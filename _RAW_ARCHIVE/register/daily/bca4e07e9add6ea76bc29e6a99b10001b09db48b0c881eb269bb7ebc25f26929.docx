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662E9" w14:textId="77777777" w:rsidR="00A63239" w:rsidRPr="000B5967" w:rsidRDefault="00A63239" w:rsidP="00A63239">
      <w:pPr>
        <w:pStyle w:val="Upar1Bold"/>
      </w:pPr>
      <w:r w:rsidRPr="000B5967">
        <w:t>DEPARTMENT OF REVENUE</w:t>
      </w:r>
    </w:p>
    <w:p w14:paraId="109D623C" w14:textId="77777777" w:rsidR="00A63239" w:rsidRPr="000B5967" w:rsidRDefault="00A63239" w:rsidP="00A63239">
      <w:pPr>
        <w:pStyle w:val="Upar1Bold"/>
      </w:pPr>
      <w:r w:rsidRPr="000B5967">
        <w:t>Liquor and Tobacco Enforcement Division</w:t>
      </w:r>
    </w:p>
    <w:p w14:paraId="00CE4642" w14:textId="77777777" w:rsidR="00A63239" w:rsidRPr="002D791A" w:rsidRDefault="00A63239" w:rsidP="00A63239">
      <w:pPr>
        <w:pStyle w:val="Heading1"/>
      </w:pPr>
      <w:r w:rsidRPr="002D791A">
        <w:t>COLORADO LIQUOR RULES</w:t>
      </w:r>
    </w:p>
    <w:p w14:paraId="0469F6C5" w14:textId="77777777" w:rsidR="00A63239" w:rsidRPr="000B5967" w:rsidRDefault="00A63239" w:rsidP="00A63239">
      <w:pPr>
        <w:pStyle w:val="Upar1Bold"/>
      </w:pPr>
      <w:r w:rsidRPr="000B5967">
        <w:t>1 CCR 203-2</w:t>
      </w:r>
    </w:p>
    <w:p w14:paraId="702C9E29" w14:textId="77777777" w:rsidR="00A63239" w:rsidRPr="000B5967" w:rsidRDefault="00A63239" w:rsidP="00A63239">
      <w:pPr>
        <w:pStyle w:val="FootnoteItalic"/>
      </w:pPr>
      <w:r w:rsidRPr="000B5967">
        <w:t>[Editor’s Notes follow the rules at the end of this CCR Document]</w:t>
      </w:r>
    </w:p>
    <w:p w14:paraId="2A699D61" w14:textId="77777777" w:rsidR="00A63239" w:rsidRPr="00427EAB" w:rsidRDefault="00A63239" w:rsidP="00427EAB">
      <w:pPr>
        <w:ind w:left="374"/>
        <w:rPr>
          <w:ins w:id="0" w:author="Author"/>
          <w:rStyle w:val="IntenseEmphasis"/>
          <w:color w:val="0070C0"/>
        </w:rPr>
      </w:pPr>
      <w:r w:rsidRPr="00427EAB">
        <w:rPr>
          <w:rStyle w:val="IntenseEmphasis"/>
          <w:color w:val="0070C0"/>
        </w:rPr>
        <w:t>Amendments to Regulation 47-326 are to clarify the appropriate way to measure the distance between a retail liquor license and a school, so that the distance is measured by the most direct route made by a pedestrian between the point on the school property nearest the portion of the building in which alcohol beverages are to be sold.</w:t>
      </w:r>
    </w:p>
    <w:p w14:paraId="30C76795" w14:textId="77777777" w:rsidR="00A63239" w:rsidRPr="00B165B7" w:rsidRDefault="00A63239" w:rsidP="00A63239">
      <w:pPr>
        <w:pStyle w:val="Heading2"/>
      </w:pPr>
      <w:r w:rsidRPr="001B5B1A">
        <w:t>Regulation</w:t>
      </w:r>
      <w:r w:rsidRPr="001B5B1A">
        <w:rPr>
          <w:spacing w:val="-6"/>
        </w:rPr>
        <w:t xml:space="preserve"> </w:t>
      </w:r>
      <w:r w:rsidRPr="001B5B1A">
        <w:t>47-326.</w:t>
      </w:r>
      <w:r w:rsidRPr="001B5B1A">
        <w:tab/>
      </w:r>
      <w:r>
        <w:tab/>
      </w:r>
      <w:r w:rsidRPr="001B5B1A">
        <w:t>Distance Restriction</w:t>
      </w:r>
      <w:ins w:id="1" w:author="Author">
        <w:r w:rsidRPr="001B5B1A">
          <w:t xml:space="preserve"> Between Certain Retailers and Schools</w:t>
        </w:r>
      </w:ins>
      <w:r w:rsidRPr="001B5B1A">
        <w:t xml:space="preserve"> – Applicability and</w:t>
      </w:r>
      <w:r w:rsidRPr="001B5B1A">
        <w:rPr>
          <w:spacing w:val="-9"/>
        </w:rPr>
        <w:t xml:space="preserve"> </w:t>
      </w:r>
      <w:r w:rsidRPr="001B5B1A">
        <w:t>Measurement.</w:t>
      </w:r>
    </w:p>
    <w:p w14:paraId="6CDD94B2" w14:textId="77777777" w:rsidR="00A63239" w:rsidRPr="001B5B1A" w:rsidRDefault="00A63239" w:rsidP="00A63239">
      <w:pPr>
        <w:ind w:left="380" w:right="121"/>
        <w:rPr>
          <w:sz w:val="24"/>
          <w:szCs w:val="24"/>
        </w:rPr>
      </w:pPr>
      <w:r w:rsidRPr="001B5B1A">
        <w:rPr>
          <w:sz w:val="24"/>
          <w:szCs w:val="24"/>
          <w:u w:val="thick"/>
        </w:rPr>
        <w:t>Basis and Purpose</w:t>
      </w:r>
      <w:r w:rsidRPr="001B5B1A">
        <w:rPr>
          <w:sz w:val="24"/>
          <w:szCs w:val="24"/>
        </w:rPr>
        <w:t>. The statutory authority for this regulation includes, but is not limited to, subsections 44-3-103, 44-3-202(1)(b), 44-3-202(2)(a)(I)(A), 44-3-202</w:t>
      </w:r>
      <w:ins w:id="2" w:author="Author">
        <w:r>
          <w:rPr>
            <w:sz w:val="24"/>
            <w:szCs w:val="24"/>
          </w:rPr>
          <w:t>(2)</w:t>
        </w:r>
      </w:ins>
      <w:r w:rsidRPr="001B5B1A">
        <w:rPr>
          <w:sz w:val="24"/>
          <w:szCs w:val="24"/>
        </w:rPr>
        <w:t>(</w:t>
      </w:r>
      <w:proofErr w:type="gramStart"/>
      <w:r w:rsidRPr="001B5B1A">
        <w:rPr>
          <w:sz w:val="24"/>
          <w:szCs w:val="24"/>
        </w:rPr>
        <w:t>a)(I</w:t>
      </w:r>
      <w:proofErr w:type="gramEnd"/>
      <w:r w:rsidRPr="001B5B1A">
        <w:rPr>
          <w:sz w:val="24"/>
          <w:szCs w:val="24"/>
        </w:rPr>
        <w:t>)(F), 44-3-202(</w:t>
      </w:r>
      <w:proofErr w:type="gramStart"/>
      <w:r w:rsidRPr="001B5B1A">
        <w:rPr>
          <w:sz w:val="24"/>
          <w:szCs w:val="24"/>
        </w:rPr>
        <w:t>2)(a</w:t>
      </w:r>
      <w:proofErr w:type="gramEnd"/>
      <w:r w:rsidRPr="001B5B1A">
        <w:rPr>
          <w:sz w:val="24"/>
          <w:szCs w:val="24"/>
        </w:rPr>
        <w:t>)(I)(R), and 44-3-313(1)(d), C.R.S. The purpose of this regulation is to prohibit, with limited exceptions, the location of the licensed premises within range of a defined school in accordance with subsection 44-3-313(1)(d), C.R.S.</w:t>
      </w:r>
    </w:p>
    <w:p w14:paraId="0B9E5B24" w14:textId="77777777" w:rsidR="00A63239" w:rsidRDefault="00A63239" w:rsidP="00A63239">
      <w:pPr>
        <w:numPr>
          <w:ilvl w:val="0"/>
          <w:numId w:val="8"/>
        </w:numPr>
        <w:tabs>
          <w:tab w:val="left" w:pos="1100"/>
        </w:tabs>
        <w:ind w:right="118"/>
        <w:jc w:val="both"/>
        <w:rPr>
          <w:ins w:id="3" w:author="Author"/>
          <w:sz w:val="24"/>
          <w:szCs w:val="24"/>
        </w:rPr>
      </w:pPr>
      <w:r w:rsidRPr="001B5B1A">
        <w:rPr>
          <w:sz w:val="24"/>
          <w:szCs w:val="24"/>
        </w:rPr>
        <w:t xml:space="preserve">Except as provided for in this regulation, no retail </w:t>
      </w:r>
      <w:ins w:id="4" w:author="Author">
        <w:r w:rsidRPr="001B5B1A">
          <w:rPr>
            <w:sz w:val="24"/>
            <w:szCs w:val="24"/>
          </w:rPr>
          <w:t xml:space="preserve">liquor </w:t>
        </w:r>
      </w:ins>
      <w:r w:rsidRPr="001B5B1A">
        <w:rPr>
          <w:sz w:val="24"/>
          <w:szCs w:val="24"/>
        </w:rPr>
        <w:t>license</w:t>
      </w:r>
      <w:ins w:id="5" w:author="Author">
        <w:r w:rsidRPr="001B5B1A">
          <w:rPr>
            <w:sz w:val="24"/>
            <w:szCs w:val="24"/>
          </w:rPr>
          <w:t xml:space="preserve"> described in subsection 44-3-309(1), C.R.S.,</w:t>
        </w:r>
      </w:ins>
      <w:r w:rsidRPr="001B5B1A">
        <w:rPr>
          <w:sz w:val="24"/>
          <w:szCs w:val="24"/>
        </w:rPr>
        <w:t xml:space="preserve"> shall be issued to or held by any person where alcohol beverages are sold if the licensed premises is located within </w:t>
      </w:r>
      <w:ins w:id="6" w:author="Author">
        <w:r w:rsidRPr="001B5B1A">
          <w:rPr>
            <w:sz w:val="24"/>
            <w:szCs w:val="24"/>
          </w:rPr>
          <w:t>five hundred (</w:t>
        </w:r>
      </w:ins>
      <w:r w:rsidRPr="001B5B1A">
        <w:rPr>
          <w:sz w:val="24"/>
          <w:szCs w:val="24"/>
        </w:rPr>
        <w:t>500</w:t>
      </w:r>
      <w:ins w:id="7" w:author="Author">
        <w:r w:rsidRPr="001B5B1A">
          <w:rPr>
            <w:sz w:val="24"/>
            <w:szCs w:val="24"/>
          </w:rPr>
          <w:t>)</w:t>
        </w:r>
      </w:ins>
      <w:r w:rsidRPr="001B5B1A">
        <w:rPr>
          <w:sz w:val="24"/>
          <w:szCs w:val="24"/>
        </w:rPr>
        <w:t xml:space="preserve"> feet of any public or parochial school or the principal campus of any college, university or </w:t>
      </w:r>
      <w:r w:rsidRPr="001B5B1A">
        <w:rPr>
          <w:spacing w:val="-3"/>
          <w:sz w:val="24"/>
          <w:szCs w:val="24"/>
        </w:rPr>
        <w:t>seminary</w:t>
      </w:r>
      <w:ins w:id="8" w:author="Author">
        <w:r w:rsidRPr="001B5B1A">
          <w:rPr>
            <w:spacing w:val="-3"/>
            <w:sz w:val="24"/>
            <w:szCs w:val="24"/>
          </w:rPr>
          <w:t>, except to the extent the distance restriction or one or more types of schools has been eliminated or reduced in accordance with subsection 44-3-313(1)(d)(III), C.R.S</w:t>
        </w:r>
      </w:ins>
      <w:r w:rsidRPr="001B5B1A">
        <w:rPr>
          <w:spacing w:val="-3"/>
          <w:sz w:val="24"/>
          <w:szCs w:val="24"/>
        </w:rPr>
        <w:t xml:space="preserve">. </w:t>
      </w:r>
      <w:r w:rsidRPr="001B5B1A">
        <w:rPr>
          <w:sz w:val="24"/>
          <w:szCs w:val="24"/>
        </w:rPr>
        <w:t>Said distance shall be computed by direct measurement from the nearest property line of the land used for school purposes</w:t>
      </w:r>
      <w:ins w:id="9" w:author="Author">
        <w:r w:rsidRPr="001B5B1A">
          <w:rPr>
            <w:sz w:val="24"/>
            <w:szCs w:val="24"/>
          </w:rPr>
          <w:t xml:space="preserve"> for a pedestrian</w:t>
        </w:r>
      </w:ins>
      <w:r w:rsidRPr="001B5B1A">
        <w:rPr>
          <w:sz w:val="24"/>
          <w:szCs w:val="24"/>
        </w:rPr>
        <w:t xml:space="preserve"> to the nearest portion of the building in which alcohol beverages are to be sold, using a route of direct pedestrian access, measured as a person would walk safely and </w:t>
      </w:r>
      <w:r w:rsidRPr="001B5B1A">
        <w:rPr>
          <w:spacing w:val="-3"/>
          <w:sz w:val="24"/>
          <w:szCs w:val="24"/>
        </w:rPr>
        <w:t xml:space="preserve">properly, </w:t>
      </w:r>
      <w:r w:rsidRPr="001B5B1A">
        <w:rPr>
          <w:sz w:val="24"/>
          <w:szCs w:val="24"/>
        </w:rPr>
        <w:t xml:space="preserve">without </w:t>
      </w:r>
      <w:r w:rsidRPr="001B5B1A">
        <w:rPr>
          <w:sz w:val="24"/>
          <w:szCs w:val="24"/>
        </w:rPr>
        <w:lastRenderedPageBreak/>
        <w:t>trespassing, with right angles at crossings and with the observance of traffic regulations and traffic</w:t>
      </w:r>
      <w:r w:rsidRPr="001B5B1A">
        <w:rPr>
          <w:spacing w:val="-40"/>
          <w:sz w:val="24"/>
          <w:szCs w:val="24"/>
        </w:rPr>
        <w:t xml:space="preserve"> </w:t>
      </w:r>
      <w:r w:rsidRPr="001B5B1A">
        <w:rPr>
          <w:sz w:val="24"/>
          <w:szCs w:val="24"/>
        </w:rPr>
        <w:t>signals.</w:t>
      </w:r>
    </w:p>
    <w:p w14:paraId="551B2BE6" w14:textId="77777777" w:rsidR="00A63239" w:rsidRDefault="00A63239" w:rsidP="00A63239">
      <w:pPr>
        <w:numPr>
          <w:ilvl w:val="1"/>
          <w:numId w:val="8"/>
        </w:numPr>
        <w:tabs>
          <w:tab w:val="left" w:pos="1100"/>
        </w:tabs>
        <w:ind w:left="1814" w:right="115" w:hanging="720"/>
        <w:jc w:val="both"/>
        <w:rPr>
          <w:ins w:id="10" w:author="Author"/>
          <w:sz w:val="24"/>
          <w:szCs w:val="24"/>
        </w:rPr>
      </w:pPr>
      <w:ins w:id="11" w:author="Author">
        <w:r>
          <w:rPr>
            <w:sz w:val="24"/>
            <w:szCs w:val="24"/>
          </w:rPr>
          <w:t>The measurement shall begin at a point on the school property line that is nearest to the portion of the building in which alcohol beverages are to be sold for a pedestrian to travel, even if another point on the school’s property line may be closer, as the crow flies, to the portion of the building in which alcohol beverages are to be sold.</w:t>
        </w:r>
      </w:ins>
    </w:p>
    <w:p w14:paraId="0E6FFCC3" w14:textId="77777777" w:rsidR="00A63239" w:rsidRDefault="00A63239" w:rsidP="00A63239">
      <w:pPr>
        <w:numPr>
          <w:ilvl w:val="1"/>
          <w:numId w:val="8"/>
        </w:numPr>
        <w:tabs>
          <w:tab w:val="left" w:pos="1100"/>
        </w:tabs>
        <w:ind w:left="1814" w:right="115" w:hanging="720"/>
        <w:jc w:val="both"/>
        <w:rPr>
          <w:ins w:id="12" w:author="Author"/>
          <w:sz w:val="24"/>
          <w:szCs w:val="24"/>
        </w:rPr>
      </w:pPr>
      <w:ins w:id="13" w:author="Author">
        <w:r>
          <w:rPr>
            <w:sz w:val="24"/>
            <w:szCs w:val="24"/>
          </w:rPr>
          <w:t>The route of direct pedestrian access shall not cross private property, or utilize shortcuts, alleyways, unmarked paths, paths through buildings, or artificially circuitous paths.</w:t>
        </w:r>
      </w:ins>
    </w:p>
    <w:p w14:paraId="79406F05" w14:textId="77777777" w:rsidR="00A63239" w:rsidRDefault="00A63239" w:rsidP="00A63239">
      <w:pPr>
        <w:numPr>
          <w:ilvl w:val="1"/>
          <w:numId w:val="8"/>
        </w:numPr>
        <w:tabs>
          <w:tab w:val="left" w:pos="1100"/>
        </w:tabs>
        <w:ind w:left="1814" w:right="115" w:hanging="720"/>
        <w:jc w:val="both"/>
        <w:rPr>
          <w:ins w:id="14" w:author="Author"/>
          <w:sz w:val="24"/>
          <w:szCs w:val="24"/>
        </w:rPr>
      </w:pPr>
      <w:ins w:id="15" w:author="Author">
        <w:r>
          <w:rPr>
            <w:sz w:val="24"/>
            <w:szCs w:val="24"/>
          </w:rPr>
          <w:t xml:space="preserve">If the proposed liquor licensed premises </w:t>
        </w:r>
        <w:proofErr w:type="gramStart"/>
        <w:r>
          <w:rPr>
            <w:sz w:val="24"/>
            <w:szCs w:val="24"/>
          </w:rPr>
          <w:t>is located in</w:t>
        </w:r>
        <w:proofErr w:type="gramEnd"/>
        <w:r>
          <w:rPr>
            <w:sz w:val="24"/>
            <w:szCs w:val="24"/>
          </w:rPr>
          <w:t xml:space="preserve"> a portion of a building that is not on the ground floor of the building, the distance either up or down to the ground floor via stairs or other pedestrian access shall be </w:t>
        </w:r>
        <w:proofErr w:type="gramStart"/>
        <w:r>
          <w:rPr>
            <w:sz w:val="24"/>
            <w:szCs w:val="24"/>
          </w:rPr>
          <w:t>taken into account</w:t>
        </w:r>
        <w:proofErr w:type="gramEnd"/>
        <w:r>
          <w:rPr>
            <w:sz w:val="24"/>
            <w:szCs w:val="24"/>
          </w:rPr>
          <w:t xml:space="preserve"> when conducting the measurement.</w:t>
        </w:r>
      </w:ins>
    </w:p>
    <w:p w14:paraId="37F01D23" w14:textId="77777777" w:rsidR="00A63239" w:rsidRPr="00F5784A" w:rsidRDefault="00A63239">
      <w:pPr>
        <w:numPr>
          <w:ilvl w:val="1"/>
          <w:numId w:val="8"/>
        </w:numPr>
        <w:tabs>
          <w:tab w:val="left" w:pos="1100"/>
        </w:tabs>
        <w:ind w:left="1814" w:right="115" w:hanging="720"/>
        <w:jc w:val="both"/>
        <w:rPr>
          <w:sz w:val="24"/>
          <w:szCs w:val="24"/>
        </w:rPr>
        <w:pPrChange w:id="16" w:author="Author">
          <w:pPr>
            <w:numPr>
              <w:numId w:val="1"/>
            </w:numPr>
            <w:tabs>
              <w:tab w:val="left" w:pos="1100"/>
            </w:tabs>
            <w:ind w:left="720" w:right="118" w:hanging="720"/>
            <w:jc w:val="both"/>
          </w:pPr>
        </w:pPrChange>
      </w:pPr>
      <w:ins w:id="17" w:author="Author">
        <w:r>
          <w:rPr>
            <w:sz w:val="24"/>
            <w:szCs w:val="24"/>
          </w:rPr>
          <w:t xml:space="preserve">If the licensed premises </w:t>
        </w:r>
        <w:proofErr w:type="gramStart"/>
        <w:r>
          <w:rPr>
            <w:sz w:val="24"/>
            <w:szCs w:val="24"/>
          </w:rPr>
          <w:t>is</w:t>
        </w:r>
        <w:proofErr w:type="gramEnd"/>
        <w:r>
          <w:rPr>
            <w:sz w:val="24"/>
            <w:szCs w:val="24"/>
          </w:rPr>
          <w:t xml:space="preserve"> within a multi-unit building, then the distance measurement shall be determined from the nearest portion of the building where alcohol is to be sold and not the nearest portion of the multi-unit building.</w:t>
        </w:r>
      </w:ins>
    </w:p>
    <w:p w14:paraId="119A872F" w14:textId="77777777" w:rsidR="00A63239" w:rsidRDefault="00A63239" w:rsidP="00A63239">
      <w:pPr>
        <w:numPr>
          <w:ilvl w:val="0"/>
          <w:numId w:val="8"/>
        </w:numPr>
        <w:tabs>
          <w:tab w:val="left" w:pos="1099"/>
          <w:tab w:val="left" w:pos="1100"/>
        </w:tabs>
        <w:rPr>
          <w:sz w:val="24"/>
          <w:szCs w:val="24"/>
        </w:rPr>
      </w:pPr>
      <w:r w:rsidRPr="001B5B1A">
        <w:rPr>
          <w:sz w:val="24"/>
          <w:szCs w:val="24"/>
        </w:rPr>
        <w:t xml:space="preserve">The </w:t>
      </w:r>
      <w:proofErr w:type="gramStart"/>
      <w:r w:rsidRPr="001B5B1A">
        <w:rPr>
          <w:sz w:val="24"/>
          <w:szCs w:val="24"/>
        </w:rPr>
        <w:t>restriction</w:t>
      </w:r>
      <w:proofErr w:type="gramEnd"/>
      <w:r w:rsidRPr="001B5B1A">
        <w:rPr>
          <w:sz w:val="24"/>
          <w:szCs w:val="24"/>
        </w:rPr>
        <w:t xml:space="preserve"> stated herein shall not be applicable to the</w:t>
      </w:r>
      <w:r w:rsidRPr="001B5B1A">
        <w:rPr>
          <w:spacing w:val="-18"/>
          <w:sz w:val="24"/>
          <w:szCs w:val="24"/>
        </w:rPr>
        <w:t xml:space="preserve"> </w:t>
      </w:r>
      <w:r w:rsidRPr="001B5B1A">
        <w:rPr>
          <w:sz w:val="24"/>
          <w:szCs w:val="24"/>
        </w:rPr>
        <w:t>following:</w:t>
      </w:r>
    </w:p>
    <w:p w14:paraId="7040C3C7" w14:textId="77777777" w:rsidR="00A63239" w:rsidRPr="00BD687A" w:rsidRDefault="00A63239" w:rsidP="00A63239">
      <w:pPr>
        <w:numPr>
          <w:ilvl w:val="1"/>
          <w:numId w:val="8"/>
        </w:numPr>
        <w:tabs>
          <w:tab w:val="left" w:pos="1099"/>
          <w:tab w:val="left" w:pos="1100"/>
        </w:tabs>
        <w:ind w:left="1814" w:hanging="720"/>
        <w:rPr>
          <w:sz w:val="24"/>
          <w:szCs w:val="24"/>
        </w:rPr>
      </w:pPr>
      <w:r w:rsidRPr="00BD687A">
        <w:rPr>
          <w:sz w:val="24"/>
          <w:szCs w:val="24"/>
        </w:rPr>
        <w:t xml:space="preserve">The renewal or reissuance of a license once granted, </w:t>
      </w:r>
      <w:proofErr w:type="gramStart"/>
      <w:r w:rsidRPr="00BD687A">
        <w:rPr>
          <w:sz w:val="24"/>
          <w:szCs w:val="24"/>
        </w:rPr>
        <w:t>as long as</w:t>
      </w:r>
      <w:proofErr w:type="gramEnd"/>
      <w:r w:rsidRPr="00BD687A">
        <w:rPr>
          <w:sz w:val="24"/>
          <w:szCs w:val="24"/>
        </w:rPr>
        <w:t xml:space="preserve"> the original license has not been expired for a period greater than two (2) years. </w:t>
      </w:r>
      <w:r w:rsidRPr="00BD687A">
        <w:rPr>
          <w:spacing w:val="-3"/>
          <w:sz w:val="24"/>
          <w:szCs w:val="24"/>
        </w:rPr>
        <w:t xml:space="preserve">However, </w:t>
      </w:r>
      <w:r w:rsidRPr="00BD687A">
        <w:rPr>
          <w:sz w:val="24"/>
          <w:szCs w:val="24"/>
        </w:rPr>
        <w:t>nothing herein shall authorize the renewal of a license beyond ninety (90) days from the date of expiration. Reissuance shall mean the issuance of a new license pursuant to the requirements of section</w:t>
      </w:r>
      <w:ins w:id="18" w:author="Author">
        <w:r>
          <w:rPr>
            <w:sz w:val="24"/>
            <w:szCs w:val="24"/>
          </w:rPr>
          <w:t>s</w:t>
        </w:r>
      </w:ins>
      <w:r w:rsidRPr="00BD687A">
        <w:rPr>
          <w:sz w:val="24"/>
          <w:szCs w:val="24"/>
        </w:rPr>
        <w:t xml:space="preserve"> </w:t>
      </w:r>
      <w:r w:rsidRPr="00BD687A">
        <w:rPr>
          <w:spacing w:val="-3"/>
          <w:sz w:val="24"/>
          <w:szCs w:val="24"/>
        </w:rPr>
        <w:t xml:space="preserve">44-3-311 </w:t>
      </w:r>
      <w:r w:rsidRPr="00BD687A">
        <w:rPr>
          <w:sz w:val="24"/>
          <w:szCs w:val="24"/>
        </w:rPr>
        <w:t>and 44-3-313,</w:t>
      </w:r>
      <w:r w:rsidRPr="00BD687A">
        <w:rPr>
          <w:spacing w:val="-3"/>
          <w:sz w:val="24"/>
          <w:szCs w:val="24"/>
        </w:rPr>
        <w:t xml:space="preserve"> </w:t>
      </w:r>
      <w:r w:rsidRPr="00BD687A">
        <w:rPr>
          <w:sz w:val="24"/>
          <w:szCs w:val="24"/>
        </w:rPr>
        <w:t>C.R.S.</w:t>
      </w:r>
    </w:p>
    <w:p w14:paraId="7FA3A1D9" w14:textId="77777777" w:rsidR="00A63239" w:rsidRPr="00B165B7" w:rsidRDefault="00A63239" w:rsidP="00A63239">
      <w:pPr>
        <w:numPr>
          <w:ilvl w:val="1"/>
          <w:numId w:val="8"/>
        </w:numPr>
        <w:tabs>
          <w:tab w:val="left" w:pos="1819"/>
          <w:tab w:val="left" w:pos="1820"/>
        </w:tabs>
        <w:ind w:left="1814" w:hanging="720"/>
        <w:rPr>
          <w:sz w:val="24"/>
          <w:szCs w:val="24"/>
        </w:rPr>
      </w:pPr>
      <w:r w:rsidRPr="001B5B1A">
        <w:rPr>
          <w:sz w:val="24"/>
          <w:szCs w:val="24"/>
        </w:rPr>
        <w:t>Proposed licensed premises located on land owned by a</w:t>
      </w:r>
      <w:r w:rsidRPr="001B5B1A">
        <w:rPr>
          <w:spacing w:val="-20"/>
          <w:sz w:val="24"/>
          <w:szCs w:val="24"/>
        </w:rPr>
        <w:t xml:space="preserve"> </w:t>
      </w:r>
      <w:r w:rsidRPr="001B5B1A">
        <w:rPr>
          <w:sz w:val="24"/>
          <w:szCs w:val="24"/>
        </w:rPr>
        <w:t>municipality.</w:t>
      </w:r>
    </w:p>
    <w:p w14:paraId="43850C13" w14:textId="77777777" w:rsidR="00A63239" w:rsidRPr="00B165B7" w:rsidRDefault="00A63239" w:rsidP="00A63239">
      <w:pPr>
        <w:numPr>
          <w:ilvl w:val="1"/>
          <w:numId w:val="8"/>
        </w:numPr>
        <w:tabs>
          <w:tab w:val="left" w:pos="1819"/>
          <w:tab w:val="left" w:pos="1820"/>
        </w:tabs>
        <w:ind w:left="1814" w:hanging="720"/>
        <w:rPr>
          <w:sz w:val="24"/>
          <w:szCs w:val="24"/>
        </w:rPr>
      </w:pPr>
      <w:r w:rsidRPr="001B5B1A">
        <w:rPr>
          <w:sz w:val="24"/>
          <w:szCs w:val="24"/>
        </w:rPr>
        <w:t>Proposed licensed premises on land owned by the</w:t>
      </w:r>
      <w:r w:rsidRPr="001B5B1A">
        <w:rPr>
          <w:spacing w:val="-13"/>
          <w:sz w:val="24"/>
          <w:szCs w:val="24"/>
        </w:rPr>
        <w:t xml:space="preserve"> </w:t>
      </w:r>
      <w:r w:rsidRPr="001B5B1A">
        <w:rPr>
          <w:sz w:val="24"/>
          <w:szCs w:val="24"/>
        </w:rPr>
        <w:t>state.</w:t>
      </w:r>
    </w:p>
    <w:p w14:paraId="622D13AF" w14:textId="77777777" w:rsidR="00A63239" w:rsidRPr="00B165B7" w:rsidRDefault="00A63239" w:rsidP="00A63239">
      <w:pPr>
        <w:numPr>
          <w:ilvl w:val="1"/>
          <w:numId w:val="8"/>
        </w:numPr>
        <w:tabs>
          <w:tab w:val="left" w:pos="1820"/>
        </w:tabs>
        <w:ind w:left="1814" w:right="128" w:hanging="720"/>
        <w:jc w:val="both"/>
        <w:rPr>
          <w:sz w:val="24"/>
          <w:szCs w:val="24"/>
        </w:rPr>
      </w:pPr>
      <w:r w:rsidRPr="001B5B1A">
        <w:rPr>
          <w:sz w:val="24"/>
          <w:szCs w:val="24"/>
        </w:rPr>
        <w:t xml:space="preserve">Any liquor license in effect and actively doing business before any principal campus has been constructed within the prohibited area. </w:t>
      </w:r>
      <w:r w:rsidRPr="001B5B1A">
        <w:rPr>
          <w:sz w:val="24"/>
          <w:szCs w:val="24"/>
        </w:rPr>
        <w:lastRenderedPageBreak/>
        <w:t xml:space="preserve">“Actively doing business” shall mean that the licensee is engaged in the regular sale of alcohol beverages and otherwise meeting the requirements of Articles 3 or 4 of </w:t>
      </w:r>
      <w:r w:rsidRPr="001B5B1A">
        <w:rPr>
          <w:spacing w:val="-3"/>
          <w:sz w:val="24"/>
          <w:szCs w:val="24"/>
        </w:rPr>
        <w:t xml:space="preserve">Title </w:t>
      </w:r>
      <w:r w:rsidRPr="001B5B1A">
        <w:rPr>
          <w:sz w:val="24"/>
          <w:szCs w:val="24"/>
        </w:rPr>
        <w:t>44,</w:t>
      </w:r>
      <w:r w:rsidRPr="001B5B1A">
        <w:rPr>
          <w:spacing w:val="-6"/>
          <w:sz w:val="24"/>
          <w:szCs w:val="24"/>
        </w:rPr>
        <w:t xml:space="preserve"> </w:t>
      </w:r>
      <w:r w:rsidRPr="001B5B1A">
        <w:rPr>
          <w:sz w:val="24"/>
          <w:szCs w:val="24"/>
        </w:rPr>
        <w:t>C.R.S.</w:t>
      </w:r>
    </w:p>
    <w:p w14:paraId="76591828" w14:textId="77777777" w:rsidR="00A63239" w:rsidRPr="00B165B7" w:rsidRDefault="00A63239" w:rsidP="00A63239">
      <w:pPr>
        <w:numPr>
          <w:ilvl w:val="1"/>
          <w:numId w:val="8"/>
        </w:numPr>
        <w:tabs>
          <w:tab w:val="left" w:pos="1820"/>
        </w:tabs>
        <w:ind w:left="1814" w:right="124" w:hanging="720"/>
        <w:jc w:val="both"/>
        <w:rPr>
          <w:sz w:val="24"/>
          <w:szCs w:val="24"/>
        </w:rPr>
      </w:pPr>
      <w:r w:rsidRPr="001B5B1A">
        <w:rPr>
          <w:sz w:val="24"/>
          <w:szCs w:val="24"/>
        </w:rPr>
        <w:t xml:space="preserve">Any club-licensed premises located within the principal campus of any college, </w:t>
      </w:r>
      <w:r w:rsidRPr="001B5B1A">
        <w:rPr>
          <w:spacing w:val="-3"/>
          <w:sz w:val="24"/>
          <w:szCs w:val="24"/>
        </w:rPr>
        <w:t xml:space="preserve">university, </w:t>
      </w:r>
      <w:r w:rsidRPr="001B5B1A">
        <w:rPr>
          <w:sz w:val="24"/>
          <w:szCs w:val="24"/>
        </w:rPr>
        <w:t>or seminary that limits its membership to the faculty</w:t>
      </w:r>
      <w:r>
        <w:rPr>
          <w:sz w:val="24"/>
          <w:szCs w:val="24"/>
        </w:rPr>
        <w:t xml:space="preserve"> </w:t>
      </w:r>
      <w:r w:rsidRPr="001B5B1A">
        <w:rPr>
          <w:sz w:val="24"/>
          <w:szCs w:val="24"/>
        </w:rPr>
        <w:t>or staff of the</w:t>
      </w:r>
      <w:r w:rsidRPr="001B5B1A">
        <w:rPr>
          <w:spacing w:val="-27"/>
          <w:sz w:val="24"/>
          <w:szCs w:val="24"/>
        </w:rPr>
        <w:t xml:space="preserve"> </w:t>
      </w:r>
      <w:r w:rsidRPr="001B5B1A">
        <w:rPr>
          <w:sz w:val="24"/>
          <w:szCs w:val="24"/>
        </w:rPr>
        <w:t>institution.</w:t>
      </w:r>
    </w:p>
    <w:p w14:paraId="5300B2D6" w14:textId="77777777" w:rsidR="00A63239" w:rsidRPr="00B165B7" w:rsidRDefault="00A63239" w:rsidP="00A63239">
      <w:pPr>
        <w:numPr>
          <w:ilvl w:val="1"/>
          <w:numId w:val="8"/>
        </w:numPr>
        <w:tabs>
          <w:tab w:val="left" w:pos="1819"/>
          <w:tab w:val="left" w:pos="1820"/>
        </w:tabs>
        <w:ind w:left="1814" w:hanging="720"/>
        <w:rPr>
          <w:sz w:val="24"/>
          <w:szCs w:val="24"/>
        </w:rPr>
      </w:pPr>
      <w:r w:rsidRPr="001B5B1A">
        <w:rPr>
          <w:sz w:val="24"/>
          <w:szCs w:val="24"/>
        </w:rPr>
        <w:t>A campus liquor</w:t>
      </w:r>
      <w:r w:rsidRPr="001B5B1A">
        <w:rPr>
          <w:spacing w:val="-4"/>
          <w:sz w:val="24"/>
          <w:szCs w:val="24"/>
        </w:rPr>
        <w:t xml:space="preserve"> </w:t>
      </w:r>
      <w:r w:rsidRPr="001B5B1A">
        <w:rPr>
          <w:sz w:val="24"/>
          <w:szCs w:val="24"/>
        </w:rPr>
        <w:t>complex.</w:t>
      </w:r>
    </w:p>
    <w:p w14:paraId="5CD9A2C4" w14:textId="77777777" w:rsidR="00A63239" w:rsidRPr="001B5B1A" w:rsidRDefault="00A63239" w:rsidP="00A63239">
      <w:pPr>
        <w:numPr>
          <w:ilvl w:val="1"/>
          <w:numId w:val="8"/>
        </w:numPr>
        <w:tabs>
          <w:tab w:val="left" w:pos="1819"/>
          <w:tab w:val="left" w:pos="1820"/>
        </w:tabs>
        <w:ind w:left="1814" w:hanging="720"/>
        <w:rPr>
          <w:sz w:val="24"/>
          <w:szCs w:val="24"/>
        </w:rPr>
      </w:pPr>
      <w:r w:rsidRPr="001B5B1A">
        <w:rPr>
          <w:sz w:val="24"/>
          <w:szCs w:val="24"/>
        </w:rPr>
        <w:t>A retailer licensed pursuant to subsection 44-4-107(1)(b),</w:t>
      </w:r>
      <w:r w:rsidRPr="001B5B1A">
        <w:rPr>
          <w:spacing w:val="-14"/>
          <w:sz w:val="24"/>
          <w:szCs w:val="24"/>
        </w:rPr>
        <w:t xml:space="preserve"> </w:t>
      </w:r>
      <w:r w:rsidRPr="001B5B1A">
        <w:rPr>
          <w:sz w:val="24"/>
          <w:szCs w:val="24"/>
        </w:rPr>
        <w:t>C.R.S.</w:t>
      </w:r>
    </w:p>
    <w:p w14:paraId="2446300B" w14:textId="77777777" w:rsidR="00A63239" w:rsidRPr="00427EAB" w:rsidRDefault="00A63239" w:rsidP="00427EAB">
      <w:pPr>
        <w:ind w:left="374"/>
        <w:rPr>
          <w:i/>
          <w:iCs/>
          <w:color w:val="0070C0"/>
          <w:sz w:val="24"/>
          <w:szCs w:val="24"/>
        </w:rPr>
      </w:pPr>
      <w:r w:rsidRPr="00427EAB">
        <w:rPr>
          <w:i/>
          <w:iCs/>
          <w:color w:val="0070C0"/>
          <w:sz w:val="24"/>
          <w:szCs w:val="24"/>
        </w:rPr>
        <w:t>Amendments to Regulation 47-328 are to clarify that a liquor festival cannot be held in a common consumption area during the hours of operation of the common consumption area and to add paragraph identifiers due to this amendment.</w:t>
      </w:r>
    </w:p>
    <w:p w14:paraId="33ADCC9F" w14:textId="77777777" w:rsidR="00A63239" w:rsidRPr="00B165B7" w:rsidRDefault="00A63239" w:rsidP="00A63239">
      <w:pPr>
        <w:pStyle w:val="Heading2"/>
      </w:pPr>
      <w:r w:rsidRPr="001B5B1A">
        <w:t>Regulation</w:t>
      </w:r>
      <w:r w:rsidRPr="001B5B1A">
        <w:rPr>
          <w:spacing w:val="-6"/>
        </w:rPr>
        <w:t xml:space="preserve"> </w:t>
      </w:r>
      <w:r w:rsidRPr="001B5B1A">
        <w:t>47-328.</w:t>
      </w:r>
      <w:r>
        <w:tab/>
      </w:r>
      <w:r>
        <w:tab/>
      </w:r>
      <w:r w:rsidRPr="001B5B1A">
        <w:t>Entertainment</w:t>
      </w:r>
      <w:r w:rsidRPr="001B5B1A">
        <w:rPr>
          <w:spacing w:val="-2"/>
        </w:rPr>
        <w:t xml:space="preserve"> </w:t>
      </w:r>
      <w:r w:rsidRPr="001B5B1A">
        <w:t>Districts.</w:t>
      </w:r>
      <w:ins w:id="19" w:author="Author">
        <w:r w:rsidRPr="001B5B1A">
          <w:t xml:space="preserve"> </w:t>
        </w:r>
      </w:ins>
    </w:p>
    <w:p w14:paraId="2D8FB333" w14:textId="77777777" w:rsidR="00A63239" w:rsidRPr="001B5B1A" w:rsidRDefault="00A63239" w:rsidP="00A63239">
      <w:pPr>
        <w:ind w:left="380"/>
        <w:rPr>
          <w:sz w:val="24"/>
          <w:szCs w:val="24"/>
        </w:rPr>
      </w:pPr>
      <w:r w:rsidRPr="001B5B1A">
        <w:rPr>
          <w:sz w:val="24"/>
          <w:szCs w:val="24"/>
          <w:u w:val="thick"/>
        </w:rPr>
        <w:t>Basis and Purpose</w:t>
      </w:r>
      <w:r w:rsidRPr="001B5B1A">
        <w:rPr>
          <w:sz w:val="24"/>
          <w:szCs w:val="24"/>
        </w:rPr>
        <w:t xml:space="preserve">. The statutory authority for this regulation includes, but is not limited to, subsections 44-3-103, 44-3-202(1)(b), 44-3-202(2)(a)(I)(C), </w:t>
      </w:r>
      <w:del w:id="20" w:author="Author">
        <w:r w:rsidRPr="001B5B1A" w:rsidDel="00850091">
          <w:rPr>
            <w:sz w:val="24"/>
            <w:szCs w:val="24"/>
          </w:rPr>
          <w:delText xml:space="preserve">and </w:delText>
        </w:r>
      </w:del>
      <w:r w:rsidRPr="001B5B1A">
        <w:rPr>
          <w:sz w:val="24"/>
          <w:szCs w:val="24"/>
        </w:rPr>
        <w:t>44-3-202(2)(</w:t>
      </w:r>
      <w:proofErr w:type="gramStart"/>
      <w:r w:rsidRPr="001B5B1A">
        <w:rPr>
          <w:sz w:val="24"/>
          <w:szCs w:val="24"/>
        </w:rPr>
        <w:t>a)(I</w:t>
      </w:r>
      <w:proofErr w:type="gramEnd"/>
      <w:r w:rsidRPr="001B5B1A">
        <w:rPr>
          <w:sz w:val="24"/>
          <w:szCs w:val="24"/>
        </w:rPr>
        <w:t xml:space="preserve">)(R), </w:t>
      </w:r>
      <w:ins w:id="21" w:author="Author">
        <w:r w:rsidRPr="001B5B1A">
          <w:rPr>
            <w:sz w:val="24"/>
            <w:szCs w:val="24"/>
          </w:rPr>
          <w:t xml:space="preserve">44-3-404, and 44-3-910(3), </w:t>
        </w:r>
      </w:ins>
      <w:r w:rsidRPr="001B5B1A">
        <w:rPr>
          <w:sz w:val="24"/>
          <w:szCs w:val="24"/>
        </w:rPr>
        <w:t>C.R.S. The purpose of this regulation is to establish a mechanism for a local licensing authority to notify the state licensing authority when an entertainment district is created or modified within the local licensing authority’s jurisdiction so that the state licensing authority is aware of the entertainment district and the varying local ordinances governing entertainment districts in accordance with the provisions of subsection 44-3-301(11), C.R.S.</w:t>
      </w:r>
    </w:p>
    <w:p w14:paraId="7CDA7148" w14:textId="77777777" w:rsidR="00A63239" w:rsidRPr="00A63239" w:rsidRDefault="00A63239">
      <w:pPr>
        <w:pStyle w:val="ListParagraph"/>
        <w:numPr>
          <w:ilvl w:val="0"/>
          <w:numId w:val="9"/>
        </w:numPr>
        <w:ind w:left="1080" w:right="670" w:hanging="720"/>
        <w:rPr>
          <w:ins w:id="22" w:author="Author"/>
          <w:sz w:val="24"/>
          <w:szCs w:val="24"/>
          <w:rPrChange w:id="23" w:author="Author">
            <w:rPr>
              <w:ins w:id="24" w:author="Author"/>
            </w:rPr>
          </w:rPrChange>
        </w:rPr>
        <w:pPrChange w:id="25" w:author="Author">
          <w:pPr>
            <w:pStyle w:val="ListParagraph"/>
            <w:numPr>
              <w:numId w:val="12"/>
            </w:numPr>
            <w:ind w:left="1100" w:right="670" w:hanging="720"/>
          </w:pPr>
        </w:pPrChange>
      </w:pPr>
      <w:r w:rsidRPr="00A63239">
        <w:rPr>
          <w:sz w:val="24"/>
          <w:szCs w:val="24"/>
          <w:rPrChange w:id="26" w:author="Author">
            <w:rPr/>
          </w:rPrChange>
        </w:rPr>
        <w:t xml:space="preserve">Within fifteen (15) days of the creation of an entertainment district pursuant to </w:t>
      </w:r>
      <w:ins w:id="27" w:author="Author">
        <w:r>
          <w:rPr>
            <w:sz w:val="24"/>
            <w:szCs w:val="24"/>
          </w:rPr>
          <w:t>sub</w:t>
        </w:r>
      </w:ins>
      <w:r w:rsidRPr="00A63239">
        <w:rPr>
          <w:sz w:val="24"/>
          <w:szCs w:val="24"/>
          <w:rPrChange w:id="28" w:author="Author">
            <w:rPr/>
          </w:rPrChange>
        </w:rPr>
        <w:t xml:space="preserve">section 44-3-301(11), C.R.S., a local licensing authority shall notify the state licensing authority of the entertainment district, and provide (1) a map of the entertainment district and any common consumption areas, (2) a list of licensed premises attached to any common consumption area, and (3) the hours of operation for any common consumption area and attached licensed premises. Changes to an existing entertainment district shall be reported to the state licensing authority by the local licensing authority within fifteen (15) </w:t>
      </w:r>
      <w:r w:rsidRPr="00A63239">
        <w:rPr>
          <w:sz w:val="24"/>
          <w:szCs w:val="24"/>
          <w:rPrChange w:id="29" w:author="Author">
            <w:rPr/>
          </w:rPrChange>
        </w:rPr>
        <w:lastRenderedPageBreak/>
        <w:t>days of such changes.</w:t>
      </w:r>
    </w:p>
    <w:p w14:paraId="6338DB7A" w14:textId="77777777" w:rsidR="00A63239" w:rsidRPr="00A63239" w:rsidRDefault="00A63239">
      <w:pPr>
        <w:pStyle w:val="ListParagraph"/>
        <w:numPr>
          <w:ilvl w:val="0"/>
          <w:numId w:val="9"/>
        </w:numPr>
        <w:ind w:left="1080" w:hanging="720"/>
        <w:rPr>
          <w:sz w:val="24"/>
          <w:szCs w:val="24"/>
          <w:rPrChange w:id="30" w:author="Author">
            <w:rPr/>
          </w:rPrChange>
        </w:rPr>
        <w:pPrChange w:id="31" w:author="Author">
          <w:pPr>
            <w:ind w:left="380" w:right="670"/>
          </w:pPr>
        </w:pPrChange>
      </w:pPr>
      <w:ins w:id="32" w:author="Author">
        <w:r w:rsidRPr="001B5B1A">
          <w:rPr>
            <w:sz w:val="24"/>
            <w:szCs w:val="24"/>
          </w:rPr>
          <w:t>A festival pursuant to section 44-3-404, C.R.S., and Regulation 47-405, shall not be held in a common consumption area during the hours of operation of the common consumption area.</w:t>
        </w:r>
      </w:ins>
    </w:p>
    <w:p w14:paraId="1748CF22" w14:textId="77777777" w:rsidR="00A63239" w:rsidRPr="00427EAB" w:rsidRDefault="00A63239" w:rsidP="00427EAB">
      <w:pPr>
        <w:ind w:left="374"/>
        <w:rPr>
          <w:i/>
          <w:iCs/>
          <w:color w:val="0070C0"/>
          <w:sz w:val="24"/>
          <w:szCs w:val="24"/>
        </w:rPr>
      </w:pPr>
      <w:r w:rsidRPr="00427EAB">
        <w:rPr>
          <w:i/>
          <w:iCs/>
          <w:color w:val="0070C0"/>
          <w:sz w:val="24"/>
          <w:szCs w:val="24"/>
        </w:rPr>
        <w:t>Amendments to Regulation 47-405 are to update the Basis and Purpose section to include an additional statutory reference, add language to clarify that a liquor festival cannot be held in a common consumption area during the hours of operation of the common consumption area, and remove reference to outdated festival participation information.</w:t>
      </w:r>
    </w:p>
    <w:p w14:paraId="5F3F0FD6" w14:textId="77777777" w:rsidR="00A63239" w:rsidRPr="001B5B1A" w:rsidRDefault="00A63239" w:rsidP="00A63239">
      <w:pPr>
        <w:pStyle w:val="Heading2"/>
      </w:pPr>
      <w:r w:rsidRPr="001B5B1A">
        <w:t>Regulation</w:t>
      </w:r>
      <w:r w:rsidRPr="001B5B1A">
        <w:rPr>
          <w:spacing w:val="-6"/>
        </w:rPr>
        <w:t xml:space="preserve"> </w:t>
      </w:r>
      <w:r w:rsidRPr="001B5B1A">
        <w:t>47-405.</w:t>
      </w:r>
      <w:r w:rsidRPr="001B5B1A">
        <w:tab/>
      </w:r>
      <w:r>
        <w:tab/>
      </w:r>
      <w:r w:rsidRPr="001B5B1A">
        <w:t>Festival</w:t>
      </w:r>
      <w:r w:rsidRPr="001B5B1A">
        <w:rPr>
          <w:spacing w:val="-1"/>
        </w:rPr>
        <w:t xml:space="preserve"> </w:t>
      </w:r>
      <w:r w:rsidRPr="001B5B1A">
        <w:t>Permit.</w:t>
      </w:r>
    </w:p>
    <w:p w14:paraId="114F5F55" w14:textId="77777777" w:rsidR="00A63239" w:rsidRPr="00427EAB" w:rsidRDefault="00A63239" w:rsidP="00A63239">
      <w:pPr>
        <w:rPr>
          <w:i/>
          <w:iCs/>
          <w:color w:val="0070C0"/>
          <w:sz w:val="24"/>
          <w:szCs w:val="24"/>
        </w:rPr>
      </w:pPr>
      <w:r w:rsidRPr="00427EAB">
        <w:rPr>
          <w:i/>
          <w:iCs/>
          <w:color w:val="0070C0"/>
          <w:sz w:val="24"/>
          <w:szCs w:val="24"/>
        </w:rPr>
        <w:t>[Note shown: No changes to sections E through G.]</w:t>
      </w:r>
    </w:p>
    <w:p w14:paraId="2D090A82" w14:textId="77777777" w:rsidR="00A63239" w:rsidRPr="001B5B1A" w:rsidRDefault="00A63239" w:rsidP="00A63239">
      <w:pPr>
        <w:ind w:left="380"/>
        <w:rPr>
          <w:sz w:val="24"/>
          <w:szCs w:val="24"/>
        </w:rPr>
      </w:pPr>
      <w:r w:rsidRPr="001B5B1A">
        <w:rPr>
          <w:sz w:val="24"/>
          <w:szCs w:val="24"/>
          <w:u w:val="thick"/>
        </w:rPr>
        <w:t>Basis and Purpose</w:t>
      </w:r>
      <w:r w:rsidRPr="001B5B1A">
        <w:rPr>
          <w:sz w:val="24"/>
          <w:szCs w:val="24"/>
        </w:rPr>
        <w:t>. The statutory authority for this regulation includes, but is not limited to, subsections 44-3-202(1)(b), 44-3-202(2)(</w:t>
      </w:r>
      <w:proofErr w:type="gramStart"/>
      <w:r w:rsidRPr="001B5B1A">
        <w:rPr>
          <w:sz w:val="24"/>
          <w:szCs w:val="24"/>
        </w:rPr>
        <w:t>a)(I</w:t>
      </w:r>
      <w:proofErr w:type="gramEnd"/>
      <w:r w:rsidRPr="001B5B1A">
        <w:rPr>
          <w:sz w:val="24"/>
          <w:szCs w:val="24"/>
        </w:rPr>
        <w:t xml:space="preserve">)(A), 44-3-202(2)(a)(I)(R), 44-3-404(10), </w:t>
      </w:r>
      <w:del w:id="33" w:author="Author">
        <w:r w:rsidRPr="001B5B1A" w:rsidDel="003A37D9">
          <w:rPr>
            <w:sz w:val="24"/>
            <w:szCs w:val="24"/>
          </w:rPr>
          <w:delText xml:space="preserve">and </w:delText>
        </w:r>
      </w:del>
      <w:r w:rsidRPr="001B5B1A">
        <w:rPr>
          <w:sz w:val="24"/>
          <w:szCs w:val="24"/>
        </w:rPr>
        <w:t xml:space="preserve">44-3-601(9), </w:t>
      </w:r>
      <w:ins w:id="34" w:author="Author">
        <w:r w:rsidRPr="001B5B1A">
          <w:rPr>
            <w:sz w:val="24"/>
            <w:szCs w:val="24"/>
          </w:rPr>
          <w:t xml:space="preserve">and 44-3-910(3), </w:t>
        </w:r>
      </w:ins>
      <w:r w:rsidRPr="001B5B1A">
        <w:rPr>
          <w:sz w:val="24"/>
          <w:szCs w:val="24"/>
        </w:rPr>
        <w:t>C.R.S. The purpose of this regulation is to address eligibility, requirements, and restrictions for festival permits under section 44-3-404, C.R.S.</w:t>
      </w:r>
    </w:p>
    <w:p w14:paraId="4EE4F3C5" w14:textId="77777777" w:rsidR="00A63239" w:rsidRPr="00B165B7" w:rsidRDefault="00A63239" w:rsidP="00A63239">
      <w:pPr>
        <w:numPr>
          <w:ilvl w:val="0"/>
          <w:numId w:val="10"/>
        </w:numPr>
        <w:tabs>
          <w:tab w:val="left" w:pos="1099"/>
          <w:tab w:val="left" w:pos="1100"/>
        </w:tabs>
        <w:rPr>
          <w:sz w:val="24"/>
          <w:szCs w:val="24"/>
        </w:rPr>
      </w:pPr>
      <w:r w:rsidRPr="001B5B1A">
        <w:rPr>
          <w:sz w:val="24"/>
          <w:szCs w:val="24"/>
        </w:rPr>
        <w:t>Festival</w:t>
      </w:r>
      <w:r w:rsidRPr="001B5B1A">
        <w:rPr>
          <w:spacing w:val="-2"/>
          <w:sz w:val="24"/>
          <w:szCs w:val="24"/>
        </w:rPr>
        <w:t xml:space="preserve"> </w:t>
      </w:r>
      <w:r w:rsidRPr="001B5B1A">
        <w:rPr>
          <w:sz w:val="24"/>
          <w:szCs w:val="24"/>
        </w:rPr>
        <w:t>Permits.</w:t>
      </w:r>
    </w:p>
    <w:p w14:paraId="40689E8A" w14:textId="77777777" w:rsidR="00A63239" w:rsidRPr="00B165B7" w:rsidRDefault="00A63239" w:rsidP="00A63239">
      <w:pPr>
        <w:numPr>
          <w:ilvl w:val="1"/>
          <w:numId w:val="10"/>
        </w:numPr>
        <w:tabs>
          <w:tab w:val="left" w:pos="1819"/>
          <w:tab w:val="left" w:pos="1820"/>
        </w:tabs>
        <w:rPr>
          <w:sz w:val="24"/>
          <w:szCs w:val="24"/>
        </w:rPr>
      </w:pPr>
      <w:r w:rsidRPr="001B5B1A">
        <w:rPr>
          <w:sz w:val="24"/>
          <w:szCs w:val="24"/>
        </w:rPr>
        <w:t>The</w:t>
      </w:r>
      <w:r w:rsidRPr="001B5B1A">
        <w:rPr>
          <w:spacing w:val="-5"/>
          <w:sz w:val="24"/>
          <w:szCs w:val="24"/>
        </w:rPr>
        <w:t xml:space="preserve"> </w:t>
      </w:r>
      <w:r w:rsidRPr="001B5B1A">
        <w:rPr>
          <w:sz w:val="24"/>
          <w:szCs w:val="24"/>
        </w:rPr>
        <w:t>following</w:t>
      </w:r>
      <w:r w:rsidRPr="001B5B1A">
        <w:rPr>
          <w:spacing w:val="-5"/>
          <w:sz w:val="24"/>
          <w:szCs w:val="24"/>
        </w:rPr>
        <w:t xml:space="preserve"> </w:t>
      </w:r>
      <w:r w:rsidRPr="001B5B1A">
        <w:rPr>
          <w:sz w:val="24"/>
          <w:szCs w:val="24"/>
        </w:rPr>
        <w:t>license</w:t>
      </w:r>
      <w:r w:rsidRPr="001B5B1A">
        <w:rPr>
          <w:spacing w:val="-5"/>
          <w:sz w:val="24"/>
          <w:szCs w:val="24"/>
        </w:rPr>
        <w:t xml:space="preserve"> </w:t>
      </w:r>
      <w:r w:rsidRPr="001B5B1A">
        <w:rPr>
          <w:sz w:val="24"/>
          <w:szCs w:val="24"/>
        </w:rPr>
        <w:t>types</w:t>
      </w:r>
      <w:r w:rsidRPr="001B5B1A">
        <w:rPr>
          <w:spacing w:val="-5"/>
          <w:sz w:val="24"/>
          <w:szCs w:val="24"/>
        </w:rPr>
        <w:t xml:space="preserve"> </w:t>
      </w:r>
      <w:r w:rsidRPr="001B5B1A">
        <w:rPr>
          <w:sz w:val="24"/>
          <w:szCs w:val="24"/>
        </w:rPr>
        <w:t>are</w:t>
      </w:r>
      <w:r w:rsidRPr="001B5B1A">
        <w:rPr>
          <w:spacing w:val="-5"/>
          <w:sz w:val="24"/>
          <w:szCs w:val="24"/>
        </w:rPr>
        <w:t xml:space="preserve"> </w:t>
      </w:r>
      <w:r w:rsidRPr="001B5B1A">
        <w:rPr>
          <w:sz w:val="24"/>
          <w:szCs w:val="24"/>
        </w:rPr>
        <w:t>eligible</w:t>
      </w:r>
      <w:r w:rsidRPr="001B5B1A">
        <w:rPr>
          <w:spacing w:val="-5"/>
          <w:sz w:val="24"/>
          <w:szCs w:val="24"/>
        </w:rPr>
        <w:t xml:space="preserve"> </w:t>
      </w:r>
      <w:r w:rsidRPr="001B5B1A">
        <w:rPr>
          <w:sz w:val="24"/>
          <w:szCs w:val="24"/>
        </w:rPr>
        <w:t>to</w:t>
      </w:r>
      <w:r w:rsidRPr="001B5B1A">
        <w:rPr>
          <w:spacing w:val="-5"/>
          <w:sz w:val="24"/>
          <w:szCs w:val="24"/>
        </w:rPr>
        <w:t xml:space="preserve"> </w:t>
      </w:r>
      <w:r w:rsidRPr="001B5B1A">
        <w:rPr>
          <w:sz w:val="24"/>
          <w:szCs w:val="24"/>
        </w:rPr>
        <w:t>obtain</w:t>
      </w:r>
      <w:r w:rsidRPr="001B5B1A">
        <w:rPr>
          <w:spacing w:val="-5"/>
          <w:sz w:val="24"/>
          <w:szCs w:val="24"/>
        </w:rPr>
        <w:t xml:space="preserve"> </w:t>
      </w:r>
      <w:r w:rsidRPr="001B5B1A">
        <w:rPr>
          <w:sz w:val="24"/>
          <w:szCs w:val="24"/>
        </w:rPr>
        <w:t>a</w:t>
      </w:r>
      <w:r w:rsidRPr="001B5B1A">
        <w:rPr>
          <w:spacing w:val="-4"/>
          <w:sz w:val="24"/>
          <w:szCs w:val="24"/>
        </w:rPr>
        <w:t xml:space="preserve"> </w:t>
      </w:r>
      <w:r w:rsidRPr="001B5B1A">
        <w:rPr>
          <w:sz w:val="24"/>
          <w:szCs w:val="24"/>
        </w:rPr>
        <w:t>festival</w:t>
      </w:r>
      <w:r w:rsidRPr="001B5B1A">
        <w:rPr>
          <w:spacing w:val="-5"/>
          <w:sz w:val="24"/>
          <w:szCs w:val="24"/>
        </w:rPr>
        <w:t xml:space="preserve"> </w:t>
      </w:r>
      <w:r w:rsidRPr="001B5B1A">
        <w:rPr>
          <w:sz w:val="24"/>
          <w:szCs w:val="24"/>
        </w:rPr>
        <w:t>permit</w:t>
      </w:r>
      <w:r w:rsidRPr="001B5B1A">
        <w:rPr>
          <w:spacing w:val="-5"/>
          <w:sz w:val="24"/>
          <w:szCs w:val="24"/>
        </w:rPr>
        <w:t xml:space="preserve"> </w:t>
      </w:r>
      <w:r w:rsidRPr="001B5B1A">
        <w:rPr>
          <w:sz w:val="24"/>
          <w:szCs w:val="24"/>
        </w:rPr>
        <w:t>or</w:t>
      </w:r>
      <w:r w:rsidRPr="001B5B1A">
        <w:rPr>
          <w:spacing w:val="-5"/>
          <w:sz w:val="24"/>
          <w:szCs w:val="24"/>
        </w:rPr>
        <w:t xml:space="preserve"> </w:t>
      </w:r>
      <w:r w:rsidRPr="001B5B1A">
        <w:rPr>
          <w:sz w:val="24"/>
          <w:szCs w:val="24"/>
        </w:rPr>
        <w:t>participate</w:t>
      </w:r>
      <w:r w:rsidRPr="001B5B1A">
        <w:rPr>
          <w:spacing w:val="-5"/>
          <w:sz w:val="24"/>
          <w:szCs w:val="24"/>
        </w:rPr>
        <w:t xml:space="preserve"> </w:t>
      </w:r>
      <w:r w:rsidRPr="001B5B1A">
        <w:rPr>
          <w:sz w:val="24"/>
          <w:szCs w:val="24"/>
        </w:rPr>
        <w:t>in</w:t>
      </w:r>
      <w:r w:rsidRPr="001B5B1A">
        <w:rPr>
          <w:spacing w:val="-5"/>
          <w:sz w:val="24"/>
          <w:szCs w:val="24"/>
        </w:rPr>
        <w:t xml:space="preserve"> </w:t>
      </w:r>
      <w:r w:rsidRPr="001B5B1A">
        <w:rPr>
          <w:sz w:val="24"/>
          <w:szCs w:val="24"/>
        </w:rPr>
        <w:t>a</w:t>
      </w:r>
      <w:r w:rsidRPr="001B5B1A">
        <w:rPr>
          <w:spacing w:val="-5"/>
          <w:sz w:val="24"/>
          <w:szCs w:val="24"/>
        </w:rPr>
        <w:t xml:space="preserve"> </w:t>
      </w:r>
      <w:r w:rsidRPr="001B5B1A">
        <w:rPr>
          <w:sz w:val="24"/>
          <w:szCs w:val="24"/>
        </w:rPr>
        <w:t>festival</w:t>
      </w:r>
      <w:r w:rsidRPr="001B5B1A">
        <w:rPr>
          <w:spacing w:val="-5"/>
          <w:sz w:val="24"/>
          <w:szCs w:val="24"/>
        </w:rPr>
        <w:t xml:space="preserve"> </w:t>
      </w:r>
      <w:r w:rsidRPr="001B5B1A">
        <w:rPr>
          <w:sz w:val="24"/>
          <w:szCs w:val="24"/>
        </w:rPr>
        <w:t>for which a permit has been</w:t>
      </w:r>
      <w:r w:rsidRPr="001B5B1A">
        <w:rPr>
          <w:spacing w:val="-7"/>
          <w:sz w:val="24"/>
          <w:szCs w:val="24"/>
        </w:rPr>
        <w:t xml:space="preserve"> </w:t>
      </w:r>
      <w:r w:rsidRPr="001B5B1A">
        <w:rPr>
          <w:sz w:val="24"/>
          <w:szCs w:val="24"/>
        </w:rPr>
        <w:t>obtained:</w:t>
      </w:r>
    </w:p>
    <w:p w14:paraId="0896E309"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A</w:t>
      </w:r>
      <w:r w:rsidRPr="001B5B1A">
        <w:rPr>
          <w:spacing w:val="-8"/>
          <w:sz w:val="24"/>
          <w:szCs w:val="24"/>
        </w:rPr>
        <w:t xml:space="preserve"> </w:t>
      </w:r>
      <w:r w:rsidRPr="001B5B1A">
        <w:rPr>
          <w:sz w:val="24"/>
          <w:szCs w:val="24"/>
        </w:rPr>
        <w:t>manufacturer</w:t>
      </w:r>
      <w:r w:rsidRPr="001B5B1A">
        <w:rPr>
          <w:spacing w:val="-8"/>
          <w:sz w:val="24"/>
          <w:szCs w:val="24"/>
        </w:rPr>
        <w:t xml:space="preserve"> </w:t>
      </w:r>
      <w:r w:rsidRPr="001B5B1A">
        <w:rPr>
          <w:sz w:val="24"/>
          <w:szCs w:val="24"/>
        </w:rPr>
        <w:t>license</w:t>
      </w:r>
      <w:r w:rsidRPr="001B5B1A">
        <w:rPr>
          <w:spacing w:val="-8"/>
          <w:sz w:val="24"/>
          <w:szCs w:val="24"/>
        </w:rPr>
        <w:t xml:space="preserve"> </w:t>
      </w:r>
      <w:r w:rsidRPr="001B5B1A">
        <w:rPr>
          <w:sz w:val="24"/>
          <w:szCs w:val="24"/>
        </w:rPr>
        <w:t>under</w:t>
      </w:r>
      <w:r w:rsidRPr="001B5B1A">
        <w:rPr>
          <w:spacing w:val="-8"/>
          <w:sz w:val="24"/>
          <w:szCs w:val="24"/>
        </w:rPr>
        <w:t xml:space="preserve"> </w:t>
      </w:r>
      <w:r w:rsidRPr="001B5B1A">
        <w:rPr>
          <w:sz w:val="24"/>
          <w:szCs w:val="24"/>
        </w:rPr>
        <w:t>section</w:t>
      </w:r>
      <w:r w:rsidRPr="001B5B1A">
        <w:rPr>
          <w:spacing w:val="-8"/>
          <w:sz w:val="24"/>
          <w:szCs w:val="24"/>
        </w:rPr>
        <w:t xml:space="preserve"> </w:t>
      </w:r>
      <w:r w:rsidRPr="001B5B1A">
        <w:rPr>
          <w:sz w:val="24"/>
          <w:szCs w:val="24"/>
        </w:rPr>
        <w:t>44-3-402,</w:t>
      </w:r>
      <w:r w:rsidRPr="001B5B1A">
        <w:rPr>
          <w:spacing w:val="-7"/>
          <w:sz w:val="24"/>
          <w:szCs w:val="24"/>
        </w:rPr>
        <w:t xml:space="preserve"> </w:t>
      </w:r>
      <w:r w:rsidRPr="001B5B1A">
        <w:rPr>
          <w:sz w:val="24"/>
          <w:szCs w:val="24"/>
        </w:rPr>
        <w:t>C.R.S.;</w:t>
      </w:r>
    </w:p>
    <w:p w14:paraId="1F908E03"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A</w:t>
      </w:r>
      <w:r w:rsidRPr="001B5B1A">
        <w:rPr>
          <w:spacing w:val="-7"/>
          <w:sz w:val="24"/>
          <w:szCs w:val="24"/>
        </w:rPr>
        <w:t xml:space="preserve"> </w:t>
      </w:r>
      <w:r w:rsidRPr="001B5B1A">
        <w:rPr>
          <w:sz w:val="24"/>
          <w:szCs w:val="24"/>
        </w:rPr>
        <w:t>limited</w:t>
      </w:r>
      <w:r w:rsidRPr="001B5B1A">
        <w:rPr>
          <w:spacing w:val="-7"/>
          <w:sz w:val="24"/>
          <w:szCs w:val="24"/>
        </w:rPr>
        <w:t xml:space="preserve"> </w:t>
      </w:r>
      <w:r w:rsidRPr="001B5B1A">
        <w:rPr>
          <w:sz w:val="24"/>
          <w:szCs w:val="24"/>
        </w:rPr>
        <w:t>winery</w:t>
      </w:r>
      <w:r w:rsidRPr="001B5B1A">
        <w:rPr>
          <w:spacing w:val="-7"/>
          <w:sz w:val="24"/>
          <w:szCs w:val="24"/>
        </w:rPr>
        <w:t xml:space="preserve"> </w:t>
      </w:r>
      <w:r w:rsidRPr="001B5B1A">
        <w:rPr>
          <w:sz w:val="24"/>
          <w:szCs w:val="24"/>
        </w:rPr>
        <w:t>license</w:t>
      </w:r>
      <w:r w:rsidRPr="001B5B1A">
        <w:rPr>
          <w:spacing w:val="-7"/>
          <w:sz w:val="24"/>
          <w:szCs w:val="24"/>
        </w:rPr>
        <w:t xml:space="preserve"> </w:t>
      </w:r>
      <w:r w:rsidRPr="001B5B1A">
        <w:rPr>
          <w:sz w:val="24"/>
          <w:szCs w:val="24"/>
        </w:rPr>
        <w:t>under</w:t>
      </w:r>
      <w:r w:rsidRPr="001B5B1A">
        <w:rPr>
          <w:spacing w:val="-7"/>
          <w:sz w:val="24"/>
          <w:szCs w:val="24"/>
        </w:rPr>
        <w:t xml:space="preserve"> </w:t>
      </w:r>
      <w:r w:rsidRPr="001B5B1A">
        <w:rPr>
          <w:sz w:val="24"/>
          <w:szCs w:val="24"/>
        </w:rPr>
        <w:t>section</w:t>
      </w:r>
      <w:r w:rsidRPr="001B5B1A">
        <w:rPr>
          <w:spacing w:val="-7"/>
          <w:sz w:val="24"/>
          <w:szCs w:val="24"/>
        </w:rPr>
        <w:t xml:space="preserve"> </w:t>
      </w:r>
      <w:r w:rsidRPr="001B5B1A">
        <w:rPr>
          <w:sz w:val="24"/>
          <w:szCs w:val="24"/>
        </w:rPr>
        <w:t>44-3-403,</w:t>
      </w:r>
      <w:r w:rsidRPr="001B5B1A">
        <w:rPr>
          <w:spacing w:val="-6"/>
          <w:sz w:val="24"/>
          <w:szCs w:val="24"/>
        </w:rPr>
        <w:t xml:space="preserve"> </w:t>
      </w:r>
      <w:r w:rsidRPr="001B5B1A">
        <w:rPr>
          <w:sz w:val="24"/>
          <w:szCs w:val="24"/>
        </w:rPr>
        <w:t>C.R.S.;</w:t>
      </w:r>
    </w:p>
    <w:p w14:paraId="07A4D658"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A wholesaler’s license under section 44-3-407,</w:t>
      </w:r>
      <w:r w:rsidRPr="001B5B1A">
        <w:rPr>
          <w:spacing w:val="-10"/>
          <w:sz w:val="24"/>
          <w:szCs w:val="24"/>
        </w:rPr>
        <w:t xml:space="preserve"> </w:t>
      </w:r>
      <w:r w:rsidRPr="001B5B1A">
        <w:rPr>
          <w:sz w:val="24"/>
          <w:szCs w:val="24"/>
        </w:rPr>
        <w:t>C.R.S.;</w:t>
      </w:r>
    </w:p>
    <w:p w14:paraId="59BFABDC"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 xml:space="preserve">A beer and wine license under section </w:t>
      </w:r>
      <w:r w:rsidRPr="001B5B1A">
        <w:rPr>
          <w:spacing w:val="-3"/>
          <w:sz w:val="24"/>
          <w:szCs w:val="24"/>
        </w:rPr>
        <w:t>44-3-411,</w:t>
      </w:r>
      <w:r w:rsidRPr="001B5B1A">
        <w:rPr>
          <w:spacing w:val="-12"/>
          <w:sz w:val="24"/>
          <w:szCs w:val="24"/>
        </w:rPr>
        <w:t xml:space="preserve"> </w:t>
      </w:r>
      <w:r w:rsidRPr="001B5B1A">
        <w:rPr>
          <w:sz w:val="24"/>
          <w:szCs w:val="24"/>
        </w:rPr>
        <w:t>C.R.S.;</w:t>
      </w:r>
    </w:p>
    <w:p w14:paraId="2930F21C"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A hotel and restaurant license under section 44-3-413,</w:t>
      </w:r>
      <w:r w:rsidRPr="001B5B1A">
        <w:rPr>
          <w:spacing w:val="-16"/>
          <w:sz w:val="24"/>
          <w:szCs w:val="24"/>
        </w:rPr>
        <w:t xml:space="preserve"> </w:t>
      </w:r>
      <w:r w:rsidRPr="001B5B1A">
        <w:rPr>
          <w:sz w:val="24"/>
          <w:szCs w:val="24"/>
        </w:rPr>
        <w:t>C.R.S.;</w:t>
      </w:r>
    </w:p>
    <w:p w14:paraId="55C4F82F"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A tavern license under section 44-3-414,</w:t>
      </w:r>
      <w:r w:rsidRPr="001B5B1A">
        <w:rPr>
          <w:spacing w:val="-10"/>
          <w:sz w:val="24"/>
          <w:szCs w:val="24"/>
        </w:rPr>
        <w:t xml:space="preserve"> </w:t>
      </w:r>
      <w:r w:rsidRPr="001B5B1A">
        <w:rPr>
          <w:sz w:val="24"/>
          <w:szCs w:val="24"/>
        </w:rPr>
        <w:t>C.R.S.;</w:t>
      </w:r>
    </w:p>
    <w:p w14:paraId="0071FF04"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A brew pub license under section 44-3-417,</w:t>
      </w:r>
      <w:r w:rsidRPr="001B5B1A">
        <w:rPr>
          <w:spacing w:val="-11"/>
          <w:sz w:val="24"/>
          <w:szCs w:val="24"/>
        </w:rPr>
        <w:t xml:space="preserve"> </w:t>
      </w:r>
      <w:r w:rsidRPr="001B5B1A">
        <w:rPr>
          <w:sz w:val="24"/>
          <w:szCs w:val="24"/>
        </w:rPr>
        <w:t>C.R.S.;</w:t>
      </w:r>
    </w:p>
    <w:p w14:paraId="3050EB0F"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A vintner’s restaurant license under section 44-3-422, C.R.S.;</w:t>
      </w:r>
      <w:r w:rsidRPr="001B5B1A">
        <w:rPr>
          <w:spacing w:val="-17"/>
          <w:sz w:val="24"/>
          <w:szCs w:val="24"/>
        </w:rPr>
        <w:t xml:space="preserve"> </w:t>
      </w:r>
      <w:r w:rsidRPr="001B5B1A">
        <w:rPr>
          <w:sz w:val="24"/>
          <w:szCs w:val="24"/>
        </w:rPr>
        <w:lastRenderedPageBreak/>
        <w:t>and</w:t>
      </w:r>
    </w:p>
    <w:p w14:paraId="2B56778B"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A distillery pub license under section 44-3-426,</w:t>
      </w:r>
      <w:r w:rsidRPr="001B5B1A">
        <w:rPr>
          <w:spacing w:val="-12"/>
          <w:sz w:val="24"/>
          <w:szCs w:val="24"/>
        </w:rPr>
        <w:t xml:space="preserve"> </w:t>
      </w:r>
      <w:r w:rsidRPr="001B5B1A">
        <w:rPr>
          <w:sz w:val="24"/>
          <w:szCs w:val="24"/>
        </w:rPr>
        <w:t>C.R.S.</w:t>
      </w:r>
    </w:p>
    <w:p w14:paraId="2F34CD5A" w14:textId="77777777" w:rsidR="00A63239" w:rsidRPr="00B165B7" w:rsidRDefault="00A63239" w:rsidP="00A63239">
      <w:pPr>
        <w:numPr>
          <w:ilvl w:val="1"/>
          <w:numId w:val="10"/>
        </w:numPr>
        <w:tabs>
          <w:tab w:val="left" w:pos="1819"/>
          <w:tab w:val="left" w:pos="1820"/>
        </w:tabs>
        <w:rPr>
          <w:sz w:val="24"/>
          <w:szCs w:val="24"/>
        </w:rPr>
      </w:pPr>
      <w:r w:rsidRPr="001B5B1A">
        <w:rPr>
          <w:sz w:val="24"/>
          <w:szCs w:val="24"/>
        </w:rPr>
        <w:t>For</w:t>
      </w:r>
      <w:r w:rsidRPr="001B5B1A">
        <w:rPr>
          <w:spacing w:val="-6"/>
          <w:sz w:val="24"/>
          <w:szCs w:val="24"/>
        </w:rPr>
        <w:t xml:space="preserve"> </w:t>
      </w:r>
      <w:r w:rsidRPr="001B5B1A">
        <w:rPr>
          <w:sz w:val="24"/>
          <w:szCs w:val="24"/>
        </w:rPr>
        <w:t>purposes</w:t>
      </w:r>
      <w:r w:rsidRPr="001B5B1A">
        <w:rPr>
          <w:spacing w:val="-5"/>
          <w:sz w:val="24"/>
          <w:szCs w:val="24"/>
        </w:rPr>
        <w:t xml:space="preserve"> </w:t>
      </w:r>
      <w:r w:rsidRPr="001B5B1A">
        <w:rPr>
          <w:sz w:val="24"/>
          <w:szCs w:val="24"/>
        </w:rPr>
        <w:t>of</w:t>
      </w:r>
      <w:r w:rsidRPr="001B5B1A">
        <w:rPr>
          <w:spacing w:val="-6"/>
          <w:sz w:val="24"/>
          <w:szCs w:val="24"/>
        </w:rPr>
        <w:t xml:space="preserve"> </w:t>
      </w:r>
      <w:r w:rsidRPr="001B5B1A">
        <w:rPr>
          <w:sz w:val="24"/>
          <w:szCs w:val="24"/>
        </w:rPr>
        <w:t>this</w:t>
      </w:r>
      <w:r w:rsidRPr="001B5B1A">
        <w:rPr>
          <w:spacing w:val="-5"/>
          <w:sz w:val="24"/>
          <w:szCs w:val="24"/>
        </w:rPr>
        <w:t xml:space="preserve"> </w:t>
      </w:r>
      <w:r w:rsidRPr="001B5B1A">
        <w:rPr>
          <w:sz w:val="24"/>
          <w:szCs w:val="24"/>
        </w:rPr>
        <w:t>regulation,</w:t>
      </w:r>
      <w:r w:rsidRPr="001B5B1A">
        <w:rPr>
          <w:spacing w:val="-6"/>
          <w:sz w:val="24"/>
          <w:szCs w:val="24"/>
        </w:rPr>
        <w:t xml:space="preserve"> </w:t>
      </w:r>
      <w:r w:rsidRPr="001B5B1A">
        <w:rPr>
          <w:sz w:val="24"/>
          <w:szCs w:val="24"/>
        </w:rPr>
        <w:t>the</w:t>
      </w:r>
      <w:r w:rsidRPr="001B5B1A">
        <w:rPr>
          <w:spacing w:val="-5"/>
          <w:sz w:val="24"/>
          <w:szCs w:val="24"/>
        </w:rPr>
        <w:t xml:space="preserve"> </w:t>
      </w:r>
      <w:r w:rsidRPr="001B5B1A">
        <w:rPr>
          <w:sz w:val="24"/>
          <w:szCs w:val="24"/>
        </w:rPr>
        <w:t>term</w:t>
      </w:r>
      <w:r w:rsidRPr="001B5B1A">
        <w:rPr>
          <w:spacing w:val="-6"/>
          <w:sz w:val="24"/>
          <w:szCs w:val="24"/>
        </w:rPr>
        <w:t xml:space="preserve"> </w:t>
      </w:r>
      <w:r w:rsidRPr="001B5B1A">
        <w:rPr>
          <w:sz w:val="24"/>
          <w:szCs w:val="24"/>
        </w:rPr>
        <w:t>“permittee”</w:t>
      </w:r>
      <w:r w:rsidRPr="001B5B1A">
        <w:rPr>
          <w:spacing w:val="-5"/>
          <w:sz w:val="24"/>
          <w:szCs w:val="24"/>
        </w:rPr>
        <w:t xml:space="preserve"> </w:t>
      </w:r>
      <w:r w:rsidRPr="001B5B1A">
        <w:rPr>
          <w:sz w:val="24"/>
          <w:szCs w:val="24"/>
        </w:rPr>
        <w:t>means</w:t>
      </w:r>
      <w:r w:rsidRPr="001B5B1A">
        <w:rPr>
          <w:spacing w:val="-5"/>
          <w:sz w:val="24"/>
          <w:szCs w:val="24"/>
        </w:rPr>
        <w:t xml:space="preserve"> </w:t>
      </w:r>
      <w:r w:rsidRPr="001B5B1A">
        <w:rPr>
          <w:sz w:val="24"/>
          <w:szCs w:val="24"/>
        </w:rPr>
        <w:t>a</w:t>
      </w:r>
      <w:r w:rsidRPr="001B5B1A">
        <w:rPr>
          <w:spacing w:val="-6"/>
          <w:sz w:val="24"/>
          <w:szCs w:val="24"/>
        </w:rPr>
        <w:t xml:space="preserve"> </w:t>
      </w:r>
      <w:r w:rsidRPr="001B5B1A">
        <w:rPr>
          <w:sz w:val="24"/>
          <w:szCs w:val="24"/>
        </w:rPr>
        <w:t>licensee</w:t>
      </w:r>
      <w:r w:rsidRPr="001B5B1A">
        <w:rPr>
          <w:spacing w:val="-5"/>
          <w:sz w:val="24"/>
          <w:szCs w:val="24"/>
        </w:rPr>
        <w:t xml:space="preserve"> </w:t>
      </w:r>
      <w:r w:rsidRPr="001B5B1A">
        <w:rPr>
          <w:sz w:val="24"/>
          <w:szCs w:val="24"/>
        </w:rPr>
        <w:t>under</w:t>
      </w:r>
      <w:r w:rsidRPr="001B5B1A">
        <w:rPr>
          <w:spacing w:val="-6"/>
          <w:sz w:val="24"/>
          <w:szCs w:val="24"/>
        </w:rPr>
        <w:t xml:space="preserve"> </w:t>
      </w:r>
      <w:r w:rsidRPr="001B5B1A">
        <w:rPr>
          <w:sz w:val="24"/>
          <w:szCs w:val="24"/>
        </w:rPr>
        <w:t>Regulation</w:t>
      </w:r>
      <w:r w:rsidRPr="001B5B1A">
        <w:rPr>
          <w:spacing w:val="-5"/>
          <w:sz w:val="24"/>
          <w:szCs w:val="24"/>
        </w:rPr>
        <w:t xml:space="preserve"> </w:t>
      </w:r>
      <w:r w:rsidRPr="001B5B1A">
        <w:rPr>
          <w:sz w:val="24"/>
          <w:szCs w:val="24"/>
        </w:rPr>
        <w:t>47- 405(A)(1) that has received a festival permit under this Regulation</w:t>
      </w:r>
      <w:r w:rsidRPr="001B5B1A">
        <w:rPr>
          <w:spacing w:val="-24"/>
          <w:sz w:val="24"/>
          <w:szCs w:val="24"/>
        </w:rPr>
        <w:t xml:space="preserve"> </w:t>
      </w:r>
      <w:r w:rsidRPr="001B5B1A">
        <w:rPr>
          <w:sz w:val="24"/>
          <w:szCs w:val="24"/>
        </w:rPr>
        <w:t>47-405.</w:t>
      </w:r>
    </w:p>
    <w:p w14:paraId="17B6BA38" w14:textId="77777777" w:rsidR="00A63239" w:rsidRPr="00B165B7" w:rsidRDefault="00A63239" w:rsidP="00A63239">
      <w:pPr>
        <w:numPr>
          <w:ilvl w:val="1"/>
          <w:numId w:val="10"/>
        </w:numPr>
        <w:tabs>
          <w:tab w:val="left" w:pos="1819"/>
          <w:tab w:val="left" w:pos="1820"/>
        </w:tabs>
        <w:rPr>
          <w:sz w:val="24"/>
          <w:szCs w:val="24"/>
        </w:rPr>
      </w:pPr>
      <w:r w:rsidRPr="001B5B1A">
        <w:rPr>
          <w:sz w:val="24"/>
          <w:szCs w:val="24"/>
        </w:rPr>
        <w:t>A</w:t>
      </w:r>
      <w:r w:rsidRPr="001B5B1A">
        <w:rPr>
          <w:spacing w:val="-5"/>
          <w:sz w:val="24"/>
          <w:szCs w:val="24"/>
        </w:rPr>
        <w:t xml:space="preserve"> </w:t>
      </w:r>
      <w:r w:rsidRPr="001B5B1A">
        <w:rPr>
          <w:sz w:val="24"/>
          <w:szCs w:val="24"/>
        </w:rPr>
        <w:t>festival</w:t>
      </w:r>
      <w:r w:rsidRPr="001B5B1A">
        <w:rPr>
          <w:spacing w:val="-5"/>
          <w:sz w:val="24"/>
          <w:szCs w:val="24"/>
        </w:rPr>
        <w:t xml:space="preserve"> </w:t>
      </w:r>
      <w:r w:rsidRPr="001B5B1A">
        <w:rPr>
          <w:sz w:val="24"/>
          <w:szCs w:val="24"/>
        </w:rPr>
        <w:t>may</w:t>
      </w:r>
      <w:r w:rsidRPr="001B5B1A">
        <w:rPr>
          <w:spacing w:val="-4"/>
          <w:sz w:val="24"/>
          <w:szCs w:val="24"/>
        </w:rPr>
        <w:t xml:space="preserve"> </w:t>
      </w:r>
      <w:r w:rsidRPr="001B5B1A">
        <w:rPr>
          <w:sz w:val="24"/>
          <w:szCs w:val="24"/>
        </w:rPr>
        <w:t>be</w:t>
      </w:r>
      <w:r w:rsidRPr="001B5B1A">
        <w:rPr>
          <w:spacing w:val="-5"/>
          <w:sz w:val="24"/>
          <w:szCs w:val="24"/>
        </w:rPr>
        <w:t xml:space="preserve"> </w:t>
      </w:r>
      <w:r w:rsidRPr="001B5B1A">
        <w:rPr>
          <w:sz w:val="24"/>
          <w:szCs w:val="24"/>
        </w:rPr>
        <w:t>held</w:t>
      </w:r>
      <w:r w:rsidRPr="001B5B1A">
        <w:rPr>
          <w:spacing w:val="-5"/>
          <w:sz w:val="24"/>
          <w:szCs w:val="24"/>
        </w:rPr>
        <w:t xml:space="preserve"> </w:t>
      </w:r>
      <w:r w:rsidRPr="001B5B1A">
        <w:rPr>
          <w:sz w:val="24"/>
          <w:szCs w:val="24"/>
        </w:rPr>
        <w:t>on</w:t>
      </w:r>
      <w:r w:rsidRPr="001B5B1A">
        <w:rPr>
          <w:spacing w:val="-4"/>
          <w:sz w:val="24"/>
          <w:szCs w:val="24"/>
        </w:rPr>
        <w:t xml:space="preserve"> </w:t>
      </w:r>
      <w:r w:rsidRPr="001B5B1A">
        <w:rPr>
          <w:sz w:val="24"/>
          <w:szCs w:val="24"/>
        </w:rPr>
        <w:t>the</w:t>
      </w:r>
      <w:r w:rsidRPr="001B5B1A">
        <w:rPr>
          <w:spacing w:val="-5"/>
          <w:sz w:val="24"/>
          <w:szCs w:val="24"/>
        </w:rPr>
        <w:t xml:space="preserve"> </w:t>
      </w:r>
      <w:r w:rsidRPr="001B5B1A">
        <w:rPr>
          <w:sz w:val="24"/>
          <w:szCs w:val="24"/>
        </w:rPr>
        <w:t>following</w:t>
      </w:r>
      <w:r w:rsidRPr="001B5B1A">
        <w:rPr>
          <w:spacing w:val="-4"/>
          <w:sz w:val="24"/>
          <w:szCs w:val="24"/>
        </w:rPr>
        <w:t xml:space="preserve"> </w:t>
      </w:r>
      <w:r w:rsidRPr="001B5B1A">
        <w:rPr>
          <w:sz w:val="24"/>
          <w:szCs w:val="24"/>
        </w:rPr>
        <w:t>premises,</w:t>
      </w:r>
      <w:r w:rsidRPr="001B5B1A">
        <w:rPr>
          <w:spacing w:val="-5"/>
          <w:sz w:val="24"/>
          <w:szCs w:val="24"/>
        </w:rPr>
        <w:t xml:space="preserve"> </w:t>
      </w:r>
      <w:r w:rsidRPr="001B5B1A">
        <w:rPr>
          <w:sz w:val="24"/>
          <w:szCs w:val="24"/>
        </w:rPr>
        <w:t>subject</w:t>
      </w:r>
      <w:r w:rsidRPr="001B5B1A">
        <w:rPr>
          <w:spacing w:val="-5"/>
          <w:sz w:val="24"/>
          <w:szCs w:val="24"/>
        </w:rPr>
        <w:t xml:space="preserve"> </w:t>
      </w:r>
      <w:r w:rsidRPr="001B5B1A">
        <w:rPr>
          <w:sz w:val="24"/>
          <w:szCs w:val="24"/>
        </w:rPr>
        <w:t>to</w:t>
      </w:r>
      <w:r w:rsidRPr="001B5B1A">
        <w:rPr>
          <w:spacing w:val="-4"/>
          <w:sz w:val="24"/>
          <w:szCs w:val="24"/>
        </w:rPr>
        <w:t xml:space="preserve"> </w:t>
      </w:r>
      <w:r w:rsidRPr="001B5B1A">
        <w:rPr>
          <w:sz w:val="24"/>
          <w:szCs w:val="24"/>
        </w:rPr>
        <w:t>the</w:t>
      </w:r>
      <w:r w:rsidRPr="001B5B1A">
        <w:rPr>
          <w:spacing w:val="-5"/>
          <w:sz w:val="24"/>
          <w:szCs w:val="24"/>
        </w:rPr>
        <w:t xml:space="preserve"> </w:t>
      </w:r>
      <w:r w:rsidRPr="001B5B1A">
        <w:rPr>
          <w:sz w:val="24"/>
          <w:szCs w:val="24"/>
        </w:rPr>
        <w:t>approval</w:t>
      </w:r>
      <w:r w:rsidRPr="001B5B1A">
        <w:rPr>
          <w:spacing w:val="-4"/>
          <w:sz w:val="24"/>
          <w:szCs w:val="24"/>
        </w:rPr>
        <w:t xml:space="preserve"> </w:t>
      </w:r>
      <w:r w:rsidRPr="001B5B1A">
        <w:rPr>
          <w:sz w:val="24"/>
          <w:szCs w:val="24"/>
        </w:rPr>
        <w:t>of</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state</w:t>
      </w:r>
      <w:r w:rsidRPr="001B5B1A">
        <w:rPr>
          <w:spacing w:val="-4"/>
          <w:sz w:val="24"/>
          <w:szCs w:val="24"/>
        </w:rPr>
        <w:t xml:space="preserve"> </w:t>
      </w:r>
      <w:r w:rsidRPr="001B5B1A">
        <w:rPr>
          <w:sz w:val="24"/>
          <w:szCs w:val="24"/>
        </w:rPr>
        <w:t xml:space="preserve">licensing authority and the local licensing </w:t>
      </w:r>
      <w:r w:rsidRPr="001B5B1A">
        <w:rPr>
          <w:spacing w:val="-3"/>
          <w:sz w:val="24"/>
          <w:szCs w:val="24"/>
        </w:rPr>
        <w:t xml:space="preserve">authority, </w:t>
      </w:r>
      <w:r w:rsidRPr="001B5B1A">
        <w:rPr>
          <w:sz w:val="24"/>
          <w:szCs w:val="24"/>
        </w:rPr>
        <w:t>if</w:t>
      </w:r>
      <w:r w:rsidRPr="001B5B1A">
        <w:rPr>
          <w:spacing w:val="-7"/>
          <w:sz w:val="24"/>
          <w:szCs w:val="24"/>
        </w:rPr>
        <w:t xml:space="preserve"> </w:t>
      </w:r>
      <w:r w:rsidRPr="001B5B1A">
        <w:rPr>
          <w:sz w:val="24"/>
          <w:szCs w:val="24"/>
        </w:rPr>
        <w:t>applicable:</w:t>
      </w:r>
    </w:p>
    <w:p w14:paraId="5812C13C"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On</w:t>
      </w:r>
      <w:r w:rsidRPr="001B5B1A">
        <w:rPr>
          <w:spacing w:val="-5"/>
          <w:sz w:val="24"/>
          <w:szCs w:val="24"/>
        </w:rPr>
        <w:t xml:space="preserve"> </w:t>
      </w:r>
      <w:r w:rsidRPr="001B5B1A">
        <w:rPr>
          <w:sz w:val="24"/>
          <w:szCs w:val="24"/>
        </w:rPr>
        <w:t>the</w:t>
      </w:r>
      <w:r w:rsidRPr="001B5B1A">
        <w:rPr>
          <w:spacing w:val="-4"/>
          <w:sz w:val="24"/>
          <w:szCs w:val="24"/>
        </w:rPr>
        <w:t xml:space="preserve"> </w:t>
      </w:r>
      <w:r w:rsidRPr="001B5B1A">
        <w:rPr>
          <w:sz w:val="24"/>
          <w:szCs w:val="24"/>
        </w:rPr>
        <w:t>licensed</w:t>
      </w:r>
      <w:r w:rsidRPr="001B5B1A">
        <w:rPr>
          <w:spacing w:val="-5"/>
          <w:sz w:val="24"/>
          <w:szCs w:val="24"/>
        </w:rPr>
        <w:t xml:space="preserve"> </w:t>
      </w:r>
      <w:r w:rsidRPr="001B5B1A">
        <w:rPr>
          <w:sz w:val="24"/>
          <w:szCs w:val="24"/>
        </w:rPr>
        <w:t>premises</w:t>
      </w:r>
      <w:r w:rsidRPr="001B5B1A">
        <w:rPr>
          <w:spacing w:val="-4"/>
          <w:sz w:val="24"/>
          <w:szCs w:val="24"/>
        </w:rPr>
        <w:t xml:space="preserve"> </w:t>
      </w:r>
      <w:r w:rsidRPr="001B5B1A">
        <w:rPr>
          <w:sz w:val="24"/>
          <w:szCs w:val="24"/>
        </w:rPr>
        <w:t>of</w:t>
      </w:r>
      <w:r w:rsidRPr="001B5B1A">
        <w:rPr>
          <w:spacing w:val="-5"/>
          <w:sz w:val="24"/>
          <w:szCs w:val="24"/>
        </w:rPr>
        <w:t xml:space="preserve"> </w:t>
      </w:r>
      <w:r w:rsidRPr="001B5B1A">
        <w:rPr>
          <w:sz w:val="24"/>
          <w:szCs w:val="24"/>
        </w:rPr>
        <w:t>a</w:t>
      </w:r>
      <w:r w:rsidRPr="001B5B1A">
        <w:rPr>
          <w:spacing w:val="-4"/>
          <w:sz w:val="24"/>
          <w:szCs w:val="24"/>
        </w:rPr>
        <w:t xml:space="preserve"> </w:t>
      </w:r>
      <w:r w:rsidRPr="001B5B1A">
        <w:rPr>
          <w:sz w:val="24"/>
          <w:szCs w:val="24"/>
        </w:rPr>
        <w:t>licensee</w:t>
      </w:r>
      <w:r w:rsidRPr="001B5B1A">
        <w:rPr>
          <w:spacing w:val="-5"/>
          <w:sz w:val="24"/>
          <w:szCs w:val="24"/>
        </w:rPr>
        <w:t xml:space="preserve"> </w:t>
      </w:r>
      <w:r w:rsidRPr="001B5B1A">
        <w:rPr>
          <w:sz w:val="24"/>
          <w:szCs w:val="24"/>
        </w:rPr>
        <w:t>eligible</w:t>
      </w:r>
      <w:r w:rsidRPr="001B5B1A">
        <w:rPr>
          <w:spacing w:val="-4"/>
          <w:sz w:val="24"/>
          <w:szCs w:val="24"/>
        </w:rPr>
        <w:t xml:space="preserve"> </w:t>
      </w:r>
      <w:r w:rsidRPr="001B5B1A">
        <w:rPr>
          <w:sz w:val="24"/>
          <w:szCs w:val="24"/>
        </w:rPr>
        <w:t>to</w:t>
      </w:r>
      <w:r w:rsidRPr="001B5B1A">
        <w:rPr>
          <w:spacing w:val="-4"/>
          <w:sz w:val="24"/>
          <w:szCs w:val="24"/>
        </w:rPr>
        <w:t xml:space="preserve"> </w:t>
      </w:r>
      <w:r w:rsidRPr="001B5B1A">
        <w:rPr>
          <w:sz w:val="24"/>
          <w:szCs w:val="24"/>
        </w:rPr>
        <w:t>obtain</w:t>
      </w:r>
      <w:r w:rsidRPr="001B5B1A">
        <w:rPr>
          <w:spacing w:val="-5"/>
          <w:sz w:val="24"/>
          <w:szCs w:val="24"/>
        </w:rPr>
        <w:t xml:space="preserve"> </w:t>
      </w:r>
      <w:r w:rsidRPr="001B5B1A">
        <w:rPr>
          <w:sz w:val="24"/>
          <w:szCs w:val="24"/>
        </w:rPr>
        <w:t>a</w:t>
      </w:r>
      <w:r w:rsidRPr="001B5B1A">
        <w:rPr>
          <w:spacing w:val="-4"/>
          <w:sz w:val="24"/>
          <w:szCs w:val="24"/>
        </w:rPr>
        <w:t xml:space="preserve"> </w:t>
      </w:r>
      <w:r w:rsidRPr="001B5B1A">
        <w:rPr>
          <w:sz w:val="24"/>
          <w:szCs w:val="24"/>
        </w:rPr>
        <w:t>festival</w:t>
      </w:r>
      <w:r w:rsidRPr="001B5B1A">
        <w:rPr>
          <w:spacing w:val="-5"/>
          <w:sz w:val="24"/>
          <w:szCs w:val="24"/>
        </w:rPr>
        <w:t xml:space="preserve"> </w:t>
      </w:r>
      <w:r w:rsidRPr="001B5B1A">
        <w:rPr>
          <w:sz w:val="24"/>
          <w:szCs w:val="24"/>
        </w:rPr>
        <w:t>permit,</w:t>
      </w:r>
      <w:r w:rsidRPr="001B5B1A">
        <w:rPr>
          <w:spacing w:val="-4"/>
          <w:sz w:val="24"/>
          <w:szCs w:val="24"/>
        </w:rPr>
        <w:t xml:space="preserve"> </w:t>
      </w:r>
      <w:r w:rsidRPr="001B5B1A">
        <w:rPr>
          <w:sz w:val="24"/>
          <w:szCs w:val="24"/>
        </w:rPr>
        <w:t>so</w:t>
      </w:r>
      <w:r w:rsidRPr="001B5B1A">
        <w:rPr>
          <w:spacing w:val="-5"/>
          <w:sz w:val="24"/>
          <w:szCs w:val="24"/>
        </w:rPr>
        <w:t xml:space="preserve"> </w:t>
      </w:r>
      <w:r w:rsidRPr="001B5B1A">
        <w:rPr>
          <w:sz w:val="24"/>
          <w:szCs w:val="24"/>
        </w:rPr>
        <w:t>long</w:t>
      </w:r>
      <w:r w:rsidRPr="001B5B1A">
        <w:rPr>
          <w:spacing w:val="-4"/>
          <w:sz w:val="24"/>
          <w:szCs w:val="24"/>
        </w:rPr>
        <w:t xml:space="preserve"> </w:t>
      </w:r>
      <w:r w:rsidRPr="001B5B1A">
        <w:rPr>
          <w:sz w:val="24"/>
          <w:szCs w:val="24"/>
        </w:rPr>
        <w:t xml:space="preserve">as the licensed premises </w:t>
      </w:r>
      <w:proofErr w:type="gramStart"/>
      <w:r w:rsidRPr="001B5B1A">
        <w:rPr>
          <w:sz w:val="24"/>
          <w:szCs w:val="24"/>
        </w:rPr>
        <w:t>has</w:t>
      </w:r>
      <w:proofErr w:type="gramEnd"/>
      <w:r w:rsidRPr="001B5B1A">
        <w:rPr>
          <w:sz w:val="24"/>
          <w:szCs w:val="24"/>
        </w:rPr>
        <w:t xml:space="preserve"> been modified in accordance with Regulation 47-302 to exclude the area where the festival will be held;</w:t>
      </w:r>
      <w:r w:rsidRPr="001B5B1A">
        <w:rPr>
          <w:spacing w:val="-14"/>
          <w:sz w:val="24"/>
          <w:szCs w:val="24"/>
        </w:rPr>
        <w:t xml:space="preserve"> </w:t>
      </w:r>
      <w:r w:rsidRPr="001B5B1A">
        <w:rPr>
          <w:sz w:val="24"/>
          <w:szCs w:val="24"/>
        </w:rPr>
        <w:t>or</w:t>
      </w:r>
    </w:p>
    <w:p w14:paraId="628BF68B" w14:textId="77777777" w:rsidR="00A63239" w:rsidRPr="00B165B7" w:rsidRDefault="00A63239">
      <w:pPr>
        <w:numPr>
          <w:ilvl w:val="2"/>
          <w:numId w:val="10"/>
        </w:numPr>
        <w:tabs>
          <w:tab w:val="left" w:pos="2539"/>
          <w:tab w:val="left" w:pos="2540"/>
        </w:tabs>
        <w:rPr>
          <w:ins w:id="35" w:author="Author"/>
          <w:sz w:val="24"/>
          <w:szCs w:val="24"/>
        </w:rPr>
        <w:pPrChange w:id="36" w:author="Author">
          <w:pPr>
            <w:numPr>
              <w:ilvl w:val="2"/>
              <w:numId w:val="2"/>
            </w:numPr>
            <w:tabs>
              <w:tab w:val="left" w:pos="2539"/>
              <w:tab w:val="left" w:pos="2540"/>
            </w:tabs>
            <w:ind w:left="2160" w:hanging="720"/>
          </w:pPr>
        </w:pPrChange>
      </w:pPr>
      <w:r w:rsidRPr="001B5B1A">
        <w:rPr>
          <w:sz w:val="24"/>
          <w:szCs w:val="24"/>
        </w:rPr>
        <w:t xml:space="preserve">On </w:t>
      </w:r>
      <w:proofErr w:type="gramStart"/>
      <w:r w:rsidRPr="001B5B1A">
        <w:rPr>
          <w:sz w:val="24"/>
          <w:szCs w:val="24"/>
        </w:rPr>
        <w:t>an otherwise</w:t>
      </w:r>
      <w:proofErr w:type="gramEnd"/>
      <w:r w:rsidRPr="001B5B1A">
        <w:rPr>
          <w:sz w:val="24"/>
          <w:szCs w:val="24"/>
        </w:rPr>
        <w:t xml:space="preserve"> unlicensed premises with permission from the premises</w:t>
      </w:r>
      <w:r w:rsidRPr="001B5B1A">
        <w:rPr>
          <w:spacing w:val="-32"/>
          <w:sz w:val="24"/>
          <w:szCs w:val="24"/>
        </w:rPr>
        <w:t xml:space="preserve"> </w:t>
      </w:r>
      <w:r w:rsidRPr="001B5B1A">
        <w:rPr>
          <w:spacing w:val="-3"/>
          <w:sz w:val="24"/>
          <w:szCs w:val="24"/>
        </w:rPr>
        <w:t>owner.</w:t>
      </w:r>
    </w:p>
    <w:p w14:paraId="2E7E2FA1" w14:textId="77777777" w:rsidR="00A63239" w:rsidRPr="00B165B7" w:rsidRDefault="00A63239" w:rsidP="00A63239">
      <w:pPr>
        <w:numPr>
          <w:ilvl w:val="1"/>
          <w:numId w:val="10"/>
        </w:numPr>
        <w:tabs>
          <w:tab w:val="left" w:pos="2539"/>
          <w:tab w:val="left" w:pos="2540"/>
        </w:tabs>
        <w:rPr>
          <w:sz w:val="24"/>
          <w:szCs w:val="24"/>
        </w:rPr>
      </w:pPr>
      <w:ins w:id="37" w:author="Author">
        <w:r w:rsidRPr="001B5B1A">
          <w:rPr>
            <w:sz w:val="24"/>
            <w:szCs w:val="24"/>
          </w:rPr>
          <w:t>A festival shall not be held in a common consumption area during the hours of operation of the common consumption area.</w:t>
        </w:r>
      </w:ins>
    </w:p>
    <w:p w14:paraId="39F5F401" w14:textId="77777777" w:rsidR="00A63239" w:rsidRPr="00B165B7" w:rsidRDefault="00A63239" w:rsidP="00A63239">
      <w:pPr>
        <w:numPr>
          <w:ilvl w:val="0"/>
          <w:numId w:val="10"/>
        </w:numPr>
        <w:tabs>
          <w:tab w:val="left" w:pos="1099"/>
          <w:tab w:val="left" w:pos="1100"/>
        </w:tabs>
        <w:rPr>
          <w:sz w:val="24"/>
          <w:szCs w:val="24"/>
        </w:rPr>
      </w:pPr>
      <w:r w:rsidRPr="001B5B1A">
        <w:rPr>
          <w:rFonts w:ascii="Times New Roman"/>
          <w:spacing w:val="-50"/>
          <w:sz w:val="24"/>
          <w:szCs w:val="24"/>
          <w:u w:val="thick"/>
        </w:rPr>
        <w:t xml:space="preserve"> </w:t>
      </w:r>
      <w:r w:rsidRPr="001B5B1A">
        <w:rPr>
          <w:sz w:val="24"/>
          <w:szCs w:val="24"/>
          <w:u w:val="thick"/>
        </w:rPr>
        <w:t>Initial Festival Permit</w:t>
      </w:r>
      <w:r w:rsidRPr="001B5B1A">
        <w:rPr>
          <w:spacing w:val="-4"/>
          <w:sz w:val="24"/>
          <w:szCs w:val="24"/>
          <w:u w:val="thick"/>
        </w:rPr>
        <w:t xml:space="preserve"> </w:t>
      </w:r>
      <w:r w:rsidRPr="001B5B1A">
        <w:rPr>
          <w:sz w:val="24"/>
          <w:szCs w:val="24"/>
          <w:u w:val="thick"/>
        </w:rPr>
        <w:t>Application</w:t>
      </w:r>
    </w:p>
    <w:p w14:paraId="2B9E8CE7" w14:textId="77777777" w:rsidR="00A63239" w:rsidRPr="00B165B7" w:rsidRDefault="00A63239" w:rsidP="00A63239">
      <w:pPr>
        <w:numPr>
          <w:ilvl w:val="1"/>
          <w:numId w:val="10"/>
        </w:numPr>
        <w:tabs>
          <w:tab w:val="left" w:pos="1819"/>
          <w:tab w:val="left" w:pos="1820"/>
        </w:tabs>
        <w:rPr>
          <w:sz w:val="24"/>
          <w:szCs w:val="24"/>
        </w:rPr>
      </w:pPr>
      <w:r w:rsidRPr="001B5B1A">
        <w:rPr>
          <w:sz w:val="24"/>
          <w:szCs w:val="24"/>
        </w:rPr>
        <w:t xml:space="preserve">Only licensees listed in Regulation 47-405(A) may file a festival permit application with the state licensing </w:t>
      </w:r>
      <w:r w:rsidRPr="001B5B1A">
        <w:rPr>
          <w:spacing w:val="-3"/>
          <w:sz w:val="24"/>
          <w:szCs w:val="24"/>
        </w:rPr>
        <w:t xml:space="preserve">authority. </w:t>
      </w:r>
      <w:r w:rsidRPr="001B5B1A">
        <w:rPr>
          <w:sz w:val="24"/>
          <w:szCs w:val="24"/>
        </w:rPr>
        <w:t xml:space="preserve">The initial festival permit application must be filed with the state licensing </w:t>
      </w:r>
      <w:r w:rsidRPr="001B5B1A">
        <w:rPr>
          <w:spacing w:val="-3"/>
          <w:sz w:val="24"/>
          <w:szCs w:val="24"/>
        </w:rPr>
        <w:t xml:space="preserve">authority, </w:t>
      </w:r>
      <w:r w:rsidRPr="001B5B1A">
        <w:rPr>
          <w:sz w:val="24"/>
          <w:szCs w:val="24"/>
        </w:rPr>
        <w:t xml:space="preserve">and, if applicable the local licensing </w:t>
      </w:r>
      <w:r w:rsidRPr="001B5B1A">
        <w:rPr>
          <w:spacing w:val="-3"/>
          <w:sz w:val="24"/>
          <w:szCs w:val="24"/>
        </w:rPr>
        <w:t xml:space="preserve">authority, </w:t>
      </w:r>
      <w:r w:rsidRPr="001B5B1A">
        <w:rPr>
          <w:sz w:val="24"/>
          <w:szCs w:val="24"/>
        </w:rPr>
        <w:t>at least thirty (30) calendar days before the date the first festival is to be held, and must</w:t>
      </w:r>
      <w:r w:rsidRPr="001B5B1A">
        <w:rPr>
          <w:spacing w:val="-25"/>
          <w:sz w:val="24"/>
          <w:szCs w:val="24"/>
        </w:rPr>
        <w:t xml:space="preserve"> </w:t>
      </w:r>
      <w:r w:rsidRPr="001B5B1A">
        <w:rPr>
          <w:sz w:val="24"/>
          <w:szCs w:val="24"/>
        </w:rPr>
        <w:t>include:</w:t>
      </w:r>
    </w:p>
    <w:p w14:paraId="7C9038C8"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The eligible license type and license number of the festival permit</w:t>
      </w:r>
      <w:r w:rsidRPr="001B5B1A">
        <w:rPr>
          <w:spacing w:val="-31"/>
          <w:sz w:val="24"/>
          <w:szCs w:val="24"/>
        </w:rPr>
        <w:t xml:space="preserve"> </w:t>
      </w:r>
      <w:r w:rsidRPr="001B5B1A">
        <w:rPr>
          <w:sz w:val="24"/>
          <w:szCs w:val="24"/>
        </w:rPr>
        <w:t>applicant;</w:t>
      </w:r>
    </w:p>
    <w:p w14:paraId="43DF39B5"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A description of the licensed premises for the first festival, including whether the licensed</w:t>
      </w:r>
      <w:r w:rsidRPr="001B5B1A">
        <w:rPr>
          <w:spacing w:val="-6"/>
          <w:sz w:val="24"/>
          <w:szCs w:val="24"/>
        </w:rPr>
        <w:t xml:space="preserve"> </w:t>
      </w:r>
      <w:r w:rsidRPr="001B5B1A">
        <w:rPr>
          <w:sz w:val="24"/>
          <w:szCs w:val="24"/>
        </w:rPr>
        <w:t>premises</w:t>
      </w:r>
      <w:r w:rsidRPr="001B5B1A">
        <w:rPr>
          <w:spacing w:val="-5"/>
          <w:sz w:val="24"/>
          <w:szCs w:val="24"/>
        </w:rPr>
        <w:t xml:space="preserve"> </w:t>
      </w:r>
      <w:r w:rsidRPr="001B5B1A">
        <w:rPr>
          <w:sz w:val="24"/>
          <w:szCs w:val="24"/>
        </w:rPr>
        <w:t>for</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festival</w:t>
      </w:r>
      <w:r w:rsidRPr="001B5B1A">
        <w:rPr>
          <w:spacing w:val="-5"/>
          <w:sz w:val="24"/>
          <w:szCs w:val="24"/>
        </w:rPr>
        <w:t xml:space="preserve"> </w:t>
      </w:r>
      <w:proofErr w:type="gramStart"/>
      <w:r w:rsidRPr="001B5B1A">
        <w:rPr>
          <w:sz w:val="24"/>
          <w:szCs w:val="24"/>
        </w:rPr>
        <w:t>is</w:t>
      </w:r>
      <w:proofErr w:type="gramEnd"/>
      <w:r w:rsidRPr="001B5B1A">
        <w:rPr>
          <w:spacing w:val="-6"/>
          <w:sz w:val="24"/>
          <w:szCs w:val="24"/>
        </w:rPr>
        <w:t xml:space="preserve"> </w:t>
      </w:r>
      <w:r w:rsidRPr="001B5B1A">
        <w:rPr>
          <w:sz w:val="24"/>
          <w:szCs w:val="24"/>
        </w:rPr>
        <w:t>located</w:t>
      </w:r>
      <w:r w:rsidRPr="001B5B1A">
        <w:rPr>
          <w:spacing w:val="-5"/>
          <w:sz w:val="24"/>
          <w:szCs w:val="24"/>
        </w:rPr>
        <w:t xml:space="preserve"> </w:t>
      </w:r>
      <w:r w:rsidRPr="001B5B1A">
        <w:rPr>
          <w:sz w:val="24"/>
          <w:szCs w:val="24"/>
        </w:rPr>
        <w:t>on</w:t>
      </w:r>
      <w:r w:rsidRPr="001B5B1A">
        <w:rPr>
          <w:spacing w:val="-5"/>
          <w:sz w:val="24"/>
          <w:szCs w:val="24"/>
        </w:rPr>
        <w:t xml:space="preserve"> </w:t>
      </w:r>
      <w:r w:rsidRPr="001B5B1A">
        <w:rPr>
          <w:sz w:val="24"/>
          <w:szCs w:val="24"/>
        </w:rPr>
        <w:t>an</w:t>
      </w:r>
      <w:r w:rsidRPr="001B5B1A">
        <w:rPr>
          <w:spacing w:val="-5"/>
          <w:sz w:val="24"/>
          <w:szCs w:val="24"/>
        </w:rPr>
        <w:t xml:space="preserve"> </w:t>
      </w:r>
      <w:r w:rsidRPr="001B5B1A">
        <w:rPr>
          <w:sz w:val="24"/>
          <w:szCs w:val="24"/>
        </w:rPr>
        <w:t>existing</w:t>
      </w:r>
      <w:r w:rsidRPr="001B5B1A">
        <w:rPr>
          <w:spacing w:val="-5"/>
          <w:sz w:val="24"/>
          <w:szCs w:val="24"/>
        </w:rPr>
        <w:t xml:space="preserve"> </w:t>
      </w:r>
      <w:r w:rsidRPr="001B5B1A">
        <w:rPr>
          <w:sz w:val="24"/>
          <w:szCs w:val="24"/>
        </w:rPr>
        <w:t>licensed</w:t>
      </w:r>
      <w:r w:rsidRPr="001B5B1A">
        <w:rPr>
          <w:spacing w:val="-6"/>
          <w:sz w:val="24"/>
          <w:szCs w:val="24"/>
        </w:rPr>
        <w:t xml:space="preserve"> </w:t>
      </w:r>
      <w:r w:rsidRPr="001B5B1A">
        <w:rPr>
          <w:sz w:val="24"/>
          <w:szCs w:val="24"/>
        </w:rPr>
        <w:t>premises</w:t>
      </w:r>
      <w:r w:rsidRPr="001B5B1A">
        <w:rPr>
          <w:spacing w:val="-5"/>
          <w:sz w:val="24"/>
          <w:szCs w:val="24"/>
        </w:rPr>
        <w:t xml:space="preserve"> </w:t>
      </w:r>
      <w:r w:rsidRPr="001B5B1A">
        <w:rPr>
          <w:sz w:val="24"/>
          <w:szCs w:val="24"/>
        </w:rPr>
        <w:t>that</w:t>
      </w:r>
      <w:r w:rsidRPr="001B5B1A">
        <w:rPr>
          <w:spacing w:val="-5"/>
          <w:sz w:val="24"/>
          <w:szCs w:val="24"/>
        </w:rPr>
        <w:t xml:space="preserve"> </w:t>
      </w:r>
      <w:proofErr w:type="gramStart"/>
      <w:r w:rsidRPr="001B5B1A">
        <w:rPr>
          <w:sz w:val="24"/>
          <w:szCs w:val="24"/>
        </w:rPr>
        <w:t>has</w:t>
      </w:r>
      <w:proofErr w:type="gramEnd"/>
      <w:r w:rsidRPr="001B5B1A">
        <w:rPr>
          <w:sz w:val="24"/>
          <w:szCs w:val="24"/>
        </w:rPr>
        <w:t xml:space="preserve"> been</w:t>
      </w:r>
      <w:r w:rsidRPr="001B5B1A">
        <w:rPr>
          <w:spacing w:val="-2"/>
          <w:sz w:val="24"/>
          <w:szCs w:val="24"/>
        </w:rPr>
        <w:t xml:space="preserve"> </w:t>
      </w:r>
      <w:r w:rsidRPr="001B5B1A">
        <w:rPr>
          <w:sz w:val="24"/>
          <w:szCs w:val="24"/>
        </w:rPr>
        <w:t>modified;</w:t>
      </w:r>
    </w:p>
    <w:p w14:paraId="65B5A1B4"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lastRenderedPageBreak/>
        <w:t>The date of the first</w:t>
      </w:r>
      <w:r w:rsidRPr="001B5B1A">
        <w:rPr>
          <w:spacing w:val="-6"/>
          <w:sz w:val="24"/>
          <w:szCs w:val="24"/>
        </w:rPr>
        <w:t xml:space="preserve"> </w:t>
      </w:r>
      <w:r w:rsidRPr="001B5B1A">
        <w:rPr>
          <w:sz w:val="24"/>
          <w:szCs w:val="24"/>
        </w:rPr>
        <w:t>festival;</w:t>
      </w:r>
    </w:p>
    <w:p w14:paraId="04096523"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Duration of the festival, which cannot exceed seventy-two (72)</w:t>
      </w:r>
      <w:r w:rsidRPr="001B5B1A">
        <w:rPr>
          <w:spacing w:val="-21"/>
          <w:sz w:val="24"/>
          <w:szCs w:val="24"/>
        </w:rPr>
        <w:t xml:space="preserve"> </w:t>
      </w:r>
      <w:r w:rsidRPr="001B5B1A">
        <w:rPr>
          <w:sz w:val="24"/>
          <w:szCs w:val="24"/>
        </w:rPr>
        <w:t>hours;</w:t>
      </w:r>
    </w:p>
    <w:p w14:paraId="7779B505"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A processing fee of fifty dollars</w:t>
      </w:r>
      <w:r w:rsidRPr="001B5B1A">
        <w:rPr>
          <w:spacing w:val="-9"/>
          <w:sz w:val="24"/>
          <w:szCs w:val="24"/>
        </w:rPr>
        <w:t xml:space="preserve"> </w:t>
      </w:r>
      <w:r w:rsidRPr="001B5B1A">
        <w:rPr>
          <w:sz w:val="24"/>
          <w:szCs w:val="24"/>
        </w:rPr>
        <w:t>($50.00);</w:t>
      </w:r>
    </w:p>
    <w:p w14:paraId="132281B2"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Contact</w:t>
      </w:r>
      <w:r w:rsidRPr="001B5B1A">
        <w:rPr>
          <w:spacing w:val="-7"/>
          <w:sz w:val="24"/>
          <w:szCs w:val="24"/>
        </w:rPr>
        <w:t xml:space="preserve"> </w:t>
      </w:r>
      <w:r w:rsidRPr="001B5B1A">
        <w:rPr>
          <w:sz w:val="24"/>
          <w:szCs w:val="24"/>
        </w:rPr>
        <w:t>information</w:t>
      </w:r>
      <w:r w:rsidRPr="001B5B1A">
        <w:rPr>
          <w:spacing w:val="-6"/>
          <w:sz w:val="24"/>
          <w:szCs w:val="24"/>
        </w:rPr>
        <w:t xml:space="preserve"> </w:t>
      </w:r>
      <w:r w:rsidRPr="001B5B1A">
        <w:rPr>
          <w:sz w:val="24"/>
          <w:szCs w:val="24"/>
        </w:rPr>
        <w:t>of</w:t>
      </w:r>
      <w:r w:rsidRPr="001B5B1A">
        <w:rPr>
          <w:spacing w:val="-7"/>
          <w:sz w:val="24"/>
          <w:szCs w:val="24"/>
        </w:rPr>
        <w:t xml:space="preserve"> </w:t>
      </w:r>
      <w:r w:rsidRPr="001B5B1A">
        <w:rPr>
          <w:sz w:val="24"/>
          <w:szCs w:val="24"/>
        </w:rPr>
        <w:t>a</w:t>
      </w:r>
      <w:r w:rsidRPr="001B5B1A">
        <w:rPr>
          <w:spacing w:val="-6"/>
          <w:sz w:val="24"/>
          <w:szCs w:val="24"/>
        </w:rPr>
        <w:t xml:space="preserve"> </w:t>
      </w:r>
      <w:r w:rsidRPr="001B5B1A">
        <w:rPr>
          <w:sz w:val="24"/>
          <w:szCs w:val="24"/>
        </w:rPr>
        <w:t>primary</w:t>
      </w:r>
      <w:r w:rsidRPr="001B5B1A">
        <w:rPr>
          <w:spacing w:val="-7"/>
          <w:sz w:val="24"/>
          <w:szCs w:val="24"/>
        </w:rPr>
        <w:t xml:space="preserve"> </w:t>
      </w:r>
      <w:r w:rsidRPr="001B5B1A">
        <w:rPr>
          <w:sz w:val="24"/>
          <w:szCs w:val="24"/>
        </w:rPr>
        <w:t>contact</w:t>
      </w:r>
      <w:r w:rsidRPr="001B5B1A">
        <w:rPr>
          <w:spacing w:val="-6"/>
          <w:sz w:val="24"/>
          <w:szCs w:val="24"/>
        </w:rPr>
        <w:t xml:space="preserve"> </w:t>
      </w:r>
      <w:r w:rsidRPr="001B5B1A">
        <w:rPr>
          <w:sz w:val="24"/>
          <w:szCs w:val="24"/>
        </w:rPr>
        <w:t>for</w:t>
      </w:r>
      <w:r w:rsidRPr="001B5B1A">
        <w:rPr>
          <w:spacing w:val="-6"/>
          <w:sz w:val="24"/>
          <w:szCs w:val="24"/>
        </w:rPr>
        <w:t xml:space="preserve"> </w:t>
      </w:r>
      <w:r w:rsidRPr="001B5B1A">
        <w:rPr>
          <w:sz w:val="24"/>
          <w:szCs w:val="24"/>
        </w:rPr>
        <w:t>each</w:t>
      </w:r>
      <w:r w:rsidRPr="001B5B1A">
        <w:rPr>
          <w:spacing w:val="-7"/>
          <w:sz w:val="24"/>
          <w:szCs w:val="24"/>
        </w:rPr>
        <w:t xml:space="preserve"> </w:t>
      </w:r>
      <w:r w:rsidRPr="001B5B1A">
        <w:rPr>
          <w:sz w:val="24"/>
          <w:szCs w:val="24"/>
        </w:rPr>
        <w:t>participating</w:t>
      </w:r>
      <w:r w:rsidRPr="001B5B1A">
        <w:rPr>
          <w:spacing w:val="-6"/>
          <w:sz w:val="24"/>
          <w:szCs w:val="24"/>
        </w:rPr>
        <w:t xml:space="preserve"> </w:t>
      </w:r>
      <w:r w:rsidRPr="001B5B1A">
        <w:rPr>
          <w:sz w:val="24"/>
          <w:szCs w:val="24"/>
        </w:rPr>
        <w:t>licensee</w:t>
      </w:r>
      <w:r w:rsidRPr="001B5B1A">
        <w:rPr>
          <w:spacing w:val="-7"/>
          <w:sz w:val="24"/>
          <w:szCs w:val="24"/>
        </w:rPr>
        <w:t xml:space="preserve"> </w:t>
      </w:r>
      <w:r w:rsidRPr="001B5B1A">
        <w:rPr>
          <w:sz w:val="24"/>
          <w:szCs w:val="24"/>
        </w:rPr>
        <w:t>including name, title, phone number and email</w:t>
      </w:r>
      <w:r w:rsidRPr="001B5B1A">
        <w:rPr>
          <w:spacing w:val="-9"/>
          <w:sz w:val="24"/>
          <w:szCs w:val="24"/>
        </w:rPr>
        <w:t xml:space="preserve"> </w:t>
      </w:r>
      <w:r w:rsidRPr="001B5B1A">
        <w:rPr>
          <w:sz w:val="24"/>
          <w:szCs w:val="24"/>
        </w:rPr>
        <w:t>address;</w:t>
      </w:r>
    </w:p>
    <w:p w14:paraId="2DD64D53"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Any</w:t>
      </w:r>
      <w:r w:rsidRPr="001B5B1A">
        <w:rPr>
          <w:spacing w:val="-5"/>
          <w:sz w:val="24"/>
          <w:szCs w:val="24"/>
        </w:rPr>
        <w:t xml:space="preserve"> </w:t>
      </w:r>
      <w:r w:rsidRPr="001B5B1A">
        <w:rPr>
          <w:sz w:val="24"/>
          <w:szCs w:val="24"/>
        </w:rPr>
        <w:t>special</w:t>
      </w:r>
      <w:r w:rsidRPr="001B5B1A">
        <w:rPr>
          <w:spacing w:val="-5"/>
          <w:sz w:val="24"/>
          <w:szCs w:val="24"/>
        </w:rPr>
        <w:t xml:space="preserve"> </w:t>
      </w:r>
      <w:r w:rsidRPr="001B5B1A">
        <w:rPr>
          <w:sz w:val="24"/>
          <w:szCs w:val="24"/>
        </w:rPr>
        <w:t>event</w:t>
      </w:r>
      <w:r w:rsidRPr="001B5B1A">
        <w:rPr>
          <w:spacing w:val="-5"/>
          <w:sz w:val="24"/>
          <w:szCs w:val="24"/>
        </w:rPr>
        <w:t xml:space="preserve"> </w:t>
      </w:r>
      <w:r w:rsidRPr="001B5B1A">
        <w:rPr>
          <w:sz w:val="24"/>
          <w:szCs w:val="24"/>
        </w:rPr>
        <w:t>permit</w:t>
      </w:r>
      <w:r w:rsidRPr="001B5B1A">
        <w:rPr>
          <w:spacing w:val="-4"/>
          <w:sz w:val="24"/>
          <w:szCs w:val="24"/>
        </w:rPr>
        <w:t xml:space="preserve"> </w:t>
      </w:r>
      <w:r w:rsidRPr="001B5B1A">
        <w:rPr>
          <w:sz w:val="24"/>
          <w:szCs w:val="24"/>
        </w:rPr>
        <w:t>application</w:t>
      </w:r>
      <w:r w:rsidRPr="001B5B1A">
        <w:rPr>
          <w:spacing w:val="-5"/>
          <w:sz w:val="24"/>
          <w:szCs w:val="24"/>
        </w:rPr>
        <w:t xml:space="preserve"> </w:t>
      </w:r>
      <w:r w:rsidRPr="001B5B1A">
        <w:rPr>
          <w:sz w:val="24"/>
          <w:szCs w:val="24"/>
        </w:rPr>
        <w:t>that</w:t>
      </w:r>
      <w:r w:rsidRPr="001B5B1A">
        <w:rPr>
          <w:spacing w:val="-5"/>
          <w:sz w:val="24"/>
          <w:szCs w:val="24"/>
        </w:rPr>
        <w:t xml:space="preserve"> </w:t>
      </w:r>
      <w:r w:rsidRPr="001B5B1A">
        <w:rPr>
          <w:sz w:val="24"/>
          <w:szCs w:val="24"/>
        </w:rPr>
        <w:t>has</w:t>
      </w:r>
      <w:r w:rsidRPr="001B5B1A">
        <w:rPr>
          <w:spacing w:val="-5"/>
          <w:sz w:val="24"/>
          <w:szCs w:val="24"/>
        </w:rPr>
        <w:t xml:space="preserve"> </w:t>
      </w:r>
      <w:r w:rsidRPr="001B5B1A">
        <w:rPr>
          <w:sz w:val="24"/>
          <w:szCs w:val="24"/>
        </w:rPr>
        <w:t>been</w:t>
      </w:r>
      <w:r w:rsidRPr="001B5B1A">
        <w:rPr>
          <w:spacing w:val="-4"/>
          <w:sz w:val="24"/>
          <w:szCs w:val="24"/>
        </w:rPr>
        <w:t xml:space="preserve"> </w:t>
      </w:r>
      <w:r w:rsidRPr="001B5B1A">
        <w:rPr>
          <w:sz w:val="24"/>
          <w:szCs w:val="24"/>
        </w:rPr>
        <w:t>or</w:t>
      </w:r>
      <w:r w:rsidRPr="001B5B1A">
        <w:rPr>
          <w:spacing w:val="-5"/>
          <w:sz w:val="24"/>
          <w:szCs w:val="24"/>
        </w:rPr>
        <w:t xml:space="preserve"> </w:t>
      </w:r>
      <w:r w:rsidRPr="001B5B1A">
        <w:rPr>
          <w:sz w:val="24"/>
          <w:szCs w:val="24"/>
        </w:rPr>
        <w:t>will</w:t>
      </w:r>
      <w:r w:rsidRPr="001B5B1A">
        <w:rPr>
          <w:spacing w:val="-5"/>
          <w:sz w:val="24"/>
          <w:szCs w:val="24"/>
        </w:rPr>
        <w:t xml:space="preserve"> </w:t>
      </w:r>
      <w:r w:rsidRPr="001B5B1A">
        <w:rPr>
          <w:sz w:val="24"/>
          <w:szCs w:val="24"/>
        </w:rPr>
        <w:t>be</w:t>
      </w:r>
      <w:r w:rsidRPr="001B5B1A">
        <w:rPr>
          <w:spacing w:val="-4"/>
          <w:sz w:val="24"/>
          <w:szCs w:val="24"/>
        </w:rPr>
        <w:t xml:space="preserve"> </w:t>
      </w:r>
      <w:r w:rsidRPr="001B5B1A">
        <w:rPr>
          <w:sz w:val="24"/>
          <w:szCs w:val="24"/>
        </w:rPr>
        <w:t>filed</w:t>
      </w:r>
      <w:r w:rsidRPr="001B5B1A">
        <w:rPr>
          <w:spacing w:val="-5"/>
          <w:sz w:val="24"/>
          <w:szCs w:val="24"/>
        </w:rPr>
        <w:t xml:space="preserve"> </w:t>
      </w:r>
      <w:r w:rsidRPr="001B5B1A">
        <w:rPr>
          <w:sz w:val="24"/>
          <w:szCs w:val="24"/>
        </w:rPr>
        <w:t>in</w:t>
      </w:r>
      <w:r w:rsidRPr="001B5B1A">
        <w:rPr>
          <w:spacing w:val="-5"/>
          <w:sz w:val="24"/>
          <w:szCs w:val="24"/>
        </w:rPr>
        <w:t xml:space="preserve"> </w:t>
      </w:r>
      <w:r w:rsidRPr="001B5B1A">
        <w:rPr>
          <w:sz w:val="24"/>
          <w:szCs w:val="24"/>
        </w:rPr>
        <w:t>connection</w:t>
      </w:r>
      <w:r w:rsidRPr="001B5B1A">
        <w:rPr>
          <w:spacing w:val="-5"/>
          <w:sz w:val="24"/>
          <w:szCs w:val="24"/>
        </w:rPr>
        <w:t xml:space="preserve"> </w:t>
      </w:r>
      <w:r w:rsidRPr="001B5B1A">
        <w:rPr>
          <w:sz w:val="24"/>
          <w:szCs w:val="24"/>
        </w:rPr>
        <w:t>with the</w:t>
      </w:r>
      <w:r w:rsidRPr="001B5B1A">
        <w:rPr>
          <w:spacing w:val="-2"/>
          <w:sz w:val="24"/>
          <w:szCs w:val="24"/>
        </w:rPr>
        <w:t xml:space="preserve"> </w:t>
      </w:r>
      <w:r w:rsidRPr="001B5B1A">
        <w:rPr>
          <w:sz w:val="24"/>
          <w:szCs w:val="24"/>
        </w:rPr>
        <w:t>festival;</w:t>
      </w:r>
    </w:p>
    <w:p w14:paraId="116143D2"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Confirmation</w:t>
      </w:r>
      <w:r w:rsidRPr="001B5B1A">
        <w:rPr>
          <w:spacing w:val="-7"/>
          <w:sz w:val="24"/>
          <w:szCs w:val="24"/>
        </w:rPr>
        <w:t xml:space="preserve"> </w:t>
      </w:r>
      <w:r w:rsidRPr="001B5B1A">
        <w:rPr>
          <w:sz w:val="24"/>
          <w:szCs w:val="24"/>
        </w:rPr>
        <w:t>that</w:t>
      </w:r>
      <w:r w:rsidRPr="001B5B1A">
        <w:rPr>
          <w:spacing w:val="-6"/>
          <w:sz w:val="24"/>
          <w:szCs w:val="24"/>
        </w:rPr>
        <w:t xml:space="preserve"> </w:t>
      </w:r>
      <w:r w:rsidRPr="001B5B1A">
        <w:rPr>
          <w:sz w:val="24"/>
          <w:szCs w:val="24"/>
        </w:rPr>
        <w:t>the</w:t>
      </w:r>
      <w:r w:rsidRPr="001B5B1A">
        <w:rPr>
          <w:spacing w:val="-6"/>
          <w:sz w:val="24"/>
          <w:szCs w:val="24"/>
        </w:rPr>
        <w:t xml:space="preserve"> </w:t>
      </w:r>
      <w:r w:rsidRPr="001B5B1A">
        <w:rPr>
          <w:sz w:val="24"/>
          <w:szCs w:val="24"/>
        </w:rPr>
        <w:t>applicant</w:t>
      </w:r>
      <w:r w:rsidRPr="001B5B1A">
        <w:rPr>
          <w:spacing w:val="-6"/>
          <w:sz w:val="24"/>
          <w:szCs w:val="24"/>
        </w:rPr>
        <w:t xml:space="preserve"> </w:t>
      </w:r>
      <w:r w:rsidRPr="001B5B1A">
        <w:rPr>
          <w:sz w:val="24"/>
          <w:szCs w:val="24"/>
        </w:rPr>
        <w:t>has</w:t>
      </w:r>
      <w:r w:rsidRPr="001B5B1A">
        <w:rPr>
          <w:spacing w:val="-7"/>
          <w:sz w:val="24"/>
          <w:szCs w:val="24"/>
        </w:rPr>
        <w:t xml:space="preserve"> </w:t>
      </w:r>
      <w:r w:rsidRPr="001B5B1A">
        <w:rPr>
          <w:sz w:val="24"/>
          <w:szCs w:val="24"/>
        </w:rPr>
        <w:t>provided</w:t>
      </w:r>
      <w:r w:rsidRPr="001B5B1A">
        <w:rPr>
          <w:spacing w:val="-6"/>
          <w:sz w:val="24"/>
          <w:szCs w:val="24"/>
        </w:rPr>
        <w:t xml:space="preserve"> </w:t>
      </w:r>
      <w:r w:rsidRPr="001B5B1A">
        <w:rPr>
          <w:sz w:val="24"/>
          <w:szCs w:val="24"/>
        </w:rPr>
        <w:t>notification</w:t>
      </w:r>
      <w:r w:rsidRPr="001B5B1A">
        <w:rPr>
          <w:spacing w:val="-6"/>
          <w:sz w:val="24"/>
          <w:szCs w:val="24"/>
        </w:rPr>
        <w:t xml:space="preserve"> </w:t>
      </w:r>
      <w:r w:rsidRPr="001B5B1A">
        <w:rPr>
          <w:sz w:val="24"/>
          <w:szCs w:val="24"/>
        </w:rPr>
        <w:t>to</w:t>
      </w:r>
      <w:r w:rsidRPr="001B5B1A">
        <w:rPr>
          <w:spacing w:val="-6"/>
          <w:sz w:val="24"/>
          <w:szCs w:val="24"/>
        </w:rPr>
        <w:t xml:space="preserve"> </w:t>
      </w:r>
      <w:r w:rsidRPr="001B5B1A">
        <w:rPr>
          <w:sz w:val="24"/>
          <w:szCs w:val="24"/>
        </w:rPr>
        <w:t>the</w:t>
      </w:r>
      <w:r w:rsidRPr="001B5B1A">
        <w:rPr>
          <w:spacing w:val="-7"/>
          <w:sz w:val="24"/>
          <w:szCs w:val="24"/>
        </w:rPr>
        <w:t xml:space="preserve"> </w:t>
      </w:r>
      <w:r w:rsidRPr="001B5B1A">
        <w:rPr>
          <w:sz w:val="24"/>
          <w:szCs w:val="24"/>
        </w:rPr>
        <w:t>local</w:t>
      </w:r>
      <w:r w:rsidRPr="001B5B1A">
        <w:rPr>
          <w:spacing w:val="-6"/>
          <w:sz w:val="24"/>
          <w:szCs w:val="24"/>
        </w:rPr>
        <w:t xml:space="preserve"> </w:t>
      </w:r>
      <w:r w:rsidRPr="001B5B1A">
        <w:rPr>
          <w:sz w:val="24"/>
          <w:szCs w:val="24"/>
        </w:rPr>
        <w:t>licensing authority of the location and date of the initial</w:t>
      </w:r>
      <w:r w:rsidRPr="001B5B1A">
        <w:rPr>
          <w:spacing w:val="-17"/>
          <w:sz w:val="24"/>
          <w:szCs w:val="24"/>
        </w:rPr>
        <w:t xml:space="preserve"> </w:t>
      </w:r>
      <w:r w:rsidRPr="001B5B1A">
        <w:rPr>
          <w:sz w:val="24"/>
          <w:szCs w:val="24"/>
        </w:rPr>
        <w:t>festival;</w:t>
      </w:r>
    </w:p>
    <w:p w14:paraId="5B737A85"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A</w:t>
      </w:r>
      <w:r w:rsidRPr="001B5B1A">
        <w:rPr>
          <w:spacing w:val="-5"/>
          <w:sz w:val="24"/>
          <w:szCs w:val="24"/>
        </w:rPr>
        <w:t xml:space="preserve"> </w:t>
      </w:r>
      <w:r w:rsidRPr="001B5B1A">
        <w:rPr>
          <w:sz w:val="24"/>
          <w:szCs w:val="24"/>
        </w:rPr>
        <w:t>security</w:t>
      </w:r>
      <w:r w:rsidRPr="001B5B1A">
        <w:rPr>
          <w:spacing w:val="-4"/>
          <w:sz w:val="24"/>
          <w:szCs w:val="24"/>
        </w:rPr>
        <w:t xml:space="preserve"> </w:t>
      </w:r>
      <w:r w:rsidRPr="001B5B1A">
        <w:rPr>
          <w:sz w:val="24"/>
          <w:szCs w:val="24"/>
        </w:rPr>
        <w:t>and</w:t>
      </w:r>
      <w:r w:rsidRPr="001B5B1A">
        <w:rPr>
          <w:spacing w:val="-4"/>
          <w:sz w:val="24"/>
          <w:szCs w:val="24"/>
        </w:rPr>
        <w:t xml:space="preserve"> </w:t>
      </w:r>
      <w:r w:rsidRPr="001B5B1A">
        <w:rPr>
          <w:sz w:val="24"/>
          <w:szCs w:val="24"/>
        </w:rPr>
        <w:t>control</w:t>
      </w:r>
      <w:r w:rsidRPr="001B5B1A">
        <w:rPr>
          <w:spacing w:val="-4"/>
          <w:sz w:val="24"/>
          <w:szCs w:val="24"/>
        </w:rPr>
        <w:t xml:space="preserve"> </w:t>
      </w:r>
      <w:r w:rsidRPr="001B5B1A">
        <w:rPr>
          <w:sz w:val="24"/>
          <w:szCs w:val="24"/>
        </w:rPr>
        <w:t>plan,</w:t>
      </w:r>
      <w:r w:rsidRPr="001B5B1A">
        <w:rPr>
          <w:spacing w:val="-4"/>
          <w:sz w:val="24"/>
          <w:szCs w:val="24"/>
        </w:rPr>
        <w:t xml:space="preserve"> </w:t>
      </w:r>
      <w:r w:rsidRPr="001B5B1A">
        <w:rPr>
          <w:sz w:val="24"/>
          <w:szCs w:val="24"/>
        </w:rPr>
        <w:t>which</w:t>
      </w:r>
      <w:r w:rsidRPr="001B5B1A">
        <w:rPr>
          <w:spacing w:val="-4"/>
          <w:sz w:val="24"/>
          <w:szCs w:val="24"/>
        </w:rPr>
        <w:t xml:space="preserve"> </w:t>
      </w:r>
      <w:r w:rsidRPr="001B5B1A">
        <w:rPr>
          <w:sz w:val="24"/>
          <w:szCs w:val="24"/>
        </w:rPr>
        <w:t>must</w:t>
      </w:r>
      <w:r w:rsidRPr="001B5B1A">
        <w:rPr>
          <w:spacing w:val="-4"/>
          <w:sz w:val="24"/>
          <w:szCs w:val="24"/>
        </w:rPr>
        <w:t xml:space="preserve"> </w:t>
      </w:r>
      <w:r w:rsidRPr="001B5B1A">
        <w:rPr>
          <w:sz w:val="24"/>
          <w:szCs w:val="24"/>
        </w:rPr>
        <w:t>be</w:t>
      </w:r>
      <w:r w:rsidRPr="001B5B1A">
        <w:rPr>
          <w:spacing w:val="-4"/>
          <w:sz w:val="24"/>
          <w:szCs w:val="24"/>
        </w:rPr>
        <w:t xml:space="preserve"> </w:t>
      </w:r>
      <w:r w:rsidRPr="001B5B1A">
        <w:rPr>
          <w:sz w:val="24"/>
          <w:szCs w:val="24"/>
        </w:rPr>
        <w:t>provided</w:t>
      </w:r>
      <w:r w:rsidRPr="001B5B1A">
        <w:rPr>
          <w:spacing w:val="-4"/>
          <w:sz w:val="24"/>
          <w:szCs w:val="24"/>
        </w:rPr>
        <w:t xml:space="preserve"> </w:t>
      </w:r>
      <w:r w:rsidRPr="001B5B1A">
        <w:rPr>
          <w:sz w:val="24"/>
          <w:szCs w:val="24"/>
        </w:rPr>
        <w:t>to</w:t>
      </w:r>
      <w:r w:rsidRPr="001B5B1A">
        <w:rPr>
          <w:spacing w:val="-5"/>
          <w:sz w:val="24"/>
          <w:szCs w:val="24"/>
        </w:rPr>
        <w:t xml:space="preserve"> </w:t>
      </w:r>
      <w:r w:rsidRPr="001B5B1A">
        <w:rPr>
          <w:sz w:val="24"/>
          <w:szCs w:val="24"/>
        </w:rPr>
        <w:t>and</w:t>
      </w:r>
      <w:r w:rsidRPr="001B5B1A">
        <w:rPr>
          <w:spacing w:val="-4"/>
          <w:sz w:val="24"/>
          <w:szCs w:val="24"/>
        </w:rPr>
        <w:t xml:space="preserve"> </w:t>
      </w:r>
      <w:r w:rsidRPr="001B5B1A">
        <w:rPr>
          <w:sz w:val="24"/>
          <w:szCs w:val="24"/>
        </w:rPr>
        <w:t>agreed</w:t>
      </w:r>
      <w:r w:rsidRPr="001B5B1A">
        <w:rPr>
          <w:spacing w:val="-4"/>
          <w:sz w:val="24"/>
          <w:szCs w:val="24"/>
        </w:rPr>
        <w:t xml:space="preserve"> </w:t>
      </w:r>
      <w:r w:rsidRPr="001B5B1A">
        <w:rPr>
          <w:sz w:val="24"/>
          <w:szCs w:val="24"/>
        </w:rPr>
        <w:t>to</w:t>
      </w:r>
      <w:r w:rsidRPr="001B5B1A">
        <w:rPr>
          <w:spacing w:val="-4"/>
          <w:sz w:val="24"/>
          <w:szCs w:val="24"/>
        </w:rPr>
        <w:t xml:space="preserve"> </w:t>
      </w:r>
      <w:r w:rsidRPr="001B5B1A">
        <w:rPr>
          <w:sz w:val="24"/>
          <w:szCs w:val="24"/>
        </w:rPr>
        <w:t>by</w:t>
      </w:r>
      <w:r w:rsidRPr="001B5B1A">
        <w:rPr>
          <w:spacing w:val="-4"/>
          <w:sz w:val="24"/>
          <w:szCs w:val="24"/>
        </w:rPr>
        <w:t xml:space="preserve"> </w:t>
      </w:r>
      <w:r w:rsidRPr="001B5B1A">
        <w:rPr>
          <w:sz w:val="24"/>
          <w:szCs w:val="24"/>
        </w:rPr>
        <w:t>each participating licensee, which</w:t>
      </w:r>
      <w:r w:rsidRPr="001B5B1A">
        <w:rPr>
          <w:spacing w:val="-5"/>
          <w:sz w:val="24"/>
          <w:szCs w:val="24"/>
        </w:rPr>
        <w:t xml:space="preserve"> </w:t>
      </w:r>
      <w:r w:rsidRPr="001B5B1A">
        <w:rPr>
          <w:sz w:val="24"/>
          <w:szCs w:val="24"/>
        </w:rPr>
        <w:t>specifies:</w:t>
      </w:r>
    </w:p>
    <w:p w14:paraId="78303919" w14:textId="77777777" w:rsidR="00A63239" w:rsidRPr="00B165B7" w:rsidRDefault="00A63239" w:rsidP="00A63239">
      <w:pPr>
        <w:numPr>
          <w:ilvl w:val="3"/>
          <w:numId w:val="10"/>
        </w:numPr>
        <w:tabs>
          <w:tab w:val="left" w:pos="3259"/>
          <w:tab w:val="left" w:pos="3260"/>
        </w:tabs>
        <w:rPr>
          <w:sz w:val="24"/>
          <w:szCs w:val="24"/>
        </w:rPr>
      </w:pPr>
      <w:r w:rsidRPr="001B5B1A">
        <w:rPr>
          <w:sz w:val="24"/>
          <w:szCs w:val="24"/>
        </w:rPr>
        <w:t>Hours of service of alcohol</w:t>
      </w:r>
      <w:r w:rsidRPr="001B5B1A">
        <w:rPr>
          <w:spacing w:val="-7"/>
          <w:sz w:val="24"/>
          <w:szCs w:val="24"/>
        </w:rPr>
        <w:t xml:space="preserve"> </w:t>
      </w:r>
      <w:r w:rsidRPr="001B5B1A">
        <w:rPr>
          <w:sz w:val="24"/>
          <w:szCs w:val="24"/>
        </w:rPr>
        <w:t>beverages;</w:t>
      </w:r>
    </w:p>
    <w:p w14:paraId="6D0B6CCA" w14:textId="77777777" w:rsidR="00A63239" w:rsidRPr="00B165B7" w:rsidRDefault="00A63239" w:rsidP="00A63239">
      <w:pPr>
        <w:numPr>
          <w:ilvl w:val="3"/>
          <w:numId w:val="10"/>
        </w:numPr>
        <w:tabs>
          <w:tab w:val="left" w:pos="3259"/>
          <w:tab w:val="left" w:pos="3260"/>
        </w:tabs>
        <w:rPr>
          <w:sz w:val="24"/>
          <w:szCs w:val="24"/>
        </w:rPr>
      </w:pPr>
      <w:r w:rsidRPr="001B5B1A">
        <w:rPr>
          <w:sz w:val="24"/>
          <w:szCs w:val="24"/>
        </w:rPr>
        <w:t>Entries and</w:t>
      </w:r>
      <w:r w:rsidRPr="001B5B1A">
        <w:rPr>
          <w:spacing w:val="-3"/>
          <w:sz w:val="24"/>
          <w:szCs w:val="24"/>
        </w:rPr>
        <w:t xml:space="preserve"> </w:t>
      </w:r>
      <w:r w:rsidRPr="001B5B1A">
        <w:rPr>
          <w:sz w:val="24"/>
          <w:szCs w:val="24"/>
        </w:rPr>
        <w:t>exits;</w:t>
      </w:r>
    </w:p>
    <w:p w14:paraId="6A597332" w14:textId="77777777" w:rsidR="00A63239" w:rsidRPr="00B165B7" w:rsidRDefault="00A63239" w:rsidP="00A63239">
      <w:pPr>
        <w:numPr>
          <w:ilvl w:val="3"/>
          <w:numId w:val="10"/>
        </w:numPr>
        <w:tabs>
          <w:tab w:val="left" w:pos="3259"/>
          <w:tab w:val="left" w:pos="3260"/>
        </w:tabs>
        <w:rPr>
          <w:sz w:val="24"/>
          <w:szCs w:val="24"/>
        </w:rPr>
      </w:pPr>
      <w:r w:rsidRPr="001B5B1A">
        <w:rPr>
          <w:sz w:val="24"/>
          <w:szCs w:val="24"/>
        </w:rPr>
        <w:t>How</w:t>
      </w:r>
      <w:r w:rsidRPr="001B5B1A">
        <w:rPr>
          <w:spacing w:val="-5"/>
          <w:sz w:val="24"/>
          <w:szCs w:val="24"/>
        </w:rPr>
        <w:t xml:space="preserve"> </w:t>
      </w:r>
      <w:r w:rsidRPr="001B5B1A">
        <w:rPr>
          <w:sz w:val="24"/>
          <w:szCs w:val="24"/>
        </w:rPr>
        <w:t>and</w:t>
      </w:r>
      <w:r w:rsidRPr="001B5B1A">
        <w:rPr>
          <w:spacing w:val="-4"/>
          <w:sz w:val="24"/>
          <w:szCs w:val="24"/>
        </w:rPr>
        <w:t xml:space="preserve"> </w:t>
      </w:r>
      <w:r w:rsidRPr="001B5B1A">
        <w:rPr>
          <w:sz w:val="24"/>
          <w:szCs w:val="24"/>
        </w:rPr>
        <w:t>where</w:t>
      </w:r>
      <w:r w:rsidRPr="001B5B1A">
        <w:rPr>
          <w:spacing w:val="-4"/>
          <w:sz w:val="24"/>
          <w:szCs w:val="24"/>
        </w:rPr>
        <w:t xml:space="preserve"> </w:t>
      </w:r>
      <w:r w:rsidRPr="001B5B1A">
        <w:rPr>
          <w:sz w:val="24"/>
          <w:szCs w:val="24"/>
        </w:rPr>
        <w:t>alcohol</w:t>
      </w:r>
      <w:r w:rsidRPr="001B5B1A">
        <w:rPr>
          <w:spacing w:val="-4"/>
          <w:sz w:val="24"/>
          <w:szCs w:val="24"/>
        </w:rPr>
        <w:t xml:space="preserve"> </w:t>
      </w:r>
      <w:r w:rsidRPr="001B5B1A">
        <w:rPr>
          <w:sz w:val="24"/>
          <w:szCs w:val="24"/>
        </w:rPr>
        <w:t>will</w:t>
      </w:r>
      <w:r w:rsidRPr="001B5B1A">
        <w:rPr>
          <w:spacing w:val="-4"/>
          <w:sz w:val="24"/>
          <w:szCs w:val="24"/>
        </w:rPr>
        <w:t xml:space="preserve"> </w:t>
      </w:r>
      <w:r w:rsidRPr="001B5B1A">
        <w:rPr>
          <w:sz w:val="24"/>
          <w:szCs w:val="24"/>
        </w:rPr>
        <w:t>be</w:t>
      </w:r>
      <w:r w:rsidRPr="001B5B1A">
        <w:rPr>
          <w:spacing w:val="-5"/>
          <w:sz w:val="24"/>
          <w:szCs w:val="24"/>
        </w:rPr>
        <w:t xml:space="preserve"> </w:t>
      </w:r>
      <w:r w:rsidRPr="001B5B1A">
        <w:rPr>
          <w:sz w:val="24"/>
          <w:szCs w:val="24"/>
        </w:rPr>
        <w:t>secured</w:t>
      </w:r>
      <w:r w:rsidRPr="001B5B1A">
        <w:rPr>
          <w:spacing w:val="-4"/>
          <w:sz w:val="24"/>
          <w:szCs w:val="24"/>
        </w:rPr>
        <w:t xml:space="preserve"> </w:t>
      </w:r>
      <w:r w:rsidRPr="001B5B1A">
        <w:rPr>
          <w:sz w:val="24"/>
          <w:szCs w:val="24"/>
        </w:rPr>
        <w:t>and</w:t>
      </w:r>
      <w:r w:rsidRPr="001B5B1A">
        <w:rPr>
          <w:spacing w:val="-4"/>
          <w:sz w:val="24"/>
          <w:szCs w:val="24"/>
        </w:rPr>
        <w:t xml:space="preserve"> </w:t>
      </w:r>
      <w:r w:rsidRPr="001B5B1A">
        <w:rPr>
          <w:sz w:val="24"/>
          <w:szCs w:val="24"/>
        </w:rPr>
        <w:t>stored</w:t>
      </w:r>
      <w:r w:rsidRPr="001B5B1A">
        <w:rPr>
          <w:spacing w:val="-4"/>
          <w:sz w:val="24"/>
          <w:szCs w:val="24"/>
        </w:rPr>
        <w:t xml:space="preserve"> </w:t>
      </w:r>
      <w:r w:rsidRPr="001B5B1A">
        <w:rPr>
          <w:sz w:val="24"/>
          <w:szCs w:val="24"/>
        </w:rPr>
        <w:t>when</w:t>
      </w:r>
      <w:r w:rsidRPr="001B5B1A">
        <w:rPr>
          <w:spacing w:val="-4"/>
          <w:sz w:val="24"/>
          <w:szCs w:val="24"/>
        </w:rPr>
        <w:t xml:space="preserve"> </w:t>
      </w:r>
      <w:r w:rsidRPr="001B5B1A">
        <w:rPr>
          <w:sz w:val="24"/>
          <w:szCs w:val="24"/>
        </w:rPr>
        <w:t>setting</w:t>
      </w:r>
      <w:r w:rsidRPr="001B5B1A">
        <w:rPr>
          <w:spacing w:val="-5"/>
          <w:sz w:val="24"/>
          <w:szCs w:val="24"/>
        </w:rPr>
        <w:t xml:space="preserve"> </w:t>
      </w:r>
      <w:r w:rsidRPr="001B5B1A">
        <w:rPr>
          <w:sz w:val="24"/>
          <w:szCs w:val="24"/>
        </w:rPr>
        <w:t>up</w:t>
      </w:r>
      <w:r w:rsidRPr="001B5B1A">
        <w:rPr>
          <w:spacing w:val="-4"/>
          <w:sz w:val="24"/>
          <w:szCs w:val="24"/>
        </w:rPr>
        <w:t xml:space="preserve"> </w:t>
      </w:r>
      <w:r w:rsidRPr="001B5B1A">
        <w:rPr>
          <w:sz w:val="24"/>
          <w:szCs w:val="24"/>
        </w:rPr>
        <w:t>for</w:t>
      </w:r>
      <w:r w:rsidRPr="001B5B1A">
        <w:rPr>
          <w:spacing w:val="-4"/>
          <w:sz w:val="24"/>
          <w:szCs w:val="24"/>
        </w:rPr>
        <w:t xml:space="preserve"> </w:t>
      </w:r>
      <w:r w:rsidRPr="001B5B1A">
        <w:rPr>
          <w:sz w:val="24"/>
          <w:szCs w:val="24"/>
        </w:rPr>
        <w:t>the festival, during the festival, and after conclusion of the</w:t>
      </w:r>
      <w:r w:rsidRPr="001B5B1A">
        <w:rPr>
          <w:spacing w:val="-25"/>
          <w:sz w:val="24"/>
          <w:szCs w:val="24"/>
        </w:rPr>
        <w:t xml:space="preserve"> </w:t>
      </w:r>
      <w:r w:rsidRPr="001B5B1A">
        <w:rPr>
          <w:sz w:val="24"/>
          <w:szCs w:val="24"/>
        </w:rPr>
        <w:t>festival;</w:t>
      </w:r>
    </w:p>
    <w:p w14:paraId="04A54213" w14:textId="77777777" w:rsidR="00A63239" w:rsidRPr="00B165B7" w:rsidRDefault="00A63239" w:rsidP="00A63239">
      <w:pPr>
        <w:numPr>
          <w:ilvl w:val="3"/>
          <w:numId w:val="10"/>
        </w:numPr>
        <w:tabs>
          <w:tab w:val="left" w:pos="3259"/>
          <w:tab w:val="left" w:pos="3260"/>
        </w:tabs>
        <w:rPr>
          <w:sz w:val="24"/>
          <w:szCs w:val="24"/>
        </w:rPr>
      </w:pPr>
      <w:r w:rsidRPr="001B5B1A">
        <w:rPr>
          <w:sz w:val="24"/>
          <w:szCs w:val="24"/>
        </w:rPr>
        <w:t>How visibly intoxicated parties will be handled;</w:t>
      </w:r>
      <w:r w:rsidRPr="001B5B1A">
        <w:rPr>
          <w:spacing w:val="-12"/>
          <w:sz w:val="24"/>
          <w:szCs w:val="24"/>
        </w:rPr>
        <w:t xml:space="preserve"> </w:t>
      </w:r>
      <w:r w:rsidRPr="001B5B1A">
        <w:rPr>
          <w:sz w:val="24"/>
          <w:szCs w:val="24"/>
        </w:rPr>
        <w:t>and</w:t>
      </w:r>
    </w:p>
    <w:p w14:paraId="52E47E83" w14:textId="77777777" w:rsidR="00A63239" w:rsidRPr="00B165B7" w:rsidRDefault="00A63239" w:rsidP="00A63239">
      <w:pPr>
        <w:numPr>
          <w:ilvl w:val="3"/>
          <w:numId w:val="10"/>
        </w:numPr>
        <w:tabs>
          <w:tab w:val="left" w:pos="3259"/>
          <w:tab w:val="left" w:pos="3260"/>
        </w:tabs>
        <w:rPr>
          <w:sz w:val="24"/>
          <w:szCs w:val="24"/>
        </w:rPr>
      </w:pPr>
      <w:r w:rsidRPr="001B5B1A">
        <w:rPr>
          <w:sz w:val="24"/>
          <w:szCs w:val="24"/>
        </w:rPr>
        <w:t>How</w:t>
      </w:r>
      <w:r w:rsidRPr="001B5B1A">
        <w:rPr>
          <w:spacing w:val="-6"/>
          <w:sz w:val="24"/>
          <w:szCs w:val="24"/>
        </w:rPr>
        <w:t xml:space="preserve"> </w:t>
      </w:r>
      <w:r w:rsidRPr="001B5B1A">
        <w:rPr>
          <w:sz w:val="24"/>
          <w:szCs w:val="24"/>
        </w:rPr>
        <w:t>the</w:t>
      </w:r>
      <w:r w:rsidRPr="001B5B1A">
        <w:rPr>
          <w:spacing w:val="-5"/>
          <w:sz w:val="24"/>
          <w:szCs w:val="24"/>
        </w:rPr>
        <w:t xml:space="preserve"> </w:t>
      </w:r>
      <w:r w:rsidRPr="001B5B1A">
        <w:rPr>
          <w:sz w:val="24"/>
          <w:szCs w:val="24"/>
        </w:rPr>
        <w:t>licensee</w:t>
      </w:r>
      <w:r w:rsidRPr="001B5B1A">
        <w:rPr>
          <w:spacing w:val="-5"/>
          <w:sz w:val="24"/>
          <w:szCs w:val="24"/>
        </w:rPr>
        <w:t xml:space="preserve"> </w:t>
      </w:r>
      <w:r w:rsidRPr="001B5B1A">
        <w:rPr>
          <w:sz w:val="24"/>
          <w:szCs w:val="24"/>
        </w:rPr>
        <w:t>plans</w:t>
      </w:r>
      <w:r w:rsidRPr="001B5B1A">
        <w:rPr>
          <w:spacing w:val="-5"/>
          <w:sz w:val="24"/>
          <w:szCs w:val="24"/>
        </w:rPr>
        <w:t xml:space="preserve"> </w:t>
      </w:r>
      <w:r w:rsidRPr="001B5B1A">
        <w:rPr>
          <w:sz w:val="24"/>
          <w:szCs w:val="24"/>
        </w:rPr>
        <w:t>to</w:t>
      </w:r>
      <w:r w:rsidRPr="001B5B1A">
        <w:rPr>
          <w:spacing w:val="-5"/>
          <w:sz w:val="24"/>
          <w:szCs w:val="24"/>
        </w:rPr>
        <w:t xml:space="preserve"> </w:t>
      </w:r>
      <w:r w:rsidRPr="001B5B1A">
        <w:rPr>
          <w:sz w:val="24"/>
          <w:szCs w:val="24"/>
        </w:rPr>
        <w:t>prevent</w:t>
      </w:r>
      <w:r w:rsidRPr="001B5B1A">
        <w:rPr>
          <w:spacing w:val="-5"/>
          <w:sz w:val="24"/>
          <w:szCs w:val="24"/>
        </w:rPr>
        <w:t xml:space="preserve"> </w:t>
      </w:r>
      <w:proofErr w:type="gramStart"/>
      <w:r w:rsidRPr="001B5B1A">
        <w:rPr>
          <w:sz w:val="24"/>
          <w:szCs w:val="24"/>
        </w:rPr>
        <w:t>persons</w:t>
      </w:r>
      <w:proofErr w:type="gramEnd"/>
      <w:r w:rsidRPr="001B5B1A">
        <w:rPr>
          <w:spacing w:val="-5"/>
          <w:sz w:val="24"/>
          <w:szCs w:val="24"/>
        </w:rPr>
        <w:t xml:space="preserve"> </w:t>
      </w:r>
      <w:r w:rsidRPr="001B5B1A">
        <w:rPr>
          <w:sz w:val="24"/>
          <w:szCs w:val="24"/>
        </w:rPr>
        <w:t>under</w:t>
      </w:r>
      <w:r w:rsidRPr="001B5B1A">
        <w:rPr>
          <w:spacing w:val="-5"/>
          <w:sz w:val="24"/>
          <w:szCs w:val="24"/>
        </w:rPr>
        <w:t xml:space="preserve"> </w:t>
      </w:r>
      <w:r w:rsidRPr="001B5B1A">
        <w:rPr>
          <w:sz w:val="24"/>
          <w:szCs w:val="24"/>
        </w:rPr>
        <w:t>twenty-one</w:t>
      </w:r>
      <w:r w:rsidRPr="001B5B1A">
        <w:rPr>
          <w:spacing w:val="-5"/>
          <w:sz w:val="24"/>
          <w:szCs w:val="24"/>
        </w:rPr>
        <w:t xml:space="preserve"> </w:t>
      </w:r>
      <w:r w:rsidRPr="001B5B1A">
        <w:rPr>
          <w:sz w:val="24"/>
          <w:szCs w:val="24"/>
        </w:rPr>
        <w:t>(21)</w:t>
      </w:r>
      <w:r w:rsidRPr="001B5B1A">
        <w:rPr>
          <w:spacing w:val="-5"/>
          <w:sz w:val="24"/>
          <w:szCs w:val="24"/>
        </w:rPr>
        <w:t xml:space="preserve"> </w:t>
      </w:r>
      <w:r w:rsidRPr="001B5B1A">
        <w:rPr>
          <w:sz w:val="24"/>
          <w:szCs w:val="24"/>
        </w:rPr>
        <w:t>years</w:t>
      </w:r>
      <w:r w:rsidRPr="001B5B1A">
        <w:rPr>
          <w:spacing w:val="-5"/>
          <w:sz w:val="24"/>
          <w:szCs w:val="24"/>
        </w:rPr>
        <w:t xml:space="preserve"> </w:t>
      </w:r>
      <w:r w:rsidRPr="001B5B1A">
        <w:rPr>
          <w:sz w:val="24"/>
          <w:szCs w:val="24"/>
        </w:rPr>
        <w:t>of age from consuming or purchasing alcohol</w:t>
      </w:r>
      <w:r w:rsidRPr="001B5B1A">
        <w:rPr>
          <w:spacing w:val="-12"/>
          <w:sz w:val="24"/>
          <w:szCs w:val="24"/>
        </w:rPr>
        <w:t xml:space="preserve"> </w:t>
      </w:r>
      <w:r w:rsidRPr="001B5B1A">
        <w:rPr>
          <w:sz w:val="24"/>
          <w:szCs w:val="24"/>
        </w:rPr>
        <w:t>beverages.</w:t>
      </w:r>
    </w:p>
    <w:p w14:paraId="22D6367E"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Active</w:t>
      </w:r>
      <w:r w:rsidRPr="001B5B1A">
        <w:rPr>
          <w:spacing w:val="-6"/>
          <w:sz w:val="24"/>
          <w:szCs w:val="24"/>
        </w:rPr>
        <w:t xml:space="preserve"> </w:t>
      </w:r>
      <w:r w:rsidRPr="001B5B1A">
        <w:rPr>
          <w:sz w:val="24"/>
          <w:szCs w:val="24"/>
        </w:rPr>
        <w:t>Colorado</w:t>
      </w:r>
      <w:r w:rsidRPr="001B5B1A">
        <w:rPr>
          <w:spacing w:val="-6"/>
          <w:sz w:val="24"/>
          <w:szCs w:val="24"/>
        </w:rPr>
        <w:t xml:space="preserve"> </w:t>
      </w:r>
      <w:r w:rsidRPr="001B5B1A">
        <w:rPr>
          <w:sz w:val="24"/>
          <w:szCs w:val="24"/>
        </w:rPr>
        <w:t>liquor</w:t>
      </w:r>
      <w:r w:rsidRPr="001B5B1A">
        <w:rPr>
          <w:spacing w:val="-6"/>
          <w:sz w:val="24"/>
          <w:szCs w:val="24"/>
        </w:rPr>
        <w:t xml:space="preserve"> </w:t>
      </w:r>
      <w:r w:rsidRPr="001B5B1A">
        <w:rPr>
          <w:sz w:val="24"/>
          <w:szCs w:val="24"/>
        </w:rPr>
        <w:t>license</w:t>
      </w:r>
      <w:r w:rsidRPr="001B5B1A">
        <w:rPr>
          <w:spacing w:val="-5"/>
          <w:sz w:val="24"/>
          <w:szCs w:val="24"/>
        </w:rPr>
        <w:t xml:space="preserve"> </w:t>
      </w:r>
      <w:r w:rsidRPr="001B5B1A">
        <w:rPr>
          <w:sz w:val="24"/>
          <w:szCs w:val="24"/>
        </w:rPr>
        <w:t>numbers</w:t>
      </w:r>
      <w:r w:rsidRPr="001B5B1A">
        <w:rPr>
          <w:spacing w:val="-6"/>
          <w:sz w:val="24"/>
          <w:szCs w:val="24"/>
        </w:rPr>
        <w:t xml:space="preserve"> </w:t>
      </w:r>
      <w:r w:rsidRPr="001B5B1A">
        <w:rPr>
          <w:sz w:val="24"/>
          <w:szCs w:val="24"/>
        </w:rPr>
        <w:t>not</w:t>
      </w:r>
      <w:r w:rsidRPr="001B5B1A">
        <w:rPr>
          <w:spacing w:val="-6"/>
          <w:sz w:val="24"/>
          <w:szCs w:val="24"/>
        </w:rPr>
        <w:t xml:space="preserve"> </w:t>
      </w:r>
      <w:r w:rsidRPr="001B5B1A">
        <w:rPr>
          <w:sz w:val="24"/>
          <w:szCs w:val="24"/>
        </w:rPr>
        <w:t>under</w:t>
      </w:r>
      <w:r w:rsidRPr="001B5B1A">
        <w:rPr>
          <w:spacing w:val="-6"/>
          <w:sz w:val="24"/>
          <w:szCs w:val="24"/>
        </w:rPr>
        <w:t xml:space="preserve"> </w:t>
      </w:r>
      <w:r w:rsidRPr="001B5B1A">
        <w:rPr>
          <w:sz w:val="24"/>
          <w:szCs w:val="24"/>
        </w:rPr>
        <w:t>suspension</w:t>
      </w:r>
      <w:r w:rsidRPr="001B5B1A">
        <w:rPr>
          <w:spacing w:val="-5"/>
          <w:sz w:val="24"/>
          <w:szCs w:val="24"/>
        </w:rPr>
        <w:t xml:space="preserve"> </w:t>
      </w:r>
      <w:r w:rsidRPr="001B5B1A">
        <w:rPr>
          <w:sz w:val="24"/>
          <w:szCs w:val="24"/>
        </w:rPr>
        <w:t>for</w:t>
      </w:r>
      <w:r w:rsidRPr="001B5B1A">
        <w:rPr>
          <w:spacing w:val="-6"/>
          <w:sz w:val="24"/>
          <w:szCs w:val="24"/>
        </w:rPr>
        <w:t xml:space="preserve"> </w:t>
      </w:r>
      <w:r w:rsidRPr="001B5B1A">
        <w:rPr>
          <w:sz w:val="24"/>
          <w:szCs w:val="24"/>
        </w:rPr>
        <w:t>the</w:t>
      </w:r>
      <w:r w:rsidRPr="001B5B1A">
        <w:rPr>
          <w:spacing w:val="-6"/>
          <w:sz w:val="24"/>
          <w:szCs w:val="24"/>
        </w:rPr>
        <w:t xml:space="preserve"> </w:t>
      </w:r>
      <w:r w:rsidRPr="001B5B1A">
        <w:rPr>
          <w:sz w:val="24"/>
          <w:szCs w:val="24"/>
        </w:rPr>
        <w:t>applicant</w:t>
      </w:r>
      <w:r w:rsidRPr="001B5B1A">
        <w:rPr>
          <w:spacing w:val="-6"/>
          <w:sz w:val="24"/>
          <w:szCs w:val="24"/>
        </w:rPr>
        <w:t xml:space="preserve"> </w:t>
      </w:r>
      <w:r w:rsidRPr="001B5B1A">
        <w:rPr>
          <w:sz w:val="24"/>
          <w:szCs w:val="24"/>
        </w:rPr>
        <w:t>and each participating</w:t>
      </w:r>
      <w:r w:rsidRPr="001B5B1A">
        <w:rPr>
          <w:spacing w:val="-3"/>
          <w:sz w:val="24"/>
          <w:szCs w:val="24"/>
        </w:rPr>
        <w:t xml:space="preserve"> </w:t>
      </w:r>
      <w:r w:rsidRPr="001B5B1A">
        <w:rPr>
          <w:sz w:val="24"/>
          <w:szCs w:val="24"/>
        </w:rPr>
        <w:t>licensee;</w:t>
      </w:r>
    </w:p>
    <w:p w14:paraId="0EF53D85"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Identification</w:t>
      </w:r>
      <w:r w:rsidRPr="001B5B1A">
        <w:rPr>
          <w:spacing w:val="-6"/>
          <w:sz w:val="24"/>
          <w:szCs w:val="24"/>
        </w:rPr>
        <w:t xml:space="preserve"> </w:t>
      </w:r>
      <w:r w:rsidRPr="001B5B1A">
        <w:rPr>
          <w:sz w:val="24"/>
          <w:szCs w:val="24"/>
        </w:rPr>
        <w:t>of</w:t>
      </w:r>
      <w:r w:rsidRPr="001B5B1A">
        <w:rPr>
          <w:spacing w:val="-5"/>
          <w:sz w:val="24"/>
          <w:szCs w:val="24"/>
        </w:rPr>
        <w:t xml:space="preserve"> </w:t>
      </w:r>
      <w:r w:rsidRPr="001B5B1A">
        <w:rPr>
          <w:sz w:val="24"/>
          <w:szCs w:val="24"/>
        </w:rPr>
        <w:t>any</w:t>
      </w:r>
      <w:r w:rsidRPr="001B5B1A">
        <w:rPr>
          <w:spacing w:val="-5"/>
          <w:sz w:val="24"/>
          <w:szCs w:val="24"/>
        </w:rPr>
        <w:t xml:space="preserve"> </w:t>
      </w:r>
      <w:r w:rsidRPr="001B5B1A">
        <w:rPr>
          <w:sz w:val="24"/>
          <w:szCs w:val="24"/>
        </w:rPr>
        <w:t>violations</w:t>
      </w:r>
      <w:r w:rsidRPr="001B5B1A">
        <w:rPr>
          <w:spacing w:val="-5"/>
          <w:sz w:val="24"/>
          <w:szCs w:val="24"/>
        </w:rPr>
        <w:t xml:space="preserve"> </w:t>
      </w:r>
      <w:r w:rsidRPr="001B5B1A">
        <w:rPr>
          <w:sz w:val="24"/>
          <w:szCs w:val="24"/>
        </w:rPr>
        <w:t>at</w:t>
      </w:r>
      <w:r w:rsidRPr="001B5B1A">
        <w:rPr>
          <w:spacing w:val="-5"/>
          <w:sz w:val="24"/>
          <w:szCs w:val="24"/>
        </w:rPr>
        <w:t xml:space="preserve"> </w:t>
      </w:r>
      <w:r w:rsidRPr="001B5B1A">
        <w:rPr>
          <w:sz w:val="24"/>
          <w:szCs w:val="24"/>
        </w:rPr>
        <w:t>a</w:t>
      </w:r>
      <w:r w:rsidRPr="001B5B1A">
        <w:rPr>
          <w:spacing w:val="-5"/>
          <w:sz w:val="24"/>
          <w:szCs w:val="24"/>
        </w:rPr>
        <w:t xml:space="preserve"> </w:t>
      </w:r>
      <w:r w:rsidRPr="001B5B1A">
        <w:rPr>
          <w:sz w:val="24"/>
          <w:szCs w:val="24"/>
        </w:rPr>
        <w:t>festival</w:t>
      </w:r>
      <w:r w:rsidRPr="001B5B1A">
        <w:rPr>
          <w:spacing w:val="-6"/>
          <w:sz w:val="24"/>
          <w:szCs w:val="24"/>
        </w:rPr>
        <w:t xml:space="preserve"> </w:t>
      </w:r>
      <w:r w:rsidRPr="001B5B1A">
        <w:rPr>
          <w:sz w:val="24"/>
          <w:szCs w:val="24"/>
        </w:rPr>
        <w:t>committed</w:t>
      </w:r>
      <w:r w:rsidRPr="001B5B1A">
        <w:rPr>
          <w:spacing w:val="-5"/>
          <w:sz w:val="24"/>
          <w:szCs w:val="24"/>
        </w:rPr>
        <w:t xml:space="preserve"> </w:t>
      </w:r>
      <w:r w:rsidRPr="001B5B1A">
        <w:rPr>
          <w:sz w:val="24"/>
          <w:szCs w:val="24"/>
        </w:rPr>
        <w:t>by</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applicant</w:t>
      </w:r>
      <w:r w:rsidRPr="001B5B1A">
        <w:rPr>
          <w:spacing w:val="-5"/>
          <w:sz w:val="24"/>
          <w:szCs w:val="24"/>
        </w:rPr>
        <w:t xml:space="preserve"> </w:t>
      </w:r>
      <w:r w:rsidRPr="001B5B1A">
        <w:rPr>
          <w:sz w:val="24"/>
          <w:szCs w:val="24"/>
        </w:rPr>
        <w:t>or</w:t>
      </w:r>
      <w:r w:rsidRPr="001B5B1A">
        <w:rPr>
          <w:spacing w:val="-5"/>
          <w:sz w:val="24"/>
          <w:szCs w:val="24"/>
        </w:rPr>
        <w:t xml:space="preserve"> </w:t>
      </w:r>
      <w:r w:rsidRPr="001B5B1A">
        <w:rPr>
          <w:sz w:val="24"/>
          <w:szCs w:val="24"/>
        </w:rPr>
        <w:t xml:space="preserve">any participating licensee during the preceding </w:t>
      </w:r>
      <w:r w:rsidRPr="001B5B1A">
        <w:rPr>
          <w:sz w:val="24"/>
          <w:szCs w:val="24"/>
        </w:rPr>
        <w:lastRenderedPageBreak/>
        <w:t>three years;</w:t>
      </w:r>
      <w:r w:rsidRPr="001B5B1A">
        <w:rPr>
          <w:spacing w:val="-16"/>
          <w:sz w:val="24"/>
          <w:szCs w:val="24"/>
        </w:rPr>
        <w:t xml:space="preserve"> </w:t>
      </w:r>
      <w:r w:rsidRPr="001B5B1A">
        <w:rPr>
          <w:sz w:val="24"/>
          <w:szCs w:val="24"/>
        </w:rPr>
        <w:t>and</w:t>
      </w:r>
    </w:p>
    <w:p w14:paraId="7145BE34"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Such</w:t>
      </w:r>
      <w:r w:rsidRPr="001B5B1A">
        <w:rPr>
          <w:spacing w:val="-4"/>
          <w:sz w:val="24"/>
          <w:szCs w:val="24"/>
        </w:rPr>
        <w:t xml:space="preserve"> </w:t>
      </w:r>
      <w:r w:rsidRPr="001B5B1A">
        <w:rPr>
          <w:sz w:val="24"/>
          <w:szCs w:val="24"/>
        </w:rPr>
        <w:t>other</w:t>
      </w:r>
      <w:r w:rsidRPr="001B5B1A">
        <w:rPr>
          <w:spacing w:val="-4"/>
          <w:sz w:val="24"/>
          <w:szCs w:val="24"/>
        </w:rPr>
        <w:t xml:space="preserve"> </w:t>
      </w:r>
      <w:r w:rsidRPr="001B5B1A">
        <w:rPr>
          <w:sz w:val="24"/>
          <w:szCs w:val="24"/>
        </w:rPr>
        <w:t>information</w:t>
      </w:r>
      <w:r w:rsidRPr="001B5B1A">
        <w:rPr>
          <w:spacing w:val="-3"/>
          <w:sz w:val="24"/>
          <w:szCs w:val="24"/>
        </w:rPr>
        <w:t xml:space="preserve"> </w:t>
      </w:r>
      <w:r w:rsidRPr="001B5B1A">
        <w:rPr>
          <w:sz w:val="24"/>
          <w:szCs w:val="24"/>
        </w:rPr>
        <w:t>as</w:t>
      </w:r>
      <w:r w:rsidRPr="001B5B1A">
        <w:rPr>
          <w:spacing w:val="-4"/>
          <w:sz w:val="24"/>
          <w:szCs w:val="24"/>
        </w:rPr>
        <w:t xml:space="preserve"> </w:t>
      </w:r>
      <w:r w:rsidRPr="001B5B1A">
        <w:rPr>
          <w:sz w:val="24"/>
          <w:szCs w:val="24"/>
        </w:rPr>
        <w:t>required</w:t>
      </w:r>
      <w:r w:rsidRPr="001B5B1A">
        <w:rPr>
          <w:spacing w:val="-3"/>
          <w:sz w:val="24"/>
          <w:szCs w:val="24"/>
        </w:rPr>
        <w:t xml:space="preserve"> </w:t>
      </w:r>
      <w:r w:rsidRPr="001B5B1A">
        <w:rPr>
          <w:sz w:val="24"/>
          <w:szCs w:val="24"/>
        </w:rPr>
        <w:t>on</w:t>
      </w:r>
      <w:r w:rsidRPr="001B5B1A">
        <w:rPr>
          <w:spacing w:val="-4"/>
          <w:sz w:val="24"/>
          <w:szCs w:val="24"/>
        </w:rPr>
        <w:t xml:space="preserve"> </w:t>
      </w:r>
      <w:r w:rsidRPr="001B5B1A">
        <w:rPr>
          <w:sz w:val="24"/>
          <w:szCs w:val="24"/>
        </w:rPr>
        <w:t>form</w:t>
      </w:r>
      <w:r w:rsidRPr="001B5B1A">
        <w:rPr>
          <w:spacing w:val="-4"/>
          <w:sz w:val="24"/>
          <w:szCs w:val="24"/>
        </w:rPr>
        <w:t xml:space="preserve"> </w:t>
      </w:r>
      <w:r w:rsidRPr="001B5B1A">
        <w:rPr>
          <w:sz w:val="24"/>
          <w:szCs w:val="24"/>
        </w:rPr>
        <w:t>approved</w:t>
      </w:r>
      <w:r w:rsidRPr="001B5B1A">
        <w:rPr>
          <w:spacing w:val="-3"/>
          <w:sz w:val="24"/>
          <w:szCs w:val="24"/>
        </w:rPr>
        <w:t xml:space="preserve"> </w:t>
      </w:r>
      <w:r w:rsidRPr="001B5B1A">
        <w:rPr>
          <w:sz w:val="24"/>
          <w:szCs w:val="24"/>
        </w:rPr>
        <w:t>by</w:t>
      </w:r>
      <w:r w:rsidRPr="001B5B1A">
        <w:rPr>
          <w:spacing w:val="-4"/>
          <w:sz w:val="24"/>
          <w:szCs w:val="24"/>
        </w:rPr>
        <w:t xml:space="preserve"> </w:t>
      </w:r>
      <w:r w:rsidRPr="001B5B1A">
        <w:rPr>
          <w:sz w:val="24"/>
          <w:szCs w:val="24"/>
        </w:rPr>
        <w:t>the</w:t>
      </w:r>
      <w:r w:rsidRPr="001B5B1A">
        <w:rPr>
          <w:spacing w:val="-3"/>
          <w:sz w:val="24"/>
          <w:szCs w:val="24"/>
        </w:rPr>
        <w:t xml:space="preserve"> </w:t>
      </w:r>
      <w:r w:rsidRPr="001B5B1A">
        <w:rPr>
          <w:sz w:val="24"/>
          <w:szCs w:val="24"/>
        </w:rPr>
        <w:t>state</w:t>
      </w:r>
      <w:r w:rsidRPr="001B5B1A">
        <w:rPr>
          <w:spacing w:val="-4"/>
          <w:sz w:val="24"/>
          <w:szCs w:val="24"/>
        </w:rPr>
        <w:t xml:space="preserve"> </w:t>
      </w:r>
      <w:r w:rsidRPr="001B5B1A">
        <w:rPr>
          <w:sz w:val="24"/>
          <w:szCs w:val="24"/>
        </w:rPr>
        <w:t>licensing</w:t>
      </w:r>
      <w:r w:rsidRPr="001B5B1A">
        <w:rPr>
          <w:spacing w:val="-4"/>
          <w:sz w:val="24"/>
          <w:szCs w:val="24"/>
        </w:rPr>
        <w:t xml:space="preserve"> </w:t>
      </w:r>
      <w:r w:rsidRPr="001B5B1A">
        <w:rPr>
          <w:spacing w:val="-3"/>
          <w:sz w:val="24"/>
          <w:szCs w:val="24"/>
        </w:rPr>
        <w:t>authority.</w:t>
      </w:r>
    </w:p>
    <w:p w14:paraId="1B9EB526" w14:textId="77777777" w:rsidR="00A63239" w:rsidRPr="00B165B7" w:rsidRDefault="00A63239" w:rsidP="00A63239">
      <w:pPr>
        <w:numPr>
          <w:ilvl w:val="1"/>
          <w:numId w:val="10"/>
        </w:numPr>
        <w:tabs>
          <w:tab w:val="left" w:pos="1819"/>
          <w:tab w:val="left" w:pos="1820"/>
        </w:tabs>
        <w:rPr>
          <w:sz w:val="24"/>
          <w:szCs w:val="24"/>
        </w:rPr>
      </w:pPr>
      <w:r w:rsidRPr="001B5B1A">
        <w:rPr>
          <w:sz w:val="24"/>
          <w:szCs w:val="24"/>
        </w:rPr>
        <w:t xml:space="preserve">The applicant must apply with the state licensing authority and, if applicable, the local licensing </w:t>
      </w:r>
      <w:r w:rsidRPr="001B5B1A">
        <w:rPr>
          <w:spacing w:val="-3"/>
          <w:sz w:val="24"/>
          <w:szCs w:val="24"/>
        </w:rPr>
        <w:t xml:space="preserve">authority, </w:t>
      </w:r>
      <w:r w:rsidRPr="001B5B1A">
        <w:rPr>
          <w:sz w:val="24"/>
          <w:szCs w:val="24"/>
        </w:rPr>
        <w:t xml:space="preserve">at least thirty (30) calendar days before holding the initial festival under the festival permit. If the applicant does not provide </w:t>
      </w:r>
      <w:proofErr w:type="gramStart"/>
      <w:r w:rsidRPr="001B5B1A">
        <w:rPr>
          <w:sz w:val="24"/>
          <w:szCs w:val="24"/>
        </w:rPr>
        <w:t>the application</w:t>
      </w:r>
      <w:proofErr w:type="gramEnd"/>
      <w:r w:rsidRPr="001B5B1A">
        <w:rPr>
          <w:sz w:val="24"/>
          <w:szCs w:val="24"/>
        </w:rPr>
        <w:t xml:space="preserve"> to one or </w:t>
      </w:r>
      <w:proofErr w:type="gramStart"/>
      <w:r w:rsidRPr="001B5B1A">
        <w:rPr>
          <w:sz w:val="24"/>
          <w:szCs w:val="24"/>
        </w:rPr>
        <w:t>both of the applicable</w:t>
      </w:r>
      <w:proofErr w:type="gramEnd"/>
      <w:r w:rsidRPr="001B5B1A">
        <w:rPr>
          <w:sz w:val="24"/>
          <w:szCs w:val="24"/>
        </w:rPr>
        <w:t xml:space="preserve"> licensing authorities at least thirty (30) calendar days before holding the initial festival, the application will be denied by the state licensing</w:t>
      </w:r>
      <w:r w:rsidRPr="001B5B1A">
        <w:rPr>
          <w:spacing w:val="-19"/>
          <w:sz w:val="24"/>
          <w:szCs w:val="24"/>
        </w:rPr>
        <w:t xml:space="preserve"> </w:t>
      </w:r>
      <w:r w:rsidRPr="001B5B1A">
        <w:rPr>
          <w:spacing w:val="-3"/>
          <w:sz w:val="24"/>
          <w:szCs w:val="24"/>
        </w:rPr>
        <w:t>authority.</w:t>
      </w:r>
    </w:p>
    <w:p w14:paraId="329827C8" w14:textId="77777777" w:rsidR="00A63239" w:rsidRPr="00B165B7" w:rsidRDefault="00A63239" w:rsidP="00A63239">
      <w:pPr>
        <w:numPr>
          <w:ilvl w:val="1"/>
          <w:numId w:val="10"/>
        </w:numPr>
        <w:tabs>
          <w:tab w:val="left" w:pos="1819"/>
          <w:tab w:val="left" w:pos="1820"/>
        </w:tabs>
        <w:rPr>
          <w:sz w:val="24"/>
          <w:szCs w:val="24"/>
        </w:rPr>
      </w:pPr>
      <w:r w:rsidRPr="001B5B1A">
        <w:rPr>
          <w:sz w:val="24"/>
          <w:szCs w:val="24"/>
        </w:rPr>
        <w:t>A</w:t>
      </w:r>
      <w:r w:rsidRPr="001B5B1A">
        <w:rPr>
          <w:spacing w:val="-5"/>
          <w:sz w:val="24"/>
          <w:szCs w:val="24"/>
        </w:rPr>
        <w:t xml:space="preserve"> </w:t>
      </w:r>
      <w:r w:rsidRPr="001B5B1A">
        <w:rPr>
          <w:sz w:val="24"/>
          <w:szCs w:val="24"/>
        </w:rPr>
        <w:t>festival</w:t>
      </w:r>
      <w:r w:rsidRPr="001B5B1A">
        <w:rPr>
          <w:spacing w:val="-5"/>
          <w:sz w:val="24"/>
          <w:szCs w:val="24"/>
        </w:rPr>
        <w:t xml:space="preserve"> </w:t>
      </w:r>
      <w:r w:rsidRPr="001B5B1A">
        <w:rPr>
          <w:sz w:val="24"/>
          <w:szCs w:val="24"/>
        </w:rPr>
        <w:t>permit</w:t>
      </w:r>
      <w:r w:rsidRPr="001B5B1A">
        <w:rPr>
          <w:spacing w:val="-6"/>
          <w:sz w:val="24"/>
          <w:szCs w:val="24"/>
        </w:rPr>
        <w:t xml:space="preserve"> </w:t>
      </w:r>
      <w:r w:rsidRPr="001B5B1A">
        <w:rPr>
          <w:sz w:val="24"/>
          <w:szCs w:val="24"/>
        </w:rPr>
        <w:t>must</w:t>
      </w:r>
      <w:r w:rsidRPr="001B5B1A">
        <w:rPr>
          <w:spacing w:val="-5"/>
          <w:sz w:val="24"/>
          <w:szCs w:val="24"/>
        </w:rPr>
        <w:t xml:space="preserve"> </w:t>
      </w:r>
      <w:r w:rsidRPr="001B5B1A">
        <w:rPr>
          <w:sz w:val="24"/>
          <w:szCs w:val="24"/>
        </w:rPr>
        <w:t>be</w:t>
      </w:r>
      <w:r w:rsidRPr="001B5B1A">
        <w:rPr>
          <w:spacing w:val="-5"/>
          <w:sz w:val="24"/>
          <w:szCs w:val="24"/>
        </w:rPr>
        <w:t xml:space="preserve"> </w:t>
      </w:r>
      <w:r w:rsidRPr="001B5B1A">
        <w:rPr>
          <w:sz w:val="24"/>
          <w:szCs w:val="24"/>
        </w:rPr>
        <w:t>approved</w:t>
      </w:r>
      <w:r w:rsidRPr="001B5B1A">
        <w:rPr>
          <w:spacing w:val="-5"/>
          <w:sz w:val="24"/>
          <w:szCs w:val="24"/>
        </w:rPr>
        <w:t xml:space="preserve"> </w:t>
      </w:r>
      <w:r w:rsidRPr="001B5B1A">
        <w:rPr>
          <w:sz w:val="24"/>
          <w:szCs w:val="24"/>
        </w:rPr>
        <w:t>by</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state</w:t>
      </w:r>
      <w:r w:rsidRPr="001B5B1A">
        <w:rPr>
          <w:spacing w:val="-5"/>
          <w:sz w:val="24"/>
          <w:szCs w:val="24"/>
        </w:rPr>
        <w:t xml:space="preserve"> </w:t>
      </w:r>
      <w:r w:rsidRPr="001B5B1A">
        <w:rPr>
          <w:sz w:val="24"/>
          <w:szCs w:val="24"/>
        </w:rPr>
        <w:t>licensing</w:t>
      </w:r>
      <w:r w:rsidRPr="001B5B1A">
        <w:rPr>
          <w:spacing w:val="-5"/>
          <w:sz w:val="24"/>
          <w:szCs w:val="24"/>
        </w:rPr>
        <w:t xml:space="preserve"> </w:t>
      </w:r>
      <w:r w:rsidRPr="001B5B1A">
        <w:rPr>
          <w:sz w:val="24"/>
          <w:szCs w:val="24"/>
        </w:rPr>
        <w:t>authority</w:t>
      </w:r>
      <w:r w:rsidRPr="001B5B1A">
        <w:rPr>
          <w:spacing w:val="-5"/>
          <w:sz w:val="24"/>
          <w:szCs w:val="24"/>
        </w:rPr>
        <w:t xml:space="preserve"> </w:t>
      </w:r>
      <w:r w:rsidRPr="001B5B1A">
        <w:rPr>
          <w:sz w:val="24"/>
          <w:szCs w:val="24"/>
        </w:rPr>
        <w:t>before</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first</w:t>
      </w:r>
      <w:r w:rsidRPr="001B5B1A">
        <w:rPr>
          <w:spacing w:val="-5"/>
          <w:sz w:val="24"/>
          <w:szCs w:val="24"/>
        </w:rPr>
        <w:t xml:space="preserve"> </w:t>
      </w:r>
      <w:r w:rsidRPr="001B5B1A">
        <w:rPr>
          <w:sz w:val="24"/>
          <w:szCs w:val="24"/>
        </w:rPr>
        <w:t>festival</w:t>
      </w:r>
      <w:r w:rsidRPr="001B5B1A">
        <w:rPr>
          <w:spacing w:val="-5"/>
          <w:sz w:val="24"/>
          <w:szCs w:val="24"/>
        </w:rPr>
        <w:t xml:space="preserve"> </w:t>
      </w:r>
      <w:r w:rsidRPr="001B5B1A">
        <w:rPr>
          <w:sz w:val="24"/>
          <w:szCs w:val="24"/>
        </w:rPr>
        <w:t>can be</w:t>
      </w:r>
      <w:r w:rsidRPr="001B5B1A">
        <w:rPr>
          <w:spacing w:val="-2"/>
          <w:sz w:val="24"/>
          <w:szCs w:val="24"/>
        </w:rPr>
        <w:t xml:space="preserve"> </w:t>
      </w:r>
      <w:r w:rsidRPr="001B5B1A">
        <w:rPr>
          <w:sz w:val="24"/>
          <w:szCs w:val="24"/>
        </w:rPr>
        <w:t>held.</w:t>
      </w:r>
    </w:p>
    <w:p w14:paraId="123AE73F" w14:textId="77777777" w:rsidR="00A63239" w:rsidRPr="00B165B7" w:rsidRDefault="00A63239" w:rsidP="00A63239">
      <w:pPr>
        <w:numPr>
          <w:ilvl w:val="1"/>
          <w:numId w:val="10"/>
        </w:numPr>
        <w:tabs>
          <w:tab w:val="left" w:pos="1819"/>
          <w:tab w:val="left" w:pos="1820"/>
        </w:tabs>
        <w:rPr>
          <w:sz w:val="24"/>
          <w:szCs w:val="24"/>
        </w:rPr>
      </w:pPr>
      <w:r w:rsidRPr="001B5B1A">
        <w:rPr>
          <w:sz w:val="24"/>
          <w:szCs w:val="24"/>
        </w:rPr>
        <w:t xml:space="preserve">Once a permittee files an initial festival permit application, it may only add participating licensees for the initial festival set forth in subparagraph (B)(1)(j) of this regulation by providing written notice to the state and local licensing </w:t>
      </w:r>
      <w:r w:rsidRPr="001B5B1A">
        <w:rPr>
          <w:spacing w:val="-3"/>
          <w:sz w:val="24"/>
          <w:szCs w:val="24"/>
        </w:rPr>
        <w:t xml:space="preserve">authority, </w:t>
      </w:r>
      <w:r w:rsidRPr="001B5B1A">
        <w:rPr>
          <w:sz w:val="24"/>
          <w:szCs w:val="24"/>
        </w:rPr>
        <w:t>at least fifteen (15) calendar days prior to the first festival, as calculated pursuant to section 2-4-108,</w:t>
      </w:r>
      <w:r w:rsidRPr="001B5B1A">
        <w:rPr>
          <w:spacing w:val="-32"/>
          <w:sz w:val="24"/>
          <w:szCs w:val="24"/>
        </w:rPr>
        <w:t xml:space="preserve"> </w:t>
      </w:r>
      <w:r w:rsidRPr="001B5B1A">
        <w:rPr>
          <w:sz w:val="24"/>
          <w:szCs w:val="24"/>
        </w:rPr>
        <w:t>C.R.S.</w:t>
      </w:r>
    </w:p>
    <w:p w14:paraId="78C60937" w14:textId="77777777" w:rsidR="00A63239" w:rsidRPr="00B165B7" w:rsidRDefault="00A63239" w:rsidP="00A63239">
      <w:pPr>
        <w:numPr>
          <w:ilvl w:val="0"/>
          <w:numId w:val="10"/>
        </w:numPr>
        <w:tabs>
          <w:tab w:val="left" w:pos="1099"/>
          <w:tab w:val="left" w:pos="1100"/>
        </w:tabs>
        <w:rPr>
          <w:sz w:val="24"/>
          <w:szCs w:val="24"/>
        </w:rPr>
      </w:pPr>
      <w:r w:rsidRPr="001B5B1A">
        <w:rPr>
          <w:rFonts w:ascii="Times New Roman"/>
          <w:spacing w:val="-50"/>
          <w:sz w:val="24"/>
          <w:szCs w:val="24"/>
          <w:u w:val="thick"/>
        </w:rPr>
        <w:t xml:space="preserve"> </w:t>
      </w:r>
      <w:r w:rsidRPr="001B5B1A">
        <w:rPr>
          <w:sz w:val="24"/>
          <w:szCs w:val="24"/>
          <w:u w:val="thick"/>
        </w:rPr>
        <w:t>Local festival permit from the Local Licensing</w:t>
      </w:r>
      <w:r w:rsidRPr="001B5B1A">
        <w:rPr>
          <w:spacing w:val="-11"/>
          <w:sz w:val="24"/>
          <w:szCs w:val="24"/>
          <w:u w:val="thick"/>
        </w:rPr>
        <w:t xml:space="preserve"> </w:t>
      </w:r>
      <w:r w:rsidRPr="001B5B1A">
        <w:rPr>
          <w:sz w:val="24"/>
          <w:szCs w:val="24"/>
          <w:u w:val="thick"/>
        </w:rPr>
        <w:t>Authority</w:t>
      </w:r>
      <w:r w:rsidRPr="001B5B1A">
        <w:rPr>
          <w:sz w:val="24"/>
          <w:szCs w:val="24"/>
        </w:rPr>
        <w:t>.</w:t>
      </w:r>
    </w:p>
    <w:p w14:paraId="605C7F0F" w14:textId="77777777" w:rsidR="00A63239" w:rsidRPr="00B165B7" w:rsidRDefault="00A63239" w:rsidP="00A63239">
      <w:pPr>
        <w:numPr>
          <w:ilvl w:val="1"/>
          <w:numId w:val="10"/>
        </w:numPr>
        <w:tabs>
          <w:tab w:val="left" w:pos="1819"/>
          <w:tab w:val="left" w:pos="1820"/>
        </w:tabs>
        <w:rPr>
          <w:sz w:val="24"/>
          <w:szCs w:val="24"/>
        </w:rPr>
      </w:pPr>
      <w:r w:rsidRPr="001B5B1A">
        <w:rPr>
          <w:sz w:val="24"/>
          <w:szCs w:val="24"/>
        </w:rPr>
        <w:t xml:space="preserve">If required by the local licensing </w:t>
      </w:r>
      <w:r w:rsidRPr="001B5B1A">
        <w:rPr>
          <w:spacing w:val="-3"/>
          <w:sz w:val="24"/>
          <w:szCs w:val="24"/>
        </w:rPr>
        <w:t xml:space="preserve">authority, </w:t>
      </w:r>
      <w:r w:rsidRPr="001B5B1A">
        <w:rPr>
          <w:sz w:val="24"/>
          <w:szCs w:val="24"/>
        </w:rPr>
        <w:t>the festival permit applicant must also obtain a local</w:t>
      </w:r>
      <w:r w:rsidRPr="001B5B1A">
        <w:rPr>
          <w:spacing w:val="-6"/>
          <w:sz w:val="24"/>
          <w:szCs w:val="24"/>
        </w:rPr>
        <w:t xml:space="preserve"> </w:t>
      </w:r>
      <w:r w:rsidRPr="001B5B1A">
        <w:rPr>
          <w:sz w:val="24"/>
          <w:szCs w:val="24"/>
        </w:rPr>
        <w:t>festival</w:t>
      </w:r>
      <w:r w:rsidRPr="001B5B1A">
        <w:rPr>
          <w:spacing w:val="-5"/>
          <w:sz w:val="24"/>
          <w:szCs w:val="24"/>
        </w:rPr>
        <w:t xml:space="preserve"> </w:t>
      </w:r>
      <w:r w:rsidRPr="001B5B1A">
        <w:rPr>
          <w:sz w:val="24"/>
          <w:szCs w:val="24"/>
        </w:rPr>
        <w:t>permit.</w:t>
      </w:r>
      <w:r w:rsidRPr="001B5B1A">
        <w:rPr>
          <w:spacing w:val="-6"/>
          <w:sz w:val="24"/>
          <w:szCs w:val="24"/>
        </w:rPr>
        <w:t xml:space="preserve"> </w:t>
      </w:r>
      <w:r w:rsidRPr="001B5B1A">
        <w:rPr>
          <w:sz w:val="24"/>
          <w:szCs w:val="24"/>
        </w:rPr>
        <w:t>The</w:t>
      </w:r>
      <w:r w:rsidRPr="001B5B1A">
        <w:rPr>
          <w:spacing w:val="-5"/>
          <w:sz w:val="24"/>
          <w:szCs w:val="24"/>
        </w:rPr>
        <w:t xml:space="preserve"> </w:t>
      </w:r>
      <w:r w:rsidRPr="001B5B1A">
        <w:rPr>
          <w:sz w:val="24"/>
          <w:szCs w:val="24"/>
        </w:rPr>
        <w:t>licensee</w:t>
      </w:r>
      <w:r w:rsidRPr="001B5B1A">
        <w:rPr>
          <w:spacing w:val="-6"/>
          <w:sz w:val="24"/>
          <w:szCs w:val="24"/>
        </w:rPr>
        <w:t xml:space="preserve"> </w:t>
      </w:r>
      <w:r w:rsidRPr="001B5B1A">
        <w:rPr>
          <w:sz w:val="24"/>
          <w:szCs w:val="24"/>
        </w:rPr>
        <w:t>must</w:t>
      </w:r>
      <w:r w:rsidRPr="001B5B1A">
        <w:rPr>
          <w:spacing w:val="-5"/>
          <w:sz w:val="24"/>
          <w:szCs w:val="24"/>
        </w:rPr>
        <w:t xml:space="preserve"> </w:t>
      </w:r>
      <w:r w:rsidRPr="001B5B1A">
        <w:rPr>
          <w:sz w:val="24"/>
          <w:szCs w:val="24"/>
        </w:rPr>
        <w:t>file</w:t>
      </w:r>
      <w:r w:rsidRPr="001B5B1A">
        <w:rPr>
          <w:spacing w:val="-6"/>
          <w:sz w:val="24"/>
          <w:szCs w:val="24"/>
        </w:rPr>
        <w:t xml:space="preserve"> </w:t>
      </w:r>
      <w:r w:rsidRPr="001B5B1A">
        <w:rPr>
          <w:sz w:val="24"/>
          <w:szCs w:val="24"/>
        </w:rPr>
        <w:t>the</w:t>
      </w:r>
      <w:r w:rsidRPr="001B5B1A">
        <w:rPr>
          <w:spacing w:val="-5"/>
          <w:sz w:val="24"/>
          <w:szCs w:val="24"/>
        </w:rPr>
        <w:t xml:space="preserve"> </w:t>
      </w:r>
      <w:r w:rsidRPr="001B5B1A">
        <w:rPr>
          <w:sz w:val="24"/>
          <w:szCs w:val="24"/>
        </w:rPr>
        <w:t>festival</w:t>
      </w:r>
      <w:r w:rsidRPr="001B5B1A">
        <w:rPr>
          <w:spacing w:val="-6"/>
          <w:sz w:val="24"/>
          <w:szCs w:val="24"/>
        </w:rPr>
        <w:t xml:space="preserve"> </w:t>
      </w:r>
      <w:r w:rsidRPr="001B5B1A">
        <w:rPr>
          <w:sz w:val="24"/>
          <w:szCs w:val="24"/>
        </w:rPr>
        <w:t>permit</w:t>
      </w:r>
      <w:r w:rsidRPr="001B5B1A">
        <w:rPr>
          <w:spacing w:val="-5"/>
          <w:sz w:val="24"/>
          <w:szCs w:val="24"/>
        </w:rPr>
        <w:t xml:space="preserve"> </w:t>
      </w:r>
      <w:r w:rsidRPr="001B5B1A">
        <w:rPr>
          <w:sz w:val="24"/>
          <w:szCs w:val="24"/>
        </w:rPr>
        <w:t>application</w:t>
      </w:r>
      <w:r w:rsidRPr="001B5B1A">
        <w:rPr>
          <w:spacing w:val="-5"/>
          <w:sz w:val="24"/>
          <w:szCs w:val="24"/>
        </w:rPr>
        <w:t xml:space="preserve"> </w:t>
      </w:r>
      <w:r w:rsidRPr="001B5B1A">
        <w:rPr>
          <w:sz w:val="24"/>
          <w:szCs w:val="24"/>
        </w:rPr>
        <w:t>with</w:t>
      </w:r>
      <w:r w:rsidRPr="001B5B1A">
        <w:rPr>
          <w:spacing w:val="-6"/>
          <w:sz w:val="24"/>
          <w:szCs w:val="24"/>
        </w:rPr>
        <w:t xml:space="preserve"> </w:t>
      </w:r>
      <w:r w:rsidRPr="001B5B1A">
        <w:rPr>
          <w:sz w:val="24"/>
          <w:szCs w:val="24"/>
        </w:rPr>
        <w:t>the</w:t>
      </w:r>
      <w:r w:rsidRPr="001B5B1A">
        <w:rPr>
          <w:spacing w:val="-5"/>
          <w:sz w:val="24"/>
          <w:szCs w:val="24"/>
        </w:rPr>
        <w:t xml:space="preserve"> </w:t>
      </w:r>
      <w:r w:rsidRPr="001B5B1A">
        <w:rPr>
          <w:sz w:val="24"/>
          <w:szCs w:val="24"/>
        </w:rPr>
        <w:t>Division</w:t>
      </w:r>
      <w:r w:rsidRPr="001B5B1A">
        <w:rPr>
          <w:spacing w:val="-6"/>
          <w:sz w:val="24"/>
          <w:szCs w:val="24"/>
        </w:rPr>
        <w:t xml:space="preserve"> </w:t>
      </w:r>
      <w:r w:rsidRPr="001B5B1A">
        <w:rPr>
          <w:sz w:val="24"/>
          <w:szCs w:val="24"/>
        </w:rPr>
        <w:t xml:space="preserve">at the same </w:t>
      </w:r>
      <w:proofErr w:type="gramStart"/>
      <w:r w:rsidRPr="001B5B1A">
        <w:rPr>
          <w:sz w:val="24"/>
          <w:szCs w:val="24"/>
        </w:rPr>
        <w:t>time</w:t>
      </w:r>
      <w:proofErr w:type="gramEnd"/>
      <w:r w:rsidRPr="001B5B1A">
        <w:rPr>
          <w:sz w:val="24"/>
          <w:szCs w:val="24"/>
        </w:rPr>
        <w:t xml:space="preserve"> they file with any local licensing</w:t>
      </w:r>
      <w:r w:rsidRPr="001B5B1A">
        <w:rPr>
          <w:spacing w:val="-13"/>
          <w:sz w:val="24"/>
          <w:szCs w:val="24"/>
        </w:rPr>
        <w:t xml:space="preserve"> </w:t>
      </w:r>
      <w:r w:rsidRPr="001B5B1A">
        <w:rPr>
          <w:spacing w:val="-3"/>
          <w:sz w:val="24"/>
          <w:szCs w:val="24"/>
        </w:rPr>
        <w:t>authority.</w:t>
      </w:r>
    </w:p>
    <w:p w14:paraId="57835ADC" w14:textId="77777777" w:rsidR="00A63239" w:rsidRPr="00B165B7" w:rsidRDefault="00A63239" w:rsidP="00A63239">
      <w:pPr>
        <w:numPr>
          <w:ilvl w:val="1"/>
          <w:numId w:val="10"/>
        </w:numPr>
        <w:tabs>
          <w:tab w:val="left" w:pos="1819"/>
          <w:tab w:val="left" w:pos="1820"/>
        </w:tabs>
        <w:rPr>
          <w:sz w:val="24"/>
          <w:szCs w:val="24"/>
        </w:rPr>
      </w:pPr>
      <w:r w:rsidRPr="001B5B1A">
        <w:rPr>
          <w:sz w:val="24"/>
          <w:szCs w:val="24"/>
        </w:rPr>
        <w:t>If</w:t>
      </w:r>
      <w:r w:rsidRPr="001B5B1A">
        <w:rPr>
          <w:spacing w:val="-6"/>
          <w:sz w:val="24"/>
          <w:szCs w:val="24"/>
        </w:rPr>
        <w:t xml:space="preserve"> </w:t>
      </w:r>
      <w:r w:rsidRPr="001B5B1A">
        <w:rPr>
          <w:sz w:val="24"/>
          <w:szCs w:val="24"/>
        </w:rPr>
        <w:t>the</w:t>
      </w:r>
      <w:r w:rsidRPr="001B5B1A">
        <w:rPr>
          <w:spacing w:val="-5"/>
          <w:sz w:val="24"/>
          <w:szCs w:val="24"/>
        </w:rPr>
        <w:t xml:space="preserve"> </w:t>
      </w:r>
      <w:r w:rsidRPr="001B5B1A">
        <w:rPr>
          <w:sz w:val="24"/>
          <w:szCs w:val="24"/>
        </w:rPr>
        <w:t>licensee</w:t>
      </w:r>
      <w:r w:rsidRPr="001B5B1A">
        <w:rPr>
          <w:spacing w:val="-5"/>
          <w:sz w:val="24"/>
          <w:szCs w:val="24"/>
        </w:rPr>
        <w:t xml:space="preserve"> </w:t>
      </w:r>
      <w:r w:rsidRPr="001B5B1A">
        <w:rPr>
          <w:sz w:val="24"/>
          <w:szCs w:val="24"/>
        </w:rPr>
        <w:t>filing</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festival</w:t>
      </w:r>
      <w:r w:rsidRPr="001B5B1A">
        <w:rPr>
          <w:spacing w:val="-5"/>
          <w:sz w:val="24"/>
          <w:szCs w:val="24"/>
        </w:rPr>
        <w:t xml:space="preserve"> </w:t>
      </w:r>
      <w:r w:rsidRPr="001B5B1A">
        <w:rPr>
          <w:sz w:val="24"/>
          <w:szCs w:val="24"/>
        </w:rPr>
        <w:t>permit</w:t>
      </w:r>
      <w:r w:rsidRPr="001B5B1A">
        <w:rPr>
          <w:spacing w:val="-5"/>
          <w:sz w:val="24"/>
          <w:szCs w:val="24"/>
        </w:rPr>
        <w:t xml:space="preserve"> </w:t>
      </w:r>
      <w:r w:rsidRPr="001B5B1A">
        <w:rPr>
          <w:sz w:val="24"/>
          <w:szCs w:val="24"/>
        </w:rPr>
        <w:t>application</w:t>
      </w:r>
      <w:r w:rsidRPr="001B5B1A">
        <w:rPr>
          <w:spacing w:val="-5"/>
          <w:sz w:val="24"/>
          <w:szCs w:val="24"/>
        </w:rPr>
        <w:t xml:space="preserve"> </w:t>
      </w:r>
      <w:r w:rsidRPr="001B5B1A">
        <w:rPr>
          <w:sz w:val="24"/>
          <w:szCs w:val="24"/>
        </w:rPr>
        <w:t>holds</w:t>
      </w:r>
      <w:r w:rsidRPr="001B5B1A">
        <w:rPr>
          <w:spacing w:val="-5"/>
          <w:sz w:val="24"/>
          <w:szCs w:val="24"/>
        </w:rPr>
        <w:t xml:space="preserve"> </w:t>
      </w:r>
      <w:r w:rsidRPr="001B5B1A">
        <w:rPr>
          <w:sz w:val="24"/>
          <w:szCs w:val="24"/>
        </w:rPr>
        <w:t>a</w:t>
      </w:r>
      <w:r w:rsidRPr="001B5B1A">
        <w:rPr>
          <w:spacing w:val="-5"/>
          <w:sz w:val="24"/>
          <w:szCs w:val="24"/>
        </w:rPr>
        <w:t xml:space="preserve"> </w:t>
      </w:r>
      <w:r w:rsidRPr="001B5B1A">
        <w:rPr>
          <w:sz w:val="24"/>
          <w:szCs w:val="24"/>
        </w:rPr>
        <w:t>limited</w:t>
      </w:r>
      <w:r w:rsidRPr="001B5B1A">
        <w:rPr>
          <w:spacing w:val="-5"/>
          <w:sz w:val="24"/>
          <w:szCs w:val="24"/>
        </w:rPr>
        <w:t xml:space="preserve"> </w:t>
      </w:r>
      <w:r w:rsidRPr="001B5B1A">
        <w:rPr>
          <w:sz w:val="24"/>
          <w:szCs w:val="24"/>
        </w:rPr>
        <w:t>winery</w:t>
      </w:r>
      <w:r w:rsidRPr="001B5B1A">
        <w:rPr>
          <w:spacing w:val="-5"/>
          <w:sz w:val="24"/>
          <w:szCs w:val="24"/>
        </w:rPr>
        <w:t xml:space="preserve"> </w:t>
      </w:r>
      <w:r w:rsidRPr="001B5B1A">
        <w:rPr>
          <w:sz w:val="24"/>
          <w:szCs w:val="24"/>
        </w:rPr>
        <w:t>license,</w:t>
      </w:r>
      <w:r w:rsidRPr="001B5B1A">
        <w:rPr>
          <w:spacing w:val="-5"/>
          <w:sz w:val="24"/>
          <w:szCs w:val="24"/>
        </w:rPr>
        <w:t xml:space="preserve"> </w:t>
      </w:r>
      <w:r w:rsidRPr="001B5B1A">
        <w:rPr>
          <w:sz w:val="24"/>
          <w:szCs w:val="24"/>
        </w:rPr>
        <w:t>or</w:t>
      </w:r>
      <w:r w:rsidRPr="001B5B1A">
        <w:rPr>
          <w:spacing w:val="-5"/>
          <w:sz w:val="24"/>
          <w:szCs w:val="24"/>
        </w:rPr>
        <w:t xml:space="preserve"> </w:t>
      </w:r>
      <w:r w:rsidRPr="001B5B1A">
        <w:rPr>
          <w:sz w:val="24"/>
          <w:szCs w:val="24"/>
        </w:rPr>
        <w:t>a</w:t>
      </w:r>
      <w:r w:rsidRPr="001B5B1A">
        <w:rPr>
          <w:spacing w:val="-5"/>
          <w:sz w:val="24"/>
          <w:szCs w:val="24"/>
        </w:rPr>
        <w:t xml:space="preserve"> </w:t>
      </w:r>
      <w:r w:rsidRPr="001B5B1A">
        <w:rPr>
          <w:sz w:val="24"/>
          <w:szCs w:val="24"/>
        </w:rPr>
        <w:t>winery license, then a festival permit from the local licensing authority is not</w:t>
      </w:r>
      <w:r w:rsidRPr="001B5B1A">
        <w:rPr>
          <w:spacing w:val="-32"/>
          <w:sz w:val="24"/>
          <w:szCs w:val="24"/>
        </w:rPr>
        <w:t xml:space="preserve"> </w:t>
      </w:r>
      <w:r w:rsidRPr="001B5B1A">
        <w:rPr>
          <w:sz w:val="24"/>
          <w:szCs w:val="24"/>
        </w:rPr>
        <w:t>required.</w:t>
      </w:r>
    </w:p>
    <w:p w14:paraId="65417FCA" w14:textId="77777777" w:rsidR="00A63239" w:rsidRPr="00B165B7" w:rsidRDefault="00A63239" w:rsidP="00A63239">
      <w:pPr>
        <w:numPr>
          <w:ilvl w:val="1"/>
          <w:numId w:val="10"/>
        </w:numPr>
        <w:tabs>
          <w:tab w:val="left" w:pos="1819"/>
          <w:tab w:val="left" w:pos="1820"/>
        </w:tabs>
        <w:rPr>
          <w:sz w:val="24"/>
          <w:szCs w:val="24"/>
        </w:rPr>
      </w:pPr>
      <w:r w:rsidRPr="001B5B1A">
        <w:rPr>
          <w:sz w:val="24"/>
          <w:szCs w:val="24"/>
        </w:rPr>
        <w:t>A</w:t>
      </w:r>
      <w:r w:rsidRPr="001B5B1A">
        <w:rPr>
          <w:spacing w:val="-6"/>
          <w:sz w:val="24"/>
          <w:szCs w:val="24"/>
        </w:rPr>
        <w:t xml:space="preserve"> </w:t>
      </w:r>
      <w:r w:rsidRPr="001B5B1A">
        <w:rPr>
          <w:sz w:val="24"/>
          <w:szCs w:val="24"/>
        </w:rPr>
        <w:t>festival</w:t>
      </w:r>
      <w:r w:rsidRPr="001B5B1A">
        <w:rPr>
          <w:spacing w:val="-5"/>
          <w:sz w:val="24"/>
          <w:szCs w:val="24"/>
        </w:rPr>
        <w:t xml:space="preserve"> </w:t>
      </w:r>
      <w:r w:rsidRPr="001B5B1A">
        <w:rPr>
          <w:sz w:val="24"/>
          <w:szCs w:val="24"/>
        </w:rPr>
        <w:t>permit</w:t>
      </w:r>
      <w:r w:rsidRPr="001B5B1A">
        <w:rPr>
          <w:spacing w:val="-5"/>
          <w:sz w:val="24"/>
          <w:szCs w:val="24"/>
        </w:rPr>
        <w:t xml:space="preserve"> </w:t>
      </w:r>
      <w:r w:rsidRPr="001B5B1A">
        <w:rPr>
          <w:sz w:val="24"/>
          <w:szCs w:val="24"/>
        </w:rPr>
        <w:t>from</w:t>
      </w:r>
      <w:r w:rsidRPr="001B5B1A">
        <w:rPr>
          <w:spacing w:val="-5"/>
          <w:sz w:val="24"/>
          <w:szCs w:val="24"/>
        </w:rPr>
        <w:t xml:space="preserve"> </w:t>
      </w:r>
      <w:r w:rsidRPr="001B5B1A">
        <w:rPr>
          <w:sz w:val="24"/>
          <w:szCs w:val="24"/>
        </w:rPr>
        <w:t>a</w:t>
      </w:r>
      <w:r w:rsidRPr="001B5B1A">
        <w:rPr>
          <w:spacing w:val="-5"/>
          <w:sz w:val="24"/>
          <w:szCs w:val="24"/>
        </w:rPr>
        <w:t xml:space="preserve"> </w:t>
      </w:r>
      <w:r w:rsidRPr="001B5B1A">
        <w:rPr>
          <w:sz w:val="24"/>
          <w:szCs w:val="24"/>
        </w:rPr>
        <w:t>local</w:t>
      </w:r>
      <w:r w:rsidRPr="001B5B1A">
        <w:rPr>
          <w:spacing w:val="-5"/>
          <w:sz w:val="24"/>
          <w:szCs w:val="24"/>
        </w:rPr>
        <w:t xml:space="preserve"> </w:t>
      </w:r>
      <w:r w:rsidRPr="001B5B1A">
        <w:rPr>
          <w:sz w:val="24"/>
          <w:szCs w:val="24"/>
        </w:rPr>
        <w:t>licensing</w:t>
      </w:r>
      <w:r w:rsidRPr="001B5B1A">
        <w:rPr>
          <w:spacing w:val="-5"/>
          <w:sz w:val="24"/>
          <w:szCs w:val="24"/>
        </w:rPr>
        <w:t xml:space="preserve"> </w:t>
      </w:r>
      <w:r w:rsidRPr="001B5B1A">
        <w:rPr>
          <w:sz w:val="24"/>
          <w:szCs w:val="24"/>
        </w:rPr>
        <w:t>authority</w:t>
      </w:r>
      <w:r w:rsidRPr="001B5B1A">
        <w:rPr>
          <w:spacing w:val="-5"/>
          <w:sz w:val="24"/>
          <w:szCs w:val="24"/>
        </w:rPr>
        <w:t xml:space="preserve"> </w:t>
      </w:r>
      <w:r w:rsidRPr="001B5B1A">
        <w:rPr>
          <w:sz w:val="24"/>
          <w:szCs w:val="24"/>
        </w:rPr>
        <w:t>is</w:t>
      </w:r>
      <w:r w:rsidRPr="001B5B1A">
        <w:rPr>
          <w:spacing w:val="-6"/>
          <w:sz w:val="24"/>
          <w:szCs w:val="24"/>
        </w:rPr>
        <w:t xml:space="preserve"> </w:t>
      </w:r>
      <w:r w:rsidRPr="001B5B1A">
        <w:rPr>
          <w:sz w:val="24"/>
          <w:szCs w:val="24"/>
        </w:rPr>
        <w:t>not</w:t>
      </w:r>
      <w:r w:rsidRPr="001B5B1A">
        <w:rPr>
          <w:spacing w:val="-5"/>
          <w:sz w:val="24"/>
          <w:szCs w:val="24"/>
        </w:rPr>
        <w:t xml:space="preserve"> </w:t>
      </w:r>
      <w:r w:rsidRPr="001B5B1A">
        <w:rPr>
          <w:sz w:val="24"/>
          <w:szCs w:val="24"/>
        </w:rPr>
        <w:t>required</w:t>
      </w:r>
      <w:r w:rsidRPr="001B5B1A">
        <w:rPr>
          <w:spacing w:val="-5"/>
          <w:sz w:val="24"/>
          <w:szCs w:val="24"/>
        </w:rPr>
        <w:t xml:space="preserve"> </w:t>
      </w:r>
      <w:r w:rsidRPr="001B5B1A">
        <w:rPr>
          <w:sz w:val="24"/>
          <w:szCs w:val="24"/>
        </w:rPr>
        <w:t>if</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festival</w:t>
      </w:r>
      <w:r w:rsidRPr="001B5B1A">
        <w:rPr>
          <w:spacing w:val="-5"/>
          <w:sz w:val="24"/>
          <w:szCs w:val="24"/>
        </w:rPr>
        <w:t xml:space="preserve"> </w:t>
      </w:r>
      <w:r w:rsidRPr="001B5B1A">
        <w:rPr>
          <w:sz w:val="24"/>
          <w:szCs w:val="24"/>
        </w:rPr>
        <w:t>permit</w:t>
      </w:r>
      <w:r w:rsidRPr="001B5B1A">
        <w:rPr>
          <w:spacing w:val="-5"/>
          <w:sz w:val="24"/>
          <w:szCs w:val="24"/>
        </w:rPr>
        <w:t xml:space="preserve"> </w:t>
      </w:r>
      <w:r w:rsidRPr="001B5B1A">
        <w:rPr>
          <w:sz w:val="24"/>
          <w:szCs w:val="24"/>
        </w:rPr>
        <w:t xml:space="preserve">applicant also applies for a special event liquor permit issued under Article 5 of </w:t>
      </w:r>
      <w:r w:rsidRPr="001B5B1A">
        <w:rPr>
          <w:spacing w:val="-3"/>
          <w:sz w:val="24"/>
          <w:szCs w:val="24"/>
        </w:rPr>
        <w:t>Title</w:t>
      </w:r>
      <w:r w:rsidRPr="001B5B1A">
        <w:rPr>
          <w:spacing w:val="-31"/>
          <w:sz w:val="24"/>
          <w:szCs w:val="24"/>
        </w:rPr>
        <w:t xml:space="preserve"> </w:t>
      </w:r>
      <w:r w:rsidRPr="001B5B1A">
        <w:rPr>
          <w:sz w:val="24"/>
          <w:szCs w:val="24"/>
        </w:rPr>
        <w:t>44.</w:t>
      </w:r>
    </w:p>
    <w:p w14:paraId="1CD0485E" w14:textId="77777777" w:rsidR="00A63239" w:rsidRPr="00B165B7" w:rsidRDefault="00A63239" w:rsidP="00A63239">
      <w:pPr>
        <w:numPr>
          <w:ilvl w:val="0"/>
          <w:numId w:val="10"/>
        </w:numPr>
        <w:tabs>
          <w:tab w:val="left" w:pos="1099"/>
          <w:tab w:val="left" w:pos="1100"/>
        </w:tabs>
        <w:rPr>
          <w:sz w:val="24"/>
          <w:szCs w:val="24"/>
        </w:rPr>
      </w:pPr>
      <w:r w:rsidRPr="001B5B1A">
        <w:rPr>
          <w:rFonts w:ascii="Times New Roman"/>
          <w:spacing w:val="-50"/>
          <w:sz w:val="24"/>
          <w:szCs w:val="24"/>
          <w:u w:val="thick"/>
        </w:rPr>
        <w:lastRenderedPageBreak/>
        <w:t xml:space="preserve"> </w:t>
      </w:r>
      <w:r w:rsidRPr="001B5B1A">
        <w:rPr>
          <w:sz w:val="24"/>
          <w:szCs w:val="24"/>
          <w:u w:val="thick"/>
        </w:rPr>
        <w:t>Subsequent Festival Permit</w:t>
      </w:r>
      <w:r w:rsidRPr="001B5B1A">
        <w:rPr>
          <w:spacing w:val="-5"/>
          <w:sz w:val="24"/>
          <w:szCs w:val="24"/>
          <w:u w:val="thick"/>
        </w:rPr>
        <w:t xml:space="preserve"> </w:t>
      </w:r>
      <w:r w:rsidRPr="001B5B1A">
        <w:rPr>
          <w:sz w:val="24"/>
          <w:szCs w:val="24"/>
          <w:u w:val="thick"/>
        </w:rPr>
        <w:t>Application(s)</w:t>
      </w:r>
      <w:r w:rsidRPr="001B5B1A">
        <w:rPr>
          <w:sz w:val="24"/>
          <w:szCs w:val="24"/>
        </w:rPr>
        <w:t>.</w:t>
      </w:r>
    </w:p>
    <w:p w14:paraId="7D750BC5" w14:textId="77777777" w:rsidR="00A63239" w:rsidRPr="00B165B7" w:rsidRDefault="00A63239" w:rsidP="00A63239">
      <w:pPr>
        <w:numPr>
          <w:ilvl w:val="1"/>
          <w:numId w:val="10"/>
        </w:numPr>
        <w:tabs>
          <w:tab w:val="left" w:pos="1819"/>
          <w:tab w:val="left" w:pos="1820"/>
        </w:tabs>
        <w:rPr>
          <w:sz w:val="24"/>
          <w:szCs w:val="24"/>
        </w:rPr>
      </w:pPr>
      <w:r w:rsidRPr="001B5B1A">
        <w:rPr>
          <w:rFonts w:ascii="Times New Roman"/>
          <w:spacing w:val="-50"/>
          <w:sz w:val="24"/>
          <w:szCs w:val="24"/>
          <w:u w:val="thick"/>
        </w:rPr>
        <w:t xml:space="preserve"> </w:t>
      </w:r>
      <w:r w:rsidRPr="001B5B1A">
        <w:rPr>
          <w:sz w:val="24"/>
          <w:szCs w:val="24"/>
          <w:u w:val="thick"/>
        </w:rPr>
        <w:t>Festival Participation</w:t>
      </w:r>
      <w:r w:rsidRPr="001B5B1A">
        <w:rPr>
          <w:spacing w:val="-3"/>
          <w:sz w:val="24"/>
          <w:szCs w:val="24"/>
          <w:u w:val="thick"/>
        </w:rPr>
        <w:t xml:space="preserve"> </w:t>
      </w:r>
      <w:r w:rsidRPr="001B5B1A">
        <w:rPr>
          <w:sz w:val="24"/>
          <w:szCs w:val="24"/>
          <w:u w:val="thick"/>
        </w:rPr>
        <w:t>Limits</w:t>
      </w:r>
    </w:p>
    <w:p w14:paraId="0E518BAA" w14:textId="77777777" w:rsidR="00A63239" w:rsidRPr="00B165B7" w:rsidRDefault="00A63239" w:rsidP="00A63239">
      <w:pPr>
        <w:numPr>
          <w:ilvl w:val="2"/>
          <w:numId w:val="10"/>
        </w:numPr>
        <w:tabs>
          <w:tab w:val="left" w:pos="2540"/>
        </w:tabs>
        <w:jc w:val="both"/>
        <w:rPr>
          <w:sz w:val="24"/>
          <w:szCs w:val="24"/>
        </w:rPr>
      </w:pPr>
      <w:del w:id="38" w:author="Author">
        <w:r w:rsidRPr="001B5B1A" w:rsidDel="003A37D9">
          <w:rPr>
            <w:sz w:val="24"/>
            <w:szCs w:val="24"/>
          </w:rPr>
          <w:delText>Each permittee may hold up to but no more than a total of nine (9) festivals in a twelve</w:delText>
        </w:r>
        <w:r w:rsidRPr="001B5B1A" w:rsidDel="003A37D9">
          <w:rPr>
            <w:spacing w:val="-6"/>
            <w:sz w:val="24"/>
            <w:szCs w:val="24"/>
          </w:rPr>
          <w:delText xml:space="preserve"> </w:delText>
        </w:r>
        <w:r w:rsidRPr="001B5B1A" w:rsidDel="003A37D9">
          <w:rPr>
            <w:sz w:val="24"/>
            <w:szCs w:val="24"/>
          </w:rPr>
          <w:delText>(12)</w:delText>
        </w:r>
        <w:r w:rsidRPr="001B5B1A" w:rsidDel="003A37D9">
          <w:rPr>
            <w:spacing w:val="-6"/>
            <w:sz w:val="24"/>
            <w:szCs w:val="24"/>
          </w:rPr>
          <w:delText xml:space="preserve"> </w:delText>
        </w:r>
        <w:r w:rsidRPr="001B5B1A" w:rsidDel="003A37D9">
          <w:rPr>
            <w:sz w:val="24"/>
            <w:szCs w:val="24"/>
          </w:rPr>
          <w:delText>month</w:delText>
        </w:r>
        <w:r w:rsidRPr="001B5B1A" w:rsidDel="003A37D9">
          <w:rPr>
            <w:spacing w:val="-5"/>
            <w:sz w:val="24"/>
            <w:szCs w:val="24"/>
          </w:rPr>
          <w:delText xml:space="preserve"> </w:delText>
        </w:r>
        <w:r w:rsidRPr="001B5B1A" w:rsidDel="003A37D9">
          <w:rPr>
            <w:sz w:val="24"/>
            <w:szCs w:val="24"/>
          </w:rPr>
          <w:delText>period.</w:delText>
        </w:r>
        <w:r w:rsidRPr="001B5B1A" w:rsidDel="003A37D9">
          <w:rPr>
            <w:spacing w:val="-6"/>
            <w:sz w:val="24"/>
            <w:szCs w:val="24"/>
          </w:rPr>
          <w:delText xml:space="preserve"> </w:delText>
        </w:r>
        <w:r w:rsidRPr="001B5B1A" w:rsidDel="003A37D9">
          <w:rPr>
            <w:sz w:val="24"/>
            <w:szCs w:val="24"/>
          </w:rPr>
          <w:delText>This</w:delText>
        </w:r>
        <w:r w:rsidRPr="001B5B1A" w:rsidDel="003A37D9">
          <w:rPr>
            <w:spacing w:val="-5"/>
            <w:sz w:val="24"/>
            <w:szCs w:val="24"/>
          </w:rPr>
          <w:delText xml:space="preserve"> </w:delText>
        </w:r>
        <w:r w:rsidRPr="001B5B1A" w:rsidDel="003A37D9">
          <w:rPr>
            <w:sz w:val="24"/>
            <w:szCs w:val="24"/>
          </w:rPr>
          <w:delText>subparagraph</w:delText>
        </w:r>
        <w:r w:rsidRPr="001B5B1A" w:rsidDel="003A37D9">
          <w:rPr>
            <w:spacing w:val="-6"/>
            <w:sz w:val="24"/>
            <w:szCs w:val="24"/>
          </w:rPr>
          <w:delText xml:space="preserve"> </w:delText>
        </w:r>
        <w:r w:rsidRPr="001B5B1A" w:rsidDel="003A37D9">
          <w:rPr>
            <w:sz w:val="24"/>
            <w:szCs w:val="24"/>
          </w:rPr>
          <w:delText>(1)(a)</w:delText>
        </w:r>
        <w:r w:rsidRPr="001B5B1A" w:rsidDel="003A37D9">
          <w:rPr>
            <w:spacing w:val="-5"/>
            <w:sz w:val="24"/>
            <w:szCs w:val="24"/>
          </w:rPr>
          <w:delText xml:space="preserve"> </w:delText>
        </w:r>
        <w:r w:rsidRPr="001B5B1A" w:rsidDel="003A37D9">
          <w:rPr>
            <w:sz w:val="24"/>
            <w:szCs w:val="24"/>
          </w:rPr>
          <w:delText>will</w:delText>
        </w:r>
        <w:r w:rsidRPr="001B5B1A" w:rsidDel="003A37D9">
          <w:rPr>
            <w:spacing w:val="-6"/>
            <w:sz w:val="24"/>
            <w:szCs w:val="24"/>
          </w:rPr>
          <w:delText xml:space="preserve"> </w:delText>
        </w:r>
        <w:r w:rsidRPr="001B5B1A" w:rsidDel="003A37D9">
          <w:rPr>
            <w:sz w:val="24"/>
            <w:szCs w:val="24"/>
          </w:rPr>
          <w:delText>expire</w:delText>
        </w:r>
        <w:r w:rsidRPr="001B5B1A" w:rsidDel="003A37D9">
          <w:rPr>
            <w:spacing w:val="-5"/>
            <w:sz w:val="24"/>
            <w:szCs w:val="24"/>
          </w:rPr>
          <w:delText xml:space="preserve"> </w:delText>
        </w:r>
        <w:r w:rsidRPr="001B5B1A" w:rsidDel="003A37D9">
          <w:rPr>
            <w:sz w:val="24"/>
            <w:szCs w:val="24"/>
          </w:rPr>
          <w:delText>on</w:delText>
        </w:r>
        <w:r w:rsidRPr="001B5B1A" w:rsidDel="003A37D9">
          <w:rPr>
            <w:spacing w:val="-6"/>
            <w:sz w:val="24"/>
            <w:szCs w:val="24"/>
          </w:rPr>
          <w:delText xml:space="preserve"> </w:delText>
        </w:r>
        <w:r w:rsidRPr="001B5B1A" w:rsidDel="003A37D9">
          <w:rPr>
            <w:sz w:val="24"/>
            <w:szCs w:val="24"/>
          </w:rPr>
          <w:delText>December</w:delText>
        </w:r>
        <w:r w:rsidRPr="001B5B1A" w:rsidDel="003A37D9">
          <w:rPr>
            <w:spacing w:val="-5"/>
            <w:sz w:val="24"/>
            <w:szCs w:val="24"/>
          </w:rPr>
          <w:delText xml:space="preserve"> </w:delText>
        </w:r>
        <w:r w:rsidRPr="001B5B1A" w:rsidDel="003A37D9">
          <w:rPr>
            <w:sz w:val="24"/>
            <w:szCs w:val="24"/>
          </w:rPr>
          <w:delText xml:space="preserve">31, 2023. </w:delText>
        </w:r>
      </w:del>
      <w:ins w:id="39" w:author="Author">
        <w:r w:rsidRPr="001B5B1A">
          <w:rPr>
            <w:sz w:val="24"/>
            <w:szCs w:val="24"/>
          </w:rPr>
          <w:t>A licensee may participate in up to fifty-two (52) festivals each calendar year, including up to nine (9) festivals held under a festival permit issued to the licensee under subsection 44-3-404(1)(c), C.R.S.</w:t>
        </w:r>
      </w:ins>
    </w:p>
    <w:p w14:paraId="6967BF6A" w14:textId="77777777" w:rsidR="00A63239" w:rsidRPr="00B165B7" w:rsidDel="00084CAD" w:rsidRDefault="00A63239" w:rsidP="00A63239">
      <w:pPr>
        <w:numPr>
          <w:ilvl w:val="2"/>
          <w:numId w:val="10"/>
        </w:numPr>
        <w:tabs>
          <w:tab w:val="left" w:pos="2539"/>
          <w:tab w:val="left" w:pos="2540"/>
        </w:tabs>
        <w:rPr>
          <w:del w:id="40" w:author="Author"/>
          <w:sz w:val="24"/>
          <w:szCs w:val="24"/>
        </w:rPr>
      </w:pPr>
      <w:del w:id="41" w:author="Author">
        <w:r w:rsidRPr="001B5B1A" w:rsidDel="003A37D9">
          <w:rPr>
            <w:sz w:val="24"/>
            <w:szCs w:val="24"/>
          </w:rPr>
          <w:delText xml:space="preserve">A licensee may participate in up to fifty-two festivals each calendar </w:delText>
        </w:r>
        <w:r w:rsidRPr="001B5B1A" w:rsidDel="003A37D9">
          <w:rPr>
            <w:spacing w:val="-3"/>
            <w:sz w:val="24"/>
            <w:szCs w:val="24"/>
          </w:rPr>
          <w:delText xml:space="preserve">year, </w:delText>
        </w:r>
        <w:r w:rsidRPr="001B5B1A" w:rsidDel="003A37D9">
          <w:rPr>
            <w:sz w:val="24"/>
            <w:szCs w:val="24"/>
          </w:rPr>
          <w:delText>including up to nine festivals held under a festival permit issued to the licensee under subsection 44-3-404(1)(c),</w:delText>
        </w:r>
        <w:r w:rsidRPr="001B5B1A" w:rsidDel="003A37D9">
          <w:rPr>
            <w:spacing w:val="-2"/>
            <w:sz w:val="24"/>
            <w:szCs w:val="24"/>
          </w:rPr>
          <w:delText xml:space="preserve"> </w:delText>
        </w:r>
        <w:r w:rsidRPr="001B5B1A" w:rsidDel="003A37D9">
          <w:rPr>
            <w:sz w:val="24"/>
            <w:szCs w:val="24"/>
          </w:rPr>
          <w:delText>C.R.S.</w:delText>
        </w:r>
      </w:del>
      <w:ins w:id="42" w:author="Author">
        <w:r w:rsidRPr="001B5B1A">
          <w:rPr>
            <w:sz w:val="24"/>
            <w:szCs w:val="24"/>
          </w:rPr>
          <w:t>Each</w:t>
        </w:r>
        <w:r w:rsidRPr="001B5B1A">
          <w:rPr>
            <w:spacing w:val="-4"/>
            <w:sz w:val="24"/>
            <w:szCs w:val="24"/>
          </w:rPr>
          <w:t xml:space="preserve"> </w:t>
        </w:r>
        <w:r w:rsidRPr="001B5B1A">
          <w:rPr>
            <w:sz w:val="24"/>
            <w:szCs w:val="24"/>
          </w:rPr>
          <w:t>permittee</w:t>
        </w:r>
        <w:r w:rsidRPr="001B5B1A">
          <w:rPr>
            <w:spacing w:val="-4"/>
            <w:sz w:val="24"/>
            <w:szCs w:val="24"/>
          </w:rPr>
          <w:t xml:space="preserve"> </w:t>
        </w:r>
        <w:r w:rsidRPr="001B5B1A">
          <w:rPr>
            <w:sz w:val="24"/>
            <w:szCs w:val="24"/>
          </w:rPr>
          <w:t>may</w:t>
        </w:r>
        <w:r w:rsidRPr="001B5B1A">
          <w:rPr>
            <w:spacing w:val="-3"/>
            <w:sz w:val="24"/>
            <w:szCs w:val="24"/>
          </w:rPr>
          <w:t xml:space="preserve"> </w:t>
        </w:r>
        <w:r w:rsidRPr="001B5B1A">
          <w:rPr>
            <w:sz w:val="24"/>
            <w:szCs w:val="24"/>
          </w:rPr>
          <w:t>hold</w:t>
        </w:r>
        <w:r w:rsidRPr="001B5B1A">
          <w:rPr>
            <w:spacing w:val="-4"/>
            <w:sz w:val="24"/>
            <w:szCs w:val="24"/>
          </w:rPr>
          <w:t xml:space="preserve"> </w:t>
        </w:r>
        <w:r w:rsidRPr="001B5B1A">
          <w:rPr>
            <w:sz w:val="24"/>
            <w:szCs w:val="24"/>
          </w:rPr>
          <w:t>up</w:t>
        </w:r>
        <w:r w:rsidRPr="001B5B1A">
          <w:rPr>
            <w:spacing w:val="-3"/>
            <w:sz w:val="24"/>
            <w:szCs w:val="24"/>
          </w:rPr>
          <w:t xml:space="preserve"> </w:t>
        </w:r>
        <w:r w:rsidRPr="001B5B1A">
          <w:rPr>
            <w:sz w:val="24"/>
            <w:szCs w:val="24"/>
          </w:rPr>
          <w:t>to</w:t>
        </w:r>
        <w:r w:rsidRPr="001B5B1A">
          <w:rPr>
            <w:spacing w:val="-4"/>
            <w:sz w:val="24"/>
            <w:szCs w:val="24"/>
          </w:rPr>
          <w:t xml:space="preserve"> </w:t>
        </w:r>
        <w:r w:rsidRPr="001B5B1A">
          <w:rPr>
            <w:sz w:val="24"/>
            <w:szCs w:val="24"/>
          </w:rPr>
          <w:t>but</w:t>
        </w:r>
        <w:r w:rsidRPr="001B5B1A">
          <w:rPr>
            <w:spacing w:val="-3"/>
            <w:sz w:val="24"/>
            <w:szCs w:val="24"/>
          </w:rPr>
          <w:t xml:space="preserve"> </w:t>
        </w:r>
        <w:r w:rsidRPr="001B5B1A">
          <w:rPr>
            <w:sz w:val="24"/>
            <w:szCs w:val="24"/>
          </w:rPr>
          <w:t>no</w:t>
        </w:r>
        <w:r w:rsidRPr="001B5B1A">
          <w:rPr>
            <w:spacing w:val="-4"/>
            <w:sz w:val="24"/>
            <w:szCs w:val="24"/>
          </w:rPr>
          <w:t xml:space="preserve"> </w:t>
        </w:r>
        <w:r w:rsidRPr="001B5B1A">
          <w:rPr>
            <w:sz w:val="24"/>
            <w:szCs w:val="24"/>
          </w:rPr>
          <w:t>more</w:t>
        </w:r>
        <w:r w:rsidRPr="001B5B1A">
          <w:rPr>
            <w:spacing w:val="-3"/>
            <w:sz w:val="24"/>
            <w:szCs w:val="24"/>
          </w:rPr>
          <w:t xml:space="preserve"> </w:t>
        </w:r>
        <w:r w:rsidRPr="001B5B1A">
          <w:rPr>
            <w:sz w:val="24"/>
            <w:szCs w:val="24"/>
          </w:rPr>
          <w:t>than</w:t>
        </w:r>
        <w:r w:rsidRPr="001B5B1A">
          <w:rPr>
            <w:spacing w:val="-4"/>
            <w:sz w:val="24"/>
            <w:szCs w:val="24"/>
          </w:rPr>
          <w:t xml:space="preserve"> </w:t>
        </w:r>
        <w:r w:rsidRPr="001B5B1A">
          <w:rPr>
            <w:sz w:val="24"/>
            <w:szCs w:val="24"/>
          </w:rPr>
          <w:t>a</w:t>
        </w:r>
        <w:r w:rsidRPr="001B5B1A">
          <w:rPr>
            <w:spacing w:val="-3"/>
            <w:sz w:val="24"/>
            <w:szCs w:val="24"/>
          </w:rPr>
          <w:t xml:space="preserve"> </w:t>
        </w:r>
        <w:r w:rsidRPr="001B5B1A">
          <w:rPr>
            <w:sz w:val="24"/>
            <w:szCs w:val="24"/>
          </w:rPr>
          <w:t>total</w:t>
        </w:r>
        <w:r w:rsidRPr="001B5B1A">
          <w:rPr>
            <w:spacing w:val="-4"/>
            <w:sz w:val="24"/>
            <w:szCs w:val="24"/>
          </w:rPr>
          <w:t xml:space="preserve"> </w:t>
        </w:r>
        <w:r w:rsidRPr="001B5B1A">
          <w:rPr>
            <w:sz w:val="24"/>
            <w:szCs w:val="24"/>
          </w:rPr>
          <w:t>of</w:t>
        </w:r>
        <w:r w:rsidRPr="001B5B1A">
          <w:rPr>
            <w:spacing w:val="-3"/>
            <w:sz w:val="24"/>
            <w:szCs w:val="24"/>
          </w:rPr>
          <w:t xml:space="preserve"> </w:t>
        </w:r>
        <w:r w:rsidRPr="001B5B1A">
          <w:rPr>
            <w:sz w:val="24"/>
            <w:szCs w:val="24"/>
          </w:rPr>
          <w:t>nine</w:t>
        </w:r>
        <w:r w:rsidRPr="001B5B1A">
          <w:rPr>
            <w:spacing w:val="-4"/>
            <w:sz w:val="24"/>
            <w:szCs w:val="24"/>
          </w:rPr>
          <w:t xml:space="preserve"> </w:t>
        </w:r>
        <w:r w:rsidRPr="001B5B1A">
          <w:rPr>
            <w:sz w:val="24"/>
            <w:szCs w:val="24"/>
          </w:rPr>
          <w:t>(9)</w:t>
        </w:r>
        <w:r w:rsidRPr="001B5B1A">
          <w:rPr>
            <w:spacing w:val="-3"/>
            <w:sz w:val="24"/>
            <w:szCs w:val="24"/>
          </w:rPr>
          <w:t xml:space="preserve"> </w:t>
        </w:r>
        <w:r w:rsidRPr="001B5B1A">
          <w:rPr>
            <w:sz w:val="24"/>
            <w:szCs w:val="24"/>
          </w:rPr>
          <w:t>festivals</w:t>
        </w:r>
        <w:r w:rsidRPr="001B5B1A">
          <w:rPr>
            <w:spacing w:val="-4"/>
            <w:sz w:val="24"/>
            <w:szCs w:val="24"/>
          </w:rPr>
          <w:t xml:space="preserve"> </w:t>
        </w:r>
        <w:r w:rsidRPr="001B5B1A">
          <w:rPr>
            <w:sz w:val="24"/>
            <w:szCs w:val="24"/>
          </w:rPr>
          <w:t>in</w:t>
        </w:r>
        <w:r w:rsidRPr="001B5B1A">
          <w:rPr>
            <w:spacing w:val="-4"/>
            <w:sz w:val="24"/>
            <w:szCs w:val="24"/>
          </w:rPr>
          <w:t xml:space="preserve"> </w:t>
        </w:r>
        <w:r w:rsidRPr="001B5B1A">
          <w:rPr>
            <w:sz w:val="24"/>
            <w:szCs w:val="24"/>
          </w:rPr>
          <w:t xml:space="preserve">a calendar </w:t>
        </w:r>
        <w:r w:rsidRPr="001B5B1A">
          <w:rPr>
            <w:spacing w:val="-3"/>
            <w:sz w:val="24"/>
            <w:szCs w:val="24"/>
          </w:rPr>
          <w:t>year.</w:t>
        </w:r>
      </w:ins>
    </w:p>
    <w:p w14:paraId="4C272A5C" w14:textId="77777777" w:rsidR="00A63239" w:rsidRPr="00084CAD" w:rsidRDefault="00A63239" w:rsidP="00084CAD">
      <w:pPr>
        <w:numPr>
          <w:ilvl w:val="2"/>
          <w:numId w:val="10"/>
        </w:numPr>
        <w:tabs>
          <w:tab w:val="left" w:pos="2539"/>
          <w:tab w:val="left" w:pos="2540"/>
        </w:tabs>
        <w:rPr>
          <w:sz w:val="24"/>
          <w:szCs w:val="24"/>
        </w:rPr>
      </w:pPr>
      <w:del w:id="43" w:author="Author">
        <w:r w:rsidRPr="00084CAD" w:rsidDel="003A37D9">
          <w:rPr>
            <w:sz w:val="24"/>
            <w:szCs w:val="24"/>
          </w:rPr>
          <w:delText>Each</w:delText>
        </w:r>
        <w:r w:rsidRPr="00084CAD" w:rsidDel="003A37D9">
          <w:rPr>
            <w:spacing w:val="-4"/>
            <w:sz w:val="24"/>
            <w:szCs w:val="24"/>
          </w:rPr>
          <w:delText xml:space="preserve"> </w:delText>
        </w:r>
        <w:r w:rsidRPr="00084CAD" w:rsidDel="003A37D9">
          <w:rPr>
            <w:sz w:val="24"/>
            <w:szCs w:val="24"/>
          </w:rPr>
          <w:delText>permittee</w:delText>
        </w:r>
        <w:r w:rsidRPr="00084CAD" w:rsidDel="003A37D9">
          <w:rPr>
            <w:spacing w:val="-4"/>
            <w:sz w:val="24"/>
            <w:szCs w:val="24"/>
          </w:rPr>
          <w:delText xml:space="preserve"> </w:delText>
        </w:r>
        <w:r w:rsidRPr="00084CAD" w:rsidDel="003A37D9">
          <w:rPr>
            <w:sz w:val="24"/>
            <w:szCs w:val="24"/>
          </w:rPr>
          <w:delText>may</w:delText>
        </w:r>
        <w:r w:rsidRPr="00084CAD" w:rsidDel="003A37D9">
          <w:rPr>
            <w:spacing w:val="-3"/>
            <w:sz w:val="24"/>
            <w:szCs w:val="24"/>
          </w:rPr>
          <w:delText xml:space="preserve"> </w:delText>
        </w:r>
        <w:r w:rsidRPr="00084CAD" w:rsidDel="003A37D9">
          <w:rPr>
            <w:sz w:val="24"/>
            <w:szCs w:val="24"/>
          </w:rPr>
          <w:delText>hold</w:delText>
        </w:r>
        <w:r w:rsidRPr="00084CAD" w:rsidDel="003A37D9">
          <w:rPr>
            <w:spacing w:val="-4"/>
            <w:sz w:val="24"/>
            <w:szCs w:val="24"/>
          </w:rPr>
          <w:delText xml:space="preserve"> </w:delText>
        </w:r>
        <w:r w:rsidRPr="00084CAD" w:rsidDel="003A37D9">
          <w:rPr>
            <w:sz w:val="24"/>
            <w:szCs w:val="24"/>
          </w:rPr>
          <w:delText>up</w:delText>
        </w:r>
        <w:r w:rsidRPr="00084CAD" w:rsidDel="003A37D9">
          <w:rPr>
            <w:spacing w:val="-3"/>
            <w:sz w:val="24"/>
            <w:szCs w:val="24"/>
          </w:rPr>
          <w:delText xml:space="preserve"> </w:delText>
        </w:r>
        <w:r w:rsidRPr="00084CAD" w:rsidDel="003A37D9">
          <w:rPr>
            <w:sz w:val="24"/>
            <w:szCs w:val="24"/>
          </w:rPr>
          <w:delText>to</w:delText>
        </w:r>
        <w:r w:rsidRPr="00084CAD" w:rsidDel="003A37D9">
          <w:rPr>
            <w:spacing w:val="-4"/>
            <w:sz w:val="24"/>
            <w:szCs w:val="24"/>
          </w:rPr>
          <w:delText xml:space="preserve"> </w:delText>
        </w:r>
        <w:r w:rsidRPr="00084CAD" w:rsidDel="003A37D9">
          <w:rPr>
            <w:sz w:val="24"/>
            <w:szCs w:val="24"/>
          </w:rPr>
          <w:delText>but</w:delText>
        </w:r>
        <w:r w:rsidRPr="00084CAD" w:rsidDel="003A37D9">
          <w:rPr>
            <w:spacing w:val="-3"/>
            <w:sz w:val="24"/>
            <w:szCs w:val="24"/>
          </w:rPr>
          <w:delText xml:space="preserve"> </w:delText>
        </w:r>
        <w:r w:rsidRPr="00084CAD" w:rsidDel="003A37D9">
          <w:rPr>
            <w:sz w:val="24"/>
            <w:szCs w:val="24"/>
          </w:rPr>
          <w:delText>no</w:delText>
        </w:r>
        <w:r w:rsidRPr="00084CAD" w:rsidDel="003A37D9">
          <w:rPr>
            <w:spacing w:val="-4"/>
            <w:sz w:val="24"/>
            <w:szCs w:val="24"/>
          </w:rPr>
          <w:delText xml:space="preserve"> </w:delText>
        </w:r>
        <w:r w:rsidRPr="00084CAD" w:rsidDel="003A37D9">
          <w:rPr>
            <w:sz w:val="24"/>
            <w:szCs w:val="24"/>
          </w:rPr>
          <w:delText>more</w:delText>
        </w:r>
        <w:r w:rsidRPr="00084CAD" w:rsidDel="003A37D9">
          <w:rPr>
            <w:spacing w:val="-3"/>
            <w:sz w:val="24"/>
            <w:szCs w:val="24"/>
          </w:rPr>
          <w:delText xml:space="preserve"> </w:delText>
        </w:r>
        <w:r w:rsidRPr="00084CAD" w:rsidDel="003A37D9">
          <w:rPr>
            <w:sz w:val="24"/>
            <w:szCs w:val="24"/>
          </w:rPr>
          <w:delText>than</w:delText>
        </w:r>
        <w:r w:rsidRPr="00084CAD" w:rsidDel="003A37D9">
          <w:rPr>
            <w:spacing w:val="-4"/>
            <w:sz w:val="24"/>
            <w:szCs w:val="24"/>
          </w:rPr>
          <w:delText xml:space="preserve"> </w:delText>
        </w:r>
        <w:r w:rsidRPr="00084CAD" w:rsidDel="003A37D9">
          <w:rPr>
            <w:sz w:val="24"/>
            <w:szCs w:val="24"/>
          </w:rPr>
          <w:delText>a</w:delText>
        </w:r>
        <w:r w:rsidRPr="00084CAD" w:rsidDel="003A37D9">
          <w:rPr>
            <w:spacing w:val="-3"/>
            <w:sz w:val="24"/>
            <w:szCs w:val="24"/>
          </w:rPr>
          <w:delText xml:space="preserve"> </w:delText>
        </w:r>
        <w:r w:rsidRPr="00084CAD" w:rsidDel="003A37D9">
          <w:rPr>
            <w:sz w:val="24"/>
            <w:szCs w:val="24"/>
          </w:rPr>
          <w:delText>total</w:delText>
        </w:r>
        <w:r w:rsidRPr="00084CAD" w:rsidDel="003A37D9">
          <w:rPr>
            <w:spacing w:val="-4"/>
            <w:sz w:val="24"/>
            <w:szCs w:val="24"/>
          </w:rPr>
          <w:delText xml:space="preserve"> </w:delText>
        </w:r>
        <w:r w:rsidRPr="00084CAD" w:rsidDel="003A37D9">
          <w:rPr>
            <w:sz w:val="24"/>
            <w:szCs w:val="24"/>
          </w:rPr>
          <w:delText>of</w:delText>
        </w:r>
        <w:r w:rsidRPr="00084CAD" w:rsidDel="003A37D9">
          <w:rPr>
            <w:spacing w:val="-3"/>
            <w:sz w:val="24"/>
            <w:szCs w:val="24"/>
          </w:rPr>
          <w:delText xml:space="preserve"> </w:delText>
        </w:r>
        <w:r w:rsidRPr="00084CAD" w:rsidDel="003A37D9">
          <w:rPr>
            <w:sz w:val="24"/>
            <w:szCs w:val="24"/>
          </w:rPr>
          <w:delText>nine</w:delText>
        </w:r>
        <w:r w:rsidRPr="00084CAD" w:rsidDel="003A37D9">
          <w:rPr>
            <w:spacing w:val="-4"/>
            <w:sz w:val="24"/>
            <w:szCs w:val="24"/>
          </w:rPr>
          <w:delText xml:space="preserve"> </w:delText>
        </w:r>
        <w:r w:rsidRPr="00084CAD" w:rsidDel="003A37D9">
          <w:rPr>
            <w:sz w:val="24"/>
            <w:szCs w:val="24"/>
          </w:rPr>
          <w:delText>(9)</w:delText>
        </w:r>
        <w:r w:rsidRPr="00084CAD" w:rsidDel="003A37D9">
          <w:rPr>
            <w:spacing w:val="-3"/>
            <w:sz w:val="24"/>
            <w:szCs w:val="24"/>
          </w:rPr>
          <w:delText xml:space="preserve"> </w:delText>
        </w:r>
        <w:r w:rsidRPr="00084CAD" w:rsidDel="003A37D9">
          <w:rPr>
            <w:sz w:val="24"/>
            <w:szCs w:val="24"/>
          </w:rPr>
          <w:delText>festivals</w:delText>
        </w:r>
        <w:r w:rsidRPr="00084CAD" w:rsidDel="003A37D9">
          <w:rPr>
            <w:spacing w:val="-4"/>
            <w:sz w:val="24"/>
            <w:szCs w:val="24"/>
          </w:rPr>
          <w:delText xml:space="preserve"> </w:delText>
        </w:r>
        <w:r w:rsidRPr="00084CAD" w:rsidDel="003A37D9">
          <w:rPr>
            <w:sz w:val="24"/>
            <w:szCs w:val="24"/>
          </w:rPr>
          <w:delText>in</w:delText>
        </w:r>
        <w:r w:rsidRPr="00084CAD" w:rsidDel="003A37D9">
          <w:rPr>
            <w:spacing w:val="-4"/>
            <w:sz w:val="24"/>
            <w:szCs w:val="24"/>
          </w:rPr>
          <w:delText xml:space="preserve"> </w:delText>
        </w:r>
        <w:r w:rsidRPr="00084CAD" w:rsidDel="003A37D9">
          <w:rPr>
            <w:sz w:val="24"/>
            <w:szCs w:val="24"/>
          </w:rPr>
          <w:delText xml:space="preserve">a calendar </w:delText>
        </w:r>
        <w:r w:rsidRPr="00084CAD" w:rsidDel="003A37D9">
          <w:rPr>
            <w:spacing w:val="-3"/>
            <w:sz w:val="24"/>
            <w:szCs w:val="24"/>
          </w:rPr>
          <w:delText xml:space="preserve">year. </w:delText>
        </w:r>
        <w:r w:rsidRPr="00084CAD" w:rsidDel="003A37D9">
          <w:rPr>
            <w:sz w:val="24"/>
            <w:szCs w:val="24"/>
          </w:rPr>
          <w:delText>This subparagraph (1)(c) will take effect on January 1,</w:delText>
        </w:r>
        <w:r w:rsidRPr="00084CAD" w:rsidDel="003A37D9">
          <w:rPr>
            <w:spacing w:val="-39"/>
            <w:sz w:val="24"/>
            <w:szCs w:val="24"/>
          </w:rPr>
          <w:delText xml:space="preserve"> </w:delText>
        </w:r>
        <w:r w:rsidRPr="00084CAD" w:rsidDel="003A37D9">
          <w:rPr>
            <w:sz w:val="24"/>
            <w:szCs w:val="24"/>
          </w:rPr>
          <w:delText>2024.</w:delText>
        </w:r>
      </w:del>
    </w:p>
    <w:p w14:paraId="1590F7FF" w14:textId="77777777" w:rsidR="00A63239" w:rsidRPr="00B165B7" w:rsidRDefault="00A63239" w:rsidP="00A63239">
      <w:pPr>
        <w:numPr>
          <w:ilvl w:val="1"/>
          <w:numId w:val="10"/>
        </w:numPr>
        <w:tabs>
          <w:tab w:val="left" w:pos="1819"/>
          <w:tab w:val="left" w:pos="1820"/>
        </w:tabs>
        <w:rPr>
          <w:sz w:val="24"/>
          <w:szCs w:val="24"/>
        </w:rPr>
      </w:pPr>
      <w:r w:rsidRPr="001B5B1A">
        <w:rPr>
          <w:sz w:val="24"/>
          <w:szCs w:val="24"/>
        </w:rPr>
        <w:t xml:space="preserve">The permittee must notify the state licensing </w:t>
      </w:r>
      <w:r w:rsidRPr="001B5B1A">
        <w:rPr>
          <w:spacing w:val="-3"/>
          <w:sz w:val="24"/>
          <w:szCs w:val="24"/>
        </w:rPr>
        <w:t xml:space="preserve">authority, </w:t>
      </w:r>
      <w:r w:rsidRPr="001B5B1A">
        <w:rPr>
          <w:sz w:val="24"/>
          <w:szCs w:val="24"/>
        </w:rPr>
        <w:t xml:space="preserve">and the local licensing </w:t>
      </w:r>
      <w:proofErr w:type="gramStart"/>
      <w:r w:rsidRPr="001B5B1A">
        <w:rPr>
          <w:sz w:val="24"/>
          <w:szCs w:val="24"/>
        </w:rPr>
        <w:t>authority</w:t>
      </w:r>
      <w:proofErr w:type="gramEnd"/>
      <w:r w:rsidRPr="001B5B1A">
        <w:rPr>
          <w:sz w:val="24"/>
          <w:szCs w:val="24"/>
        </w:rPr>
        <w:t xml:space="preserve"> if required under paragraph (C) above, at least thirty (30) calendar days before holding any subsequent festivals under the festival permit, by filing a subsequent festival permit application. If the applicant does not provide the application to the applicable licensing authorities</w:t>
      </w:r>
      <w:r w:rsidRPr="001B5B1A">
        <w:rPr>
          <w:spacing w:val="-6"/>
          <w:sz w:val="24"/>
          <w:szCs w:val="24"/>
        </w:rPr>
        <w:t xml:space="preserve"> </w:t>
      </w:r>
      <w:r w:rsidRPr="001B5B1A">
        <w:rPr>
          <w:sz w:val="24"/>
          <w:szCs w:val="24"/>
        </w:rPr>
        <w:t>at</w:t>
      </w:r>
      <w:r w:rsidRPr="001B5B1A">
        <w:rPr>
          <w:spacing w:val="-6"/>
          <w:sz w:val="24"/>
          <w:szCs w:val="24"/>
        </w:rPr>
        <w:t xml:space="preserve"> </w:t>
      </w:r>
      <w:r w:rsidRPr="001B5B1A">
        <w:rPr>
          <w:sz w:val="24"/>
          <w:szCs w:val="24"/>
        </w:rPr>
        <w:t>least</w:t>
      </w:r>
      <w:r w:rsidRPr="001B5B1A">
        <w:rPr>
          <w:spacing w:val="-6"/>
          <w:sz w:val="24"/>
          <w:szCs w:val="24"/>
        </w:rPr>
        <w:t xml:space="preserve"> </w:t>
      </w:r>
      <w:r w:rsidRPr="001B5B1A">
        <w:rPr>
          <w:sz w:val="24"/>
          <w:szCs w:val="24"/>
        </w:rPr>
        <w:t>thirty</w:t>
      </w:r>
      <w:r w:rsidRPr="001B5B1A">
        <w:rPr>
          <w:spacing w:val="-6"/>
          <w:sz w:val="24"/>
          <w:szCs w:val="24"/>
        </w:rPr>
        <w:t xml:space="preserve"> </w:t>
      </w:r>
      <w:r w:rsidRPr="001B5B1A">
        <w:rPr>
          <w:sz w:val="24"/>
          <w:szCs w:val="24"/>
        </w:rPr>
        <w:t>(30)</w:t>
      </w:r>
      <w:r w:rsidRPr="001B5B1A">
        <w:rPr>
          <w:spacing w:val="-5"/>
          <w:sz w:val="24"/>
          <w:szCs w:val="24"/>
        </w:rPr>
        <w:t xml:space="preserve"> </w:t>
      </w:r>
      <w:r w:rsidRPr="001B5B1A">
        <w:rPr>
          <w:sz w:val="24"/>
          <w:szCs w:val="24"/>
        </w:rPr>
        <w:t>calendar</w:t>
      </w:r>
      <w:r w:rsidRPr="001B5B1A">
        <w:rPr>
          <w:spacing w:val="-6"/>
          <w:sz w:val="24"/>
          <w:szCs w:val="24"/>
        </w:rPr>
        <w:t xml:space="preserve"> </w:t>
      </w:r>
      <w:r w:rsidRPr="001B5B1A">
        <w:rPr>
          <w:sz w:val="24"/>
          <w:szCs w:val="24"/>
        </w:rPr>
        <w:t>days</w:t>
      </w:r>
      <w:r w:rsidRPr="001B5B1A">
        <w:rPr>
          <w:spacing w:val="-6"/>
          <w:sz w:val="24"/>
          <w:szCs w:val="24"/>
        </w:rPr>
        <w:t xml:space="preserve"> </w:t>
      </w:r>
      <w:r w:rsidRPr="001B5B1A">
        <w:rPr>
          <w:sz w:val="24"/>
          <w:szCs w:val="24"/>
        </w:rPr>
        <w:t>prior</w:t>
      </w:r>
      <w:r w:rsidRPr="001B5B1A">
        <w:rPr>
          <w:spacing w:val="-6"/>
          <w:sz w:val="24"/>
          <w:szCs w:val="24"/>
        </w:rPr>
        <w:t xml:space="preserve"> </w:t>
      </w:r>
      <w:r w:rsidRPr="001B5B1A">
        <w:rPr>
          <w:sz w:val="24"/>
          <w:szCs w:val="24"/>
        </w:rPr>
        <w:t>to</w:t>
      </w:r>
      <w:r w:rsidRPr="001B5B1A">
        <w:rPr>
          <w:spacing w:val="-5"/>
          <w:sz w:val="24"/>
          <w:szCs w:val="24"/>
        </w:rPr>
        <w:t xml:space="preserve"> </w:t>
      </w:r>
      <w:r w:rsidRPr="001B5B1A">
        <w:rPr>
          <w:sz w:val="24"/>
          <w:szCs w:val="24"/>
        </w:rPr>
        <w:t>the</w:t>
      </w:r>
      <w:r w:rsidRPr="001B5B1A">
        <w:rPr>
          <w:spacing w:val="-6"/>
          <w:sz w:val="24"/>
          <w:szCs w:val="24"/>
        </w:rPr>
        <w:t xml:space="preserve"> </w:t>
      </w:r>
      <w:r w:rsidRPr="001B5B1A">
        <w:rPr>
          <w:sz w:val="24"/>
          <w:szCs w:val="24"/>
        </w:rPr>
        <w:t>subsequent</w:t>
      </w:r>
      <w:r w:rsidRPr="001B5B1A">
        <w:rPr>
          <w:spacing w:val="-6"/>
          <w:sz w:val="24"/>
          <w:szCs w:val="24"/>
        </w:rPr>
        <w:t xml:space="preserve"> </w:t>
      </w:r>
      <w:r w:rsidRPr="001B5B1A">
        <w:rPr>
          <w:sz w:val="24"/>
          <w:szCs w:val="24"/>
        </w:rPr>
        <w:t>festival,</w:t>
      </w:r>
      <w:r w:rsidRPr="001B5B1A">
        <w:rPr>
          <w:spacing w:val="-6"/>
          <w:sz w:val="24"/>
          <w:szCs w:val="24"/>
        </w:rPr>
        <w:t xml:space="preserve"> </w:t>
      </w:r>
      <w:r w:rsidRPr="001B5B1A">
        <w:rPr>
          <w:sz w:val="24"/>
          <w:szCs w:val="24"/>
        </w:rPr>
        <w:t>the</w:t>
      </w:r>
      <w:r w:rsidRPr="001B5B1A">
        <w:rPr>
          <w:spacing w:val="-5"/>
          <w:sz w:val="24"/>
          <w:szCs w:val="24"/>
        </w:rPr>
        <w:t xml:space="preserve"> </w:t>
      </w:r>
      <w:r w:rsidRPr="001B5B1A">
        <w:rPr>
          <w:sz w:val="24"/>
          <w:szCs w:val="24"/>
        </w:rPr>
        <w:t xml:space="preserve">application will be denied by the state licensing </w:t>
      </w:r>
      <w:r w:rsidRPr="001B5B1A">
        <w:rPr>
          <w:spacing w:val="-3"/>
          <w:sz w:val="24"/>
          <w:szCs w:val="24"/>
        </w:rPr>
        <w:t xml:space="preserve">authority. </w:t>
      </w:r>
      <w:r w:rsidRPr="001B5B1A">
        <w:rPr>
          <w:sz w:val="24"/>
          <w:szCs w:val="24"/>
        </w:rPr>
        <w:t>Each subsequent festival permit application must</w:t>
      </w:r>
      <w:r w:rsidRPr="001B5B1A">
        <w:rPr>
          <w:spacing w:val="-2"/>
          <w:sz w:val="24"/>
          <w:szCs w:val="24"/>
        </w:rPr>
        <w:t xml:space="preserve"> </w:t>
      </w:r>
      <w:r w:rsidRPr="001B5B1A">
        <w:rPr>
          <w:sz w:val="24"/>
          <w:szCs w:val="24"/>
        </w:rPr>
        <w:t>include:</w:t>
      </w:r>
    </w:p>
    <w:p w14:paraId="7586ACAD"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The festival permit</w:t>
      </w:r>
      <w:r w:rsidRPr="001B5B1A">
        <w:rPr>
          <w:spacing w:val="-4"/>
          <w:sz w:val="24"/>
          <w:szCs w:val="24"/>
        </w:rPr>
        <w:t xml:space="preserve"> </w:t>
      </w:r>
      <w:r w:rsidRPr="001B5B1A">
        <w:rPr>
          <w:sz w:val="24"/>
          <w:szCs w:val="24"/>
        </w:rPr>
        <w:t>number;</w:t>
      </w:r>
    </w:p>
    <w:p w14:paraId="4A9B6E25"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 xml:space="preserve">The festival </w:t>
      </w:r>
      <w:proofErr w:type="gramStart"/>
      <w:r w:rsidRPr="001B5B1A">
        <w:rPr>
          <w:sz w:val="24"/>
          <w:szCs w:val="24"/>
        </w:rPr>
        <w:t>permit</w:t>
      </w:r>
      <w:proofErr w:type="gramEnd"/>
      <w:r w:rsidRPr="001B5B1A">
        <w:rPr>
          <w:sz w:val="24"/>
          <w:szCs w:val="24"/>
        </w:rPr>
        <w:t xml:space="preserve"> expiration</w:t>
      </w:r>
      <w:r w:rsidRPr="001B5B1A">
        <w:rPr>
          <w:spacing w:val="-6"/>
          <w:sz w:val="24"/>
          <w:szCs w:val="24"/>
        </w:rPr>
        <w:t xml:space="preserve"> </w:t>
      </w:r>
      <w:r w:rsidRPr="001B5B1A">
        <w:rPr>
          <w:sz w:val="24"/>
          <w:szCs w:val="24"/>
        </w:rPr>
        <w:t>date;</w:t>
      </w:r>
    </w:p>
    <w:p w14:paraId="47DD60AD"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The festival permittee license</w:t>
      </w:r>
      <w:r w:rsidRPr="001B5B1A">
        <w:rPr>
          <w:spacing w:val="-31"/>
          <w:sz w:val="24"/>
          <w:szCs w:val="24"/>
        </w:rPr>
        <w:t xml:space="preserve"> </w:t>
      </w:r>
      <w:r w:rsidRPr="001B5B1A">
        <w:rPr>
          <w:sz w:val="24"/>
          <w:szCs w:val="24"/>
        </w:rPr>
        <w:t>name;</w:t>
      </w:r>
    </w:p>
    <w:p w14:paraId="12D2A185" w14:textId="77777777" w:rsidR="00A63239" w:rsidRPr="00B165B7" w:rsidRDefault="00A63239" w:rsidP="00A63239">
      <w:pPr>
        <w:numPr>
          <w:ilvl w:val="2"/>
          <w:numId w:val="10"/>
        </w:numPr>
        <w:tabs>
          <w:tab w:val="left" w:pos="2540"/>
        </w:tabs>
        <w:jc w:val="both"/>
        <w:rPr>
          <w:sz w:val="24"/>
          <w:szCs w:val="24"/>
        </w:rPr>
      </w:pPr>
      <w:r w:rsidRPr="001B5B1A">
        <w:rPr>
          <w:sz w:val="24"/>
          <w:szCs w:val="24"/>
        </w:rPr>
        <w:t>A description of the licensed premises where the festival will be held, including whether</w:t>
      </w:r>
      <w:r w:rsidRPr="001B5B1A">
        <w:rPr>
          <w:spacing w:val="-6"/>
          <w:sz w:val="24"/>
          <w:szCs w:val="24"/>
        </w:rPr>
        <w:t xml:space="preserve"> </w:t>
      </w:r>
      <w:r w:rsidRPr="001B5B1A">
        <w:rPr>
          <w:sz w:val="24"/>
          <w:szCs w:val="24"/>
        </w:rPr>
        <w:t>the</w:t>
      </w:r>
      <w:r w:rsidRPr="001B5B1A">
        <w:rPr>
          <w:spacing w:val="-5"/>
          <w:sz w:val="24"/>
          <w:szCs w:val="24"/>
        </w:rPr>
        <w:t xml:space="preserve"> </w:t>
      </w:r>
      <w:r w:rsidRPr="001B5B1A">
        <w:rPr>
          <w:sz w:val="24"/>
          <w:szCs w:val="24"/>
        </w:rPr>
        <w:t>licensed</w:t>
      </w:r>
      <w:r w:rsidRPr="001B5B1A">
        <w:rPr>
          <w:spacing w:val="-5"/>
          <w:sz w:val="24"/>
          <w:szCs w:val="24"/>
        </w:rPr>
        <w:t xml:space="preserve"> </w:t>
      </w:r>
      <w:r w:rsidRPr="001B5B1A">
        <w:rPr>
          <w:sz w:val="24"/>
          <w:szCs w:val="24"/>
        </w:rPr>
        <w:t>premises</w:t>
      </w:r>
      <w:r w:rsidRPr="001B5B1A">
        <w:rPr>
          <w:spacing w:val="-5"/>
          <w:sz w:val="24"/>
          <w:szCs w:val="24"/>
        </w:rPr>
        <w:t xml:space="preserve"> </w:t>
      </w:r>
      <w:r w:rsidRPr="001B5B1A">
        <w:rPr>
          <w:sz w:val="24"/>
          <w:szCs w:val="24"/>
        </w:rPr>
        <w:t>for</w:t>
      </w:r>
      <w:r w:rsidRPr="001B5B1A">
        <w:rPr>
          <w:spacing w:val="-6"/>
          <w:sz w:val="24"/>
          <w:szCs w:val="24"/>
        </w:rPr>
        <w:t xml:space="preserve"> </w:t>
      </w:r>
      <w:r w:rsidRPr="001B5B1A">
        <w:rPr>
          <w:sz w:val="24"/>
          <w:szCs w:val="24"/>
        </w:rPr>
        <w:t>the</w:t>
      </w:r>
      <w:r w:rsidRPr="001B5B1A">
        <w:rPr>
          <w:spacing w:val="-5"/>
          <w:sz w:val="24"/>
          <w:szCs w:val="24"/>
        </w:rPr>
        <w:t xml:space="preserve"> </w:t>
      </w:r>
      <w:r w:rsidRPr="001B5B1A">
        <w:rPr>
          <w:sz w:val="24"/>
          <w:szCs w:val="24"/>
        </w:rPr>
        <w:t>festival</w:t>
      </w:r>
      <w:r w:rsidRPr="001B5B1A">
        <w:rPr>
          <w:spacing w:val="-5"/>
          <w:sz w:val="24"/>
          <w:szCs w:val="24"/>
        </w:rPr>
        <w:t xml:space="preserve"> </w:t>
      </w:r>
      <w:proofErr w:type="gramStart"/>
      <w:r w:rsidRPr="001B5B1A">
        <w:rPr>
          <w:sz w:val="24"/>
          <w:szCs w:val="24"/>
        </w:rPr>
        <w:t>is</w:t>
      </w:r>
      <w:proofErr w:type="gramEnd"/>
      <w:r w:rsidRPr="001B5B1A">
        <w:rPr>
          <w:spacing w:val="-5"/>
          <w:sz w:val="24"/>
          <w:szCs w:val="24"/>
        </w:rPr>
        <w:t xml:space="preserve"> </w:t>
      </w:r>
      <w:r w:rsidRPr="001B5B1A">
        <w:rPr>
          <w:sz w:val="24"/>
          <w:szCs w:val="24"/>
        </w:rPr>
        <w:lastRenderedPageBreak/>
        <w:t>located</w:t>
      </w:r>
      <w:r w:rsidRPr="001B5B1A">
        <w:rPr>
          <w:spacing w:val="-6"/>
          <w:sz w:val="24"/>
          <w:szCs w:val="24"/>
        </w:rPr>
        <w:t xml:space="preserve"> </w:t>
      </w:r>
      <w:r w:rsidRPr="001B5B1A">
        <w:rPr>
          <w:sz w:val="24"/>
          <w:szCs w:val="24"/>
        </w:rPr>
        <w:t>on</w:t>
      </w:r>
      <w:r w:rsidRPr="001B5B1A">
        <w:rPr>
          <w:spacing w:val="-5"/>
          <w:sz w:val="24"/>
          <w:szCs w:val="24"/>
        </w:rPr>
        <w:t xml:space="preserve"> </w:t>
      </w:r>
      <w:r w:rsidRPr="001B5B1A">
        <w:rPr>
          <w:sz w:val="24"/>
          <w:szCs w:val="24"/>
        </w:rPr>
        <w:t>an</w:t>
      </w:r>
      <w:r w:rsidRPr="001B5B1A">
        <w:rPr>
          <w:spacing w:val="-5"/>
          <w:sz w:val="24"/>
          <w:szCs w:val="24"/>
        </w:rPr>
        <w:t xml:space="preserve"> </w:t>
      </w:r>
      <w:r w:rsidRPr="001B5B1A">
        <w:rPr>
          <w:sz w:val="24"/>
          <w:szCs w:val="24"/>
        </w:rPr>
        <w:t>existing</w:t>
      </w:r>
      <w:r w:rsidRPr="001B5B1A">
        <w:rPr>
          <w:spacing w:val="-5"/>
          <w:sz w:val="24"/>
          <w:szCs w:val="24"/>
        </w:rPr>
        <w:t xml:space="preserve"> </w:t>
      </w:r>
      <w:r w:rsidRPr="001B5B1A">
        <w:rPr>
          <w:sz w:val="24"/>
          <w:szCs w:val="24"/>
        </w:rPr>
        <w:t xml:space="preserve">licensed premises that </w:t>
      </w:r>
      <w:proofErr w:type="gramStart"/>
      <w:r w:rsidRPr="001B5B1A">
        <w:rPr>
          <w:sz w:val="24"/>
          <w:szCs w:val="24"/>
        </w:rPr>
        <w:t>has</w:t>
      </w:r>
      <w:proofErr w:type="gramEnd"/>
      <w:r w:rsidRPr="001B5B1A">
        <w:rPr>
          <w:sz w:val="24"/>
          <w:szCs w:val="24"/>
        </w:rPr>
        <w:t xml:space="preserve"> been</w:t>
      </w:r>
      <w:r w:rsidRPr="001B5B1A">
        <w:rPr>
          <w:spacing w:val="-6"/>
          <w:sz w:val="24"/>
          <w:szCs w:val="24"/>
        </w:rPr>
        <w:t xml:space="preserve"> </w:t>
      </w:r>
      <w:r w:rsidRPr="001B5B1A">
        <w:rPr>
          <w:sz w:val="24"/>
          <w:szCs w:val="24"/>
        </w:rPr>
        <w:t>modified;</w:t>
      </w:r>
    </w:p>
    <w:p w14:paraId="358B2889"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The date of the</w:t>
      </w:r>
      <w:r w:rsidRPr="001B5B1A">
        <w:rPr>
          <w:spacing w:val="-5"/>
          <w:sz w:val="24"/>
          <w:szCs w:val="24"/>
        </w:rPr>
        <w:t xml:space="preserve"> </w:t>
      </w:r>
      <w:r w:rsidRPr="001B5B1A">
        <w:rPr>
          <w:sz w:val="24"/>
          <w:szCs w:val="24"/>
        </w:rPr>
        <w:t>festival;</w:t>
      </w:r>
    </w:p>
    <w:p w14:paraId="369ED29B"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Duration of the festival, which cannot exceed seventy-two (72)</w:t>
      </w:r>
      <w:r w:rsidRPr="001B5B1A">
        <w:rPr>
          <w:spacing w:val="-21"/>
          <w:sz w:val="24"/>
          <w:szCs w:val="24"/>
        </w:rPr>
        <w:t xml:space="preserve"> </w:t>
      </w:r>
      <w:r w:rsidRPr="001B5B1A">
        <w:rPr>
          <w:sz w:val="24"/>
          <w:szCs w:val="24"/>
        </w:rPr>
        <w:t>hours;</w:t>
      </w:r>
    </w:p>
    <w:p w14:paraId="06025F0D"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The dates of all prior festivals occurring under the festival</w:t>
      </w:r>
      <w:r w:rsidRPr="001B5B1A">
        <w:rPr>
          <w:spacing w:val="-21"/>
          <w:sz w:val="24"/>
          <w:szCs w:val="24"/>
        </w:rPr>
        <w:t xml:space="preserve"> </w:t>
      </w:r>
      <w:r w:rsidRPr="001B5B1A">
        <w:rPr>
          <w:sz w:val="24"/>
          <w:szCs w:val="24"/>
        </w:rPr>
        <w:t>permit;</w:t>
      </w:r>
    </w:p>
    <w:p w14:paraId="240527ED"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The</w:t>
      </w:r>
      <w:r w:rsidRPr="001B5B1A">
        <w:rPr>
          <w:spacing w:val="-5"/>
          <w:sz w:val="24"/>
          <w:szCs w:val="24"/>
        </w:rPr>
        <w:t xml:space="preserve"> </w:t>
      </w:r>
      <w:r w:rsidRPr="001B5B1A">
        <w:rPr>
          <w:sz w:val="24"/>
          <w:szCs w:val="24"/>
        </w:rPr>
        <w:t>number</w:t>
      </w:r>
      <w:r w:rsidRPr="001B5B1A">
        <w:rPr>
          <w:spacing w:val="-4"/>
          <w:sz w:val="24"/>
          <w:szCs w:val="24"/>
        </w:rPr>
        <w:t xml:space="preserve"> </w:t>
      </w:r>
      <w:r w:rsidRPr="001B5B1A">
        <w:rPr>
          <w:sz w:val="24"/>
          <w:szCs w:val="24"/>
        </w:rPr>
        <w:t>of</w:t>
      </w:r>
      <w:r w:rsidRPr="001B5B1A">
        <w:rPr>
          <w:spacing w:val="-5"/>
          <w:sz w:val="24"/>
          <w:szCs w:val="24"/>
        </w:rPr>
        <w:t xml:space="preserve"> </w:t>
      </w:r>
      <w:r w:rsidRPr="001B5B1A">
        <w:rPr>
          <w:sz w:val="24"/>
          <w:szCs w:val="24"/>
        </w:rPr>
        <w:t>prior</w:t>
      </w:r>
      <w:r w:rsidRPr="001B5B1A">
        <w:rPr>
          <w:spacing w:val="-4"/>
          <w:sz w:val="24"/>
          <w:szCs w:val="24"/>
        </w:rPr>
        <w:t xml:space="preserve"> </w:t>
      </w:r>
      <w:r w:rsidRPr="001B5B1A">
        <w:rPr>
          <w:sz w:val="24"/>
          <w:szCs w:val="24"/>
        </w:rPr>
        <w:t>festivals</w:t>
      </w:r>
      <w:r w:rsidRPr="001B5B1A">
        <w:rPr>
          <w:spacing w:val="-5"/>
          <w:sz w:val="24"/>
          <w:szCs w:val="24"/>
        </w:rPr>
        <w:t xml:space="preserve"> </w:t>
      </w:r>
      <w:r w:rsidRPr="001B5B1A">
        <w:rPr>
          <w:sz w:val="24"/>
          <w:szCs w:val="24"/>
        </w:rPr>
        <w:t>that</w:t>
      </w:r>
      <w:r w:rsidRPr="001B5B1A">
        <w:rPr>
          <w:spacing w:val="-4"/>
          <w:sz w:val="24"/>
          <w:szCs w:val="24"/>
        </w:rPr>
        <w:t xml:space="preserve"> </w:t>
      </w:r>
      <w:r w:rsidRPr="001B5B1A">
        <w:rPr>
          <w:sz w:val="24"/>
          <w:szCs w:val="24"/>
        </w:rPr>
        <w:t>have</w:t>
      </w:r>
      <w:r w:rsidRPr="001B5B1A">
        <w:rPr>
          <w:spacing w:val="-5"/>
          <w:sz w:val="24"/>
          <w:szCs w:val="24"/>
        </w:rPr>
        <w:t xml:space="preserve"> </w:t>
      </w:r>
      <w:r w:rsidRPr="001B5B1A">
        <w:rPr>
          <w:sz w:val="24"/>
          <w:szCs w:val="24"/>
        </w:rPr>
        <w:t>previously</w:t>
      </w:r>
      <w:r w:rsidRPr="001B5B1A">
        <w:rPr>
          <w:spacing w:val="-4"/>
          <w:sz w:val="24"/>
          <w:szCs w:val="24"/>
        </w:rPr>
        <w:t xml:space="preserve"> </w:t>
      </w:r>
      <w:r w:rsidRPr="001B5B1A">
        <w:rPr>
          <w:sz w:val="24"/>
          <w:szCs w:val="24"/>
        </w:rPr>
        <w:t>occurred</w:t>
      </w:r>
      <w:r w:rsidRPr="001B5B1A">
        <w:rPr>
          <w:spacing w:val="-5"/>
          <w:sz w:val="24"/>
          <w:szCs w:val="24"/>
        </w:rPr>
        <w:t xml:space="preserve"> </w:t>
      </w:r>
      <w:r w:rsidRPr="001B5B1A">
        <w:rPr>
          <w:sz w:val="24"/>
          <w:szCs w:val="24"/>
        </w:rPr>
        <w:t>under</w:t>
      </w:r>
      <w:r w:rsidRPr="001B5B1A">
        <w:rPr>
          <w:spacing w:val="-4"/>
          <w:sz w:val="24"/>
          <w:szCs w:val="24"/>
        </w:rPr>
        <w:t xml:space="preserve"> </w:t>
      </w:r>
      <w:r w:rsidRPr="001B5B1A">
        <w:rPr>
          <w:sz w:val="24"/>
          <w:szCs w:val="24"/>
        </w:rPr>
        <w:t>the</w:t>
      </w:r>
      <w:r w:rsidRPr="001B5B1A">
        <w:rPr>
          <w:spacing w:val="-5"/>
          <w:sz w:val="24"/>
          <w:szCs w:val="24"/>
        </w:rPr>
        <w:t xml:space="preserve"> </w:t>
      </w:r>
      <w:r w:rsidRPr="001B5B1A">
        <w:rPr>
          <w:sz w:val="24"/>
          <w:szCs w:val="24"/>
        </w:rPr>
        <w:t>festival</w:t>
      </w:r>
      <w:r w:rsidRPr="001B5B1A">
        <w:rPr>
          <w:spacing w:val="-4"/>
          <w:sz w:val="24"/>
          <w:szCs w:val="24"/>
        </w:rPr>
        <w:t xml:space="preserve"> </w:t>
      </w:r>
      <w:r w:rsidRPr="001B5B1A">
        <w:rPr>
          <w:sz w:val="24"/>
          <w:szCs w:val="24"/>
        </w:rPr>
        <w:t>permit;</w:t>
      </w:r>
    </w:p>
    <w:p w14:paraId="74D97D65"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A processing fee of fifty dollars</w:t>
      </w:r>
      <w:r w:rsidRPr="001B5B1A">
        <w:rPr>
          <w:spacing w:val="-9"/>
          <w:sz w:val="24"/>
          <w:szCs w:val="24"/>
        </w:rPr>
        <w:t xml:space="preserve"> </w:t>
      </w:r>
      <w:r w:rsidRPr="001B5B1A">
        <w:rPr>
          <w:sz w:val="24"/>
          <w:szCs w:val="24"/>
        </w:rPr>
        <w:t>($50.00);</w:t>
      </w:r>
    </w:p>
    <w:p w14:paraId="56AC84C6"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Contact</w:t>
      </w:r>
      <w:r w:rsidRPr="001B5B1A">
        <w:rPr>
          <w:spacing w:val="-7"/>
          <w:sz w:val="24"/>
          <w:szCs w:val="24"/>
        </w:rPr>
        <w:t xml:space="preserve"> </w:t>
      </w:r>
      <w:r w:rsidRPr="001B5B1A">
        <w:rPr>
          <w:sz w:val="24"/>
          <w:szCs w:val="24"/>
        </w:rPr>
        <w:t>information</w:t>
      </w:r>
      <w:r w:rsidRPr="001B5B1A">
        <w:rPr>
          <w:spacing w:val="-6"/>
          <w:sz w:val="24"/>
          <w:szCs w:val="24"/>
        </w:rPr>
        <w:t xml:space="preserve"> </w:t>
      </w:r>
      <w:r w:rsidRPr="001B5B1A">
        <w:rPr>
          <w:sz w:val="24"/>
          <w:szCs w:val="24"/>
        </w:rPr>
        <w:t>of</w:t>
      </w:r>
      <w:r w:rsidRPr="001B5B1A">
        <w:rPr>
          <w:spacing w:val="-7"/>
          <w:sz w:val="24"/>
          <w:szCs w:val="24"/>
        </w:rPr>
        <w:t xml:space="preserve"> </w:t>
      </w:r>
      <w:r w:rsidRPr="001B5B1A">
        <w:rPr>
          <w:sz w:val="24"/>
          <w:szCs w:val="24"/>
        </w:rPr>
        <w:t>a</w:t>
      </w:r>
      <w:r w:rsidRPr="001B5B1A">
        <w:rPr>
          <w:spacing w:val="-6"/>
          <w:sz w:val="24"/>
          <w:szCs w:val="24"/>
        </w:rPr>
        <w:t xml:space="preserve"> </w:t>
      </w:r>
      <w:r w:rsidRPr="001B5B1A">
        <w:rPr>
          <w:sz w:val="24"/>
          <w:szCs w:val="24"/>
        </w:rPr>
        <w:t>primary</w:t>
      </w:r>
      <w:r w:rsidRPr="001B5B1A">
        <w:rPr>
          <w:spacing w:val="-7"/>
          <w:sz w:val="24"/>
          <w:szCs w:val="24"/>
        </w:rPr>
        <w:t xml:space="preserve"> </w:t>
      </w:r>
      <w:r w:rsidRPr="001B5B1A">
        <w:rPr>
          <w:sz w:val="24"/>
          <w:szCs w:val="24"/>
        </w:rPr>
        <w:t>contact</w:t>
      </w:r>
      <w:r w:rsidRPr="001B5B1A">
        <w:rPr>
          <w:spacing w:val="-6"/>
          <w:sz w:val="24"/>
          <w:szCs w:val="24"/>
        </w:rPr>
        <w:t xml:space="preserve"> </w:t>
      </w:r>
      <w:r w:rsidRPr="001B5B1A">
        <w:rPr>
          <w:sz w:val="24"/>
          <w:szCs w:val="24"/>
        </w:rPr>
        <w:t>for</w:t>
      </w:r>
      <w:r w:rsidRPr="001B5B1A">
        <w:rPr>
          <w:spacing w:val="-6"/>
          <w:sz w:val="24"/>
          <w:szCs w:val="24"/>
        </w:rPr>
        <w:t xml:space="preserve"> </w:t>
      </w:r>
      <w:r w:rsidRPr="001B5B1A">
        <w:rPr>
          <w:sz w:val="24"/>
          <w:szCs w:val="24"/>
        </w:rPr>
        <w:t>each</w:t>
      </w:r>
      <w:r w:rsidRPr="001B5B1A">
        <w:rPr>
          <w:spacing w:val="-7"/>
          <w:sz w:val="24"/>
          <w:szCs w:val="24"/>
        </w:rPr>
        <w:t xml:space="preserve"> </w:t>
      </w:r>
      <w:r w:rsidRPr="001B5B1A">
        <w:rPr>
          <w:sz w:val="24"/>
          <w:szCs w:val="24"/>
        </w:rPr>
        <w:t>participating</w:t>
      </w:r>
      <w:r w:rsidRPr="001B5B1A">
        <w:rPr>
          <w:spacing w:val="-6"/>
          <w:sz w:val="24"/>
          <w:szCs w:val="24"/>
        </w:rPr>
        <w:t xml:space="preserve"> </w:t>
      </w:r>
      <w:r w:rsidRPr="001B5B1A">
        <w:rPr>
          <w:sz w:val="24"/>
          <w:szCs w:val="24"/>
        </w:rPr>
        <w:t>licensee</w:t>
      </w:r>
      <w:r w:rsidRPr="001B5B1A">
        <w:rPr>
          <w:spacing w:val="-7"/>
          <w:sz w:val="24"/>
          <w:szCs w:val="24"/>
        </w:rPr>
        <w:t xml:space="preserve"> </w:t>
      </w:r>
      <w:r w:rsidRPr="001B5B1A">
        <w:rPr>
          <w:sz w:val="24"/>
          <w:szCs w:val="24"/>
        </w:rPr>
        <w:t>including name, title, phone number and email</w:t>
      </w:r>
      <w:r w:rsidRPr="001B5B1A">
        <w:rPr>
          <w:spacing w:val="-9"/>
          <w:sz w:val="24"/>
          <w:szCs w:val="24"/>
        </w:rPr>
        <w:t xml:space="preserve"> </w:t>
      </w:r>
      <w:r w:rsidRPr="001B5B1A">
        <w:rPr>
          <w:sz w:val="24"/>
          <w:szCs w:val="24"/>
        </w:rPr>
        <w:t>address;</w:t>
      </w:r>
    </w:p>
    <w:p w14:paraId="336E8E26"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Any</w:t>
      </w:r>
      <w:r w:rsidRPr="001B5B1A">
        <w:rPr>
          <w:spacing w:val="-5"/>
          <w:sz w:val="24"/>
          <w:szCs w:val="24"/>
        </w:rPr>
        <w:t xml:space="preserve"> </w:t>
      </w:r>
      <w:r w:rsidRPr="001B5B1A">
        <w:rPr>
          <w:sz w:val="24"/>
          <w:szCs w:val="24"/>
        </w:rPr>
        <w:t>special</w:t>
      </w:r>
      <w:r w:rsidRPr="001B5B1A">
        <w:rPr>
          <w:spacing w:val="-5"/>
          <w:sz w:val="24"/>
          <w:szCs w:val="24"/>
        </w:rPr>
        <w:t xml:space="preserve"> </w:t>
      </w:r>
      <w:r w:rsidRPr="001B5B1A">
        <w:rPr>
          <w:sz w:val="24"/>
          <w:szCs w:val="24"/>
        </w:rPr>
        <w:t>event</w:t>
      </w:r>
      <w:r w:rsidRPr="001B5B1A">
        <w:rPr>
          <w:spacing w:val="-5"/>
          <w:sz w:val="24"/>
          <w:szCs w:val="24"/>
        </w:rPr>
        <w:t xml:space="preserve"> </w:t>
      </w:r>
      <w:r w:rsidRPr="001B5B1A">
        <w:rPr>
          <w:sz w:val="24"/>
          <w:szCs w:val="24"/>
        </w:rPr>
        <w:t>permit</w:t>
      </w:r>
      <w:r w:rsidRPr="001B5B1A">
        <w:rPr>
          <w:spacing w:val="-4"/>
          <w:sz w:val="24"/>
          <w:szCs w:val="24"/>
        </w:rPr>
        <w:t xml:space="preserve"> </w:t>
      </w:r>
      <w:r w:rsidRPr="001B5B1A">
        <w:rPr>
          <w:sz w:val="24"/>
          <w:szCs w:val="24"/>
        </w:rPr>
        <w:t>application</w:t>
      </w:r>
      <w:r w:rsidRPr="001B5B1A">
        <w:rPr>
          <w:spacing w:val="-5"/>
          <w:sz w:val="24"/>
          <w:szCs w:val="24"/>
        </w:rPr>
        <w:t xml:space="preserve"> </w:t>
      </w:r>
      <w:r w:rsidRPr="001B5B1A">
        <w:rPr>
          <w:sz w:val="24"/>
          <w:szCs w:val="24"/>
        </w:rPr>
        <w:t>that</w:t>
      </w:r>
      <w:r w:rsidRPr="001B5B1A">
        <w:rPr>
          <w:spacing w:val="-5"/>
          <w:sz w:val="24"/>
          <w:szCs w:val="24"/>
        </w:rPr>
        <w:t xml:space="preserve"> </w:t>
      </w:r>
      <w:r w:rsidRPr="001B5B1A">
        <w:rPr>
          <w:sz w:val="24"/>
          <w:szCs w:val="24"/>
        </w:rPr>
        <w:t>has</w:t>
      </w:r>
      <w:r w:rsidRPr="001B5B1A">
        <w:rPr>
          <w:spacing w:val="-5"/>
          <w:sz w:val="24"/>
          <w:szCs w:val="24"/>
        </w:rPr>
        <w:t xml:space="preserve"> </w:t>
      </w:r>
      <w:r w:rsidRPr="001B5B1A">
        <w:rPr>
          <w:sz w:val="24"/>
          <w:szCs w:val="24"/>
        </w:rPr>
        <w:t>been</w:t>
      </w:r>
      <w:r w:rsidRPr="001B5B1A">
        <w:rPr>
          <w:spacing w:val="-4"/>
          <w:sz w:val="24"/>
          <w:szCs w:val="24"/>
        </w:rPr>
        <w:t xml:space="preserve"> </w:t>
      </w:r>
      <w:r w:rsidRPr="001B5B1A">
        <w:rPr>
          <w:sz w:val="24"/>
          <w:szCs w:val="24"/>
        </w:rPr>
        <w:t>or</w:t>
      </w:r>
      <w:r w:rsidRPr="001B5B1A">
        <w:rPr>
          <w:spacing w:val="-5"/>
          <w:sz w:val="24"/>
          <w:szCs w:val="24"/>
        </w:rPr>
        <w:t xml:space="preserve"> </w:t>
      </w:r>
      <w:r w:rsidRPr="001B5B1A">
        <w:rPr>
          <w:sz w:val="24"/>
          <w:szCs w:val="24"/>
        </w:rPr>
        <w:t>will</w:t>
      </w:r>
      <w:r w:rsidRPr="001B5B1A">
        <w:rPr>
          <w:spacing w:val="-5"/>
          <w:sz w:val="24"/>
          <w:szCs w:val="24"/>
        </w:rPr>
        <w:t xml:space="preserve"> </w:t>
      </w:r>
      <w:r w:rsidRPr="001B5B1A">
        <w:rPr>
          <w:sz w:val="24"/>
          <w:szCs w:val="24"/>
        </w:rPr>
        <w:t>be</w:t>
      </w:r>
      <w:r w:rsidRPr="001B5B1A">
        <w:rPr>
          <w:spacing w:val="-4"/>
          <w:sz w:val="24"/>
          <w:szCs w:val="24"/>
        </w:rPr>
        <w:t xml:space="preserve"> </w:t>
      </w:r>
      <w:r w:rsidRPr="001B5B1A">
        <w:rPr>
          <w:sz w:val="24"/>
          <w:szCs w:val="24"/>
        </w:rPr>
        <w:t>filed</w:t>
      </w:r>
      <w:r w:rsidRPr="001B5B1A">
        <w:rPr>
          <w:spacing w:val="-5"/>
          <w:sz w:val="24"/>
          <w:szCs w:val="24"/>
        </w:rPr>
        <w:t xml:space="preserve"> </w:t>
      </w:r>
      <w:r w:rsidRPr="001B5B1A">
        <w:rPr>
          <w:sz w:val="24"/>
          <w:szCs w:val="24"/>
        </w:rPr>
        <w:t>in</w:t>
      </w:r>
      <w:r w:rsidRPr="001B5B1A">
        <w:rPr>
          <w:spacing w:val="-5"/>
          <w:sz w:val="24"/>
          <w:szCs w:val="24"/>
        </w:rPr>
        <w:t xml:space="preserve"> </w:t>
      </w:r>
      <w:r w:rsidRPr="001B5B1A">
        <w:rPr>
          <w:sz w:val="24"/>
          <w:szCs w:val="24"/>
        </w:rPr>
        <w:t>connection</w:t>
      </w:r>
      <w:r w:rsidRPr="001B5B1A">
        <w:rPr>
          <w:spacing w:val="-5"/>
          <w:sz w:val="24"/>
          <w:szCs w:val="24"/>
        </w:rPr>
        <w:t xml:space="preserve"> </w:t>
      </w:r>
      <w:r w:rsidRPr="001B5B1A">
        <w:rPr>
          <w:sz w:val="24"/>
          <w:szCs w:val="24"/>
        </w:rPr>
        <w:t>with the</w:t>
      </w:r>
      <w:r w:rsidRPr="001B5B1A">
        <w:rPr>
          <w:spacing w:val="-2"/>
          <w:sz w:val="24"/>
          <w:szCs w:val="24"/>
        </w:rPr>
        <w:t xml:space="preserve"> </w:t>
      </w:r>
      <w:r w:rsidRPr="001B5B1A">
        <w:rPr>
          <w:sz w:val="24"/>
          <w:szCs w:val="24"/>
        </w:rPr>
        <w:t>festival;</w:t>
      </w:r>
    </w:p>
    <w:p w14:paraId="33502910"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Confirmation</w:t>
      </w:r>
      <w:r w:rsidRPr="001B5B1A">
        <w:rPr>
          <w:spacing w:val="-7"/>
          <w:sz w:val="24"/>
          <w:szCs w:val="24"/>
        </w:rPr>
        <w:t xml:space="preserve"> </w:t>
      </w:r>
      <w:r w:rsidRPr="001B5B1A">
        <w:rPr>
          <w:sz w:val="24"/>
          <w:szCs w:val="24"/>
        </w:rPr>
        <w:t>that</w:t>
      </w:r>
      <w:r w:rsidRPr="001B5B1A">
        <w:rPr>
          <w:spacing w:val="-6"/>
          <w:sz w:val="24"/>
          <w:szCs w:val="24"/>
        </w:rPr>
        <w:t xml:space="preserve"> </w:t>
      </w:r>
      <w:r w:rsidRPr="001B5B1A">
        <w:rPr>
          <w:sz w:val="24"/>
          <w:szCs w:val="24"/>
        </w:rPr>
        <w:t>the</w:t>
      </w:r>
      <w:r w:rsidRPr="001B5B1A">
        <w:rPr>
          <w:spacing w:val="-6"/>
          <w:sz w:val="24"/>
          <w:szCs w:val="24"/>
        </w:rPr>
        <w:t xml:space="preserve"> </w:t>
      </w:r>
      <w:r w:rsidRPr="001B5B1A">
        <w:rPr>
          <w:sz w:val="24"/>
          <w:szCs w:val="24"/>
        </w:rPr>
        <w:t>applicant</w:t>
      </w:r>
      <w:r w:rsidRPr="001B5B1A">
        <w:rPr>
          <w:spacing w:val="-6"/>
          <w:sz w:val="24"/>
          <w:szCs w:val="24"/>
        </w:rPr>
        <w:t xml:space="preserve"> </w:t>
      </w:r>
      <w:r w:rsidRPr="001B5B1A">
        <w:rPr>
          <w:sz w:val="24"/>
          <w:szCs w:val="24"/>
        </w:rPr>
        <w:t>has</w:t>
      </w:r>
      <w:r w:rsidRPr="001B5B1A">
        <w:rPr>
          <w:spacing w:val="-7"/>
          <w:sz w:val="24"/>
          <w:szCs w:val="24"/>
        </w:rPr>
        <w:t xml:space="preserve"> </w:t>
      </w:r>
      <w:r w:rsidRPr="001B5B1A">
        <w:rPr>
          <w:sz w:val="24"/>
          <w:szCs w:val="24"/>
        </w:rPr>
        <w:t>provided</w:t>
      </w:r>
      <w:r w:rsidRPr="001B5B1A">
        <w:rPr>
          <w:spacing w:val="-6"/>
          <w:sz w:val="24"/>
          <w:szCs w:val="24"/>
        </w:rPr>
        <w:t xml:space="preserve"> </w:t>
      </w:r>
      <w:r w:rsidRPr="001B5B1A">
        <w:rPr>
          <w:sz w:val="24"/>
          <w:szCs w:val="24"/>
        </w:rPr>
        <w:t>notification</w:t>
      </w:r>
      <w:r w:rsidRPr="001B5B1A">
        <w:rPr>
          <w:spacing w:val="-6"/>
          <w:sz w:val="24"/>
          <w:szCs w:val="24"/>
        </w:rPr>
        <w:t xml:space="preserve"> </w:t>
      </w:r>
      <w:r w:rsidRPr="001B5B1A">
        <w:rPr>
          <w:sz w:val="24"/>
          <w:szCs w:val="24"/>
        </w:rPr>
        <w:t>to</w:t>
      </w:r>
      <w:r w:rsidRPr="001B5B1A">
        <w:rPr>
          <w:spacing w:val="-6"/>
          <w:sz w:val="24"/>
          <w:szCs w:val="24"/>
        </w:rPr>
        <w:t xml:space="preserve"> </w:t>
      </w:r>
      <w:r w:rsidRPr="001B5B1A">
        <w:rPr>
          <w:sz w:val="24"/>
          <w:szCs w:val="24"/>
        </w:rPr>
        <w:t>the</w:t>
      </w:r>
      <w:r w:rsidRPr="001B5B1A">
        <w:rPr>
          <w:spacing w:val="-7"/>
          <w:sz w:val="24"/>
          <w:szCs w:val="24"/>
        </w:rPr>
        <w:t xml:space="preserve"> </w:t>
      </w:r>
      <w:r w:rsidRPr="001B5B1A">
        <w:rPr>
          <w:sz w:val="24"/>
          <w:szCs w:val="24"/>
        </w:rPr>
        <w:t>local</w:t>
      </w:r>
      <w:r w:rsidRPr="001B5B1A">
        <w:rPr>
          <w:spacing w:val="-6"/>
          <w:sz w:val="24"/>
          <w:szCs w:val="24"/>
        </w:rPr>
        <w:t xml:space="preserve"> </w:t>
      </w:r>
      <w:r w:rsidRPr="001B5B1A">
        <w:rPr>
          <w:sz w:val="24"/>
          <w:szCs w:val="24"/>
        </w:rPr>
        <w:t>licensing authority of the location and dates of each</w:t>
      </w:r>
      <w:r w:rsidRPr="001B5B1A">
        <w:rPr>
          <w:spacing w:val="-14"/>
          <w:sz w:val="24"/>
          <w:szCs w:val="24"/>
        </w:rPr>
        <w:t xml:space="preserve"> </w:t>
      </w:r>
      <w:r w:rsidRPr="001B5B1A">
        <w:rPr>
          <w:sz w:val="24"/>
          <w:szCs w:val="24"/>
        </w:rPr>
        <w:t>festival;</w:t>
      </w:r>
    </w:p>
    <w:p w14:paraId="25441BD0"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A</w:t>
      </w:r>
      <w:r w:rsidRPr="001B5B1A">
        <w:rPr>
          <w:spacing w:val="-5"/>
          <w:sz w:val="24"/>
          <w:szCs w:val="24"/>
        </w:rPr>
        <w:t xml:space="preserve"> </w:t>
      </w:r>
      <w:r w:rsidRPr="001B5B1A">
        <w:rPr>
          <w:sz w:val="24"/>
          <w:szCs w:val="24"/>
        </w:rPr>
        <w:t>security</w:t>
      </w:r>
      <w:r w:rsidRPr="001B5B1A">
        <w:rPr>
          <w:spacing w:val="-4"/>
          <w:sz w:val="24"/>
          <w:szCs w:val="24"/>
        </w:rPr>
        <w:t xml:space="preserve"> </w:t>
      </w:r>
      <w:r w:rsidRPr="001B5B1A">
        <w:rPr>
          <w:sz w:val="24"/>
          <w:szCs w:val="24"/>
        </w:rPr>
        <w:t>and</w:t>
      </w:r>
      <w:r w:rsidRPr="001B5B1A">
        <w:rPr>
          <w:spacing w:val="-4"/>
          <w:sz w:val="24"/>
          <w:szCs w:val="24"/>
        </w:rPr>
        <w:t xml:space="preserve"> </w:t>
      </w:r>
      <w:r w:rsidRPr="001B5B1A">
        <w:rPr>
          <w:sz w:val="24"/>
          <w:szCs w:val="24"/>
        </w:rPr>
        <w:t>control</w:t>
      </w:r>
      <w:r w:rsidRPr="001B5B1A">
        <w:rPr>
          <w:spacing w:val="-4"/>
          <w:sz w:val="24"/>
          <w:szCs w:val="24"/>
        </w:rPr>
        <w:t xml:space="preserve"> </w:t>
      </w:r>
      <w:r w:rsidRPr="001B5B1A">
        <w:rPr>
          <w:sz w:val="24"/>
          <w:szCs w:val="24"/>
        </w:rPr>
        <w:t>plan,</w:t>
      </w:r>
      <w:r w:rsidRPr="001B5B1A">
        <w:rPr>
          <w:spacing w:val="-4"/>
          <w:sz w:val="24"/>
          <w:szCs w:val="24"/>
        </w:rPr>
        <w:t xml:space="preserve"> </w:t>
      </w:r>
      <w:r w:rsidRPr="001B5B1A">
        <w:rPr>
          <w:sz w:val="24"/>
          <w:szCs w:val="24"/>
        </w:rPr>
        <w:t>which</w:t>
      </w:r>
      <w:r w:rsidRPr="001B5B1A">
        <w:rPr>
          <w:spacing w:val="-4"/>
          <w:sz w:val="24"/>
          <w:szCs w:val="24"/>
        </w:rPr>
        <w:t xml:space="preserve"> </w:t>
      </w:r>
      <w:r w:rsidRPr="001B5B1A">
        <w:rPr>
          <w:sz w:val="24"/>
          <w:szCs w:val="24"/>
        </w:rPr>
        <w:t>must</w:t>
      </w:r>
      <w:r w:rsidRPr="001B5B1A">
        <w:rPr>
          <w:spacing w:val="-4"/>
          <w:sz w:val="24"/>
          <w:szCs w:val="24"/>
        </w:rPr>
        <w:t xml:space="preserve"> </w:t>
      </w:r>
      <w:r w:rsidRPr="001B5B1A">
        <w:rPr>
          <w:sz w:val="24"/>
          <w:szCs w:val="24"/>
        </w:rPr>
        <w:t>be</w:t>
      </w:r>
      <w:r w:rsidRPr="001B5B1A">
        <w:rPr>
          <w:spacing w:val="-4"/>
          <w:sz w:val="24"/>
          <w:szCs w:val="24"/>
        </w:rPr>
        <w:t xml:space="preserve"> </w:t>
      </w:r>
      <w:r w:rsidRPr="001B5B1A">
        <w:rPr>
          <w:sz w:val="24"/>
          <w:szCs w:val="24"/>
        </w:rPr>
        <w:t>provided</w:t>
      </w:r>
      <w:r w:rsidRPr="001B5B1A">
        <w:rPr>
          <w:spacing w:val="-4"/>
          <w:sz w:val="24"/>
          <w:szCs w:val="24"/>
        </w:rPr>
        <w:t xml:space="preserve"> </w:t>
      </w:r>
      <w:r w:rsidRPr="001B5B1A">
        <w:rPr>
          <w:sz w:val="24"/>
          <w:szCs w:val="24"/>
        </w:rPr>
        <w:t>to</w:t>
      </w:r>
      <w:r w:rsidRPr="001B5B1A">
        <w:rPr>
          <w:spacing w:val="-5"/>
          <w:sz w:val="24"/>
          <w:szCs w:val="24"/>
        </w:rPr>
        <w:t xml:space="preserve"> </w:t>
      </w:r>
      <w:r w:rsidRPr="001B5B1A">
        <w:rPr>
          <w:sz w:val="24"/>
          <w:szCs w:val="24"/>
        </w:rPr>
        <w:t>and</w:t>
      </w:r>
      <w:r w:rsidRPr="001B5B1A">
        <w:rPr>
          <w:spacing w:val="-4"/>
          <w:sz w:val="24"/>
          <w:szCs w:val="24"/>
        </w:rPr>
        <w:t xml:space="preserve"> </w:t>
      </w:r>
      <w:r w:rsidRPr="001B5B1A">
        <w:rPr>
          <w:sz w:val="24"/>
          <w:szCs w:val="24"/>
        </w:rPr>
        <w:t>agreed</w:t>
      </w:r>
      <w:r w:rsidRPr="001B5B1A">
        <w:rPr>
          <w:spacing w:val="-4"/>
          <w:sz w:val="24"/>
          <w:szCs w:val="24"/>
        </w:rPr>
        <w:t xml:space="preserve"> </w:t>
      </w:r>
      <w:r w:rsidRPr="001B5B1A">
        <w:rPr>
          <w:sz w:val="24"/>
          <w:szCs w:val="24"/>
        </w:rPr>
        <w:t>to</w:t>
      </w:r>
      <w:r w:rsidRPr="001B5B1A">
        <w:rPr>
          <w:spacing w:val="-4"/>
          <w:sz w:val="24"/>
          <w:szCs w:val="24"/>
        </w:rPr>
        <w:t xml:space="preserve"> </w:t>
      </w:r>
      <w:r w:rsidRPr="001B5B1A">
        <w:rPr>
          <w:sz w:val="24"/>
          <w:szCs w:val="24"/>
        </w:rPr>
        <w:t>by</w:t>
      </w:r>
      <w:r w:rsidRPr="001B5B1A">
        <w:rPr>
          <w:spacing w:val="-4"/>
          <w:sz w:val="24"/>
          <w:szCs w:val="24"/>
        </w:rPr>
        <w:t xml:space="preserve"> </w:t>
      </w:r>
      <w:r w:rsidRPr="001B5B1A">
        <w:rPr>
          <w:sz w:val="24"/>
          <w:szCs w:val="24"/>
        </w:rPr>
        <w:t>each participating licensee, which</w:t>
      </w:r>
      <w:r w:rsidRPr="001B5B1A">
        <w:rPr>
          <w:spacing w:val="-5"/>
          <w:sz w:val="24"/>
          <w:szCs w:val="24"/>
        </w:rPr>
        <w:t xml:space="preserve"> </w:t>
      </w:r>
      <w:r w:rsidRPr="001B5B1A">
        <w:rPr>
          <w:sz w:val="24"/>
          <w:szCs w:val="24"/>
        </w:rPr>
        <w:t>specifies:</w:t>
      </w:r>
    </w:p>
    <w:p w14:paraId="40EBBB9A" w14:textId="77777777" w:rsidR="00A63239" w:rsidRPr="00B165B7" w:rsidRDefault="00A63239" w:rsidP="00A63239">
      <w:pPr>
        <w:numPr>
          <w:ilvl w:val="3"/>
          <w:numId w:val="10"/>
        </w:numPr>
        <w:tabs>
          <w:tab w:val="left" w:pos="3259"/>
          <w:tab w:val="left" w:pos="3260"/>
        </w:tabs>
        <w:rPr>
          <w:sz w:val="24"/>
          <w:szCs w:val="24"/>
        </w:rPr>
      </w:pPr>
      <w:r w:rsidRPr="001B5B1A">
        <w:rPr>
          <w:sz w:val="24"/>
          <w:szCs w:val="24"/>
        </w:rPr>
        <w:t>Hours of service of alcohol</w:t>
      </w:r>
      <w:r w:rsidRPr="001B5B1A">
        <w:rPr>
          <w:spacing w:val="-7"/>
          <w:sz w:val="24"/>
          <w:szCs w:val="24"/>
        </w:rPr>
        <w:t xml:space="preserve"> </w:t>
      </w:r>
      <w:r w:rsidRPr="001B5B1A">
        <w:rPr>
          <w:sz w:val="24"/>
          <w:szCs w:val="24"/>
        </w:rPr>
        <w:t>beverages;</w:t>
      </w:r>
    </w:p>
    <w:p w14:paraId="2E88CFE6" w14:textId="77777777" w:rsidR="00A63239" w:rsidRPr="00B165B7" w:rsidRDefault="00A63239" w:rsidP="00A63239">
      <w:pPr>
        <w:numPr>
          <w:ilvl w:val="3"/>
          <w:numId w:val="10"/>
        </w:numPr>
        <w:tabs>
          <w:tab w:val="left" w:pos="3259"/>
          <w:tab w:val="left" w:pos="3260"/>
        </w:tabs>
        <w:rPr>
          <w:sz w:val="24"/>
          <w:szCs w:val="24"/>
        </w:rPr>
      </w:pPr>
      <w:r w:rsidRPr="001B5B1A">
        <w:rPr>
          <w:sz w:val="24"/>
          <w:szCs w:val="24"/>
        </w:rPr>
        <w:t>Entries and</w:t>
      </w:r>
      <w:r w:rsidRPr="001B5B1A">
        <w:rPr>
          <w:spacing w:val="-3"/>
          <w:sz w:val="24"/>
          <w:szCs w:val="24"/>
        </w:rPr>
        <w:t xml:space="preserve"> </w:t>
      </w:r>
      <w:r w:rsidRPr="001B5B1A">
        <w:rPr>
          <w:sz w:val="24"/>
          <w:szCs w:val="24"/>
        </w:rPr>
        <w:t>exits;</w:t>
      </w:r>
    </w:p>
    <w:p w14:paraId="519C72EF" w14:textId="77777777" w:rsidR="00A63239" w:rsidRPr="00B165B7" w:rsidRDefault="00A63239" w:rsidP="00A63239">
      <w:pPr>
        <w:numPr>
          <w:ilvl w:val="3"/>
          <w:numId w:val="10"/>
        </w:numPr>
        <w:tabs>
          <w:tab w:val="left" w:pos="3259"/>
          <w:tab w:val="left" w:pos="3260"/>
        </w:tabs>
        <w:rPr>
          <w:sz w:val="24"/>
          <w:szCs w:val="24"/>
        </w:rPr>
      </w:pPr>
      <w:r w:rsidRPr="001B5B1A">
        <w:rPr>
          <w:sz w:val="24"/>
          <w:szCs w:val="24"/>
        </w:rPr>
        <w:t>How</w:t>
      </w:r>
      <w:r w:rsidRPr="001B5B1A">
        <w:rPr>
          <w:spacing w:val="-5"/>
          <w:sz w:val="24"/>
          <w:szCs w:val="24"/>
        </w:rPr>
        <w:t xml:space="preserve"> </w:t>
      </w:r>
      <w:r w:rsidRPr="001B5B1A">
        <w:rPr>
          <w:sz w:val="24"/>
          <w:szCs w:val="24"/>
        </w:rPr>
        <w:t>and</w:t>
      </w:r>
      <w:r w:rsidRPr="001B5B1A">
        <w:rPr>
          <w:spacing w:val="-4"/>
          <w:sz w:val="24"/>
          <w:szCs w:val="24"/>
        </w:rPr>
        <w:t xml:space="preserve"> </w:t>
      </w:r>
      <w:r w:rsidRPr="001B5B1A">
        <w:rPr>
          <w:sz w:val="24"/>
          <w:szCs w:val="24"/>
        </w:rPr>
        <w:t>where</w:t>
      </w:r>
      <w:r w:rsidRPr="001B5B1A">
        <w:rPr>
          <w:spacing w:val="-4"/>
          <w:sz w:val="24"/>
          <w:szCs w:val="24"/>
        </w:rPr>
        <w:t xml:space="preserve"> </w:t>
      </w:r>
      <w:r w:rsidRPr="001B5B1A">
        <w:rPr>
          <w:sz w:val="24"/>
          <w:szCs w:val="24"/>
        </w:rPr>
        <w:t>alcohol</w:t>
      </w:r>
      <w:r w:rsidRPr="001B5B1A">
        <w:rPr>
          <w:spacing w:val="-4"/>
          <w:sz w:val="24"/>
          <w:szCs w:val="24"/>
        </w:rPr>
        <w:t xml:space="preserve"> </w:t>
      </w:r>
      <w:r w:rsidRPr="001B5B1A">
        <w:rPr>
          <w:sz w:val="24"/>
          <w:szCs w:val="24"/>
        </w:rPr>
        <w:t>will</w:t>
      </w:r>
      <w:r w:rsidRPr="001B5B1A">
        <w:rPr>
          <w:spacing w:val="-4"/>
          <w:sz w:val="24"/>
          <w:szCs w:val="24"/>
        </w:rPr>
        <w:t xml:space="preserve"> </w:t>
      </w:r>
      <w:r w:rsidRPr="001B5B1A">
        <w:rPr>
          <w:sz w:val="24"/>
          <w:szCs w:val="24"/>
        </w:rPr>
        <w:t>be</w:t>
      </w:r>
      <w:r w:rsidRPr="001B5B1A">
        <w:rPr>
          <w:spacing w:val="-5"/>
          <w:sz w:val="24"/>
          <w:szCs w:val="24"/>
        </w:rPr>
        <w:t xml:space="preserve"> </w:t>
      </w:r>
      <w:r w:rsidRPr="001B5B1A">
        <w:rPr>
          <w:sz w:val="24"/>
          <w:szCs w:val="24"/>
        </w:rPr>
        <w:t>secured</w:t>
      </w:r>
      <w:r w:rsidRPr="001B5B1A">
        <w:rPr>
          <w:spacing w:val="-4"/>
          <w:sz w:val="24"/>
          <w:szCs w:val="24"/>
        </w:rPr>
        <w:t xml:space="preserve"> </w:t>
      </w:r>
      <w:r w:rsidRPr="001B5B1A">
        <w:rPr>
          <w:sz w:val="24"/>
          <w:szCs w:val="24"/>
        </w:rPr>
        <w:t>and</w:t>
      </w:r>
      <w:r w:rsidRPr="001B5B1A">
        <w:rPr>
          <w:spacing w:val="-4"/>
          <w:sz w:val="24"/>
          <w:szCs w:val="24"/>
        </w:rPr>
        <w:t xml:space="preserve"> </w:t>
      </w:r>
      <w:r w:rsidRPr="001B5B1A">
        <w:rPr>
          <w:sz w:val="24"/>
          <w:szCs w:val="24"/>
        </w:rPr>
        <w:t>stored</w:t>
      </w:r>
      <w:r w:rsidRPr="001B5B1A">
        <w:rPr>
          <w:spacing w:val="-4"/>
          <w:sz w:val="24"/>
          <w:szCs w:val="24"/>
        </w:rPr>
        <w:t xml:space="preserve"> </w:t>
      </w:r>
      <w:r w:rsidRPr="001B5B1A">
        <w:rPr>
          <w:sz w:val="24"/>
          <w:szCs w:val="24"/>
        </w:rPr>
        <w:t>when</w:t>
      </w:r>
      <w:r w:rsidRPr="001B5B1A">
        <w:rPr>
          <w:spacing w:val="-4"/>
          <w:sz w:val="24"/>
          <w:szCs w:val="24"/>
        </w:rPr>
        <w:t xml:space="preserve"> </w:t>
      </w:r>
      <w:r w:rsidRPr="001B5B1A">
        <w:rPr>
          <w:sz w:val="24"/>
          <w:szCs w:val="24"/>
        </w:rPr>
        <w:t>setting</w:t>
      </w:r>
      <w:r w:rsidRPr="001B5B1A">
        <w:rPr>
          <w:spacing w:val="-5"/>
          <w:sz w:val="24"/>
          <w:szCs w:val="24"/>
        </w:rPr>
        <w:t xml:space="preserve"> </w:t>
      </w:r>
      <w:r w:rsidRPr="001B5B1A">
        <w:rPr>
          <w:sz w:val="24"/>
          <w:szCs w:val="24"/>
        </w:rPr>
        <w:t>up</w:t>
      </w:r>
      <w:r w:rsidRPr="001B5B1A">
        <w:rPr>
          <w:spacing w:val="-4"/>
          <w:sz w:val="24"/>
          <w:szCs w:val="24"/>
        </w:rPr>
        <w:t xml:space="preserve"> </w:t>
      </w:r>
      <w:r w:rsidRPr="001B5B1A">
        <w:rPr>
          <w:sz w:val="24"/>
          <w:szCs w:val="24"/>
        </w:rPr>
        <w:t>for</w:t>
      </w:r>
      <w:r w:rsidRPr="001B5B1A">
        <w:rPr>
          <w:spacing w:val="-4"/>
          <w:sz w:val="24"/>
          <w:szCs w:val="24"/>
        </w:rPr>
        <w:t xml:space="preserve"> </w:t>
      </w:r>
      <w:r w:rsidRPr="001B5B1A">
        <w:rPr>
          <w:sz w:val="24"/>
          <w:szCs w:val="24"/>
        </w:rPr>
        <w:t>the festival, during the festival, and after conclusion of the</w:t>
      </w:r>
      <w:r w:rsidRPr="001B5B1A">
        <w:rPr>
          <w:spacing w:val="-25"/>
          <w:sz w:val="24"/>
          <w:szCs w:val="24"/>
        </w:rPr>
        <w:t xml:space="preserve"> </w:t>
      </w:r>
      <w:r w:rsidRPr="001B5B1A">
        <w:rPr>
          <w:sz w:val="24"/>
          <w:szCs w:val="24"/>
        </w:rPr>
        <w:t>festival;</w:t>
      </w:r>
    </w:p>
    <w:p w14:paraId="79F2267E" w14:textId="77777777" w:rsidR="00A63239" w:rsidRPr="00B165B7" w:rsidRDefault="00A63239" w:rsidP="00A63239">
      <w:pPr>
        <w:numPr>
          <w:ilvl w:val="3"/>
          <w:numId w:val="10"/>
        </w:numPr>
        <w:tabs>
          <w:tab w:val="left" w:pos="3259"/>
          <w:tab w:val="left" w:pos="3260"/>
        </w:tabs>
        <w:rPr>
          <w:sz w:val="24"/>
          <w:szCs w:val="24"/>
        </w:rPr>
      </w:pPr>
      <w:r w:rsidRPr="001B5B1A">
        <w:rPr>
          <w:sz w:val="24"/>
          <w:szCs w:val="24"/>
        </w:rPr>
        <w:t>How visibly intoxicated parties will be handled;</w:t>
      </w:r>
      <w:r w:rsidRPr="001B5B1A">
        <w:rPr>
          <w:spacing w:val="-12"/>
          <w:sz w:val="24"/>
          <w:szCs w:val="24"/>
        </w:rPr>
        <w:t xml:space="preserve"> </w:t>
      </w:r>
      <w:r w:rsidRPr="001B5B1A">
        <w:rPr>
          <w:sz w:val="24"/>
          <w:szCs w:val="24"/>
        </w:rPr>
        <w:t>and</w:t>
      </w:r>
    </w:p>
    <w:p w14:paraId="59BBB0A6" w14:textId="77777777" w:rsidR="00A63239" w:rsidRPr="00B165B7" w:rsidRDefault="00A63239" w:rsidP="00A63239">
      <w:pPr>
        <w:numPr>
          <w:ilvl w:val="3"/>
          <w:numId w:val="10"/>
        </w:numPr>
        <w:tabs>
          <w:tab w:val="left" w:pos="3259"/>
          <w:tab w:val="left" w:pos="3260"/>
        </w:tabs>
        <w:rPr>
          <w:sz w:val="24"/>
          <w:szCs w:val="24"/>
        </w:rPr>
      </w:pPr>
      <w:r w:rsidRPr="001B5B1A">
        <w:rPr>
          <w:sz w:val="24"/>
          <w:szCs w:val="24"/>
        </w:rPr>
        <w:t>How</w:t>
      </w:r>
      <w:r w:rsidRPr="001B5B1A">
        <w:rPr>
          <w:spacing w:val="-6"/>
          <w:sz w:val="24"/>
          <w:szCs w:val="24"/>
        </w:rPr>
        <w:t xml:space="preserve"> </w:t>
      </w:r>
      <w:r w:rsidRPr="001B5B1A">
        <w:rPr>
          <w:sz w:val="24"/>
          <w:szCs w:val="24"/>
        </w:rPr>
        <w:t>the</w:t>
      </w:r>
      <w:r w:rsidRPr="001B5B1A">
        <w:rPr>
          <w:spacing w:val="-5"/>
          <w:sz w:val="24"/>
          <w:szCs w:val="24"/>
        </w:rPr>
        <w:t xml:space="preserve"> </w:t>
      </w:r>
      <w:r w:rsidRPr="001B5B1A">
        <w:rPr>
          <w:sz w:val="24"/>
          <w:szCs w:val="24"/>
        </w:rPr>
        <w:t>licensee</w:t>
      </w:r>
      <w:r w:rsidRPr="001B5B1A">
        <w:rPr>
          <w:spacing w:val="-5"/>
          <w:sz w:val="24"/>
          <w:szCs w:val="24"/>
        </w:rPr>
        <w:t xml:space="preserve"> </w:t>
      </w:r>
      <w:r w:rsidRPr="001B5B1A">
        <w:rPr>
          <w:sz w:val="24"/>
          <w:szCs w:val="24"/>
        </w:rPr>
        <w:t>plans</w:t>
      </w:r>
      <w:r w:rsidRPr="001B5B1A">
        <w:rPr>
          <w:spacing w:val="-5"/>
          <w:sz w:val="24"/>
          <w:szCs w:val="24"/>
        </w:rPr>
        <w:t xml:space="preserve"> </w:t>
      </w:r>
      <w:r w:rsidRPr="001B5B1A">
        <w:rPr>
          <w:sz w:val="24"/>
          <w:szCs w:val="24"/>
        </w:rPr>
        <w:t>to</w:t>
      </w:r>
      <w:r w:rsidRPr="001B5B1A">
        <w:rPr>
          <w:spacing w:val="-5"/>
          <w:sz w:val="24"/>
          <w:szCs w:val="24"/>
        </w:rPr>
        <w:t xml:space="preserve"> </w:t>
      </w:r>
      <w:r w:rsidRPr="001B5B1A">
        <w:rPr>
          <w:sz w:val="24"/>
          <w:szCs w:val="24"/>
        </w:rPr>
        <w:t>prevent</w:t>
      </w:r>
      <w:r w:rsidRPr="001B5B1A">
        <w:rPr>
          <w:spacing w:val="-5"/>
          <w:sz w:val="24"/>
          <w:szCs w:val="24"/>
        </w:rPr>
        <w:t xml:space="preserve"> </w:t>
      </w:r>
      <w:proofErr w:type="gramStart"/>
      <w:r w:rsidRPr="001B5B1A">
        <w:rPr>
          <w:sz w:val="24"/>
          <w:szCs w:val="24"/>
        </w:rPr>
        <w:t>persons</w:t>
      </w:r>
      <w:proofErr w:type="gramEnd"/>
      <w:r w:rsidRPr="001B5B1A">
        <w:rPr>
          <w:spacing w:val="-5"/>
          <w:sz w:val="24"/>
          <w:szCs w:val="24"/>
        </w:rPr>
        <w:t xml:space="preserve"> </w:t>
      </w:r>
      <w:r w:rsidRPr="001B5B1A">
        <w:rPr>
          <w:sz w:val="24"/>
          <w:szCs w:val="24"/>
        </w:rPr>
        <w:t>under</w:t>
      </w:r>
      <w:r w:rsidRPr="001B5B1A">
        <w:rPr>
          <w:spacing w:val="-5"/>
          <w:sz w:val="24"/>
          <w:szCs w:val="24"/>
        </w:rPr>
        <w:t xml:space="preserve"> </w:t>
      </w:r>
      <w:r w:rsidRPr="001B5B1A">
        <w:rPr>
          <w:sz w:val="24"/>
          <w:szCs w:val="24"/>
        </w:rPr>
        <w:t>twenty-one</w:t>
      </w:r>
      <w:r w:rsidRPr="001B5B1A">
        <w:rPr>
          <w:spacing w:val="-5"/>
          <w:sz w:val="24"/>
          <w:szCs w:val="24"/>
        </w:rPr>
        <w:t xml:space="preserve"> </w:t>
      </w:r>
      <w:r w:rsidRPr="001B5B1A">
        <w:rPr>
          <w:sz w:val="24"/>
          <w:szCs w:val="24"/>
        </w:rPr>
        <w:t>(21)</w:t>
      </w:r>
      <w:r w:rsidRPr="001B5B1A">
        <w:rPr>
          <w:spacing w:val="-5"/>
          <w:sz w:val="24"/>
          <w:szCs w:val="24"/>
        </w:rPr>
        <w:t xml:space="preserve"> </w:t>
      </w:r>
      <w:r w:rsidRPr="001B5B1A">
        <w:rPr>
          <w:sz w:val="24"/>
          <w:szCs w:val="24"/>
        </w:rPr>
        <w:t>years</w:t>
      </w:r>
      <w:r w:rsidRPr="001B5B1A">
        <w:rPr>
          <w:spacing w:val="-5"/>
          <w:sz w:val="24"/>
          <w:szCs w:val="24"/>
        </w:rPr>
        <w:t xml:space="preserve"> </w:t>
      </w:r>
      <w:r w:rsidRPr="001B5B1A">
        <w:rPr>
          <w:sz w:val="24"/>
          <w:szCs w:val="24"/>
        </w:rPr>
        <w:t xml:space="preserve">of age from consuming or purchasing </w:t>
      </w:r>
      <w:r w:rsidRPr="001B5B1A">
        <w:rPr>
          <w:sz w:val="24"/>
          <w:szCs w:val="24"/>
        </w:rPr>
        <w:lastRenderedPageBreak/>
        <w:t>alcohol</w:t>
      </w:r>
      <w:r w:rsidRPr="001B5B1A">
        <w:rPr>
          <w:spacing w:val="-12"/>
          <w:sz w:val="24"/>
          <w:szCs w:val="24"/>
        </w:rPr>
        <w:t xml:space="preserve"> </w:t>
      </w:r>
      <w:r w:rsidRPr="001B5B1A">
        <w:rPr>
          <w:sz w:val="24"/>
          <w:szCs w:val="24"/>
        </w:rPr>
        <w:t>beverages.</w:t>
      </w:r>
    </w:p>
    <w:p w14:paraId="1074BA55"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Active</w:t>
      </w:r>
      <w:r w:rsidRPr="001B5B1A">
        <w:rPr>
          <w:spacing w:val="-6"/>
          <w:sz w:val="24"/>
          <w:szCs w:val="24"/>
        </w:rPr>
        <w:t xml:space="preserve"> </w:t>
      </w:r>
      <w:r w:rsidRPr="001B5B1A">
        <w:rPr>
          <w:sz w:val="24"/>
          <w:szCs w:val="24"/>
        </w:rPr>
        <w:t>Colorado</w:t>
      </w:r>
      <w:r w:rsidRPr="001B5B1A">
        <w:rPr>
          <w:spacing w:val="-6"/>
          <w:sz w:val="24"/>
          <w:szCs w:val="24"/>
        </w:rPr>
        <w:t xml:space="preserve"> </w:t>
      </w:r>
      <w:r w:rsidRPr="001B5B1A">
        <w:rPr>
          <w:sz w:val="24"/>
          <w:szCs w:val="24"/>
        </w:rPr>
        <w:t>liquor</w:t>
      </w:r>
      <w:r w:rsidRPr="001B5B1A">
        <w:rPr>
          <w:spacing w:val="-6"/>
          <w:sz w:val="24"/>
          <w:szCs w:val="24"/>
        </w:rPr>
        <w:t xml:space="preserve"> </w:t>
      </w:r>
      <w:r w:rsidRPr="001B5B1A">
        <w:rPr>
          <w:sz w:val="24"/>
          <w:szCs w:val="24"/>
        </w:rPr>
        <w:t>license</w:t>
      </w:r>
      <w:r w:rsidRPr="001B5B1A">
        <w:rPr>
          <w:spacing w:val="-5"/>
          <w:sz w:val="24"/>
          <w:szCs w:val="24"/>
        </w:rPr>
        <w:t xml:space="preserve"> </w:t>
      </w:r>
      <w:r w:rsidRPr="001B5B1A">
        <w:rPr>
          <w:sz w:val="24"/>
          <w:szCs w:val="24"/>
        </w:rPr>
        <w:t>numbers</w:t>
      </w:r>
      <w:r w:rsidRPr="001B5B1A">
        <w:rPr>
          <w:spacing w:val="-6"/>
          <w:sz w:val="24"/>
          <w:szCs w:val="24"/>
        </w:rPr>
        <w:t xml:space="preserve"> </w:t>
      </w:r>
      <w:r w:rsidRPr="001B5B1A">
        <w:rPr>
          <w:sz w:val="24"/>
          <w:szCs w:val="24"/>
        </w:rPr>
        <w:t>not</w:t>
      </w:r>
      <w:r w:rsidRPr="001B5B1A">
        <w:rPr>
          <w:spacing w:val="-6"/>
          <w:sz w:val="24"/>
          <w:szCs w:val="24"/>
        </w:rPr>
        <w:t xml:space="preserve"> </w:t>
      </w:r>
      <w:r w:rsidRPr="001B5B1A">
        <w:rPr>
          <w:sz w:val="24"/>
          <w:szCs w:val="24"/>
        </w:rPr>
        <w:t>under</w:t>
      </w:r>
      <w:r w:rsidRPr="001B5B1A">
        <w:rPr>
          <w:spacing w:val="-6"/>
          <w:sz w:val="24"/>
          <w:szCs w:val="24"/>
        </w:rPr>
        <w:t xml:space="preserve"> </w:t>
      </w:r>
      <w:r w:rsidRPr="001B5B1A">
        <w:rPr>
          <w:sz w:val="24"/>
          <w:szCs w:val="24"/>
        </w:rPr>
        <w:t>suspension</w:t>
      </w:r>
      <w:r w:rsidRPr="001B5B1A">
        <w:rPr>
          <w:spacing w:val="-5"/>
          <w:sz w:val="24"/>
          <w:szCs w:val="24"/>
        </w:rPr>
        <w:t xml:space="preserve"> </w:t>
      </w:r>
      <w:r w:rsidRPr="001B5B1A">
        <w:rPr>
          <w:sz w:val="24"/>
          <w:szCs w:val="24"/>
        </w:rPr>
        <w:t>for</w:t>
      </w:r>
      <w:r w:rsidRPr="001B5B1A">
        <w:rPr>
          <w:spacing w:val="-6"/>
          <w:sz w:val="24"/>
          <w:szCs w:val="24"/>
        </w:rPr>
        <w:t xml:space="preserve"> </w:t>
      </w:r>
      <w:r w:rsidRPr="001B5B1A">
        <w:rPr>
          <w:sz w:val="24"/>
          <w:szCs w:val="24"/>
        </w:rPr>
        <w:t>the</w:t>
      </w:r>
      <w:r w:rsidRPr="001B5B1A">
        <w:rPr>
          <w:spacing w:val="-6"/>
          <w:sz w:val="24"/>
          <w:szCs w:val="24"/>
        </w:rPr>
        <w:t xml:space="preserve"> </w:t>
      </w:r>
      <w:r w:rsidRPr="001B5B1A">
        <w:rPr>
          <w:sz w:val="24"/>
          <w:szCs w:val="24"/>
        </w:rPr>
        <w:t>applicant</w:t>
      </w:r>
      <w:r w:rsidRPr="001B5B1A">
        <w:rPr>
          <w:spacing w:val="-6"/>
          <w:sz w:val="24"/>
          <w:szCs w:val="24"/>
        </w:rPr>
        <w:t xml:space="preserve"> </w:t>
      </w:r>
      <w:r w:rsidRPr="001B5B1A">
        <w:rPr>
          <w:sz w:val="24"/>
          <w:szCs w:val="24"/>
        </w:rPr>
        <w:t>and each participating</w:t>
      </w:r>
      <w:r w:rsidRPr="001B5B1A">
        <w:rPr>
          <w:spacing w:val="-3"/>
          <w:sz w:val="24"/>
          <w:szCs w:val="24"/>
        </w:rPr>
        <w:t xml:space="preserve"> </w:t>
      </w:r>
      <w:r w:rsidRPr="001B5B1A">
        <w:rPr>
          <w:sz w:val="24"/>
          <w:szCs w:val="24"/>
        </w:rPr>
        <w:t>licensee;</w:t>
      </w:r>
    </w:p>
    <w:p w14:paraId="691D032D"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Identification</w:t>
      </w:r>
      <w:r w:rsidRPr="001B5B1A">
        <w:rPr>
          <w:spacing w:val="-6"/>
          <w:sz w:val="24"/>
          <w:szCs w:val="24"/>
        </w:rPr>
        <w:t xml:space="preserve"> </w:t>
      </w:r>
      <w:r w:rsidRPr="001B5B1A">
        <w:rPr>
          <w:sz w:val="24"/>
          <w:szCs w:val="24"/>
        </w:rPr>
        <w:t>of</w:t>
      </w:r>
      <w:r w:rsidRPr="001B5B1A">
        <w:rPr>
          <w:spacing w:val="-5"/>
          <w:sz w:val="24"/>
          <w:szCs w:val="24"/>
        </w:rPr>
        <w:t xml:space="preserve"> </w:t>
      </w:r>
      <w:r w:rsidRPr="001B5B1A">
        <w:rPr>
          <w:sz w:val="24"/>
          <w:szCs w:val="24"/>
        </w:rPr>
        <w:t>any</w:t>
      </w:r>
      <w:r w:rsidRPr="001B5B1A">
        <w:rPr>
          <w:spacing w:val="-5"/>
          <w:sz w:val="24"/>
          <w:szCs w:val="24"/>
        </w:rPr>
        <w:t xml:space="preserve"> </w:t>
      </w:r>
      <w:r w:rsidRPr="001B5B1A">
        <w:rPr>
          <w:sz w:val="24"/>
          <w:szCs w:val="24"/>
        </w:rPr>
        <w:t>violations</w:t>
      </w:r>
      <w:r w:rsidRPr="001B5B1A">
        <w:rPr>
          <w:spacing w:val="-5"/>
          <w:sz w:val="24"/>
          <w:szCs w:val="24"/>
        </w:rPr>
        <w:t xml:space="preserve"> </w:t>
      </w:r>
      <w:r w:rsidRPr="001B5B1A">
        <w:rPr>
          <w:sz w:val="24"/>
          <w:szCs w:val="24"/>
        </w:rPr>
        <w:t>at</w:t>
      </w:r>
      <w:r w:rsidRPr="001B5B1A">
        <w:rPr>
          <w:spacing w:val="-5"/>
          <w:sz w:val="24"/>
          <w:szCs w:val="24"/>
        </w:rPr>
        <w:t xml:space="preserve"> </w:t>
      </w:r>
      <w:r w:rsidRPr="001B5B1A">
        <w:rPr>
          <w:sz w:val="24"/>
          <w:szCs w:val="24"/>
        </w:rPr>
        <w:t>a</w:t>
      </w:r>
      <w:r w:rsidRPr="001B5B1A">
        <w:rPr>
          <w:spacing w:val="-5"/>
          <w:sz w:val="24"/>
          <w:szCs w:val="24"/>
        </w:rPr>
        <w:t xml:space="preserve"> </w:t>
      </w:r>
      <w:r w:rsidRPr="001B5B1A">
        <w:rPr>
          <w:sz w:val="24"/>
          <w:szCs w:val="24"/>
        </w:rPr>
        <w:t>festival</w:t>
      </w:r>
      <w:r w:rsidRPr="001B5B1A">
        <w:rPr>
          <w:spacing w:val="-6"/>
          <w:sz w:val="24"/>
          <w:szCs w:val="24"/>
        </w:rPr>
        <w:t xml:space="preserve"> </w:t>
      </w:r>
      <w:r w:rsidRPr="001B5B1A">
        <w:rPr>
          <w:sz w:val="24"/>
          <w:szCs w:val="24"/>
        </w:rPr>
        <w:t>committed</w:t>
      </w:r>
      <w:r w:rsidRPr="001B5B1A">
        <w:rPr>
          <w:spacing w:val="-5"/>
          <w:sz w:val="24"/>
          <w:szCs w:val="24"/>
        </w:rPr>
        <w:t xml:space="preserve"> </w:t>
      </w:r>
      <w:r w:rsidRPr="001B5B1A">
        <w:rPr>
          <w:sz w:val="24"/>
          <w:szCs w:val="24"/>
        </w:rPr>
        <w:t>by</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applicant</w:t>
      </w:r>
      <w:r w:rsidRPr="001B5B1A">
        <w:rPr>
          <w:spacing w:val="-5"/>
          <w:sz w:val="24"/>
          <w:szCs w:val="24"/>
        </w:rPr>
        <w:t xml:space="preserve"> </w:t>
      </w:r>
      <w:r w:rsidRPr="001B5B1A">
        <w:rPr>
          <w:sz w:val="24"/>
          <w:szCs w:val="24"/>
        </w:rPr>
        <w:t>or</w:t>
      </w:r>
      <w:r w:rsidRPr="001B5B1A">
        <w:rPr>
          <w:spacing w:val="-5"/>
          <w:sz w:val="24"/>
          <w:szCs w:val="24"/>
        </w:rPr>
        <w:t xml:space="preserve"> </w:t>
      </w:r>
      <w:r w:rsidRPr="001B5B1A">
        <w:rPr>
          <w:sz w:val="24"/>
          <w:szCs w:val="24"/>
        </w:rPr>
        <w:t>any participating licensee during the preceding three years;</w:t>
      </w:r>
      <w:r w:rsidRPr="001B5B1A">
        <w:rPr>
          <w:spacing w:val="-16"/>
          <w:sz w:val="24"/>
          <w:szCs w:val="24"/>
        </w:rPr>
        <w:t xml:space="preserve"> </w:t>
      </w:r>
      <w:r w:rsidRPr="001B5B1A">
        <w:rPr>
          <w:sz w:val="24"/>
          <w:szCs w:val="24"/>
        </w:rPr>
        <w:t>and</w:t>
      </w:r>
    </w:p>
    <w:p w14:paraId="190FCD50" w14:textId="77777777" w:rsidR="00A63239" w:rsidRPr="00B165B7" w:rsidRDefault="00A63239" w:rsidP="00A63239">
      <w:pPr>
        <w:numPr>
          <w:ilvl w:val="2"/>
          <w:numId w:val="10"/>
        </w:numPr>
        <w:tabs>
          <w:tab w:val="left" w:pos="2539"/>
          <w:tab w:val="left" w:pos="2540"/>
        </w:tabs>
        <w:rPr>
          <w:sz w:val="24"/>
          <w:szCs w:val="24"/>
        </w:rPr>
      </w:pPr>
      <w:r w:rsidRPr="001B5B1A">
        <w:rPr>
          <w:sz w:val="24"/>
          <w:szCs w:val="24"/>
        </w:rPr>
        <w:t>Such</w:t>
      </w:r>
      <w:r w:rsidRPr="001B5B1A">
        <w:rPr>
          <w:spacing w:val="-4"/>
          <w:sz w:val="24"/>
          <w:szCs w:val="24"/>
        </w:rPr>
        <w:t xml:space="preserve"> </w:t>
      </w:r>
      <w:r w:rsidRPr="001B5B1A">
        <w:rPr>
          <w:sz w:val="24"/>
          <w:szCs w:val="24"/>
        </w:rPr>
        <w:t>other</w:t>
      </w:r>
      <w:r w:rsidRPr="001B5B1A">
        <w:rPr>
          <w:spacing w:val="-4"/>
          <w:sz w:val="24"/>
          <w:szCs w:val="24"/>
        </w:rPr>
        <w:t xml:space="preserve"> </w:t>
      </w:r>
      <w:r w:rsidRPr="001B5B1A">
        <w:rPr>
          <w:sz w:val="24"/>
          <w:szCs w:val="24"/>
        </w:rPr>
        <w:t>information</w:t>
      </w:r>
      <w:r w:rsidRPr="001B5B1A">
        <w:rPr>
          <w:spacing w:val="-3"/>
          <w:sz w:val="24"/>
          <w:szCs w:val="24"/>
        </w:rPr>
        <w:t xml:space="preserve"> </w:t>
      </w:r>
      <w:r w:rsidRPr="001B5B1A">
        <w:rPr>
          <w:sz w:val="24"/>
          <w:szCs w:val="24"/>
        </w:rPr>
        <w:t>as</w:t>
      </w:r>
      <w:r w:rsidRPr="001B5B1A">
        <w:rPr>
          <w:spacing w:val="-4"/>
          <w:sz w:val="24"/>
          <w:szCs w:val="24"/>
        </w:rPr>
        <w:t xml:space="preserve"> </w:t>
      </w:r>
      <w:r w:rsidRPr="001B5B1A">
        <w:rPr>
          <w:sz w:val="24"/>
          <w:szCs w:val="24"/>
        </w:rPr>
        <w:t>required</w:t>
      </w:r>
      <w:r w:rsidRPr="001B5B1A">
        <w:rPr>
          <w:spacing w:val="-3"/>
          <w:sz w:val="24"/>
          <w:szCs w:val="24"/>
        </w:rPr>
        <w:t xml:space="preserve"> </w:t>
      </w:r>
      <w:r w:rsidRPr="001B5B1A">
        <w:rPr>
          <w:sz w:val="24"/>
          <w:szCs w:val="24"/>
        </w:rPr>
        <w:t>on</w:t>
      </w:r>
      <w:r w:rsidRPr="001B5B1A">
        <w:rPr>
          <w:spacing w:val="-4"/>
          <w:sz w:val="24"/>
          <w:szCs w:val="24"/>
        </w:rPr>
        <w:t xml:space="preserve"> </w:t>
      </w:r>
      <w:r w:rsidRPr="001B5B1A">
        <w:rPr>
          <w:sz w:val="24"/>
          <w:szCs w:val="24"/>
        </w:rPr>
        <w:t>form</w:t>
      </w:r>
      <w:r w:rsidRPr="001B5B1A">
        <w:rPr>
          <w:spacing w:val="-4"/>
          <w:sz w:val="24"/>
          <w:szCs w:val="24"/>
        </w:rPr>
        <w:t xml:space="preserve"> </w:t>
      </w:r>
      <w:r w:rsidRPr="001B5B1A">
        <w:rPr>
          <w:sz w:val="24"/>
          <w:szCs w:val="24"/>
        </w:rPr>
        <w:t>approved</w:t>
      </w:r>
      <w:r w:rsidRPr="001B5B1A">
        <w:rPr>
          <w:spacing w:val="-3"/>
          <w:sz w:val="24"/>
          <w:szCs w:val="24"/>
        </w:rPr>
        <w:t xml:space="preserve"> </w:t>
      </w:r>
      <w:r w:rsidRPr="001B5B1A">
        <w:rPr>
          <w:sz w:val="24"/>
          <w:szCs w:val="24"/>
        </w:rPr>
        <w:t>by</w:t>
      </w:r>
      <w:r w:rsidRPr="001B5B1A">
        <w:rPr>
          <w:spacing w:val="-4"/>
          <w:sz w:val="24"/>
          <w:szCs w:val="24"/>
        </w:rPr>
        <w:t xml:space="preserve"> </w:t>
      </w:r>
      <w:r w:rsidRPr="001B5B1A">
        <w:rPr>
          <w:sz w:val="24"/>
          <w:szCs w:val="24"/>
        </w:rPr>
        <w:t>the</w:t>
      </w:r>
      <w:r w:rsidRPr="001B5B1A">
        <w:rPr>
          <w:spacing w:val="-3"/>
          <w:sz w:val="24"/>
          <w:szCs w:val="24"/>
        </w:rPr>
        <w:t xml:space="preserve"> </w:t>
      </w:r>
      <w:r w:rsidRPr="001B5B1A">
        <w:rPr>
          <w:sz w:val="24"/>
          <w:szCs w:val="24"/>
        </w:rPr>
        <w:t>state</w:t>
      </w:r>
      <w:r w:rsidRPr="001B5B1A">
        <w:rPr>
          <w:spacing w:val="-4"/>
          <w:sz w:val="24"/>
          <w:szCs w:val="24"/>
        </w:rPr>
        <w:t xml:space="preserve"> </w:t>
      </w:r>
      <w:r w:rsidRPr="001B5B1A">
        <w:rPr>
          <w:sz w:val="24"/>
          <w:szCs w:val="24"/>
        </w:rPr>
        <w:t>licensing</w:t>
      </w:r>
      <w:r w:rsidRPr="001B5B1A">
        <w:rPr>
          <w:spacing w:val="-4"/>
          <w:sz w:val="24"/>
          <w:szCs w:val="24"/>
        </w:rPr>
        <w:t xml:space="preserve"> </w:t>
      </w:r>
      <w:r w:rsidRPr="001B5B1A">
        <w:rPr>
          <w:spacing w:val="-3"/>
          <w:sz w:val="24"/>
          <w:szCs w:val="24"/>
        </w:rPr>
        <w:t>authority.</w:t>
      </w:r>
    </w:p>
    <w:p w14:paraId="0E442220" w14:textId="77777777" w:rsidR="00A63239" w:rsidRPr="00B165B7" w:rsidRDefault="00A63239" w:rsidP="00A63239">
      <w:pPr>
        <w:numPr>
          <w:ilvl w:val="1"/>
          <w:numId w:val="10"/>
        </w:numPr>
        <w:tabs>
          <w:tab w:val="left" w:pos="1819"/>
          <w:tab w:val="left" w:pos="1820"/>
        </w:tabs>
        <w:rPr>
          <w:sz w:val="24"/>
          <w:szCs w:val="24"/>
        </w:rPr>
      </w:pPr>
      <w:r w:rsidRPr="001B5B1A">
        <w:rPr>
          <w:sz w:val="24"/>
          <w:szCs w:val="24"/>
        </w:rPr>
        <w:t>If</w:t>
      </w:r>
      <w:r w:rsidRPr="001B5B1A">
        <w:rPr>
          <w:spacing w:val="-6"/>
          <w:sz w:val="24"/>
          <w:szCs w:val="24"/>
        </w:rPr>
        <w:t xml:space="preserve"> </w:t>
      </w:r>
      <w:r w:rsidRPr="001B5B1A">
        <w:rPr>
          <w:sz w:val="24"/>
          <w:szCs w:val="24"/>
        </w:rPr>
        <w:t>the</w:t>
      </w:r>
      <w:r w:rsidRPr="001B5B1A">
        <w:rPr>
          <w:spacing w:val="-6"/>
          <w:sz w:val="24"/>
          <w:szCs w:val="24"/>
        </w:rPr>
        <w:t xml:space="preserve"> </w:t>
      </w:r>
      <w:r w:rsidRPr="001B5B1A">
        <w:rPr>
          <w:sz w:val="24"/>
          <w:szCs w:val="24"/>
        </w:rPr>
        <w:t>subsequent</w:t>
      </w:r>
      <w:r w:rsidRPr="001B5B1A">
        <w:rPr>
          <w:spacing w:val="-5"/>
          <w:sz w:val="24"/>
          <w:szCs w:val="24"/>
        </w:rPr>
        <w:t xml:space="preserve"> </w:t>
      </w:r>
      <w:r w:rsidRPr="001B5B1A">
        <w:rPr>
          <w:sz w:val="24"/>
          <w:szCs w:val="24"/>
        </w:rPr>
        <w:t>festival</w:t>
      </w:r>
      <w:r w:rsidRPr="001B5B1A">
        <w:rPr>
          <w:spacing w:val="-6"/>
          <w:sz w:val="24"/>
          <w:szCs w:val="24"/>
        </w:rPr>
        <w:t xml:space="preserve"> </w:t>
      </w:r>
      <w:r w:rsidRPr="001B5B1A">
        <w:rPr>
          <w:sz w:val="24"/>
          <w:szCs w:val="24"/>
        </w:rPr>
        <w:t>permit</w:t>
      </w:r>
      <w:r w:rsidRPr="001B5B1A">
        <w:rPr>
          <w:spacing w:val="-5"/>
          <w:sz w:val="24"/>
          <w:szCs w:val="24"/>
        </w:rPr>
        <w:t xml:space="preserve"> </w:t>
      </w:r>
      <w:r w:rsidRPr="001B5B1A">
        <w:rPr>
          <w:sz w:val="24"/>
          <w:szCs w:val="24"/>
        </w:rPr>
        <w:t>application</w:t>
      </w:r>
      <w:r w:rsidRPr="001B5B1A">
        <w:rPr>
          <w:spacing w:val="-6"/>
          <w:sz w:val="24"/>
          <w:szCs w:val="24"/>
        </w:rPr>
        <w:t xml:space="preserve"> </w:t>
      </w:r>
      <w:r w:rsidRPr="001B5B1A">
        <w:rPr>
          <w:sz w:val="24"/>
          <w:szCs w:val="24"/>
        </w:rPr>
        <w:t>is</w:t>
      </w:r>
      <w:r w:rsidRPr="001B5B1A">
        <w:rPr>
          <w:spacing w:val="-6"/>
          <w:sz w:val="24"/>
          <w:szCs w:val="24"/>
        </w:rPr>
        <w:t xml:space="preserve"> </w:t>
      </w:r>
      <w:proofErr w:type="gramStart"/>
      <w:r w:rsidRPr="001B5B1A">
        <w:rPr>
          <w:sz w:val="24"/>
          <w:szCs w:val="24"/>
        </w:rPr>
        <w:t>being</w:t>
      </w:r>
      <w:r w:rsidRPr="001B5B1A">
        <w:rPr>
          <w:spacing w:val="-5"/>
          <w:sz w:val="24"/>
          <w:szCs w:val="24"/>
        </w:rPr>
        <w:t xml:space="preserve"> </w:t>
      </w:r>
      <w:r w:rsidRPr="001B5B1A">
        <w:rPr>
          <w:sz w:val="24"/>
          <w:szCs w:val="24"/>
        </w:rPr>
        <w:t>filed</w:t>
      </w:r>
      <w:proofErr w:type="gramEnd"/>
      <w:r w:rsidRPr="001B5B1A">
        <w:rPr>
          <w:spacing w:val="-6"/>
          <w:sz w:val="24"/>
          <w:szCs w:val="24"/>
        </w:rPr>
        <w:t xml:space="preserve"> </w:t>
      </w:r>
      <w:r w:rsidRPr="001B5B1A">
        <w:rPr>
          <w:sz w:val="24"/>
          <w:szCs w:val="24"/>
        </w:rPr>
        <w:t>in</w:t>
      </w:r>
      <w:r w:rsidRPr="001B5B1A">
        <w:rPr>
          <w:spacing w:val="-5"/>
          <w:sz w:val="24"/>
          <w:szCs w:val="24"/>
        </w:rPr>
        <w:t xml:space="preserve"> </w:t>
      </w:r>
      <w:r w:rsidRPr="001B5B1A">
        <w:rPr>
          <w:sz w:val="24"/>
          <w:szCs w:val="24"/>
        </w:rPr>
        <w:t>a</w:t>
      </w:r>
      <w:r w:rsidRPr="001B5B1A">
        <w:rPr>
          <w:spacing w:val="-6"/>
          <w:sz w:val="24"/>
          <w:szCs w:val="24"/>
        </w:rPr>
        <w:t xml:space="preserve"> </w:t>
      </w:r>
      <w:r w:rsidRPr="001B5B1A">
        <w:rPr>
          <w:sz w:val="24"/>
          <w:szCs w:val="24"/>
        </w:rPr>
        <w:t>different</w:t>
      </w:r>
      <w:r w:rsidRPr="001B5B1A">
        <w:rPr>
          <w:spacing w:val="-6"/>
          <w:sz w:val="24"/>
          <w:szCs w:val="24"/>
        </w:rPr>
        <w:t xml:space="preserve"> </w:t>
      </w:r>
      <w:r w:rsidRPr="001B5B1A">
        <w:rPr>
          <w:sz w:val="24"/>
          <w:szCs w:val="24"/>
        </w:rPr>
        <w:t>jurisdiction</w:t>
      </w:r>
      <w:r w:rsidRPr="001B5B1A">
        <w:rPr>
          <w:spacing w:val="-5"/>
          <w:sz w:val="24"/>
          <w:szCs w:val="24"/>
        </w:rPr>
        <w:t xml:space="preserve"> </w:t>
      </w:r>
      <w:r w:rsidRPr="001B5B1A">
        <w:rPr>
          <w:sz w:val="24"/>
          <w:szCs w:val="24"/>
        </w:rPr>
        <w:t>than</w:t>
      </w:r>
      <w:r w:rsidRPr="001B5B1A">
        <w:rPr>
          <w:spacing w:val="-6"/>
          <w:sz w:val="24"/>
          <w:szCs w:val="24"/>
        </w:rPr>
        <w:t xml:space="preserve"> </w:t>
      </w:r>
      <w:r w:rsidRPr="001B5B1A">
        <w:rPr>
          <w:sz w:val="24"/>
          <w:szCs w:val="24"/>
        </w:rPr>
        <w:t>the initial festival permit application, the permittee must ensure that an original festival permit application is filed with the</w:t>
      </w:r>
      <w:r>
        <w:rPr>
          <w:sz w:val="24"/>
          <w:szCs w:val="24"/>
        </w:rPr>
        <w:t xml:space="preserve"> </w:t>
      </w:r>
      <w:r w:rsidRPr="001B5B1A">
        <w:rPr>
          <w:sz w:val="24"/>
          <w:szCs w:val="24"/>
        </w:rPr>
        <w:t xml:space="preserve">subsequent festival jurisdiction’s local licensing </w:t>
      </w:r>
      <w:r w:rsidRPr="001B5B1A">
        <w:rPr>
          <w:spacing w:val="-3"/>
          <w:sz w:val="24"/>
          <w:szCs w:val="24"/>
        </w:rPr>
        <w:t xml:space="preserve">authority, </w:t>
      </w:r>
      <w:r w:rsidRPr="001B5B1A">
        <w:rPr>
          <w:sz w:val="24"/>
          <w:szCs w:val="24"/>
        </w:rPr>
        <w:t>if applicable.</w:t>
      </w:r>
    </w:p>
    <w:p w14:paraId="66DDD19B" w14:textId="77777777" w:rsidR="00A63239" w:rsidRPr="00B165B7" w:rsidRDefault="00A63239" w:rsidP="00A63239">
      <w:pPr>
        <w:numPr>
          <w:ilvl w:val="1"/>
          <w:numId w:val="10"/>
        </w:numPr>
        <w:tabs>
          <w:tab w:val="left" w:pos="1819"/>
          <w:tab w:val="left" w:pos="1820"/>
        </w:tabs>
        <w:ind w:left="1814"/>
        <w:rPr>
          <w:sz w:val="24"/>
          <w:szCs w:val="24"/>
        </w:rPr>
      </w:pPr>
      <w:r w:rsidRPr="001B5B1A">
        <w:rPr>
          <w:sz w:val="24"/>
          <w:szCs w:val="24"/>
        </w:rPr>
        <w:t>A</w:t>
      </w:r>
      <w:r w:rsidRPr="001B5B1A">
        <w:rPr>
          <w:spacing w:val="-6"/>
          <w:sz w:val="24"/>
          <w:szCs w:val="24"/>
        </w:rPr>
        <w:t xml:space="preserve"> </w:t>
      </w:r>
      <w:r w:rsidRPr="001B5B1A">
        <w:rPr>
          <w:sz w:val="24"/>
          <w:szCs w:val="24"/>
        </w:rPr>
        <w:t>subsequent</w:t>
      </w:r>
      <w:r w:rsidRPr="001B5B1A">
        <w:rPr>
          <w:spacing w:val="-6"/>
          <w:sz w:val="24"/>
          <w:szCs w:val="24"/>
        </w:rPr>
        <w:t xml:space="preserve"> </w:t>
      </w:r>
      <w:r w:rsidRPr="001B5B1A">
        <w:rPr>
          <w:sz w:val="24"/>
          <w:szCs w:val="24"/>
        </w:rPr>
        <w:t>festival</w:t>
      </w:r>
      <w:r w:rsidRPr="001B5B1A">
        <w:rPr>
          <w:spacing w:val="-5"/>
          <w:sz w:val="24"/>
          <w:szCs w:val="24"/>
        </w:rPr>
        <w:t xml:space="preserve"> </w:t>
      </w:r>
      <w:r w:rsidRPr="001B5B1A">
        <w:rPr>
          <w:sz w:val="24"/>
          <w:szCs w:val="24"/>
        </w:rPr>
        <w:t>permit</w:t>
      </w:r>
      <w:r w:rsidRPr="001B5B1A">
        <w:rPr>
          <w:spacing w:val="-6"/>
          <w:sz w:val="24"/>
          <w:szCs w:val="24"/>
        </w:rPr>
        <w:t xml:space="preserve"> </w:t>
      </w:r>
      <w:r w:rsidRPr="001B5B1A">
        <w:rPr>
          <w:sz w:val="24"/>
          <w:szCs w:val="24"/>
        </w:rPr>
        <w:t>application</w:t>
      </w:r>
      <w:r w:rsidRPr="001B5B1A">
        <w:rPr>
          <w:spacing w:val="-5"/>
          <w:sz w:val="24"/>
          <w:szCs w:val="24"/>
        </w:rPr>
        <w:t xml:space="preserve"> </w:t>
      </w:r>
      <w:r w:rsidRPr="001B5B1A">
        <w:rPr>
          <w:sz w:val="24"/>
          <w:szCs w:val="24"/>
        </w:rPr>
        <w:t>is</w:t>
      </w:r>
      <w:r w:rsidRPr="001B5B1A">
        <w:rPr>
          <w:spacing w:val="-6"/>
          <w:sz w:val="24"/>
          <w:szCs w:val="24"/>
        </w:rPr>
        <w:t xml:space="preserve"> </w:t>
      </w:r>
      <w:r w:rsidRPr="001B5B1A">
        <w:rPr>
          <w:sz w:val="24"/>
          <w:szCs w:val="24"/>
        </w:rPr>
        <w:t>deemed</w:t>
      </w:r>
      <w:r w:rsidRPr="001B5B1A">
        <w:rPr>
          <w:spacing w:val="-5"/>
          <w:sz w:val="24"/>
          <w:szCs w:val="24"/>
        </w:rPr>
        <w:t xml:space="preserve"> </w:t>
      </w:r>
      <w:r w:rsidRPr="001B5B1A">
        <w:rPr>
          <w:sz w:val="24"/>
          <w:szCs w:val="24"/>
        </w:rPr>
        <w:t>approved</w:t>
      </w:r>
      <w:r w:rsidRPr="001B5B1A">
        <w:rPr>
          <w:spacing w:val="-6"/>
          <w:sz w:val="24"/>
          <w:szCs w:val="24"/>
        </w:rPr>
        <w:t xml:space="preserve"> </w:t>
      </w:r>
      <w:r w:rsidRPr="001B5B1A">
        <w:rPr>
          <w:sz w:val="24"/>
          <w:szCs w:val="24"/>
        </w:rPr>
        <w:t>if</w:t>
      </w:r>
      <w:r w:rsidRPr="001B5B1A">
        <w:rPr>
          <w:spacing w:val="-5"/>
          <w:sz w:val="24"/>
          <w:szCs w:val="24"/>
        </w:rPr>
        <w:t xml:space="preserve"> </w:t>
      </w:r>
      <w:r w:rsidRPr="001B5B1A">
        <w:rPr>
          <w:sz w:val="24"/>
          <w:szCs w:val="24"/>
        </w:rPr>
        <w:t>held</w:t>
      </w:r>
      <w:r w:rsidRPr="001B5B1A">
        <w:rPr>
          <w:spacing w:val="-6"/>
          <w:sz w:val="24"/>
          <w:szCs w:val="24"/>
        </w:rPr>
        <w:t xml:space="preserve"> </w:t>
      </w:r>
      <w:r w:rsidRPr="001B5B1A">
        <w:rPr>
          <w:sz w:val="24"/>
          <w:szCs w:val="24"/>
        </w:rPr>
        <w:t>in</w:t>
      </w:r>
      <w:r w:rsidRPr="001B5B1A">
        <w:rPr>
          <w:spacing w:val="-5"/>
          <w:sz w:val="24"/>
          <w:szCs w:val="24"/>
        </w:rPr>
        <w:t xml:space="preserve"> </w:t>
      </w:r>
      <w:r w:rsidRPr="001B5B1A">
        <w:rPr>
          <w:sz w:val="24"/>
          <w:szCs w:val="24"/>
        </w:rPr>
        <w:t>the</w:t>
      </w:r>
      <w:r w:rsidRPr="001B5B1A">
        <w:rPr>
          <w:spacing w:val="-6"/>
          <w:sz w:val="24"/>
          <w:szCs w:val="24"/>
        </w:rPr>
        <w:t xml:space="preserve"> </w:t>
      </w:r>
      <w:r w:rsidRPr="001B5B1A">
        <w:rPr>
          <w:sz w:val="24"/>
          <w:szCs w:val="24"/>
        </w:rPr>
        <w:t>same</w:t>
      </w:r>
      <w:r w:rsidRPr="001B5B1A">
        <w:rPr>
          <w:spacing w:val="-5"/>
          <w:sz w:val="24"/>
          <w:szCs w:val="24"/>
        </w:rPr>
        <w:t xml:space="preserve"> </w:t>
      </w:r>
      <w:r w:rsidRPr="001B5B1A">
        <w:rPr>
          <w:sz w:val="24"/>
          <w:szCs w:val="24"/>
        </w:rPr>
        <w:t>jurisdiction as</w:t>
      </w:r>
      <w:r w:rsidRPr="001B5B1A">
        <w:rPr>
          <w:spacing w:val="-6"/>
          <w:sz w:val="24"/>
          <w:szCs w:val="24"/>
        </w:rPr>
        <w:t xml:space="preserve"> </w:t>
      </w:r>
      <w:r w:rsidRPr="001B5B1A">
        <w:rPr>
          <w:sz w:val="24"/>
          <w:szCs w:val="24"/>
        </w:rPr>
        <w:t>the</w:t>
      </w:r>
      <w:r w:rsidRPr="001B5B1A">
        <w:rPr>
          <w:spacing w:val="-6"/>
          <w:sz w:val="24"/>
          <w:szCs w:val="24"/>
        </w:rPr>
        <w:t xml:space="preserve"> </w:t>
      </w:r>
      <w:r w:rsidRPr="001B5B1A">
        <w:rPr>
          <w:sz w:val="24"/>
          <w:szCs w:val="24"/>
        </w:rPr>
        <w:t>initial</w:t>
      </w:r>
      <w:r w:rsidRPr="001B5B1A">
        <w:rPr>
          <w:spacing w:val="-5"/>
          <w:sz w:val="24"/>
          <w:szCs w:val="24"/>
        </w:rPr>
        <w:t xml:space="preserve"> </w:t>
      </w:r>
      <w:r w:rsidRPr="001B5B1A">
        <w:rPr>
          <w:sz w:val="24"/>
          <w:szCs w:val="24"/>
        </w:rPr>
        <w:t>festival</w:t>
      </w:r>
      <w:r w:rsidRPr="001B5B1A">
        <w:rPr>
          <w:spacing w:val="-6"/>
          <w:sz w:val="24"/>
          <w:szCs w:val="24"/>
        </w:rPr>
        <w:t xml:space="preserve"> </w:t>
      </w:r>
      <w:r w:rsidRPr="001B5B1A">
        <w:rPr>
          <w:sz w:val="24"/>
          <w:szCs w:val="24"/>
        </w:rPr>
        <w:t>unless</w:t>
      </w:r>
      <w:r w:rsidRPr="001B5B1A">
        <w:rPr>
          <w:spacing w:val="-5"/>
          <w:sz w:val="24"/>
          <w:szCs w:val="24"/>
        </w:rPr>
        <w:t xml:space="preserve"> </w:t>
      </w:r>
      <w:r w:rsidRPr="001B5B1A">
        <w:rPr>
          <w:sz w:val="24"/>
          <w:szCs w:val="24"/>
        </w:rPr>
        <w:t>the</w:t>
      </w:r>
      <w:r w:rsidRPr="001B5B1A">
        <w:rPr>
          <w:spacing w:val="-6"/>
          <w:sz w:val="24"/>
          <w:szCs w:val="24"/>
        </w:rPr>
        <w:t xml:space="preserve"> </w:t>
      </w:r>
      <w:r w:rsidRPr="001B5B1A">
        <w:rPr>
          <w:sz w:val="24"/>
          <w:szCs w:val="24"/>
        </w:rPr>
        <w:t>state</w:t>
      </w:r>
      <w:r w:rsidRPr="001B5B1A">
        <w:rPr>
          <w:spacing w:val="-5"/>
          <w:sz w:val="24"/>
          <w:szCs w:val="24"/>
        </w:rPr>
        <w:t xml:space="preserve"> </w:t>
      </w:r>
      <w:r w:rsidRPr="001B5B1A">
        <w:rPr>
          <w:sz w:val="24"/>
          <w:szCs w:val="24"/>
        </w:rPr>
        <w:t>and,</w:t>
      </w:r>
      <w:r w:rsidRPr="001B5B1A">
        <w:rPr>
          <w:spacing w:val="-6"/>
          <w:sz w:val="24"/>
          <w:szCs w:val="24"/>
        </w:rPr>
        <w:t xml:space="preserve"> </w:t>
      </w:r>
      <w:r w:rsidRPr="001B5B1A">
        <w:rPr>
          <w:sz w:val="24"/>
          <w:szCs w:val="24"/>
        </w:rPr>
        <w:t>if</w:t>
      </w:r>
      <w:r w:rsidRPr="001B5B1A">
        <w:rPr>
          <w:spacing w:val="-5"/>
          <w:sz w:val="24"/>
          <w:szCs w:val="24"/>
        </w:rPr>
        <w:t xml:space="preserve"> </w:t>
      </w:r>
      <w:r w:rsidRPr="001B5B1A">
        <w:rPr>
          <w:sz w:val="24"/>
          <w:szCs w:val="24"/>
        </w:rPr>
        <w:t>applicable,</w:t>
      </w:r>
      <w:r w:rsidRPr="001B5B1A">
        <w:rPr>
          <w:spacing w:val="-6"/>
          <w:sz w:val="24"/>
          <w:szCs w:val="24"/>
        </w:rPr>
        <w:t xml:space="preserve"> </w:t>
      </w:r>
      <w:r w:rsidRPr="001B5B1A">
        <w:rPr>
          <w:sz w:val="24"/>
          <w:szCs w:val="24"/>
        </w:rPr>
        <w:t>the</w:t>
      </w:r>
      <w:r w:rsidRPr="001B5B1A">
        <w:rPr>
          <w:spacing w:val="-5"/>
          <w:sz w:val="24"/>
          <w:szCs w:val="24"/>
        </w:rPr>
        <w:t xml:space="preserve"> </w:t>
      </w:r>
      <w:r w:rsidRPr="001B5B1A">
        <w:rPr>
          <w:sz w:val="24"/>
          <w:szCs w:val="24"/>
        </w:rPr>
        <w:t>local</w:t>
      </w:r>
      <w:r w:rsidRPr="001B5B1A">
        <w:rPr>
          <w:spacing w:val="-6"/>
          <w:sz w:val="24"/>
          <w:szCs w:val="24"/>
        </w:rPr>
        <w:t xml:space="preserve"> </w:t>
      </w:r>
      <w:r w:rsidRPr="001B5B1A">
        <w:rPr>
          <w:sz w:val="24"/>
          <w:szCs w:val="24"/>
        </w:rPr>
        <w:t>licensing</w:t>
      </w:r>
      <w:r w:rsidRPr="001B5B1A">
        <w:rPr>
          <w:spacing w:val="-5"/>
          <w:sz w:val="24"/>
          <w:szCs w:val="24"/>
        </w:rPr>
        <w:t xml:space="preserve"> </w:t>
      </w:r>
      <w:r w:rsidRPr="001B5B1A">
        <w:rPr>
          <w:sz w:val="24"/>
          <w:szCs w:val="24"/>
        </w:rPr>
        <w:t>authority</w:t>
      </w:r>
      <w:r w:rsidRPr="001B5B1A">
        <w:rPr>
          <w:spacing w:val="-6"/>
          <w:sz w:val="24"/>
          <w:szCs w:val="24"/>
        </w:rPr>
        <w:t xml:space="preserve"> </w:t>
      </w:r>
      <w:r w:rsidRPr="001B5B1A">
        <w:rPr>
          <w:sz w:val="24"/>
          <w:szCs w:val="24"/>
        </w:rPr>
        <w:t>provides the permittee with a notice of denial at least seventy-two (72) hours prior to the date of the subsequent</w:t>
      </w:r>
      <w:r w:rsidRPr="001B5B1A">
        <w:rPr>
          <w:spacing w:val="-2"/>
          <w:sz w:val="24"/>
          <w:szCs w:val="24"/>
        </w:rPr>
        <w:t xml:space="preserve"> </w:t>
      </w:r>
      <w:r w:rsidRPr="001B5B1A">
        <w:rPr>
          <w:sz w:val="24"/>
          <w:szCs w:val="24"/>
        </w:rPr>
        <w:t>festival.</w:t>
      </w:r>
    </w:p>
    <w:p w14:paraId="66BF190C" w14:textId="77777777" w:rsidR="00A63239" w:rsidRPr="00B165B7" w:rsidRDefault="00A63239" w:rsidP="00A63239">
      <w:pPr>
        <w:numPr>
          <w:ilvl w:val="1"/>
          <w:numId w:val="10"/>
        </w:numPr>
        <w:tabs>
          <w:tab w:val="left" w:pos="1819"/>
          <w:tab w:val="left" w:pos="1820"/>
        </w:tabs>
        <w:ind w:left="1814"/>
        <w:rPr>
          <w:sz w:val="24"/>
          <w:szCs w:val="24"/>
        </w:rPr>
      </w:pPr>
      <w:r w:rsidRPr="001B5B1A">
        <w:rPr>
          <w:sz w:val="24"/>
          <w:szCs w:val="24"/>
        </w:rPr>
        <w:t>The</w:t>
      </w:r>
      <w:r w:rsidRPr="001B5B1A">
        <w:rPr>
          <w:spacing w:val="-7"/>
          <w:sz w:val="24"/>
          <w:szCs w:val="24"/>
        </w:rPr>
        <w:t xml:space="preserve"> </w:t>
      </w:r>
      <w:r w:rsidRPr="001B5B1A">
        <w:rPr>
          <w:sz w:val="24"/>
          <w:szCs w:val="24"/>
        </w:rPr>
        <w:t>permittee</w:t>
      </w:r>
      <w:r w:rsidRPr="001B5B1A">
        <w:rPr>
          <w:spacing w:val="-6"/>
          <w:sz w:val="24"/>
          <w:szCs w:val="24"/>
        </w:rPr>
        <w:t xml:space="preserve"> </w:t>
      </w:r>
      <w:r w:rsidRPr="001B5B1A">
        <w:rPr>
          <w:sz w:val="24"/>
          <w:szCs w:val="24"/>
        </w:rPr>
        <w:t>must</w:t>
      </w:r>
      <w:r w:rsidRPr="001B5B1A">
        <w:rPr>
          <w:spacing w:val="-6"/>
          <w:sz w:val="24"/>
          <w:szCs w:val="24"/>
        </w:rPr>
        <w:t xml:space="preserve"> </w:t>
      </w:r>
      <w:r w:rsidRPr="001B5B1A">
        <w:rPr>
          <w:sz w:val="24"/>
          <w:szCs w:val="24"/>
        </w:rPr>
        <w:t>file</w:t>
      </w:r>
      <w:r w:rsidRPr="001B5B1A">
        <w:rPr>
          <w:spacing w:val="-7"/>
          <w:sz w:val="24"/>
          <w:szCs w:val="24"/>
        </w:rPr>
        <w:t xml:space="preserve"> </w:t>
      </w:r>
      <w:r w:rsidRPr="001B5B1A">
        <w:rPr>
          <w:sz w:val="24"/>
          <w:szCs w:val="24"/>
        </w:rPr>
        <w:t>the</w:t>
      </w:r>
      <w:r w:rsidRPr="001B5B1A">
        <w:rPr>
          <w:spacing w:val="-6"/>
          <w:sz w:val="24"/>
          <w:szCs w:val="24"/>
        </w:rPr>
        <w:t xml:space="preserve"> </w:t>
      </w:r>
      <w:r w:rsidRPr="001B5B1A">
        <w:rPr>
          <w:sz w:val="24"/>
          <w:szCs w:val="24"/>
        </w:rPr>
        <w:t>subsequent</w:t>
      </w:r>
      <w:r w:rsidRPr="001B5B1A">
        <w:rPr>
          <w:spacing w:val="-6"/>
          <w:sz w:val="24"/>
          <w:szCs w:val="24"/>
        </w:rPr>
        <w:t xml:space="preserve"> </w:t>
      </w:r>
      <w:r w:rsidRPr="001B5B1A">
        <w:rPr>
          <w:sz w:val="24"/>
          <w:szCs w:val="24"/>
        </w:rPr>
        <w:t>festival</w:t>
      </w:r>
      <w:r w:rsidRPr="001B5B1A">
        <w:rPr>
          <w:spacing w:val="-6"/>
          <w:sz w:val="24"/>
          <w:szCs w:val="24"/>
        </w:rPr>
        <w:t xml:space="preserve"> </w:t>
      </w:r>
      <w:r w:rsidRPr="001B5B1A">
        <w:rPr>
          <w:sz w:val="24"/>
          <w:szCs w:val="24"/>
        </w:rPr>
        <w:t>permit</w:t>
      </w:r>
      <w:r w:rsidRPr="001B5B1A">
        <w:rPr>
          <w:spacing w:val="-7"/>
          <w:sz w:val="24"/>
          <w:szCs w:val="24"/>
        </w:rPr>
        <w:t xml:space="preserve"> </w:t>
      </w:r>
      <w:r w:rsidRPr="001B5B1A">
        <w:rPr>
          <w:sz w:val="24"/>
          <w:szCs w:val="24"/>
        </w:rPr>
        <w:t>application,</w:t>
      </w:r>
      <w:r w:rsidRPr="001B5B1A">
        <w:rPr>
          <w:spacing w:val="-6"/>
          <w:sz w:val="24"/>
          <w:szCs w:val="24"/>
        </w:rPr>
        <w:t xml:space="preserve"> </w:t>
      </w:r>
      <w:r w:rsidRPr="001B5B1A">
        <w:rPr>
          <w:sz w:val="24"/>
          <w:szCs w:val="24"/>
        </w:rPr>
        <w:t>but</w:t>
      </w:r>
      <w:r w:rsidRPr="001B5B1A">
        <w:rPr>
          <w:spacing w:val="-6"/>
          <w:sz w:val="24"/>
          <w:szCs w:val="24"/>
        </w:rPr>
        <w:t xml:space="preserve"> </w:t>
      </w:r>
      <w:r w:rsidRPr="001B5B1A">
        <w:rPr>
          <w:sz w:val="24"/>
          <w:szCs w:val="24"/>
        </w:rPr>
        <w:t>other</w:t>
      </w:r>
      <w:r w:rsidRPr="001B5B1A">
        <w:rPr>
          <w:spacing w:val="-6"/>
          <w:sz w:val="24"/>
          <w:szCs w:val="24"/>
        </w:rPr>
        <w:t xml:space="preserve"> </w:t>
      </w:r>
      <w:r w:rsidRPr="001B5B1A">
        <w:rPr>
          <w:sz w:val="24"/>
          <w:szCs w:val="24"/>
        </w:rPr>
        <w:t>eligible</w:t>
      </w:r>
      <w:r w:rsidRPr="001B5B1A">
        <w:rPr>
          <w:spacing w:val="-7"/>
          <w:sz w:val="24"/>
          <w:szCs w:val="24"/>
        </w:rPr>
        <w:t xml:space="preserve"> </w:t>
      </w:r>
      <w:r w:rsidRPr="001B5B1A">
        <w:rPr>
          <w:sz w:val="24"/>
          <w:szCs w:val="24"/>
        </w:rPr>
        <w:t>licensees may jointly participate under the festival permit issued to the permittee, unless timely denied by the state or local licensing</w:t>
      </w:r>
      <w:r w:rsidRPr="001B5B1A">
        <w:rPr>
          <w:spacing w:val="-7"/>
          <w:sz w:val="24"/>
          <w:szCs w:val="24"/>
        </w:rPr>
        <w:t xml:space="preserve"> </w:t>
      </w:r>
      <w:r w:rsidRPr="001B5B1A">
        <w:rPr>
          <w:spacing w:val="-3"/>
          <w:sz w:val="24"/>
          <w:szCs w:val="24"/>
        </w:rPr>
        <w:t>authority.</w:t>
      </w:r>
    </w:p>
    <w:p w14:paraId="4C30D739" w14:textId="77777777" w:rsidR="00A63239" w:rsidRPr="007B6F74" w:rsidRDefault="00A63239" w:rsidP="00A63239">
      <w:pPr>
        <w:numPr>
          <w:ilvl w:val="1"/>
          <w:numId w:val="10"/>
        </w:numPr>
        <w:tabs>
          <w:tab w:val="left" w:pos="1819"/>
          <w:tab w:val="left" w:pos="1820"/>
        </w:tabs>
        <w:ind w:left="1814"/>
        <w:rPr>
          <w:sz w:val="24"/>
          <w:szCs w:val="24"/>
        </w:rPr>
      </w:pPr>
      <w:r w:rsidRPr="001B5B1A">
        <w:rPr>
          <w:sz w:val="24"/>
          <w:szCs w:val="24"/>
        </w:rPr>
        <w:t xml:space="preserve">Once a permittee files a subsequent festival permit application, it may only add participating licensees for that subsequent festival set forth in subparagraph (D)(2)(n) of this regulation by providing written notice to the state and local licensing </w:t>
      </w:r>
      <w:r w:rsidRPr="001B5B1A">
        <w:rPr>
          <w:spacing w:val="-3"/>
          <w:sz w:val="24"/>
          <w:szCs w:val="24"/>
        </w:rPr>
        <w:t xml:space="preserve">authority, </w:t>
      </w:r>
      <w:r w:rsidRPr="001B5B1A">
        <w:rPr>
          <w:sz w:val="24"/>
          <w:szCs w:val="24"/>
        </w:rPr>
        <w:t>at least fifteen (15) calendar days</w:t>
      </w:r>
      <w:r w:rsidRPr="001B5B1A">
        <w:rPr>
          <w:spacing w:val="-4"/>
          <w:sz w:val="24"/>
          <w:szCs w:val="24"/>
        </w:rPr>
        <w:t xml:space="preserve"> </w:t>
      </w:r>
      <w:r w:rsidRPr="001B5B1A">
        <w:rPr>
          <w:sz w:val="24"/>
          <w:szCs w:val="24"/>
        </w:rPr>
        <w:t>prior</w:t>
      </w:r>
      <w:r w:rsidRPr="001B5B1A">
        <w:rPr>
          <w:spacing w:val="-4"/>
          <w:sz w:val="24"/>
          <w:szCs w:val="24"/>
        </w:rPr>
        <w:t xml:space="preserve"> </w:t>
      </w:r>
      <w:r w:rsidRPr="001B5B1A">
        <w:rPr>
          <w:sz w:val="24"/>
          <w:szCs w:val="24"/>
        </w:rPr>
        <w:t>to</w:t>
      </w:r>
      <w:r w:rsidRPr="001B5B1A">
        <w:rPr>
          <w:spacing w:val="-4"/>
          <w:sz w:val="24"/>
          <w:szCs w:val="24"/>
        </w:rPr>
        <w:t xml:space="preserve"> </w:t>
      </w:r>
      <w:r w:rsidRPr="001B5B1A">
        <w:rPr>
          <w:sz w:val="24"/>
          <w:szCs w:val="24"/>
        </w:rPr>
        <w:t>that</w:t>
      </w:r>
      <w:r w:rsidRPr="001B5B1A">
        <w:rPr>
          <w:spacing w:val="-4"/>
          <w:sz w:val="24"/>
          <w:szCs w:val="24"/>
        </w:rPr>
        <w:t xml:space="preserve"> </w:t>
      </w:r>
      <w:r w:rsidRPr="001B5B1A">
        <w:rPr>
          <w:sz w:val="24"/>
          <w:szCs w:val="24"/>
        </w:rPr>
        <w:t>subsequent</w:t>
      </w:r>
      <w:r w:rsidRPr="001B5B1A">
        <w:rPr>
          <w:spacing w:val="-4"/>
          <w:sz w:val="24"/>
          <w:szCs w:val="24"/>
        </w:rPr>
        <w:t xml:space="preserve"> </w:t>
      </w:r>
      <w:r w:rsidRPr="001B5B1A">
        <w:rPr>
          <w:sz w:val="24"/>
          <w:szCs w:val="24"/>
        </w:rPr>
        <w:t>festival,</w:t>
      </w:r>
      <w:r w:rsidRPr="001B5B1A">
        <w:rPr>
          <w:spacing w:val="-4"/>
          <w:sz w:val="24"/>
          <w:szCs w:val="24"/>
        </w:rPr>
        <w:t xml:space="preserve"> </w:t>
      </w:r>
      <w:r w:rsidRPr="001B5B1A">
        <w:rPr>
          <w:sz w:val="24"/>
          <w:szCs w:val="24"/>
        </w:rPr>
        <w:t>as</w:t>
      </w:r>
      <w:r w:rsidRPr="001B5B1A">
        <w:rPr>
          <w:spacing w:val="-4"/>
          <w:sz w:val="24"/>
          <w:szCs w:val="24"/>
        </w:rPr>
        <w:t xml:space="preserve"> </w:t>
      </w:r>
      <w:r w:rsidRPr="001B5B1A">
        <w:rPr>
          <w:sz w:val="24"/>
          <w:szCs w:val="24"/>
        </w:rPr>
        <w:t>calculated</w:t>
      </w:r>
      <w:r w:rsidRPr="001B5B1A">
        <w:rPr>
          <w:spacing w:val="-4"/>
          <w:sz w:val="24"/>
          <w:szCs w:val="24"/>
        </w:rPr>
        <w:t xml:space="preserve"> </w:t>
      </w:r>
      <w:r w:rsidRPr="001B5B1A">
        <w:rPr>
          <w:sz w:val="24"/>
          <w:szCs w:val="24"/>
        </w:rPr>
        <w:t>pursuant</w:t>
      </w:r>
      <w:r w:rsidRPr="001B5B1A">
        <w:rPr>
          <w:spacing w:val="-4"/>
          <w:sz w:val="24"/>
          <w:szCs w:val="24"/>
        </w:rPr>
        <w:t xml:space="preserve"> </w:t>
      </w:r>
      <w:r w:rsidRPr="001B5B1A">
        <w:rPr>
          <w:sz w:val="24"/>
          <w:szCs w:val="24"/>
        </w:rPr>
        <w:t>to</w:t>
      </w:r>
      <w:r w:rsidRPr="001B5B1A">
        <w:rPr>
          <w:spacing w:val="-4"/>
          <w:sz w:val="24"/>
          <w:szCs w:val="24"/>
        </w:rPr>
        <w:t xml:space="preserve"> </w:t>
      </w:r>
      <w:r w:rsidRPr="001B5B1A">
        <w:rPr>
          <w:sz w:val="24"/>
          <w:szCs w:val="24"/>
        </w:rPr>
        <w:t>section</w:t>
      </w:r>
      <w:r w:rsidRPr="001B5B1A">
        <w:rPr>
          <w:spacing w:val="-4"/>
          <w:sz w:val="24"/>
          <w:szCs w:val="24"/>
        </w:rPr>
        <w:t xml:space="preserve"> </w:t>
      </w:r>
      <w:r w:rsidRPr="001B5B1A">
        <w:rPr>
          <w:sz w:val="24"/>
          <w:szCs w:val="24"/>
        </w:rPr>
        <w:t>2-4-108,</w:t>
      </w:r>
      <w:r w:rsidRPr="001B5B1A">
        <w:rPr>
          <w:spacing w:val="-4"/>
          <w:sz w:val="24"/>
          <w:szCs w:val="24"/>
        </w:rPr>
        <w:t xml:space="preserve"> </w:t>
      </w:r>
      <w:r w:rsidRPr="001B5B1A">
        <w:rPr>
          <w:sz w:val="24"/>
          <w:szCs w:val="24"/>
        </w:rPr>
        <w:t>C.R.S.</w:t>
      </w:r>
    </w:p>
    <w:p w14:paraId="08BD74D6" w14:textId="77777777" w:rsidR="00A63239" w:rsidRPr="00427EAB" w:rsidRDefault="00A63239" w:rsidP="00427EAB">
      <w:pPr>
        <w:ind w:left="374"/>
        <w:rPr>
          <w:i/>
          <w:iCs/>
          <w:color w:val="0070C0"/>
          <w:sz w:val="24"/>
          <w:szCs w:val="24"/>
        </w:rPr>
      </w:pPr>
      <w:r w:rsidRPr="00427EAB">
        <w:rPr>
          <w:i/>
          <w:iCs/>
          <w:color w:val="0070C0"/>
          <w:sz w:val="24"/>
          <w:szCs w:val="24"/>
        </w:rPr>
        <w:t xml:space="preserve">Amendments to Regulation 47-410 are to include reference to retail liquor licenses in Article 4 in addition to the already referenced Article 3 retail liquor licenses that </w:t>
      </w:r>
      <w:r w:rsidRPr="00427EAB">
        <w:rPr>
          <w:i/>
          <w:iCs/>
          <w:color w:val="0070C0"/>
          <w:sz w:val="24"/>
          <w:szCs w:val="24"/>
        </w:rPr>
        <w:lastRenderedPageBreak/>
        <w:t>have a warehouse storage permit in paragraph (A), and to add language to clarify that a retail licensee shall provide a copy of the warehouse storage permit to the local licensing authority where the warehouse is located.</w:t>
      </w:r>
    </w:p>
    <w:p w14:paraId="6737E206" w14:textId="77777777" w:rsidR="00A63239" w:rsidRPr="00B165B7" w:rsidRDefault="00A63239" w:rsidP="00A63239">
      <w:pPr>
        <w:pStyle w:val="Heading2"/>
      </w:pPr>
      <w:r w:rsidRPr="001B5B1A">
        <w:t>Regulation</w:t>
      </w:r>
      <w:r w:rsidRPr="001B5B1A">
        <w:rPr>
          <w:spacing w:val="-6"/>
        </w:rPr>
        <w:t xml:space="preserve"> </w:t>
      </w:r>
      <w:r w:rsidRPr="001B5B1A">
        <w:t>47-410.</w:t>
      </w:r>
      <w:r w:rsidRPr="001B5B1A">
        <w:tab/>
      </w:r>
      <w:r>
        <w:tab/>
      </w:r>
      <w:r w:rsidRPr="001B5B1A">
        <w:t>Retail Warehouse Storage</w:t>
      </w:r>
      <w:r w:rsidRPr="001B5B1A">
        <w:rPr>
          <w:spacing w:val="-4"/>
        </w:rPr>
        <w:t xml:space="preserve"> </w:t>
      </w:r>
      <w:r w:rsidRPr="001B5B1A">
        <w:t>Permit.</w:t>
      </w:r>
    </w:p>
    <w:p w14:paraId="65E6E76E" w14:textId="77777777" w:rsidR="00A63239" w:rsidRPr="001B5B1A" w:rsidRDefault="00A63239" w:rsidP="00A63239">
      <w:pPr>
        <w:ind w:left="380"/>
        <w:jc w:val="both"/>
        <w:rPr>
          <w:sz w:val="24"/>
          <w:szCs w:val="24"/>
        </w:rPr>
      </w:pPr>
      <w:r w:rsidRPr="001B5B1A">
        <w:rPr>
          <w:rFonts w:ascii="Times New Roman"/>
          <w:spacing w:val="-50"/>
          <w:sz w:val="24"/>
          <w:szCs w:val="24"/>
          <w:u w:val="thick"/>
        </w:rPr>
        <w:t xml:space="preserve"> </w:t>
      </w:r>
      <w:r w:rsidRPr="001B5B1A">
        <w:rPr>
          <w:sz w:val="24"/>
          <w:szCs w:val="24"/>
          <w:u w:val="thick"/>
        </w:rPr>
        <w:t>Basis and Purpose</w:t>
      </w:r>
      <w:r w:rsidRPr="001B5B1A">
        <w:rPr>
          <w:sz w:val="24"/>
          <w:szCs w:val="24"/>
        </w:rPr>
        <w:t>. The statutory authority for this regulation includes, but is not limited to, subsections 44-3-202(1)(b),</w:t>
      </w:r>
      <w:r w:rsidRPr="001B5B1A">
        <w:rPr>
          <w:spacing w:val="-11"/>
          <w:sz w:val="24"/>
          <w:szCs w:val="24"/>
        </w:rPr>
        <w:t xml:space="preserve"> </w:t>
      </w:r>
      <w:r w:rsidRPr="001B5B1A">
        <w:rPr>
          <w:sz w:val="24"/>
          <w:szCs w:val="24"/>
        </w:rPr>
        <w:t>44-3-202(2)(a)(I)(A),</w:t>
      </w:r>
      <w:r w:rsidRPr="001B5B1A">
        <w:rPr>
          <w:spacing w:val="-10"/>
          <w:sz w:val="24"/>
          <w:szCs w:val="24"/>
        </w:rPr>
        <w:t xml:space="preserve"> </w:t>
      </w:r>
      <w:r w:rsidRPr="001B5B1A">
        <w:rPr>
          <w:sz w:val="24"/>
          <w:szCs w:val="24"/>
        </w:rPr>
        <w:t>44-3-202(2)(</w:t>
      </w:r>
      <w:proofErr w:type="gramStart"/>
      <w:r w:rsidRPr="001B5B1A">
        <w:rPr>
          <w:sz w:val="24"/>
          <w:szCs w:val="24"/>
        </w:rPr>
        <w:t>a)(I</w:t>
      </w:r>
      <w:proofErr w:type="gramEnd"/>
      <w:r w:rsidRPr="001B5B1A">
        <w:rPr>
          <w:sz w:val="24"/>
          <w:szCs w:val="24"/>
        </w:rPr>
        <w:t>)(K),</w:t>
      </w:r>
      <w:r w:rsidRPr="001B5B1A">
        <w:rPr>
          <w:spacing w:val="-10"/>
          <w:sz w:val="24"/>
          <w:szCs w:val="24"/>
        </w:rPr>
        <w:t xml:space="preserve"> </w:t>
      </w:r>
      <w:r w:rsidRPr="001B5B1A">
        <w:rPr>
          <w:sz w:val="24"/>
          <w:szCs w:val="24"/>
        </w:rPr>
        <w:t>and</w:t>
      </w:r>
      <w:r w:rsidRPr="001B5B1A">
        <w:rPr>
          <w:spacing w:val="-10"/>
          <w:sz w:val="24"/>
          <w:szCs w:val="24"/>
        </w:rPr>
        <w:t xml:space="preserve"> </w:t>
      </w:r>
      <w:r w:rsidRPr="001B5B1A">
        <w:rPr>
          <w:sz w:val="24"/>
          <w:szCs w:val="24"/>
        </w:rPr>
        <w:t>44-3-202(2)(</w:t>
      </w:r>
      <w:proofErr w:type="gramStart"/>
      <w:r w:rsidRPr="001B5B1A">
        <w:rPr>
          <w:sz w:val="24"/>
          <w:szCs w:val="24"/>
        </w:rPr>
        <w:t>a)(I</w:t>
      </w:r>
      <w:proofErr w:type="gramEnd"/>
      <w:r w:rsidRPr="001B5B1A">
        <w:rPr>
          <w:sz w:val="24"/>
          <w:szCs w:val="24"/>
        </w:rPr>
        <w:t>)(R),</w:t>
      </w:r>
      <w:r w:rsidRPr="001B5B1A">
        <w:rPr>
          <w:spacing w:val="-11"/>
          <w:sz w:val="24"/>
          <w:szCs w:val="24"/>
        </w:rPr>
        <w:t xml:space="preserve"> </w:t>
      </w:r>
      <w:r w:rsidRPr="001B5B1A">
        <w:rPr>
          <w:sz w:val="24"/>
          <w:szCs w:val="24"/>
        </w:rPr>
        <w:t>C.R.S.</w:t>
      </w:r>
      <w:r w:rsidRPr="001B5B1A">
        <w:rPr>
          <w:spacing w:val="-10"/>
          <w:sz w:val="24"/>
          <w:szCs w:val="24"/>
        </w:rPr>
        <w:t xml:space="preserve"> </w:t>
      </w:r>
      <w:r w:rsidRPr="001B5B1A">
        <w:rPr>
          <w:sz w:val="24"/>
          <w:szCs w:val="24"/>
        </w:rPr>
        <w:t>The</w:t>
      </w:r>
      <w:r w:rsidRPr="001B5B1A">
        <w:rPr>
          <w:spacing w:val="-10"/>
          <w:sz w:val="24"/>
          <w:szCs w:val="24"/>
        </w:rPr>
        <w:t xml:space="preserve"> </w:t>
      </w:r>
      <w:r w:rsidRPr="001B5B1A">
        <w:rPr>
          <w:sz w:val="24"/>
          <w:szCs w:val="24"/>
        </w:rPr>
        <w:t>purpose</w:t>
      </w:r>
      <w:r w:rsidRPr="001B5B1A">
        <w:rPr>
          <w:spacing w:val="-10"/>
          <w:sz w:val="24"/>
          <w:szCs w:val="24"/>
        </w:rPr>
        <w:t xml:space="preserve"> </w:t>
      </w:r>
      <w:r w:rsidRPr="001B5B1A">
        <w:rPr>
          <w:sz w:val="24"/>
          <w:szCs w:val="24"/>
        </w:rPr>
        <w:t>of this</w:t>
      </w:r>
      <w:r w:rsidRPr="001B5B1A">
        <w:rPr>
          <w:spacing w:val="-7"/>
          <w:sz w:val="24"/>
          <w:szCs w:val="24"/>
        </w:rPr>
        <w:t xml:space="preserve"> </w:t>
      </w:r>
      <w:r w:rsidRPr="001B5B1A">
        <w:rPr>
          <w:sz w:val="24"/>
          <w:szCs w:val="24"/>
        </w:rPr>
        <w:t>regulation</w:t>
      </w:r>
      <w:r w:rsidRPr="001B5B1A">
        <w:rPr>
          <w:spacing w:val="-6"/>
          <w:sz w:val="24"/>
          <w:szCs w:val="24"/>
        </w:rPr>
        <w:t xml:space="preserve"> </w:t>
      </w:r>
      <w:r w:rsidRPr="001B5B1A">
        <w:rPr>
          <w:sz w:val="24"/>
          <w:szCs w:val="24"/>
        </w:rPr>
        <w:t>is</w:t>
      </w:r>
      <w:r w:rsidRPr="001B5B1A">
        <w:rPr>
          <w:spacing w:val="-6"/>
          <w:sz w:val="24"/>
          <w:szCs w:val="24"/>
        </w:rPr>
        <w:t xml:space="preserve"> </w:t>
      </w:r>
      <w:r w:rsidRPr="001B5B1A">
        <w:rPr>
          <w:sz w:val="24"/>
          <w:szCs w:val="24"/>
        </w:rPr>
        <w:t>to</w:t>
      </w:r>
      <w:r w:rsidRPr="001B5B1A">
        <w:rPr>
          <w:spacing w:val="-6"/>
          <w:sz w:val="24"/>
          <w:szCs w:val="24"/>
        </w:rPr>
        <w:t xml:space="preserve"> </w:t>
      </w:r>
      <w:r w:rsidRPr="001B5B1A">
        <w:rPr>
          <w:sz w:val="24"/>
          <w:szCs w:val="24"/>
        </w:rPr>
        <w:t>establish</w:t>
      </w:r>
      <w:r w:rsidRPr="001B5B1A">
        <w:rPr>
          <w:spacing w:val="-6"/>
          <w:sz w:val="24"/>
          <w:szCs w:val="24"/>
        </w:rPr>
        <w:t xml:space="preserve"> </w:t>
      </w:r>
      <w:r w:rsidRPr="001B5B1A">
        <w:rPr>
          <w:sz w:val="24"/>
          <w:szCs w:val="24"/>
        </w:rPr>
        <w:t>parameters</w:t>
      </w:r>
      <w:r w:rsidRPr="001B5B1A">
        <w:rPr>
          <w:spacing w:val="-6"/>
          <w:sz w:val="24"/>
          <w:szCs w:val="24"/>
        </w:rPr>
        <w:t xml:space="preserve"> </w:t>
      </w:r>
      <w:r w:rsidRPr="001B5B1A">
        <w:rPr>
          <w:sz w:val="24"/>
          <w:szCs w:val="24"/>
        </w:rPr>
        <w:t>and</w:t>
      </w:r>
      <w:r w:rsidRPr="001B5B1A">
        <w:rPr>
          <w:spacing w:val="-6"/>
          <w:sz w:val="24"/>
          <w:szCs w:val="24"/>
        </w:rPr>
        <w:t xml:space="preserve"> </w:t>
      </w:r>
      <w:r w:rsidRPr="001B5B1A">
        <w:rPr>
          <w:sz w:val="24"/>
          <w:szCs w:val="24"/>
        </w:rPr>
        <w:t>clarify</w:t>
      </w:r>
      <w:r w:rsidRPr="001B5B1A">
        <w:rPr>
          <w:spacing w:val="-6"/>
          <w:sz w:val="24"/>
          <w:szCs w:val="24"/>
        </w:rPr>
        <w:t xml:space="preserve"> </w:t>
      </w:r>
      <w:r w:rsidRPr="001B5B1A">
        <w:rPr>
          <w:sz w:val="24"/>
          <w:szCs w:val="24"/>
        </w:rPr>
        <w:t>circumstances</w:t>
      </w:r>
      <w:r w:rsidRPr="001B5B1A">
        <w:rPr>
          <w:spacing w:val="-6"/>
          <w:sz w:val="24"/>
          <w:szCs w:val="24"/>
        </w:rPr>
        <w:t xml:space="preserve"> </w:t>
      </w:r>
      <w:r w:rsidRPr="001B5B1A">
        <w:rPr>
          <w:sz w:val="24"/>
          <w:szCs w:val="24"/>
        </w:rPr>
        <w:t>under</w:t>
      </w:r>
      <w:r w:rsidRPr="001B5B1A">
        <w:rPr>
          <w:spacing w:val="-6"/>
          <w:sz w:val="24"/>
          <w:szCs w:val="24"/>
        </w:rPr>
        <w:t xml:space="preserve"> </w:t>
      </w:r>
      <w:r w:rsidRPr="001B5B1A">
        <w:rPr>
          <w:sz w:val="24"/>
          <w:szCs w:val="24"/>
        </w:rPr>
        <w:t>which</w:t>
      </w:r>
      <w:r w:rsidRPr="001B5B1A">
        <w:rPr>
          <w:spacing w:val="-6"/>
          <w:sz w:val="24"/>
          <w:szCs w:val="24"/>
        </w:rPr>
        <w:t xml:space="preserve"> </w:t>
      </w:r>
      <w:r w:rsidRPr="001B5B1A">
        <w:rPr>
          <w:sz w:val="24"/>
          <w:szCs w:val="24"/>
        </w:rPr>
        <w:t>licensed</w:t>
      </w:r>
      <w:r w:rsidRPr="001B5B1A">
        <w:rPr>
          <w:spacing w:val="-6"/>
          <w:sz w:val="24"/>
          <w:szCs w:val="24"/>
        </w:rPr>
        <w:t xml:space="preserve"> </w:t>
      </w:r>
      <w:r w:rsidRPr="001B5B1A">
        <w:rPr>
          <w:sz w:val="24"/>
          <w:szCs w:val="24"/>
        </w:rPr>
        <w:t>retailers</w:t>
      </w:r>
      <w:r w:rsidRPr="001B5B1A">
        <w:rPr>
          <w:spacing w:val="-6"/>
          <w:sz w:val="24"/>
          <w:szCs w:val="24"/>
        </w:rPr>
        <w:t xml:space="preserve"> </w:t>
      </w:r>
      <w:r w:rsidRPr="001B5B1A">
        <w:rPr>
          <w:sz w:val="24"/>
          <w:szCs w:val="24"/>
        </w:rPr>
        <w:t>may</w:t>
      </w:r>
      <w:r w:rsidRPr="001B5B1A">
        <w:rPr>
          <w:spacing w:val="-6"/>
          <w:sz w:val="24"/>
          <w:szCs w:val="24"/>
        </w:rPr>
        <w:t xml:space="preserve"> </w:t>
      </w:r>
      <w:r w:rsidRPr="001B5B1A">
        <w:rPr>
          <w:sz w:val="24"/>
          <w:szCs w:val="24"/>
        </w:rPr>
        <w:t>keep or store alcohol beverages in permitted warehouses, except that a liquor</w:t>
      </w:r>
      <w:ins w:id="44" w:author="Author">
        <w:r>
          <w:rPr>
            <w:sz w:val="24"/>
            <w:szCs w:val="24"/>
          </w:rPr>
          <w:t>-</w:t>
        </w:r>
      </w:ins>
      <w:del w:id="45" w:author="Author">
        <w:r w:rsidRPr="001B5B1A" w:rsidDel="004D1161">
          <w:rPr>
            <w:sz w:val="24"/>
            <w:szCs w:val="24"/>
          </w:rPr>
          <w:delText xml:space="preserve"> </w:delText>
        </w:r>
      </w:del>
      <w:r w:rsidRPr="001B5B1A">
        <w:rPr>
          <w:sz w:val="24"/>
          <w:szCs w:val="24"/>
        </w:rPr>
        <w:t>licensed drugstore licensed under section 44-3-410, C.R.S., is not eligible for a retail warehouse storage</w:t>
      </w:r>
      <w:r w:rsidRPr="001B5B1A">
        <w:rPr>
          <w:spacing w:val="-22"/>
          <w:sz w:val="24"/>
          <w:szCs w:val="24"/>
        </w:rPr>
        <w:t xml:space="preserve"> </w:t>
      </w:r>
      <w:r w:rsidRPr="001B5B1A">
        <w:rPr>
          <w:sz w:val="24"/>
          <w:szCs w:val="24"/>
        </w:rPr>
        <w:t>permit.</w:t>
      </w:r>
    </w:p>
    <w:p w14:paraId="66494C56" w14:textId="77777777" w:rsidR="00A63239" w:rsidRPr="00B165B7" w:rsidRDefault="00A63239" w:rsidP="00A63239">
      <w:pPr>
        <w:numPr>
          <w:ilvl w:val="0"/>
          <w:numId w:val="11"/>
        </w:numPr>
        <w:tabs>
          <w:tab w:val="left" w:pos="1099"/>
          <w:tab w:val="left" w:pos="1100"/>
        </w:tabs>
        <w:rPr>
          <w:sz w:val="24"/>
          <w:szCs w:val="24"/>
        </w:rPr>
      </w:pPr>
      <w:r w:rsidRPr="001B5B1A">
        <w:rPr>
          <w:sz w:val="24"/>
          <w:szCs w:val="24"/>
        </w:rPr>
        <w:t xml:space="preserve">No alcohol beverages shall be stored or kept in or upon any premises that is not duly licensed, </w:t>
      </w:r>
      <w:r w:rsidRPr="001B5B1A">
        <w:rPr>
          <w:spacing w:val="-3"/>
          <w:sz w:val="24"/>
          <w:szCs w:val="24"/>
        </w:rPr>
        <w:t xml:space="preserve">however, </w:t>
      </w:r>
      <w:r w:rsidRPr="001B5B1A">
        <w:rPr>
          <w:sz w:val="24"/>
          <w:szCs w:val="24"/>
        </w:rPr>
        <w:t>the state licensing authority may issue a warehouse storage permit to retail licensees licensed pursuant to Article</w:t>
      </w:r>
      <w:ins w:id="46" w:author="Author">
        <w:r w:rsidRPr="001B5B1A">
          <w:rPr>
            <w:sz w:val="24"/>
            <w:szCs w:val="24"/>
          </w:rPr>
          <w:t>s</w:t>
        </w:r>
      </w:ins>
      <w:r w:rsidRPr="001B5B1A">
        <w:rPr>
          <w:sz w:val="24"/>
          <w:szCs w:val="24"/>
        </w:rPr>
        <w:t xml:space="preserve"> 3 </w:t>
      </w:r>
      <w:ins w:id="47" w:author="Author">
        <w:r w:rsidRPr="001B5B1A">
          <w:rPr>
            <w:sz w:val="24"/>
            <w:szCs w:val="24"/>
          </w:rPr>
          <w:t xml:space="preserve">and 4 </w:t>
        </w:r>
      </w:ins>
      <w:r w:rsidRPr="001B5B1A">
        <w:rPr>
          <w:sz w:val="24"/>
          <w:szCs w:val="24"/>
        </w:rPr>
        <w:t xml:space="preserve">of </w:t>
      </w:r>
      <w:r w:rsidRPr="001B5B1A">
        <w:rPr>
          <w:spacing w:val="-3"/>
          <w:sz w:val="24"/>
          <w:szCs w:val="24"/>
        </w:rPr>
        <w:t xml:space="preserve">Title </w:t>
      </w:r>
      <w:r w:rsidRPr="001B5B1A">
        <w:rPr>
          <w:sz w:val="24"/>
          <w:szCs w:val="24"/>
        </w:rPr>
        <w:t>44, C.R.S., for the storage only of permitted alcohol beverages in one, but not more than three (3), locations other than the licensed premises. The application for such permit shall specify the address of the proposed storage location and shall include documentation that the licensee is in possession of said premises by way of ownership, lease, or other</w:t>
      </w:r>
      <w:r w:rsidRPr="001B5B1A">
        <w:rPr>
          <w:spacing w:val="-2"/>
          <w:sz w:val="24"/>
          <w:szCs w:val="24"/>
        </w:rPr>
        <w:t xml:space="preserve"> </w:t>
      </w:r>
      <w:r w:rsidRPr="001B5B1A">
        <w:rPr>
          <w:sz w:val="24"/>
          <w:szCs w:val="24"/>
        </w:rPr>
        <w:t>arrangement.</w:t>
      </w:r>
    </w:p>
    <w:p w14:paraId="2502763B" w14:textId="77777777" w:rsidR="00A63239" w:rsidRPr="00B165B7" w:rsidRDefault="00A63239" w:rsidP="00A63239">
      <w:pPr>
        <w:numPr>
          <w:ilvl w:val="1"/>
          <w:numId w:val="11"/>
        </w:numPr>
        <w:tabs>
          <w:tab w:val="left" w:pos="1819"/>
          <w:tab w:val="left" w:pos="1820"/>
        </w:tabs>
        <w:rPr>
          <w:sz w:val="24"/>
          <w:szCs w:val="24"/>
        </w:rPr>
      </w:pPr>
      <w:r w:rsidRPr="001B5B1A">
        <w:rPr>
          <w:sz w:val="24"/>
          <w:szCs w:val="24"/>
        </w:rPr>
        <w:t>For off-premises licensed retailers, except as set forth in subparagraph (4) of this paragraph (A),</w:t>
      </w:r>
      <w:r w:rsidRPr="001B5B1A">
        <w:rPr>
          <w:spacing w:val="-6"/>
          <w:sz w:val="24"/>
          <w:szCs w:val="24"/>
        </w:rPr>
        <w:t xml:space="preserve"> </w:t>
      </w:r>
      <w:r w:rsidRPr="001B5B1A">
        <w:rPr>
          <w:sz w:val="24"/>
          <w:szCs w:val="24"/>
        </w:rPr>
        <w:t>alcohol</w:t>
      </w:r>
      <w:r w:rsidRPr="001B5B1A">
        <w:rPr>
          <w:spacing w:val="-6"/>
          <w:sz w:val="24"/>
          <w:szCs w:val="24"/>
        </w:rPr>
        <w:t xml:space="preserve"> </w:t>
      </w:r>
      <w:r w:rsidRPr="001B5B1A">
        <w:rPr>
          <w:sz w:val="24"/>
          <w:szCs w:val="24"/>
        </w:rPr>
        <w:t>beverages</w:t>
      </w:r>
      <w:r w:rsidRPr="001B5B1A">
        <w:rPr>
          <w:spacing w:val="-6"/>
          <w:sz w:val="24"/>
          <w:szCs w:val="24"/>
        </w:rPr>
        <w:t xml:space="preserve"> </w:t>
      </w:r>
      <w:r w:rsidRPr="001B5B1A">
        <w:rPr>
          <w:sz w:val="24"/>
          <w:szCs w:val="24"/>
        </w:rPr>
        <w:t>permitted</w:t>
      </w:r>
      <w:r w:rsidRPr="001B5B1A">
        <w:rPr>
          <w:spacing w:val="-6"/>
          <w:sz w:val="24"/>
          <w:szCs w:val="24"/>
        </w:rPr>
        <w:t xml:space="preserve"> </w:t>
      </w:r>
      <w:r w:rsidRPr="001B5B1A">
        <w:rPr>
          <w:sz w:val="24"/>
          <w:szCs w:val="24"/>
        </w:rPr>
        <w:t>for</w:t>
      </w:r>
      <w:r w:rsidRPr="001B5B1A">
        <w:rPr>
          <w:spacing w:val="-6"/>
          <w:sz w:val="24"/>
          <w:szCs w:val="24"/>
        </w:rPr>
        <w:t xml:space="preserve"> </w:t>
      </w:r>
      <w:r w:rsidRPr="001B5B1A">
        <w:rPr>
          <w:sz w:val="24"/>
          <w:szCs w:val="24"/>
        </w:rPr>
        <w:t>storage</w:t>
      </w:r>
      <w:r w:rsidRPr="001B5B1A">
        <w:rPr>
          <w:spacing w:val="-6"/>
          <w:sz w:val="24"/>
          <w:szCs w:val="24"/>
        </w:rPr>
        <w:t xml:space="preserve"> </w:t>
      </w:r>
      <w:r w:rsidRPr="001B5B1A">
        <w:rPr>
          <w:sz w:val="24"/>
          <w:szCs w:val="24"/>
        </w:rPr>
        <w:t>within</w:t>
      </w:r>
      <w:r w:rsidRPr="001B5B1A">
        <w:rPr>
          <w:spacing w:val="-6"/>
          <w:sz w:val="24"/>
          <w:szCs w:val="24"/>
        </w:rPr>
        <w:t xml:space="preserve"> </w:t>
      </w:r>
      <w:r w:rsidRPr="001B5B1A">
        <w:rPr>
          <w:sz w:val="24"/>
          <w:szCs w:val="24"/>
        </w:rPr>
        <w:t>a</w:t>
      </w:r>
      <w:r w:rsidRPr="001B5B1A">
        <w:rPr>
          <w:spacing w:val="-6"/>
          <w:sz w:val="24"/>
          <w:szCs w:val="24"/>
        </w:rPr>
        <w:t xml:space="preserve"> </w:t>
      </w:r>
      <w:r w:rsidRPr="001B5B1A">
        <w:rPr>
          <w:sz w:val="24"/>
          <w:szCs w:val="24"/>
        </w:rPr>
        <w:t>storage</w:t>
      </w:r>
      <w:r w:rsidRPr="001B5B1A">
        <w:rPr>
          <w:spacing w:val="-6"/>
          <w:sz w:val="24"/>
          <w:szCs w:val="24"/>
        </w:rPr>
        <w:t xml:space="preserve"> </w:t>
      </w:r>
      <w:r w:rsidRPr="001B5B1A">
        <w:rPr>
          <w:sz w:val="24"/>
          <w:szCs w:val="24"/>
        </w:rPr>
        <w:t>warehouse</w:t>
      </w:r>
      <w:r w:rsidRPr="001B5B1A">
        <w:rPr>
          <w:spacing w:val="-6"/>
          <w:sz w:val="24"/>
          <w:szCs w:val="24"/>
        </w:rPr>
        <w:t xml:space="preserve"> </w:t>
      </w:r>
      <w:r w:rsidRPr="001B5B1A">
        <w:rPr>
          <w:sz w:val="24"/>
          <w:szCs w:val="24"/>
        </w:rPr>
        <w:t>shall</w:t>
      </w:r>
      <w:r w:rsidRPr="001B5B1A">
        <w:rPr>
          <w:spacing w:val="-6"/>
          <w:sz w:val="24"/>
          <w:szCs w:val="24"/>
        </w:rPr>
        <w:t xml:space="preserve"> </w:t>
      </w:r>
      <w:r w:rsidRPr="001B5B1A">
        <w:rPr>
          <w:sz w:val="24"/>
          <w:szCs w:val="24"/>
        </w:rPr>
        <w:t>include</w:t>
      </w:r>
      <w:r w:rsidRPr="001B5B1A">
        <w:rPr>
          <w:spacing w:val="-6"/>
          <w:sz w:val="24"/>
          <w:szCs w:val="24"/>
        </w:rPr>
        <w:t xml:space="preserve"> </w:t>
      </w:r>
      <w:r w:rsidRPr="001B5B1A">
        <w:rPr>
          <w:sz w:val="24"/>
          <w:szCs w:val="24"/>
        </w:rPr>
        <w:t>vinous and spirituous liquors</w:t>
      </w:r>
      <w:r w:rsidRPr="001B5B1A">
        <w:rPr>
          <w:spacing w:val="-4"/>
          <w:sz w:val="24"/>
          <w:szCs w:val="24"/>
        </w:rPr>
        <w:t xml:space="preserve"> only.</w:t>
      </w:r>
    </w:p>
    <w:p w14:paraId="6A7E79FE" w14:textId="77777777" w:rsidR="00A63239" w:rsidRPr="00B165B7" w:rsidRDefault="00A63239" w:rsidP="00A63239">
      <w:pPr>
        <w:numPr>
          <w:ilvl w:val="1"/>
          <w:numId w:val="11"/>
        </w:numPr>
        <w:tabs>
          <w:tab w:val="left" w:pos="1819"/>
          <w:tab w:val="left" w:pos="1820"/>
        </w:tabs>
        <w:rPr>
          <w:sz w:val="24"/>
          <w:szCs w:val="24"/>
        </w:rPr>
      </w:pPr>
      <w:r w:rsidRPr="001B5B1A">
        <w:rPr>
          <w:sz w:val="24"/>
          <w:szCs w:val="24"/>
        </w:rPr>
        <w:t xml:space="preserve">For on-premises licensed retailers, alcohol beverages permitted for storage within a storage warehouse shall include fermented malt beverages and malt, vinous and spirituous liquors. </w:t>
      </w:r>
      <w:r w:rsidRPr="001B5B1A">
        <w:rPr>
          <w:spacing w:val="-3"/>
          <w:sz w:val="24"/>
          <w:szCs w:val="24"/>
        </w:rPr>
        <w:t xml:space="preserve">However, </w:t>
      </w:r>
      <w:r w:rsidRPr="001B5B1A">
        <w:rPr>
          <w:sz w:val="24"/>
          <w:szCs w:val="24"/>
        </w:rPr>
        <w:t>fermented malt beverages or malt liquor stored in a permitted warehouse shall only be</w:t>
      </w:r>
      <w:r w:rsidRPr="001B5B1A">
        <w:rPr>
          <w:spacing w:val="-4"/>
          <w:sz w:val="24"/>
          <w:szCs w:val="24"/>
        </w:rPr>
        <w:t xml:space="preserve"> </w:t>
      </w:r>
      <w:r w:rsidRPr="001B5B1A">
        <w:rPr>
          <w:sz w:val="24"/>
          <w:szCs w:val="24"/>
        </w:rPr>
        <w:t>stored</w:t>
      </w:r>
      <w:r w:rsidRPr="001B5B1A">
        <w:rPr>
          <w:spacing w:val="-3"/>
          <w:sz w:val="24"/>
          <w:szCs w:val="24"/>
        </w:rPr>
        <w:t xml:space="preserve"> </w:t>
      </w:r>
      <w:r w:rsidRPr="001B5B1A">
        <w:rPr>
          <w:sz w:val="24"/>
          <w:szCs w:val="24"/>
        </w:rPr>
        <w:t>for</w:t>
      </w:r>
      <w:r w:rsidRPr="001B5B1A">
        <w:rPr>
          <w:spacing w:val="-3"/>
          <w:sz w:val="24"/>
          <w:szCs w:val="24"/>
        </w:rPr>
        <w:t xml:space="preserve"> </w:t>
      </w:r>
      <w:r w:rsidRPr="001B5B1A">
        <w:rPr>
          <w:sz w:val="24"/>
          <w:szCs w:val="24"/>
        </w:rPr>
        <w:t>a</w:t>
      </w:r>
      <w:r w:rsidRPr="001B5B1A">
        <w:rPr>
          <w:spacing w:val="-3"/>
          <w:sz w:val="24"/>
          <w:szCs w:val="24"/>
        </w:rPr>
        <w:t xml:space="preserve"> </w:t>
      </w:r>
      <w:r w:rsidRPr="001B5B1A">
        <w:rPr>
          <w:sz w:val="24"/>
          <w:szCs w:val="24"/>
        </w:rPr>
        <w:t>period</w:t>
      </w:r>
      <w:r w:rsidRPr="001B5B1A">
        <w:rPr>
          <w:spacing w:val="-3"/>
          <w:sz w:val="24"/>
          <w:szCs w:val="24"/>
        </w:rPr>
        <w:t xml:space="preserve"> </w:t>
      </w:r>
      <w:r w:rsidRPr="001B5B1A">
        <w:rPr>
          <w:sz w:val="24"/>
          <w:szCs w:val="24"/>
        </w:rPr>
        <w:t>not</w:t>
      </w:r>
      <w:r w:rsidRPr="001B5B1A">
        <w:rPr>
          <w:spacing w:val="-3"/>
          <w:sz w:val="24"/>
          <w:szCs w:val="24"/>
        </w:rPr>
        <w:t xml:space="preserve"> </w:t>
      </w:r>
      <w:r w:rsidRPr="001B5B1A">
        <w:rPr>
          <w:sz w:val="24"/>
          <w:szCs w:val="24"/>
        </w:rPr>
        <w:t>to</w:t>
      </w:r>
      <w:r w:rsidRPr="001B5B1A">
        <w:rPr>
          <w:spacing w:val="-3"/>
          <w:sz w:val="24"/>
          <w:szCs w:val="24"/>
        </w:rPr>
        <w:t xml:space="preserve"> </w:t>
      </w:r>
      <w:r w:rsidRPr="001B5B1A">
        <w:rPr>
          <w:sz w:val="24"/>
          <w:szCs w:val="24"/>
        </w:rPr>
        <w:t>exceed</w:t>
      </w:r>
      <w:r w:rsidRPr="001B5B1A">
        <w:rPr>
          <w:spacing w:val="-3"/>
          <w:sz w:val="24"/>
          <w:szCs w:val="24"/>
        </w:rPr>
        <w:t xml:space="preserve"> </w:t>
      </w:r>
      <w:r w:rsidRPr="001B5B1A">
        <w:rPr>
          <w:sz w:val="24"/>
          <w:szCs w:val="24"/>
        </w:rPr>
        <w:t>ten</w:t>
      </w:r>
      <w:r w:rsidRPr="001B5B1A">
        <w:rPr>
          <w:spacing w:val="-3"/>
          <w:sz w:val="24"/>
          <w:szCs w:val="24"/>
        </w:rPr>
        <w:t xml:space="preserve"> </w:t>
      </w:r>
      <w:r w:rsidRPr="001B5B1A">
        <w:rPr>
          <w:sz w:val="24"/>
          <w:szCs w:val="24"/>
        </w:rPr>
        <w:t>(10)</w:t>
      </w:r>
      <w:r w:rsidRPr="001B5B1A">
        <w:rPr>
          <w:spacing w:val="-3"/>
          <w:sz w:val="24"/>
          <w:szCs w:val="24"/>
        </w:rPr>
        <w:t xml:space="preserve"> </w:t>
      </w:r>
      <w:r w:rsidRPr="001B5B1A">
        <w:rPr>
          <w:sz w:val="24"/>
          <w:szCs w:val="24"/>
        </w:rPr>
        <w:t>days</w:t>
      </w:r>
      <w:r w:rsidRPr="001B5B1A">
        <w:rPr>
          <w:spacing w:val="-4"/>
          <w:sz w:val="24"/>
          <w:szCs w:val="24"/>
        </w:rPr>
        <w:t xml:space="preserve"> </w:t>
      </w:r>
      <w:r w:rsidRPr="001B5B1A">
        <w:rPr>
          <w:sz w:val="24"/>
          <w:szCs w:val="24"/>
        </w:rPr>
        <w:t>after</w:t>
      </w:r>
      <w:r w:rsidRPr="001B5B1A">
        <w:rPr>
          <w:spacing w:val="-3"/>
          <w:sz w:val="24"/>
          <w:szCs w:val="24"/>
        </w:rPr>
        <w:t xml:space="preserve"> </w:t>
      </w:r>
      <w:r w:rsidRPr="001B5B1A">
        <w:rPr>
          <w:sz w:val="24"/>
          <w:szCs w:val="24"/>
        </w:rPr>
        <w:t>date</w:t>
      </w:r>
      <w:r w:rsidRPr="001B5B1A">
        <w:rPr>
          <w:spacing w:val="-3"/>
          <w:sz w:val="24"/>
          <w:szCs w:val="24"/>
        </w:rPr>
        <w:t xml:space="preserve"> </w:t>
      </w:r>
      <w:r w:rsidRPr="001B5B1A">
        <w:rPr>
          <w:sz w:val="24"/>
          <w:szCs w:val="24"/>
        </w:rPr>
        <w:t>of</w:t>
      </w:r>
      <w:r w:rsidRPr="001B5B1A">
        <w:rPr>
          <w:spacing w:val="-3"/>
          <w:sz w:val="24"/>
          <w:szCs w:val="24"/>
        </w:rPr>
        <w:t xml:space="preserve"> delivery, </w:t>
      </w:r>
      <w:r w:rsidRPr="001B5B1A">
        <w:rPr>
          <w:sz w:val="24"/>
          <w:szCs w:val="24"/>
        </w:rPr>
        <w:t>so</w:t>
      </w:r>
      <w:r w:rsidRPr="001B5B1A">
        <w:rPr>
          <w:spacing w:val="-3"/>
          <w:sz w:val="24"/>
          <w:szCs w:val="24"/>
        </w:rPr>
        <w:t xml:space="preserve"> </w:t>
      </w:r>
      <w:r w:rsidRPr="001B5B1A">
        <w:rPr>
          <w:sz w:val="24"/>
          <w:szCs w:val="24"/>
        </w:rPr>
        <w:t>as</w:t>
      </w:r>
      <w:r w:rsidRPr="001B5B1A">
        <w:rPr>
          <w:spacing w:val="-3"/>
          <w:sz w:val="24"/>
          <w:szCs w:val="24"/>
        </w:rPr>
        <w:t xml:space="preserve"> </w:t>
      </w:r>
      <w:r w:rsidRPr="001B5B1A">
        <w:rPr>
          <w:sz w:val="24"/>
          <w:szCs w:val="24"/>
        </w:rPr>
        <w:t>not</w:t>
      </w:r>
      <w:r w:rsidRPr="001B5B1A">
        <w:rPr>
          <w:spacing w:val="-3"/>
          <w:sz w:val="24"/>
          <w:szCs w:val="24"/>
        </w:rPr>
        <w:t xml:space="preserve"> </w:t>
      </w:r>
      <w:r w:rsidRPr="001B5B1A">
        <w:rPr>
          <w:sz w:val="24"/>
          <w:szCs w:val="24"/>
        </w:rPr>
        <w:t>to</w:t>
      </w:r>
      <w:r w:rsidRPr="001B5B1A">
        <w:rPr>
          <w:spacing w:val="-3"/>
          <w:sz w:val="24"/>
          <w:szCs w:val="24"/>
        </w:rPr>
        <w:t xml:space="preserve"> </w:t>
      </w:r>
      <w:r w:rsidRPr="001B5B1A">
        <w:rPr>
          <w:sz w:val="24"/>
          <w:szCs w:val="24"/>
        </w:rPr>
        <w:t>interfere with manufacturers’ freshness standards.</w:t>
      </w:r>
    </w:p>
    <w:p w14:paraId="111AE6D5" w14:textId="77777777" w:rsidR="00A63239" w:rsidRPr="00B165B7" w:rsidRDefault="00A63239" w:rsidP="00A63239">
      <w:pPr>
        <w:numPr>
          <w:ilvl w:val="1"/>
          <w:numId w:val="11"/>
        </w:numPr>
        <w:tabs>
          <w:tab w:val="left" w:pos="1819"/>
          <w:tab w:val="left" w:pos="1820"/>
        </w:tabs>
        <w:rPr>
          <w:sz w:val="24"/>
          <w:szCs w:val="24"/>
        </w:rPr>
      </w:pPr>
      <w:r w:rsidRPr="001B5B1A">
        <w:rPr>
          <w:sz w:val="24"/>
          <w:szCs w:val="24"/>
        </w:rPr>
        <w:lastRenderedPageBreak/>
        <w:t>Notwithstanding any provision of this regulation, a liquor-licensed drugstore shall not store alcohol</w:t>
      </w:r>
      <w:r w:rsidRPr="001B5B1A">
        <w:rPr>
          <w:spacing w:val="-6"/>
          <w:sz w:val="24"/>
          <w:szCs w:val="24"/>
        </w:rPr>
        <w:t xml:space="preserve"> </w:t>
      </w:r>
      <w:r w:rsidRPr="001B5B1A">
        <w:rPr>
          <w:sz w:val="24"/>
          <w:szCs w:val="24"/>
        </w:rPr>
        <w:t>beverages</w:t>
      </w:r>
      <w:r w:rsidRPr="001B5B1A">
        <w:rPr>
          <w:spacing w:val="-5"/>
          <w:sz w:val="24"/>
          <w:szCs w:val="24"/>
        </w:rPr>
        <w:t xml:space="preserve"> </w:t>
      </w:r>
      <w:r w:rsidRPr="001B5B1A">
        <w:rPr>
          <w:sz w:val="24"/>
          <w:szCs w:val="24"/>
        </w:rPr>
        <w:t>off</w:t>
      </w:r>
      <w:r w:rsidRPr="001B5B1A">
        <w:rPr>
          <w:spacing w:val="-6"/>
          <w:sz w:val="24"/>
          <w:szCs w:val="24"/>
        </w:rPr>
        <w:t xml:space="preserve"> </w:t>
      </w:r>
      <w:r w:rsidRPr="001B5B1A">
        <w:rPr>
          <w:sz w:val="24"/>
          <w:szCs w:val="24"/>
        </w:rPr>
        <w:t>the</w:t>
      </w:r>
      <w:r w:rsidRPr="001B5B1A">
        <w:rPr>
          <w:spacing w:val="-5"/>
          <w:sz w:val="24"/>
          <w:szCs w:val="24"/>
        </w:rPr>
        <w:t xml:space="preserve"> </w:t>
      </w:r>
      <w:r w:rsidRPr="001B5B1A">
        <w:rPr>
          <w:sz w:val="24"/>
          <w:szCs w:val="24"/>
        </w:rPr>
        <w:t>licensed</w:t>
      </w:r>
      <w:r w:rsidRPr="001B5B1A">
        <w:rPr>
          <w:spacing w:val="-6"/>
          <w:sz w:val="24"/>
          <w:szCs w:val="24"/>
        </w:rPr>
        <w:t xml:space="preserve"> </w:t>
      </w:r>
      <w:r w:rsidRPr="001B5B1A">
        <w:rPr>
          <w:sz w:val="24"/>
          <w:szCs w:val="24"/>
        </w:rPr>
        <w:t>premises,</w:t>
      </w:r>
      <w:r w:rsidRPr="001B5B1A">
        <w:rPr>
          <w:spacing w:val="-5"/>
          <w:sz w:val="24"/>
          <w:szCs w:val="24"/>
        </w:rPr>
        <w:t xml:space="preserve"> </w:t>
      </w:r>
      <w:r w:rsidRPr="001B5B1A">
        <w:rPr>
          <w:sz w:val="24"/>
          <w:szCs w:val="24"/>
        </w:rPr>
        <w:t>and</w:t>
      </w:r>
      <w:r w:rsidRPr="001B5B1A">
        <w:rPr>
          <w:spacing w:val="-6"/>
          <w:sz w:val="24"/>
          <w:szCs w:val="24"/>
        </w:rPr>
        <w:t xml:space="preserve"> </w:t>
      </w:r>
      <w:r w:rsidRPr="001B5B1A">
        <w:rPr>
          <w:sz w:val="24"/>
          <w:szCs w:val="24"/>
        </w:rPr>
        <w:t>is</w:t>
      </w:r>
      <w:r w:rsidRPr="001B5B1A">
        <w:rPr>
          <w:spacing w:val="-5"/>
          <w:sz w:val="24"/>
          <w:szCs w:val="24"/>
        </w:rPr>
        <w:t xml:space="preserve"> </w:t>
      </w:r>
      <w:r w:rsidRPr="001B5B1A">
        <w:rPr>
          <w:sz w:val="24"/>
          <w:szCs w:val="24"/>
        </w:rPr>
        <w:t>not</w:t>
      </w:r>
      <w:r w:rsidRPr="001B5B1A">
        <w:rPr>
          <w:spacing w:val="-6"/>
          <w:sz w:val="24"/>
          <w:szCs w:val="24"/>
        </w:rPr>
        <w:t xml:space="preserve"> </w:t>
      </w:r>
      <w:r w:rsidRPr="001B5B1A">
        <w:rPr>
          <w:sz w:val="24"/>
          <w:szCs w:val="24"/>
        </w:rPr>
        <w:t>eligible</w:t>
      </w:r>
      <w:r w:rsidRPr="001B5B1A">
        <w:rPr>
          <w:spacing w:val="-5"/>
          <w:sz w:val="24"/>
          <w:szCs w:val="24"/>
        </w:rPr>
        <w:t xml:space="preserve"> </w:t>
      </w:r>
      <w:r w:rsidRPr="001B5B1A">
        <w:rPr>
          <w:sz w:val="24"/>
          <w:szCs w:val="24"/>
        </w:rPr>
        <w:t>for</w:t>
      </w:r>
      <w:r w:rsidRPr="001B5B1A">
        <w:rPr>
          <w:spacing w:val="-6"/>
          <w:sz w:val="24"/>
          <w:szCs w:val="24"/>
        </w:rPr>
        <w:t xml:space="preserve"> </w:t>
      </w:r>
      <w:r w:rsidRPr="001B5B1A">
        <w:rPr>
          <w:sz w:val="24"/>
          <w:szCs w:val="24"/>
        </w:rPr>
        <w:t>a</w:t>
      </w:r>
      <w:r w:rsidRPr="001B5B1A">
        <w:rPr>
          <w:spacing w:val="-5"/>
          <w:sz w:val="24"/>
          <w:szCs w:val="24"/>
        </w:rPr>
        <w:t xml:space="preserve"> </w:t>
      </w:r>
      <w:r w:rsidRPr="001B5B1A">
        <w:rPr>
          <w:sz w:val="24"/>
          <w:szCs w:val="24"/>
        </w:rPr>
        <w:t>retail</w:t>
      </w:r>
      <w:r w:rsidRPr="001B5B1A">
        <w:rPr>
          <w:spacing w:val="-6"/>
          <w:sz w:val="24"/>
          <w:szCs w:val="24"/>
        </w:rPr>
        <w:t xml:space="preserve"> </w:t>
      </w:r>
      <w:r w:rsidRPr="001B5B1A">
        <w:rPr>
          <w:sz w:val="24"/>
          <w:szCs w:val="24"/>
        </w:rPr>
        <w:t>warehouse</w:t>
      </w:r>
      <w:r w:rsidRPr="001B5B1A">
        <w:rPr>
          <w:spacing w:val="-5"/>
          <w:sz w:val="24"/>
          <w:szCs w:val="24"/>
        </w:rPr>
        <w:t xml:space="preserve"> </w:t>
      </w:r>
      <w:r w:rsidRPr="001B5B1A">
        <w:rPr>
          <w:sz w:val="24"/>
          <w:szCs w:val="24"/>
        </w:rPr>
        <w:t>storage permit pursuant to subsection 44-3-410(5)(a),</w:t>
      </w:r>
      <w:r w:rsidRPr="001B5B1A">
        <w:rPr>
          <w:spacing w:val="-8"/>
          <w:sz w:val="24"/>
          <w:szCs w:val="24"/>
        </w:rPr>
        <w:t xml:space="preserve"> </w:t>
      </w:r>
      <w:r w:rsidRPr="001B5B1A">
        <w:rPr>
          <w:sz w:val="24"/>
          <w:szCs w:val="24"/>
        </w:rPr>
        <w:t>C.R.S.</w:t>
      </w:r>
    </w:p>
    <w:p w14:paraId="50163FE3" w14:textId="77777777" w:rsidR="00A63239" w:rsidRPr="00B165B7" w:rsidRDefault="00A63239" w:rsidP="00A63239">
      <w:pPr>
        <w:numPr>
          <w:ilvl w:val="1"/>
          <w:numId w:val="11"/>
        </w:numPr>
        <w:tabs>
          <w:tab w:val="left" w:pos="1819"/>
          <w:tab w:val="left" w:pos="1820"/>
        </w:tabs>
        <w:rPr>
          <w:sz w:val="24"/>
          <w:szCs w:val="24"/>
        </w:rPr>
      </w:pPr>
      <w:r w:rsidRPr="001B5B1A">
        <w:rPr>
          <w:sz w:val="24"/>
          <w:szCs w:val="24"/>
        </w:rPr>
        <w:t>For</w:t>
      </w:r>
      <w:r w:rsidRPr="001B5B1A">
        <w:rPr>
          <w:spacing w:val="-6"/>
          <w:sz w:val="24"/>
          <w:szCs w:val="24"/>
        </w:rPr>
        <w:t xml:space="preserve"> </w:t>
      </w:r>
      <w:r w:rsidRPr="001B5B1A">
        <w:rPr>
          <w:sz w:val="24"/>
          <w:szCs w:val="24"/>
        </w:rPr>
        <w:t>a</w:t>
      </w:r>
      <w:r w:rsidRPr="001B5B1A">
        <w:rPr>
          <w:spacing w:val="-6"/>
          <w:sz w:val="24"/>
          <w:szCs w:val="24"/>
        </w:rPr>
        <w:t xml:space="preserve"> </w:t>
      </w:r>
      <w:r w:rsidRPr="001B5B1A">
        <w:rPr>
          <w:sz w:val="24"/>
          <w:szCs w:val="24"/>
        </w:rPr>
        <w:t>Fermented</w:t>
      </w:r>
      <w:r w:rsidRPr="001B5B1A">
        <w:rPr>
          <w:spacing w:val="-5"/>
          <w:sz w:val="24"/>
          <w:szCs w:val="24"/>
        </w:rPr>
        <w:t xml:space="preserve"> </w:t>
      </w:r>
      <w:r w:rsidRPr="001B5B1A">
        <w:rPr>
          <w:sz w:val="24"/>
          <w:szCs w:val="24"/>
        </w:rPr>
        <w:t>Malt</w:t>
      </w:r>
      <w:r w:rsidRPr="001B5B1A">
        <w:rPr>
          <w:spacing w:val="-6"/>
          <w:sz w:val="24"/>
          <w:szCs w:val="24"/>
        </w:rPr>
        <w:t xml:space="preserve"> </w:t>
      </w:r>
      <w:r w:rsidRPr="001B5B1A">
        <w:rPr>
          <w:sz w:val="24"/>
          <w:szCs w:val="24"/>
        </w:rPr>
        <w:t>Beverage</w:t>
      </w:r>
      <w:r w:rsidRPr="001B5B1A">
        <w:rPr>
          <w:spacing w:val="-5"/>
          <w:sz w:val="24"/>
          <w:szCs w:val="24"/>
        </w:rPr>
        <w:t xml:space="preserve"> </w:t>
      </w:r>
      <w:r w:rsidRPr="001B5B1A">
        <w:rPr>
          <w:sz w:val="24"/>
          <w:szCs w:val="24"/>
        </w:rPr>
        <w:t>and</w:t>
      </w:r>
      <w:r w:rsidRPr="001B5B1A">
        <w:rPr>
          <w:spacing w:val="-6"/>
          <w:sz w:val="24"/>
          <w:szCs w:val="24"/>
        </w:rPr>
        <w:t xml:space="preserve"> </w:t>
      </w:r>
      <w:r w:rsidRPr="001B5B1A">
        <w:rPr>
          <w:sz w:val="24"/>
          <w:szCs w:val="24"/>
        </w:rPr>
        <w:t>Wine</w:t>
      </w:r>
      <w:r w:rsidRPr="001B5B1A">
        <w:rPr>
          <w:spacing w:val="-5"/>
          <w:sz w:val="24"/>
          <w:szCs w:val="24"/>
        </w:rPr>
        <w:t xml:space="preserve"> </w:t>
      </w:r>
      <w:r w:rsidRPr="001B5B1A">
        <w:rPr>
          <w:sz w:val="24"/>
          <w:szCs w:val="24"/>
        </w:rPr>
        <w:t>Retailer</w:t>
      </w:r>
      <w:r w:rsidRPr="001B5B1A">
        <w:rPr>
          <w:spacing w:val="-6"/>
          <w:sz w:val="24"/>
          <w:szCs w:val="24"/>
        </w:rPr>
        <w:t xml:space="preserve"> </w:t>
      </w:r>
      <w:r w:rsidRPr="001B5B1A">
        <w:rPr>
          <w:sz w:val="24"/>
          <w:szCs w:val="24"/>
        </w:rPr>
        <w:t>licensed</w:t>
      </w:r>
      <w:r w:rsidRPr="001B5B1A">
        <w:rPr>
          <w:spacing w:val="-5"/>
          <w:sz w:val="24"/>
          <w:szCs w:val="24"/>
        </w:rPr>
        <w:t xml:space="preserve"> </w:t>
      </w:r>
      <w:r w:rsidRPr="001B5B1A">
        <w:rPr>
          <w:sz w:val="24"/>
          <w:szCs w:val="24"/>
        </w:rPr>
        <w:t>for</w:t>
      </w:r>
      <w:r w:rsidRPr="001B5B1A">
        <w:rPr>
          <w:spacing w:val="-6"/>
          <w:sz w:val="24"/>
          <w:szCs w:val="24"/>
        </w:rPr>
        <w:t xml:space="preserve"> </w:t>
      </w:r>
      <w:r w:rsidRPr="001B5B1A">
        <w:rPr>
          <w:sz w:val="24"/>
          <w:szCs w:val="24"/>
        </w:rPr>
        <w:t>consumption</w:t>
      </w:r>
      <w:r w:rsidRPr="001B5B1A">
        <w:rPr>
          <w:spacing w:val="-5"/>
          <w:sz w:val="24"/>
          <w:szCs w:val="24"/>
        </w:rPr>
        <w:t xml:space="preserve"> </w:t>
      </w:r>
      <w:r w:rsidRPr="001B5B1A">
        <w:rPr>
          <w:sz w:val="24"/>
          <w:szCs w:val="24"/>
        </w:rPr>
        <w:t>off</w:t>
      </w:r>
      <w:r w:rsidRPr="001B5B1A">
        <w:rPr>
          <w:spacing w:val="-6"/>
          <w:sz w:val="24"/>
          <w:szCs w:val="24"/>
        </w:rPr>
        <w:t xml:space="preserve"> </w:t>
      </w:r>
      <w:r w:rsidRPr="001B5B1A">
        <w:rPr>
          <w:sz w:val="24"/>
          <w:szCs w:val="24"/>
        </w:rPr>
        <w:t>the</w:t>
      </w:r>
      <w:r w:rsidRPr="001B5B1A">
        <w:rPr>
          <w:spacing w:val="-5"/>
          <w:sz w:val="24"/>
          <w:szCs w:val="24"/>
        </w:rPr>
        <w:t xml:space="preserve"> </w:t>
      </w:r>
      <w:r w:rsidRPr="001B5B1A">
        <w:rPr>
          <w:sz w:val="24"/>
          <w:szCs w:val="24"/>
        </w:rPr>
        <w:t>licensed premises pursuant to subsection 44-4-104(1)(</w:t>
      </w:r>
      <w:proofErr w:type="gramStart"/>
      <w:r w:rsidRPr="001B5B1A">
        <w:rPr>
          <w:sz w:val="24"/>
          <w:szCs w:val="24"/>
        </w:rPr>
        <w:t>c)(I</w:t>
      </w:r>
      <w:proofErr w:type="gramEnd"/>
      <w:r w:rsidRPr="001B5B1A">
        <w:rPr>
          <w:sz w:val="24"/>
          <w:szCs w:val="24"/>
        </w:rPr>
        <w:t>)(A), C.R.S., vinous liquors only may be permitted for storage within a storage</w:t>
      </w:r>
      <w:r w:rsidRPr="001B5B1A">
        <w:rPr>
          <w:spacing w:val="-9"/>
          <w:sz w:val="24"/>
          <w:szCs w:val="24"/>
        </w:rPr>
        <w:t xml:space="preserve"> </w:t>
      </w:r>
      <w:r w:rsidRPr="001B5B1A">
        <w:rPr>
          <w:sz w:val="24"/>
          <w:szCs w:val="24"/>
        </w:rPr>
        <w:t>warehouse.</w:t>
      </w:r>
    </w:p>
    <w:p w14:paraId="009DBE63" w14:textId="77777777" w:rsidR="00A63239" w:rsidRPr="00B165B7" w:rsidRDefault="00A63239" w:rsidP="00A63239">
      <w:pPr>
        <w:numPr>
          <w:ilvl w:val="0"/>
          <w:numId w:val="11"/>
        </w:numPr>
        <w:tabs>
          <w:tab w:val="left" w:pos="1099"/>
          <w:tab w:val="left" w:pos="1100"/>
        </w:tabs>
        <w:rPr>
          <w:sz w:val="24"/>
          <w:szCs w:val="24"/>
        </w:rPr>
      </w:pPr>
      <w:r w:rsidRPr="001B5B1A">
        <w:rPr>
          <w:spacing w:val="-3"/>
          <w:sz w:val="24"/>
          <w:szCs w:val="24"/>
        </w:rPr>
        <w:t xml:space="preserve">Title </w:t>
      </w:r>
      <w:r w:rsidRPr="001B5B1A">
        <w:rPr>
          <w:sz w:val="24"/>
          <w:szCs w:val="24"/>
        </w:rPr>
        <w:t>to all alcohol beverages, stored or kept pursuant to a warehouse storage permit shall be vested in such permit</w:t>
      </w:r>
      <w:r w:rsidRPr="001B5B1A">
        <w:rPr>
          <w:spacing w:val="-4"/>
          <w:sz w:val="24"/>
          <w:szCs w:val="24"/>
        </w:rPr>
        <w:t xml:space="preserve"> </w:t>
      </w:r>
      <w:r w:rsidRPr="001B5B1A">
        <w:rPr>
          <w:spacing w:val="-3"/>
          <w:sz w:val="24"/>
          <w:szCs w:val="24"/>
        </w:rPr>
        <w:t>holder.</w:t>
      </w:r>
    </w:p>
    <w:p w14:paraId="3E9D840D" w14:textId="77777777" w:rsidR="00A63239" w:rsidRPr="00B165B7" w:rsidRDefault="00A63239" w:rsidP="00A63239">
      <w:pPr>
        <w:numPr>
          <w:ilvl w:val="0"/>
          <w:numId w:val="11"/>
        </w:numPr>
        <w:tabs>
          <w:tab w:val="left" w:pos="1099"/>
          <w:tab w:val="left" w:pos="1100"/>
        </w:tabs>
        <w:rPr>
          <w:sz w:val="24"/>
          <w:szCs w:val="24"/>
        </w:rPr>
      </w:pPr>
      <w:r w:rsidRPr="001B5B1A">
        <w:rPr>
          <w:sz w:val="24"/>
          <w:szCs w:val="24"/>
        </w:rPr>
        <w:t xml:space="preserve">Alcohol beverages may not be sold or delivered to consumers from the permitted warehouse premises, </w:t>
      </w:r>
      <w:r w:rsidRPr="001B5B1A">
        <w:rPr>
          <w:spacing w:val="-3"/>
          <w:sz w:val="24"/>
          <w:szCs w:val="24"/>
        </w:rPr>
        <w:t xml:space="preserve">however, </w:t>
      </w:r>
      <w:r w:rsidRPr="001B5B1A">
        <w:rPr>
          <w:sz w:val="24"/>
          <w:szCs w:val="24"/>
        </w:rPr>
        <w:t>deliveries from wholesalers may be accepted at the permitted warehouse premises.</w:t>
      </w:r>
    </w:p>
    <w:p w14:paraId="3BDFC762" w14:textId="77777777" w:rsidR="00A63239" w:rsidRPr="001B5B1A" w:rsidRDefault="00A63239" w:rsidP="00A63239">
      <w:pPr>
        <w:numPr>
          <w:ilvl w:val="0"/>
          <w:numId w:val="11"/>
        </w:numPr>
        <w:tabs>
          <w:tab w:val="left" w:pos="1100"/>
        </w:tabs>
        <w:jc w:val="both"/>
        <w:rPr>
          <w:sz w:val="24"/>
          <w:szCs w:val="24"/>
        </w:rPr>
      </w:pPr>
      <w:r w:rsidRPr="001B5B1A">
        <w:rPr>
          <w:sz w:val="24"/>
          <w:szCs w:val="24"/>
        </w:rPr>
        <w:t xml:space="preserve">Any retail licensee obtaining a warehouse storage permit, shall provide a copy of said permit to the local licensing authority </w:t>
      </w:r>
      <w:ins w:id="48" w:author="Author">
        <w:r w:rsidRPr="001B5B1A">
          <w:rPr>
            <w:sz w:val="24"/>
            <w:szCs w:val="24"/>
          </w:rPr>
          <w:t xml:space="preserve">where the warehouse is located </w:t>
        </w:r>
      </w:ins>
      <w:r w:rsidRPr="001B5B1A">
        <w:rPr>
          <w:sz w:val="24"/>
          <w:szCs w:val="24"/>
        </w:rPr>
        <w:t>and shall display such permit in a prominent place within their licensed premises and within the permitted warehouse</w:t>
      </w:r>
      <w:r w:rsidRPr="001B5B1A">
        <w:rPr>
          <w:spacing w:val="-9"/>
          <w:sz w:val="24"/>
          <w:szCs w:val="24"/>
        </w:rPr>
        <w:t xml:space="preserve"> </w:t>
      </w:r>
      <w:r w:rsidRPr="001B5B1A">
        <w:rPr>
          <w:sz w:val="24"/>
          <w:szCs w:val="24"/>
        </w:rPr>
        <w:t>premises.</w:t>
      </w:r>
    </w:p>
    <w:p w14:paraId="12F0C5AF" w14:textId="77777777" w:rsidR="00A63239" w:rsidRPr="00427EAB" w:rsidRDefault="00A63239" w:rsidP="00427EAB">
      <w:pPr>
        <w:ind w:left="374"/>
        <w:rPr>
          <w:i/>
          <w:iCs/>
          <w:color w:val="0070C0"/>
          <w:sz w:val="24"/>
          <w:szCs w:val="24"/>
        </w:rPr>
      </w:pPr>
      <w:r w:rsidRPr="00427EAB">
        <w:rPr>
          <w:i/>
          <w:iCs/>
          <w:color w:val="0070C0"/>
          <w:sz w:val="24"/>
          <w:szCs w:val="24"/>
        </w:rPr>
        <w:t>Amendments to Regulation 47-412 are to reorder Paragraphs (C), (D), and (E) to better organize the regulation.</w:t>
      </w:r>
    </w:p>
    <w:p w14:paraId="39DC7E33" w14:textId="77777777" w:rsidR="00A63239" w:rsidRPr="00B165B7" w:rsidRDefault="00A63239" w:rsidP="00A63239">
      <w:pPr>
        <w:pStyle w:val="Heading2"/>
      </w:pPr>
      <w:r w:rsidRPr="001B5B1A">
        <w:t>Regulation</w:t>
      </w:r>
      <w:r w:rsidRPr="001B5B1A">
        <w:rPr>
          <w:spacing w:val="-6"/>
        </w:rPr>
        <w:t xml:space="preserve"> </w:t>
      </w:r>
      <w:r w:rsidRPr="001B5B1A">
        <w:t>47-412.</w:t>
      </w:r>
      <w:r w:rsidRPr="001B5B1A">
        <w:tab/>
      </w:r>
      <w:r>
        <w:tab/>
      </w:r>
      <w:r w:rsidRPr="001B5B1A">
        <w:t>Wholesale Warehouse or Branch</w:t>
      </w:r>
      <w:r w:rsidRPr="001B5B1A">
        <w:rPr>
          <w:spacing w:val="-6"/>
        </w:rPr>
        <w:t xml:space="preserve"> </w:t>
      </w:r>
      <w:r w:rsidRPr="001B5B1A">
        <w:t>Houses.</w:t>
      </w:r>
    </w:p>
    <w:p w14:paraId="5AE24A22" w14:textId="77777777" w:rsidR="00A63239" w:rsidRPr="001B5B1A" w:rsidRDefault="00A63239" w:rsidP="00A63239">
      <w:pPr>
        <w:ind w:left="380"/>
        <w:rPr>
          <w:sz w:val="24"/>
          <w:szCs w:val="24"/>
        </w:rPr>
      </w:pPr>
      <w:r w:rsidRPr="001B5B1A">
        <w:rPr>
          <w:rFonts w:ascii="Times New Roman"/>
          <w:sz w:val="24"/>
          <w:szCs w:val="24"/>
          <w:u w:val="thick"/>
        </w:rPr>
        <w:t xml:space="preserve"> </w:t>
      </w:r>
      <w:r w:rsidRPr="001B5B1A">
        <w:rPr>
          <w:sz w:val="24"/>
          <w:szCs w:val="24"/>
          <w:u w:val="thick"/>
        </w:rPr>
        <w:t>Basis and Purpose</w:t>
      </w:r>
      <w:r w:rsidRPr="001B5B1A">
        <w:rPr>
          <w:sz w:val="24"/>
          <w:szCs w:val="24"/>
        </w:rPr>
        <w:t>. The statutory authority for this regulation includes, but is not limited to, subsections 44-3-202(1)(b), 44-3-202(2)(a)(I)(A), 44-3-202(2)(</w:t>
      </w:r>
      <w:proofErr w:type="gramStart"/>
      <w:r w:rsidRPr="001B5B1A">
        <w:rPr>
          <w:sz w:val="24"/>
          <w:szCs w:val="24"/>
        </w:rPr>
        <w:t>a)(I</w:t>
      </w:r>
      <w:proofErr w:type="gramEnd"/>
      <w:r w:rsidRPr="001B5B1A">
        <w:rPr>
          <w:sz w:val="24"/>
          <w:szCs w:val="24"/>
        </w:rPr>
        <w:t>)(K), and 44-3-202(2)(</w:t>
      </w:r>
      <w:proofErr w:type="gramStart"/>
      <w:r w:rsidRPr="001B5B1A">
        <w:rPr>
          <w:sz w:val="24"/>
          <w:szCs w:val="24"/>
        </w:rPr>
        <w:t>a)(I</w:t>
      </w:r>
      <w:proofErr w:type="gramEnd"/>
      <w:r w:rsidRPr="001B5B1A">
        <w:rPr>
          <w:sz w:val="24"/>
          <w:szCs w:val="24"/>
        </w:rPr>
        <w:t>)(R), C.R.S. The purpose</w:t>
      </w:r>
      <w:r>
        <w:rPr>
          <w:sz w:val="24"/>
          <w:szCs w:val="24"/>
        </w:rPr>
        <w:t xml:space="preserve"> </w:t>
      </w:r>
      <w:r w:rsidRPr="001B5B1A">
        <w:rPr>
          <w:sz w:val="24"/>
          <w:szCs w:val="24"/>
        </w:rPr>
        <w:t>of this regulation is to permit a</w:t>
      </w:r>
      <w:r>
        <w:rPr>
          <w:sz w:val="24"/>
          <w:szCs w:val="24"/>
        </w:rPr>
        <w:t xml:space="preserve"> </w:t>
      </w:r>
      <w:r w:rsidRPr="001B5B1A">
        <w:rPr>
          <w:sz w:val="24"/>
          <w:szCs w:val="24"/>
        </w:rPr>
        <w:t>manufacturer or wholesaler to establish unlimited warehouses or branch houses for</w:t>
      </w:r>
      <w:r>
        <w:rPr>
          <w:sz w:val="24"/>
          <w:szCs w:val="24"/>
        </w:rPr>
        <w:t xml:space="preserve"> </w:t>
      </w:r>
      <w:r w:rsidRPr="001B5B1A">
        <w:rPr>
          <w:sz w:val="24"/>
          <w:szCs w:val="24"/>
        </w:rPr>
        <w:t>its operations, upon defined application standards.</w:t>
      </w:r>
    </w:p>
    <w:p w14:paraId="3642F1DD" w14:textId="77777777" w:rsidR="00A63239" w:rsidRPr="00B165B7" w:rsidRDefault="00A63239" w:rsidP="00A63239">
      <w:pPr>
        <w:numPr>
          <w:ilvl w:val="0"/>
          <w:numId w:val="12"/>
        </w:numPr>
        <w:tabs>
          <w:tab w:val="left" w:pos="1099"/>
          <w:tab w:val="left" w:pos="1100"/>
        </w:tabs>
        <w:rPr>
          <w:sz w:val="24"/>
          <w:szCs w:val="24"/>
        </w:rPr>
      </w:pPr>
      <w:r w:rsidRPr="001B5B1A">
        <w:rPr>
          <w:sz w:val="24"/>
          <w:szCs w:val="24"/>
        </w:rPr>
        <w:t>Scope of this</w:t>
      </w:r>
      <w:r w:rsidRPr="001B5B1A">
        <w:rPr>
          <w:spacing w:val="-4"/>
          <w:sz w:val="24"/>
          <w:szCs w:val="24"/>
        </w:rPr>
        <w:t xml:space="preserve"> </w:t>
      </w:r>
      <w:r w:rsidRPr="001B5B1A">
        <w:rPr>
          <w:sz w:val="24"/>
          <w:szCs w:val="24"/>
        </w:rPr>
        <w:t>regulation:</w:t>
      </w:r>
    </w:p>
    <w:p w14:paraId="41457A43" w14:textId="77777777" w:rsidR="00A63239" w:rsidRPr="001B5B1A" w:rsidRDefault="00A63239" w:rsidP="00A63239">
      <w:pPr>
        <w:ind w:left="1100"/>
        <w:jc w:val="both"/>
        <w:rPr>
          <w:sz w:val="24"/>
          <w:szCs w:val="24"/>
        </w:rPr>
      </w:pPr>
      <w:r w:rsidRPr="001B5B1A">
        <w:rPr>
          <w:sz w:val="24"/>
          <w:szCs w:val="24"/>
        </w:rPr>
        <w:t>This regulation shall apply to manufacturers and wholesalers of malt, vinous or spirituous liquors</w:t>
      </w:r>
      <w:r w:rsidRPr="001B5B1A">
        <w:rPr>
          <w:spacing w:val="-6"/>
          <w:sz w:val="24"/>
          <w:szCs w:val="24"/>
        </w:rPr>
        <w:t xml:space="preserve"> </w:t>
      </w:r>
      <w:r w:rsidRPr="001B5B1A">
        <w:rPr>
          <w:sz w:val="24"/>
          <w:szCs w:val="24"/>
        </w:rPr>
        <w:t>and</w:t>
      </w:r>
      <w:r w:rsidRPr="001B5B1A">
        <w:rPr>
          <w:spacing w:val="-6"/>
          <w:sz w:val="24"/>
          <w:szCs w:val="24"/>
        </w:rPr>
        <w:t xml:space="preserve"> </w:t>
      </w:r>
      <w:r w:rsidRPr="001B5B1A">
        <w:rPr>
          <w:sz w:val="24"/>
          <w:szCs w:val="24"/>
        </w:rPr>
        <w:t>to</w:t>
      </w:r>
      <w:r w:rsidRPr="001B5B1A">
        <w:rPr>
          <w:spacing w:val="-6"/>
          <w:sz w:val="24"/>
          <w:szCs w:val="24"/>
        </w:rPr>
        <w:t xml:space="preserve"> </w:t>
      </w:r>
      <w:r w:rsidRPr="001B5B1A">
        <w:rPr>
          <w:sz w:val="24"/>
          <w:szCs w:val="24"/>
        </w:rPr>
        <w:t>the</w:t>
      </w:r>
      <w:r w:rsidRPr="001B5B1A">
        <w:rPr>
          <w:spacing w:val="-6"/>
          <w:sz w:val="24"/>
          <w:szCs w:val="24"/>
        </w:rPr>
        <w:t xml:space="preserve"> </w:t>
      </w:r>
      <w:r w:rsidRPr="001B5B1A">
        <w:rPr>
          <w:sz w:val="24"/>
          <w:szCs w:val="24"/>
        </w:rPr>
        <w:t>establishing,</w:t>
      </w:r>
      <w:r w:rsidRPr="001B5B1A">
        <w:rPr>
          <w:spacing w:val="-6"/>
          <w:sz w:val="24"/>
          <w:szCs w:val="24"/>
        </w:rPr>
        <w:t xml:space="preserve"> </w:t>
      </w:r>
      <w:r w:rsidRPr="001B5B1A">
        <w:rPr>
          <w:sz w:val="24"/>
          <w:szCs w:val="24"/>
        </w:rPr>
        <w:t>locating,</w:t>
      </w:r>
      <w:r w:rsidRPr="001B5B1A">
        <w:rPr>
          <w:spacing w:val="-6"/>
          <w:sz w:val="24"/>
          <w:szCs w:val="24"/>
        </w:rPr>
        <w:t xml:space="preserve"> </w:t>
      </w:r>
      <w:r w:rsidRPr="001B5B1A">
        <w:rPr>
          <w:sz w:val="24"/>
          <w:szCs w:val="24"/>
        </w:rPr>
        <w:t>licensing</w:t>
      </w:r>
      <w:r w:rsidRPr="001B5B1A">
        <w:rPr>
          <w:spacing w:val="-5"/>
          <w:sz w:val="24"/>
          <w:szCs w:val="24"/>
        </w:rPr>
        <w:t xml:space="preserve"> </w:t>
      </w:r>
      <w:r w:rsidRPr="001B5B1A">
        <w:rPr>
          <w:sz w:val="24"/>
          <w:szCs w:val="24"/>
        </w:rPr>
        <w:t>and</w:t>
      </w:r>
      <w:r w:rsidRPr="001B5B1A">
        <w:rPr>
          <w:spacing w:val="-6"/>
          <w:sz w:val="24"/>
          <w:szCs w:val="24"/>
        </w:rPr>
        <w:t xml:space="preserve"> </w:t>
      </w:r>
      <w:r w:rsidRPr="001B5B1A">
        <w:rPr>
          <w:sz w:val="24"/>
          <w:szCs w:val="24"/>
        </w:rPr>
        <w:t>operation</w:t>
      </w:r>
      <w:r w:rsidRPr="001B5B1A">
        <w:rPr>
          <w:spacing w:val="-6"/>
          <w:sz w:val="24"/>
          <w:szCs w:val="24"/>
        </w:rPr>
        <w:t xml:space="preserve"> </w:t>
      </w:r>
      <w:r w:rsidRPr="001B5B1A">
        <w:rPr>
          <w:sz w:val="24"/>
          <w:szCs w:val="24"/>
        </w:rPr>
        <w:t>of</w:t>
      </w:r>
      <w:r w:rsidRPr="001B5B1A">
        <w:rPr>
          <w:spacing w:val="-6"/>
          <w:sz w:val="24"/>
          <w:szCs w:val="24"/>
        </w:rPr>
        <w:t xml:space="preserve"> </w:t>
      </w:r>
      <w:r w:rsidRPr="001B5B1A">
        <w:rPr>
          <w:sz w:val="24"/>
          <w:szCs w:val="24"/>
        </w:rPr>
        <w:t>warehouses</w:t>
      </w:r>
      <w:r w:rsidRPr="001B5B1A">
        <w:rPr>
          <w:spacing w:val="-6"/>
          <w:sz w:val="24"/>
          <w:szCs w:val="24"/>
        </w:rPr>
        <w:t xml:space="preserve"> </w:t>
      </w:r>
      <w:r w:rsidRPr="001B5B1A">
        <w:rPr>
          <w:sz w:val="24"/>
          <w:szCs w:val="24"/>
        </w:rPr>
        <w:t>or</w:t>
      </w:r>
      <w:r w:rsidRPr="001B5B1A">
        <w:rPr>
          <w:spacing w:val="-6"/>
          <w:sz w:val="24"/>
          <w:szCs w:val="24"/>
        </w:rPr>
        <w:t xml:space="preserve"> </w:t>
      </w:r>
      <w:r w:rsidRPr="001B5B1A">
        <w:rPr>
          <w:sz w:val="24"/>
          <w:szCs w:val="24"/>
        </w:rPr>
        <w:t>branch houses by such</w:t>
      </w:r>
      <w:r w:rsidRPr="001B5B1A">
        <w:rPr>
          <w:spacing w:val="-4"/>
          <w:sz w:val="24"/>
          <w:szCs w:val="24"/>
        </w:rPr>
        <w:t xml:space="preserve"> </w:t>
      </w:r>
      <w:proofErr w:type="gramStart"/>
      <w:r w:rsidRPr="001B5B1A">
        <w:rPr>
          <w:sz w:val="24"/>
          <w:szCs w:val="24"/>
        </w:rPr>
        <w:t>licensees</w:t>
      </w:r>
      <w:proofErr w:type="gramEnd"/>
      <w:r w:rsidRPr="001B5B1A">
        <w:rPr>
          <w:sz w:val="24"/>
          <w:szCs w:val="24"/>
        </w:rPr>
        <w:t>.</w:t>
      </w:r>
    </w:p>
    <w:p w14:paraId="2170210D" w14:textId="77777777" w:rsidR="00A63239" w:rsidRPr="00B165B7" w:rsidRDefault="00A63239" w:rsidP="00A63239">
      <w:pPr>
        <w:numPr>
          <w:ilvl w:val="0"/>
          <w:numId w:val="12"/>
        </w:numPr>
        <w:tabs>
          <w:tab w:val="left" w:pos="1099"/>
          <w:tab w:val="left" w:pos="1100"/>
        </w:tabs>
        <w:rPr>
          <w:sz w:val="24"/>
          <w:szCs w:val="24"/>
        </w:rPr>
      </w:pPr>
      <w:r w:rsidRPr="001B5B1A">
        <w:rPr>
          <w:sz w:val="24"/>
          <w:szCs w:val="24"/>
        </w:rPr>
        <w:lastRenderedPageBreak/>
        <w:t>Any manufacturer licensed to manufacture malt, vinous or spirituous liquor may establish and</w:t>
      </w:r>
      <w:r w:rsidRPr="001B5B1A">
        <w:rPr>
          <w:spacing w:val="-5"/>
          <w:sz w:val="24"/>
          <w:szCs w:val="24"/>
        </w:rPr>
        <w:t xml:space="preserve"> </w:t>
      </w:r>
      <w:r w:rsidRPr="001B5B1A">
        <w:rPr>
          <w:sz w:val="24"/>
          <w:szCs w:val="24"/>
        </w:rPr>
        <w:t>operate</w:t>
      </w:r>
      <w:r w:rsidRPr="001B5B1A">
        <w:rPr>
          <w:spacing w:val="-5"/>
          <w:sz w:val="24"/>
          <w:szCs w:val="24"/>
        </w:rPr>
        <w:t xml:space="preserve"> </w:t>
      </w:r>
      <w:r w:rsidRPr="001B5B1A">
        <w:rPr>
          <w:sz w:val="24"/>
          <w:szCs w:val="24"/>
        </w:rPr>
        <w:t>as</w:t>
      </w:r>
      <w:r w:rsidRPr="001B5B1A">
        <w:rPr>
          <w:spacing w:val="-4"/>
          <w:sz w:val="24"/>
          <w:szCs w:val="24"/>
        </w:rPr>
        <w:t xml:space="preserve"> </w:t>
      </w:r>
      <w:r w:rsidRPr="001B5B1A">
        <w:rPr>
          <w:sz w:val="24"/>
          <w:szCs w:val="24"/>
        </w:rPr>
        <w:t>many</w:t>
      </w:r>
      <w:r w:rsidRPr="001B5B1A">
        <w:rPr>
          <w:spacing w:val="-5"/>
          <w:sz w:val="24"/>
          <w:szCs w:val="24"/>
        </w:rPr>
        <w:t xml:space="preserve"> </w:t>
      </w:r>
      <w:r w:rsidRPr="001B5B1A">
        <w:rPr>
          <w:sz w:val="24"/>
          <w:szCs w:val="24"/>
        </w:rPr>
        <w:t>warehouses</w:t>
      </w:r>
      <w:r w:rsidRPr="001B5B1A">
        <w:rPr>
          <w:spacing w:val="-5"/>
          <w:sz w:val="24"/>
          <w:szCs w:val="24"/>
        </w:rPr>
        <w:t xml:space="preserve"> </w:t>
      </w:r>
      <w:r w:rsidRPr="001B5B1A">
        <w:rPr>
          <w:sz w:val="24"/>
          <w:szCs w:val="24"/>
        </w:rPr>
        <w:t>or</w:t>
      </w:r>
      <w:r w:rsidRPr="001B5B1A">
        <w:rPr>
          <w:spacing w:val="-4"/>
          <w:sz w:val="24"/>
          <w:szCs w:val="24"/>
        </w:rPr>
        <w:t xml:space="preserve"> </w:t>
      </w:r>
      <w:r w:rsidRPr="001B5B1A">
        <w:rPr>
          <w:sz w:val="24"/>
          <w:szCs w:val="24"/>
        </w:rPr>
        <w:t>branch</w:t>
      </w:r>
      <w:r w:rsidRPr="001B5B1A">
        <w:rPr>
          <w:spacing w:val="-5"/>
          <w:sz w:val="24"/>
          <w:szCs w:val="24"/>
        </w:rPr>
        <w:t xml:space="preserve"> </w:t>
      </w:r>
      <w:r w:rsidRPr="001B5B1A">
        <w:rPr>
          <w:sz w:val="24"/>
          <w:szCs w:val="24"/>
        </w:rPr>
        <w:t>houses</w:t>
      </w:r>
      <w:r w:rsidRPr="001B5B1A">
        <w:rPr>
          <w:spacing w:val="-5"/>
          <w:sz w:val="24"/>
          <w:szCs w:val="24"/>
        </w:rPr>
        <w:t xml:space="preserve"> </w:t>
      </w:r>
      <w:r w:rsidRPr="001B5B1A">
        <w:rPr>
          <w:sz w:val="24"/>
          <w:szCs w:val="24"/>
        </w:rPr>
        <w:t>as</w:t>
      </w:r>
      <w:r w:rsidRPr="001B5B1A">
        <w:rPr>
          <w:spacing w:val="-4"/>
          <w:sz w:val="24"/>
          <w:szCs w:val="24"/>
        </w:rPr>
        <w:t xml:space="preserve"> </w:t>
      </w:r>
      <w:r w:rsidRPr="001B5B1A">
        <w:rPr>
          <w:sz w:val="24"/>
          <w:szCs w:val="24"/>
        </w:rPr>
        <w:t>such</w:t>
      </w:r>
      <w:r w:rsidRPr="001B5B1A">
        <w:rPr>
          <w:spacing w:val="-5"/>
          <w:sz w:val="24"/>
          <w:szCs w:val="24"/>
        </w:rPr>
        <w:t xml:space="preserve"> </w:t>
      </w:r>
      <w:r w:rsidRPr="001B5B1A">
        <w:rPr>
          <w:sz w:val="24"/>
          <w:szCs w:val="24"/>
        </w:rPr>
        <w:t>manufacturer</w:t>
      </w:r>
      <w:r w:rsidRPr="001B5B1A">
        <w:rPr>
          <w:spacing w:val="-5"/>
          <w:sz w:val="24"/>
          <w:szCs w:val="24"/>
        </w:rPr>
        <w:t xml:space="preserve"> </w:t>
      </w:r>
      <w:r w:rsidRPr="001B5B1A">
        <w:rPr>
          <w:sz w:val="24"/>
          <w:szCs w:val="24"/>
        </w:rPr>
        <w:t>sees</w:t>
      </w:r>
      <w:r w:rsidRPr="001B5B1A">
        <w:rPr>
          <w:spacing w:val="-4"/>
          <w:sz w:val="24"/>
          <w:szCs w:val="24"/>
        </w:rPr>
        <w:t xml:space="preserve"> </w:t>
      </w:r>
      <w:r w:rsidRPr="001B5B1A">
        <w:rPr>
          <w:sz w:val="24"/>
          <w:szCs w:val="24"/>
        </w:rPr>
        <w:t>fit</w:t>
      </w:r>
      <w:r w:rsidRPr="001B5B1A">
        <w:rPr>
          <w:spacing w:val="-5"/>
          <w:sz w:val="24"/>
          <w:szCs w:val="24"/>
        </w:rPr>
        <w:t xml:space="preserve"> </w:t>
      </w:r>
      <w:r w:rsidRPr="001B5B1A">
        <w:rPr>
          <w:sz w:val="24"/>
          <w:szCs w:val="24"/>
        </w:rPr>
        <w:t>for</w:t>
      </w:r>
      <w:r w:rsidRPr="001B5B1A">
        <w:rPr>
          <w:spacing w:val="-5"/>
          <w:sz w:val="24"/>
          <w:szCs w:val="24"/>
        </w:rPr>
        <w:t xml:space="preserve"> </w:t>
      </w:r>
      <w:r w:rsidRPr="001B5B1A">
        <w:rPr>
          <w:sz w:val="24"/>
          <w:szCs w:val="24"/>
        </w:rPr>
        <w:t>the sole purpose of storing, handling, selling, distributing or dealing in such malt, vinous or spirituous liquor of its own</w:t>
      </w:r>
      <w:r w:rsidRPr="001B5B1A">
        <w:rPr>
          <w:spacing w:val="-7"/>
          <w:sz w:val="24"/>
          <w:szCs w:val="24"/>
        </w:rPr>
        <w:t xml:space="preserve"> </w:t>
      </w:r>
      <w:r w:rsidRPr="001B5B1A">
        <w:rPr>
          <w:sz w:val="24"/>
          <w:szCs w:val="24"/>
        </w:rPr>
        <w:t>manufacture.</w:t>
      </w:r>
    </w:p>
    <w:p w14:paraId="65B0B8DA" w14:textId="77777777" w:rsidR="00A63239" w:rsidRPr="009D0DE8" w:rsidRDefault="00A63239" w:rsidP="00A63239">
      <w:pPr>
        <w:numPr>
          <w:ilvl w:val="0"/>
          <w:numId w:val="12"/>
        </w:numPr>
        <w:tabs>
          <w:tab w:val="left" w:pos="1099"/>
          <w:tab w:val="left" w:pos="1100"/>
        </w:tabs>
        <w:rPr>
          <w:sz w:val="24"/>
          <w:szCs w:val="24"/>
        </w:rPr>
      </w:pPr>
      <w:ins w:id="49" w:author="Author">
        <w:r w:rsidRPr="001B5B1A">
          <w:rPr>
            <w:sz w:val="24"/>
            <w:szCs w:val="24"/>
          </w:rPr>
          <w:t xml:space="preserve">Any wholesaler licensed to distribute malt, vinous and/or spirituous liquors may establish and operate as many warehouses or branch houses as it sees fit for the sole purpose of storing, handling, distributing or dealing in such liquors. Malt liquor wholesalers may establish one salesroom for the purpose of selling malt liquor within the wholesale licensed premises. </w:t>
        </w:r>
      </w:ins>
      <w:del w:id="50" w:author="Author">
        <w:r w:rsidRPr="001B5B1A" w:rsidDel="00631826">
          <w:rPr>
            <w:sz w:val="24"/>
            <w:szCs w:val="24"/>
          </w:rPr>
          <w:delText>All manufacturers and wholesalers shall apply to the state licensing authority for a permit for the location and operation of all warehouses or branch houses and in said application, said licensees</w:delText>
        </w:r>
        <w:r w:rsidRPr="001B5B1A" w:rsidDel="00631826">
          <w:rPr>
            <w:spacing w:val="-5"/>
            <w:sz w:val="24"/>
            <w:szCs w:val="24"/>
          </w:rPr>
          <w:delText xml:space="preserve"> </w:delText>
        </w:r>
        <w:r w:rsidRPr="001B5B1A" w:rsidDel="00631826">
          <w:rPr>
            <w:sz w:val="24"/>
            <w:szCs w:val="24"/>
          </w:rPr>
          <w:delText>shall</w:delText>
        </w:r>
        <w:r w:rsidRPr="001B5B1A" w:rsidDel="00631826">
          <w:rPr>
            <w:spacing w:val="-5"/>
            <w:sz w:val="24"/>
            <w:szCs w:val="24"/>
          </w:rPr>
          <w:delText xml:space="preserve"> </w:delText>
        </w:r>
        <w:r w:rsidRPr="001B5B1A" w:rsidDel="00631826">
          <w:rPr>
            <w:sz w:val="24"/>
            <w:szCs w:val="24"/>
          </w:rPr>
          <w:delText>give</w:delText>
        </w:r>
        <w:r w:rsidRPr="001B5B1A" w:rsidDel="00631826">
          <w:rPr>
            <w:spacing w:val="-4"/>
            <w:sz w:val="24"/>
            <w:szCs w:val="24"/>
          </w:rPr>
          <w:delText xml:space="preserve"> </w:delText>
        </w:r>
        <w:r w:rsidRPr="001B5B1A" w:rsidDel="00631826">
          <w:rPr>
            <w:sz w:val="24"/>
            <w:szCs w:val="24"/>
          </w:rPr>
          <w:delText>the</w:delText>
        </w:r>
        <w:r w:rsidRPr="001B5B1A" w:rsidDel="00631826">
          <w:rPr>
            <w:spacing w:val="-5"/>
            <w:sz w:val="24"/>
            <w:szCs w:val="24"/>
          </w:rPr>
          <w:delText xml:space="preserve"> </w:delText>
        </w:r>
        <w:r w:rsidRPr="001B5B1A" w:rsidDel="00631826">
          <w:rPr>
            <w:sz w:val="24"/>
            <w:szCs w:val="24"/>
          </w:rPr>
          <w:delText>exact</w:delText>
        </w:r>
        <w:r w:rsidRPr="001B5B1A" w:rsidDel="00631826">
          <w:rPr>
            <w:spacing w:val="-4"/>
            <w:sz w:val="24"/>
            <w:szCs w:val="24"/>
          </w:rPr>
          <w:delText xml:space="preserve"> </w:delText>
        </w:r>
        <w:r w:rsidRPr="001B5B1A" w:rsidDel="00631826">
          <w:rPr>
            <w:sz w:val="24"/>
            <w:szCs w:val="24"/>
          </w:rPr>
          <w:delText>location</w:delText>
        </w:r>
        <w:r w:rsidRPr="001B5B1A" w:rsidDel="00631826">
          <w:rPr>
            <w:spacing w:val="-5"/>
            <w:sz w:val="24"/>
            <w:szCs w:val="24"/>
          </w:rPr>
          <w:delText xml:space="preserve"> </w:delText>
        </w:r>
        <w:r w:rsidRPr="001B5B1A" w:rsidDel="00631826">
          <w:rPr>
            <w:sz w:val="24"/>
            <w:szCs w:val="24"/>
          </w:rPr>
          <w:delText>of</w:delText>
        </w:r>
        <w:r w:rsidRPr="001B5B1A" w:rsidDel="00631826">
          <w:rPr>
            <w:spacing w:val="-4"/>
            <w:sz w:val="24"/>
            <w:szCs w:val="24"/>
          </w:rPr>
          <w:delText xml:space="preserve"> </w:delText>
        </w:r>
        <w:r w:rsidRPr="001B5B1A" w:rsidDel="00631826">
          <w:rPr>
            <w:sz w:val="24"/>
            <w:szCs w:val="24"/>
          </w:rPr>
          <w:delText>the</w:delText>
        </w:r>
        <w:r w:rsidRPr="001B5B1A" w:rsidDel="00631826">
          <w:rPr>
            <w:spacing w:val="-5"/>
            <w:sz w:val="24"/>
            <w:szCs w:val="24"/>
          </w:rPr>
          <w:delText xml:space="preserve"> </w:delText>
        </w:r>
        <w:r w:rsidRPr="001B5B1A" w:rsidDel="00631826">
          <w:rPr>
            <w:sz w:val="24"/>
            <w:szCs w:val="24"/>
          </w:rPr>
          <w:delText>premises</w:delText>
        </w:r>
        <w:r w:rsidRPr="001B5B1A" w:rsidDel="00631826">
          <w:rPr>
            <w:spacing w:val="-4"/>
            <w:sz w:val="24"/>
            <w:szCs w:val="24"/>
          </w:rPr>
          <w:delText xml:space="preserve"> </w:delText>
        </w:r>
        <w:r w:rsidRPr="001B5B1A" w:rsidDel="00631826">
          <w:rPr>
            <w:sz w:val="24"/>
            <w:szCs w:val="24"/>
          </w:rPr>
          <w:delText>to</w:delText>
        </w:r>
        <w:r w:rsidRPr="001B5B1A" w:rsidDel="00631826">
          <w:rPr>
            <w:spacing w:val="-5"/>
            <w:sz w:val="24"/>
            <w:szCs w:val="24"/>
          </w:rPr>
          <w:delText xml:space="preserve"> </w:delText>
        </w:r>
        <w:r w:rsidRPr="001B5B1A" w:rsidDel="00631826">
          <w:rPr>
            <w:sz w:val="24"/>
            <w:szCs w:val="24"/>
          </w:rPr>
          <w:delText>be</w:delText>
        </w:r>
        <w:r w:rsidRPr="001B5B1A" w:rsidDel="00631826">
          <w:rPr>
            <w:spacing w:val="-4"/>
            <w:sz w:val="24"/>
            <w:szCs w:val="24"/>
          </w:rPr>
          <w:delText xml:space="preserve"> </w:delText>
        </w:r>
        <w:r w:rsidRPr="001B5B1A" w:rsidDel="00631826">
          <w:rPr>
            <w:sz w:val="24"/>
            <w:szCs w:val="24"/>
          </w:rPr>
          <w:delText>used</w:delText>
        </w:r>
        <w:r w:rsidRPr="001B5B1A" w:rsidDel="00631826">
          <w:rPr>
            <w:spacing w:val="-5"/>
            <w:sz w:val="24"/>
            <w:szCs w:val="24"/>
          </w:rPr>
          <w:delText xml:space="preserve"> </w:delText>
        </w:r>
        <w:r w:rsidRPr="001B5B1A" w:rsidDel="00631826">
          <w:rPr>
            <w:sz w:val="24"/>
            <w:szCs w:val="24"/>
          </w:rPr>
          <w:delText>as</w:delText>
        </w:r>
        <w:r w:rsidRPr="001B5B1A" w:rsidDel="00631826">
          <w:rPr>
            <w:spacing w:val="-4"/>
            <w:sz w:val="24"/>
            <w:szCs w:val="24"/>
          </w:rPr>
          <w:delText xml:space="preserve"> </w:delText>
        </w:r>
        <w:r w:rsidRPr="001B5B1A" w:rsidDel="00631826">
          <w:rPr>
            <w:sz w:val="24"/>
            <w:szCs w:val="24"/>
          </w:rPr>
          <w:delText>said</w:delText>
        </w:r>
        <w:r w:rsidRPr="001B5B1A" w:rsidDel="00631826">
          <w:rPr>
            <w:spacing w:val="-5"/>
            <w:sz w:val="24"/>
            <w:szCs w:val="24"/>
          </w:rPr>
          <w:delText xml:space="preserve"> </w:delText>
        </w:r>
        <w:r w:rsidRPr="001B5B1A" w:rsidDel="00631826">
          <w:rPr>
            <w:sz w:val="24"/>
            <w:szCs w:val="24"/>
          </w:rPr>
          <w:delText>warehouse</w:delText>
        </w:r>
        <w:r w:rsidRPr="001B5B1A" w:rsidDel="00631826">
          <w:rPr>
            <w:spacing w:val="-4"/>
            <w:sz w:val="24"/>
            <w:szCs w:val="24"/>
          </w:rPr>
          <w:delText xml:space="preserve"> </w:delText>
        </w:r>
        <w:r w:rsidRPr="001B5B1A" w:rsidDel="00631826">
          <w:rPr>
            <w:sz w:val="24"/>
            <w:szCs w:val="24"/>
          </w:rPr>
          <w:delText>or</w:delText>
        </w:r>
        <w:r w:rsidRPr="001B5B1A" w:rsidDel="00631826">
          <w:rPr>
            <w:spacing w:val="-5"/>
            <w:sz w:val="24"/>
            <w:szCs w:val="24"/>
          </w:rPr>
          <w:delText xml:space="preserve"> </w:delText>
        </w:r>
        <w:r w:rsidRPr="001B5B1A" w:rsidDel="00631826">
          <w:rPr>
            <w:sz w:val="24"/>
            <w:szCs w:val="24"/>
          </w:rPr>
          <w:delText>branch house, the name of the agent, manager or official in charge of such warehouse, or branch house, and such additional information so as to show that such agent, manager or officer is a fit and proper individual qualified as provided for licensees, under the respective acts under which the license is</w:delText>
        </w:r>
        <w:r w:rsidRPr="001B5B1A" w:rsidDel="00631826">
          <w:rPr>
            <w:spacing w:val="-5"/>
            <w:sz w:val="24"/>
            <w:szCs w:val="24"/>
          </w:rPr>
          <w:delText xml:space="preserve"> </w:delText>
        </w:r>
        <w:r w:rsidRPr="001B5B1A" w:rsidDel="00631826">
          <w:rPr>
            <w:sz w:val="24"/>
            <w:szCs w:val="24"/>
          </w:rPr>
          <w:delText>issued.</w:delText>
        </w:r>
      </w:del>
    </w:p>
    <w:p w14:paraId="47B067D3" w14:textId="77777777" w:rsidR="00A63239" w:rsidRPr="009D0DE8" w:rsidRDefault="00A63239" w:rsidP="00A63239">
      <w:pPr>
        <w:numPr>
          <w:ilvl w:val="0"/>
          <w:numId w:val="12"/>
        </w:numPr>
        <w:tabs>
          <w:tab w:val="left" w:pos="1100"/>
        </w:tabs>
        <w:jc w:val="both"/>
        <w:rPr>
          <w:sz w:val="24"/>
          <w:szCs w:val="24"/>
        </w:rPr>
      </w:pPr>
      <w:ins w:id="51" w:author="Author">
        <w:r w:rsidRPr="001B5B1A">
          <w:rPr>
            <w:sz w:val="24"/>
            <w:szCs w:val="24"/>
          </w:rPr>
          <w:t xml:space="preserve">All manufacturers and wholesalers shall apply to the state licensing authority for a permit for the location and operation of all warehouses or branch houses and in said application, said licensees shall give the exact location of the premises to be used as said warehouse or branch house, the name of the agent, manager or official in charge of such warehouse, or branch house, and such additional information so as to show that such agent, manager or officer is a fit and proper individual qualified as provided for licensees, under the respective acts under which the license is issued. </w:t>
        </w:r>
      </w:ins>
      <w:del w:id="52" w:author="Author">
        <w:r w:rsidRPr="001B5B1A" w:rsidDel="00631826">
          <w:rPr>
            <w:sz w:val="24"/>
            <w:szCs w:val="24"/>
          </w:rPr>
          <w:delText xml:space="preserve">Upon approval of the state licensing </w:delText>
        </w:r>
        <w:r w:rsidRPr="001B5B1A" w:rsidDel="00631826">
          <w:rPr>
            <w:spacing w:val="-3"/>
            <w:sz w:val="24"/>
            <w:szCs w:val="24"/>
          </w:rPr>
          <w:delText xml:space="preserve">authority, </w:delText>
        </w:r>
        <w:r w:rsidRPr="001B5B1A" w:rsidDel="00631826">
          <w:rPr>
            <w:sz w:val="24"/>
            <w:szCs w:val="24"/>
          </w:rPr>
          <w:delText>the original permit shall be retained in the office of the manufacturer or wholesaler and one copy posted in a conspicuous place in the warehouse or branch</w:delText>
        </w:r>
        <w:r w:rsidRPr="001B5B1A" w:rsidDel="00631826">
          <w:rPr>
            <w:spacing w:val="-4"/>
            <w:sz w:val="24"/>
            <w:szCs w:val="24"/>
          </w:rPr>
          <w:delText xml:space="preserve"> </w:delText>
        </w:r>
        <w:r w:rsidRPr="001B5B1A" w:rsidDel="00631826">
          <w:rPr>
            <w:sz w:val="24"/>
            <w:szCs w:val="24"/>
          </w:rPr>
          <w:delText>house.</w:delText>
        </w:r>
      </w:del>
    </w:p>
    <w:p w14:paraId="558BE151" w14:textId="77777777" w:rsidR="00A63239" w:rsidRPr="001B5B1A" w:rsidRDefault="00A63239" w:rsidP="00A63239">
      <w:pPr>
        <w:numPr>
          <w:ilvl w:val="0"/>
          <w:numId w:val="12"/>
        </w:numPr>
        <w:tabs>
          <w:tab w:val="left" w:pos="1100"/>
        </w:tabs>
        <w:jc w:val="both"/>
        <w:rPr>
          <w:sz w:val="24"/>
          <w:szCs w:val="24"/>
        </w:rPr>
      </w:pPr>
      <w:ins w:id="53" w:author="Author">
        <w:r w:rsidRPr="001B5B1A">
          <w:rPr>
            <w:sz w:val="24"/>
            <w:szCs w:val="24"/>
          </w:rPr>
          <w:t xml:space="preserve">Upon approval of the state licensing authority, the original permit shall be </w:t>
        </w:r>
        <w:r w:rsidRPr="001B5B1A">
          <w:rPr>
            <w:sz w:val="24"/>
            <w:szCs w:val="24"/>
          </w:rPr>
          <w:lastRenderedPageBreak/>
          <w:t xml:space="preserve">retained in the office of the manufacturer or wholesaler and one copy posted in a conspicuous place in the warehouse or branch house. </w:t>
        </w:r>
      </w:ins>
      <w:del w:id="54" w:author="Author">
        <w:r w:rsidRPr="001B5B1A" w:rsidDel="00631826">
          <w:rPr>
            <w:sz w:val="24"/>
            <w:szCs w:val="24"/>
          </w:rPr>
          <w:delText>Any</w:delText>
        </w:r>
        <w:r w:rsidRPr="001B5B1A" w:rsidDel="00631826">
          <w:rPr>
            <w:spacing w:val="-7"/>
            <w:sz w:val="24"/>
            <w:szCs w:val="24"/>
          </w:rPr>
          <w:delText xml:space="preserve"> </w:delText>
        </w:r>
        <w:r w:rsidRPr="001B5B1A" w:rsidDel="00631826">
          <w:rPr>
            <w:sz w:val="24"/>
            <w:szCs w:val="24"/>
          </w:rPr>
          <w:delText>wholesaler</w:delText>
        </w:r>
        <w:r w:rsidRPr="001B5B1A" w:rsidDel="00631826">
          <w:rPr>
            <w:spacing w:val="-6"/>
            <w:sz w:val="24"/>
            <w:szCs w:val="24"/>
          </w:rPr>
          <w:delText xml:space="preserve"> </w:delText>
        </w:r>
        <w:r w:rsidRPr="001B5B1A" w:rsidDel="00631826">
          <w:rPr>
            <w:sz w:val="24"/>
            <w:szCs w:val="24"/>
          </w:rPr>
          <w:delText>licensed</w:delText>
        </w:r>
        <w:r w:rsidRPr="001B5B1A" w:rsidDel="00631826">
          <w:rPr>
            <w:spacing w:val="-7"/>
            <w:sz w:val="24"/>
            <w:szCs w:val="24"/>
          </w:rPr>
          <w:delText xml:space="preserve"> </w:delText>
        </w:r>
        <w:r w:rsidRPr="001B5B1A" w:rsidDel="00631826">
          <w:rPr>
            <w:sz w:val="24"/>
            <w:szCs w:val="24"/>
          </w:rPr>
          <w:delText>to</w:delText>
        </w:r>
        <w:r w:rsidRPr="001B5B1A" w:rsidDel="00631826">
          <w:rPr>
            <w:spacing w:val="-6"/>
            <w:sz w:val="24"/>
            <w:szCs w:val="24"/>
          </w:rPr>
          <w:delText xml:space="preserve"> </w:delText>
        </w:r>
        <w:r w:rsidRPr="001B5B1A" w:rsidDel="00631826">
          <w:rPr>
            <w:sz w:val="24"/>
            <w:szCs w:val="24"/>
          </w:rPr>
          <w:delText>distribute</w:delText>
        </w:r>
        <w:r w:rsidRPr="001B5B1A" w:rsidDel="00631826">
          <w:rPr>
            <w:spacing w:val="-6"/>
            <w:sz w:val="24"/>
            <w:szCs w:val="24"/>
          </w:rPr>
          <w:delText xml:space="preserve"> </w:delText>
        </w:r>
        <w:r w:rsidRPr="001B5B1A" w:rsidDel="00631826">
          <w:rPr>
            <w:sz w:val="24"/>
            <w:szCs w:val="24"/>
          </w:rPr>
          <w:delText>malt,</w:delText>
        </w:r>
        <w:r w:rsidRPr="001B5B1A" w:rsidDel="00631826">
          <w:rPr>
            <w:spacing w:val="-7"/>
            <w:sz w:val="24"/>
            <w:szCs w:val="24"/>
          </w:rPr>
          <w:delText xml:space="preserve"> </w:delText>
        </w:r>
        <w:r w:rsidRPr="001B5B1A" w:rsidDel="00631826">
          <w:rPr>
            <w:sz w:val="24"/>
            <w:szCs w:val="24"/>
          </w:rPr>
          <w:delText>vinous</w:delText>
        </w:r>
        <w:r w:rsidRPr="001B5B1A" w:rsidDel="00631826">
          <w:rPr>
            <w:spacing w:val="-6"/>
            <w:sz w:val="24"/>
            <w:szCs w:val="24"/>
          </w:rPr>
          <w:delText xml:space="preserve"> </w:delText>
        </w:r>
        <w:r w:rsidRPr="001B5B1A" w:rsidDel="00631826">
          <w:rPr>
            <w:sz w:val="24"/>
            <w:szCs w:val="24"/>
          </w:rPr>
          <w:delText>and/or</w:delText>
        </w:r>
        <w:r w:rsidRPr="001B5B1A" w:rsidDel="00631826">
          <w:rPr>
            <w:spacing w:val="-7"/>
            <w:sz w:val="24"/>
            <w:szCs w:val="24"/>
          </w:rPr>
          <w:delText xml:space="preserve"> </w:delText>
        </w:r>
        <w:r w:rsidRPr="001B5B1A" w:rsidDel="00631826">
          <w:rPr>
            <w:sz w:val="24"/>
            <w:szCs w:val="24"/>
          </w:rPr>
          <w:delText>spirituous</w:delText>
        </w:r>
        <w:r w:rsidRPr="001B5B1A" w:rsidDel="00631826">
          <w:rPr>
            <w:spacing w:val="-6"/>
            <w:sz w:val="24"/>
            <w:szCs w:val="24"/>
          </w:rPr>
          <w:delText xml:space="preserve"> </w:delText>
        </w:r>
        <w:r w:rsidRPr="001B5B1A" w:rsidDel="00631826">
          <w:rPr>
            <w:sz w:val="24"/>
            <w:szCs w:val="24"/>
          </w:rPr>
          <w:delText>liquors</w:delText>
        </w:r>
        <w:r w:rsidRPr="001B5B1A" w:rsidDel="00631826">
          <w:rPr>
            <w:spacing w:val="-6"/>
            <w:sz w:val="24"/>
            <w:szCs w:val="24"/>
          </w:rPr>
          <w:delText xml:space="preserve"> </w:delText>
        </w:r>
        <w:r w:rsidRPr="001B5B1A" w:rsidDel="00631826">
          <w:rPr>
            <w:sz w:val="24"/>
            <w:szCs w:val="24"/>
          </w:rPr>
          <w:delText>may</w:delText>
        </w:r>
        <w:r w:rsidRPr="001B5B1A" w:rsidDel="00631826">
          <w:rPr>
            <w:spacing w:val="-7"/>
            <w:sz w:val="24"/>
            <w:szCs w:val="24"/>
          </w:rPr>
          <w:delText xml:space="preserve"> </w:delText>
        </w:r>
        <w:r w:rsidRPr="001B5B1A" w:rsidDel="00631826">
          <w:rPr>
            <w:sz w:val="24"/>
            <w:szCs w:val="24"/>
          </w:rPr>
          <w:delText>establish and operate as many warehouses or branch houses as it sees fit for the sole purpose of storing,</w:delText>
        </w:r>
        <w:r w:rsidRPr="001B5B1A" w:rsidDel="00631826">
          <w:rPr>
            <w:spacing w:val="-5"/>
            <w:sz w:val="24"/>
            <w:szCs w:val="24"/>
          </w:rPr>
          <w:delText xml:space="preserve"> </w:delText>
        </w:r>
        <w:r w:rsidRPr="001B5B1A" w:rsidDel="00631826">
          <w:rPr>
            <w:sz w:val="24"/>
            <w:szCs w:val="24"/>
          </w:rPr>
          <w:delText>handling,</w:delText>
        </w:r>
        <w:r w:rsidRPr="001B5B1A" w:rsidDel="00631826">
          <w:rPr>
            <w:spacing w:val="-4"/>
            <w:sz w:val="24"/>
            <w:szCs w:val="24"/>
          </w:rPr>
          <w:delText xml:space="preserve"> </w:delText>
        </w:r>
        <w:r w:rsidRPr="001B5B1A" w:rsidDel="00631826">
          <w:rPr>
            <w:sz w:val="24"/>
            <w:szCs w:val="24"/>
          </w:rPr>
          <w:delText>distributing</w:delText>
        </w:r>
        <w:r w:rsidRPr="001B5B1A" w:rsidDel="00631826">
          <w:rPr>
            <w:spacing w:val="-4"/>
            <w:sz w:val="24"/>
            <w:szCs w:val="24"/>
          </w:rPr>
          <w:delText xml:space="preserve"> </w:delText>
        </w:r>
        <w:r w:rsidRPr="001B5B1A" w:rsidDel="00631826">
          <w:rPr>
            <w:sz w:val="24"/>
            <w:szCs w:val="24"/>
          </w:rPr>
          <w:delText>or</w:delText>
        </w:r>
        <w:r w:rsidRPr="001B5B1A" w:rsidDel="00631826">
          <w:rPr>
            <w:spacing w:val="-4"/>
            <w:sz w:val="24"/>
            <w:szCs w:val="24"/>
          </w:rPr>
          <w:delText xml:space="preserve"> </w:delText>
        </w:r>
        <w:r w:rsidRPr="001B5B1A" w:rsidDel="00631826">
          <w:rPr>
            <w:sz w:val="24"/>
            <w:szCs w:val="24"/>
          </w:rPr>
          <w:delText>dealing</w:delText>
        </w:r>
        <w:r w:rsidRPr="001B5B1A" w:rsidDel="00631826">
          <w:rPr>
            <w:spacing w:val="-4"/>
            <w:sz w:val="24"/>
            <w:szCs w:val="24"/>
          </w:rPr>
          <w:delText xml:space="preserve"> </w:delText>
        </w:r>
        <w:r w:rsidRPr="001B5B1A" w:rsidDel="00631826">
          <w:rPr>
            <w:sz w:val="24"/>
            <w:szCs w:val="24"/>
          </w:rPr>
          <w:delText>in</w:delText>
        </w:r>
        <w:r w:rsidRPr="001B5B1A" w:rsidDel="00631826">
          <w:rPr>
            <w:spacing w:val="-5"/>
            <w:sz w:val="24"/>
            <w:szCs w:val="24"/>
          </w:rPr>
          <w:delText xml:space="preserve"> </w:delText>
        </w:r>
        <w:r w:rsidRPr="001B5B1A" w:rsidDel="00631826">
          <w:rPr>
            <w:sz w:val="24"/>
            <w:szCs w:val="24"/>
          </w:rPr>
          <w:delText>such</w:delText>
        </w:r>
        <w:r w:rsidRPr="001B5B1A" w:rsidDel="00631826">
          <w:rPr>
            <w:spacing w:val="-4"/>
            <w:sz w:val="24"/>
            <w:szCs w:val="24"/>
          </w:rPr>
          <w:delText xml:space="preserve"> </w:delText>
        </w:r>
        <w:r w:rsidRPr="001B5B1A" w:rsidDel="00631826">
          <w:rPr>
            <w:sz w:val="24"/>
            <w:szCs w:val="24"/>
          </w:rPr>
          <w:delText>liquors.</w:delText>
        </w:r>
        <w:r w:rsidRPr="001B5B1A" w:rsidDel="00631826">
          <w:rPr>
            <w:spacing w:val="-4"/>
            <w:sz w:val="24"/>
            <w:szCs w:val="24"/>
          </w:rPr>
          <w:delText xml:space="preserve"> </w:delText>
        </w:r>
        <w:r w:rsidRPr="001B5B1A" w:rsidDel="00631826">
          <w:rPr>
            <w:sz w:val="24"/>
            <w:szCs w:val="24"/>
          </w:rPr>
          <w:delText>Malt</w:delText>
        </w:r>
        <w:r w:rsidRPr="001B5B1A" w:rsidDel="00631826">
          <w:rPr>
            <w:spacing w:val="-4"/>
            <w:sz w:val="24"/>
            <w:szCs w:val="24"/>
          </w:rPr>
          <w:delText xml:space="preserve"> </w:delText>
        </w:r>
        <w:r w:rsidRPr="001B5B1A" w:rsidDel="00631826">
          <w:rPr>
            <w:sz w:val="24"/>
            <w:szCs w:val="24"/>
          </w:rPr>
          <w:delText>liquor</w:delText>
        </w:r>
        <w:r w:rsidRPr="001B5B1A" w:rsidDel="00631826">
          <w:rPr>
            <w:spacing w:val="-4"/>
            <w:sz w:val="24"/>
            <w:szCs w:val="24"/>
          </w:rPr>
          <w:delText xml:space="preserve"> </w:delText>
        </w:r>
        <w:r w:rsidRPr="001B5B1A" w:rsidDel="00631826">
          <w:rPr>
            <w:sz w:val="24"/>
            <w:szCs w:val="24"/>
          </w:rPr>
          <w:delText>wholesalers</w:delText>
        </w:r>
        <w:r w:rsidRPr="001B5B1A" w:rsidDel="00631826">
          <w:rPr>
            <w:spacing w:val="-5"/>
            <w:sz w:val="24"/>
            <w:szCs w:val="24"/>
          </w:rPr>
          <w:delText xml:space="preserve"> </w:delText>
        </w:r>
        <w:r w:rsidRPr="001B5B1A" w:rsidDel="00631826">
          <w:rPr>
            <w:sz w:val="24"/>
            <w:szCs w:val="24"/>
          </w:rPr>
          <w:delText>may establish one salesroom for the purpose of selling malt liquor within the wholesale licensed premises.</w:delText>
        </w:r>
      </w:del>
    </w:p>
    <w:p w14:paraId="724FCE31" w14:textId="77777777" w:rsidR="00A63239" w:rsidRPr="00427EAB" w:rsidRDefault="00A63239" w:rsidP="00427EAB">
      <w:pPr>
        <w:ind w:left="374"/>
        <w:rPr>
          <w:i/>
          <w:iCs/>
          <w:color w:val="0070C0"/>
          <w:sz w:val="24"/>
          <w:szCs w:val="24"/>
        </w:rPr>
      </w:pPr>
      <w:r w:rsidRPr="00427EAB">
        <w:rPr>
          <w:i/>
          <w:iCs/>
          <w:color w:val="0070C0"/>
          <w:sz w:val="24"/>
          <w:szCs w:val="24"/>
        </w:rPr>
        <w:t>Amendments to Regulation 47-418 are to clarify that restaurants must maintain the food service license issued by the local public health department.</w:t>
      </w:r>
    </w:p>
    <w:p w14:paraId="7AA631F9" w14:textId="77777777" w:rsidR="00A63239" w:rsidRPr="009D0DE8" w:rsidRDefault="00A63239" w:rsidP="00A63239">
      <w:pPr>
        <w:pStyle w:val="Heading2"/>
      </w:pPr>
      <w:r w:rsidRPr="001B5B1A">
        <w:t>Regulation</w:t>
      </w:r>
      <w:r w:rsidRPr="001B5B1A">
        <w:rPr>
          <w:spacing w:val="-6"/>
        </w:rPr>
        <w:t xml:space="preserve"> </w:t>
      </w:r>
      <w:r w:rsidRPr="001B5B1A">
        <w:t>47-418.</w:t>
      </w:r>
      <w:r w:rsidRPr="001B5B1A">
        <w:tab/>
      </w:r>
      <w:r>
        <w:tab/>
      </w:r>
      <w:r w:rsidRPr="001B5B1A">
        <w:t>Restaurants.</w:t>
      </w:r>
    </w:p>
    <w:p w14:paraId="54D8072E" w14:textId="77777777" w:rsidR="00A63239" w:rsidRPr="001B5B1A" w:rsidRDefault="00A63239" w:rsidP="00A63239">
      <w:pPr>
        <w:ind w:left="380"/>
        <w:rPr>
          <w:sz w:val="24"/>
          <w:szCs w:val="24"/>
        </w:rPr>
      </w:pPr>
      <w:r w:rsidRPr="001B5B1A">
        <w:rPr>
          <w:sz w:val="24"/>
          <w:szCs w:val="24"/>
          <w:u w:val="thick"/>
        </w:rPr>
        <w:t>Basis and Purpose</w:t>
      </w:r>
      <w:r w:rsidRPr="001B5B1A">
        <w:rPr>
          <w:sz w:val="24"/>
          <w:szCs w:val="24"/>
        </w:rPr>
        <w:t>. The statutory authority for this regulation includes, but is not limited to, subsections 44-3-103, 44-3-202(1)(b), 44-3-202(2)(a)(I)(A), 44-3-202(2)(a)(I)(L), 44-3-202(2)(a)(I)(M), 44-3-202(2)(a)(I)(R), and 44-3-413, C.R.S. The purpose of this regulation is to define certain food preparation and service requirements of a restaurant licensed under section 44-3-413, C.R.S., to sell alcohol beverages.</w:t>
      </w:r>
    </w:p>
    <w:p w14:paraId="7E9854F0" w14:textId="77777777" w:rsidR="00A63239" w:rsidRPr="009D0DE8" w:rsidRDefault="00A63239" w:rsidP="00A63239">
      <w:pPr>
        <w:numPr>
          <w:ilvl w:val="0"/>
          <w:numId w:val="13"/>
        </w:numPr>
        <w:tabs>
          <w:tab w:val="left" w:pos="1100"/>
        </w:tabs>
        <w:jc w:val="both"/>
        <w:rPr>
          <w:sz w:val="24"/>
          <w:szCs w:val="24"/>
        </w:rPr>
      </w:pPr>
      <w:r w:rsidRPr="001B5B1A">
        <w:rPr>
          <w:sz w:val="24"/>
          <w:szCs w:val="24"/>
        </w:rPr>
        <w:t xml:space="preserve">Except as otherwise provided in Regulation </w:t>
      </w:r>
      <w:r w:rsidRPr="001B5B1A">
        <w:rPr>
          <w:spacing w:val="-3"/>
          <w:sz w:val="24"/>
          <w:szCs w:val="24"/>
        </w:rPr>
        <w:t xml:space="preserve">47-1101, </w:t>
      </w:r>
      <w:r w:rsidRPr="001B5B1A">
        <w:rPr>
          <w:sz w:val="24"/>
          <w:szCs w:val="24"/>
        </w:rPr>
        <w:t xml:space="preserve">restaurants may sell alcohol beverages only for consumption on the premises, and </w:t>
      </w:r>
      <w:r w:rsidRPr="001B5B1A">
        <w:rPr>
          <w:spacing w:val="-5"/>
          <w:sz w:val="24"/>
          <w:szCs w:val="24"/>
        </w:rPr>
        <w:t xml:space="preserve">may, </w:t>
      </w:r>
      <w:r w:rsidRPr="001B5B1A">
        <w:rPr>
          <w:sz w:val="24"/>
          <w:szCs w:val="24"/>
        </w:rPr>
        <w:t>but are not required to, serve such alcohol beverages with meals.</w:t>
      </w:r>
    </w:p>
    <w:p w14:paraId="34FF643D" w14:textId="77777777" w:rsidR="00A63239" w:rsidRPr="009D0DE8" w:rsidRDefault="00A63239" w:rsidP="00A63239">
      <w:pPr>
        <w:numPr>
          <w:ilvl w:val="0"/>
          <w:numId w:val="13"/>
        </w:numPr>
        <w:tabs>
          <w:tab w:val="left" w:pos="1099"/>
          <w:tab w:val="left" w:pos="1100"/>
        </w:tabs>
        <w:rPr>
          <w:sz w:val="24"/>
          <w:szCs w:val="24"/>
        </w:rPr>
      </w:pPr>
      <w:r w:rsidRPr="001B5B1A">
        <w:rPr>
          <w:sz w:val="24"/>
          <w:szCs w:val="24"/>
        </w:rPr>
        <w:t xml:space="preserve">All restaurants </w:t>
      </w:r>
      <w:proofErr w:type="gramStart"/>
      <w:r w:rsidRPr="001B5B1A">
        <w:rPr>
          <w:sz w:val="24"/>
          <w:szCs w:val="24"/>
        </w:rPr>
        <w:t>shall at all times</w:t>
      </w:r>
      <w:proofErr w:type="gramEnd"/>
      <w:r w:rsidRPr="001B5B1A">
        <w:rPr>
          <w:sz w:val="24"/>
          <w:szCs w:val="24"/>
        </w:rPr>
        <w:t>, when meals are required to be served, maintain on the premises adequate personnel, foodstuffs and other necessary facilities, equipment and supplies for the preparation and serving of meals as defined by subsection 44-3-103(31), C.R.S., as amended. The service or sale of alcohol beverages in restaurant establishments which are prepared to serve only such</w:t>
      </w:r>
      <w:r w:rsidRPr="001B5B1A">
        <w:rPr>
          <w:spacing w:val="-6"/>
          <w:sz w:val="24"/>
          <w:szCs w:val="24"/>
        </w:rPr>
        <w:t xml:space="preserve"> </w:t>
      </w:r>
      <w:r w:rsidRPr="001B5B1A">
        <w:rPr>
          <w:sz w:val="24"/>
          <w:szCs w:val="24"/>
        </w:rPr>
        <w:t>foods</w:t>
      </w:r>
      <w:r w:rsidRPr="001B5B1A">
        <w:rPr>
          <w:spacing w:val="-6"/>
          <w:sz w:val="24"/>
          <w:szCs w:val="24"/>
        </w:rPr>
        <w:t xml:space="preserve"> </w:t>
      </w:r>
      <w:r w:rsidRPr="001B5B1A">
        <w:rPr>
          <w:sz w:val="24"/>
          <w:szCs w:val="24"/>
        </w:rPr>
        <w:t>as</w:t>
      </w:r>
      <w:r w:rsidRPr="001B5B1A">
        <w:rPr>
          <w:spacing w:val="-6"/>
          <w:sz w:val="24"/>
          <w:szCs w:val="24"/>
        </w:rPr>
        <w:t xml:space="preserve"> </w:t>
      </w:r>
      <w:r w:rsidRPr="001B5B1A">
        <w:rPr>
          <w:sz w:val="24"/>
          <w:szCs w:val="24"/>
        </w:rPr>
        <w:t>pretzels,</w:t>
      </w:r>
      <w:r w:rsidRPr="001B5B1A">
        <w:rPr>
          <w:spacing w:val="-6"/>
          <w:sz w:val="24"/>
          <w:szCs w:val="24"/>
        </w:rPr>
        <w:t xml:space="preserve"> </w:t>
      </w:r>
      <w:r w:rsidRPr="001B5B1A">
        <w:rPr>
          <w:sz w:val="24"/>
          <w:szCs w:val="24"/>
        </w:rPr>
        <w:t>crackers,</w:t>
      </w:r>
      <w:r w:rsidRPr="001B5B1A">
        <w:rPr>
          <w:spacing w:val="-6"/>
          <w:sz w:val="24"/>
          <w:szCs w:val="24"/>
        </w:rPr>
        <w:t xml:space="preserve"> </w:t>
      </w:r>
      <w:r w:rsidRPr="001B5B1A">
        <w:rPr>
          <w:sz w:val="24"/>
          <w:szCs w:val="24"/>
        </w:rPr>
        <w:t>nuts,</w:t>
      </w:r>
      <w:r w:rsidRPr="001B5B1A">
        <w:rPr>
          <w:spacing w:val="-6"/>
          <w:sz w:val="24"/>
          <w:szCs w:val="24"/>
        </w:rPr>
        <w:t xml:space="preserve"> </w:t>
      </w:r>
      <w:r w:rsidRPr="001B5B1A">
        <w:rPr>
          <w:sz w:val="24"/>
          <w:szCs w:val="24"/>
        </w:rPr>
        <w:t>and</w:t>
      </w:r>
      <w:r w:rsidRPr="001B5B1A">
        <w:rPr>
          <w:spacing w:val="-6"/>
          <w:sz w:val="24"/>
          <w:szCs w:val="24"/>
        </w:rPr>
        <w:t xml:space="preserve"> </w:t>
      </w:r>
      <w:r w:rsidRPr="001B5B1A">
        <w:rPr>
          <w:sz w:val="24"/>
          <w:szCs w:val="24"/>
        </w:rPr>
        <w:t>other</w:t>
      </w:r>
      <w:r w:rsidRPr="001B5B1A">
        <w:rPr>
          <w:spacing w:val="-6"/>
          <w:sz w:val="24"/>
          <w:szCs w:val="24"/>
        </w:rPr>
        <w:t xml:space="preserve"> </w:t>
      </w:r>
      <w:r w:rsidRPr="001B5B1A">
        <w:rPr>
          <w:sz w:val="24"/>
          <w:szCs w:val="24"/>
        </w:rPr>
        <w:t>appetizers,</w:t>
      </w:r>
      <w:r w:rsidRPr="001B5B1A">
        <w:rPr>
          <w:spacing w:val="-5"/>
          <w:sz w:val="24"/>
          <w:szCs w:val="24"/>
        </w:rPr>
        <w:t xml:space="preserve"> </w:t>
      </w:r>
      <w:r w:rsidRPr="001B5B1A">
        <w:rPr>
          <w:sz w:val="24"/>
          <w:szCs w:val="24"/>
        </w:rPr>
        <w:t>or</w:t>
      </w:r>
      <w:r w:rsidRPr="001B5B1A">
        <w:rPr>
          <w:spacing w:val="-6"/>
          <w:sz w:val="24"/>
          <w:szCs w:val="24"/>
        </w:rPr>
        <w:t xml:space="preserve"> </w:t>
      </w:r>
      <w:r w:rsidRPr="001B5B1A">
        <w:rPr>
          <w:sz w:val="24"/>
          <w:szCs w:val="24"/>
        </w:rPr>
        <w:t>canned</w:t>
      </w:r>
      <w:r w:rsidRPr="001B5B1A">
        <w:rPr>
          <w:spacing w:val="-6"/>
          <w:sz w:val="24"/>
          <w:szCs w:val="24"/>
        </w:rPr>
        <w:t xml:space="preserve"> </w:t>
      </w:r>
      <w:r w:rsidRPr="001B5B1A">
        <w:rPr>
          <w:sz w:val="24"/>
          <w:szCs w:val="24"/>
        </w:rPr>
        <w:t>soups,</w:t>
      </w:r>
      <w:r w:rsidRPr="001B5B1A">
        <w:rPr>
          <w:spacing w:val="-6"/>
          <w:sz w:val="24"/>
          <w:szCs w:val="24"/>
        </w:rPr>
        <w:t xml:space="preserve"> </w:t>
      </w:r>
      <w:r w:rsidRPr="001B5B1A">
        <w:rPr>
          <w:sz w:val="24"/>
          <w:szCs w:val="24"/>
        </w:rPr>
        <w:t>packaged</w:t>
      </w:r>
      <w:r w:rsidRPr="001B5B1A">
        <w:rPr>
          <w:spacing w:val="-6"/>
          <w:sz w:val="24"/>
          <w:szCs w:val="24"/>
        </w:rPr>
        <w:t xml:space="preserve"> </w:t>
      </w:r>
      <w:r w:rsidRPr="001B5B1A">
        <w:rPr>
          <w:sz w:val="24"/>
          <w:szCs w:val="24"/>
        </w:rPr>
        <w:t>sandwiches or similar items which are normally only components of meals, shall be considered a violation of this regulation.</w:t>
      </w:r>
    </w:p>
    <w:p w14:paraId="44B5451D" w14:textId="77777777" w:rsidR="00A63239" w:rsidRPr="009D0DE8" w:rsidRDefault="00A63239" w:rsidP="00A63239">
      <w:pPr>
        <w:numPr>
          <w:ilvl w:val="0"/>
          <w:numId w:val="13"/>
        </w:numPr>
        <w:tabs>
          <w:tab w:val="left" w:pos="1100"/>
        </w:tabs>
        <w:jc w:val="both"/>
        <w:rPr>
          <w:sz w:val="24"/>
          <w:szCs w:val="24"/>
        </w:rPr>
      </w:pPr>
      <w:r w:rsidRPr="001B5B1A">
        <w:rPr>
          <w:sz w:val="24"/>
          <w:szCs w:val="24"/>
        </w:rPr>
        <w:t xml:space="preserve">The service or sale of alcohol beverages in restaurants obtaining prepared </w:t>
      </w:r>
      <w:r w:rsidRPr="001B5B1A">
        <w:rPr>
          <w:sz w:val="24"/>
          <w:szCs w:val="24"/>
        </w:rPr>
        <w:lastRenderedPageBreak/>
        <w:t>meals from sources other than</w:t>
      </w:r>
      <w:r w:rsidRPr="001B5B1A">
        <w:rPr>
          <w:spacing w:val="-6"/>
          <w:sz w:val="24"/>
          <w:szCs w:val="24"/>
        </w:rPr>
        <w:t xml:space="preserve"> </w:t>
      </w:r>
      <w:r w:rsidRPr="001B5B1A">
        <w:rPr>
          <w:sz w:val="24"/>
          <w:szCs w:val="24"/>
        </w:rPr>
        <w:t>facilities</w:t>
      </w:r>
      <w:r w:rsidRPr="001B5B1A">
        <w:rPr>
          <w:spacing w:val="-5"/>
          <w:sz w:val="24"/>
          <w:szCs w:val="24"/>
        </w:rPr>
        <w:t xml:space="preserve"> </w:t>
      </w:r>
      <w:r w:rsidRPr="001B5B1A">
        <w:rPr>
          <w:sz w:val="24"/>
          <w:szCs w:val="24"/>
        </w:rPr>
        <w:t>under</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exclusive</w:t>
      </w:r>
      <w:r w:rsidRPr="001B5B1A">
        <w:rPr>
          <w:spacing w:val="-6"/>
          <w:sz w:val="24"/>
          <w:szCs w:val="24"/>
        </w:rPr>
        <w:t xml:space="preserve"> </w:t>
      </w:r>
      <w:r w:rsidRPr="001B5B1A">
        <w:rPr>
          <w:sz w:val="24"/>
          <w:szCs w:val="24"/>
        </w:rPr>
        <w:t>management</w:t>
      </w:r>
      <w:r w:rsidRPr="001B5B1A">
        <w:rPr>
          <w:spacing w:val="-5"/>
          <w:sz w:val="24"/>
          <w:szCs w:val="24"/>
        </w:rPr>
        <w:t xml:space="preserve"> </w:t>
      </w:r>
      <w:r w:rsidRPr="001B5B1A">
        <w:rPr>
          <w:sz w:val="24"/>
          <w:szCs w:val="24"/>
        </w:rPr>
        <w:t>and</w:t>
      </w:r>
      <w:r w:rsidRPr="001B5B1A">
        <w:rPr>
          <w:spacing w:val="-5"/>
          <w:sz w:val="24"/>
          <w:szCs w:val="24"/>
        </w:rPr>
        <w:t xml:space="preserve"> </w:t>
      </w:r>
      <w:r w:rsidRPr="001B5B1A">
        <w:rPr>
          <w:sz w:val="24"/>
          <w:szCs w:val="24"/>
        </w:rPr>
        <w:t>control</w:t>
      </w:r>
      <w:r w:rsidRPr="001B5B1A">
        <w:rPr>
          <w:spacing w:val="-5"/>
          <w:sz w:val="24"/>
          <w:szCs w:val="24"/>
        </w:rPr>
        <w:t xml:space="preserve"> </w:t>
      </w:r>
      <w:r w:rsidRPr="001B5B1A">
        <w:rPr>
          <w:sz w:val="24"/>
          <w:szCs w:val="24"/>
        </w:rPr>
        <w:t>of</w:t>
      </w:r>
      <w:r w:rsidRPr="001B5B1A">
        <w:rPr>
          <w:spacing w:val="-6"/>
          <w:sz w:val="24"/>
          <w:szCs w:val="24"/>
        </w:rPr>
        <w:t xml:space="preserve"> </w:t>
      </w:r>
      <w:r w:rsidRPr="001B5B1A">
        <w:rPr>
          <w:sz w:val="24"/>
          <w:szCs w:val="24"/>
        </w:rPr>
        <w:t>the</w:t>
      </w:r>
      <w:r w:rsidRPr="001B5B1A">
        <w:rPr>
          <w:spacing w:val="-5"/>
          <w:sz w:val="24"/>
          <w:szCs w:val="24"/>
        </w:rPr>
        <w:t xml:space="preserve"> </w:t>
      </w:r>
      <w:r w:rsidRPr="001B5B1A">
        <w:rPr>
          <w:sz w:val="24"/>
          <w:szCs w:val="24"/>
        </w:rPr>
        <w:t>licensee</w:t>
      </w:r>
      <w:r w:rsidRPr="001B5B1A">
        <w:rPr>
          <w:spacing w:val="-5"/>
          <w:sz w:val="24"/>
          <w:szCs w:val="24"/>
        </w:rPr>
        <w:t xml:space="preserve"> </w:t>
      </w:r>
      <w:r w:rsidRPr="001B5B1A">
        <w:rPr>
          <w:sz w:val="24"/>
          <w:szCs w:val="24"/>
        </w:rPr>
        <w:t>shall</w:t>
      </w:r>
      <w:r w:rsidRPr="001B5B1A">
        <w:rPr>
          <w:spacing w:val="-5"/>
          <w:sz w:val="24"/>
          <w:szCs w:val="24"/>
        </w:rPr>
        <w:t xml:space="preserve"> </w:t>
      </w:r>
      <w:r w:rsidRPr="001B5B1A">
        <w:rPr>
          <w:sz w:val="24"/>
          <w:szCs w:val="24"/>
        </w:rPr>
        <w:t>also</w:t>
      </w:r>
      <w:r w:rsidRPr="001B5B1A">
        <w:rPr>
          <w:spacing w:val="-5"/>
          <w:sz w:val="24"/>
          <w:szCs w:val="24"/>
        </w:rPr>
        <w:t xml:space="preserve"> </w:t>
      </w:r>
      <w:r w:rsidRPr="001B5B1A">
        <w:rPr>
          <w:sz w:val="24"/>
          <w:szCs w:val="24"/>
        </w:rPr>
        <w:t>be</w:t>
      </w:r>
      <w:r w:rsidRPr="001B5B1A">
        <w:rPr>
          <w:spacing w:val="-6"/>
          <w:sz w:val="24"/>
          <w:szCs w:val="24"/>
        </w:rPr>
        <w:t xml:space="preserve"> </w:t>
      </w:r>
      <w:r w:rsidRPr="001B5B1A">
        <w:rPr>
          <w:sz w:val="24"/>
          <w:szCs w:val="24"/>
        </w:rPr>
        <w:t>considered</w:t>
      </w:r>
      <w:r w:rsidRPr="001B5B1A">
        <w:rPr>
          <w:spacing w:val="-5"/>
          <w:sz w:val="24"/>
          <w:szCs w:val="24"/>
        </w:rPr>
        <w:t xml:space="preserve"> </w:t>
      </w:r>
      <w:r w:rsidRPr="001B5B1A">
        <w:rPr>
          <w:sz w:val="24"/>
          <w:szCs w:val="24"/>
        </w:rPr>
        <w:t>a violation of this</w:t>
      </w:r>
      <w:r w:rsidRPr="001B5B1A">
        <w:rPr>
          <w:spacing w:val="-4"/>
          <w:sz w:val="24"/>
          <w:szCs w:val="24"/>
        </w:rPr>
        <w:t xml:space="preserve"> </w:t>
      </w:r>
      <w:r w:rsidRPr="001B5B1A">
        <w:rPr>
          <w:sz w:val="24"/>
          <w:szCs w:val="24"/>
        </w:rPr>
        <w:t>regulation.</w:t>
      </w:r>
    </w:p>
    <w:p w14:paraId="792931EA" w14:textId="77777777" w:rsidR="00A63239" w:rsidRPr="001B5B1A" w:rsidRDefault="00A63239" w:rsidP="00A63239">
      <w:pPr>
        <w:numPr>
          <w:ilvl w:val="0"/>
          <w:numId w:val="13"/>
        </w:numPr>
        <w:tabs>
          <w:tab w:val="left" w:pos="1099"/>
          <w:tab w:val="left" w:pos="1100"/>
        </w:tabs>
        <w:rPr>
          <w:sz w:val="24"/>
          <w:szCs w:val="24"/>
        </w:rPr>
      </w:pPr>
      <w:r w:rsidRPr="001B5B1A">
        <w:rPr>
          <w:sz w:val="24"/>
          <w:szCs w:val="24"/>
        </w:rPr>
        <w:t xml:space="preserve">Restaurants must be maintained in a clean and sanitary </w:t>
      </w:r>
      <w:proofErr w:type="gramStart"/>
      <w:r w:rsidRPr="001B5B1A">
        <w:rPr>
          <w:sz w:val="24"/>
          <w:szCs w:val="24"/>
        </w:rPr>
        <w:t>condition, and</w:t>
      </w:r>
      <w:proofErr w:type="gramEnd"/>
      <w:r w:rsidRPr="001B5B1A">
        <w:rPr>
          <w:sz w:val="24"/>
          <w:szCs w:val="24"/>
        </w:rPr>
        <w:t xml:space="preserve"> shall maintain such food service license issued by the Colorado Department of Public Health and Environment or the </w:t>
      </w:r>
      <w:ins w:id="55" w:author="Author">
        <w:r w:rsidRPr="001B5B1A">
          <w:rPr>
            <w:sz w:val="24"/>
            <w:szCs w:val="24"/>
          </w:rPr>
          <w:t xml:space="preserve">local public health department </w:t>
        </w:r>
      </w:ins>
      <w:del w:id="56" w:author="Author">
        <w:r w:rsidRPr="001B5B1A" w:rsidDel="00DF67F4">
          <w:rPr>
            <w:sz w:val="24"/>
            <w:szCs w:val="24"/>
          </w:rPr>
          <w:delText>Denver Department</w:delText>
        </w:r>
        <w:r w:rsidRPr="001B5B1A" w:rsidDel="00DF67F4">
          <w:rPr>
            <w:spacing w:val="-6"/>
            <w:sz w:val="24"/>
            <w:szCs w:val="24"/>
          </w:rPr>
          <w:delText xml:space="preserve"> </w:delText>
        </w:r>
        <w:r w:rsidRPr="001B5B1A" w:rsidDel="00DF67F4">
          <w:rPr>
            <w:sz w:val="24"/>
            <w:szCs w:val="24"/>
          </w:rPr>
          <w:delText>of</w:delText>
        </w:r>
        <w:r w:rsidRPr="001B5B1A" w:rsidDel="00DF67F4">
          <w:rPr>
            <w:spacing w:val="-5"/>
            <w:sz w:val="24"/>
            <w:szCs w:val="24"/>
          </w:rPr>
          <w:delText xml:space="preserve"> </w:delText>
        </w:r>
        <w:r w:rsidRPr="001B5B1A" w:rsidDel="00DF67F4">
          <w:rPr>
            <w:sz w:val="24"/>
            <w:szCs w:val="24"/>
          </w:rPr>
          <w:delText>Excise</w:delText>
        </w:r>
        <w:r w:rsidRPr="001B5B1A" w:rsidDel="00DF67F4">
          <w:rPr>
            <w:spacing w:val="-5"/>
            <w:sz w:val="24"/>
            <w:szCs w:val="24"/>
          </w:rPr>
          <w:delText xml:space="preserve"> </w:delText>
        </w:r>
        <w:r w:rsidRPr="001B5B1A" w:rsidDel="00DF67F4">
          <w:rPr>
            <w:sz w:val="24"/>
            <w:szCs w:val="24"/>
          </w:rPr>
          <w:delText>and</w:delText>
        </w:r>
        <w:r w:rsidRPr="001B5B1A" w:rsidDel="00DF67F4">
          <w:rPr>
            <w:spacing w:val="-5"/>
            <w:sz w:val="24"/>
            <w:szCs w:val="24"/>
          </w:rPr>
          <w:delText xml:space="preserve"> </w:delText>
        </w:r>
        <w:r w:rsidRPr="001B5B1A" w:rsidDel="00DF67F4">
          <w:rPr>
            <w:sz w:val="24"/>
            <w:szCs w:val="24"/>
          </w:rPr>
          <w:delText>Licenses</w:delText>
        </w:r>
        <w:r w:rsidRPr="001B5B1A" w:rsidDel="00DF67F4">
          <w:rPr>
            <w:spacing w:val="-5"/>
            <w:sz w:val="24"/>
            <w:szCs w:val="24"/>
          </w:rPr>
          <w:delText xml:space="preserve"> </w:delText>
        </w:r>
      </w:del>
      <w:r w:rsidRPr="001B5B1A">
        <w:rPr>
          <w:sz w:val="24"/>
          <w:szCs w:val="24"/>
        </w:rPr>
        <w:t>in</w:t>
      </w:r>
      <w:r w:rsidRPr="001B5B1A">
        <w:rPr>
          <w:spacing w:val="-5"/>
          <w:sz w:val="24"/>
          <w:szCs w:val="24"/>
        </w:rPr>
        <w:t xml:space="preserve"> </w:t>
      </w:r>
      <w:r w:rsidRPr="001B5B1A">
        <w:rPr>
          <w:sz w:val="24"/>
          <w:szCs w:val="24"/>
        </w:rPr>
        <w:t>full</w:t>
      </w:r>
      <w:r w:rsidRPr="001B5B1A">
        <w:rPr>
          <w:spacing w:val="-6"/>
          <w:sz w:val="24"/>
          <w:szCs w:val="24"/>
        </w:rPr>
        <w:t xml:space="preserve"> </w:t>
      </w:r>
      <w:r w:rsidRPr="001B5B1A">
        <w:rPr>
          <w:sz w:val="24"/>
          <w:szCs w:val="24"/>
        </w:rPr>
        <w:t>force</w:t>
      </w:r>
      <w:r w:rsidRPr="001B5B1A">
        <w:rPr>
          <w:spacing w:val="-5"/>
          <w:sz w:val="24"/>
          <w:szCs w:val="24"/>
        </w:rPr>
        <w:t xml:space="preserve"> </w:t>
      </w:r>
      <w:r w:rsidRPr="001B5B1A">
        <w:rPr>
          <w:sz w:val="24"/>
          <w:szCs w:val="24"/>
        </w:rPr>
        <w:t>and</w:t>
      </w:r>
      <w:r w:rsidRPr="001B5B1A">
        <w:rPr>
          <w:spacing w:val="-5"/>
          <w:sz w:val="24"/>
          <w:szCs w:val="24"/>
        </w:rPr>
        <w:t xml:space="preserve"> </w:t>
      </w:r>
      <w:r w:rsidRPr="001B5B1A">
        <w:rPr>
          <w:sz w:val="24"/>
          <w:szCs w:val="24"/>
        </w:rPr>
        <w:t>effect</w:t>
      </w:r>
      <w:r w:rsidRPr="001B5B1A">
        <w:rPr>
          <w:spacing w:val="-5"/>
          <w:sz w:val="24"/>
          <w:szCs w:val="24"/>
        </w:rPr>
        <w:t xml:space="preserve"> </w:t>
      </w:r>
      <w:r w:rsidRPr="001B5B1A">
        <w:rPr>
          <w:sz w:val="24"/>
          <w:szCs w:val="24"/>
        </w:rPr>
        <w:t>at</w:t>
      </w:r>
      <w:r w:rsidRPr="001B5B1A">
        <w:rPr>
          <w:spacing w:val="-5"/>
          <w:sz w:val="24"/>
          <w:szCs w:val="24"/>
        </w:rPr>
        <w:t xml:space="preserve"> </w:t>
      </w:r>
      <w:r w:rsidRPr="001B5B1A">
        <w:rPr>
          <w:sz w:val="24"/>
          <w:szCs w:val="24"/>
        </w:rPr>
        <w:t>all</w:t>
      </w:r>
      <w:r w:rsidRPr="001B5B1A">
        <w:rPr>
          <w:spacing w:val="-5"/>
          <w:sz w:val="24"/>
          <w:szCs w:val="24"/>
        </w:rPr>
        <w:t xml:space="preserve"> </w:t>
      </w:r>
      <w:r w:rsidRPr="001B5B1A">
        <w:rPr>
          <w:sz w:val="24"/>
          <w:szCs w:val="24"/>
        </w:rPr>
        <w:t>times</w:t>
      </w:r>
      <w:r w:rsidRPr="001B5B1A">
        <w:rPr>
          <w:spacing w:val="-6"/>
          <w:sz w:val="24"/>
          <w:szCs w:val="24"/>
        </w:rPr>
        <w:t xml:space="preserve"> </w:t>
      </w:r>
      <w:r w:rsidRPr="001B5B1A">
        <w:rPr>
          <w:sz w:val="24"/>
          <w:szCs w:val="24"/>
        </w:rPr>
        <w:t>while</w:t>
      </w:r>
      <w:r w:rsidRPr="001B5B1A">
        <w:rPr>
          <w:spacing w:val="-5"/>
          <w:sz w:val="24"/>
          <w:szCs w:val="24"/>
        </w:rPr>
        <w:t xml:space="preserve"> </w:t>
      </w:r>
      <w:r w:rsidRPr="001B5B1A">
        <w:rPr>
          <w:sz w:val="24"/>
          <w:szCs w:val="24"/>
        </w:rPr>
        <w:t>selling</w:t>
      </w:r>
      <w:r w:rsidRPr="001B5B1A">
        <w:rPr>
          <w:spacing w:val="-5"/>
          <w:sz w:val="24"/>
          <w:szCs w:val="24"/>
        </w:rPr>
        <w:t xml:space="preserve"> </w:t>
      </w:r>
      <w:r w:rsidRPr="001B5B1A">
        <w:rPr>
          <w:sz w:val="24"/>
          <w:szCs w:val="24"/>
        </w:rPr>
        <w:t>alcohol</w:t>
      </w:r>
      <w:r w:rsidRPr="001B5B1A">
        <w:rPr>
          <w:spacing w:val="-5"/>
          <w:sz w:val="24"/>
          <w:szCs w:val="24"/>
        </w:rPr>
        <w:t xml:space="preserve"> </w:t>
      </w:r>
      <w:r w:rsidRPr="001B5B1A">
        <w:rPr>
          <w:sz w:val="24"/>
          <w:szCs w:val="24"/>
        </w:rPr>
        <w:t>beverages for consumption</w:t>
      </w:r>
      <w:r w:rsidRPr="001B5B1A">
        <w:rPr>
          <w:spacing w:val="-3"/>
          <w:sz w:val="24"/>
          <w:szCs w:val="24"/>
        </w:rPr>
        <w:t xml:space="preserve"> </w:t>
      </w:r>
      <w:r w:rsidRPr="001B5B1A">
        <w:rPr>
          <w:sz w:val="24"/>
          <w:szCs w:val="24"/>
        </w:rPr>
        <w:t>therein.</w:t>
      </w:r>
    </w:p>
    <w:p w14:paraId="3C6CC9AE" w14:textId="56B7444C" w:rsidR="00A63239" w:rsidRPr="00427EAB" w:rsidRDefault="00A63239" w:rsidP="00427EAB">
      <w:pPr>
        <w:ind w:left="374"/>
        <w:rPr>
          <w:i/>
          <w:iCs/>
          <w:color w:val="0070C0"/>
          <w:sz w:val="24"/>
          <w:szCs w:val="24"/>
        </w:rPr>
      </w:pPr>
      <w:r w:rsidRPr="00427EAB">
        <w:rPr>
          <w:i/>
          <w:iCs/>
          <w:color w:val="0070C0"/>
          <w:sz w:val="24"/>
          <w:szCs w:val="24"/>
        </w:rPr>
        <w:t>Amendments to Regulation 47-422 are to correct typographical error</w:t>
      </w:r>
      <w:r w:rsidR="00B76C23" w:rsidRPr="00427EAB">
        <w:rPr>
          <w:i/>
          <w:iCs/>
          <w:color w:val="0070C0"/>
          <w:sz w:val="24"/>
          <w:szCs w:val="24"/>
        </w:rPr>
        <w:t>s</w:t>
      </w:r>
      <w:r w:rsidRPr="00427EAB">
        <w:rPr>
          <w:i/>
          <w:iCs/>
          <w:color w:val="0070C0"/>
          <w:sz w:val="24"/>
          <w:szCs w:val="24"/>
        </w:rPr>
        <w:t xml:space="preserve"> under subparagraph (A)(2) and paragraph (D).</w:t>
      </w:r>
    </w:p>
    <w:p w14:paraId="3481F2CD" w14:textId="77777777" w:rsidR="00A63239" w:rsidRPr="009D0DE8" w:rsidRDefault="00A63239" w:rsidP="00A63239">
      <w:pPr>
        <w:pStyle w:val="Heading2"/>
      </w:pPr>
      <w:r w:rsidRPr="001B5B1A">
        <w:t>Regulation</w:t>
      </w:r>
      <w:r w:rsidRPr="001B5B1A">
        <w:rPr>
          <w:spacing w:val="-6"/>
        </w:rPr>
        <w:t xml:space="preserve"> </w:t>
      </w:r>
      <w:r w:rsidRPr="001B5B1A">
        <w:t>47-422.</w:t>
      </w:r>
      <w:r w:rsidRPr="001B5B1A">
        <w:tab/>
      </w:r>
      <w:r>
        <w:tab/>
      </w:r>
      <w:r w:rsidRPr="001B5B1A">
        <w:t>Arts</w:t>
      </w:r>
      <w:r w:rsidRPr="001B5B1A">
        <w:rPr>
          <w:spacing w:val="-1"/>
        </w:rPr>
        <w:t xml:space="preserve"> </w:t>
      </w:r>
      <w:r w:rsidRPr="001B5B1A">
        <w:t>License.</w:t>
      </w:r>
    </w:p>
    <w:p w14:paraId="784C6D19" w14:textId="77777777" w:rsidR="00A63239" w:rsidRPr="001B5B1A" w:rsidRDefault="00A63239" w:rsidP="00A63239">
      <w:pPr>
        <w:ind w:left="380"/>
        <w:rPr>
          <w:sz w:val="24"/>
          <w:szCs w:val="24"/>
        </w:rPr>
      </w:pPr>
      <w:r w:rsidRPr="001B5B1A">
        <w:rPr>
          <w:sz w:val="24"/>
          <w:szCs w:val="24"/>
          <w:u w:val="thick"/>
        </w:rPr>
        <w:t>Basis and Purpose</w:t>
      </w:r>
      <w:r w:rsidRPr="001B5B1A">
        <w:rPr>
          <w:sz w:val="24"/>
          <w:szCs w:val="24"/>
        </w:rPr>
        <w:t>. The statutory authority for this regulation includes, but is not limited to, subsections 44-3-202(1)(b), 44-3-202(2)(a)(I)(A), 44-3-202(2)(a)(I)(R), and 44-3-419, C.R.S. The purpose of this regulation is to define “production and performances of an artistic or cultural nature” required to qualify for an arts license.</w:t>
      </w:r>
    </w:p>
    <w:p w14:paraId="270254FD" w14:textId="77777777" w:rsidR="00A63239" w:rsidRPr="009D0DE8" w:rsidRDefault="00A63239" w:rsidP="00A63239">
      <w:pPr>
        <w:numPr>
          <w:ilvl w:val="0"/>
          <w:numId w:val="14"/>
        </w:numPr>
        <w:tabs>
          <w:tab w:val="left" w:pos="1099"/>
          <w:tab w:val="left" w:pos="1100"/>
        </w:tabs>
        <w:rPr>
          <w:sz w:val="24"/>
          <w:szCs w:val="24"/>
        </w:rPr>
      </w:pPr>
      <w:r w:rsidRPr="001B5B1A">
        <w:rPr>
          <w:sz w:val="24"/>
          <w:szCs w:val="24"/>
        </w:rPr>
        <w:t>For</w:t>
      </w:r>
      <w:r w:rsidRPr="001B5B1A">
        <w:rPr>
          <w:spacing w:val="-6"/>
          <w:sz w:val="24"/>
          <w:szCs w:val="24"/>
        </w:rPr>
        <w:t xml:space="preserve"> </w:t>
      </w:r>
      <w:r w:rsidRPr="001B5B1A">
        <w:rPr>
          <w:sz w:val="24"/>
          <w:szCs w:val="24"/>
        </w:rPr>
        <w:t>the</w:t>
      </w:r>
      <w:r w:rsidRPr="001B5B1A">
        <w:rPr>
          <w:spacing w:val="-6"/>
          <w:sz w:val="24"/>
          <w:szCs w:val="24"/>
        </w:rPr>
        <w:t xml:space="preserve"> </w:t>
      </w:r>
      <w:r w:rsidRPr="001B5B1A">
        <w:rPr>
          <w:sz w:val="24"/>
          <w:szCs w:val="24"/>
        </w:rPr>
        <w:t>purposes</w:t>
      </w:r>
      <w:r w:rsidRPr="001B5B1A">
        <w:rPr>
          <w:spacing w:val="-5"/>
          <w:sz w:val="24"/>
          <w:szCs w:val="24"/>
        </w:rPr>
        <w:t xml:space="preserve"> </w:t>
      </w:r>
      <w:r w:rsidRPr="001B5B1A">
        <w:rPr>
          <w:sz w:val="24"/>
          <w:szCs w:val="24"/>
        </w:rPr>
        <w:t>of</w:t>
      </w:r>
      <w:r w:rsidRPr="001B5B1A">
        <w:rPr>
          <w:spacing w:val="-6"/>
          <w:sz w:val="24"/>
          <w:szCs w:val="24"/>
        </w:rPr>
        <w:t xml:space="preserve"> </w:t>
      </w:r>
      <w:r w:rsidRPr="001B5B1A">
        <w:rPr>
          <w:sz w:val="24"/>
          <w:szCs w:val="24"/>
        </w:rPr>
        <w:t>determining</w:t>
      </w:r>
      <w:r w:rsidRPr="001B5B1A">
        <w:rPr>
          <w:spacing w:val="-5"/>
          <w:sz w:val="24"/>
          <w:szCs w:val="24"/>
        </w:rPr>
        <w:t xml:space="preserve"> </w:t>
      </w:r>
      <w:r w:rsidRPr="001B5B1A">
        <w:rPr>
          <w:sz w:val="24"/>
          <w:szCs w:val="24"/>
        </w:rPr>
        <w:t>eligibility</w:t>
      </w:r>
      <w:r w:rsidRPr="001B5B1A">
        <w:rPr>
          <w:spacing w:val="-6"/>
          <w:sz w:val="24"/>
          <w:szCs w:val="24"/>
        </w:rPr>
        <w:t xml:space="preserve"> </w:t>
      </w:r>
      <w:r w:rsidRPr="001B5B1A">
        <w:rPr>
          <w:sz w:val="24"/>
          <w:szCs w:val="24"/>
        </w:rPr>
        <w:t>for</w:t>
      </w:r>
      <w:r w:rsidRPr="001B5B1A">
        <w:rPr>
          <w:spacing w:val="-5"/>
          <w:sz w:val="24"/>
          <w:szCs w:val="24"/>
        </w:rPr>
        <w:t xml:space="preserve"> </w:t>
      </w:r>
      <w:r w:rsidRPr="001B5B1A">
        <w:rPr>
          <w:sz w:val="24"/>
          <w:szCs w:val="24"/>
        </w:rPr>
        <w:t>an</w:t>
      </w:r>
      <w:r w:rsidRPr="001B5B1A">
        <w:rPr>
          <w:spacing w:val="-6"/>
          <w:sz w:val="24"/>
          <w:szCs w:val="24"/>
        </w:rPr>
        <w:t xml:space="preserve"> </w:t>
      </w:r>
      <w:r w:rsidRPr="001B5B1A">
        <w:rPr>
          <w:sz w:val="24"/>
          <w:szCs w:val="24"/>
        </w:rPr>
        <w:t>arts</w:t>
      </w:r>
      <w:r w:rsidRPr="001B5B1A">
        <w:rPr>
          <w:spacing w:val="-6"/>
          <w:sz w:val="24"/>
          <w:szCs w:val="24"/>
        </w:rPr>
        <w:t xml:space="preserve"> </w:t>
      </w:r>
      <w:r w:rsidRPr="001B5B1A">
        <w:rPr>
          <w:sz w:val="24"/>
          <w:szCs w:val="24"/>
        </w:rPr>
        <w:t>license</w:t>
      </w:r>
      <w:r w:rsidRPr="001B5B1A">
        <w:rPr>
          <w:spacing w:val="-5"/>
          <w:sz w:val="24"/>
          <w:szCs w:val="24"/>
        </w:rPr>
        <w:t xml:space="preserve"> </w:t>
      </w:r>
      <w:r w:rsidRPr="001B5B1A">
        <w:rPr>
          <w:sz w:val="24"/>
          <w:szCs w:val="24"/>
        </w:rPr>
        <w:t>pursuant</w:t>
      </w:r>
      <w:r w:rsidRPr="001B5B1A">
        <w:rPr>
          <w:spacing w:val="-6"/>
          <w:sz w:val="24"/>
          <w:szCs w:val="24"/>
        </w:rPr>
        <w:t xml:space="preserve"> </w:t>
      </w:r>
      <w:r w:rsidRPr="001B5B1A">
        <w:rPr>
          <w:sz w:val="24"/>
          <w:szCs w:val="24"/>
        </w:rPr>
        <w:t>to</w:t>
      </w:r>
      <w:r w:rsidRPr="001B5B1A">
        <w:rPr>
          <w:spacing w:val="-5"/>
          <w:sz w:val="24"/>
          <w:szCs w:val="24"/>
        </w:rPr>
        <w:t xml:space="preserve"> </w:t>
      </w:r>
      <w:r w:rsidRPr="001B5B1A">
        <w:rPr>
          <w:sz w:val="24"/>
          <w:szCs w:val="24"/>
        </w:rPr>
        <w:t>section</w:t>
      </w:r>
      <w:r w:rsidRPr="001B5B1A">
        <w:rPr>
          <w:spacing w:val="-6"/>
          <w:sz w:val="24"/>
          <w:szCs w:val="24"/>
        </w:rPr>
        <w:t xml:space="preserve"> </w:t>
      </w:r>
      <w:r w:rsidRPr="001B5B1A">
        <w:rPr>
          <w:sz w:val="24"/>
          <w:szCs w:val="24"/>
        </w:rPr>
        <w:t>44-3-419, C.R.S., “productions and performances of an artistic or cultural nature”</w:t>
      </w:r>
      <w:r w:rsidRPr="001B5B1A">
        <w:rPr>
          <w:spacing w:val="-30"/>
          <w:sz w:val="24"/>
          <w:szCs w:val="24"/>
        </w:rPr>
        <w:t xml:space="preserve"> </w:t>
      </w:r>
      <w:r w:rsidRPr="001B5B1A">
        <w:rPr>
          <w:sz w:val="24"/>
          <w:szCs w:val="24"/>
        </w:rPr>
        <w:t>include</w:t>
      </w:r>
    </w:p>
    <w:p w14:paraId="1F833FF5" w14:textId="77777777" w:rsidR="00A63239" w:rsidRPr="009D0DE8" w:rsidRDefault="00A63239" w:rsidP="00A63239">
      <w:pPr>
        <w:numPr>
          <w:ilvl w:val="1"/>
          <w:numId w:val="14"/>
        </w:numPr>
        <w:tabs>
          <w:tab w:val="left" w:pos="1819"/>
          <w:tab w:val="left" w:pos="1820"/>
        </w:tabs>
        <w:rPr>
          <w:sz w:val="24"/>
          <w:szCs w:val="24"/>
        </w:rPr>
      </w:pPr>
      <w:r w:rsidRPr="001B5B1A">
        <w:rPr>
          <w:sz w:val="24"/>
          <w:szCs w:val="24"/>
        </w:rPr>
        <w:t>All forms of theatrical and other performing arts including visual</w:t>
      </w:r>
      <w:r w:rsidRPr="001B5B1A">
        <w:rPr>
          <w:spacing w:val="-26"/>
          <w:sz w:val="24"/>
          <w:szCs w:val="24"/>
        </w:rPr>
        <w:t xml:space="preserve"> </w:t>
      </w:r>
      <w:r w:rsidRPr="001B5B1A">
        <w:rPr>
          <w:sz w:val="24"/>
          <w:szCs w:val="24"/>
        </w:rPr>
        <w:t>performances;</w:t>
      </w:r>
    </w:p>
    <w:p w14:paraId="09396FE0" w14:textId="77777777" w:rsidR="00A63239" w:rsidRDefault="00A63239" w:rsidP="00A63239">
      <w:pPr>
        <w:numPr>
          <w:ilvl w:val="1"/>
          <w:numId w:val="14"/>
        </w:numPr>
        <w:tabs>
          <w:tab w:val="left" w:pos="1819"/>
          <w:tab w:val="left" w:pos="1820"/>
        </w:tabs>
        <w:rPr>
          <w:sz w:val="24"/>
          <w:szCs w:val="24"/>
        </w:rPr>
      </w:pPr>
      <w:r w:rsidRPr="001B5B1A">
        <w:rPr>
          <w:sz w:val="24"/>
          <w:szCs w:val="24"/>
        </w:rPr>
        <w:t>An</w:t>
      </w:r>
      <w:r w:rsidRPr="001B5B1A">
        <w:rPr>
          <w:spacing w:val="-6"/>
          <w:sz w:val="24"/>
          <w:szCs w:val="24"/>
        </w:rPr>
        <w:t xml:space="preserve"> </w:t>
      </w:r>
      <w:r w:rsidRPr="001B5B1A">
        <w:rPr>
          <w:sz w:val="24"/>
          <w:szCs w:val="24"/>
        </w:rPr>
        <w:t>exhibition</w:t>
      </w:r>
      <w:r w:rsidRPr="001B5B1A">
        <w:rPr>
          <w:spacing w:val="-5"/>
          <w:sz w:val="24"/>
          <w:szCs w:val="24"/>
        </w:rPr>
        <w:t xml:space="preserve"> </w:t>
      </w:r>
      <w:r w:rsidRPr="001B5B1A">
        <w:rPr>
          <w:sz w:val="24"/>
          <w:szCs w:val="24"/>
        </w:rPr>
        <w:t>or</w:t>
      </w:r>
      <w:r w:rsidRPr="001B5B1A">
        <w:rPr>
          <w:spacing w:val="-6"/>
          <w:sz w:val="24"/>
          <w:szCs w:val="24"/>
        </w:rPr>
        <w:t xml:space="preserve"> </w:t>
      </w:r>
      <w:r w:rsidRPr="001B5B1A">
        <w:rPr>
          <w:sz w:val="24"/>
          <w:szCs w:val="24"/>
        </w:rPr>
        <w:t>presentation</w:t>
      </w:r>
      <w:r w:rsidRPr="001B5B1A">
        <w:rPr>
          <w:spacing w:val="-5"/>
          <w:sz w:val="24"/>
          <w:szCs w:val="24"/>
        </w:rPr>
        <w:t xml:space="preserve"> </w:t>
      </w:r>
      <w:r w:rsidRPr="001B5B1A">
        <w:rPr>
          <w:sz w:val="24"/>
          <w:szCs w:val="24"/>
        </w:rPr>
        <w:t>of</w:t>
      </w:r>
      <w:r w:rsidRPr="001B5B1A">
        <w:rPr>
          <w:spacing w:val="-5"/>
          <w:sz w:val="24"/>
          <w:szCs w:val="24"/>
        </w:rPr>
        <w:t xml:space="preserve"> </w:t>
      </w:r>
      <w:r w:rsidRPr="001B5B1A">
        <w:rPr>
          <w:sz w:val="24"/>
          <w:szCs w:val="24"/>
        </w:rPr>
        <w:t>art</w:t>
      </w:r>
      <w:r w:rsidRPr="001B5B1A">
        <w:rPr>
          <w:spacing w:val="-6"/>
          <w:sz w:val="24"/>
          <w:szCs w:val="24"/>
        </w:rPr>
        <w:t xml:space="preserve"> </w:t>
      </w:r>
      <w:r w:rsidRPr="001B5B1A">
        <w:rPr>
          <w:sz w:val="24"/>
          <w:szCs w:val="24"/>
        </w:rPr>
        <w:t>or</w:t>
      </w:r>
      <w:r w:rsidRPr="001B5B1A">
        <w:rPr>
          <w:spacing w:val="-5"/>
          <w:sz w:val="24"/>
          <w:szCs w:val="24"/>
        </w:rPr>
        <w:t xml:space="preserve"> </w:t>
      </w:r>
      <w:r w:rsidRPr="001B5B1A">
        <w:rPr>
          <w:sz w:val="24"/>
          <w:szCs w:val="24"/>
        </w:rPr>
        <w:t>objects</w:t>
      </w:r>
      <w:r w:rsidRPr="001B5B1A">
        <w:rPr>
          <w:spacing w:val="-6"/>
          <w:sz w:val="24"/>
          <w:szCs w:val="24"/>
        </w:rPr>
        <w:t xml:space="preserve"> </w:t>
      </w:r>
      <w:r w:rsidRPr="001B5B1A">
        <w:rPr>
          <w:sz w:val="24"/>
          <w:szCs w:val="24"/>
        </w:rPr>
        <w:t>of</w:t>
      </w:r>
      <w:r w:rsidRPr="001B5B1A">
        <w:rPr>
          <w:spacing w:val="-5"/>
          <w:sz w:val="24"/>
          <w:szCs w:val="24"/>
        </w:rPr>
        <w:t xml:space="preserve"> </w:t>
      </w:r>
      <w:r w:rsidRPr="001B5B1A">
        <w:rPr>
          <w:sz w:val="24"/>
          <w:szCs w:val="24"/>
        </w:rPr>
        <w:t>cultural</w:t>
      </w:r>
      <w:r w:rsidRPr="001B5B1A">
        <w:rPr>
          <w:spacing w:val="-5"/>
          <w:sz w:val="24"/>
          <w:szCs w:val="24"/>
        </w:rPr>
        <w:t xml:space="preserve"> </w:t>
      </w:r>
      <w:r w:rsidRPr="001B5B1A">
        <w:rPr>
          <w:sz w:val="24"/>
          <w:szCs w:val="24"/>
        </w:rPr>
        <w:t>or</w:t>
      </w:r>
      <w:r w:rsidRPr="001B5B1A">
        <w:rPr>
          <w:spacing w:val="-6"/>
          <w:sz w:val="24"/>
          <w:szCs w:val="24"/>
        </w:rPr>
        <w:t xml:space="preserve"> </w:t>
      </w:r>
      <w:r w:rsidRPr="001B5B1A">
        <w:rPr>
          <w:sz w:val="24"/>
          <w:szCs w:val="24"/>
        </w:rPr>
        <w:t>artistic</w:t>
      </w:r>
      <w:r w:rsidRPr="001B5B1A">
        <w:rPr>
          <w:spacing w:val="-5"/>
          <w:sz w:val="24"/>
          <w:szCs w:val="24"/>
        </w:rPr>
        <w:t xml:space="preserve"> </w:t>
      </w:r>
      <w:r w:rsidRPr="001B5B1A">
        <w:rPr>
          <w:sz w:val="24"/>
          <w:szCs w:val="24"/>
        </w:rPr>
        <w:t>significance,</w:t>
      </w:r>
      <w:r w:rsidRPr="001B5B1A">
        <w:rPr>
          <w:spacing w:val="-5"/>
          <w:sz w:val="24"/>
          <w:szCs w:val="24"/>
        </w:rPr>
        <w:t xml:space="preserve"> </w:t>
      </w:r>
      <w:r w:rsidRPr="001B5B1A">
        <w:rPr>
          <w:sz w:val="24"/>
          <w:szCs w:val="24"/>
        </w:rPr>
        <w:t>such as those commonly held in art or history museums or galleries;</w:t>
      </w:r>
      <w:r w:rsidRPr="001B5B1A">
        <w:rPr>
          <w:spacing w:val="-23"/>
          <w:sz w:val="24"/>
          <w:szCs w:val="24"/>
        </w:rPr>
        <w:t xml:space="preserve"> </w:t>
      </w:r>
      <w:ins w:id="57" w:author="Author">
        <w:r w:rsidRPr="001B5B1A">
          <w:rPr>
            <w:sz w:val="24"/>
            <w:szCs w:val="24"/>
          </w:rPr>
          <w:t xml:space="preserve">and </w:t>
        </w:r>
      </w:ins>
      <w:del w:id="58" w:author="Author">
        <w:r w:rsidRPr="001B5B1A" w:rsidDel="005C285C">
          <w:rPr>
            <w:sz w:val="24"/>
            <w:szCs w:val="24"/>
          </w:rPr>
          <w:delText>an</w:delText>
        </w:r>
      </w:del>
    </w:p>
    <w:p w14:paraId="7B859DFE" w14:textId="77777777" w:rsidR="00A63239" w:rsidRPr="009559F1" w:rsidRDefault="00A63239" w:rsidP="00A63239">
      <w:pPr>
        <w:numPr>
          <w:ilvl w:val="1"/>
          <w:numId w:val="14"/>
        </w:numPr>
        <w:tabs>
          <w:tab w:val="left" w:pos="1819"/>
          <w:tab w:val="left" w:pos="1820"/>
        </w:tabs>
        <w:rPr>
          <w:sz w:val="24"/>
          <w:szCs w:val="24"/>
        </w:rPr>
      </w:pPr>
      <w:r w:rsidRPr="009559F1">
        <w:rPr>
          <w:sz w:val="24"/>
          <w:szCs w:val="24"/>
        </w:rPr>
        <w:t>An education seminar on an artistic or cultural</w:t>
      </w:r>
      <w:r w:rsidRPr="009559F1">
        <w:rPr>
          <w:spacing w:val="-13"/>
          <w:sz w:val="24"/>
          <w:szCs w:val="24"/>
        </w:rPr>
        <w:t xml:space="preserve"> </w:t>
      </w:r>
      <w:r w:rsidRPr="009559F1">
        <w:rPr>
          <w:sz w:val="24"/>
          <w:szCs w:val="24"/>
        </w:rPr>
        <w:t>subject.</w:t>
      </w:r>
    </w:p>
    <w:p w14:paraId="500B0D43" w14:textId="77777777" w:rsidR="00A63239" w:rsidRPr="009D0DE8" w:rsidRDefault="00A63239" w:rsidP="00A63239">
      <w:pPr>
        <w:numPr>
          <w:ilvl w:val="0"/>
          <w:numId w:val="14"/>
        </w:numPr>
        <w:tabs>
          <w:tab w:val="left" w:pos="1099"/>
          <w:tab w:val="left" w:pos="1100"/>
        </w:tabs>
        <w:ind w:left="1094"/>
        <w:rPr>
          <w:sz w:val="24"/>
          <w:szCs w:val="24"/>
        </w:rPr>
      </w:pPr>
      <w:r w:rsidRPr="001B5B1A">
        <w:rPr>
          <w:sz w:val="24"/>
          <w:szCs w:val="24"/>
        </w:rPr>
        <w:t>For the purposes of determining eligibility for an arts license pursuant to section 44-3-419, C.R.S.,</w:t>
      </w:r>
      <w:r w:rsidRPr="001B5B1A">
        <w:rPr>
          <w:spacing w:val="-5"/>
          <w:sz w:val="24"/>
          <w:szCs w:val="24"/>
        </w:rPr>
        <w:t xml:space="preserve"> </w:t>
      </w:r>
      <w:r w:rsidRPr="001B5B1A">
        <w:rPr>
          <w:sz w:val="24"/>
          <w:szCs w:val="24"/>
        </w:rPr>
        <w:t>a</w:t>
      </w:r>
      <w:r w:rsidRPr="001B5B1A">
        <w:rPr>
          <w:spacing w:val="-5"/>
          <w:sz w:val="24"/>
          <w:szCs w:val="24"/>
        </w:rPr>
        <w:t xml:space="preserve"> </w:t>
      </w:r>
      <w:r w:rsidRPr="001B5B1A">
        <w:rPr>
          <w:sz w:val="24"/>
          <w:szCs w:val="24"/>
        </w:rPr>
        <w:t>“patron”</w:t>
      </w:r>
      <w:r w:rsidRPr="001B5B1A">
        <w:rPr>
          <w:spacing w:val="-4"/>
          <w:sz w:val="24"/>
          <w:szCs w:val="24"/>
        </w:rPr>
        <w:t xml:space="preserve"> </w:t>
      </w:r>
      <w:r w:rsidRPr="001B5B1A">
        <w:rPr>
          <w:sz w:val="24"/>
          <w:szCs w:val="24"/>
        </w:rPr>
        <w:t>is</w:t>
      </w:r>
      <w:r w:rsidRPr="001B5B1A">
        <w:rPr>
          <w:spacing w:val="-5"/>
          <w:sz w:val="24"/>
          <w:szCs w:val="24"/>
        </w:rPr>
        <w:t xml:space="preserve"> </w:t>
      </w:r>
      <w:r w:rsidRPr="001B5B1A">
        <w:rPr>
          <w:sz w:val="24"/>
          <w:szCs w:val="24"/>
        </w:rPr>
        <w:t>a</w:t>
      </w:r>
      <w:r w:rsidRPr="001B5B1A">
        <w:rPr>
          <w:spacing w:val="-5"/>
          <w:sz w:val="24"/>
          <w:szCs w:val="24"/>
        </w:rPr>
        <w:t xml:space="preserve"> </w:t>
      </w:r>
      <w:r w:rsidRPr="001B5B1A">
        <w:rPr>
          <w:sz w:val="24"/>
          <w:szCs w:val="24"/>
        </w:rPr>
        <w:t>person</w:t>
      </w:r>
      <w:r w:rsidRPr="001B5B1A">
        <w:rPr>
          <w:spacing w:val="-4"/>
          <w:sz w:val="24"/>
          <w:szCs w:val="24"/>
        </w:rPr>
        <w:t xml:space="preserve"> </w:t>
      </w:r>
      <w:r w:rsidRPr="001B5B1A">
        <w:rPr>
          <w:sz w:val="24"/>
          <w:szCs w:val="24"/>
        </w:rPr>
        <w:t>who</w:t>
      </w:r>
      <w:r w:rsidRPr="001B5B1A">
        <w:rPr>
          <w:spacing w:val="-5"/>
          <w:sz w:val="24"/>
          <w:szCs w:val="24"/>
        </w:rPr>
        <w:t xml:space="preserve"> </w:t>
      </w:r>
      <w:r w:rsidRPr="001B5B1A">
        <w:rPr>
          <w:sz w:val="24"/>
          <w:szCs w:val="24"/>
        </w:rPr>
        <w:t>attends</w:t>
      </w:r>
      <w:r w:rsidRPr="001B5B1A">
        <w:rPr>
          <w:spacing w:val="-4"/>
          <w:sz w:val="24"/>
          <w:szCs w:val="24"/>
        </w:rPr>
        <w:t xml:space="preserve"> </w:t>
      </w:r>
      <w:r w:rsidRPr="001B5B1A">
        <w:rPr>
          <w:sz w:val="24"/>
          <w:szCs w:val="24"/>
        </w:rPr>
        <w:t>or</w:t>
      </w:r>
      <w:r w:rsidRPr="001B5B1A">
        <w:rPr>
          <w:spacing w:val="-5"/>
          <w:sz w:val="24"/>
          <w:szCs w:val="24"/>
        </w:rPr>
        <w:t xml:space="preserve"> </w:t>
      </w:r>
      <w:r w:rsidRPr="001B5B1A">
        <w:rPr>
          <w:sz w:val="24"/>
          <w:szCs w:val="24"/>
        </w:rPr>
        <w:t>observes</w:t>
      </w:r>
      <w:r w:rsidRPr="001B5B1A">
        <w:rPr>
          <w:spacing w:val="-5"/>
          <w:sz w:val="24"/>
          <w:szCs w:val="24"/>
        </w:rPr>
        <w:t xml:space="preserve"> </w:t>
      </w:r>
      <w:r w:rsidRPr="001B5B1A">
        <w:rPr>
          <w:sz w:val="24"/>
          <w:szCs w:val="24"/>
        </w:rPr>
        <w:t>the</w:t>
      </w:r>
      <w:r w:rsidRPr="001B5B1A">
        <w:rPr>
          <w:spacing w:val="-4"/>
          <w:sz w:val="24"/>
          <w:szCs w:val="24"/>
        </w:rPr>
        <w:t xml:space="preserve"> </w:t>
      </w:r>
      <w:r w:rsidRPr="001B5B1A">
        <w:rPr>
          <w:sz w:val="24"/>
          <w:szCs w:val="24"/>
        </w:rPr>
        <w:t>production</w:t>
      </w:r>
      <w:r w:rsidRPr="001B5B1A">
        <w:rPr>
          <w:spacing w:val="-5"/>
          <w:sz w:val="24"/>
          <w:szCs w:val="24"/>
        </w:rPr>
        <w:t xml:space="preserve"> </w:t>
      </w:r>
      <w:r w:rsidRPr="001B5B1A">
        <w:rPr>
          <w:sz w:val="24"/>
          <w:szCs w:val="24"/>
        </w:rPr>
        <w:t>or</w:t>
      </w:r>
      <w:r w:rsidRPr="001B5B1A">
        <w:rPr>
          <w:spacing w:val="-4"/>
          <w:sz w:val="24"/>
          <w:szCs w:val="24"/>
        </w:rPr>
        <w:t xml:space="preserve"> </w:t>
      </w:r>
      <w:r w:rsidRPr="001B5B1A">
        <w:rPr>
          <w:sz w:val="24"/>
          <w:szCs w:val="24"/>
        </w:rPr>
        <w:t>performance</w:t>
      </w:r>
      <w:r w:rsidRPr="001B5B1A">
        <w:rPr>
          <w:spacing w:val="-5"/>
          <w:sz w:val="24"/>
          <w:szCs w:val="24"/>
        </w:rPr>
        <w:t xml:space="preserve"> </w:t>
      </w:r>
      <w:r w:rsidRPr="001B5B1A">
        <w:rPr>
          <w:sz w:val="24"/>
          <w:szCs w:val="24"/>
        </w:rPr>
        <w:t>of</w:t>
      </w:r>
      <w:r w:rsidRPr="001B5B1A">
        <w:rPr>
          <w:spacing w:val="-5"/>
          <w:sz w:val="24"/>
          <w:szCs w:val="24"/>
        </w:rPr>
        <w:t xml:space="preserve"> </w:t>
      </w:r>
      <w:r w:rsidRPr="001B5B1A">
        <w:rPr>
          <w:sz w:val="24"/>
          <w:szCs w:val="24"/>
        </w:rPr>
        <w:t>an artistic</w:t>
      </w:r>
      <w:r w:rsidRPr="001B5B1A">
        <w:rPr>
          <w:spacing w:val="-4"/>
          <w:sz w:val="24"/>
          <w:szCs w:val="24"/>
        </w:rPr>
        <w:t xml:space="preserve"> </w:t>
      </w:r>
      <w:r w:rsidRPr="001B5B1A">
        <w:rPr>
          <w:sz w:val="24"/>
          <w:szCs w:val="24"/>
        </w:rPr>
        <w:t>or</w:t>
      </w:r>
      <w:r w:rsidRPr="001B5B1A">
        <w:rPr>
          <w:spacing w:val="-4"/>
          <w:sz w:val="24"/>
          <w:szCs w:val="24"/>
        </w:rPr>
        <w:t xml:space="preserve"> </w:t>
      </w:r>
      <w:r w:rsidRPr="001B5B1A">
        <w:rPr>
          <w:sz w:val="24"/>
          <w:szCs w:val="24"/>
        </w:rPr>
        <w:t>cultural</w:t>
      </w:r>
      <w:r w:rsidRPr="001B5B1A">
        <w:rPr>
          <w:spacing w:val="-4"/>
          <w:sz w:val="24"/>
          <w:szCs w:val="24"/>
        </w:rPr>
        <w:t xml:space="preserve"> </w:t>
      </w:r>
      <w:r w:rsidRPr="001B5B1A">
        <w:rPr>
          <w:sz w:val="24"/>
          <w:szCs w:val="24"/>
        </w:rPr>
        <w:t>nature</w:t>
      </w:r>
      <w:r w:rsidRPr="001B5B1A">
        <w:rPr>
          <w:spacing w:val="-3"/>
          <w:sz w:val="24"/>
          <w:szCs w:val="24"/>
        </w:rPr>
        <w:t xml:space="preserve"> </w:t>
      </w:r>
      <w:r w:rsidRPr="001B5B1A">
        <w:rPr>
          <w:sz w:val="24"/>
          <w:szCs w:val="24"/>
        </w:rPr>
        <w:t>for</w:t>
      </w:r>
      <w:r w:rsidRPr="001B5B1A">
        <w:rPr>
          <w:spacing w:val="-4"/>
          <w:sz w:val="24"/>
          <w:szCs w:val="24"/>
        </w:rPr>
        <w:t xml:space="preserve"> </w:t>
      </w:r>
      <w:r w:rsidRPr="001B5B1A">
        <w:rPr>
          <w:sz w:val="24"/>
          <w:szCs w:val="24"/>
        </w:rPr>
        <w:t>the</w:t>
      </w:r>
      <w:r w:rsidRPr="001B5B1A">
        <w:rPr>
          <w:spacing w:val="-4"/>
          <w:sz w:val="24"/>
          <w:szCs w:val="24"/>
        </w:rPr>
        <w:t xml:space="preserve"> </w:t>
      </w:r>
      <w:r w:rsidRPr="001B5B1A">
        <w:rPr>
          <w:sz w:val="24"/>
          <w:szCs w:val="24"/>
        </w:rPr>
        <w:t>purpose</w:t>
      </w:r>
      <w:r w:rsidRPr="001B5B1A">
        <w:rPr>
          <w:spacing w:val="-4"/>
          <w:sz w:val="24"/>
          <w:szCs w:val="24"/>
        </w:rPr>
        <w:t xml:space="preserve"> </w:t>
      </w:r>
      <w:r w:rsidRPr="001B5B1A">
        <w:rPr>
          <w:sz w:val="24"/>
          <w:szCs w:val="24"/>
        </w:rPr>
        <w:t>of</w:t>
      </w:r>
      <w:r w:rsidRPr="001B5B1A">
        <w:rPr>
          <w:spacing w:val="-3"/>
          <w:sz w:val="24"/>
          <w:szCs w:val="24"/>
        </w:rPr>
        <w:t xml:space="preserve"> </w:t>
      </w:r>
      <w:r w:rsidRPr="001B5B1A">
        <w:rPr>
          <w:sz w:val="24"/>
          <w:szCs w:val="24"/>
        </w:rPr>
        <w:t>supporting</w:t>
      </w:r>
      <w:r w:rsidRPr="001B5B1A">
        <w:rPr>
          <w:spacing w:val="-4"/>
          <w:sz w:val="24"/>
          <w:szCs w:val="24"/>
        </w:rPr>
        <w:t xml:space="preserve"> </w:t>
      </w:r>
      <w:r w:rsidRPr="001B5B1A">
        <w:rPr>
          <w:sz w:val="24"/>
          <w:szCs w:val="24"/>
        </w:rPr>
        <w:t>the</w:t>
      </w:r>
      <w:r w:rsidRPr="001B5B1A">
        <w:rPr>
          <w:spacing w:val="-4"/>
          <w:sz w:val="24"/>
          <w:szCs w:val="24"/>
        </w:rPr>
        <w:t xml:space="preserve"> </w:t>
      </w:r>
      <w:r w:rsidRPr="001B5B1A">
        <w:rPr>
          <w:sz w:val="24"/>
          <w:szCs w:val="24"/>
        </w:rPr>
        <w:t>nonprofit</w:t>
      </w:r>
      <w:r w:rsidRPr="001B5B1A">
        <w:rPr>
          <w:spacing w:val="-4"/>
          <w:sz w:val="24"/>
          <w:szCs w:val="24"/>
        </w:rPr>
        <w:t xml:space="preserve"> </w:t>
      </w:r>
      <w:r w:rsidRPr="001B5B1A">
        <w:rPr>
          <w:sz w:val="24"/>
          <w:szCs w:val="24"/>
        </w:rPr>
        <w:t>arts</w:t>
      </w:r>
      <w:r w:rsidRPr="001B5B1A">
        <w:rPr>
          <w:spacing w:val="-3"/>
          <w:sz w:val="24"/>
          <w:szCs w:val="24"/>
        </w:rPr>
        <w:t xml:space="preserve"> </w:t>
      </w:r>
      <w:r w:rsidRPr="001B5B1A">
        <w:rPr>
          <w:sz w:val="24"/>
          <w:szCs w:val="24"/>
        </w:rPr>
        <w:t>organization.</w:t>
      </w:r>
    </w:p>
    <w:p w14:paraId="5308A412" w14:textId="77777777" w:rsidR="00A63239" w:rsidRPr="009D0DE8" w:rsidRDefault="00A63239" w:rsidP="00A63239">
      <w:pPr>
        <w:numPr>
          <w:ilvl w:val="0"/>
          <w:numId w:val="14"/>
        </w:numPr>
        <w:tabs>
          <w:tab w:val="left" w:pos="1099"/>
          <w:tab w:val="left" w:pos="1100"/>
        </w:tabs>
        <w:ind w:left="1094"/>
        <w:rPr>
          <w:sz w:val="24"/>
          <w:szCs w:val="24"/>
        </w:rPr>
      </w:pPr>
      <w:r w:rsidRPr="001B5B1A">
        <w:rPr>
          <w:sz w:val="24"/>
          <w:szCs w:val="24"/>
        </w:rPr>
        <w:t>The</w:t>
      </w:r>
      <w:r w:rsidRPr="001B5B1A">
        <w:rPr>
          <w:spacing w:val="-5"/>
          <w:sz w:val="24"/>
          <w:szCs w:val="24"/>
        </w:rPr>
        <w:t xml:space="preserve"> </w:t>
      </w:r>
      <w:r w:rsidRPr="001B5B1A">
        <w:rPr>
          <w:sz w:val="24"/>
          <w:szCs w:val="24"/>
        </w:rPr>
        <w:t>arts</w:t>
      </w:r>
      <w:r w:rsidRPr="001B5B1A">
        <w:rPr>
          <w:spacing w:val="-4"/>
          <w:sz w:val="24"/>
          <w:szCs w:val="24"/>
        </w:rPr>
        <w:t xml:space="preserve"> </w:t>
      </w:r>
      <w:r w:rsidRPr="001B5B1A">
        <w:rPr>
          <w:sz w:val="24"/>
          <w:szCs w:val="24"/>
        </w:rPr>
        <w:t>license</w:t>
      </w:r>
      <w:r w:rsidRPr="001B5B1A">
        <w:rPr>
          <w:spacing w:val="-5"/>
          <w:sz w:val="24"/>
          <w:szCs w:val="24"/>
        </w:rPr>
        <w:t xml:space="preserve"> </w:t>
      </w:r>
      <w:r w:rsidRPr="001B5B1A">
        <w:rPr>
          <w:sz w:val="24"/>
          <w:szCs w:val="24"/>
        </w:rPr>
        <w:t>must</w:t>
      </w:r>
      <w:r w:rsidRPr="001B5B1A">
        <w:rPr>
          <w:spacing w:val="-4"/>
          <w:sz w:val="24"/>
          <w:szCs w:val="24"/>
        </w:rPr>
        <w:t xml:space="preserve"> </w:t>
      </w:r>
      <w:r w:rsidRPr="001B5B1A">
        <w:rPr>
          <w:sz w:val="24"/>
          <w:szCs w:val="24"/>
        </w:rPr>
        <w:t>only</w:t>
      </w:r>
      <w:r w:rsidRPr="001B5B1A">
        <w:rPr>
          <w:spacing w:val="-5"/>
          <w:sz w:val="24"/>
          <w:szCs w:val="24"/>
        </w:rPr>
        <w:t xml:space="preserve"> </w:t>
      </w:r>
      <w:r w:rsidRPr="001B5B1A">
        <w:rPr>
          <w:sz w:val="24"/>
          <w:szCs w:val="24"/>
        </w:rPr>
        <w:t>be</w:t>
      </w:r>
      <w:r w:rsidRPr="001B5B1A">
        <w:rPr>
          <w:spacing w:val="-4"/>
          <w:sz w:val="24"/>
          <w:szCs w:val="24"/>
        </w:rPr>
        <w:t xml:space="preserve"> </w:t>
      </w:r>
      <w:r w:rsidRPr="001B5B1A">
        <w:rPr>
          <w:sz w:val="24"/>
          <w:szCs w:val="24"/>
        </w:rPr>
        <w:t>used</w:t>
      </w:r>
      <w:r w:rsidRPr="001B5B1A">
        <w:rPr>
          <w:spacing w:val="-5"/>
          <w:sz w:val="24"/>
          <w:szCs w:val="24"/>
        </w:rPr>
        <w:t xml:space="preserve"> </w:t>
      </w:r>
      <w:r w:rsidRPr="001B5B1A">
        <w:rPr>
          <w:sz w:val="24"/>
          <w:szCs w:val="24"/>
        </w:rPr>
        <w:t>to</w:t>
      </w:r>
      <w:r w:rsidRPr="001B5B1A">
        <w:rPr>
          <w:spacing w:val="-4"/>
          <w:sz w:val="24"/>
          <w:szCs w:val="24"/>
        </w:rPr>
        <w:t xml:space="preserve"> </w:t>
      </w:r>
      <w:r w:rsidRPr="001B5B1A">
        <w:rPr>
          <w:sz w:val="24"/>
          <w:szCs w:val="24"/>
        </w:rPr>
        <w:t>sell</w:t>
      </w:r>
      <w:r w:rsidRPr="001B5B1A">
        <w:rPr>
          <w:spacing w:val="-5"/>
          <w:sz w:val="24"/>
          <w:szCs w:val="24"/>
        </w:rPr>
        <w:t xml:space="preserve"> </w:t>
      </w:r>
      <w:r w:rsidRPr="001B5B1A">
        <w:rPr>
          <w:sz w:val="24"/>
          <w:szCs w:val="24"/>
        </w:rPr>
        <w:t>alcohol</w:t>
      </w:r>
      <w:r w:rsidRPr="001B5B1A">
        <w:rPr>
          <w:spacing w:val="-4"/>
          <w:sz w:val="24"/>
          <w:szCs w:val="24"/>
        </w:rPr>
        <w:t xml:space="preserve"> </w:t>
      </w:r>
      <w:r w:rsidRPr="001B5B1A">
        <w:rPr>
          <w:sz w:val="24"/>
          <w:szCs w:val="24"/>
        </w:rPr>
        <w:t>for</w:t>
      </w:r>
      <w:r w:rsidRPr="001B5B1A">
        <w:rPr>
          <w:spacing w:val="-4"/>
          <w:sz w:val="24"/>
          <w:szCs w:val="24"/>
        </w:rPr>
        <w:t xml:space="preserve"> </w:t>
      </w:r>
      <w:r w:rsidRPr="001B5B1A">
        <w:rPr>
          <w:sz w:val="24"/>
          <w:szCs w:val="24"/>
        </w:rPr>
        <w:t>consumption</w:t>
      </w:r>
      <w:r w:rsidRPr="001B5B1A">
        <w:rPr>
          <w:spacing w:val="-5"/>
          <w:sz w:val="24"/>
          <w:szCs w:val="24"/>
        </w:rPr>
        <w:t xml:space="preserve"> </w:t>
      </w:r>
      <w:r w:rsidRPr="001B5B1A">
        <w:rPr>
          <w:sz w:val="24"/>
          <w:szCs w:val="24"/>
        </w:rPr>
        <w:t>only</w:t>
      </w:r>
      <w:r w:rsidRPr="001B5B1A">
        <w:rPr>
          <w:spacing w:val="-4"/>
          <w:sz w:val="24"/>
          <w:szCs w:val="24"/>
        </w:rPr>
        <w:t xml:space="preserve"> </w:t>
      </w:r>
      <w:r w:rsidRPr="001B5B1A">
        <w:rPr>
          <w:sz w:val="24"/>
          <w:szCs w:val="24"/>
        </w:rPr>
        <w:t>to</w:t>
      </w:r>
      <w:r w:rsidRPr="001B5B1A">
        <w:rPr>
          <w:spacing w:val="-5"/>
          <w:sz w:val="24"/>
          <w:szCs w:val="24"/>
        </w:rPr>
        <w:t xml:space="preserve"> </w:t>
      </w:r>
      <w:r w:rsidRPr="001B5B1A">
        <w:rPr>
          <w:sz w:val="24"/>
          <w:szCs w:val="24"/>
        </w:rPr>
        <w:lastRenderedPageBreak/>
        <w:t>patrons</w:t>
      </w:r>
      <w:r w:rsidRPr="001B5B1A">
        <w:rPr>
          <w:spacing w:val="-4"/>
          <w:sz w:val="24"/>
          <w:szCs w:val="24"/>
        </w:rPr>
        <w:t xml:space="preserve"> </w:t>
      </w:r>
      <w:r w:rsidRPr="001B5B1A">
        <w:rPr>
          <w:sz w:val="24"/>
          <w:szCs w:val="24"/>
        </w:rPr>
        <w:t>present</w:t>
      </w:r>
      <w:r w:rsidRPr="001B5B1A">
        <w:rPr>
          <w:spacing w:val="-5"/>
          <w:sz w:val="24"/>
          <w:szCs w:val="24"/>
        </w:rPr>
        <w:t xml:space="preserve"> </w:t>
      </w:r>
      <w:r w:rsidRPr="001B5B1A">
        <w:rPr>
          <w:sz w:val="24"/>
          <w:szCs w:val="24"/>
        </w:rPr>
        <w:t>at the</w:t>
      </w:r>
      <w:r w:rsidRPr="001B5B1A">
        <w:rPr>
          <w:spacing w:val="-6"/>
          <w:sz w:val="24"/>
          <w:szCs w:val="24"/>
        </w:rPr>
        <w:t xml:space="preserve"> </w:t>
      </w:r>
      <w:r w:rsidRPr="001B5B1A">
        <w:rPr>
          <w:sz w:val="24"/>
          <w:szCs w:val="24"/>
        </w:rPr>
        <w:t>licensed</w:t>
      </w:r>
      <w:r w:rsidRPr="001B5B1A">
        <w:rPr>
          <w:spacing w:val="-5"/>
          <w:sz w:val="24"/>
          <w:szCs w:val="24"/>
        </w:rPr>
        <w:t xml:space="preserve"> </w:t>
      </w:r>
      <w:r w:rsidRPr="001B5B1A">
        <w:rPr>
          <w:sz w:val="24"/>
          <w:szCs w:val="24"/>
        </w:rPr>
        <w:t>premises</w:t>
      </w:r>
      <w:r w:rsidRPr="001B5B1A">
        <w:rPr>
          <w:spacing w:val="-6"/>
          <w:sz w:val="24"/>
          <w:szCs w:val="24"/>
        </w:rPr>
        <w:t xml:space="preserve"> </w:t>
      </w:r>
      <w:r w:rsidRPr="001B5B1A">
        <w:rPr>
          <w:sz w:val="24"/>
          <w:szCs w:val="24"/>
        </w:rPr>
        <w:t>for</w:t>
      </w:r>
      <w:r w:rsidRPr="001B5B1A">
        <w:rPr>
          <w:spacing w:val="-5"/>
          <w:sz w:val="24"/>
          <w:szCs w:val="24"/>
        </w:rPr>
        <w:t xml:space="preserve"> </w:t>
      </w:r>
      <w:r w:rsidRPr="001B5B1A">
        <w:rPr>
          <w:sz w:val="24"/>
          <w:szCs w:val="24"/>
        </w:rPr>
        <w:t>the</w:t>
      </w:r>
      <w:r w:rsidRPr="001B5B1A">
        <w:rPr>
          <w:spacing w:val="-6"/>
          <w:sz w:val="24"/>
          <w:szCs w:val="24"/>
        </w:rPr>
        <w:t xml:space="preserve"> </w:t>
      </w:r>
      <w:r w:rsidRPr="001B5B1A">
        <w:rPr>
          <w:sz w:val="24"/>
          <w:szCs w:val="24"/>
        </w:rPr>
        <w:t>productions</w:t>
      </w:r>
      <w:r w:rsidRPr="001B5B1A">
        <w:rPr>
          <w:spacing w:val="-5"/>
          <w:sz w:val="24"/>
          <w:szCs w:val="24"/>
        </w:rPr>
        <w:t xml:space="preserve"> </w:t>
      </w:r>
      <w:r w:rsidRPr="001B5B1A">
        <w:rPr>
          <w:sz w:val="24"/>
          <w:szCs w:val="24"/>
        </w:rPr>
        <w:t>and</w:t>
      </w:r>
      <w:r w:rsidRPr="001B5B1A">
        <w:rPr>
          <w:spacing w:val="-6"/>
          <w:sz w:val="24"/>
          <w:szCs w:val="24"/>
        </w:rPr>
        <w:t xml:space="preserve"> </w:t>
      </w:r>
      <w:r w:rsidRPr="001B5B1A">
        <w:rPr>
          <w:sz w:val="24"/>
          <w:szCs w:val="24"/>
        </w:rPr>
        <w:t>performances</w:t>
      </w:r>
      <w:r w:rsidRPr="001B5B1A">
        <w:rPr>
          <w:spacing w:val="-5"/>
          <w:sz w:val="24"/>
          <w:szCs w:val="24"/>
        </w:rPr>
        <w:t xml:space="preserve"> </w:t>
      </w:r>
      <w:r w:rsidRPr="001B5B1A">
        <w:rPr>
          <w:sz w:val="24"/>
          <w:szCs w:val="24"/>
        </w:rPr>
        <w:t>of</w:t>
      </w:r>
      <w:r w:rsidRPr="001B5B1A">
        <w:rPr>
          <w:spacing w:val="-6"/>
          <w:sz w:val="24"/>
          <w:szCs w:val="24"/>
        </w:rPr>
        <w:t xml:space="preserve"> </w:t>
      </w:r>
      <w:r w:rsidRPr="001B5B1A">
        <w:rPr>
          <w:sz w:val="24"/>
          <w:szCs w:val="24"/>
        </w:rPr>
        <w:t>the</w:t>
      </w:r>
      <w:r w:rsidRPr="001B5B1A">
        <w:rPr>
          <w:spacing w:val="-5"/>
          <w:sz w:val="24"/>
          <w:szCs w:val="24"/>
        </w:rPr>
        <w:t xml:space="preserve"> </w:t>
      </w:r>
      <w:r w:rsidRPr="001B5B1A">
        <w:rPr>
          <w:sz w:val="24"/>
          <w:szCs w:val="24"/>
        </w:rPr>
        <w:t>artistic</w:t>
      </w:r>
      <w:r w:rsidRPr="001B5B1A">
        <w:rPr>
          <w:spacing w:val="-5"/>
          <w:sz w:val="24"/>
          <w:szCs w:val="24"/>
        </w:rPr>
        <w:t xml:space="preserve"> </w:t>
      </w:r>
      <w:r w:rsidRPr="001B5B1A">
        <w:rPr>
          <w:sz w:val="24"/>
          <w:szCs w:val="24"/>
        </w:rPr>
        <w:t>or</w:t>
      </w:r>
      <w:r w:rsidRPr="001B5B1A">
        <w:rPr>
          <w:spacing w:val="-6"/>
          <w:sz w:val="24"/>
          <w:szCs w:val="24"/>
        </w:rPr>
        <w:t xml:space="preserve"> </w:t>
      </w:r>
      <w:r w:rsidRPr="001B5B1A">
        <w:rPr>
          <w:sz w:val="24"/>
          <w:szCs w:val="24"/>
        </w:rPr>
        <w:t>cultural</w:t>
      </w:r>
      <w:r w:rsidRPr="001B5B1A">
        <w:rPr>
          <w:spacing w:val="-5"/>
          <w:sz w:val="24"/>
          <w:szCs w:val="24"/>
        </w:rPr>
        <w:t xml:space="preserve"> </w:t>
      </w:r>
      <w:r w:rsidRPr="001B5B1A">
        <w:rPr>
          <w:sz w:val="24"/>
          <w:szCs w:val="24"/>
        </w:rPr>
        <w:t>nature.</w:t>
      </w:r>
    </w:p>
    <w:p w14:paraId="0D8B337D" w14:textId="77777777" w:rsidR="00A63239" w:rsidRPr="009D0DE8" w:rsidRDefault="00A63239" w:rsidP="00A63239">
      <w:pPr>
        <w:numPr>
          <w:ilvl w:val="0"/>
          <w:numId w:val="14"/>
        </w:numPr>
        <w:tabs>
          <w:tab w:val="left" w:pos="1099"/>
          <w:tab w:val="left" w:pos="1100"/>
        </w:tabs>
        <w:ind w:left="1094"/>
        <w:rPr>
          <w:sz w:val="24"/>
          <w:szCs w:val="24"/>
        </w:rPr>
      </w:pPr>
      <w:r w:rsidRPr="001B5B1A">
        <w:rPr>
          <w:sz w:val="24"/>
          <w:szCs w:val="24"/>
        </w:rPr>
        <w:t>Alcohol beverages may be served pursuant to an arts license to adult patrons of a private function held on the arts licensed premises if the private function includes attendance</w:t>
      </w:r>
      <w:r w:rsidRPr="001B5B1A">
        <w:rPr>
          <w:spacing w:val="-7"/>
          <w:sz w:val="24"/>
          <w:szCs w:val="24"/>
        </w:rPr>
        <w:t xml:space="preserve"> </w:t>
      </w:r>
      <w:r w:rsidRPr="001B5B1A">
        <w:rPr>
          <w:sz w:val="24"/>
          <w:szCs w:val="24"/>
        </w:rPr>
        <w:t>at</w:t>
      </w:r>
      <w:r w:rsidRPr="001B5B1A">
        <w:rPr>
          <w:spacing w:val="-7"/>
          <w:sz w:val="24"/>
          <w:szCs w:val="24"/>
        </w:rPr>
        <w:t xml:space="preserve"> </w:t>
      </w:r>
      <w:r w:rsidRPr="001B5B1A">
        <w:rPr>
          <w:sz w:val="24"/>
          <w:szCs w:val="24"/>
        </w:rPr>
        <w:t>the</w:t>
      </w:r>
      <w:r w:rsidRPr="001B5B1A">
        <w:rPr>
          <w:spacing w:val="-6"/>
          <w:sz w:val="24"/>
          <w:szCs w:val="24"/>
        </w:rPr>
        <w:t xml:space="preserve"> </w:t>
      </w:r>
      <w:r w:rsidRPr="001B5B1A">
        <w:rPr>
          <w:sz w:val="24"/>
          <w:szCs w:val="24"/>
        </w:rPr>
        <w:t>productions</w:t>
      </w:r>
      <w:r w:rsidRPr="001B5B1A">
        <w:rPr>
          <w:spacing w:val="-7"/>
          <w:sz w:val="24"/>
          <w:szCs w:val="24"/>
        </w:rPr>
        <w:t xml:space="preserve"> </w:t>
      </w:r>
      <w:r w:rsidRPr="001B5B1A">
        <w:rPr>
          <w:sz w:val="24"/>
          <w:szCs w:val="24"/>
        </w:rPr>
        <w:t>and/or</w:t>
      </w:r>
      <w:r w:rsidRPr="001B5B1A">
        <w:rPr>
          <w:spacing w:val="-7"/>
          <w:sz w:val="24"/>
          <w:szCs w:val="24"/>
        </w:rPr>
        <w:t xml:space="preserve"> </w:t>
      </w:r>
      <w:r w:rsidRPr="001B5B1A">
        <w:rPr>
          <w:sz w:val="24"/>
          <w:szCs w:val="24"/>
        </w:rPr>
        <w:t>performances</w:t>
      </w:r>
      <w:r w:rsidRPr="001B5B1A">
        <w:rPr>
          <w:spacing w:val="-6"/>
          <w:sz w:val="24"/>
          <w:szCs w:val="24"/>
        </w:rPr>
        <w:t xml:space="preserve"> </w:t>
      </w:r>
      <w:r w:rsidRPr="001B5B1A">
        <w:rPr>
          <w:sz w:val="24"/>
          <w:szCs w:val="24"/>
        </w:rPr>
        <w:t>detailed</w:t>
      </w:r>
      <w:r w:rsidRPr="001B5B1A">
        <w:rPr>
          <w:spacing w:val="-7"/>
          <w:sz w:val="24"/>
          <w:szCs w:val="24"/>
        </w:rPr>
        <w:t xml:space="preserve"> </w:t>
      </w:r>
      <w:r w:rsidRPr="001B5B1A">
        <w:rPr>
          <w:sz w:val="24"/>
          <w:szCs w:val="24"/>
        </w:rPr>
        <w:t>in</w:t>
      </w:r>
      <w:r w:rsidRPr="001B5B1A">
        <w:rPr>
          <w:spacing w:val="-7"/>
          <w:sz w:val="24"/>
          <w:szCs w:val="24"/>
        </w:rPr>
        <w:t xml:space="preserve"> </w:t>
      </w:r>
      <w:del w:id="59" w:author="Author">
        <w:r w:rsidRPr="001B5B1A" w:rsidDel="00884D7E">
          <w:rPr>
            <w:sz w:val="24"/>
            <w:szCs w:val="24"/>
          </w:rPr>
          <w:delText>sub</w:delText>
        </w:r>
      </w:del>
      <w:r w:rsidRPr="001B5B1A">
        <w:rPr>
          <w:sz w:val="24"/>
          <w:szCs w:val="24"/>
        </w:rPr>
        <w:t>paragraph</w:t>
      </w:r>
      <w:r w:rsidRPr="001B5B1A">
        <w:rPr>
          <w:spacing w:val="-6"/>
          <w:sz w:val="24"/>
          <w:szCs w:val="24"/>
        </w:rPr>
        <w:t xml:space="preserve"> </w:t>
      </w:r>
      <w:r w:rsidRPr="001B5B1A">
        <w:rPr>
          <w:sz w:val="24"/>
          <w:szCs w:val="24"/>
        </w:rPr>
        <w:t>(A)</w:t>
      </w:r>
      <w:r w:rsidRPr="001B5B1A">
        <w:rPr>
          <w:spacing w:val="-7"/>
          <w:sz w:val="24"/>
          <w:szCs w:val="24"/>
        </w:rPr>
        <w:t xml:space="preserve"> </w:t>
      </w:r>
      <w:r w:rsidRPr="001B5B1A">
        <w:rPr>
          <w:sz w:val="24"/>
          <w:szCs w:val="24"/>
        </w:rPr>
        <w:t>above.</w:t>
      </w:r>
    </w:p>
    <w:p w14:paraId="3042F9EF" w14:textId="77777777" w:rsidR="00A63239" w:rsidRPr="001B5B1A" w:rsidRDefault="00A63239" w:rsidP="00A63239">
      <w:pPr>
        <w:numPr>
          <w:ilvl w:val="0"/>
          <w:numId w:val="14"/>
        </w:numPr>
        <w:tabs>
          <w:tab w:val="left" w:pos="1099"/>
          <w:tab w:val="left" w:pos="1100"/>
        </w:tabs>
        <w:ind w:left="1094"/>
        <w:rPr>
          <w:sz w:val="24"/>
          <w:szCs w:val="24"/>
        </w:rPr>
      </w:pPr>
      <w:r w:rsidRPr="001B5B1A">
        <w:rPr>
          <w:sz w:val="24"/>
          <w:szCs w:val="24"/>
        </w:rPr>
        <w:t>An</w:t>
      </w:r>
      <w:r w:rsidRPr="001B5B1A">
        <w:rPr>
          <w:spacing w:val="-6"/>
          <w:sz w:val="24"/>
          <w:szCs w:val="24"/>
        </w:rPr>
        <w:t xml:space="preserve"> </w:t>
      </w:r>
      <w:r w:rsidRPr="001B5B1A">
        <w:rPr>
          <w:sz w:val="24"/>
          <w:szCs w:val="24"/>
        </w:rPr>
        <w:t>arts</w:t>
      </w:r>
      <w:r w:rsidRPr="001B5B1A">
        <w:rPr>
          <w:spacing w:val="-5"/>
          <w:sz w:val="24"/>
          <w:szCs w:val="24"/>
        </w:rPr>
        <w:t xml:space="preserve"> </w:t>
      </w:r>
      <w:r w:rsidRPr="001B5B1A">
        <w:rPr>
          <w:sz w:val="24"/>
          <w:szCs w:val="24"/>
        </w:rPr>
        <w:t>license</w:t>
      </w:r>
      <w:r w:rsidRPr="001B5B1A">
        <w:rPr>
          <w:spacing w:val="-5"/>
          <w:sz w:val="24"/>
          <w:szCs w:val="24"/>
        </w:rPr>
        <w:t xml:space="preserve"> </w:t>
      </w:r>
      <w:r w:rsidRPr="001B5B1A">
        <w:rPr>
          <w:sz w:val="24"/>
          <w:szCs w:val="24"/>
        </w:rPr>
        <w:t>may</w:t>
      </w:r>
      <w:r w:rsidRPr="001B5B1A">
        <w:rPr>
          <w:spacing w:val="-6"/>
          <w:sz w:val="24"/>
          <w:szCs w:val="24"/>
        </w:rPr>
        <w:t xml:space="preserve"> </w:t>
      </w:r>
      <w:r w:rsidRPr="001B5B1A">
        <w:rPr>
          <w:sz w:val="24"/>
          <w:szCs w:val="24"/>
        </w:rPr>
        <w:t>place</w:t>
      </w:r>
      <w:r w:rsidRPr="001B5B1A">
        <w:rPr>
          <w:spacing w:val="-5"/>
          <w:sz w:val="24"/>
          <w:szCs w:val="24"/>
        </w:rPr>
        <w:t xml:space="preserve"> </w:t>
      </w:r>
      <w:r w:rsidRPr="001B5B1A">
        <w:rPr>
          <w:sz w:val="24"/>
          <w:szCs w:val="24"/>
        </w:rPr>
        <w:t>limited</w:t>
      </w:r>
      <w:r w:rsidRPr="001B5B1A">
        <w:rPr>
          <w:spacing w:val="-5"/>
          <w:sz w:val="24"/>
          <w:szCs w:val="24"/>
        </w:rPr>
        <w:t xml:space="preserve"> </w:t>
      </w:r>
      <w:r w:rsidRPr="001B5B1A">
        <w:rPr>
          <w:sz w:val="24"/>
          <w:szCs w:val="24"/>
        </w:rPr>
        <w:t>advertising</w:t>
      </w:r>
      <w:r w:rsidRPr="001B5B1A">
        <w:rPr>
          <w:spacing w:val="-5"/>
          <w:sz w:val="24"/>
          <w:szCs w:val="24"/>
        </w:rPr>
        <w:t xml:space="preserve"> </w:t>
      </w:r>
      <w:r w:rsidRPr="001B5B1A">
        <w:rPr>
          <w:sz w:val="24"/>
          <w:szCs w:val="24"/>
        </w:rPr>
        <w:t>of</w:t>
      </w:r>
      <w:r w:rsidRPr="001B5B1A">
        <w:rPr>
          <w:spacing w:val="-6"/>
          <w:sz w:val="24"/>
          <w:szCs w:val="24"/>
        </w:rPr>
        <w:t xml:space="preserve"> </w:t>
      </w:r>
      <w:r w:rsidRPr="001B5B1A">
        <w:rPr>
          <w:sz w:val="24"/>
          <w:szCs w:val="24"/>
        </w:rPr>
        <w:t>the</w:t>
      </w:r>
      <w:r w:rsidRPr="001B5B1A">
        <w:rPr>
          <w:spacing w:val="-5"/>
          <w:sz w:val="24"/>
          <w:szCs w:val="24"/>
        </w:rPr>
        <w:t xml:space="preserve"> </w:t>
      </w:r>
      <w:r w:rsidRPr="001B5B1A">
        <w:rPr>
          <w:sz w:val="24"/>
          <w:szCs w:val="24"/>
        </w:rPr>
        <w:t>availability</w:t>
      </w:r>
      <w:r w:rsidRPr="001B5B1A">
        <w:rPr>
          <w:spacing w:val="-5"/>
          <w:sz w:val="24"/>
          <w:szCs w:val="24"/>
        </w:rPr>
        <w:t xml:space="preserve"> </w:t>
      </w:r>
      <w:r w:rsidRPr="001B5B1A">
        <w:rPr>
          <w:sz w:val="24"/>
          <w:szCs w:val="24"/>
        </w:rPr>
        <w:t>of</w:t>
      </w:r>
      <w:r w:rsidRPr="001B5B1A">
        <w:rPr>
          <w:spacing w:val="-5"/>
          <w:sz w:val="24"/>
          <w:szCs w:val="24"/>
        </w:rPr>
        <w:t xml:space="preserve"> </w:t>
      </w:r>
      <w:r w:rsidRPr="001B5B1A">
        <w:rPr>
          <w:sz w:val="24"/>
          <w:szCs w:val="24"/>
        </w:rPr>
        <w:t>alcohol</w:t>
      </w:r>
      <w:r w:rsidRPr="001B5B1A">
        <w:rPr>
          <w:spacing w:val="-6"/>
          <w:sz w:val="24"/>
          <w:szCs w:val="24"/>
        </w:rPr>
        <w:t xml:space="preserve"> </w:t>
      </w:r>
      <w:r w:rsidRPr="001B5B1A">
        <w:rPr>
          <w:sz w:val="24"/>
          <w:szCs w:val="24"/>
        </w:rPr>
        <w:t>beverages</w:t>
      </w:r>
      <w:r w:rsidRPr="001B5B1A">
        <w:rPr>
          <w:spacing w:val="-5"/>
          <w:sz w:val="24"/>
          <w:szCs w:val="24"/>
        </w:rPr>
        <w:t xml:space="preserve"> </w:t>
      </w:r>
      <w:r w:rsidRPr="001B5B1A">
        <w:rPr>
          <w:sz w:val="24"/>
          <w:szCs w:val="24"/>
        </w:rPr>
        <w:t>for</w:t>
      </w:r>
      <w:r w:rsidRPr="001B5B1A">
        <w:rPr>
          <w:spacing w:val="-5"/>
          <w:sz w:val="24"/>
          <w:szCs w:val="24"/>
        </w:rPr>
        <w:t xml:space="preserve"> </w:t>
      </w:r>
      <w:r w:rsidRPr="001B5B1A">
        <w:rPr>
          <w:sz w:val="24"/>
          <w:szCs w:val="24"/>
        </w:rPr>
        <w:t>sale on the licensed premises while an artistic or cultural production or performance is taking place, and may include the limited advertising in e-mail, print, radio, television, and social media marketing about the production or performance, but the availability of alcohol beverages must not be the primary focus of the</w:t>
      </w:r>
      <w:r w:rsidRPr="001B5B1A">
        <w:rPr>
          <w:spacing w:val="-16"/>
          <w:sz w:val="24"/>
          <w:szCs w:val="24"/>
        </w:rPr>
        <w:t xml:space="preserve"> </w:t>
      </w:r>
      <w:r w:rsidRPr="001B5B1A">
        <w:rPr>
          <w:sz w:val="24"/>
          <w:szCs w:val="24"/>
        </w:rPr>
        <w:t>advertisement.</w:t>
      </w:r>
    </w:p>
    <w:p w14:paraId="147B1028" w14:textId="77777777" w:rsidR="00A63239" w:rsidRPr="00427EAB" w:rsidRDefault="00A63239" w:rsidP="00427EAB">
      <w:pPr>
        <w:ind w:left="374"/>
        <w:rPr>
          <w:i/>
          <w:iCs/>
          <w:color w:val="0070C0"/>
          <w:sz w:val="24"/>
          <w:szCs w:val="24"/>
        </w:rPr>
      </w:pPr>
      <w:r w:rsidRPr="00427EAB">
        <w:rPr>
          <w:i/>
          <w:iCs/>
          <w:color w:val="0070C0"/>
          <w:sz w:val="24"/>
          <w:szCs w:val="24"/>
        </w:rPr>
        <w:t xml:space="preserve">Amendments to Regulation 47-426 are to clarify that an ordering service cannot place an order on behalf of a customer for an off-premises liquor licensed retail licensee and the order must occur on the licensee’s platform. It further clarifies that the licensee or its employees must make the delivery of the alcohol beverages and cannot use an ordering service’s employees or </w:t>
      </w:r>
      <w:proofErr w:type="gramStart"/>
      <w:r w:rsidRPr="00427EAB">
        <w:rPr>
          <w:i/>
          <w:iCs/>
          <w:color w:val="0070C0"/>
          <w:sz w:val="24"/>
          <w:szCs w:val="24"/>
        </w:rPr>
        <w:t>contractors, and</w:t>
      </w:r>
      <w:proofErr w:type="gramEnd"/>
      <w:r w:rsidRPr="00427EAB">
        <w:rPr>
          <w:i/>
          <w:iCs/>
          <w:color w:val="0070C0"/>
          <w:sz w:val="24"/>
          <w:szCs w:val="24"/>
        </w:rPr>
        <w:t xml:space="preserve"> clarifies that the licensee must be the owner or lease holder of the vehicle used to make the alcohol deliveries, and the licensee cannot use an employee’s vehicle for the deliveries. Finally, the licensee must also maintain delivery records on the licensed premises, either electronically or physically, and cannot rely on the ordering service to maintain delivery records.</w:t>
      </w:r>
    </w:p>
    <w:p w14:paraId="50278933" w14:textId="77777777" w:rsidR="00A63239" w:rsidRPr="001B5B1A" w:rsidRDefault="00A63239" w:rsidP="00B76C23">
      <w:pPr>
        <w:pStyle w:val="Heading2"/>
      </w:pPr>
      <w:r w:rsidRPr="001B5B1A">
        <w:t>Regulation</w:t>
      </w:r>
      <w:r w:rsidRPr="001B5B1A">
        <w:rPr>
          <w:spacing w:val="-6"/>
        </w:rPr>
        <w:t xml:space="preserve"> </w:t>
      </w:r>
      <w:r w:rsidRPr="001B5B1A">
        <w:t>47-426.</w:t>
      </w:r>
      <w:r w:rsidRPr="001B5B1A">
        <w:tab/>
      </w:r>
      <w:r>
        <w:tab/>
      </w:r>
      <w:r w:rsidRPr="001B5B1A">
        <w:t>Delivery Sales by Off-Premises</w:t>
      </w:r>
      <w:r w:rsidRPr="001B5B1A">
        <w:rPr>
          <w:spacing w:val="-6"/>
        </w:rPr>
        <w:t xml:space="preserve"> </w:t>
      </w:r>
      <w:r w:rsidRPr="001B5B1A">
        <w:t>Licensees.</w:t>
      </w:r>
    </w:p>
    <w:p w14:paraId="17C74BFC" w14:textId="77777777" w:rsidR="00A63239" w:rsidRPr="001B5B1A" w:rsidRDefault="00A63239" w:rsidP="00A63239">
      <w:pPr>
        <w:pStyle w:val="BodyText"/>
        <w:ind w:left="380"/>
        <w:rPr>
          <w:sz w:val="24"/>
          <w:szCs w:val="24"/>
        </w:rPr>
      </w:pPr>
      <w:r w:rsidRPr="001B5B1A">
        <w:rPr>
          <w:sz w:val="24"/>
          <w:szCs w:val="24"/>
          <w:u w:val="thick"/>
        </w:rPr>
        <w:t>Basis and Purpose</w:t>
      </w:r>
      <w:r w:rsidRPr="001B5B1A">
        <w:rPr>
          <w:sz w:val="24"/>
          <w:szCs w:val="24"/>
        </w:rPr>
        <w:t>. The statutory authority for this regulation includes, but is not limited to, subsections 44-4-107(1)(c), 44-3-202(1)(b), 44-3-202(2)(a)(I)(A), 44-3-202(2)(a)(I)(O),</w:t>
      </w:r>
      <w:r>
        <w:rPr>
          <w:sz w:val="24"/>
          <w:szCs w:val="24"/>
        </w:rPr>
        <w:t xml:space="preserve"> </w:t>
      </w:r>
      <w:r w:rsidRPr="001B5B1A">
        <w:rPr>
          <w:sz w:val="24"/>
          <w:szCs w:val="24"/>
        </w:rPr>
        <w:t>44-3-202(2)(a)(I)(R), 44-3-409(3), 44-3-410(3), 44-3-601, and 44-3-701, C.R.S. The purpose of this</w:t>
      </w:r>
      <w:r>
        <w:rPr>
          <w:sz w:val="24"/>
          <w:szCs w:val="24"/>
        </w:rPr>
        <w:t xml:space="preserve"> </w:t>
      </w:r>
      <w:r w:rsidRPr="001B5B1A">
        <w:rPr>
          <w:sz w:val="24"/>
          <w:szCs w:val="24"/>
        </w:rPr>
        <w:t>regulation is to permit fermented malt beverage and</w:t>
      </w:r>
      <w:r>
        <w:rPr>
          <w:sz w:val="24"/>
          <w:szCs w:val="24"/>
        </w:rPr>
        <w:t xml:space="preserve"> </w:t>
      </w:r>
      <w:r w:rsidRPr="001B5B1A">
        <w:rPr>
          <w:sz w:val="24"/>
          <w:szCs w:val="24"/>
        </w:rPr>
        <w:t>wine retailer licensees, retail liquor stores, and liquor</w:t>
      </w:r>
      <w:ins w:id="60" w:author="Author">
        <w:r w:rsidRPr="001B5B1A">
          <w:rPr>
            <w:sz w:val="24"/>
            <w:szCs w:val="24"/>
          </w:rPr>
          <w:t>-</w:t>
        </w:r>
      </w:ins>
      <w:del w:id="61" w:author="Author">
        <w:r w:rsidRPr="001B5B1A" w:rsidDel="00F20C64">
          <w:rPr>
            <w:sz w:val="24"/>
            <w:szCs w:val="24"/>
          </w:rPr>
          <w:delText xml:space="preserve"> </w:delText>
        </w:r>
      </w:del>
      <w:r w:rsidRPr="001B5B1A">
        <w:rPr>
          <w:sz w:val="24"/>
          <w:szCs w:val="24"/>
        </w:rPr>
        <w:t>licensed drug stores to deliver</w:t>
      </w:r>
      <w:r>
        <w:rPr>
          <w:sz w:val="24"/>
          <w:szCs w:val="24"/>
        </w:rPr>
        <w:t xml:space="preserve"> </w:t>
      </w:r>
      <w:r w:rsidRPr="001B5B1A">
        <w:rPr>
          <w:sz w:val="24"/>
          <w:szCs w:val="24"/>
        </w:rPr>
        <w:t>alcohol beverage products to consumers within the requirements, restrictions, and</w:t>
      </w:r>
      <w:r>
        <w:rPr>
          <w:sz w:val="24"/>
          <w:szCs w:val="24"/>
        </w:rPr>
        <w:t xml:space="preserve"> </w:t>
      </w:r>
      <w:r w:rsidRPr="001B5B1A">
        <w:rPr>
          <w:sz w:val="24"/>
          <w:szCs w:val="24"/>
        </w:rPr>
        <w:t>limitations outlined in the regulation in accordance with the statutory provisions</w:t>
      </w:r>
      <w:r>
        <w:rPr>
          <w:sz w:val="24"/>
          <w:szCs w:val="24"/>
        </w:rPr>
        <w:t xml:space="preserve"> </w:t>
      </w:r>
      <w:r w:rsidRPr="001B5B1A">
        <w:rPr>
          <w:sz w:val="24"/>
          <w:szCs w:val="24"/>
        </w:rPr>
        <w:lastRenderedPageBreak/>
        <w:t>under which limited retail delivery activities are authorized.</w:t>
      </w:r>
    </w:p>
    <w:p w14:paraId="53BACFF2" w14:textId="77777777" w:rsidR="00A63239" w:rsidRPr="009D0DE8" w:rsidRDefault="00A63239" w:rsidP="00A63239">
      <w:pPr>
        <w:pStyle w:val="ListParagraph"/>
        <w:numPr>
          <w:ilvl w:val="0"/>
          <w:numId w:val="6"/>
        </w:numPr>
        <w:tabs>
          <w:tab w:val="left" w:pos="1099"/>
          <w:tab w:val="left" w:pos="1100"/>
        </w:tabs>
        <w:contextualSpacing w:val="0"/>
        <w:rPr>
          <w:sz w:val="24"/>
          <w:szCs w:val="24"/>
        </w:rPr>
      </w:pPr>
      <w:r w:rsidRPr="001B5B1A">
        <w:rPr>
          <w:sz w:val="24"/>
          <w:szCs w:val="24"/>
        </w:rPr>
        <w:t>Delivery</w:t>
      </w:r>
      <w:r w:rsidRPr="001B5B1A">
        <w:rPr>
          <w:spacing w:val="-2"/>
          <w:sz w:val="24"/>
          <w:szCs w:val="24"/>
        </w:rPr>
        <w:t xml:space="preserve"> </w:t>
      </w:r>
      <w:r w:rsidRPr="001B5B1A">
        <w:rPr>
          <w:sz w:val="24"/>
          <w:szCs w:val="24"/>
        </w:rPr>
        <w:t>Permitted.</w:t>
      </w:r>
    </w:p>
    <w:p w14:paraId="40C8691B" w14:textId="77777777" w:rsidR="00A63239" w:rsidRPr="001B5B1A" w:rsidRDefault="00A63239" w:rsidP="00A63239">
      <w:pPr>
        <w:pStyle w:val="BodyText"/>
        <w:ind w:left="1100"/>
        <w:jc w:val="both"/>
        <w:rPr>
          <w:sz w:val="24"/>
          <w:szCs w:val="24"/>
        </w:rPr>
      </w:pPr>
      <w:r w:rsidRPr="001B5B1A">
        <w:rPr>
          <w:sz w:val="24"/>
          <w:szCs w:val="24"/>
        </w:rPr>
        <w:t>A retailer licensed pursuant to section 44-3-409 or 44-3-410,</w:t>
      </w:r>
      <w:ins w:id="62" w:author="Author">
        <w:r w:rsidRPr="001B5B1A">
          <w:rPr>
            <w:sz w:val="24"/>
            <w:szCs w:val="24"/>
          </w:rPr>
          <w:t xml:space="preserve"> C.R.S.,</w:t>
        </w:r>
      </w:ins>
      <w:r w:rsidRPr="001B5B1A">
        <w:rPr>
          <w:sz w:val="24"/>
          <w:szCs w:val="24"/>
        </w:rPr>
        <w:t xml:space="preserve"> or subsection 44-4-107(1)(a), C.R.S., may deliver such alcohol beverages authorized by its license to any location off the licensed premises, pursuant to the following restrictions:</w:t>
      </w:r>
    </w:p>
    <w:p w14:paraId="637503C1" w14:textId="77777777" w:rsidR="00A63239" w:rsidRPr="009D0DE8" w:rsidRDefault="00A63239" w:rsidP="00A63239">
      <w:pPr>
        <w:pStyle w:val="ListParagraph"/>
        <w:numPr>
          <w:ilvl w:val="0"/>
          <w:numId w:val="5"/>
        </w:numPr>
        <w:tabs>
          <w:tab w:val="left" w:pos="1819"/>
          <w:tab w:val="left" w:pos="1820"/>
        </w:tabs>
        <w:contextualSpacing w:val="0"/>
        <w:rPr>
          <w:sz w:val="24"/>
          <w:szCs w:val="24"/>
        </w:rPr>
      </w:pPr>
      <w:r w:rsidRPr="001B5B1A">
        <w:rPr>
          <w:spacing w:val="-3"/>
          <w:sz w:val="24"/>
          <w:szCs w:val="24"/>
        </w:rPr>
        <w:t>Order.</w:t>
      </w:r>
    </w:p>
    <w:p w14:paraId="1B1DDFE1" w14:textId="77777777" w:rsidR="00A63239" w:rsidRPr="00A63239" w:rsidRDefault="00A63239">
      <w:pPr>
        <w:pStyle w:val="ListParagraph"/>
        <w:numPr>
          <w:ilvl w:val="1"/>
          <w:numId w:val="5"/>
        </w:numPr>
        <w:tabs>
          <w:tab w:val="left" w:pos="2540"/>
        </w:tabs>
        <w:contextualSpacing w:val="0"/>
        <w:jc w:val="both"/>
        <w:rPr>
          <w:ins w:id="63" w:author="Author"/>
          <w:sz w:val="24"/>
          <w:szCs w:val="24"/>
          <w:rPrChange w:id="64" w:author="Author">
            <w:rPr>
              <w:ins w:id="65" w:author="Author"/>
            </w:rPr>
          </w:rPrChange>
        </w:rPr>
        <w:pPrChange w:id="66" w:author="Author">
          <w:pPr>
            <w:pStyle w:val="ListParagraph"/>
            <w:numPr>
              <w:ilvl w:val="1"/>
              <w:numId w:val="3"/>
            </w:numPr>
            <w:tabs>
              <w:tab w:val="left" w:pos="2540"/>
            </w:tabs>
            <w:ind w:left="3308" w:right="820" w:hanging="720"/>
            <w:contextualSpacing w:val="0"/>
            <w:jc w:val="both"/>
          </w:pPr>
        </w:pPrChange>
      </w:pPr>
      <w:r w:rsidRPr="001B5B1A">
        <w:rPr>
          <w:sz w:val="24"/>
          <w:szCs w:val="24"/>
        </w:rPr>
        <w:t xml:space="preserve">The order for the alcohol beverages which are to be </w:t>
      </w:r>
      <w:proofErr w:type="gramStart"/>
      <w:r w:rsidRPr="001B5B1A">
        <w:rPr>
          <w:sz w:val="24"/>
          <w:szCs w:val="24"/>
        </w:rPr>
        <w:t>delivered,</w:t>
      </w:r>
      <w:proofErr w:type="gramEnd"/>
      <w:r w:rsidRPr="001B5B1A">
        <w:rPr>
          <w:sz w:val="24"/>
          <w:szCs w:val="24"/>
        </w:rPr>
        <w:t xml:space="preserve"> must be taken by</w:t>
      </w:r>
      <w:r w:rsidRPr="001B5B1A">
        <w:rPr>
          <w:spacing w:val="-5"/>
          <w:sz w:val="24"/>
          <w:szCs w:val="24"/>
        </w:rPr>
        <w:t xml:space="preserve"> </w:t>
      </w:r>
      <w:r w:rsidRPr="001B5B1A">
        <w:rPr>
          <w:sz w:val="24"/>
          <w:szCs w:val="24"/>
        </w:rPr>
        <w:t>the</w:t>
      </w:r>
      <w:r w:rsidRPr="001B5B1A">
        <w:rPr>
          <w:spacing w:val="-4"/>
          <w:sz w:val="24"/>
          <w:szCs w:val="24"/>
        </w:rPr>
        <w:t xml:space="preserve"> </w:t>
      </w:r>
      <w:r w:rsidRPr="001B5B1A">
        <w:rPr>
          <w:sz w:val="24"/>
          <w:szCs w:val="24"/>
        </w:rPr>
        <w:t>licensee</w:t>
      </w:r>
      <w:del w:id="67" w:author="Author">
        <w:r w:rsidRPr="001B5B1A" w:rsidDel="00F20C64">
          <w:rPr>
            <w:sz w:val="24"/>
            <w:szCs w:val="24"/>
          </w:rPr>
          <w:delText>,</w:delText>
        </w:r>
        <w:r w:rsidRPr="001B5B1A" w:rsidDel="00F20C64">
          <w:rPr>
            <w:spacing w:val="-4"/>
            <w:sz w:val="24"/>
            <w:szCs w:val="24"/>
          </w:rPr>
          <w:delText xml:space="preserve"> </w:delText>
        </w:r>
        <w:r w:rsidRPr="001B5B1A" w:rsidDel="00F20C64">
          <w:rPr>
            <w:sz w:val="24"/>
            <w:szCs w:val="24"/>
          </w:rPr>
          <w:delText>or</w:delText>
        </w:r>
        <w:r w:rsidRPr="001B5B1A" w:rsidDel="00F20C64">
          <w:rPr>
            <w:spacing w:val="-5"/>
            <w:sz w:val="24"/>
            <w:szCs w:val="24"/>
          </w:rPr>
          <w:delText xml:space="preserve"> </w:delText>
        </w:r>
        <w:r w:rsidRPr="001B5B1A" w:rsidDel="00F20C64">
          <w:rPr>
            <w:sz w:val="24"/>
            <w:szCs w:val="24"/>
          </w:rPr>
          <w:delText>an</w:delText>
        </w:r>
        <w:r w:rsidRPr="001B5B1A" w:rsidDel="00F20C64">
          <w:rPr>
            <w:spacing w:val="-4"/>
            <w:sz w:val="24"/>
            <w:szCs w:val="24"/>
          </w:rPr>
          <w:delText xml:space="preserve"> </w:delText>
        </w:r>
        <w:r w:rsidRPr="001B5B1A" w:rsidDel="00F20C64">
          <w:rPr>
            <w:sz w:val="24"/>
            <w:szCs w:val="24"/>
          </w:rPr>
          <w:delText>ordering</w:delText>
        </w:r>
        <w:r w:rsidRPr="001B5B1A" w:rsidDel="00F20C64">
          <w:rPr>
            <w:spacing w:val="-4"/>
            <w:sz w:val="24"/>
            <w:szCs w:val="24"/>
          </w:rPr>
          <w:delText xml:space="preserve"> </w:delText>
        </w:r>
        <w:r w:rsidRPr="001B5B1A" w:rsidDel="00F20C64">
          <w:rPr>
            <w:sz w:val="24"/>
            <w:szCs w:val="24"/>
          </w:rPr>
          <w:delText>service</w:delText>
        </w:r>
        <w:r w:rsidRPr="001B5B1A" w:rsidDel="00F20C64">
          <w:rPr>
            <w:spacing w:val="-5"/>
            <w:sz w:val="24"/>
            <w:szCs w:val="24"/>
          </w:rPr>
          <w:delText xml:space="preserve"> </w:delText>
        </w:r>
        <w:r w:rsidRPr="001B5B1A" w:rsidDel="00F20C64">
          <w:rPr>
            <w:sz w:val="24"/>
            <w:szCs w:val="24"/>
          </w:rPr>
          <w:delText>acting</w:delText>
        </w:r>
        <w:r w:rsidRPr="001B5B1A" w:rsidDel="00F20C64">
          <w:rPr>
            <w:spacing w:val="-4"/>
            <w:sz w:val="24"/>
            <w:szCs w:val="24"/>
          </w:rPr>
          <w:delText xml:space="preserve"> </w:delText>
        </w:r>
        <w:r w:rsidRPr="001B5B1A" w:rsidDel="00F20C64">
          <w:rPr>
            <w:sz w:val="24"/>
            <w:szCs w:val="24"/>
          </w:rPr>
          <w:delText>as</w:delText>
        </w:r>
        <w:r w:rsidRPr="001B5B1A" w:rsidDel="00F20C64">
          <w:rPr>
            <w:spacing w:val="-4"/>
            <w:sz w:val="24"/>
            <w:szCs w:val="24"/>
          </w:rPr>
          <w:delText xml:space="preserve"> </w:delText>
        </w:r>
        <w:r w:rsidRPr="001B5B1A" w:rsidDel="00F20C64">
          <w:rPr>
            <w:sz w:val="24"/>
            <w:szCs w:val="24"/>
          </w:rPr>
          <w:delText>an</w:delText>
        </w:r>
        <w:r w:rsidRPr="001B5B1A" w:rsidDel="00F20C64">
          <w:rPr>
            <w:spacing w:val="-4"/>
            <w:sz w:val="24"/>
            <w:szCs w:val="24"/>
          </w:rPr>
          <w:delText xml:space="preserve"> </w:delText>
        </w:r>
        <w:r w:rsidRPr="001B5B1A" w:rsidDel="00F20C64">
          <w:rPr>
            <w:sz w:val="24"/>
            <w:szCs w:val="24"/>
          </w:rPr>
          <w:delText>agent</w:delText>
        </w:r>
        <w:r w:rsidRPr="001B5B1A" w:rsidDel="00F20C64">
          <w:rPr>
            <w:spacing w:val="-5"/>
            <w:sz w:val="24"/>
            <w:szCs w:val="24"/>
          </w:rPr>
          <w:delText xml:space="preserve"> </w:delText>
        </w:r>
        <w:r w:rsidRPr="001B5B1A" w:rsidDel="00F20C64">
          <w:rPr>
            <w:sz w:val="24"/>
            <w:szCs w:val="24"/>
          </w:rPr>
          <w:delText>of</w:delText>
        </w:r>
        <w:r w:rsidRPr="001B5B1A" w:rsidDel="00F20C64">
          <w:rPr>
            <w:spacing w:val="-4"/>
            <w:sz w:val="24"/>
            <w:szCs w:val="24"/>
          </w:rPr>
          <w:delText xml:space="preserve"> </w:delText>
        </w:r>
        <w:r w:rsidRPr="001B5B1A" w:rsidDel="00F20C64">
          <w:rPr>
            <w:sz w:val="24"/>
            <w:szCs w:val="24"/>
          </w:rPr>
          <w:delText>the</w:delText>
        </w:r>
        <w:r w:rsidRPr="001B5B1A" w:rsidDel="00F20C64">
          <w:rPr>
            <w:spacing w:val="-4"/>
            <w:sz w:val="24"/>
            <w:szCs w:val="24"/>
          </w:rPr>
          <w:delText xml:space="preserve"> </w:delText>
        </w:r>
        <w:r w:rsidRPr="001B5B1A" w:rsidDel="00F20C64">
          <w:rPr>
            <w:sz w:val="24"/>
            <w:szCs w:val="24"/>
          </w:rPr>
          <w:delText>licensee,</w:delText>
        </w:r>
        <w:r w:rsidRPr="001B5B1A" w:rsidDel="00C81AB1">
          <w:rPr>
            <w:spacing w:val="-5"/>
            <w:sz w:val="24"/>
            <w:szCs w:val="24"/>
          </w:rPr>
          <w:delText xml:space="preserve"> </w:delText>
        </w:r>
        <w:r w:rsidRPr="001B5B1A" w:rsidDel="00C81AB1">
          <w:rPr>
            <w:sz w:val="24"/>
            <w:szCs w:val="24"/>
          </w:rPr>
          <w:delText xml:space="preserve">and </w:delText>
        </w:r>
      </w:del>
      <w:r w:rsidRPr="001B5B1A">
        <w:rPr>
          <w:sz w:val="24"/>
          <w:szCs w:val="24"/>
        </w:rPr>
        <w:t xml:space="preserve"> in compliance with subparagraph (1)(d) of this</w:t>
      </w:r>
      <w:r w:rsidRPr="001B5B1A">
        <w:rPr>
          <w:spacing w:val="-15"/>
          <w:sz w:val="24"/>
          <w:szCs w:val="24"/>
        </w:rPr>
        <w:t xml:space="preserve"> </w:t>
      </w:r>
      <w:r w:rsidRPr="001B5B1A">
        <w:rPr>
          <w:sz w:val="24"/>
          <w:szCs w:val="24"/>
        </w:rPr>
        <w:t>regulation.</w:t>
      </w:r>
    </w:p>
    <w:p w14:paraId="64226944" w14:textId="77777777" w:rsidR="00A63239" w:rsidRPr="00A63239" w:rsidRDefault="00A63239">
      <w:pPr>
        <w:pStyle w:val="ListParagraph"/>
        <w:numPr>
          <w:ilvl w:val="2"/>
          <w:numId w:val="5"/>
        </w:numPr>
        <w:tabs>
          <w:tab w:val="left" w:pos="2540"/>
        </w:tabs>
        <w:contextualSpacing w:val="0"/>
        <w:rPr>
          <w:ins w:id="68" w:author="Author"/>
          <w:sz w:val="24"/>
          <w:szCs w:val="24"/>
          <w:rPrChange w:id="69" w:author="Author">
            <w:rPr>
              <w:ins w:id="70" w:author="Author"/>
              <w:spacing w:val="-2"/>
              <w:sz w:val="20"/>
            </w:rPr>
          </w:rPrChange>
        </w:rPr>
        <w:pPrChange w:id="71" w:author="Author">
          <w:pPr>
            <w:pStyle w:val="ListParagraph"/>
            <w:numPr>
              <w:ilvl w:val="2"/>
              <w:numId w:val="3"/>
            </w:numPr>
            <w:tabs>
              <w:tab w:val="left" w:pos="2540"/>
            </w:tabs>
            <w:ind w:left="4076" w:right="820" w:hanging="720"/>
            <w:contextualSpacing w:val="0"/>
          </w:pPr>
        </w:pPrChange>
      </w:pPr>
      <w:ins w:id="72" w:author="Author">
        <w:r w:rsidRPr="001B5B1A">
          <w:rPr>
            <w:sz w:val="24"/>
            <w:szCs w:val="24"/>
          </w:rPr>
          <w:t>An “ordering service” as used in this rule means a service</w:t>
        </w:r>
        <w:r w:rsidRPr="001B5B1A">
          <w:rPr>
            <w:spacing w:val="-12"/>
            <w:sz w:val="24"/>
            <w:szCs w:val="24"/>
          </w:rPr>
          <w:t xml:space="preserve"> </w:t>
        </w:r>
        <w:r w:rsidRPr="001B5B1A">
          <w:rPr>
            <w:sz w:val="24"/>
            <w:szCs w:val="24"/>
          </w:rPr>
          <w:t>that</w:t>
        </w:r>
        <w:r w:rsidRPr="001B5B1A">
          <w:rPr>
            <w:spacing w:val="-12"/>
            <w:sz w:val="24"/>
            <w:szCs w:val="24"/>
          </w:rPr>
          <w:t xml:space="preserve"> </w:t>
        </w:r>
        <w:r w:rsidRPr="001B5B1A">
          <w:rPr>
            <w:sz w:val="24"/>
            <w:szCs w:val="24"/>
          </w:rPr>
          <w:t>provides</w:t>
        </w:r>
        <w:r w:rsidRPr="001B5B1A">
          <w:rPr>
            <w:spacing w:val="-12"/>
            <w:sz w:val="24"/>
            <w:szCs w:val="24"/>
          </w:rPr>
          <w:t xml:space="preserve"> </w:t>
        </w:r>
        <w:r w:rsidRPr="001B5B1A">
          <w:rPr>
            <w:sz w:val="24"/>
            <w:szCs w:val="24"/>
          </w:rPr>
          <w:t>software</w:t>
        </w:r>
        <w:r w:rsidRPr="001B5B1A">
          <w:rPr>
            <w:spacing w:val="-12"/>
            <w:sz w:val="24"/>
            <w:szCs w:val="24"/>
          </w:rPr>
          <w:t xml:space="preserve"> </w:t>
        </w:r>
        <w:r w:rsidRPr="001B5B1A">
          <w:rPr>
            <w:sz w:val="24"/>
            <w:szCs w:val="24"/>
          </w:rPr>
          <w:t>or</w:t>
        </w:r>
        <w:r w:rsidRPr="001B5B1A">
          <w:rPr>
            <w:spacing w:val="-12"/>
            <w:sz w:val="24"/>
            <w:szCs w:val="24"/>
          </w:rPr>
          <w:t xml:space="preserve"> </w:t>
        </w:r>
        <w:r w:rsidRPr="001B5B1A">
          <w:rPr>
            <w:sz w:val="24"/>
            <w:szCs w:val="24"/>
          </w:rPr>
          <w:t>a</w:t>
        </w:r>
        <w:r w:rsidRPr="001B5B1A">
          <w:rPr>
            <w:spacing w:val="-12"/>
            <w:sz w:val="24"/>
            <w:szCs w:val="24"/>
          </w:rPr>
          <w:t xml:space="preserve"> </w:t>
        </w:r>
        <w:r w:rsidRPr="001B5B1A">
          <w:rPr>
            <w:sz w:val="24"/>
            <w:szCs w:val="24"/>
          </w:rPr>
          <w:t>digital</w:t>
        </w:r>
        <w:r w:rsidRPr="001B5B1A">
          <w:rPr>
            <w:spacing w:val="-12"/>
            <w:sz w:val="24"/>
            <w:szCs w:val="24"/>
          </w:rPr>
          <w:t xml:space="preserve"> </w:t>
        </w:r>
        <w:r w:rsidRPr="001B5B1A">
          <w:rPr>
            <w:sz w:val="24"/>
            <w:szCs w:val="24"/>
          </w:rPr>
          <w:t>network application</w:t>
        </w:r>
        <w:r w:rsidRPr="001B5B1A">
          <w:rPr>
            <w:spacing w:val="-10"/>
            <w:sz w:val="24"/>
            <w:szCs w:val="24"/>
          </w:rPr>
          <w:t xml:space="preserve"> </w:t>
        </w:r>
        <w:r w:rsidRPr="001B5B1A">
          <w:rPr>
            <w:sz w:val="24"/>
            <w:szCs w:val="24"/>
          </w:rPr>
          <w:t>that</w:t>
        </w:r>
        <w:r w:rsidRPr="001B5B1A">
          <w:rPr>
            <w:spacing w:val="-10"/>
            <w:sz w:val="24"/>
            <w:szCs w:val="24"/>
          </w:rPr>
          <w:t xml:space="preserve"> </w:t>
        </w:r>
        <w:r w:rsidRPr="001B5B1A">
          <w:rPr>
            <w:sz w:val="24"/>
            <w:szCs w:val="24"/>
          </w:rPr>
          <w:t>connects</w:t>
        </w:r>
        <w:r w:rsidRPr="001B5B1A">
          <w:rPr>
            <w:spacing w:val="-10"/>
            <w:sz w:val="24"/>
            <w:szCs w:val="24"/>
          </w:rPr>
          <w:t xml:space="preserve"> </w:t>
        </w:r>
        <w:r w:rsidRPr="001B5B1A">
          <w:rPr>
            <w:sz w:val="24"/>
            <w:szCs w:val="24"/>
          </w:rPr>
          <w:t>customers</w:t>
        </w:r>
        <w:r w:rsidRPr="001B5B1A">
          <w:rPr>
            <w:spacing w:val="-10"/>
            <w:sz w:val="24"/>
            <w:szCs w:val="24"/>
          </w:rPr>
          <w:t xml:space="preserve"> </w:t>
        </w:r>
        <w:r w:rsidRPr="001B5B1A">
          <w:rPr>
            <w:sz w:val="24"/>
            <w:szCs w:val="24"/>
          </w:rPr>
          <w:t>with</w:t>
        </w:r>
        <w:r w:rsidRPr="001B5B1A">
          <w:rPr>
            <w:spacing w:val="-10"/>
            <w:sz w:val="24"/>
            <w:szCs w:val="24"/>
          </w:rPr>
          <w:t xml:space="preserve"> </w:t>
        </w:r>
        <w:r w:rsidRPr="001B5B1A">
          <w:rPr>
            <w:sz w:val="24"/>
            <w:szCs w:val="24"/>
          </w:rPr>
          <w:t xml:space="preserve">licensees that hold a delivery permit issued pursuant to subparagraph (A)(5) of this rule for the purpose of allowing a customer to order alcohol beverages from the licensee for delivery by the licensee’s </w:t>
        </w:r>
        <w:r w:rsidRPr="001B5B1A">
          <w:rPr>
            <w:spacing w:val="-2"/>
            <w:sz w:val="24"/>
            <w:szCs w:val="24"/>
          </w:rPr>
          <w:t>employee(s).</w:t>
        </w:r>
      </w:ins>
    </w:p>
    <w:p w14:paraId="172D4E31" w14:textId="77777777" w:rsidR="00A63239" w:rsidRPr="009D0DE8" w:rsidRDefault="00A63239" w:rsidP="00A63239">
      <w:pPr>
        <w:pStyle w:val="ListParagraph"/>
        <w:numPr>
          <w:ilvl w:val="2"/>
          <w:numId w:val="5"/>
        </w:numPr>
        <w:tabs>
          <w:tab w:val="left" w:pos="2540"/>
        </w:tabs>
        <w:contextualSpacing w:val="0"/>
        <w:jc w:val="both"/>
        <w:rPr>
          <w:sz w:val="24"/>
          <w:szCs w:val="24"/>
        </w:rPr>
      </w:pPr>
      <w:ins w:id="73" w:author="Author">
        <w:r w:rsidRPr="001B5B1A">
          <w:rPr>
            <w:sz w:val="24"/>
            <w:szCs w:val="24"/>
          </w:rPr>
          <w:t>An ordering service shall not place an order for alcohol beverages to a licensee on behalf of a customer. The ordering service shall direct a customer</w:t>
        </w:r>
        <w:r w:rsidRPr="001B5B1A">
          <w:rPr>
            <w:spacing w:val="-9"/>
            <w:sz w:val="24"/>
            <w:szCs w:val="24"/>
          </w:rPr>
          <w:t xml:space="preserve"> </w:t>
        </w:r>
        <w:r w:rsidRPr="001B5B1A">
          <w:rPr>
            <w:sz w:val="24"/>
            <w:szCs w:val="24"/>
          </w:rPr>
          <w:t>to</w:t>
        </w:r>
        <w:r w:rsidRPr="001B5B1A">
          <w:rPr>
            <w:spacing w:val="-9"/>
            <w:sz w:val="24"/>
            <w:szCs w:val="24"/>
          </w:rPr>
          <w:t xml:space="preserve"> </w:t>
        </w:r>
        <w:r w:rsidRPr="001B5B1A">
          <w:rPr>
            <w:sz w:val="24"/>
            <w:szCs w:val="24"/>
          </w:rPr>
          <w:t>place</w:t>
        </w:r>
        <w:r w:rsidRPr="001B5B1A">
          <w:rPr>
            <w:spacing w:val="-9"/>
            <w:sz w:val="24"/>
            <w:szCs w:val="24"/>
          </w:rPr>
          <w:t xml:space="preserve"> </w:t>
        </w:r>
        <w:r w:rsidRPr="001B5B1A">
          <w:rPr>
            <w:sz w:val="24"/>
            <w:szCs w:val="24"/>
          </w:rPr>
          <w:t>an</w:t>
        </w:r>
        <w:r w:rsidRPr="001B5B1A">
          <w:rPr>
            <w:spacing w:val="-9"/>
            <w:sz w:val="24"/>
            <w:szCs w:val="24"/>
          </w:rPr>
          <w:t xml:space="preserve"> </w:t>
        </w:r>
        <w:r w:rsidRPr="001B5B1A">
          <w:rPr>
            <w:sz w:val="24"/>
            <w:szCs w:val="24"/>
          </w:rPr>
          <w:t>order</w:t>
        </w:r>
        <w:r w:rsidRPr="001B5B1A">
          <w:rPr>
            <w:spacing w:val="-9"/>
            <w:sz w:val="24"/>
            <w:szCs w:val="24"/>
          </w:rPr>
          <w:t xml:space="preserve"> </w:t>
        </w:r>
        <w:r w:rsidRPr="001B5B1A">
          <w:rPr>
            <w:sz w:val="24"/>
            <w:szCs w:val="24"/>
          </w:rPr>
          <w:t>directly to the licensee.</w:t>
        </w:r>
      </w:ins>
    </w:p>
    <w:p w14:paraId="401D6446" w14:textId="77777777" w:rsidR="00A63239" w:rsidRPr="009D0DE8" w:rsidRDefault="00A63239" w:rsidP="00A63239">
      <w:pPr>
        <w:pStyle w:val="ListParagraph"/>
        <w:numPr>
          <w:ilvl w:val="1"/>
          <w:numId w:val="5"/>
        </w:numPr>
        <w:tabs>
          <w:tab w:val="left" w:pos="2539"/>
          <w:tab w:val="left" w:pos="2540"/>
        </w:tabs>
        <w:contextualSpacing w:val="0"/>
        <w:rPr>
          <w:sz w:val="24"/>
          <w:szCs w:val="24"/>
        </w:rPr>
      </w:pPr>
      <w:r w:rsidRPr="001B5B1A">
        <w:rPr>
          <w:sz w:val="24"/>
          <w:szCs w:val="24"/>
        </w:rPr>
        <w:t xml:space="preserve">The order may be taken by written </w:t>
      </w:r>
      <w:r w:rsidRPr="001B5B1A">
        <w:rPr>
          <w:spacing w:val="-3"/>
          <w:sz w:val="24"/>
          <w:szCs w:val="24"/>
        </w:rPr>
        <w:t xml:space="preserve">order, </w:t>
      </w:r>
      <w:r w:rsidRPr="001B5B1A">
        <w:rPr>
          <w:sz w:val="24"/>
          <w:szCs w:val="24"/>
        </w:rPr>
        <w:t>by telephone, in person, or via internet communication between the licensee and the</w:t>
      </w:r>
      <w:r w:rsidRPr="001B5B1A">
        <w:rPr>
          <w:spacing w:val="-18"/>
          <w:sz w:val="24"/>
          <w:szCs w:val="24"/>
        </w:rPr>
        <w:t xml:space="preserve"> </w:t>
      </w:r>
      <w:r w:rsidRPr="001B5B1A">
        <w:rPr>
          <w:spacing w:val="-3"/>
          <w:sz w:val="24"/>
          <w:szCs w:val="24"/>
        </w:rPr>
        <w:t>customer.</w:t>
      </w:r>
    </w:p>
    <w:p w14:paraId="429CAD4B" w14:textId="77777777" w:rsidR="00A63239" w:rsidRPr="009D0DE8" w:rsidRDefault="00A63239" w:rsidP="00A63239">
      <w:pPr>
        <w:pStyle w:val="ListParagraph"/>
        <w:numPr>
          <w:ilvl w:val="1"/>
          <w:numId w:val="5"/>
        </w:numPr>
        <w:tabs>
          <w:tab w:val="left" w:pos="2539"/>
          <w:tab w:val="left" w:pos="2540"/>
        </w:tabs>
        <w:contextualSpacing w:val="0"/>
        <w:rPr>
          <w:sz w:val="24"/>
          <w:szCs w:val="24"/>
        </w:rPr>
      </w:pPr>
      <w:r w:rsidRPr="001B5B1A">
        <w:rPr>
          <w:sz w:val="24"/>
          <w:szCs w:val="24"/>
        </w:rPr>
        <w:t>The customer placing the order must provide the licensee with their name, date</w:t>
      </w:r>
      <w:r w:rsidRPr="001B5B1A">
        <w:rPr>
          <w:spacing w:val="-6"/>
          <w:sz w:val="24"/>
          <w:szCs w:val="24"/>
        </w:rPr>
        <w:t xml:space="preserve"> </w:t>
      </w:r>
      <w:r w:rsidRPr="001B5B1A">
        <w:rPr>
          <w:sz w:val="24"/>
          <w:szCs w:val="24"/>
        </w:rPr>
        <w:t>of</w:t>
      </w:r>
      <w:r w:rsidRPr="001B5B1A">
        <w:rPr>
          <w:spacing w:val="-5"/>
          <w:sz w:val="24"/>
          <w:szCs w:val="24"/>
        </w:rPr>
        <w:t xml:space="preserve"> </w:t>
      </w:r>
      <w:r w:rsidRPr="001B5B1A">
        <w:rPr>
          <w:sz w:val="24"/>
          <w:szCs w:val="24"/>
        </w:rPr>
        <w:t>birth,</w:t>
      </w:r>
      <w:r w:rsidRPr="001B5B1A">
        <w:rPr>
          <w:spacing w:val="-5"/>
          <w:sz w:val="24"/>
          <w:szCs w:val="24"/>
        </w:rPr>
        <w:t xml:space="preserve"> </w:t>
      </w:r>
      <w:r w:rsidRPr="001B5B1A">
        <w:rPr>
          <w:sz w:val="24"/>
          <w:szCs w:val="24"/>
        </w:rPr>
        <w:t>and</w:t>
      </w:r>
      <w:r w:rsidRPr="001B5B1A">
        <w:rPr>
          <w:spacing w:val="-5"/>
          <w:sz w:val="24"/>
          <w:szCs w:val="24"/>
        </w:rPr>
        <w:t xml:space="preserve"> </w:t>
      </w:r>
      <w:r w:rsidRPr="001B5B1A">
        <w:rPr>
          <w:sz w:val="24"/>
          <w:szCs w:val="24"/>
        </w:rPr>
        <w:t>delivery</w:t>
      </w:r>
      <w:r w:rsidRPr="001B5B1A">
        <w:rPr>
          <w:spacing w:val="-6"/>
          <w:sz w:val="24"/>
          <w:szCs w:val="24"/>
        </w:rPr>
        <w:t xml:space="preserve"> </w:t>
      </w:r>
      <w:r w:rsidRPr="001B5B1A">
        <w:rPr>
          <w:sz w:val="24"/>
          <w:szCs w:val="24"/>
        </w:rPr>
        <w:t>address.</w:t>
      </w:r>
      <w:r w:rsidRPr="001B5B1A">
        <w:rPr>
          <w:spacing w:val="-5"/>
          <w:sz w:val="24"/>
          <w:szCs w:val="24"/>
        </w:rPr>
        <w:t xml:space="preserve"> </w:t>
      </w:r>
      <w:r w:rsidRPr="001B5B1A">
        <w:rPr>
          <w:sz w:val="24"/>
          <w:szCs w:val="24"/>
        </w:rPr>
        <w:t>Under</w:t>
      </w:r>
      <w:r w:rsidRPr="001B5B1A">
        <w:rPr>
          <w:spacing w:val="-5"/>
          <w:sz w:val="24"/>
          <w:szCs w:val="24"/>
        </w:rPr>
        <w:t xml:space="preserve"> </w:t>
      </w:r>
      <w:r w:rsidRPr="001B5B1A">
        <w:rPr>
          <w:sz w:val="24"/>
          <w:szCs w:val="24"/>
        </w:rPr>
        <w:t>no</w:t>
      </w:r>
      <w:r w:rsidRPr="001B5B1A">
        <w:rPr>
          <w:spacing w:val="-5"/>
          <w:sz w:val="24"/>
          <w:szCs w:val="24"/>
        </w:rPr>
        <w:t xml:space="preserve"> </w:t>
      </w:r>
      <w:r w:rsidRPr="001B5B1A">
        <w:rPr>
          <w:sz w:val="24"/>
          <w:szCs w:val="24"/>
        </w:rPr>
        <w:t>circumstances</w:t>
      </w:r>
      <w:r w:rsidRPr="001B5B1A">
        <w:rPr>
          <w:spacing w:val="-5"/>
          <w:sz w:val="24"/>
          <w:szCs w:val="24"/>
        </w:rPr>
        <w:t xml:space="preserve"> </w:t>
      </w:r>
      <w:r w:rsidRPr="001B5B1A">
        <w:rPr>
          <w:sz w:val="24"/>
          <w:szCs w:val="24"/>
        </w:rPr>
        <w:t>shall</w:t>
      </w:r>
      <w:r w:rsidRPr="001B5B1A">
        <w:rPr>
          <w:spacing w:val="-6"/>
          <w:sz w:val="24"/>
          <w:szCs w:val="24"/>
        </w:rPr>
        <w:t xml:space="preserve"> </w:t>
      </w:r>
      <w:r w:rsidRPr="001B5B1A">
        <w:rPr>
          <w:sz w:val="24"/>
          <w:szCs w:val="24"/>
        </w:rPr>
        <w:t>a</w:t>
      </w:r>
      <w:r w:rsidRPr="001B5B1A">
        <w:rPr>
          <w:spacing w:val="-5"/>
          <w:sz w:val="24"/>
          <w:szCs w:val="24"/>
        </w:rPr>
        <w:t xml:space="preserve"> </w:t>
      </w:r>
      <w:r w:rsidRPr="001B5B1A">
        <w:rPr>
          <w:sz w:val="24"/>
          <w:szCs w:val="24"/>
        </w:rPr>
        <w:t>person under twenty-one (21) years of age be permitted to place an order for alcohol</w:t>
      </w:r>
      <w:r w:rsidRPr="001B5B1A">
        <w:rPr>
          <w:spacing w:val="-2"/>
          <w:sz w:val="24"/>
          <w:szCs w:val="24"/>
        </w:rPr>
        <w:t xml:space="preserve"> </w:t>
      </w:r>
      <w:r w:rsidRPr="001B5B1A">
        <w:rPr>
          <w:sz w:val="24"/>
          <w:szCs w:val="24"/>
        </w:rPr>
        <w:t>beverages.</w:t>
      </w:r>
    </w:p>
    <w:p w14:paraId="0FB0E440" w14:textId="77777777" w:rsidR="00A63239" w:rsidRDefault="00A63239" w:rsidP="00A63239">
      <w:pPr>
        <w:pStyle w:val="ListParagraph"/>
        <w:numPr>
          <w:ilvl w:val="1"/>
          <w:numId w:val="5"/>
        </w:numPr>
        <w:tabs>
          <w:tab w:val="left" w:pos="2539"/>
          <w:tab w:val="left" w:pos="2540"/>
        </w:tabs>
        <w:contextualSpacing w:val="0"/>
        <w:rPr>
          <w:sz w:val="24"/>
          <w:szCs w:val="24"/>
        </w:rPr>
      </w:pPr>
      <w:r w:rsidRPr="001B5B1A">
        <w:rPr>
          <w:sz w:val="24"/>
          <w:szCs w:val="24"/>
        </w:rPr>
        <w:lastRenderedPageBreak/>
        <w:t>If</w:t>
      </w:r>
      <w:r w:rsidRPr="001B5B1A">
        <w:rPr>
          <w:spacing w:val="-6"/>
          <w:sz w:val="24"/>
          <w:szCs w:val="24"/>
        </w:rPr>
        <w:t xml:space="preserve"> </w:t>
      </w:r>
      <w:r w:rsidRPr="001B5B1A">
        <w:rPr>
          <w:sz w:val="24"/>
          <w:szCs w:val="24"/>
        </w:rPr>
        <w:t>the</w:t>
      </w:r>
      <w:r w:rsidRPr="001B5B1A">
        <w:rPr>
          <w:spacing w:val="-6"/>
          <w:sz w:val="24"/>
          <w:szCs w:val="24"/>
        </w:rPr>
        <w:t xml:space="preserve"> </w:t>
      </w:r>
      <w:r w:rsidRPr="001B5B1A">
        <w:rPr>
          <w:sz w:val="24"/>
          <w:szCs w:val="24"/>
        </w:rPr>
        <w:t>licensee</w:t>
      </w:r>
      <w:r w:rsidRPr="001B5B1A">
        <w:rPr>
          <w:spacing w:val="-6"/>
          <w:sz w:val="24"/>
          <w:szCs w:val="24"/>
        </w:rPr>
        <w:t xml:space="preserve"> </w:t>
      </w:r>
      <w:r w:rsidRPr="001B5B1A">
        <w:rPr>
          <w:sz w:val="24"/>
          <w:szCs w:val="24"/>
        </w:rPr>
        <w:t>contracts</w:t>
      </w:r>
      <w:r w:rsidRPr="001B5B1A">
        <w:rPr>
          <w:spacing w:val="-6"/>
          <w:sz w:val="24"/>
          <w:szCs w:val="24"/>
        </w:rPr>
        <w:t xml:space="preserve"> </w:t>
      </w:r>
      <w:r w:rsidRPr="001B5B1A">
        <w:rPr>
          <w:sz w:val="24"/>
          <w:szCs w:val="24"/>
        </w:rPr>
        <w:t>with</w:t>
      </w:r>
      <w:r w:rsidRPr="001B5B1A">
        <w:rPr>
          <w:spacing w:val="-6"/>
          <w:sz w:val="24"/>
          <w:szCs w:val="24"/>
        </w:rPr>
        <w:t xml:space="preserve"> </w:t>
      </w:r>
      <w:r w:rsidRPr="001B5B1A">
        <w:rPr>
          <w:sz w:val="24"/>
          <w:szCs w:val="24"/>
        </w:rPr>
        <w:t>an</w:t>
      </w:r>
      <w:r w:rsidRPr="001B5B1A">
        <w:rPr>
          <w:spacing w:val="-5"/>
          <w:sz w:val="24"/>
          <w:szCs w:val="24"/>
        </w:rPr>
        <w:t xml:space="preserve"> </w:t>
      </w:r>
      <w:r w:rsidRPr="001B5B1A">
        <w:rPr>
          <w:sz w:val="24"/>
          <w:szCs w:val="24"/>
        </w:rPr>
        <w:t>ordering</w:t>
      </w:r>
      <w:r w:rsidRPr="001B5B1A">
        <w:rPr>
          <w:spacing w:val="-6"/>
          <w:sz w:val="24"/>
          <w:szCs w:val="24"/>
        </w:rPr>
        <w:t xml:space="preserve"> </w:t>
      </w:r>
      <w:r w:rsidRPr="001B5B1A">
        <w:rPr>
          <w:sz w:val="24"/>
          <w:szCs w:val="24"/>
        </w:rPr>
        <w:t>service</w:t>
      </w:r>
      <w:r w:rsidRPr="001B5B1A">
        <w:rPr>
          <w:spacing w:val="-6"/>
          <w:sz w:val="24"/>
          <w:szCs w:val="24"/>
        </w:rPr>
        <w:t xml:space="preserve"> </w:t>
      </w:r>
      <w:r w:rsidRPr="001B5B1A">
        <w:rPr>
          <w:sz w:val="24"/>
          <w:szCs w:val="24"/>
        </w:rPr>
        <w:t>to</w:t>
      </w:r>
      <w:r w:rsidRPr="001B5B1A">
        <w:rPr>
          <w:spacing w:val="-6"/>
          <w:sz w:val="24"/>
          <w:szCs w:val="24"/>
        </w:rPr>
        <w:t xml:space="preserve"> </w:t>
      </w:r>
      <w:r w:rsidRPr="001B5B1A">
        <w:rPr>
          <w:sz w:val="24"/>
          <w:szCs w:val="24"/>
        </w:rPr>
        <w:t>facilitate</w:t>
      </w:r>
      <w:r w:rsidRPr="001B5B1A">
        <w:rPr>
          <w:spacing w:val="-6"/>
          <w:sz w:val="24"/>
          <w:szCs w:val="24"/>
        </w:rPr>
        <w:t xml:space="preserve"> </w:t>
      </w:r>
      <w:r w:rsidRPr="001B5B1A">
        <w:rPr>
          <w:sz w:val="24"/>
          <w:szCs w:val="24"/>
        </w:rPr>
        <w:t>the</w:t>
      </w:r>
      <w:r w:rsidRPr="001B5B1A">
        <w:rPr>
          <w:spacing w:val="-5"/>
          <w:sz w:val="24"/>
          <w:szCs w:val="24"/>
        </w:rPr>
        <w:t xml:space="preserve"> </w:t>
      </w:r>
      <w:r w:rsidRPr="001B5B1A">
        <w:rPr>
          <w:sz w:val="24"/>
          <w:szCs w:val="24"/>
        </w:rPr>
        <w:t>advertisement of the licensee’s available product for sale,</w:t>
      </w:r>
      <w:r w:rsidRPr="001B5B1A">
        <w:rPr>
          <w:spacing w:val="-12"/>
          <w:sz w:val="24"/>
          <w:szCs w:val="24"/>
        </w:rPr>
        <w:t xml:space="preserve"> </w:t>
      </w:r>
      <w:r w:rsidRPr="001B5B1A">
        <w:rPr>
          <w:sz w:val="24"/>
          <w:szCs w:val="24"/>
        </w:rPr>
        <w:t>then:</w:t>
      </w:r>
    </w:p>
    <w:p w14:paraId="1031221A" w14:textId="77777777" w:rsidR="00A63239" w:rsidRPr="009559F1" w:rsidRDefault="00A63239" w:rsidP="00A63239">
      <w:pPr>
        <w:pStyle w:val="ListParagraph"/>
        <w:numPr>
          <w:ilvl w:val="2"/>
          <w:numId w:val="5"/>
        </w:numPr>
        <w:tabs>
          <w:tab w:val="left" w:pos="2539"/>
          <w:tab w:val="left" w:pos="2540"/>
        </w:tabs>
        <w:contextualSpacing w:val="0"/>
        <w:rPr>
          <w:sz w:val="24"/>
          <w:szCs w:val="24"/>
        </w:rPr>
      </w:pPr>
      <w:r w:rsidRPr="009559F1">
        <w:rPr>
          <w:sz w:val="24"/>
          <w:szCs w:val="24"/>
        </w:rPr>
        <w:t>The</w:t>
      </w:r>
      <w:r w:rsidRPr="009559F1">
        <w:rPr>
          <w:spacing w:val="-5"/>
          <w:sz w:val="24"/>
          <w:szCs w:val="24"/>
        </w:rPr>
        <w:t xml:space="preserve"> </w:t>
      </w:r>
      <w:r w:rsidRPr="009559F1">
        <w:rPr>
          <w:sz w:val="24"/>
          <w:szCs w:val="24"/>
        </w:rPr>
        <w:t>ordering</w:t>
      </w:r>
      <w:r w:rsidRPr="009559F1">
        <w:rPr>
          <w:spacing w:val="-4"/>
          <w:sz w:val="24"/>
          <w:szCs w:val="24"/>
        </w:rPr>
        <w:t xml:space="preserve"> </w:t>
      </w:r>
      <w:r w:rsidRPr="009559F1">
        <w:rPr>
          <w:sz w:val="24"/>
          <w:szCs w:val="24"/>
        </w:rPr>
        <w:t>service</w:t>
      </w:r>
      <w:r w:rsidRPr="009559F1">
        <w:rPr>
          <w:spacing w:val="-4"/>
          <w:sz w:val="24"/>
          <w:szCs w:val="24"/>
        </w:rPr>
        <w:t xml:space="preserve"> </w:t>
      </w:r>
      <w:ins w:id="74" w:author="Author">
        <w:r w:rsidRPr="009559F1">
          <w:rPr>
            <w:spacing w:val="-4"/>
            <w:sz w:val="24"/>
            <w:szCs w:val="24"/>
          </w:rPr>
          <w:t xml:space="preserve">and licensee shall enter into an agreement stating the compensation structure between the licensee and ordering service for the use of the ordering service’s platform. Prior to any orders being placed using the ordering service’s platform, the licensee shall provide a copy of the agreement </w:t>
        </w:r>
        <w:proofErr w:type="gramStart"/>
        <w:r w:rsidRPr="009559F1">
          <w:rPr>
            <w:spacing w:val="-4"/>
            <w:sz w:val="24"/>
            <w:szCs w:val="24"/>
          </w:rPr>
          <w:t>to</w:t>
        </w:r>
        <w:proofErr w:type="gramEnd"/>
        <w:r w:rsidRPr="009559F1">
          <w:rPr>
            <w:spacing w:val="-4"/>
            <w:sz w:val="24"/>
            <w:szCs w:val="24"/>
          </w:rPr>
          <w:t xml:space="preserve"> the Division. </w:t>
        </w:r>
      </w:ins>
      <w:del w:id="75" w:author="Author">
        <w:r w:rsidRPr="009559F1" w:rsidDel="00F20C64">
          <w:rPr>
            <w:sz w:val="24"/>
            <w:szCs w:val="24"/>
          </w:rPr>
          <w:delText>shall</w:delText>
        </w:r>
        <w:r w:rsidRPr="009559F1" w:rsidDel="00F20C64">
          <w:rPr>
            <w:spacing w:val="-5"/>
            <w:sz w:val="24"/>
            <w:szCs w:val="24"/>
          </w:rPr>
          <w:delText xml:space="preserve"> </w:delText>
        </w:r>
        <w:r w:rsidRPr="009559F1" w:rsidDel="00F20C64">
          <w:rPr>
            <w:sz w:val="24"/>
            <w:szCs w:val="24"/>
          </w:rPr>
          <w:delText>agree</w:delText>
        </w:r>
        <w:r w:rsidRPr="009559F1" w:rsidDel="00F20C64">
          <w:rPr>
            <w:spacing w:val="-4"/>
            <w:sz w:val="24"/>
            <w:szCs w:val="24"/>
          </w:rPr>
          <w:delText xml:space="preserve"> </w:delText>
        </w:r>
        <w:r w:rsidRPr="009559F1" w:rsidDel="00F20C64">
          <w:rPr>
            <w:sz w:val="24"/>
            <w:szCs w:val="24"/>
          </w:rPr>
          <w:delText>to</w:delText>
        </w:r>
        <w:r w:rsidRPr="009559F1" w:rsidDel="00F20C64">
          <w:rPr>
            <w:spacing w:val="-4"/>
            <w:sz w:val="24"/>
            <w:szCs w:val="24"/>
          </w:rPr>
          <w:delText xml:space="preserve"> </w:delText>
        </w:r>
        <w:r w:rsidRPr="009559F1" w:rsidDel="00F20C64">
          <w:rPr>
            <w:sz w:val="24"/>
            <w:szCs w:val="24"/>
          </w:rPr>
          <w:delText>act</w:delText>
        </w:r>
        <w:r w:rsidRPr="009559F1" w:rsidDel="00F20C64">
          <w:rPr>
            <w:spacing w:val="-5"/>
            <w:sz w:val="24"/>
            <w:szCs w:val="24"/>
          </w:rPr>
          <w:delText xml:space="preserve"> </w:delText>
        </w:r>
        <w:r w:rsidRPr="009559F1" w:rsidDel="00F20C64">
          <w:rPr>
            <w:sz w:val="24"/>
            <w:szCs w:val="24"/>
          </w:rPr>
          <w:delText>as</w:delText>
        </w:r>
        <w:r w:rsidRPr="009559F1" w:rsidDel="00F20C64">
          <w:rPr>
            <w:spacing w:val="-4"/>
            <w:sz w:val="24"/>
            <w:szCs w:val="24"/>
          </w:rPr>
          <w:delText xml:space="preserve"> </w:delText>
        </w:r>
        <w:r w:rsidRPr="009559F1" w:rsidDel="00F20C64">
          <w:rPr>
            <w:sz w:val="24"/>
            <w:szCs w:val="24"/>
          </w:rPr>
          <w:delText>an</w:delText>
        </w:r>
        <w:r w:rsidRPr="009559F1" w:rsidDel="00F20C64">
          <w:rPr>
            <w:spacing w:val="-4"/>
            <w:sz w:val="24"/>
            <w:szCs w:val="24"/>
          </w:rPr>
          <w:delText xml:space="preserve"> </w:delText>
        </w:r>
        <w:r w:rsidRPr="009559F1" w:rsidDel="00F20C64">
          <w:rPr>
            <w:sz w:val="24"/>
            <w:szCs w:val="24"/>
          </w:rPr>
          <w:delText>agent</w:delText>
        </w:r>
        <w:r w:rsidRPr="009559F1" w:rsidDel="00F20C64">
          <w:rPr>
            <w:spacing w:val="-5"/>
            <w:sz w:val="24"/>
            <w:szCs w:val="24"/>
          </w:rPr>
          <w:delText xml:space="preserve"> </w:delText>
        </w:r>
        <w:r w:rsidRPr="009559F1" w:rsidDel="00F20C64">
          <w:rPr>
            <w:sz w:val="24"/>
            <w:szCs w:val="24"/>
          </w:rPr>
          <w:delText>of</w:delText>
        </w:r>
        <w:r w:rsidRPr="009559F1" w:rsidDel="00F20C64">
          <w:rPr>
            <w:spacing w:val="-4"/>
            <w:sz w:val="24"/>
            <w:szCs w:val="24"/>
          </w:rPr>
          <w:delText xml:space="preserve"> </w:delText>
        </w:r>
        <w:r w:rsidRPr="009559F1" w:rsidDel="00F20C64">
          <w:rPr>
            <w:sz w:val="24"/>
            <w:szCs w:val="24"/>
          </w:rPr>
          <w:delText>the</w:delText>
        </w:r>
        <w:r w:rsidRPr="009559F1" w:rsidDel="00F20C64">
          <w:rPr>
            <w:spacing w:val="-4"/>
            <w:sz w:val="24"/>
            <w:szCs w:val="24"/>
          </w:rPr>
          <w:delText xml:space="preserve"> </w:delText>
        </w:r>
        <w:r w:rsidRPr="009559F1" w:rsidDel="00F20C64">
          <w:rPr>
            <w:sz w:val="24"/>
            <w:szCs w:val="24"/>
          </w:rPr>
          <w:delText>licensee, for purposes of disciplinary actions pursuant to</w:delText>
        </w:r>
        <w:r w:rsidRPr="009559F1" w:rsidDel="00F20C64">
          <w:rPr>
            <w:spacing w:val="-18"/>
            <w:sz w:val="24"/>
            <w:szCs w:val="24"/>
          </w:rPr>
          <w:delText xml:space="preserve"> </w:delText>
        </w:r>
        <w:r w:rsidRPr="009559F1" w:rsidDel="00F20C64">
          <w:rPr>
            <w:sz w:val="24"/>
            <w:szCs w:val="24"/>
          </w:rPr>
          <w:delText>section 44-3-601(1)(a), C.R.S., pursuant to a written agreement entered into with the licensee. Licensee shall provide a copy of said agreement to the division prior to any orders being accepted by licensee’s agent.</w:delText>
        </w:r>
      </w:del>
    </w:p>
    <w:p w14:paraId="47F5F16C" w14:textId="77777777" w:rsidR="00A63239" w:rsidRPr="009D0DE8" w:rsidRDefault="00A63239" w:rsidP="00A63239">
      <w:pPr>
        <w:pStyle w:val="ListParagraph"/>
        <w:numPr>
          <w:ilvl w:val="2"/>
          <w:numId w:val="5"/>
        </w:numPr>
        <w:contextualSpacing w:val="0"/>
        <w:rPr>
          <w:sz w:val="24"/>
          <w:szCs w:val="24"/>
        </w:rPr>
      </w:pPr>
      <w:r w:rsidRPr="001B5B1A">
        <w:rPr>
          <w:sz w:val="24"/>
          <w:szCs w:val="24"/>
        </w:rPr>
        <w:t>The ordering service shall not receive compensation based on the percentage of alcohol sales of the licensee, and instead shall be compensated only by the licensee on a flat fee basis;</w:t>
      </w:r>
    </w:p>
    <w:p w14:paraId="413B9BFE" w14:textId="77777777" w:rsidR="00A63239" w:rsidRPr="009D0DE8" w:rsidRDefault="00A63239" w:rsidP="00A63239">
      <w:pPr>
        <w:pStyle w:val="ListParagraph"/>
        <w:numPr>
          <w:ilvl w:val="2"/>
          <w:numId w:val="5"/>
        </w:numPr>
        <w:contextualSpacing w:val="0"/>
        <w:rPr>
          <w:sz w:val="24"/>
          <w:szCs w:val="24"/>
        </w:rPr>
      </w:pPr>
      <w:del w:id="76" w:author="Author">
        <w:r w:rsidRPr="001B5B1A" w:rsidDel="00FE74F0">
          <w:rPr>
            <w:sz w:val="24"/>
            <w:szCs w:val="24"/>
          </w:rPr>
          <w:delText>If an ordering service works as an agent of more than one licensee, the</w:delText>
        </w:r>
      </w:del>
      <w:r w:rsidRPr="001B5B1A">
        <w:rPr>
          <w:sz w:val="24"/>
          <w:szCs w:val="24"/>
        </w:rPr>
        <w:t xml:space="preserve"> </w:t>
      </w:r>
      <w:ins w:id="77" w:author="Author">
        <w:r w:rsidRPr="001B5B1A">
          <w:rPr>
            <w:sz w:val="24"/>
            <w:szCs w:val="24"/>
          </w:rPr>
          <w:t xml:space="preserve">An </w:t>
        </w:r>
      </w:ins>
      <w:r w:rsidRPr="001B5B1A">
        <w:rPr>
          <w:sz w:val="24"/>
          <w:szCs w:val="24"/>
        </w:rPr>
        <w:t xml:space="preserve">ordering service </w:t>
      </w:r>
      <w:proofErr w:type="gramStart"/>
      <w:r w:rsidRPr="001B5B1A">
        <w:rPr>
          <w:sz w:val="24"/>
          <w:szCs w:val="24"/>
        </w:rPr>
        <w:t>shall</w:t>
      </w:r>
      <w:proofErr w:type="gramEnd"/>
      <w:r w:rsidRPr="001B5B1A">
        <w:rPr>
          <w:sz w:val="24"/>
          <w:szCs w:val="24"/>
        </w:rPr>
        <w:t xml:space="preserve"> not direct any customer to a particular licensee to purchase alcohol </w:t>
      </w:r>
      <w:proofErr w:type="gramStart"/>
      <w:r w:rsidRPr="001B5B1A">
        <w:rPr>
          <w:sz w:val="24"/>
          <w:szCs w:val="24"/>
        </w:rPr>
        <w:t>beverages, and</w:t>
      </w:r>
      <w:proofErr w:type="gramEnd"/>
      <w:r w:rsidRPr="001B5B1A">
        <w:rPr>
          <w:sz w:val="24"/>
          <w:szCs w:val="24"/>
        </w:rPr>
        <w:t xml:space="preserve"> </w:t>
      </w:r>
      <w:proofErr w:type="gramStart"/>
      <w:r w:rsidRPr="001B5B1A">
        <w:rPr>
          <w:sz w:val="24"/>
          <w:szCs w:val="24"/>
        </w:rPr>
        <w:t>shall</w:t>
      </w:r>
      <w:proofErr w:type="gramEnd"/>
      <w:r w:rsidRPr="001B5B1A">
        <w:rPr>
          <w:sz w:val="24"/>
          <w:szCs w:val="24"/>
        </w:rPr>
        <w:t xml:space="preserve"> instead allow customers to select from among any of the </w:t>
      </w:r>
      <w:proofErr w:type="gramStart"/>
      <w:r w:rsidRPr="001B5B1A">
        <w:rPr>
          <w:sz w:val="24"/>
          <w:szCs w:val="24"/>
        </w:rPr>
        <w:t>licensees</w:t>
      </w:r>
      <w:proofErr w:type="gramEnd"/>
      <w:r w:rsidRPr="001B5B1A">
        <w:rPr>
          <w:sz w:val="24"/>
          <w:szCs w:val="24"/>
        </w:rPr>
        <w:t xml:space="preserve"> for which the ordering service</w:t>
      </w:r>
      <w:ins w:id="78" w:author="Author">
        <w:r w:rsidRPr="001B5B1A">
          <w:rPr>
            <w:sz w:val="24"/>
            <w:szCs w:val="24"/>
          </w:rPr>
          <w:t xml:space="preserve"> allows on its platform</w:t>
        </w:r>
      </w:ins>
      <w:del w:id="79" w:author="Author">
        <w:r w:rsidRPr="001B5B1A" w:rsidDel="00E721AB">
          <w:rPr>
            <w:sz w:val="24"/>
            <w:szCs w:val="24"/>
          </w:rPr>
          <w:delText xml:space="preserve"> acts as an agent</w:delText>
        </w:r>
      </w:del>
      <w:r w:rsidRPr="001B5B1A">
        <w:rPr>
          <w:sz w:val="24"/>
          <w:szCs w:val="24"/>
        </w:rPr>
        <w:t>.</w:t>
      </w:r>
    </w:p>
    <w:p w14:paraId="26DC3E5C" w14:textId="77777777" w:rsidR="00A63239" w:rsidRPr="009D0DE8" w:rsidRDefault="00A63239" w:rsidP="00A63239">
      <w:pPr>
        <w:pStyle w:val="ListParagraph"/>
        <w:numPr>
          <w:ilvl w:val="2"/>
          <w:numId w:val="5"/>
        </w:numPr>
        <w:contextualSpacing w:val="0"/>
        <w:rPr>
          <w:sz w:val="24"/>
          <w:szCs w:val="24"/>
        </w:rPr>
      </w:pPr>
      <w:r w:rsidRPr="001B5B1A">
        <w:rPr>
          <w:sz w:val="24"/>
          <w:szCs w:val="24"/>
        </w:rPr>
        <w:t>Customer payments for any alcohol beverages ordered using an ordering service must be made directly to the selling licensee, not to the ordering service, but may be made through a credit card processor on behalf of the licensee.</w:t>
      </w:r>
    </w:p>
    <w:p w14:paraId="6A511627" w14:textId="77777777" w:rsidR="00A63239" w:rsidRPr="009D0DE8" w:rsidRDefault="00A63239" w:rsidP="00A63239">
      <w:pPr>
        <w:pStyle w:val="ListParagraph"/>
        <w:numPr>
          <w:ilvl w:val="3"/>
          <w:numId w:val="5"/>
        </w:numPr>
        <w:contextualSpacing w:val="0"/>
        <w:rPr>
          <w:sz w:val="24"/>
          <w:szCs w:val="24"/>
        </w:rPr>
      </w:pPr>
      <w:r w:rsidRPr="001B5B1A">
        <w:rPr>
          <w:sz w:val="24"/>
          <w:szCs w:val="24"/>
        </w:rPr>
        <w:t xml:space="preserve">For the purposes of this regulation, a processing fee </w:t>
      </w:r>
      <w:r w:rsidRPr="001B5B1A">
        <w:rPr>
          <w:sz w:val="24"/>
          <w:szCs w:val="24"/>
        </w:rPr>
        <w:lastRenderedPageBreak/>
        <w:t>charged by a credit card processor is not considered to be in violation of this rule.</w:t>
      </w:r>
    </w:p>
    <w:p w14:paraId="43CBC1FD" w14:textId="77777777" w:rsidR="00A63239" w:rsidRPr="009D0DE8" w:rsidRDefault="00A63239" w:rsidP="00A63239">
      <w:pPr>
        <w:pStyle w:val="ListParagraph"/>
        <w:numPr>
          <w:ilvl w:val="0"/>
          <w:numId w:val="5"/>
        </w:numPr>
        <w:tabs>
          <w:tab w:val="left" w:pos="1819"/>
          <w:tab w:val="left" w:pos="1820"/>
        </w:tabs>
        <w:contextualSpacing w:val="0"/>
        <w:rPr>
          <w:sz w:val="24"/>
          <w:szCs w:val="24"/>
        </w:rPr>
      </w:pPr>
      <w:r w:rsidRPr="001B5B1A">
        <w:rPr>
          <w:spacing w:val="-3"/>
          <w:sz w:val="24"/>
          <w:szCs w:val="24"/>
        </w:rPr>
        <w:t>Delivery.</w:t>
      </w:r>
    </w:p>
    <w:p w14:paraId="7ADDEF5B" w14:textId="77777777" w:rsidR="00A63239" w:rsidRPr="009D0DE8" w:rsidRDefault="00A63239" w:rsidP="00A63239">
      <w:pPr>
        <w:pStyle w:val="ListParagraph"/>
        <w:numPr>
          <w:ilvl w:val="1"/>
          <w:numId w:val="5"/>
        </w:numPr>
        <w:contextualSpacing w:val="0"/>
        <w:rPr>
          <w:sz w:val="24"/>
          <w:szCs w:val="24"/>
        </w:rPr>
      </w:pPr>
      <w:r w:rsidRPr="001B5B1A">
        <w:rPr>
          <w:sz w:val="24"/>
          <w:szCs w:val="24"/>
        </w:rPr>
        <w:t>Delivery of alcohol beverages shall only be made to a person twenty-one (21) years of age or older at the address specified in the order.</w:t>
      </w:r>
    </w:p>
    <w:p w14:paraId="2F347E34" w14:textId="77777777" w:rsidR="00A63239" w:rsidRPr="00A63239" w:rsidRDefault="00A63239">
      <w:pPr>
        <w:pStyle w:val="ListParagraph"/>
        <w:numPr>
          <w:ilvl w:val="1"/>
          <w:numId w:val="5"/>
        </w:numPr>
        <w:tabs>
          <w:tab w:val="left" w:pos="1819"/>
          <w:tab w:val="left" w:pos="1820"/>
        </w:tabs>
        <w:contextualSpacing w:val="0"/>
        <w:rPr>
          <w:ins w:id="80" w:author="Author"/>
          <w:sz w:val="24"/>
          <w:szCs w:val="24"/>
          <w:rPrChange w:id="81" w:author="Author">
            <w:rPr>
              <w:ins w:id="82" w:author="Author"/>
            </w:rPr>
          </w:rPrChange>
        </w:rPr>
        <w:pPrChange w:id="83" w:author="Author">
          <w:pPr>
            <w:pStyle w:val="ListParagraph"/>
            <w:numPr>
              <w:ilvl w:val="1"/>
              <w:numId w:val="3"/>
            </w:numPr>
            <w:tabs>
              <w:tab w:val="left" w:pos="1819"/>
              <w:tab w:val="left" w:pos="1820"/>
            </w:tabs>
            <w:ind w:left="3308" w:hanging="720"/>
            <w:contextualSpacing w:val="0"/>
          </w:pPr>
        </w:pPrChange>
      </w:pPr>
      <w:r w:rsidRPr="001B5B1A">
        <w:rPr>
          <w:sz w:val="24"/>
          <w:szCs w:val="24"/>
        </w:rPr>
        <w:t>Delivery must be made by the licensee or the licensee’s employee who is at least twenty-one (21) years of age and is using a vehicle owned or leased by the licensee to make the delivery.</w:t>
      </w:r>
      <w:ins w:id="84" w:author="Author">
        <w:r w:rsidRPr="001B5B1A">
          <w:rPr>
            <w:sz w:val="24"/>
            <w:szCs w:val="24"/>
          </w:rPr>
          <w:t xml:space="preserve"> A licensee shall not permit any third party, including any ordering service or employee thereof, to make or participate in a delivery.</w:t>
        </w:r>
      </w:ins>
    </w:p>
    <w:p w14:paraId="0BDA6C62" w14:textId="77777777" w:rsidR="00A63239" w:rsidRPr="00A63239" w:rsidRDefault="00A63239">
      <w:pPr>
        <w:pStyle w:val="ListParagraph"/>
        <w:numPr>
          <w:ilvl w:val="2"/>
          <w:numId w:val="5"/>
        </w:numPr>
        <w:tabs>
          <w:tab w:val="left" w:pos="1819"/>
          <w:tab w:val="left" w:pos="1820"/>
        </w:tabs>
        <w:contextualSpacing w:val="0"/>
        <w:rPr>
          <w:sz w:val="24"/>
          <w:szCs w:val="24"/>
          <w:rPrChange w:id="85" w:author="Author">
            <w:rPr/>
          </w:rPrChange>
        </w:rPr>
        <w:pPrChange w:id="86" w:author="Author">
          <w:pPr>
            <w:pStyle w:val="ListParagraph"/>
            <w:numPr>
              <w:ilvl w:val="1"/>
              <w:numId w:val="3"/>
            </w:numPr>
            <w:tabs>
              <w:tab w:val="left" w:pos="1819"/>
              <w:tab w:val="left" w:pos="1820"/>
            </w:tabs>
            <w:ind w:left="3308" w:hanging="720"/>
            <w:contextualSpacing w:val="0"/>
          </w:pPr>
        </w:pPrChange>
      </w:pPr>
      <w:ins w:id="87" w:author="Author">
        <w:r w:rsidRPr="001B5B1A">
          <w:rPr>
            <w:sz w:val="24"/>
            <w:szCs w:val="24"/>
          </w:rPr>
          <w:t>All vehicles used for deliveries must be owned or leased directly by the licensee from a third-party car dealership or rental car agency. Any lease agreement shall be a bona fide agreement for the exclusive use of the vehicle by the licensee and its employees during the full term of the lease and cannot be owned or leased by a licensee’s employee. Licensees shall not lease an employee’s owned or leased vehicle for the use of deliveries on behalf of the licensee. The licensee must be the holder of the insurance policy on all vehicles used for alcohol deliveries by the licensee or any of its employees. Any lease agreement and insurance policy shall be available for inspection by the Division and retained pursuant to Regulation 47-700.</w:t>
        </w:r>
      </w:ins>
    </w:p>
    <w:p w14:paraId="557C96C2" w14:textId="77777777" w:rsidR="00A63239" w:rsidRPr="00A63239" w:rsidRDefault="00A63239">
      <w:pPr>
        <w:pStyle w:val="ListParagraph"/>
        <w:numPr>
          <w:ilvl w:val="2"/>
          <w:numId w:val="5"/>
        </w:numPr>
        <w:tabs>
          <w:tab w:val="left" w:pos="1819"/>
          <w:tab w:val="left" w:pos="1820"/>
        </w:tabs>
        <w:contextualSpacing w:val="0"/>
        <w:rPr>
          <w:sz w:val="24"/>
          <w:szCs w:val="24"/>
          <w:rPrChange w:id="88" w:author="Author">
            <w:rPr/>
          </w:rPrChange>
        </w:rPr>
        <w:pPrChange w:id="89" w:author="Author">
          <w:pPr>
            <w:pStyle w:val="ListParagraph"/>
            <w:numPr>
              <w:ilvl w:val="2"/>
              <w:numId w:val="3"/>
            </w:numPr>
            <w:tabs>
              <w:tab w:val="left" w:pos="1819"/>
              <w:tab w:val="left" w:pos="1820"/>
            </w:tabs>
            <w:ind w:left="4076" w:hanging="720"/>
            <w:contextualSpacing w:val="0"/>
          </w:pPr>
        </w:pPrChange>
      </w:pPr>
      <w:ins w:id="90" w:author="Author">
        <w:r w:rsidRPr="001B5B1A">
          <w:rPr>
            <w:sz w:val="24"/>
            <w:szCs w:val="24"/>
          </w:rPr>
          <w:t xml:space="preserve">For the purposes of this rule, the term “employee” shall not include any independent contractor, volunteer, or other person acting as an agent of the licensee, nor shall “employee” include any persons associated with an </w:t>
        </w:r>
        <w:r w:rsidRPr="001B5B1A">
          <w:rPr>
            <w:sz w:val="24"/>
            <w:szCs w:val="24"/>
          </w:rPr>
          <w:lastRenderedPageBreak/>
          <w:t xml:space="preserve">ordering service. </w:t>
        </w:r>
      </w:ins>
    </w:p>
    <w:p w14:paraId="27B0824B" w14:textId="77777777" w:rsidR="00A63239" w:rsidRPr="009D0DE8" w:rsidRDefault="00A63239" w:rsidP="00A63239">
      <w:pPr>
        <w:pStyle w:val="ListParagraph"/>
        <w:numPr>
          <w:ilvl w:val="1"/>
          <w:numId w:val="5"/>
        </w:numPr>
        <w:ind w:left="2534"/>
        <w:contextualSpacing w:val="0"/>
        <w:rPr>
          <w:sz w:val="24"/>
          <w:szCs w:val="24"/>
        </w:rPr>
      </w:pPr>
      <w:r w:rsidRPr="001B5B1A">
        <w:rPr>
          <w:sz w:val="24"/>
          <w:szCs w:val="24"/>
        </w:rPr>
        <w:t>The licensee or the licensee’s employee who delivers the alcohol beverages shall note and log at the time of delivery the name, and identification number, of the person the alcohol beverages are delivered to. Under no circumstances shall a person under twenty-one (21) years of age be permitted to receive a delivery of alcohol beverages.</w:t>
      </w:r>
    </w:p>
    <w:p w14:paraId="39834DB7" w14:textId="77777777" w:rsidR="00A63239" w:rsidRPr="009D0DE8" w:rsidRDefault="00A63239" w:rsidP="00A63239">
      <w:pPr>
        <w:pStyle w:val="ListParagraph"/>
        <w:numPr>
          <w:ilvl w:val="1"/>
          <w:numId w:val="5"/>
        </w:numPr>
        <w:ind w:left="2534"/>
        <w:contextualSpacing w:val="0"/>
        <w:rPr>
          <w:sz w:val="24"/>
          <w:szCs w:val="24"/>
        </w:rPr>
      </w:pPr>
      <w:r w:rsidRPr="001B5B1A">
        <w:rPr>
          <w:sz w:val="24"/>
          <w:szCs w:val="24"/>
        </w:rPr>
        <w:t>A licensee must derive no more than fifty (50) percent of its gross annual revenues from total sales of alcohol beverages that the licensee delivers.</w:t>
      </w:r>
    </w:p>
    <w:p w14:paraId="7D49307B" w14:textId="77777777" w:rsidR="00A63239" w:rsidRPr="00A63239" w:rsidRDefault="00A63239">
      <w:pPr>
        <w:pStyle w:val="ListParagraph"/>
        <w:numPr>
          <w:ilvl w:val="0"/>
          <w:numId w:val="5"/>
        </w:numPr>
        <w:tabs>
          <w:tab w:val="left" w:pos="1819"/>
          <w:tab w:val="left" w:pos="1820"/>
        </w:tabs>
        <w:contextualSpacing w:val="0"/>
        <w:rPr>
          <w:ins w:id="91" w:author="Author"/>
          <w:sz w:val="24"/>
          <w:szCs w:val="24"/>
          <w:rPrChange w:id="92" w:author="Author">
            <w:rPr>
              <w:ins w:id="93" w:author="Author"/>
            </w:rPr>
          </w:rPrChange>
        </w:rPr>
        <w:pPrChange w:id="94" w:author="Author">
          <w:pPr>
            <w:pStyle w:val="ListParagraph"/>
            <w:numPr>
              <w:numId w:val="3"/>
            </w:numPr>
            <w:tabs>
              <w:tab w:val="left" w:pos="1819"/>
              <w:tab w:val="left" w:pos="1820"/>
            </w:tabs>
            <w:ind w:left="2540" w:hanging="720"/>
            <w:contextualSpacing w:val="0"/>
          </w:pPr>
        </w:pPrChange>
      </w:pPr>
      <w:r w:rsidRPr="001B5B1A">
        <w:rPr>
          <w:sz w:val="24"/>
          <w:szCs w:val="24"/>
        </w:rPr>
        <w:t>Licensees who deliver alcohol beverages shall maintain as a part of their required records,</w:t>
      </w:r>
      <w:r w:rsidRPr="001B5B1A">
        <w:rPr>
          <w:spacing w:val="-7"/>
          <w:sz w:val="24"/>
          <w:szCs w:val="24"/>
        </w:rPr>
        <w:t xml:space="preserve"> </w:t>
      </w:r>
      <w:r w:rsidRPr="001B5B1A">
        <w:rPr>
          <w:sz w:val="24"/>
          <w:szCs w:val="24"/>
        </w:rPr>
        <w:t>pursuant</w:t>
      </w:r>
      <w:r w:rsidRPr="001B5B1A">
        <w:rPr>
          <w:spacing w:val="-6"/>
          <w:sz w:val="24"/>
          <w:szCs w:val="24"/>
        </w:rPr>
        <w:t xml:space="preserve"> </w:t>
      </w:r>
      <w:r w:rsidRPr="001B5B1A">
        <w:rPr>
          <w:sz w:val="24"/>
          <w:szCs w:val="24"/>
        </w:rPr>
        <w:t>to</w:t>
      </w:r>
      <w:r w:rsidRPr="001B5B1A">
        <w:rPr>
          <w:spacing w:val="-6"/>
          <w:sz w:val="24"/>
          <w:szCs w:val="24"/>
        </w:rPr>
        <w:t xml:space="preserve"> </w:t>
      </w:r>
      <w:ins w:id="95" w:author="Author">
        <w:r w:rsidRPr="001B5B1A">
          <w:rPr>
            <w:spacing w:val="-6"/>
            <w:sz w:val="24"/>
            <w:szCs w:val="24"/>
          </w:rPr>
          <w:t xml:space="preserve">section </w:t>
        </w:r>
      </w:ins>
      <w:r w:rsidRPr="001B5B1A">
        <w:rPr>
          <w:sz w:val="24"/>
          <w:szCs w:val="24"/>
        </w:rPr>
        <w:t>44-3-701,</w:t>
      </w:r>
      <w:r w:rsidRPr="001B5B1A">
        <w:rPr>
          <w:spacing w:val="-7"/>
          <w:sz w:val="24"/>
          <w:szCs w:val="24"/>
        </w:rPr>
        <w:t xml:space="preserve"> </w:t>
      </w:r>
      <w:r w:rsidRPr="001B5B1A">
        <w:rPr>
          <w:sz w:val="24"/>
          <w:szCs w:val="24"/>
        </w:rPr>
        <w:t>C.R.S.,</w:t>
      </w:r>
      <w:r w:rsidRPr="001B5B1A">
        <w:rPr>
          <w:spacing w:val="-6"/>
          <w:sz w:val="24"/>
          <w:szCs w:val="24"/>
        </w:rPr>
        <w:t xml:space="preserve"> </w:t>
      </w:r>
      <w:r w:rsidRPr="001B5B1A">
        <w:rPr>
          <w:sz w:val="24"/>
          <w:szCs w:val="24"/>
        </w:rPr>
        <w:t>all</w:t>
      </w:r>
      <w:r w:rsidRPr="001B5B1A">
        <w:rPr>
          <w:spacing w:val="-6"/>
          <w:sz w:val="24"/>
          <w:szCs w:val="24"/>
        </w:rPr>
        <w:t xml:space="preserve"> </w:t>
      </w:r>
      <w:r w:rsidRPr="001B5B1A">
        <w:rPr>
          <w:sz w:val="24"/>
          <w:szCs w:val="24"/>
        </w:rPr>
        <w:t>records</w:t>
      </w:r>
      <w:r w:rsidRPr="001B5B1A">
        <w:rPr>
          <w:spacing w:val="-7"/>
          <w:sz w:val="24"/>
          <w:szCs w:val="24"/>
        </w:rPr>
        <w:t xml:space="preserve"> </w:t>
      </w:r>
      <w:r w:rsidRPr="001B5B1A">
        <w:rPr>
          <w:sz w:val="24"/>
          <w:szCs w:val="24"/>
        </w:rPr>
        <w:t>of</w:t>
      </w:r>
      <w:r w:rsidRPr="001B5B1A">
        <w:rPr>
          <w:spacing w:val="-6"/>
          <w:sz w:val="24"/>
          <w:szCs w:val="24"/>
        </w:rPr>
        <w:t xml:space="preserve"> </w:t>
      </w:r>
      <w:r w:rsidRPr="001B5B1A">
        <w:rPr>
          <w:sz w:val="24"/>
          <w:szCs w:val="24"/>
        </w:rPr>
        <w:t>delivery</w:t>
      </w:r>
      <w:r w:rsidRPr="001B5B1A">
        <w:rPr>
          <w:spacing w:val="-6"/>
          <w:sz w:val="24"/>
          <w:szCs w:val="24"/>
        </w:rPr>
        <w:t xml:space="preserve"> </w:t>
      </w:r>
      <w:r w:rsidRPr="001B5B1A">
        <w:rPr>
          <w:sz w:val="24"/>
          <w:szCs w:val="24"/>
        </w:rPr>
        <w:t>including</w:t>
      </w:r>
      <w:r w:rsidRPr="001B5B1A">
        <w:rPr>
          <w:spacing w:val="-7"/>
          <w:sz w:val="24"/>
          <w:szCs w:val="24"/>
        </w:rPr>
        <w:t xml:space="preserve"> </w:t>
      </w:r>
      <w:r w:rsidRPr="001B5B1A">
        <w:rPr>
          <w:sz w:val="24"/>
          <w:szCs w:val="24"/>
        </w:rPr>
        <w:t>delivery</w:t>
      </w:r>
      <w:r w:rsidRPr="001B5B1A">
        <w:rPr>
          <w:spacing w:val="-6"/>
          <w:sz w:val="24"/>
          <w:szCs w:val="24"/>
        </w:rPr>
        <w:t xml:space="preserve"> </w:t>
      </w:r>
      <w:r w:rsidRPr="001B5B1A">
        <w:rPr>
          <w:sz w:val="24"/>
          <w:szCs w:val="24"/>
        </w:rPr>
        <w:t>orders, receipt</w:t>
      </w:r>
      <w:r w:rsidRPr="001B5B1A">
        <w:rPr>
          <w:spacing w:val="-5"/>
          <w:sz w:val="24"/>
          <w:szCs w:val="24"/>
        </w:rPr>
        <w:t xml:space="preserve"> </w:t>
      </w:r>
      <w:r w:rsidRPr="001B5B1A">
        <w:rPr>
          <w:sz w:val="24"/>
          <w:szCs w:val="24"/>
        </w:rPr>
        <w:t>logs</w:t>
      </w:r>
      <w:ins w:id="96" w:author="Author">
        <w:r>
          <w:rPr>
            <w:sz w:val="24"/>
            <w:szCs w:val="24"/>
          </w:rPr>
          <w:t>,</w:t>
        </w:r>
      </w:ins>
      <w:r w:rsidRPr="001B5B1A">
        <w:rPr>
          <w:spacing w:val="-5"/>
          <w:sz w:val="24"/>
          <w:szCs w:val="24"/>
        </w:rPr>
        <w:t xml:space="preserve"> </w:t>
      </w:r>
      <w:r w:rsidRPr="001B5B1A">
        <w:rPr>
          <w:sz w:val="24"/>
          <w:szCs w:val="24"/>
        </w:rPr>
        <w:t>and</w:t>
      </w:r>
      <w:r w:rsidRPr="001B5B1A">
        <w:rPr>
          <w:spacing w:val="-4"/>
          <w:sz w:val="24"/>
          <w:szCs w:val="24"/>
        </w:rPr>
        <w:t xml:space="preserve"> </w:t>
      </w:r>
      <w:r w:rsidRPr="001B5B1A">
        <w:rPr>
          <w:sz w:val="24"/>
          <w:szCs w:val="24"/>
        </w:rPr>
        <w:t>journals.</w:t>
      </w:r>
      <w:r w:rsidRPr="001B5B1A">
        <w:rPr>
          <w:spacing w:val="-5"/>
          <w:sz w:val="24"/>
          <w:szCs w:val="24"/>
        </w:rPr>
        <w:t xml:space="preserve"> </w:t>
      </w:r>
      <w:r w:rsidRPr="001B5B1A">
        <w:rPr>
          <w:sz w:val="24"/>
          <w:szCs w:val="24"/>
        </w:rPr>
        <w:t>These</w:t>
      </w:r>
      <w:r w:rsidRPr="001B5B1A">
        <w:rPr>
          <w:spacing w:val="-4"/>
          <w:sz w:val="24"/>
          <w:szCs w:val="24"/>
        </w:rPr>
        <w:t xml:space="preserve"> </w:t>
      </w:r>
      <w:r w:rsidRPr="001B5B1A">
        <w:rPr>
          <w:sz w:val="24"/>
          <w:szCs w:val="24"/>
        </w:rPr>
        <w:t>records</w:t>
      </w:r>
      <w:r w:rsidRPr="001B5B1A">
        <w:rPr>
          <w:spacing w:val="-5"/>
          <w:sz w:val="24"/>
          <w:szCs w:val="24"/>
        </w:rPr>
        <w:t xml:space="preserve"> </w:t>
      </w:r>
      <w:r w:rsidRPr="001B5B1A">
        <w:rPr>
          <w:sz w:val="24"/>
          <w:szCs w:val="24"/>
        </w:rPr>
        <w:t>shall</w:t>
      </w:r>
      <w:r w:rsidRPr="001B5B1A">
        <w:rPr>
          <w:spacing w:val="-4"/>
          <w:sz w:val="24"/>
          <w:szCs w:val="24"/>
        </w:rPr>
        <w:t xml:space="preserve"> </w:t>
      </w:r>
      <w:r w:rsidRPr="001B5B1A">
        <w:rPr>
          <w:sz w:val="24"/>
          <w:szCs w:val="24"/>
        </w:rPr>
        <w:t>be</w:t>
      </w:r>
      <w:r w:rsidRPr="001B5B1A">
        <w:rPr>
          <w:spacing w:val="-5"/>
          <w:sz w:val="24"/>
          <w:szCs w:val="24"/>
        </w:rPr>
        <w:t xml:space="preserve"> </w:t>
      </w:r>
      <w:r w:rsidRPr="001B5B1A">
        <w:rPr>
          <w:sz w:val="24"/>
          <w:szCs w:val="24"/>
        </w:rPr>
        <w:t>maintained</w:t>
      </w:r>
      <w:r w:rsidRPr="001B5B1A">
        <w:rPr>
          <w:spacing w:val="-4"/>
          <w:sz w:val="24"/>
          <w:szCs w:val="24"/>
        </w:rPr>
        <w:t xml:space="preserve"> </w:t>
      </w:r>
      <w:r w:rsidRPr="001B5B1A">
        <w:rPr>
          <w:sz w:val="24"/>
          <w:szCs w:val="24"/>
        </w:rPr>
        <w:t>by</w:t>
      </w:r>
      <w:r w:rsidRPr="001B5B1A">
        <w:rPr>
          <w:spacing w:val="-5"/>
          <w:sz w:val="24"/>
          <w:szCs w:val="24"/>
        </w:rPr>
        <w:t xml:space="preserve"> </w:t>
      </w:r>
      <w:r w:rsidRPr="001B5B1A">
        <w:rPr>
          <w:sz w:val="24"/>
          <w:szCs w:val="24"/>
        </w:rPr>
        <w:t>the</w:t>
      </w:r>
      <w:r w:rsidRPr="001B5B1A">
        <w:rPr>
          <w:spacing w:val="-4"/>
          <w:sz w:val="24"/>
          <w:szCs w:val="24"/>
        </w:rPr>
        <w:t xml:space="preserve"> </w:t>
      </w:r>
      <w:r w:rsidRPr="001B5B1A">
        <w:rPr>
          <w:sz w:val="24"/>
          <w:szCs w:val="24"/>
        </w:rPr>
        <w:t xml:space="preserve">licensee for sixty (60) days. </w:t>
      </w:r>
      <w:ins w:id="97" w:author="Author">
        <w:r w:rsidRPr="001B5B1A">
          <w:rPr>
            <w:sz w:val="24"/>
            <w:szCs w:val="24"/>
          </w:rPr>
          <w:t xml:space="preserve">These records shall be kept on the licensed premises, in either physical or electronic form, and shall be accessible by the licensee during business hours upon request. </w:t>
        </w:r>
      </w:ins>
      <w:r w:rsidRPr="001B5B1A">
        <w:rPr>
          <w:sz w:val="24"/>
          <w:szCs w:val="24"/>
        </w:rPr>
        <w:t>Failure to maintain accurate or complete records shall be a violation of this regulation</w:t>
      </w:r>
    </w:p>
    <w:p w14:paraId="7BD5D810" w14:textId="77777777" w:rsidR="00A63239" w:rsidRPr="00A63239" w:rsidRDefault="00A63239">
      <w:pPr>
        <w:pStyle w:val="ListParagraph"/>
        <w:numPr>
          <w:ilvl w:val="1"/>
          <w:numId w:val="5"/>
        </w:numPr>
        <w:tabs>
          <w:tab w:val="left" w:pos="1819"/>
          <w:tab w:val="left" w:pos="1820"/>
        </w:tabs>
        <w:contextualSpacing w:val="0"/>
        <w:rPr>
          <w:sz w:val="24"/>
          <w:szCs w:val="24"/>
          <w:rPrChange w:id="98" w:author="Author">
            <w:rPr/>
          </w:rPrChange>
        </w:rPr>
        <w:pPrChange w:id="99" w:author="Author">
          <w:pPr>
            <w:pStyle w:val="ListParagraph"/>
            <w:numPr>
              <w:numId w:val="3"/>
            </w:numPr>
            <w:tabs>
              <w:tab w:val="left" w:pos="1819"/>
              <w:tab w:val="left" w:pos="1820"/>
            </w:tabs>
            <w:ind w:left="2540" w:hanging="720"/>
            <w:contextualSpacing w:val="0"/>
          </w:pPr>
        </w:pPrChange>
      </w:pPr>
      <w:ins w:id="100" w:author="Author">
        <w:r w:rsidRPr="001B5B1A">
          <w:rPr>
            <w:sz w:val="24"/>
            <w:szCs w:val="24"/>
          </w:rPr>
          <w:t xml:space="preserve">The licensee shall not rely on the records of a third party or ordering </w:t>
        </w:r>
        <w:proofErr w:type="gramStart"/>
        <w:r w:rsidRPr="001B5B1A">
          <w:rPr>
            <w:sz w:val="24"/>
            <w:szCs w:val="24"/>
          </w:rPr>
          <w:t>service, and</w:t>
        </w:r>
        <w:proofErr w:type="gramEnd"/>
        <w:r w:rsidRPr="001B5B1A">
          <w:rPr>
            <w:sz w:val="24"/>
            <w:szCs w:val="24"/>
          </w:rPr>
          <w:t xml:space="preserve"> shall instead keep its own records of delivery sales.</w:t>
        </w:r>
      </w:ins>
    </w:p>
    <w:p w14:paraId="55CEE7E8" w14:textId="77777777" w:rsidR="00A63239" w:rsidRPr="00C64B45" w:rsidRDefault="00A63239" w:rsidP="00A63239">
      <w:pPr>
        <w:pStyle w:val="ListParagraph"/>
        <w:numPr>
          <w:ilvl w:val="0"/>
          <w:numId w:val="5"/>
        </w:numPr>
        <w:tabs>
          <w:tab w:val="left" w:pos="1819"/>
          <w:tab w:val="left" w:pos="1820"/>
        </w:tabs>
        <w:contextualSpacing w:val="0"/>
        <w:rPr>
          <w:sz w:val="24"/>
          <w:szCs w:val="24"/>
        </w:rPr>
      </w:pPr>
      <w:r w:rsidRPr="001B5B1A">
        <w:rPr>
          <w:sz w:val="24"/>
          <w:szCs w:val="24"/>
        </w:rPr>
        <w:t xml:space="preserve">Have </w:t>
      </w:r>
      <w:proofErr w:type="gramStart"/>
      <w:r w:rsidRPr="001B5B1A">
        <w:rPr>
          <w:sz w:val="24"/>
          <w:szCs w:val="24"/>
        </w:rPr>
        <w:t>a licensed</w:t>
      </w:r>
      <w:proofErr w:type="gramEnd"/>
      <w:r w:rsidRPr="001B5B1A">
        <w:rPr>
          <w:sz w:val="24"/>
          <w:szCs w:val="24"/>
        </w:rPr>
        <w:t xml:space="preserve"> premises with the following conditions:</w:t>
      </w:r>
    </w:p>
    <w:p w14:paraId="7DA38020" w14:textId="77777777" w:rsidR="00A63239" w:rsidRPr="00C64B45" w:rsidRDefault="00A63239" w:rsidP="00A63239">
      <w:pPr>
        <w:pStyle w:val="ListParagraph"/>
        <w:numPr>
          <w:ilvl w:val="1"/>
          <w:numId w:val="5"/>
        </w:numPr>
        <w:tabs>
          <w:tab w:val="left" w:pos="1819"/>
          <w:tab w:val="left" w:pos="1820"/>
        </w:tabs>
        <w:contextualSpacing w:val="0"/>
        <w:rPr>
          <w:sz w:val="24"/>
          <w:szCs w:val="24"/>
        </w:rPr>
      </w:pPr>
      <w:r w:rsidRPr="001B5B1A">
        <w:rPr>
          <w:sz w:val="24"/>
          <w:szCs w:val="24"/>
        </w:rPr>
        <w:t xml:space="preserve">Open to the public a minimum of three (3) days a week; </w:t>
      </w:r>
      <w:del w:id="101" w:author="Author">
        <w:r w:rsidRPr="001B5B1A" w:rsidDel="009750F5">
          <w:rPr>
            <w:sz w:val="24"/>
            <w:szCs w:val="24"/>
          </w:rPr>
          <w:delText>and</w:delText>
        </w:r>
      </w:del>
    </w:p>
    <w:p w14:paraId="04774B75" w14:textId="77777777" w:rsidR="00A63239" w:rsidRPr="00C64B45" w:rsidRDefault="00A63239" w:rsidP="00A63239">
      <w:pPr>
        <w:pStyle w:val="ListParagraph"/>
        <w:numPr>
          <w:ilvl w:val="1"/>
          <w:numId w:val="5"/>
        </w:numPr>
        <w:tabs>
          <w:tab w:val="left" w:pos="1819"/>
          <w:tab w:val="left" w:pos="1820"/>
        </w:tabs>
        <w:contextualSpacing w:val="0"/>
        <w:rPr>
          <w:sz w:val="24"/>
          <w:szCs w:val="24"/>
        </w:rPr>
      </w:pPr>
      <w:r w:rsidRPr="001B5B1A">
        <w:rPr>
          <w:sz w:val="24"/>
          <w:szCs w:val="24"/>
        </w:rPr>
        <w:t xml:space="preserve">Open to the </w:t>
      </w:r>
      <w:proofErr w:type="gramStart"/>
      <w:r w:rsidRPr="001B5B1A">
        <w:rPr>
          <w:sz w:val="24"/>
          <w:szCs w:val="24"/>
        </w:rPr>
        <w:t>public</w:t>
      </w:r>
      <w:proofErr w:type="gramEnd"/>
      <w:r w:rsidRPr="001B5B1A">
        <w:rPr>
          <w:sz w:val="24"/>
          <w:szCs w:val="24"/>
        </w:rPr>
        <w:t xml:space="preserve"> a minimum of five (5) hours each </w:t>
      </w:r>
      <w:proofErr w:type="gramStart"/>
      <w:r w:rsidRPr="001B5B1A">
        <w:rPr>
          <w:sz w:val="24"/>
          <w:szCs w:val="24"/>
        </w:rPr>
        <w:t>day</w:t>
      </w:r>
      <w:proofErr w:type="gramEnd"/>
      <w:r w:rsidRPr="001B5B1A">
        <w:rPr>
          <w:sz w:val="24"/>
          <w:szCs w:val="24"/>
        </w:rPr>
        <w:t xml:space="preserve"> the business is open; and</w:t>
      </w:r>
    </w:p>
    <w:p w14:paraId="6F96767B" w14:textId="77777777" w:rsidR="00A63239" w:rsidRPr="00C64B45" w:rsidRDefault="00A63239" w:rsidP="00A63239">
      <w:pPr>
        <w:pStyle w:val="ListParagraph"/>
        <w:numPr>
          <w:ilvl w:val="1"/>
          <w:numId w:val="5"/>
        </w:numPr>
        <w:tabs>
          <w:tab w:val="left" w:pos="1819"/>
          <w:tab w:val="left" w:pos="1820"/>
        </w:tabs>
        <w:contextualSpacing w:val="0"/>
        <w:rPr>
          <w:sz w:val="24"/>
          <w:szCs w:val="24"/>
        </w:rPr>
      </w:pPr>
      <w:r w:rsidRPr="001B5B1A">
        <w:rPr>
          <w:sz w:val="24"/>
          <w:szCs w:val="24"/>
        </w:rPr>
        <w:t>Have signage viewable from a public road.</w:t>
      </w:r>
    </w:p>
    <w:p w14:paraId="7A4C489D" w14:textId="77777777" w:rsidR="00A63239" w:rsidRPr="00C64B45" w:rsidRDefault="00A63239" w:rsidP="00A63239">
      <w:pPr>
        <w:pStyle w:val="ListParagraph"/>
        <w:numPr>
          <w:ilvl w:val="0"/>
          <w:numId w:val="5"/>
        </w:numPr>
        <w:tabs>
          <w:tab w:val="left" w:pos="1819"/>
          <w:tab w:val="left" w:pos="1820"/>
        </w:tabs>
        <w:contextualSpacing w:val="0"/>
        <w:rPr>
          <w:sz w:val="24"/>
          <w:szCs w:val="24"/>
        </w:rPr>
      </w:pPr>
      <w:r w:rsidRPr="001B5B1A">
        <w:rPr>
          <w:sz w:val="24"/>
          <w:szCs w:val="24"/>
        </w:rPr>
        <w:t>Permit</w:t>
      </w:r>
      <w:r w:rsidRPr="001B5B1A">
        <w:rPr>
          <w:spacing w:val="-2"/>
          <w:sz w:val="24"/>
          <w:szCs w:val="24"/>
        </w:rPr>
        <w:t xml:space="preserve"> </w:t>
      </w:r>
      <w:r w:rsidRPr="001B5B1A">
        <w:rPr>
          <w:sz w:val="24"/>
          <w:szCs w:val="24"/>
        </w:rPr>
        <w:t>required.</w:t>
      </w:r>
    </w:p>
    <w:p w14:paraId="5B8A99A8" w14:textId="77777777" w:rsidR="00A63239" w:rsidRPr="00C64B45" w:rsidRDefault="00A63239" w:rsidP="00A63239">
      <w:pPr>
        <w:pStyle w:val="ListParagraph"/>
        <w:numPr>
          <w:ilvl w:val="2"/>
          <w:numId w:val="4"/>
        </w:numPr>
        <w:tabs>
          <w:tab w:val="left" w:pos="2540"/>
        </w:tabs>
        <w:contextualSpacing w:val="0"/>
        <w:jc w:val="both"/>
        <w:rPr>
          <w:sz w:val="24"/>
          <w:szCs w:val="24"/>
        </w:rPr>
      </w:pPr>
      <w:r w:rsidRPr="001B5B1A">
        <w:rPr>
          <w:sz w:val="24"/>
          <w:szCs w:val="24"/>
        </w:rPr>
        <w:t xml:space="preserve">Effective July 1, 2019, the state licensing authority will accept </w:t>
      </w:r>
      <w:r w:rsidRPr="001B5B1A">
        <w:rPr>
          <w:sz w:val="24"/>
          <w:szCs w:val="24"/>
        </w:rPr>
        <w:lastRenderedPageBreak/>
        <w:t xml:space="preserve">complete delivery permit applications from any applicant </w:t>
      </w:r>
      <w:proofErr w:type="gramStart"/>
      <w:r w:rsidRPr="001B5B1A">
        <w:rPr>
          <w:sz w:val="24"/>
          <w:szCs w:val="24"/>
        </w:rPr>
        <w:t>of</w:t>
      </w:r>
      <w:proofErr w:type="gramEnd"/>
      <w:r w:rsidRPr="001B5B1A">
        <w:rPr>
          <w:sz w:val="24"/>
          <w:szCs w:val="24"/>
        </w:rPr>
        <w:t xml:space="preserve"> </w:t>
      </w:r>
      <w:proofErr w:type="gramStart"/>
      <w:r w:rsidRPr="001B5B1A">
        <w:rPr>
          <w:sz w:val="24"/>
          <w:szCs w:val="24"/>
        </w:rPr>
        <w:t>or</w:t>
      </w:r>
      <w:proofErr w:type="gramEnd"/>
      <w:r w:rsidRPr="001B5B1A">
        <w:rPr>
          <w:sz w:val="24"/>
          <w:szCs w:val="24"/>
        </w:rPr>
        <w:t xml:space="preserve"> retailer licensed pursuant to section 44-3-409 or 44-3-410, or subsection 44-4-107(1)(a), C.R.S.</w:t>
      </w:r>
    </w:p>
    <w:p w14:paraId="6F35AE26" w14:textId="77777777" w:rsidR="00A63239" w:rsidRPr="00C64B45" w:rsidRDefault="00A63239" w:rsidP="00A63239">
      <w:pPr>
        <w:pStyle w:val="ListParagraph"/>
        <w:numPr>
          <w:ilvl w:val="2"/>
          <w:numId w:val="4"/>
        </w:numPr>
        <w:tabs>
          <w:tab w:val="left" w:pos="2539"/>
          <w:tab w:val="left" w:pos="2540"/>
        </w:tabs>
        <w:contextualSpacing w:val="0"/>
        <w:rPr>
          <w:sz w:val="24"/>
          <w:szCs w:val="24"/>
        </w:rPr>
      </w:pPr>
      <w:r w:rsidRPr="001B5B1A">
        <w:rPr>
          <w:sz w:val="24"/>
          <w:szCs w:val="24"/>
        </w:rPr>
        <w:t>Effective</w:t>
      </w:r>
      <w:r w:rsidRPr="001B5B1A">
        <w:rPr>
          <w:spacing w:val="-6"/>
          <w:sz w:val="24"/>
          <w:szCs w:val="24"/>
        </w:rPr>
        <w:t xml:space="preserve"> </w:t>
      </w:r>
      <w:r w:rsidRPr="001B5B1A">
        <w:rPr>
          <w:sz w:val="24"/>
          <w:szCs w:val="24"/>
        </w:rPr>
        <w:t>July</w:t>
      </w:r>
      <w:r w:rsidRPr="001B5B1A">
        <w:rPr>
          <w:spacing w:val="-6"/>
          <w:sz w:val="24"/>
          <w:szCs w:val="24"/>
        </w:rPr>
        <w:t xml:space="preserve"> </w:t>
      </w:r>
      <w:r w:rsidRPr="001B5B1A">
        <w:rPr>
          <w:sz w:val="24"/>
          <w:szCs w:val="24"/>
        </w:rPr>
        <w:t>1,</w:t>
      </w:r>
      <w:r w:rsidRPr="001B5B1A">
        <w:rPr>
          <w:spacing w:val="-6"/>
          <w:sz w:val="24"/>
          <w:szCs w:val="24"/>
        </w:rPr>
        <w:t xml:space="preserve"> </w:t>
      </w:r>
      <w:r w:rsidRPr="001B5B1A">
        <w:rPr>
          <w:sz w:val="24"/>
          <w:szCs w:val="24"/>
        </w:rPr>
        <w:t>2020,</w:t>
      </w:r>
      <w:r w:rsidRPr="001B5B1A">
        <w:rPr>
          <w:spacing w:val="-5"/>
          <w:sz w:val="24"/>
          <w:szCs w:val="24"/>
        </w:rPr>
        <w:t xml:space="preserve"> </w:t>
      </w:r>
      <w:r w:rsidRPr="001B5B1A">
        <w:rPr>
          <w:sz w:val="24"/>
          <w:szCs w:val="24"/>
        </w:rPr>
        <w:t>any</w:t>
      </w:r>
      <w:r w:rsidRPr="001B5B1A">
        <w:rPr>
          <w:spacing w:val="-6"/>
          <w:sz w:val="24"/>
          <w:szCs w:val="24"/>
        </w:rPr>
        <w:t xml:space="preserve"> </w:t>
      </w:r>
      <w:r w:rsidRPr="001B5B1A">
        <w:rPr>
          <w:sz w:val="24"/>
          <w:szCs w:val="24"/>
        </w:rPr>
        <w:t>retailer</w:t>
      </w:r>
      <w:r w:rsidRPr="001B5B1A">
        <w:rPr>
          <w:spacing w:val="-6"/>
          <w:sz w:val="24"/>
          <w:szCs w:val="24"/>
        </w:rPr>
        <w:t xml:space="preserve"> </w:t>
      </w:r>
      <w:r w:rsidRPr="001B5B1A">
        <w:rPr>
          <w:sz w:val="24"/>
          <w:szCs w:val="24"/>
        </w:rPr>
        <w:t>licensed</w:t>
      </w:r>
      <w:r w:rsidRPr="001B5B1A">
        <w:rPr>
          <w:spacing w:val="-5"/>
          <w:sz w:val="24"/>
          <w:szCs w:val="24"/>
        </w:rPr>
        <w:t xml:space="preserve"> </w:t>
      </w:r>
      <w:r w:rsidRPr="001B5B1A">
        <w:rPr>
          <w:sz w:val="24"/>
          <w:szCs w:val="24"/>
        </w:rPr>
        <w:t>pursuant</w:t>
      </w:r>
      <w:r w:rsidRPr="001B5B1A">
        <w:rPr>
          <w:spacing w:val="-6"/>
          <w:sz w:val="24"/>
          <w:szCs w:val="24"/>
        </w:rPr>
        <w:t xml:space="preserve"> </w:t>
      </w:r>
      <w:r w:rsidRPr="001B5B1A">
        <w:rPr>
          <w:sz w:val="24"/>
          <w:szCs w:val="24"/>
        </w:rPr>
        <w:t>to</w:t>
      </w:r>
      <w:r w:rsidRPr="001B5B1A">
        <w:rPr>
          <w:spacing w:val="-6"/>
          <w:sz w:val="24"/>
          <w:szCs w:val="24"/>
        </w:rPr>
        <w:t xml:space="preserve"> </w:t>
      </w:r>
      <w:r w:rsidRPr="001B5B1A">
        <w:rPr>
          <w:sz w:val="24"/>
          <w:szCs w:val="24"/>
        </w:rPr>
        <w:t>section</w:t>
      </w:r>
      <w:r w:rsidRPr="001B5B1A">
        <w:rPr>
          <w:spacing w:val="-5"/>
          <w:sz w:val="24"/>
          <w:szCs w:val="24"/>
        </w:rPr>
        <w:t xml:space="preserve"> </w:t>
      </w:r>
      <w:r w:rsidRPr="001B5B1A">
        <w:rPr>
          <w:sz w:val="24"/>
          <w:szCs w:val="24"/>
        </w:rPr>
        <w:t>44-3-409</w:t>
      </w:r>
      <w:r w:rsidRPr="001B5B1A">
        <w:rPr>
          <w:spacing w:val="-6"/>
          <w:sz w:val="24"/>
          <w:szCs w:val="24"/>
        </w:rPr>
        <w:t xml:space="preserve"> </w:t>
      </w:r>
      <w:r w:rsidRPr="001B5B1A">
        <w:rPr>
          <w:sz w:val="24"/>
          <w:szCs w:val="24"/>
        </w:rPr>
        <w:t>or 44-3- 410, or subsection 44-4-107(1)(a), C.R.S., must hold a valid delivery permit issued by the state licensing authority to deliver alcohol beverages pursuant</w:t>
      </w:r>
      <w:r w:rsidRPr="001B5B1A">
        <w:rPr>
          <w:spacing w:val="-5"/>
          <w:sz w:val="24"/>
          <w:szCs w:val="24"/>
        </w:rPr>
        <w:t xml:space="preserve"> </w:t>
      </w:r>
      <w:r w:rsidRPr="001B5B1A">
        <w:rPr>
          <w:sz w:val="24"/>
          <w:szCs w:val="24"/>
        </w:rPr>
        <w:t>to</w:t>
      </w:r>
      <w:r w:rsidRPr="001B5B1A">
        <w:rPr>
          <w:spacing w:val="-4"/>
          <w:sz w:val="24"/>
          <w:szCs w:val="24"/>
        </w:rPr>
        <w:t xml:space="preserve"> </w:t>
      </w:r>
      <w:r w:rsidRPr="001B5B1A">
        <w:rPr>
          <w:sz w:val="24"/>
          <w:szCs w:val="24"/>
        </w:rPr>
        <w:t>the</w:t>
      </w:r>
      <w:r w:rsidRPr="001B5B1A">
        <w:rPr>
          <w:spacing w:val="-5"/>
          <w:sz w:val="24"/>
          <w:szCs w:val="24"/>
        </w:rPr>
        <w:t xml:space="preserve"> </w:t>
      </w:r>
      <w:r w:rsidRPr="001B5B1A">
        <w:rPr>
          <w:sz w:val="24"/>
          <w:szCs w:val="24"/>
        </w:rPr>
        <w:t>Liquor</w:t>
      </w:r>
      <w:r w:rsidRPr="001B5B1A">
        <w:rPr>
          <w:spacing w:val="-4"/>
          <w:sz w:val="24"/>
          <w:szCs w:val="24"/>
        </w:rPr>
        <w:t xml:space="preserve"> </w:t>
      </w:r>
      <w:r w:rsidRPr="001B5B1A">
        <w:rPr>
          <w:sz w:val="24"/>
          <w:szCs w:val="24"/>
        </w:rPr>
        <w:t>Code,</w:t>
      </w:r>
      <w:r w:rsidRPr="001B5B1A">
        <w:rPr>
          <w:spacing w:val="-5"/>
          <w:sz w:val="24"/>
          <w:szCs w:val="24"/>
        </w:rPr>
        <w:t xml:space="preserve"> </w:t>
      </w:r>
      <w:r w:rsidRPr="001B5B1A">
        <w:rPr>
          <w:sz w:val="24"/>
          <w:szCs w:val="24"/>
        </w:rPr>
        <w:t>the</w:t>
      </w:r>
      <w:r w:rsidRPr="001B5B1A">
        <w:rPr>
          <w:spacing w:val="-4"/>
          <w:sz w:val="24"/>
          <w:szCs w:val="24"/>
        </w:rPr>
        <w:t xml:space="preserve"> </w:t>
      </w:r>
      <w:r w:rsidRPr="001B5B1A">
        <w:rPr>
          <w:sz w:val="24"/>
          <w:szCs w:val="24"/>
        </w:rPr>
        <w:t>Beer</w:t>
      </w:r>
      <w:r w:rsidRPr="001B5B1A">
        <w:rPr>
          <w:spacing w:val="-5"/>
          <w:sz w:val="24"/>
          <w:szCs w:val="24"/>
        </w:rPr>
        <w:t xml:space="preserve"> </w:t>
      </w:r>
      <w:r w:rsidRPr="001B5B1A">
        <w:rPr>
          <w:sz w:val="24"/>
          <w:szCs w:val="24"/>
        </w:rPr>
        <w:t>and</w:t>
      </w:r>
      <w:r w:rsidRPr="001B5B1A">
        <w:rPr>
          <w:spacing w:val="-4"/>
          <w:sz w:val="24"/>
          <w:szCs w:val="24"/>
        </w:rPr>
        <w:t xml:space="preserve"> </w:t>
      </w:r>
      <w:r w:rsidRPr="001B5B1A">
        <w:rPr>
          <w:sz w:val="24"/>
          <w:szCs w:val="24"/>
        </w:rPr>
        <w:t>Wine</w:t>
      </w:r>
      <w:r w:rsidRPr="001B5B1A">
        <w:rPr>
          <w:spacing w:val="-5"/>
          <w:sz w:val="24"/>
          <w:szCs w:val="24"/>
        </w:rPr>
        <w:t xml:space="preserve"> </w:t>
      </w:r>
      <w:r w:rsidRPr="001B5B1A">
        <w:rPr>
          <w:sz w:val="24"/>
          <w:szCs w:val="24"/>
        </w:rPr>
        <w:t>Code,</w:t>
      </w:r>
      <w:r w:rsidRPr="001B5B1A">
        <w:rPr>
          <w:spacing w:val="-4"/>
          <w:sz w:val="24"/>
          <w:szCs w:val="24"/>
        </w:rPr>
        <w:t xml:space="preserve"> </w:t>
      </w:r>
      <w:r w:rsidRPr="001B5B1A">
        <w:rPr>
          <w:sz w:val="24"/>
          <w:szCs w:val="24"/>
        </w:rPr>
        <w:t>and</w:t>
      </w:r>
      <w:r w:rsidRPr="001B5B1A">
        <w:rPr>
          <w:spacing w:val="-5"/>
          <w:sz w:val="24"/>
          <w:szCs w:val="24"/>
        </w:rPr>
        <w:t xml:space="preserve"> </w:t>
      </w:r>
      <w:r w:rsidRPr="001B5B1A">
        <w:rPr>
          <w:sz w:val="24"/>
          <w:szCs w:val="24"/>
        </w:rPr>
        <w:t>this</w:t>
      </w:r>
      <w:r w:rsidRPr="001B5B1A">
        <w:rPr>
          <w:spacing w:val="-4"/>
          <w:sz w:val="24"/>
          <w:szCs w:val="24"/>
        </w:rPr>
        <w:t xml:space="preserve"> </w:t>
      </w:r>
      <w:r w:rsidRPr="001B5B1A">
        <w:rPr>
          <w:sz w:val="24"/>
          <w:szCs w:val="24"/>
        </w:rPr>
        <w:t>regulation.</w:t>
      </w:r>
    </w:p>
    <w:p w14:paraId="7966EC20" w14:textId="77777777" w:rsidR="00A63239" w:rsidRPr="00A63239" w:rsidRDefault="00A63239">
      <w:pPr>
        <w:pStyle w:val="ListParagraph"/>
        <w:numPr>
          <w:ilvl w:val="2"/>
          <w:numId w:val="4"/>
        </w:numPr>
        <w:tabs>
          <w:tab w:val="left" w:pos="2539"/>
          <w:tab w:val="left" w:pos="2540"/>
        </w:tabs>
        <w:contextualSpacing w:val="0"/>
        <w:rPr>
          <w:ins w:id="102" w:author="Author"/>
          <w:sz w:val="24"/>
          <w:szCs w:val="24"/>
          <w:rPrChange w:id="103" w:author="Author">
            <w:rPr>
              <w:ins w:id="104" w:author="Author"/>
            </w:rPr>
          </w:rPrChange>
        </w:rPr>
        <w:pPrChange w:id="105" w:author="Author">
          <w:pPr>
            <w:pStyle w:val="ListParagraph"/>
            <w:numPr>
              <w:ilvl w:val="2"/>
              <w:numId w:val="2"/>
            </w:numPr>
            <w:tabs>
              <w:tab w:val="left" w:pos="2539"/>
              <w:tab w:val="left" w:pos="2540"/>
            </w:tabs>
            <w:spacing w:before="1"/>
            <w:ind w:left="2160" w:right="958" w:hanging="720"/>
            <w:contextualSpacing w:val="0"/>
          </w:pPr>
        </w:pPrChange>
      </w:pPr>
      <w:r w:rsidRPr="001B5B1A">
        <w:rPr>
          <w:sz w:val="24"/>
          <w:szCs w:val="24"/>
        </w:rPr>
        <w:t>The</w:t>
      </w:r>
      <w:r w:rsidRPr="001B5B1A">
        <w:rPr>
          <w:spacing w:val="-6"/>
          <w:sz w:val="24"/>
          <w:szCs w:val="24"/>
        </w:rPr>
        <w:t xml:space="preserve"> </w:t>
      </w:r>
      <w:r w:rsidRPr="001B5B1A">
        <w:rPr>
          <w:sz w:val="24"/>
          <w:szCs w:val="24"/>
        </w:rPr>
        <w:t>applicant</w:t>
      </w:r>
      <w:r w:rsidRPr="001B5B1A">
        <w:rPr>
          <w:spacing w:val="-6"/>
          <w:sz w:val="24"/>
          <w:szCs w:val="24"/>
        </w:rPr>
        <w:t xml:space="preserve"> </w:t>
      </w:r>
      <w:r w:rsidRPr="001B5B1A">
        <w:rPr>
          <w:sz w:val="24"/>
          <w:szCs w:val="24"/>
        </w:rPr>
        <w:t>must</w:t>
      </w:r>
      <w:r w:rsidRPr="001B5B1A">
        <w:rPr>
          <w:spacing w:val="-6"/>
          <w:sz w:val="24"/>
          <w:szCs w:val="24"/>
        </w:rPr>
        <w:t xml:space="preserve"> </w:t>
      </w:r>
      <w:r w:rsidRPr="001B5B1A">
        <w:rPr>
          <w:sz w:val="24"/>
          <w:szCs w:val="24"/>
        </w:rPr>
        <w:t>affirm</w:t>
      </w:r>
      <w:r w:rsidRPr="001B5B1A">
        <w:rPr>
          <w:spacing w:val="-6"/>
          <w:sz w:val="24"/>
          <w:szCs w:val="24"/>
        </w:rPr>
        <w:t xml:space="preserve"> </w:t>
      </w:r>
      <w:r w:rsidRPr="001B5B1A">
        <w:rPr>
          <w:sz w:val="24"/>
          <w:szCs w:val="24"/>
        </w:rPr>
        <w:t>on</w:t>
      </w:r>
      <w:r w:rsidRPr="001B5B1A">
        <w:rPr>
          <w:spacing w:val="-6"/>
          <w:sz w:val="24"/>
          <w:szCs w:val="24"/>
        </w:rPr>
        <w:t xml:space="preserve"> </w:t>
      </w:r>
      <w:proofErr w:type="gramStart"/>
      <w:r w:rsidRPr="001B5B1A">
        <w:rPr>
          <w:sz w:val="24"/>
          <w:szCs w:val="24"/>
        </w:rPr>
        <w:t>its</w:t>
      </w:r>
      <w:r w:rsidRPr="001B5B1A">
        <w:rPr>
          <w:spacing w:val="-5"/>
          <w:sz w:val="24"/>
          <w:szCs w:val="24"/>
        </w:rPr>
        <w:t xml:space="preserve"> </w:t>
      </w:r>
      <w:r w:rsidRPr="001B5B1A">
        <w:rPr>
          <w:sz w:val="24"/>
          <w:szCs w:val="24"/>
        </w:rPr>
        <w:t>delivery</w:t>
      </w:r>
      <w:r w:rsidRPr="001B5B1A">
        <w:rPr>
          <w:spacing w:val="-6"/>
          <w:sz w:val="24"/>
          <w:szCs w:val="24"/>
        </w:rPr>
        <w:t xml:space="preserve"> </w:t>
      </w:r>
      <w:r w:rsidRPr="001B5B1A">
        <w:rPr>
          <w:sz w:val="24"/>
          <w:szCs w:val="24"/>
        </w:rPr>
        <w:t>permit</w:t>
      </w:r>
      <w:proofErr w:type="gramEnd"/>
      <w:r w:rsidRPr="001B5B1A">
        <w:rPr>
          <w:spacing w:val="-6"/>
          <w:sz w:val="24"/>
          <w:szCs w:val="24"/>
        </w:rPr>
        <w:t xml:space="preserve"> </w:t>
      </w:r>
      <w:r w:rsidRPr="001B5B1A">
        <w:rPr>
          <w:sz w:val="24"/>
          <w:szCs w:val="24"/>
        </w:rPr>
        <w:t>application</w:t>
      </w:r>
      <w:r w:rsidRPr="001B5B1A">
        <w:rPr>
          <w:spacing w:val="-6"/>
          <w:sz w:val="24"/>
          <w:szCs w:val="24"/>
        </w:rPr>
        <w:t xml:space="preserve"> </w:t>
      </w:r>
      <w:r w:rsidRPr="001B5B1A">
        <w:rPr>
          <w:sz w:val="24"/>
          <w:szCs w:val="24"/>
        </w:rPr>
        <w:t>that</w:t>
      </w:r>
      <w:r w:rsidRPr="001B5B1A">
        <w:rPr>
          <w:spacing w:val="-6"/>
          <w:sz w:val="24"/>
          <w:szCs w:val="24"/>
        </w:rPr>
        <w:t xml:space="preserve"> </w:t>
      </w:r>
      <w:r w:rsidRPr="001B5B1A">
        <w:rPr>
          <w:sz w:val="24"/>
          <w:szCs w:val="24"/>
        </w:rPr>
        <w:t>the</w:t>
      </w:r>
      <w:r w:rsidRPr="001B5B1A">
        <w:rPr>
          <w:spacing w:val="-6"/>
          <w:sz w:val="24"/>
          <w:szCs w:val="24"/>
        </w:rPr>
        <w:t xml:space="preserve"> </w:t>
      </w:r>
      <w:r w:rsidRPr="001B5B1A">
        <w:rPr>
          <w:sz w:val="24"/>
          <w:szCs w:val="24"/>
        </w:rPr>
        <w:t>applicant derives or will derive no more than fifty (50) percent of its gross</w:t>
      </w:r>
      <w:r w:rsidRPr="001B5B1A">
        <w:rPr>
          <w:spacing w:val="-40"/>
          <w:sz w:val="24"/>
          <w:szCs w:val="24"/>
        </w:rPr>
        <w:t xml:space="preserve"> </w:t>
      </w:r>
      <w:r w:rsidRPr="001B5B1A">
        <w:rPr>
          <w:sz w:val="24"/>
          <w:szCs w:val="24"/>
        </w:rPr>
        <w:t xml:space="preserve">annual revenues from total sales of alcohol beverages that the applicant delivers. However, nothing within this </w:t>
      </w:r>
      <w:ins w:id="106" w:author="Author">
        <w:r w:rsidRPr="001B5B1A">
          <w:rPr>
            <w:sz w:val="24"/>
            <w:szCs w:val="24"/>
          </w:rPr>
          <w:t xml:space="preserve">subparagraph </w:t>
        </w:r>
      </w:ins>
      <w:del w:id="107" w:author="Author">
        <w:r w:rsidRPr="001B5B1A" w:rsidDel="009750F5">
          <w:rPr>
            <w:sz w:val="24"/>
            <w:szCs w:val="24"/>
          </w:rPr>
          <w:delText xml:space="preserve">subsection </w:delText>
        </w:r>
      </w:del>
      <w:r w:rsidRPr="001B5B1A">
        <w:rPr>
          <w:sz w:val="24"/>
          <w:szCs w:val="24"/>
        </w:rPr>
        <w:t>(A)(5)(c) shall limit the authority of the state licensing authority to inspect books and records pursuant to Regulation 47-700, 1 C.C.R. 203-2, to verify this affirmation or compliance with this statutory requirement.</w:t>
      </w:r>
    </w:p>
    <w:p w14:paraId="7C7D7F6F" w14:textId="77777777" w:rsidR="00A63239" w:rsidRPr="00A63239" w:rsidRDefault="00A63239">
      <w:pPr>
        <w:pStyle w:val="ListParagraph"/>
        <w:numPr>
          <w:ilvl w:val="2"/>
          <w:numId w:val="4"/>
        </w:numPr>
        <w:tabs>
          <w:tab w:val="left" w:pos="2539"/>
          <w:tab w:val="left" w:pos="2540"/>
        </w:tabs>
        <w:contextualSpacing w:val="0"/>
        <w:rPr>
          <w:ins w:id="108" w:author="Author"/>
          <w:sz w:val="24"/>
          <w:szCs w:val="24"/>
          <w:rPrChange w:id="109" w:author="Author">
            <w:rPr>
              <w:ins w:id="110" w:author="Author"/>
            </w:rPr>
          </w:rPrChange>
        </w:rPr>
        <w:pPrChange w:id="111" w:author="Author">
          <w:pPr>
            <w:pStyle w:val="ListParagraph"/>
            <w:numPr>
              <w:ilvl w:val="2"/>
              <w:numId w:val="2"/>
            </w:numPr>
            <w:tabs>
              <w:tab w:val="left" w:pos="2539"/>
              <w:tab w:val="left" w:pos="2540"/>
            </w:tabs>
            <w:spacing w:before="1"/>
            <w:ind w:left="2160" w:right="958" w:hanging="720"/>
            <w:contextualSpacing w:val="0"/>
          </w:pPr>
        </w:pPrChange>
      </w:pPr>
      <w:r w:rsidRPr="001B5B1A">
        <w:rPr>
          <w:sz w:val="24"/>
          <w:szCs w:val="24"/>
        </w:rPr>
        <w:t xml:space="preserve">A delivery permittee shall </w:t>
      </w:r>
      <w:proofErr w:type="gramStart"/>
      <w:r w:rsidRPr="001B5B1A">
        <w:rPr>
          <w:sz w:val="24"/>
          <w:szCs w:val="24"/>
        </w:rPr>
        <w:t>display its delivery permit at all times</w:t>
      </w:r>
      <w:proofErr w:type="gramEnd"/>
      <w:r w:rsidRPr="001B5B1A">
        <w:rPr>
          <w:sz w:val="24"/>
          <w:szCs w:val="24"/>
        </w:rPr>
        <w:t xml:space="preserve"> in a prominent place on its licensed premises. A delivery permittee shall not be required to hold or carry a copy of its</w:t>
      </w:r>
      <w:r>
        <w:rPr>
          <w:sz w:val="24"/>
          <w:szCs w:val="24"/>
        </w:rPr>
        <w:t xml:space="preserve"> </w:t>
      </w:r>
      <w:r w:rsidRPr="001B5B1A">
        <w:rPr>
          <w:sz w:val="24"/>
          <w:szCs w:val="24"/>
        </w:rPr>
        <w:t xml:space="preserve">delivery permit in the delivery vehicle. </w:t>
      </w:r>
    </w:p>
    <w:p w14:paraId="758EB03E" w14:textId="77777777" w:rsidR="00A63239" w:rsidRPr="00C64B45" w:rsidRDefault="00A63239" w:rsidP="00A63239">
      <w:pPr>
        <w:pStyle w:val="ListParagraph"/>
        <w:numPr>
          <w:ilvl w:val="2"/>
          <w:numId w:val="4"/>
        </w:numPr>
        <w:tabs>
          <w:tab w:val="left" w:pos="2539"/>
          <w:tab w:val="left" w:pos="2540"/>
        </w:tabs>
        <w:contextualSpacing w:val="0"/>
        <w:rPr>
          <w:sz w:val="24"/>
          <w:szCs w:val="24"/>
        </w:rPr>
      </w:pPr>
      <w:r w:rsidRPr="001B5B1A">
        <w:rPr>
          <w:sz w:val="24"/>
          <w:szCs w:val="24"/>
        </w:rPr>
        <w:t>A delivery permit shall not be required for a retailer to deliver alcohol beverages within its customary parking area.</w:t>
      </w:r>
    </w:p>
    <w:p w14:paraId="7E0C4284" w14:textId="77777777" w:rsidR="00A63239" w:rsidRPr="00C64B45" w:rsidRDefault="00A63239" w:rsidP="00A63239">
      <w:pPr>
        <w:pStyle w:val="ListParagraph"/>
        <w:numPr>
          <w:ilvl w:val="0"/>
          <w:numId w:val="6"/>
        </w:numPr>
        <w:tabs>
          <w:tab w:val="left" w:pos="1099"/>
          <w:tab w:val="left" w:pos="1100"/>
        </w:tabs>
        <w:contextualSpacing w:val="0"/>
        <w:rPr>
          <w:sz w:val="24"/>
          <w:szCs w:val="24"/>
        </w:rPr>
      </w:pPr>
      <w:r w:rsidRPr="001B5B1A">
        <w:rPr>
          <w:sz w:val="24"/>
          <w:szCs w:val="24"/>
        </w:rPr>
        <w:t>Suspension or</w:t>
      </w:r>
      <w:r w:rsidRPr="001B5B1A">
        <w:rPr>
          <w:spacing w:val="-3"/>
          <w:sz w:val="24"/>
          <w:szCs w:val="24"/>
        </w:rPr>
        <w:t xml:space="preserve"> </w:t>
      </w:r>
      <w:r w:rsidRPr="001B5B1A">
        <w:rPr>
          <w:sz w:val="24"/>
          <w:szCs w:val="24"/>
        </w:rPr>
        <w:t>Revocation.</w:t>
      </w:r>
    </w:p>
    <w:p w14:paraId="3760B5DE" w14:textId="77777777" w:rsidR="00A63239" w:rsidRPr="001B5B1A" w:rsidRDefault="00A63239" w:rsidP="00A63239">
      <w:pPr>
        <w:pStyle w:val="BodyText"/>
        <w:ind w:left="1100"/>
        <w:rPr>
          <w:sz w:val="24"/>
          <w:szCs w:val="24"/>
        </w:rPr>
      </w:pPr>
      <w:r w:rsidRPr="001B5B1A">
        <w:rPr>
          <w:sz w:val="24"/>
          <w:szCs w:val="24"/>
        </w:rPr>
        <w:t xml:space="preserve">Any delivery </w:t>
      </w:r>
      <w:ins w:id="112" w:author="Author">
        <w:r w:rsidRPr="001B5B1A">
          <w:rPr>
            <w:sz w:val="24"/>
            <w:szCs w:val="24"/>
          </w:rPr>
          <w:t xml:space="preserve">or order </w:t>
        </w:r>
      </w:ins>
      <w:r w:rsidRPr="001B5B1A">
        <w:rPr>
          <w:sz w:val="24"/>
          <w:szCs w:val="24"/>
        </w:rPr>
        <w:t>made in violation of Title 44, Articles 3 and 4, or in violation of this regulation may be grounds for suspension or revocation of the licensee’s license and/or delivery permit by the state licensing authority as provided for in section 44-3-601, C.R.S.</w:t>
      </w:r>
    </w:p>
    <w:p w14:paraId="142DDF7E" w14:textId="77777777" w:rsidR="00A63239" w:rsidRPr="00427EAB" w:rsidRDefault="00A63239" w:rsidP="00A63239">
      <w:pPr>
        <w:ind w:left="374"/>
        <w:rPr>
          <w:i/>
          <w:iCs/>
          <w:color w:val="0070C0"/>
          <w:sz w:val="24"/>
          <w:szCs w:val="24"/>
        </w:rPr>
      </w:pPr>
      <w:r w:rsidRPr="00427EAB">
        <w:rPr>
          <w:i/>
          <w:iCs/>
          <w:color w:val="0070C0"/>
          <w:sz w:val="24"/>
          <w:szCs w:val="24"/>
        </w:rPr>
        <w:t>Amendments to Regulation 47-428 are to correct a citation in the Basis and Purpose section.</w:t>
      </w:r>
    </w:p>
    <w:p w14:paraId="3EE39015" w14:textId="77777777" w:rsidR="00A63239" w:rsidRDefault="00A63239" w:rsidP="00B76C23">
      <w:pPr>
        <w:pStyle w:val="Heading2"/>
      </w:pPr>
      <w:r w:rsidRPr="001B5B1A">
        <w:lastRenderedPageBreak/>
        <w:t>Regulation 47-428.</w:t>
      </w:r>
      <w:r w:rsidRPr="001B5B1A">
        <w:tab/>
      </w:r>
      <w:r>
        <w:tab/>
      </w:r>
      <w:r w:rsidRPr="001B5B1A">
        <w:t>Sales Rooms.</w:t>
      </w:r>
    </w:p>
    <w:p w14:paraId="3B1B4F05" w14:textId="77777777" w:rsidR="00A63239" w:rsidRPr="00427EAB" w:rsidRDefault="00A63239" w:rsidP="00A63239">
      <w:pPr>
        <w:rPr>
          <w:i/>
          <w:iCs/>
          <w:color w:val="0070C0"/>
          <w:sz w:val="24"/>
          <w:szCs w:val="24"/>
        </w:rPr>
      </w:pPr>
      <w:r w:rsidRPr="00427EAB">
        <w:rPr>
          <w:i/>
          <w:iCs/>
          <w:color w:val="0070C0"/>
          <w:sz w:val="24"/>
          <w:szCs w:val="24"/>
        </w:rPr>
        <w:t>[Note shown: No changes to sections A through O.]</w:t>
      </w:r>
    </w:p>
    <w:p w14:paraId="21B3410B" w14:textId="77777777" w:rsidR="00A63239" w:rsidRPr="001B5B1A" w:rsidRDefault="00A63239" w:rsidP="00A63239">
      <w:pPr>
        <w:pStyle w:val="BodyText"/>
        <w:ind w:left="380"/>
        <w:rPr>
          <w:sz w:val="24"/>
          <w:szCs w:val="24"/>
        </w:rPr>
      </w:pPr>
      <w:r w:rsidRPr="001B5B1A">
        <w:rPr>
          <w:sz w:val="24"/>
          <w:szCs w:val="24"/>
          <w:u w:val="thick"/>
        </w:rPr>
        <w:t>Basis and Purpose</w:t>
      </w:r>
      <w:r w:rsidRPr="001B5B1A">
        <w:rPr>
          <w:sz w:val="24"/>
          <w:szCs w:val="24"/>
        </w:rPr>
        <w:t>. The statutory authority for this regulation includes, but is not limited to, subsections 44-3-103(49), 44-3-202(1)(b), 44-3-202</w:t>
      </w:r>
      <w:ins w:id="113" w:author="Author">
        <w:r w:rsidRPr="001B5B1A">
          <w:rPr>
            <w:sz w:val="24"/>
            <w:szCs w:val="24"/>
          </w:rPr>
          <w:t>(2)</w:t>
        </w:r>
      </w:ins>
      <w:r w:rsidRPr="001B5B1A">
        <w:rPr>
          <w:sz w:val="24"/>
          <w:szCs w:val="24"/>
        </w:rPr>
        <w:t>(</w:t>
      </w:r>
      <w:proofErr w:type="gramStart"/>
      <w:r w:rsidRPr="001B5B1A">
        <w:rPr>
          <w:sz w:val="24"/>
          <w:szCs w:val="24"/>
        </w:rPr>
        <w:t>a)(I</w:t>
      </w:r>
      <w:proofErr w:type="gramEnd"/>
      <w:r w:rsidRPr="001B5B1A">
        <w:rPr>
          <w:sz w:val="24"/>
          <w:szCs w:val="24"/>
        </w:rPr>
        <w:t xml:space="preserve">)(R), 44-3-202(2)(a)(I)(T), 44-3-402, 44-3-403, 44-3-407, and 44-3-911(6)(a)(I), C.R.S. The purpose of this regulation is to establish procedural requirements for sales room </w:t>
      </w:r>
      <w:proofErr w:type="gramStart"/>
      <w:r w:rsidRPr="001B5B1A">
        <w:rPr>
          <w:sz w:val="24"/>
          <w:szCs w:val="24"/>
        </w:rPr>
        <w:t>applicants, and</w:t>
      </w:r>
      <w:proofErr w:type="gramEnd"/>
      <w:r w:rsidRPr="001B5B1A">
        <w:rPr>
          <w:sz w:val="24"/>
          <w:szCs w:val="24"/>
        </w:rPr>
        <w:t xml:space="preserve"> provide factors the licensing authority must consider when evaluating the application for approval or denial.</w:t>
      </w:r>
    </w:p>
    <w:p w14:paraId="74D30EBF" w14:textId="77777777" w:rsidR="00A63239" w:rsidRPr="00427EAB" w:rsidRDefault="00A63239" w:rsidP="00427EAB">
      <w:pPr>
        <w:ind w:left="374"/>
        <w:rPr>
          <w:i/>
          <w:iCs/>
          <w:color w:val="0070C0"/>
          <w:sz w:val="24"/>
          <w:szCs w:val="24"/>
        </w:rPr>
      </w:pPr>
      <w:r w:rsidRPr="00427EAB">
        <w:rPr>
          <w:i/>
          <w:iCs/>
          <w:color w:val="0070C0"/>
          <w:sz w:val="24"/>
          <w:szCs w:val="24"/>
        </w:rPr>
        <w:t xml:space="preserve">New Regulation 47-429 is written in response to Senate Bill (SB) 26-114, which allows manufacturers of spirituous liquor to obtain a permit for the ability to sell alcohol beverages that have been acquired from a wholesaler. This regulation will dictate the requirements for the Expanded Alcohol Beverage Permit, including application and renewal process with the local and state licensing authorities, permitted and unlawful acts, applicable locations for the permit, and requirements for </w:t>
      </w:r>
      <w:proofErr w:type="gramStart"/>
      <w:r w:rsidRPr="00427EAB">
        <w:rPr>
          <w:i/>
          <w:iCs/>
          <w:color w:val="0070C0"/>
          <w:sz w:val="24"/>
          <w:szCs w:val="24"/>
        </w:rPr>
        <w:t>books</w:t>
      </w:r>
      <w:proofErr w:type="gramEnd"/>
      <w:r w:rsidRPr="00427EAB">
        <w:rPr>
          <w:i/>
          <w:iCs/>
          <w:color w:val="0070C0"/>
          <w:sz w:val="24"/>
          <w:szCs w:val="24"/>
        </w:rPr>
        <w:t xml:space="preserve"> and records keeping.</w:t>
      </w:r>
    </w:p>
    <w:p w14:paraId="5FE9A7BA" w14:textId="77777777" w:rsidR="00A63239" w:rsidRPr="006E2CE4" w:rsidRDefault="00A63239" w:rsidP="00B76C23">
      <w:pPr>
        <w:pStyle w:val="Heading2"/>
        <w:rPr>
          <w:ins w:id="114" w:author="Author"/>
        </w:rPr>
      </w:pPr>
      <w:ins w:id="115" w:author="Author">
        <w:r w:rsidRPr="001B5B1A">
          <w:t>Regulation 47-429.</w:t>
        </w:r>
        <w:r w:rsidRPr="001B5B1A">
          <w:tab/>
        </w:r>
        <w:r>
          <w:tab/>
        </w:r>
        <w:r w:rsidRPr="001B5B1A">
          <w:t>Expanded Alcohol Beverage Permits.</w:t>
        </w:r>
      </w:ins>
    </w:p>
    <w:p w14:paraId="21D46B9B" w14:textId="77777777" w:rsidR="00A63239" w:rsidRPr="001B5B1A" w:rsidRDefault="00A63239" w:rsidP="00A63239">
      <w:pPr>
        <w:pStyle w:val="BodyText"/>
        <w:ind w:left="380"/>
        <w:rPr>
          <w:ins w:id="116" w:author="Author"/>
          <w:spacing w:val="-2"/>
          <w:sz w:val="24"/>
          <w:szCs w:val="24"/>
        </w:rPr>
      </w:pPr>
      <w:ins w:id="117" w:author="Author">
        <w:r w:rsidRPr="001B5B1A">
          <w:rPr>
            <w:sz w:val="24"/>
            <w:szCs w:val="24"/>
            <w:u w:val="thick"/>
          </w:rPr>
          <w:t>Basis and Purpose</w:t>
        </w:r>
        <w:r w:rsidRPr="001B5B1A">
          <w:rPr>
            <w:sz w:val="24"/>
            <w:szCs w:val="24"/>
          </w:rPr>
          <w:t>. The statutory authority for this regulation includes, but is not limited to,</w:t>
        </w:r>
        <w:r>
          <w:rPr>
            <w:sz w:val="24"/>
            <w:szCs w:val="24"/>
          </w:rPr>
          <w:t xml:space="preserve"> </w:t>
        </w:r>
        <w:r w:rsidRPr="001B5B1A">
          <w:rPr>
            <w:sz w:val="24"/>
            <w:szCs w:val="24"/>
          </w:rPr>
          <w:t>subsections</w:t>
        </w:r>
        <w:r w:rsidRPr="001B5B1A">
          <w:rPr>
            <w:spacing w:val="-6"/>
            <w:sz w:val="24"/>
            <w:szCs w:val="24"/>
          </w:rPr>
          <w:t xml:space="preserve"> </w:t>
        </w:r>
        <w:r w:rsidRPr="001B5B1A">
          <w:rPr>
            <w:sz w:val="24"/>
            <w:szCs w:val="24"/>
          </w:rPr>
          <w:t>44-3-103(49),</w:t>
        </w:r>
        <w:r w:rsidRPr="001B5B1A">
          <w:rPr>
            <w:spacing w:val="-6"/>
            <w:sz w:val="24"/>
            <w:szCs w:val="24"/>
          </w:rPr>
          <w:t xml:space="preserve"> </w:t>
        </w:r>
        <w:r w:rsidRPr="001B5B1A">
          <w:rPr>
            <w:sz w:val="24"/>
            <w:szCs w:val="24"/>
          </w:rPr>
          <w:t>44-3-202(1)(</w:t>
        </w:r>
        <w:r w:rsidRPr="001B5B1A">
          <w:rPr>
            <w:sz w:val="24"/>
            <w:szCs w:val="24"/>
            <w:u w:val="thick" w:color="FF0000"/>
          </w:rPr>
          <w:t>b</w:t>
        </w:r>
        <w:r w:rsidRPr="001B5B1A">
          <w:rPr>
            <w:sz w:val="24"/>
            <w:szCs w:val="24"/>
          </w:rPr>
          <w:t>),</w:t>
        </w:r>
        <w:r w:rsidRPr="001B5B1A">
          <w:rPr>
            <w:spacing w:val="-6"/>
            <w:sz w:val="24"/>
            <w:szCs w:val="24"/>
          </w:rPr>
          <w:t xml:space="preserve"> </w:t>
        </w:r>
        <w:r w:rsidRPr="001B5B1A">
          <w:rPr>
            <w:sz w:val="24"/>
            <w:szCs w:val="24"/>
          </w:rPr>
          <w:t>44-3-202(2)(</w:t>
        </w:r>
        <w:proofErr w:type="gramStart"/>
        <w:r w:rsidRPr="001B5B1A">
          <w:rPr>
            <w:sz w:val="24"/>
            <w:szCs w:val="24"/>
            <w:u w:val="thick" w:color="FF0000"/>
          </w:rPr>
          <w:t>a</w:t>
        </w:r>
        <w:r w:rsidRPr="001B5B1A">
          <w:rPr>
            <w:sz w:val="24"/>
            <w:szCs w:val="24"/>
          </w:rPr>
          <w:t>)(I</w:t>
        </w:r>
        <w:proofErr w:type="gramEnd"/>
        <w:r w:rsidRPr="001B5B1A">
          <w:rPr>
            <w:sz w:val="24"/>
            <w:szCs w:val="24"/>
          </w:rPr>
          <w:t>)(O), 44-3-202(2)(</w:t>
        </w:r>
        <w:r w:rsidRPr="001B5B1A">
          <w:rPr>
            <w:sz w:val="24"/>
            <w:szCs w:val="24"/>
            <w:u w:val="thick" w:color="FF0000"/>
          </w:rPr>
          <w:t>a</w:t>
        </w:r>
        <w:r w:rsidRPr="001B5B1A">
          <w:rPr>
            <w:sz w:val="24"/>
            <w:szCs w:val="24"/>
          </w:rPr>
          <w:t>)(I)(R), and 44-3-402(7),</w:t>
        </w:r>
        <w:r w:rsidRPr="001B5B1A">
          <w:rPr>
            <w:spacing w:val="40"/>
            <w:sz w:val="24"/>
            <w:szCs w:val="24"/>
          </w:rPr>
          <w:t xml:space="preserve"> </w:t>
        </w:r>
        <w:r w:rsidRPr="001B5B1A">
          <w:rPr>
            <w:sz w:val="24"/>
            <w:szCs w:val="24"/>
          </w:rPr>
          <w:t xml:space="preserve">C.R.S. </w:t>
        </w:r>
        <w:r>
          <w:rPr>
            <w:sz w:val="24"/>
            <w:szCs w:val="24"/>
          </w:rPr>
          <w:t>T</w:t>
        </w:r>
        <w:r w:rsidRPr="001B5B1A">
          <w:rPr>
            <w:sz w:val="24"/>
            <w:szCs w:val="24"/>
          </w:rPr>
          <w:t>he purpose of this regulation is to establish procedural requirements for</w:t>
        </w:r>
        <w:r w:rsidRPr="001B5B1A">
          <w:rPr>
            <w:spacing w:val="40"/>
            <w:sz w:val="24"/>
            <w:szCs w:val="24"/>
          </w:rPr>
          <w:t xml:space="preserve"> </w:t>
        </w:r>
        <w:r w:rsidRPr="001B5B1A">
          <w:rPr>
            <w:sz w:val="24"/>
            <w:szCs w:val="24"/>
          </w:rPr>
          <w:t xml:space="preserve">expanded alcohol beverage permit applicants, provide factors the licensing authority must consider when evaluating the application for approval or denial, and the sale or service of alcohol beverages under the expanded alcohol beverage </w:t>
        </w:r>
        <w:r w:rsidRPr="001B5B1A">
          <w:rPr>
            <w:spacing w:val="-2"/>
            <w:sz w:val="24"/>
            <w:szCs w:val="24"/>
          </w:rPr>
          <w:t xml:space="preserve">permit. </w:t>
        </w:r>
      </w:ins>
    </w:p>
    <w:p w14:paraId="6D30D566" w14:textId="77777777" w:rsidR="00A63239" w:rsidRPr="00084CAD" w:rsidRDefault="00A63239">
      <w:pPr>
        <w:pStyle w:val="BodyText"/>
        <w:numPr>
          <w:ilvl w:val="0"/>
          <w:numId w:val="21"/>
        </w:numPr>
        <w:ind w:left="1080" w:hanging="720"/>
        <w:rPr>
          <w:ins w:id="118" w:author="Author"/>
          <w:sz w:val="24"/>
          <w:szCs w:val="24"/>
          <w:rPrChange w:id="119" w:author="Author">
            <w:rPr>
              <w:ins w:id="120" w:author="Author"/>
              <w:u w:val="single"/>
            </w:rPr>
          </w:rPrChange>
        </w:rPr>
        <w:pPrChange w:id="121" w:author="Author">
          <w:pPr>
            <w:pStyle w:val="BodyText"/>
            <w:numPr>
              <w:numId w:val="19"/>
            </w:numPr>
            <w:ind w:left="1100" w:right="596" w:hanging="720"/>
          </w:pPr>
        </w:pPrChange>
      </w:pPr>
      <w:ins w:id="122" w:author="Author">
        <w:r w:rsidRPr="00084CAD">
          <w:rPr>
            <w:sz w:val="24"/>
            <w:szCs w:val="24"/>
          </w:rPr>
          <w:t>Applicability</w:t>
        </w:r>
      </w:ins>
    </w:p>
    <w:p w14:paraId="05779DD3" w14:textId="77777777" w:rsidR="00A63239" w:rsidRPr="00581D9D" w:rsidRDefault="00A63239">
      <w:pPr>
        <w:pStyle w:val="BodyText"/>
        <w:numPr>
          <w:ilvl w:val="1"/>
          <w:numId w:val="21"/>
        </w:numPr>
        <w:ind w:left="1800" w:hanging="720"/>
        <w:rPr>
          <w:ins w:id="123" w:author="Author"/>
          <w:sz w:val="24"/>
          <w:szCs w:val="24"/>
        </w:rPr>
        <w:pPrChange w:id="124" w:author="Author">
          <w:pPr>
            <w:pStyle w:val="BodyText"/>
            <w:numPr>
              <w:ilvl w:val="1"/>
              <w:numId w:val="19"/>
            </w:numPr>
            <w:ind w:left="1820" w:right="596" w:hanging="720"/>
          </w:pPr>
        </w:pPrChange>
      </w:pPr>
      <w:ins w:id="125" w:author="Author">
        <w:r w:rsidRPr="00084CAD">
          <w:rPr>
            <w:sz w:val="24"/>
            <w:szCs w:val="24"/>
          </w:rPr>
          <w:t>An “Expanded Alcohol Beverage Permit” may be issued</w:t>
        </w:r>
        <w:r w:rsidRPr="001B5B1A">
          <w:rPr>
            <w:sz w:val="24"/>
            <w:szCs w:val="24"/>
          </w:rPr>
          <w:t xml:space="preserve"> to a manufacturer of spirituous liquors pursuant to subsection 44-3-402(7), C.R.S., to acquire alcohol beverages from wholesalers licensed pursuant to section 44-3-407, C.R.S., and to sell those alcohol beverages for on premises consumption</w:t>
        </w:r>
        <w:r w:rsidRPr="001B5B1A">
          <w:rPr>
            <w:spacing w:val="-6"/>
            <w:sz w:val="24"/>
            <w:szCs w:val="24"/>
          </w:rPr>
          <w:t xml:space="preserve"> </w:t>
        </w:r>
        <w:r w:rsidRPr="001B5B1A">
          <w:rPr>
            <w:sz w:val="24"/>
            <w:szCs w:val="24"/>
          </w:rPr>
          <w:t>at</w:t>
        </w:r>
        <w:r w:rsidRPr="001B5B1A">
          <w:rPr>
            <w:spacing w:val="-6"/>
            <w:sz w:val="24"/>
            <w:szCs w:val="24"/>
          </w:rPr>
          <w:t xml:space="preserve"> </w:t>
        </w:r>
        <w:r w:rsidRPr="001B5B1A">
          <w:rPr>
            <w:sz w:val="24"/>
            <w:szCs w:val="24"/>
          </w:rPr>
          <w:t>its</w:t>
        </w:r>
        <w:r w:rsidRPr="001B5B1A">
          <w:rPr>
            <w:spacing w:val="-6"/>
            <w:sz w:val="24"/>
            <w:szCs w:val="24"/>
          </w:rPr>
          <w:t xml:space="preserve"> </w:t>
        </w:r>
        <w:r>
          <w:rPr>
            <w:spacing w:val="-6"/>
            <w:sz w:val="24"/>
            <w:szCs w:val="24"/>
          </w:rPr>
          <w:t xml:space="preserve">approved sales room on </w:t>
        </w:r>
        <w:r>
          <w:rPr>
            <w:spacing w:val="-6"/>
            <w:sz w:val="24"/>
            <w:szCs w:val="24"/>
          </w:rPr>
          <w:lastRenderedPageBreak/>
          <w:t>its primary licensed premises and no more than one other approved sales room location</w:t>
        </w:r>
        <w:r w:rsidRPr="001B5B1A">
          <w:rPr>
            <w:sz w:val="24"/>
            <w:szCs w:val="24"/>
          </w:rPr>
          <w:t>.</w:t>
        </w:r>
      </w:ins>
    </w:p>
    <w:p w14:paraId="58EE4D31" w14:textId="77777777" w:rsidR="00A63239" w:rsidRPr="00581D9D" w:rsidRDefault="00A63239">
      <w:pPr>
        <w:pStyle w:val="BodyText"/>
        <w:numPr>
          <w:ilvl w:val="2"/>
          <w:numId w:val="21"/>
        </w:numPr>
        <w:ind w:left="2520" w:hanging="720"/>
        <w:rPr>
          <w:ins w:id="126" w:author="Author"/>
          <w:sz w:val="24"/>
          <w:szCs w:val="24"/>
        </w:rPr>
        <w:pPrChange w:id="127" w:author="Author">
          <w:pPr>
            <w:pStyle w:val="BodyText"/>
            <w:numPr>
              <w:ilvl w:val="1"/>
              <w:numId w:val="19"/>
            </w:numPr>
            <w:ind w:left="1820" w:right="596" w:hanging="720"/>
          </w:pPr>
        </w:pPrChange>
      </w:pPr>
      <w:ins w:id="128" w:author="Author">
        <w:r>
          <w:rPr>
            <w:sz w:val="24"/>
            <w:szCs w:val="24"/>
          </w:rPr>
          <w:t>Separate expanded alcohol beverage permits are required for the approved sales room on the primary licensed premises and the other approved sales room location.</w:t>
        </w:r>
      </w:ins>
    </w:p>
    <w:p w14:paraId="49142AB7" w14:textId="77777777" w:rsidR="00A63239" w:rsidRPr="00400950" w:rsidRDefault="00A63239">
      <w:pPr>
        <w:pStyle w:val="BodyText"/>
        <w:numPr>
          <w:ilvl w:val="1"/>
          <w:numId w:val="21"/>
        </w:numPr>
        <w:ind w:left="1800" w:hanging="720"/>
        <w:rPr>
          <w:ins w:id="129" w:author="Author"/>
          <w:sz w:val="24"/>
          <w:szCs w:val="24"/>
        </w:rPr>
        <w:pPrChange w:id="130" w:author="Author">
          <w:pPr>
            <w:pStyle w:val="BodyText"/>
            <w:numPr>
              <w:ilvl w:val="1"/>
              <w:numId w:val="19"/>
            </w:numPr>
            <w:ind w:left="1820" w:right="596" w:hanging="720"/>
          </w:pPr>
        </w:pPrChange>
      </w:pPr>
      <w:ins w:id="131" w:author="Author">
        <w:r w:rsidRPr="001B5B1A">
          <w:rPr>
            <w:sz w:val="24"/>
            <w:szCs w:val="24"/>
          </w:rPr>
          <w:t>A manufacturer of spirituous liquors</w:t>
        </w:r>
        <w:r w:rsidRPr="001B5B1A">
          <w:rPr>
            <w:spacing w:val="-8"/>
            <w:sz w:val="24"/>
            <w:szCs w:val="24"/>
          </w:rPr>
          <w:t xml:space="preserve"> </w:t>
        </w:r>
        <w:r w:rsidRPr="001B5B1A">
          <w:rPr>
            <w:sz w:val="24"/>
            <w:szCs w:val="24"/>
          </w:rPr>
          <w:t>pursuant</w:t>
        </w:r>
        <w:r w:rsidRPr="001B5B1A">
          <w:rPr>
            <w:spacing w:val="-8"/>
            <w:sz w:val="24"/>
            <w:szCs w:val="24"/>
          </w:rPr>
          <w:t xml:space="preserve"> </w:t>
        </w:r>
        <w:r w:rsidRPr="001B5B1A">
          <w:rPr>
            <w:sz w:val="24"/>
            <w:szCs w:val="24"/>
          </w:rPr>
          <w:t>to</w:t>
        </w:r>
        <w:r w:rsidRPr="001B5B1A">
          <w:rPr>
            <w:spacing w:val="-8"/>
            <w:sz w:val="24"/>
            <w:szCs w:val="24"/>
          </w:rPr>
          <w:t xml:space="preserve"> </w:t>
        </w:r>
        <w:r w:rsidRPr="001B5B1A">
          <w:rPr>
            <w:spacing w:val="-2"/>
            <w:sz w:val="24"/>
            <w:szCs w:val="24"/>
          </w:rPr>
          <w:t xml:space="preserve">subsection </w:t>
        </w:r>
        <w:r w:rsidRPr="001B5B1A">
          <w:rPr>
            <w:sz w:val="24"/>
            <w:szCs w:val="24"/>
          </w:rPr>
          <w:t>44-3-402(7),</w:t>
        </w:r>
        <w:r w:rsidRPr="001B5B1A">
          <w:rPr>
            <w:spacing w:val="-8"/>
            <w:sz w:val="24"/>
            <w:szCs w:val="24"/>
          </w:rPr>
          <w:t xml:space="preserve"> </w:t>
        </w:r>
        <w:r w:rsidRPr="001B5B1A">
          <w:rPr>
            <w:sz w:val="24"/>
            <w:szCs w:val="24"/>
          </w:rPr>
          <w:t>C.R.S.,</w:t>
        </w:r>
        <w:r w:rsidRPr="001B5B1A">
          <w:rPr>
            <w:spacing w:val="-8"/>
            <w:sz w:val="24"/>
            <w:szCs w:val="24"/>
          </w:rPr>
          <w:t xml:space="preserve"> </w:t>
        </w:r>
        <w:r w:rsidRPr="001B5B1A">
          <w:rPr>
            <w:sz w:val="24"/>
            <w:szCs w:val="24"/>
          </w:rPr>
          <w:t>may</w:t>
        </w:r>
        <w:r w:rsidRPr="001B5B1A">
          <w:rPr>
            <w:spacing w:val="-8"/>
            <w:sz w:val="24"/>
            <w:szCs w:val="24"/>
          </w:rPr>
          <w:t xml:space="preserve"> </w:t>
        </w:r>
        <w:r w:rsidRPr="001B5B1A">
          <w:rPr>
            <w:sz w:val="24"/>
            <w:szCs w:val="24"/>
          </w:rPr>
          <w:t>hold</w:t>
        </w:r>
        <w:r w:rsidRPr="001B5B1A">
          <w:rPr>
            <w:spacing w:val="-8"/>
            <w:sz w:val="24"/>
            <w:szCs w:val="24"/>
          </w:rPr>
          <w:t xml:space="preserve"> </w:t>
        </w:r>
        <w:r w:rsidRPr="001B5B1A">
          <w:rPr>
            <w:sz w:val="24"/>
            <w:szCs w:val="24"/>
          </w:rPr>
          <w:t>a</w:t>
        </w:r>
        <w:r w:rsidRPr="001B5B1A">
          <w:rPr>
            <w:spacing w:val="-8"/>
            <w:sz w:val="24"/>
            <w:szCs w:val="24"/>
          </w:rPr>
          <w:t xml:space="preserve"> </w:t>
        </w:r>
        <w:r w:rsidRPr="001B5B1A">
          <w:rPr>
            <w:sz w:val="24"/>
            <w:szCs w:val="24"/>
          </w:rPr>
          <w:t>maximum</w:t>
        </w:r>
        <w:r w:rsidRPr="001B5B1A">
          <w:rPr>
            <w:spacing w:val="-8"/>
            <w:sz w:val="24"/>
            <w:szCs w:val="24"/>
          </w:rPr>
          <w:t xml:space="preserve"> </w:t>
        </w:r>
        <w:r w:rsidRPr="001B5B1A">
          <w:rPr>
            <w:sz w:val="24"/>
            <w:szCs w:val="24"/>
          </w:rPr>
          <w:t>of</w:t>
        </w:r>
        <w:r w:rsidRPr="001B5B1A">
          <w:rPr>
            <w:spacing w:val="-8"/>
            <w:sz w:val="24"/>
            <w:szCs w:val="24"/>
          </w:rPr>
          <w:t xml:space="preserve"> </w:t>
        </w:r>
        <w:r w:rsidRPr="001B5B1A">
          <w:rPr>
            <w:sz w:val="24"/>
            <w:szCs w:val="24"/>
          </w:rPr>
          <w:t>two</w:t>
        </w:r>
        <w:r w:rsidRPr="001B5B1A">
          <w:rPr>
            <w:spacing w:val="-8"/>
            <w:sz w:val="24"/>
            <w:szCs w:val="24"/>
          </w:rPr>
          <w:t xml:space="preserve"> </w:t>
        </w:r>
        <w:r w:rsidRPr="001B5B1A">
          <w:rPr>
            <w:sz w:val="24"/>
            <w:szCs w:val="24"/>
          </w:rPr>
          <w:t>(2)</w:t>
        </w:r>
        <w:r w:rsidRPr="001B5B1A">
          <w:rPr>
            <w:spacing w:val="-8"/>
            <w:sz w:val="24"/>
            <w:szCs w:val="24"/>
          </w:rPr>
          <w:t xml:space="preserve"> </w:t>
        </w:r>
        <w:r w:rsidRPr="001B5B1A">
          <w:rPr>
            <w:sz w:val="24"/>
            <w:szCs w:val="24"/>
          </w:rPr>
          <w:t>expanded alcohol beverage permits</w:t>
        </w:r>
        <w:r>
          <w:rPr>
            <w:sz w:val="24"/>
            <w:szCs w:val="24"/>
          </w:rPr>
          <w:t>.</w:t>
        </w:r>
      </w:ins>
    </w:p>
    <w:p w14:paraId="25B7871F" w14:textId="77777777" w:rsidR="00A63239" w:rsidRPr="00581D9D" w:rsidRDefault="00A63239">
      <w:pPr>
        <w:pStyle w:val="BodyText"/>
        <w:numPr>
          <w:ilvl w:val="0"/>
          <w:numId w:val="21"/>
        </w:numPr>
        <w:ind w:left="1080" w:hanging="720"/>
        <w:rPr>
          <w:ins w:id="132" w:author="Author"/>
          <w:sz w:val="24"/>
          <w:szCs w:val="24"/>
        </w:rPr>
        <w:pPrChange w:id="133" w:author="Author">
          <w:pPr>
            <w:pStyle w:val="BodyText"/>
            <w:numPr>
              <w:numId w:val="19"/>
            </w:numPr>
            <w:ind w:left="1100" w:right="596" w:hanging="720"/>
          </w:pPr>
        </w:pPrChange>
      </w:pPr>
      <w:ins w:id="134" w:author="Author">
        <w:r w:rsidRPr="001B5B1A">
          <w:rPr>
            <w:sz w:val="24"/>
            <w:szCs w:val="24"/>
          </w:rPr>
          <w:t>Application</w:t>
        </w:r>
      </w:ins>
    </w:p>
    <w:p w14:paraId="0CC78589" w14:textId="77777777" w:rsidR="00A63239" w:rsidRPr="00581D9D" w:rsidRDefault="00A63239">
      <w:pPr>
        <w:pStyle w:val="BodyText"/>
        <w:numPr>
          <w:ilvl w:val="1"/>
          <w:numId w:val="21"/>
        </w:numPr>
        <w:ind w:left="1800" w:hanging="720"/>
        <w:rPr>
          <w:ins w:id="135" w:author="Author"/>
          <w:sz w:val="24"/>
          <w:szCs w:val="24"/>
        </w:rPr>
        <w:pPrChange w:id="136" w:author="Author">
          <w:pPr>
            <w:pStyle w:val="BodyText"/>
            <w:numPr>
              <w:ilvl w:val="1"/>
              <w:numId w:val="19"/>
            </w:numPr>
            <w:ind w:left="1820" w:right="596" w:hanging="720"/>
          </w:pPr>
        </w:pPrChange>
      </w:pPr>
      <w:ins w:id="137" w:author="Author">
        <w:r w:rsidRPr="001B5B1A">
          <w:rPr>
            <w:sz w:val="24"/>
            <w:szCs w:val="24"/>
          </w:rPr>
          <w:t>An applicant for</w:t>
        </w:r>
        <w:r w:rsidRPr="001B5B1A">
          <w:rPr>
            <w:spacing w:val="-7"/>
            <w:sz w:val="24"/>
            <w:szCs w:val="24"/>
          </w:rPr>
          <w:t xml:space="preserve"> </w:t>
        </w:r>
        <w:r w:rsidRPr="001B5B1A">
          <w:rPr>
            <w:sz w:val="24"/>
            <w:szCs w:val="24"/>
          </w:rPr>
          <w:t>an</w:t>
        </w:r>
        <w:r w:rsidRPr="001B5B1A">
          <w:rPr>
            <w:spacing w:val="-7"/>
            <w:sz w:val="24"/>
            <w:szCs w:val="24"/>
          </w:rPr>
          <w:t xml:space="preserve"> </w:t>
        </w:r>
        <w:r w:rsidRPr="001B5B1A">
          <w:rPr>
            <w:sz w:val="24"/>
            <w:szCs w:val="24"/>
          </w:rPr>
          <w:t>expanded</w:t>
        </w:r>
        <w:r w:rsidRPr="001B5B1A">
          <w:rPr>
            <w:spacing w:val="-7"/>
            <w:sz w:val="24"/>
            <w:szCs w:val="24"/>
          </w:rPr>
          <w:t xml:space="preserve"> </w:t>
        </w:r>
        <w:r w:rsidRPr="001B5B1A">
          <w:rPr>
            <w:sz w:val="24"/>
            <w:szCs w:val="24"/>
          </w:rPr>
          <w:t>alcohol</w:t>
        </w:r>
        <w:r w:rsidRPr="001B5B1A">
          <w:rPr>
            <w:spacing w:val="-7"/>
            <w:sz w:val="24"/>
            <w:szCs w:val="24"/>
          </w:rPr>
          <w:t xml:space="preserve"> </w:t>
        </w:r>
        <w:r w:rsidRPr="001B5B1A">
          <w:rPr>
            <w:sz w:val="24"/>
            <w:szCs w:val="24"/>
          </w:rPr>
          <w:t>beverage</w:t>
        </w:r>
        <w:r w:rsidRPr="001B5B1A">
          <w:rPr>
            <w:spacing w:val="-7"/>
            <w:sz w:val="24"/>
            <w:szCs w:val="24"/>
          </w:rPr>
          <w:t xml:space="preserve"> </w:t>
        </w:r>
        <w:r w:rsidRPr="001B5B1A">
          <w:rPr>
            <w:sz w:val="24"/>
            <w:szCs w:val="24"/>
          </w:rPr>
          <w:t>permit</w:t>
        </w:r>
        <w:r w:rsidRPr="001B5B1A">
          <w:rPr>
            <w:spacing w:val="-7"/>
            <w:sz w:val="24"/>
            <w:szCs w:val="24"/>
          </w:rPr>
          <w:t xml:space="preserve"> </w:t>
        </w:r>
        <w:r w:rsidRPr="001B5B1A">
          <w:rPr>
            <w:sz w:val="24"/>
            <w:szCs w:val="24"/>
          </w:rPr>
          <w:t>shall apply for such permit by using the forms provided on the Division’s website.</w:t>
        </w:r>
      </w:ins>
    </w:p>
    <w:p w14:paraId="5D5A8101" w14:textId="77777777" w:rsidR="00A63239" w:rsidRPr="00581D9D" w:rsidRDefault="00A63239">
      <w:pPr>
        <w:pStyle w:val="BodyText"/>
        <w:numPr>
          <w:ilvl w:val="1"/>
          <w:numId w:val="21"/>
        </w:numPr>
        <w:ind w:left="1800" w:hanging="720"/>
        <w:rPr>
          <w:ins w:id="138" w:author="Author"/>
          <w:sz w:val="24"/>
          <w:szCs w:val="24"/>
        </w:rPr>
        <w:pPrChange w:id="139" w:author="Author">
          <w:pPr>
            <w:pStyle w:val="BodyText"/>
            <w:numPr>
              <w:ilvl w:val="1"/>
              <w:numId w:val="19"/>
            </w:numPr>
            <w:ind w:left="1820" w:right="596" w:hanging="720"/>
          </w:pPr>
        </w:pPrChange>
      </w:pPr>
      <w:ins w:id="140" w:author="Author">
        <w:r w:rsidRPr="001B5B1A">
          <w:rPr>
            <w:sz w:val="24"/>
            <w:szCs w:val="24"/>
          </w:rPr>
          <w:t xml:space="preserve">An applicant for an expanded alcohol beverage permit may </w:t>
        </w:r>
        <w:proofErr w:type="gramStart"/>
        <w:r w:rsidRPr="001B5B1A">
          <w:rPr>
            <w:sz w:val="24"/>
            <w:szCs w:val="24"/>
          </w:rPr>
          <w:t>submit an application</w:t>
        </w:r>
        <w:proofErr w:type="gramEnd"/>
        <w:r w:rsidRPr="001B5B1A">
          <w:rPr>
            <w:sz w:val="24"/>
            <w:szCs w:val="24"/>
          </w:rPr>
          <w:t xml:space="preserve"> to the state and local licensing authorities</w:t>
        </w:r>
        <w:r w:rsidRPr="001B5B1A">
          <w:rPr>
            <w:spacing w:val="-14"/>
            <w:sz w:val="24"/>
            <w:szCs w:val="24"/>
          </w:rPr>
          <w:t xml:space="preserve"> </w:t>
        </w:r>
        <w:r w:rsidRPr="001B5B1A">
          <w:rPr>
            <w:sz w:val="24"/>
            <w:szCs w:val="24"/>
          </w:rPr>
          <w:t>concurrently,</w:t>
        </w:r>
        <w:r w:rsidRPr="001B5B1A">
          <w:rPr>
            <w:spacing w:val="-14"/>
            <w:sz w:val="24"/>
            <w:szCs w:val="24"/>
          </w:rPr>
          <w:t xml:space="preserve"> </w:t>
        </w:r>
        <w:r w:rsidRPr="001B5B1A">
          <w:rPr>
            <w:sz w:val="24"/>
            <w:szCs w:val="24"/>
          </w:rPr>
          <w:t>but</w:t>
        </w:r>
        <w:r w:rsidRPr="001B5B1A">
          <w:rPr>
            <w:spacing w:val="-14"/>
            <w:sz w:val="24"/>
            <w:szCs w:val="24"/>
          </w:rPr>
          <w:t xml:space="preserve"> </w:t>
        </w:r>
        <w:r w:rsidRPr="001B5B1A">
          <w:rPr>
            <w:sz w:val="24"/>
            <w:szCs w:val="24"/>
          </w:rPr>
          <w:t>the</w:t>
        </w:r>
        <w:r w:rsidRPr="001B5B1A">
          <w:rPr>
            <w:spacing w:val="-14"/>
            <w:sz w:val="24"/>
            <w:szCs w:val="24"/>
          </w:rPr>
          <w:t xml:space="preserve"> </w:t>
        </w:r>
        <w:r w:rsidRPr="001B5B1A">
          <w:rPr>
            <w:sz w:val="24"/>
            <w:szCs w:val="24"/>
          </w:rPr>
          <w:t>state</w:t>
        </w:r>
        <w:r w:rsidRPr="001B5B1A">
          <w:rPr>
            <w:spacing w:val="-14"/>
            <w:sz w:val="24"/>
            <w:szCs w:val="24"/>
          </w:rPr>
          <w:t xml:space="preserve"> </w:t>
        </w:r>
        <w:r w:rsidRPr="001B5B1A">
          <w:rPr>
            <w:sz w:val="24"/>
            <w:szCs w:val="24"/>
          </w:rPr>
          <w:t>licensing</w:t>
        </w:r>
        <w:r w:rsidRPr="001B5B1A">
          <w:rPr>
            <w:spacing w:val="-14"/>
            <w:sz w:val="24"/>
            <w:szCs w:val="24"/>
          </w:rPr>
          <w:t xml:space="preserve"> </w:t>
        </w:r>
        <w:r w:rsidRPr="001B5B1A">
          <w:rPr>
            <w:sz w:val="24"/>
            <w:szCs w:val="24"/>
          </w:rPr>
          <w:t>authority may only approve the application after the local licensing authority has approved the application.</w:t>
        </w:r>
      </w:ins>
    </w:p>
    <w:p w14:paraId="7413F1F4" w14:textId="77777777" w:rsidR="00A63239" w:rsidRPr="00581D9D" w:rsidRDefault="00A63239">
      <w:pPr>
        <w:pStyle w:val="BodyText"/>
        <w:numPr>
          <w:ilvl w:val="1"/>
          <w:numId w:val="21"/>
        </w:numPr>
        <w:ind w:left="1800" w:hanging="720"/>
        <w:rPr>
          <w:ins w:id="141" w:author="Author"/>
          <w:sz w:val="24"/>
          <w:szCs w:val="24"/>
        </w:rPr>
        <w:pPrChange w:id="142" w:author="Author">
          <w:pPr>
            <w:pStyle w:val="BodyText"/>
            <w:numPr>
              <w:ilvl w:val="1"/>
              <w:numId w:val="19"/>
            </w:numPr>
            <w:ind w:left="1820" w:right="596" w:hanging="720"/>
          </w:pPr>
        </w:pPrChange>
      </w:pPr>
      <w:ins w:id="143" w:author="Author">
        <w:r w:rsidRPr="001B5B1A">
          <w:rPr>
            <w:sz w:val="24"/>
            <w:szCs w:val="24"/>
          </w:rPr>
          <w:t>Local Licensing</w:t>
        </w:r>
      </w:ins>
    </w:p>
    <w:p w14:paraId="3C3621BD" w14:textId="77777777" w:rsidR="00A63239" w:rsidRPr="00581D9D" w:rsidRDefault="00A63239">
      <w:pPr>
        <w:pStyle w:val="BodyText"/>
        <w:numPr>
          <w:ilvl w:val="2"/>
          <w:numId w:val="21"/>
        </w:numPr>
        <w:ind w:left="2520" w:hanging="720"/>
        <w:rPr>
          <w:ins w:id="144" w:author="Author"/>
          <w:sz w:val="24"/>
          <w:szCs w:val="24"/>
        </w:rPr>
        <w:pPrChange w:id="145" w:author="Author">
          <w:pPr>
            <w:pStyle w:val="BodyText"/>
            <w:numPr>
              <w:ilvl w:val="2"/>
              <w:numId w:val="19"/>
            </w:numPr>
            <w:ind w:left="2753" w:right="596" w:hanging="720"/>
          </w:pPr>
        </w:pPrChange>
      </w:pPr>
      <w:ins w:id="146" w:author="Author">
        <w:r w:rsidRPr="001B5B1A">
          <w:rPr>
            <w:sz w:val="24"/>
            <w:szCs w:val="24"/>
          </w:rPr>
          <w:t xml:space="preserve">A manufacturer of spirituous liquor licensed pursuant to </w:t>
        </w:r>
        <w:r>
          <w:rPr>
            <w:sz w:val="24"/>
            <w:szCs w:val="24"/>
          </w:rPr>
          <w:t>sub</w:t>
        </w:r>
        <w:r w:rsidRPr="001B5B1A">
          <w:rPr>
            <w:sz w:val="24"/>
            <w:szCs w:val="24"/>
          </w:rPr>
          <w:t>section 44-3-402(7), C.R.S., that wishes to obtain an expanded alcohol beverage permit pursuant to subsection</w:t>
        </w:r>
        <w:r w:rsidRPr="001B5B1A">
          <w:rPr>
            <w:spacing w:val="-10"/>
            <w:sz w:val="24"/>
            <w:szCs w:val="24"/>
          </w:rPr>
          <w:t xml:space="preserve"> </w:t>
        </w:r>
        <w:r w:rsidRPr="001B5B1A">
          <w:rPr>
            <w:sz w:val="24"/>
            <w:szCs w:val="24"/>
          </w:rPr>
          <w:t>44-3-402(7)(a)(I)(B),</w:t>
        </w:r>
        <w:r w:rsidRPr="001B5B1A">
          <w:rPr>
            <w:spacing w:val="-10"/>
            <w:sz w:val="24"/>
            <w:szCs w:val="24"/>
          </w:rPr>
          <w:t xml:space="preserve"> </w:t>
        </w:r>
        <w:r w:rsidRPr="001B5B1A">
          <w:rPr>
            <w:sz w:val="24"/>
            <w:szCs w:val="24"/>
          </w:rPr>
          <w:t>C.R.S.,</w:t>
        </w:r>
        <w:r w:rsidRPr="001B5B1A">
          <w:rPr>
            <w:spacing w:val="-10"/>
            <w:sz w:val="24"/>
            <w:szCs w:val="24"/>
          </w:rPr>
          <w:t xml:space="preserve"> </w:t>
        </w:r>
        <w:r w:rsidRPr="001B5B1A">
          <w:rPr>
            <w:sz w:val="24"/>
            <w:szCs w:val="24"/>
          </w:rPr>
          <w:t>must</w:t>
        </w:r>
        <w:r w:rsidRPr="001B5B1A">
          <w:rPr>
            <w:spacing w:val="-10"/>
            <w:sz w:val="24"/>
            <w:szCs w:val="24"/>
          </w:rPr>
          <w:t xml:space="preserve"> </w:t>
        </w:r>
        <w:r w:rsidRPr="001B5B1A">
          <w:rPr>
            <w:sz w:val="24"/>
            <w:szCs w:val="24"/>
          </w:rPr>
          <w:t>first</w:t>
        </w:r>
        <w:r w:rsidRPr="001B5B1A">
          <w:rPr>
            <w:spacing w:val="-10"/>
            <w:sz w:val="24"/>
            <w:szCs w:val="24"/>
          </w:rPr>
          <w:t xml:space="preserve"> </w:t>
        </w:r>
        <w:r w:rsidRPr="001B5B1A">
          <w:rPr>
            <w:sz w:val="24"/>
            <w:szCs w:val="24"/>
          </w:rPr>
          <w:t>apply</w:t>
        </w:r>
        <w:r w:rsidRPr="001B5B1A">
          <w:rPr>
            <w:spacing w:val="-10"/>
            <w:sz w:val="24"/>
            <w:szCs w:val="24"/>
          </w:rPr>
          <w:t xml:space="preserve"> </w:t>
        </w:r>
        <w:r w:rsidRPr="001B5B1A">
          <w:rPr>
            <w:sz w:val="24"/>
            <w:szCs w:val="24"/>
          </w:rPr>
          <w:t>to the local licensing authority in the jurisdiction where</w:t>
        </w:r>
        <w:r>
          <w:rPr>
            <w:sz w:val="24"/>
            <w:szCs w:val="24"/>
          </w:rPr>
          <w:t xml:space="preserve"> the approved sales room on the primary licensed premises or the other approved sales room location is each located, respectively, and pay the local fee.</w:t>
        </w:r>
      </w:ins>
    </w:p>
    <w:p w14:paraId="03B9327F" w14:textId="77777777" w:rsidR="00A63239" w:rsidRPr="00581D9D" w:rsidRDefault="00A63239">
      <w:pPr>
        <w:pStyle w:val="BodyText"/>
        <w:numPr>
          <w:ilvl w:val="1"/>
          <w:numId w:val="21"/>
        </w:numPr>
        <w:ind w:left="1800" w:right="596" w:hanging="720"/>
        <w:rPr>
          <w:ins w:id="147" w:author="Author"/>
          <w:sz w:val="24"/>
          <w:szCs w:val="24"/>
        </w:rPr>
        <w:pPrChange w:id="148" w:author="Author">
          <w:pPr>
            <w:pStyle w:val="BodyText"/>
            <w:numPr>
              <w:ilvl w:val="1"/>
              <w:numId w:val="19"/>
            </w:numPr>
            <w:ind w:left="1820" w:right="596" w:hanging="720"/>
          </w:pPr>
        </w:pPrChange>
      </w:pPr>
      <w:ins w:id="149" w:author="Author">
        <w:r w:rsidRPr="001B5B1A">
          <w:rPr>
            <w:sz w:val="24"/>
            <w:szCs w:val="24"/>
          </w:rPr>
          <w:t>State Licensing</w:t>
        </w:r>
      </w:ins>
    </w:p>
    <w:p w14:paraId="72D2D5A6" w14:textId="77777777" w:rsidR="00A63239" w:rsidRPr="00581D9D" w:rsidRDefault="00A63239">
      <w:pPr>
        <w:pStyle w:val="BodyText"/>
        <w:numPr>
          <w:ilvl w:val="2"/>
          <w:numId w:val="21"/>
        </w:numPr>
        <w:ind w:left="2520" w:hanging="720"/>
        <w:rPr>
          <w:ins w:id="150" w:author="Author"/>
          <w:sz w:val="24"/>
          <w:szCs w:val="24"/>
        </w:rPr>
        <w:pPrChange w:id="151" w:author="Author">
          <w:pPr>
            <w:pStyle w:val="BodyText"/>
            <w:numPr>
              <w:ilvl w:val="2"/>
              <w:numId w:val="19"/>
            </w:numPr>
            <w:ind w:left="2753" w:right="596" w:hanging="720"/>
          </w:pPr>
        </w:pPrChange>
      </w:pPr>
      <w:ins w:id="152" w:author="Author">
        <w:r w:rsidRPr="001B5B1A">
          <w:rPr>
            <w:sz w:val="24"/>
            <w:szCs w:val="24"/>
          </w:rPr>
          <w:t>A manufacturer of</w:t>
        </w:r>
        <w:r w:rsidRPr="001B5B1A">
          <w:rPr>
            <w:spacing w:val="-9"/>
            <w:sz w:val="24"/>
            <w:szCs w:val="24"/>
          </w:rPr>
          <w:t xml:space="preserve"> </w:t>
        </w:r>
        <w:r w:rsidRPr="001B5B1A">
          <w:rPr>
            <w:sz w:val="24"/>
            <w:szCs w:val="24"/>
          </w:rPr>
          <w:t>spirituous</w:t>
        </w:r>
        <w:r w:rsidRPr="001B5B1A">
          <w:rPr>
            <w:spacing w:val="-9"/>
            <w:sz w:val="24"/>
            <w:szCs w:val="24"/>
          </w:rPr>
          <w:t xml:space="preserve"> </w:t>
        </w:r>
        <w:r w:rsidRPr="001B5B1A">
          <w:rPr>
            <w:sz w:val="24"/>
            <w:szCs w:val="24"/>
          </w:rPr>
          <w:t>liquor</w:t>
        </w:r>
        <w:r w:rsidRPr="001B5B1A">
          <w:rPr>
            <w:spacing w:val="-9"/>
            <w:sz w:val="24"/>
            <w:szCs w:val="24"/>
          </w:rPr>
          <w:t xml:space="preserve"> </w:t>
        </w:r>
        <w:r w:rsidRPr="001B5B1A">
          <w:rPr>
            <w:sz w:val="24"/>
            <w:szCs w:val="24"/>
          </w:rPr>
          <w:t>licensed</w:t>
        </w:r>
        <w:r w:rsidRPr="001B5B1A">
          <w:rPr>
            <w:spacing w:val="-9"/>
            <w:sz w:val="24"/>
            <w:szCs w:val="24"/>
          </w:rPr>
          <w:t xml:space="preserve"> </w:t>
        </w:r>
        <w:r w:rsidRPr="001B5B1A">
          <w:rPr>
            <w:sz w:val="24"/>
            <w:szCs w:val="24"/>
          </w:rPr>
          <w:t>pursuant to subsection 44-3-402(7), C.R.S., that obtained a local permit pursuant to subsection 44-3-402(7)(</w:t>
        </w:r>
        <w:proofErr w:type="gramStart"/>
        <w:r w:rsidRPr="001B5B1A">
          <w:rPr>
            <w:sz w:val="24"/>
            <w:szCs w:val="24"/>
          </w:rPr>
          <w:t>a)(I</w:t>
        </w:r>
        <w:proofErr w:type="gramEnd"/>
        <w:r w:rsidRPr="001B5B1A">
          <w:rPr>
            <w:sz w:val="24"/>
            <w:szCs w:val="24"/>
          </w:rPr>
          <w:t>)(B), C.R.S., shall apply for a state permit pursuant to subsection 44-3-402(7)(a)(I)(C), C.R.S.</w:t>
        </w:r>
      </w:ins>
    </w:p>
    <w:p w14:paraId="1D5B4541" w14:textId="77777777" w:rsidR="00A63239" w:rsidRPr="00581D9D" w:rsidRDefault="00A63239">
      <w:pPr>
        <w:pStyle w:val="BodyText"/>
        <w:numPr>
          <w:ilvl w:val="0"/>
          <w:numId w:val="21"/>
        </w:numPr>
        <w:ind w:left="1080" w:hanging="720"/>
        <w:rPr>
          <w:ins w:id="153" w:author="Author"/>
          <w:sz w:val="24"/>
          <w:szCs w:val="24"/>
        </w:rPr>
        <w:pPrChange w:id="154" w:author="Author">
          <w:pPr>
            <w:pStyle w:val="BodyText"/>
            <w:numPr>
              <w:numId w:val="19"/>
            </w:numPr>
            <w:ind w:left="1100" w:right="596" w:hanging="720"/>
          </w:pPr>
        </w:pPrChange>
      </w:pPr>
      <w:ins w:id="155" w:author="Author">
        <w:r w:rsidRPr="001B5B1A">
          <w:rPr>
            <w:sz w:val="24"/>
            <w:szCs w:val="24"/>
          </w:rPr>
          <w:lastRenderedPageBreak/>
          <w:t>Term of the</w:t>
        </w:r>
        <w:r w:rsidRPr="001B5B1A">
          <w:rPr>
            <w:spacing w:val="-10"/>
            <w:sz w:val="24"/>
            <w:szCs w:val="24"/>
          </w:rPr>
          <w:t xml:space="preserve"> </w:t>
        </w:r>
        <w:r w:rsidRPr="001B5B1A">
          <w:rPr>
            <w:sz w:val="24"/>
            <w:szCs w:val="24"/>
          </w:rPr>
          <w:t>state</w:t>
        </w:r>
        <w:r w:rsidRPr="001B5B1A">
          <w:rPr>
            <w:spacing w:val="-10"/>
            <w:sz w:val="24"/>
            <w:szCs w:val="24"/>
          </w:rPr>
          <w:t xml:space="preserve"> </w:t>
        </w:r>
        <w:r w:rsidRPr="001B5B1A">
          <w:rPr>
            <w:sz w:val="24"/>
            <w:szCs w:val="24"/>
          </w:rPr>
          <w:t>expanded</w:t>
        </w:r>
        <w:r w:rsidRPr="001B5B1A">
          <w:rPr>
            <w:spacing w:val="-10"/>
            <w:sz w:val="24"/>
            <w:szCs w:val="24"/>
          </w:rPr>
          <w:t xml:space="preserve"> </w:t>
        </w:r>
        <w:r w:rsidRPr="001B5B1A">
          <w:rPr>
            <w:sz w:val="24"/>
            <w:szCs w:val="24"/>
          </w:rPr>
          <w:t>alcohol</w:t>
        </w:r>
        <w:r w:rsidRPr="001B5B1A">
          <w:rPr>
            <w:spacing w:val="-10"/>
            <w:sz w:val="24"/>
            <w:szCs w:val="24"/>
          </w:rPr>
          <w:t xml:space="preserve"> </w:t>
        </w:r>
        <w:r w:rsidRPr="001B5B1A">
          <w:rPr>
            <w:sz w:val="24"/>
            <w:szCs w:val="24"/>
          </w:rPr>
          <w:t>beverage</w:t>
        </w:r>
        <w:r w:rsidRPr="001B5B1A">
          <w:rPr>
            <w:spacing w:val="-10"/>
            <w:sz w:val="24"/>
            <w:szCs w:val="24"/>
          </w:rPr>
          <w:t xml:space="preserve"> </w:t>
        </w:r>
        <w:r w:rsidRPr="001B5B1A">
          <w:rPr>
            <w:sz w:val="24"/>
            <w:szCs w:val="24"/>
          </w:rPr>
          <w:t>permit</w:t>
        </w:r>
        <w:r w:rsidRPr="001B5B1A">
          <w:rPr>
            <w:spacing w:val="-10"/>
            <w:sz w:val="24"/>
            <w:szCs w:val="24"/>
          </w:rPr>
          <w:t xml:space="preserve"> </w:t>
        </w:r>
        <w:r w:rsidRPr="001B5B1A">
          <w:rPr>
            <w:sz w:val="24"/>
            <w:szCs w:val="24"/>
          </w:rPr>
          <w:t>pursuant</w:t>
        </w:r>
        <w:r w:rsidRPr="001B5B1A">
          <w:rPr>
            <w:spacing w:val="-10"/>
            <w:sz w:val="24"/>
            <w:szCs w:val="24"/>
          </w:rPr>
          <w:t xml:space="preserve"> </w:t>
        </w:r>
        <w:r w:rsidRPr="001B5B1A">
          <w:rPr>
            <w:sz w:val="24"/>
            <w:szCs w:val="24"/>
          </w:rPr>
          <w:t>to subsection 44-3-402(7)(a)(I)(C), C.R.S.</w:t>
        </w:r>
      </w:ins>
    </w:p>
    <w:p w14:paraId="517CA382" w14:textId="77777777" w:rsidR="00A63239" w:rsidRPr="00581D9D" w:rsidRDefault="00A63239">
      <w:pPr>
        <w:pStyle w:val="BodyText"/>
        <w:numPr>
          <w:ilvl w:val="1"/>
          <w:numId w:val="21"/>
        </w:numPr>
        <w:ind w:left="1800" w:hanging="720"/>
        <w:rPr>
          <w:ins w:id="156" w:author="Author"/>
          <w:sz w:val="24"/>
          <w:szCs w:val="24"/>
        </w:rPr>
        <w:pPrChange w:id="157" w:author="Author">
          <w:pPr>
            <w:pStyle w:val="BodyText"/>
            <w:numPr>
              <w:ilvl w:val="1"/>
              <w:numId w:val="19"/>
            </w:numPr>
            <w:ind w:left="1820" w:right="596" w:hanging="720"/>
          </w:pPr>
        </w:pPrChange>
      </w:pPr>
      <w:ins w:id="158" w:author="Author">
        <w:r w:rsidRPr="001B5B1A">
          <w:rPr>
            <w:sz w:val="24"/>
            <w:szCs w:val="24"/>
          </w:rPr>
          <w:t>A state expanded alcohol</w:t>
        </w:r>
        <w:r w:rsidRPr="001B5B1A">
          <w:rPr>
            <w:spacing w:val="-9"/>
            <w:sz w:val="24"/>
            <w:szCs w:val="24"/>
          </w:rPr>
          <w:t xml:space="preserve"> </w:t>
        </w:r>
        <w:r w:rsidRPr="001B5B1A">
          <w:rPr>
            <w:sz w:val="24"/>
            <w:szCs w:val="24"/>
          </w:rPr>
          <w:t>beverage</w:t>
        </w:r>
        <w:r w:rsidRPr="001B5B1A">
          <w:rPr>
            <w:spacing w:val="-9"/>
            <w:sz w:val="24"/>
            <w:szCs w:val="24"/>
          </w:rPr>
          <w:t xml:space="preserve"> </w:t>
        </w:r>
        <w:r w:rsidRPr="001B5B1A">
          <w:rPr>
            <w:sz w:val="24"/>
            <w:szCs w:val="24"/>
          </w:rPr>
          <w:t>permit</w:t>
        </w:r>
        <w:r w:rsidRPr="001B5B1A">
          <w:rPr>
            <w:spacing w:val="-9"/>
            <w:sz w:val="24"/>
            <w:szCs w:val="24"/>
          </w:rPr>
          <w:t xml:space="preserve"> </w:t>
        </w:r>
        <w:r w:rsidRPr="001B5B1A">
          <w:rPr>
            <w:sz w:val="24"/>
            <w:szCs w:val="24"/>
          </w:rPr>
          <w:t>issued</w:t>
        </w:r>
        <w:r w:rsidRPr="001B5B1A">
          <w:rPr>
            <w:spacing w:val="-9"/>
            <w:sz w:val="24"/>
            <w:szCs w:val="24"/>
          </w:rPr>
          <w:t xml:space="preserve"> </w:t>
        </w:r>
        <w:r w:rsidRPr="001B5B1A">
          <w:rPr>
            <w:sz w:val="24"/>
            <w:szCs w:val="24"/>
          </w:rPr>
          <w:t>pursuant</w:t>
        </w:r>
        <w:r w:rsidRPr="001B5B1A">
          <w:rPr>
            <w:spacing w:val="-9"/>
            <w:sz w:val="24"/>
            <w:szCs w:val="24"/>
          </w:rPr>
          <w:t xml:space="preserve"> </w:t>
        </w:r>
        <w:r w:rsidRPr="001B5B1A">
          <w:rPr>
            <w:sz w:val="24"/>
            <w:szCs w:val="24"/>
          </w:rPr>
          <w:t>to subsection 44-3-402(7)(a)(I)(C), C.R.S., is valid for one (1) year from</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date</w:t>
        </w:r>
        <w:r w:rsidRPr="001B5B1A">
          <w:rPr>
            <w:spacing w:val="-5"/>
            <w:sz w:val="24"/>
            <w:szCs w:val="24"/>
          </w:rPr>
          <w:t xml:space="preserve"> </w:t>
        </w:r>
        <w:r w:rsidRPr="001B5B1A">
          <w:rPr>
            <w:sz w:val="24"/>
            <w:szCs w:val="24"/>
          </w:rPr>
          <w:t>of</w:t>
        </w:r>
        <w:r w:rsidRPr="001B5B1A">
          <w:rPr>
            <w:spacing w:val="-5"/>
            <w:sz w:val="24"/>
            <w:szCs w:val="24"/>
          </w:rPr>
          <w:t xml:space="preserve"> </w:t>
        </w:r>
        <w:r w:rsidRPr="001B5B1A">
          <w:rPr>
            <w:sz w:val="24"/>
            <w:szCs w:val="24"/>
          </w:rPr>
          <w:t>issuance</w:t>
        </w:r>
        <w:r w:rsidRPr="001B5B1A">
          <w:rPr>
            <w:spacing w:val="-5"/>
            <w:sz w:val="24"/>
            <w:szCs w:val="24"/>
          </w:rPr>
          <w:t xml:space="preserve"> </w:t>
        </w:r>
        <w:r w:rsidRPr="001B5B1A">
          <w:rPr>
            <w:sz w:val="24"/>
            <w:szCs w:val="24"/>
          </w:rPr>
          <w:t>by</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local</w:t>
        </w:r>
        <w:r w:rsidRPr="001B5B1A">
          <w:rPr>
            <w:spacing w:val="-5"/>
            <w:sz w:val="24"/>
            <w:szCs w:val="24"/>
          </w:rPr>
          <w:t xml:space="preserve"> </w:t>
        </w:r>
        <w:r w:rsidRPr="001B5B1A">
          <w:rPr>
            <w:sz w:val="24"/>
            <w:szCs w:val="24"/>
          </w:rPr>
          <w:t>licensing</w:t>
        </w:r>
        <w:r w:rsidRPr="001B5B1A">
          <w:rPr>
            <w:spacing w:val="-5"/>
            <w:sz w:val="24"/>
            <w:szCs w:val="24"/>
          </w:rPr>
          <w:t xml:space="preserve"> </w:t>
        </w:r>
        <w:r w:rsidRPr="001B5B1A">
          <w:rPr>
            <w:sz w:val="24"/>
            <w:szCs w:val="24"/>
          </w:rPr>
          <w:t>authority</w:t>
        </w:r>
        <w:r w:rsidRPr="001B5B1A">
          <w:rPr>
            <w:spacing w:val="-5"/>
            <w:sz w:val="24"/>
            <w:szCs w:val="24"/>
          </w:rPr>
          <w:t xml:space="preserve"> </w:t>
        </w:r>
        <w:r w:rsidRPr="001B5B1A">
          <w:rPr>
            <w:sz w:val="24"/>
            <w:szCs w:val="24"/>
          </w:rPr>
          <w:t>or one (1) year after the date of issuance by the state licensing authority,</w:t>
        </w:r>
        <w:r w:rsidRPr="001B5B1A">
          <w:rPr>
            <w:spacing w:val="-10"/>
            <w:sz w:val="24"/>
            <w:szCs w:val="24"/>
          </w:rPr>
          <w:t xml:space="preserve"> </w:t>
        </w:r>
        <w:r w:rsidRPr="001B5B1A">
          <w:rPr>
            <w:sz w:val="24"/>
            <w:szCs w:val="24"/>
          </w:rPr>
          <w:t>whichever</w:t>
        </w:r>
        <w:r w:rsidRPr="001B5B1A">
          <w:rPr>
            <w:spacing w:val="-10"/>
            <w:sz w:val="24"/>
            <w:szCs w:val="24"/>
          </w:rPr>
          <w:t xml:space="preserve"> </w:t>
        </w:r>
        <w:r w:rsidRPr="001B5B1A">
          <w:rPr>
            <w:sz w:val="24"/>
            <w:szCs w:val="24"/>
          </w:rPr>
          <w:t>is</w:t>
        </w:r>
        <w:r w:rsidRPr="001B5B1A">
          <w:rPr>
            <w:spacing w:val="-10"/>
            <w:sz w:val="24"/>
            <w:szCs w:val="24"/>
          </w:rPr>
          <w:t xml:space="preserve"> </w:t>
        </w:r>
        <w:r w:rsidRPr="001B5B1A">
          <w:rPr>
            <w:sz w:val="24"/>
            <w:szCs w:val="24"/>
          </w:rPr>
          <w:t>sooner,</w:t>
        </w:r>
        <w:r w:rsidRPr="001B5B1A">
          <w:rPr>
            <w:spacing w:val="-10"/>
            <w:sz w:val="24"/>
            <w:szCs w:val="24"/>
          </w:rPr>
          <w:t xml:space="preserve"> </w:t>
        </w:r>
        <w:r w:rsidRPr="001B5B1A">
          <w:rPr>
            <w:sz w:val="24"/>
            <w:szCs w:val="24"/>
          </w:rPr>
          <w:t>unless</w:t>
        </w:r>
        <w:r w:rsidRPr="001B5B1A">
          <w:rPr>
            <w:spacing w:val="-10"/>
            <w:sz w:val="24"/>
            <w:szCs w:val="24"/>
          </w:rPr>
          <w:t xml:space="preserve"> </w:t>
        </w:r>
        <w:r w:rsidRPr="001B5B1A">
          <w:rPr>
            <w:sz w:val="24"/>
            <w:szCs w:val="24"/>
          </w:rPr>
          <w:t>revoked</w:t>
        </w:r>
        <w:r w:rsidRPr="001B5B1A">
          <w:rPr>
            <w:spacing w:val="-10"/>
            <w:sz w:val="24"/>
            <w:szCs w:val="24"/>
          </w:rPr>
          <w:t xml:space="preserve"> </w:t>
        </w:r>
        <w:r w:rsidRPr="001B5B1A">
          <w:rPr>
            <w:sz w:val="24"/>
            <w:szCs w:val="24"/>
          </w:rPr>
          <w:t>or</w:t>
        </w:r>
        <w:r w:rsidRPr="001B5B1A">
          <w:rPr>
            <w:spacing w:val="-10"/>
            <w:sz w:val="24"/>
            <w:szCs w:val="24"/>
          </w:rPr>
          <w:t xml:space="preserve"> </w:t>
        </w:r>
        <w:r w:rsidRPr="001B5B1A">
          <w:rPr>
            <w:sz w:val="24"/>
            <w:szCs w:val="24"/>
          </w:rPr>
          <w:t>suspended pursuant to sections 44-3-306 or 44-3-601, C.R.S.</w:t>
        </w:r>
      </w:ins>
    </w:p>
    <w:p w14:paraId="35998459" w14:textId="77777777" w:rsidR="00A63239" w:rsidRPr="00581D9D" w:rsidRDefault="00A63239">
      <w:pPr>
        <w:pStyle w:val="BodyText"/>
        <w:numPr>
          <w:ilvl w:val="0"/>
          <w:numId w:val="21"/>
        </w:numPr>
        <w:ind w:left="1080" w:hanging="720"/>
        <w:rPr>
          <w:ins w:id="159" w:author="Author"/>
          <w:sz w:val="24"/>
          <w:szCs w:val="24"/>
        </w:rPr>
        <w:pPrChange w:id="160" w:author="Author">
          <w:pPr>
            <w:pStyle w:val="BodyText"/>
            <w:numPr>
              <w:numId w:val="19"/>
            </w:numPr>
            <w:ind w:left="1100" w:right="596" w:hanging="720"/>
          </w:pPr>
        </w:pPrChange>
      </w:pPr>
      <w:ins w:id="161" w:author="Author">
        <w:r w:rsidRPr="001B5B1A">
          <w:rPr>
            <w:sz w:val="24"/>
            <w:szCs w:val="24"/>
          </w:rPr>
          <w:t>Application renewal</w:t>
        </w:r>
      </w:ins>
    </w:p>
    <w:p w14:paraId="5D77272B" w14:textId="77777777" w:rsidR="00A63239" w:rsidRPr="00581D9D" w:rsidRDefault="00A63239">
      <w:pPr>
        <w:pStyle w:val="BodyText"/>
        <w:numPr>
          <w:ilvl w:val="1"/>
          <w:numId w:val="21"/>
        </w:numPr>
        <w:ind w:left="1800" w:hanging="720"/>
        <w:rPr>
          <w:ins w:id="162" w:author="Author"/>
          <w:sz w:val="24"/>
          <w:szCs w:val="24"/>
        </w:rPr>
        <w:pPrChange w:id="163" w:author="Author">
          <w:pPr>
            <w:pStyle w:val="BodyText"/>
            <w:numPr>
              <w:ilvl w:val="1"/>
              <w:numId w:val="19"/>
            </w:numPr>
            <w:ind w:left="1820" w:right="596" w:hanging="720"/>
          </w:pPr>
        </w:pPrChange>
      </w:pPr>
      <w:ins w:id="164" w:author="Author">
        <w:r w:rsidRPr="001B5B1A">
          <w:rPr>
            <w:sz w:val="24"/>
            <w:szCs w:val="24"/>
          </w:rPr>
          <w:t>The state licensing authority shall</w:t>
        </w:r>
        <w:r w:rsidRPr="001B5B1A">
          <w:rPr>
            <w:spacing w:val="-3"/>
            <w:sz w:val="24"/>
            <w:szCs w:val="24"/>
          </w:rPr>
          <w:t xml:space="preserve"> </w:t>
        </w:r>
        <w:r w:rsidRPr="001B5B1A">
          <w:rPr>
            <w:sz w:val="24"/>
            <w:szCs w:val="24"/>
          </w:rPr>
          <w:t>only</w:t>
        </w:r>
        <w:r w:rsidRPr="001B5B1A">
          <w:rPr>
            <w:spacing w:val="-3"/>
            <w:sz w:val="24"/>
            <w:szCs w:val="24"/>
          </w:rPr>
          <w:t xml:space="preserve"> </w:t>
        </w:r>
        <w:r w:rsidRPr="001B5B1A">
          <w:rPr>
            <w:sz w:val="24"/>
            <w:szCs w:val="24"/>
          </w:rPr>
          <w:t>renew</w:t>
        </w:r>
        <w:r w:rsidRPr="001B5B1A">
          <w:rPr>
            <w:spacing w:val="-3"/>
            <w:sz w:val="24"/>
            <w:szCs w:val="24"/>
          </w:rPr>
          <w:t xml:space="preserve"> </w:t>
        </w:r>
        <w:r w:rsidRPr="001B5B1A">
          <w:rPr>
            <w:sz w:val="24"/>
            <w:szCs w:val="24"/>
          </w:rPr>
          <w:t>an</w:t>
        </w:r>
        <w:r w:rsidRPr="001B5B1A">
          <w:rPr>
            <w:spacing w:val="-3"/>
            <w:sz w:val="24"/>
            <w:szCs w:val="24"/>
          </w:rPr>
          <w:t xml:space="preserve"> </w:t>
        </w:r>
        <w:r w:rsidRPr="001B5B1A">
          <w:rPr>
            <w:sz w:val="24"/>
            <w:szCs w:val="24"/>
          </w:rPr>
          <w:t>expanded alcohol beverage permit if the local licensing authority of the jurisdiction</w:t>
        </w:r>
        <w:r>
          <w:rPr>
            <w:sz w:val="24"/>
            <w:szCs w:val="24"/>
          </w:rPr>
          <w:t xml:space="preserve"> where the approved sales room on the primary licensed premises or the other approved sales room is located, respectively, approves renewal </w:t>
        </w:r>
        <w:r w:rsidRPr="001B5B1A">
          <w:rPr>
            <w:sz w:val="24"/>
            <w:szCs w:val="24"/>
          </w:rPr>
          <w:t>of</w:t>
        </w:r>
        <w:r w:rsidRPr="001B5B1A">
          <w:rPr>
            <w:spacing w:val="-9"/>
            <w:sz w:val="24"/>
            <w:szCs w:val="24"/>
          </w:rPr>
          <w:t xml:space="preserve"> </w:t>
        </w:r>
        <w:r w:rsidRPr="001B5B1A">
          <w:rPr>
            <w:sz w:val="24"/>
            <w:szCs w:val="24"/>
          </w:rPr>
          <w:t>the</w:t>
        </w:r>
        <w:r w:rsidRPr="001B5B1A">
          <w:rPr>
            <w:spacing w:val="-9"/>
            <w:sz w:val="24"/>
            <w:szCs w:val="24"/>
          </w:rPr>
          <w:t xml:space="preserve"> </w:t>
        </w:r>
        <w:r w:rsidRPr="001B5B1A">
          <w:rPr>
            <w:sz w:val="24"/>
            <w:szCs w:val="24"/>
          </w:rPr>
          <w:t>expanded</w:t>
        </w:r>
        <w:r w:rsidRPr="001B5B1A">
          <w:rPr>
            <w:spacing w:val="-9"/>
            <w:sz w:val="24"/>
            <w:szCs w:val="24"/>
          </w:rPr>
          <w:t xml:space="preserve"> </w:t>
        </w:r>
        <w:r w:rsidRPr="001B5B1A">
          <w:rPr>
            <w:sz w:val="24"/>
            <w:szCs w:val="24"/>
          </w:rPr>
          <w:t>alcohol beverage permit.</w:t>
        </w:r>
      </w:ins>
    </w:p>
    <w:p w14:paraId="3F26787C" w14:textId="77777777" w:rsidR="00A63239" w:rsidRPr="00592472" w:rsidRDefault="00A63239">
      <w:pPr>
        <w:pStyle w:val="BodyText"/>
        <w:numPr>
          <w:ilvl w:val="1"/>
          <w:numId w:val="21"/>
        </w:numPr>
        <w:ind w:left="1800" w:hanging="720"/>
        <w:rPr>
          <w:ins w:id="165" w:author="Author"/>
          <w:sz w:val="24"/>
          <w:szCs w:val="24"/>
        </w:rPr>
        <w:pPrChange w:id="166" w:author="Author">
          <w:pPr>
            <w:pStyle w:val="BodyText"/>
            <w:numPr>
              <w:ilvl w:val="1"/>
              <w:numId w:val="19"/>
            </w:numPr>
            <w:ind w:left="1820" w:right="596" w:hanging="720"/>
          </w:pPr>
        </w:pPrChange>
      </w:pPr>
      <w:ins w:id="167" w:author="Author">
        <w:r w:rsidRPr="001B5B1A">
          <w:rPr>
            <w:sz w:val="24"/>
            <w:szCs w:val="24"/>
          </w:rPr>
          <w:t>For the purposes of</w:t>
        </w:r>
        <w:r w:rsidRPr="001B5B1A">
          <w:rPr>
            <w:spacing w:val="-3"/>
            <w:sz w:val="24"/>
            <w:szCs w:val="24"/>
          </w:rPr>
          <w:t xml:space="preserve"> </w:t>
        </w:r>
        <w:r w:rsidRPr="001B5B1A">
          <w:rPr>
            <w:sz w:val="24"/>
            <w:szCs w:val="24"/>
          </w:rPr>
          <w:t>the</w:t>
        </w:r>
        <w:r w:rsidRPr="001B5B1A">
          <w:rPr>
            <w:spacing w:val="-3"/>
            <w:sz w:val="24"/>
            <w:szCs w:val="24"/>
          </w:rPr>
          <w:t xml:space="preserve"> </w:t>
        </w:r>
        <w:r w:rsidRPr="001B5B1A">
          <w:rPr>
            <w:sz w:val="24"/>
            <w:szCs w:val="24"/>
          </w:rPr>
          <w:t>renewal</w:t>
        </w:r>
        <w:r w:rsidRPr="001B5B1A">
          <w:rPr>
            <w:spacing w:val="-3"/>
            <w:sz w:val="24"/>
            <w:szCs w:val="24"/>
          </w:rPr>
          <w:t xml:space="preserve"> </w:t>
        </w:r>
        <w:r w:rsidRPr="001B5B1A">
          <w:rPr>
            <w:sz w:val="24"/>
            <w:szCs w:val="24"/>
          </w:rPr>
          <w:t>process</w:t>
        </w:r>
        <w:r w:rsidRPr="001B5B1A">
          <w:rPr>
            <w:spacing w:val="-3"/>
            <w:sz w:val="24"/>
            <w:szCs w:val="24"/>
          </w:rPr>
          <w:t xml:space="preserve"> </w:t>
        </w:r>
        <w:r w:rsidRPr="001B5B1A">
          <w:rPr>
            <w:sz w:val="24"/>
            <w:szCs w:val="24"/>
          </w:rPr>
          <w:t>of</w:t>
        </w:r>
        <w:r w:rsidRPr="001B5B1A">
          <w:rPr>
            <w:spacing w:val="-3"/>
            <w:sz w:val="24"/>
            <w:szCs w:val="24"/>
          </w:rPr>
          <w:t xml:space="preserve"> </w:t>
        </w:r>
        <w:r w:rsidRPr="001B5B1A">
          <w:rPr>
            <w:sz w:val="24"/>
            <w:szCs w:val="24"/>
          </w:rPr>
          <w:t>an</w:t>
        </w:r>
        <w:r w:rsidRPr="001B5B1A">
          <w:rPr>
            <w:spacing w:val="-3"/>
            <w:sz w:val="24"/>
            <w:szCs w:val="24"/>
          </w:rPr>
          <w:t xml:space="preserve"> </w:t>
        </w:r>
        <w:r w:rsidRPr="001B5B1A">
          <w:rPr>
            <w:sz w:val="24"/>
            <w:szCs w:val="24"/>
          </w:rPr>
          <w:t>expanded alcohol</w:t>
        </w:r>
        <w:r w:rsidRPr="001B5B1A">
          <w:rPr>
            <w:spacing w:val="-13"/>
            <w:sz w:val="24"/>
            <w:szCs w:val="24"/>
          </w:rPr>
          <w:t xml:space="preserve"> </w:t>
        </w:r>
        <w:r w:rsidRPr="001B5B1A">
          <w:rPr>
            <w:sz w:val="24"/>
            <w:szCs w:val="24"/>
          </w:rPr>
          <w:t>beverage</w:t>
        </w:r>
        <w:r w:rsidRPr="001B5B1A">
          <w:rPr>
            <w:spacing w:val="-13"/>
            <w:sz w:val="24"/>
            <w:szCs w:val="24"/>
          </w:rPr>
          <w:t xml:space="preserve"> </w:t>
        </w:r>
        <w:r w:rsidRPr="001B5B1A">
          <w:rPr>
            <w:sz w:val="24"/>
            <w:szCs w:val="24"/>
          </w:rPr>
          <w:t>permit,</w:t>
        </w:r>
        <w:r w:rsidRPr="001B5B1A">
          <w:rPr>
            <w:spacing w:val="-13"/>
            <w:sz w:val="24"/>
            <w:szCs w:val="24"/>
          </w:rPr>
          <w:t xml:space="preserve"> </w:t>
        </w:r>
        <w:r w:rsidRPr="001B5B1A">
          <w:rPr>
            <w:sz w:val="24"/>
            <w:szCs w:val="24"/>
          </w:rPr>
          <w:t>the</w:t>
        </w:r>
        <w:r w:rsidRPr="001B5B1A">
          <w:rPr>
            <w:spacing w:val="-13"/>
            <w:sz w:val="24"/>
            <w:szCs w:val="24"/>
          </w:rPr>
          <w:t xml:space="preserve"> </w:t>
        </w:r>
        <w:r w:rsidRPr="001B5B1A">
          <w:rPr>
            <w:sz w:val="24"/>
            <w:szCs w:val="24"/>
          </w:rPr>
          <w:t>requirements</w:t>
        </w:r>
        <w:r w:rsidRPr="001B5B1A">
          <w:rPr>
            <w:spacing w:val="-13"/>
            <w:sz w:val="24"/>
            <w:szCs w:val="24"/>
          </w:rPr>
          <w:t xml:space="preserve"> </w:t>
        </w:r>
        <w:r w:rsidRPr="001B5B1A">
          <w:rPr>
            <w:sz w:val="24"/>
            <w:szCs w:val="24"/>
          </w:rPr>
          <w:t>of</w:t>
        </w:r>
        <w:r w:rsidRPr="001B5B1A">
          <w:rPr>
            <w:spacing w:val="-13"/>
            <w:sz w:val="24"/>
            <w:szCs w:val="24"/>
          </w:rPr>
          <w:t xml:space="preserve"> </w:t>
        </w:r>
        <w:r w:rsidRPr="001B5B1A">
          <w:rPr>
            <w:sz w:val="24"/>
            <w:szCs w:val="24"/>
          </w:rPr>
          <w:t>Regulation 47-303 apply, except that the requirements of Regulation 47-303(J)</w:t>
        </w:r>
        <w:r w:rsidRPr="001B5B1A">
          <w:rPr>
            <w:spacing w:val="-12"/>
            <w:sz w:val="24"/>
            <w:szCs w:val="24"/>
          </w:rPr>
          <w:t xml:space="preserve"> </w:t>
        </w:r>
        <w:r w:rsidRPr="001B5B1A">
          <w:rPr>
            <w:sz w:val="24"/>
            <w:szCs w:val="24"/>
          </w:rPr>
          <w:t>do</w:t>
        </w:r>
        <w:r w:rsidRPr="001B5B1A">
          <w:rPr>
            <w:spacing w:val="-9"/>
            <w:sz w:val="24"/>
            <w:szCs w:val="24"/>
          </w:rPr>
          <w:t xml:space="preserve"> </w:t>
        </w:r>
        <w:r w:rsidRPr="001B5B1A">
          <w:rPr>
            <w:sz w:val="24"/>
            <w:szCs w:val="24"/>
          </w:rPr>
          <w:t>not</w:t>
        </w:r>
        <w:r w:rsidRPr="001B5B1A">
          <w:rPr>
            <w:spacing w:val="-10"/>
            <w:sz w:val="24"/>
            <w:szCs w:val="24"/>
          </w:rPr>
          <w:t xml:space="preserve"> </w:t>
        </w:r>
        <w:r w:rsidRPr="001B5B1A">
          <w:rPr>
            <w:sz w:val="24"/>
            <w:szCs w:val="24"/>
          </w:rPr>
          <w:t>apply</w:t>
        </w:r>
        <w:r w:rsidRPr="001B5B1A">
          <w:rPr>
            <w:spacing w:val="-9"/>
            <w:sz w:val="24"/>
            <w:szCs w:val="24"/>
          </w:rPr>
          <w:t xml:space="preserve"> </w:t>
        </w:r>
        <w:r w:rsidRPr="001B5B1A">
          <w:rPr>
            <w:sz w:val="24"/>
            <w:szCs w:val="24"/>
          </w:rPr>
          <w:t>to</w:t>
        </w:r>
        <w:r w:rsidRPr="001B5B1A">
          <w:rPr>
            <w:spacing w:val="-9"/>
            <w:sz w:val="24"/>
            <w:szCs w:val="24"/>
          </w:rPr>
          <w:t xml:space="preserve"> </w:t>
        </w:r>
        <w:r w:rsidRPr="001B5B1A">
          <w:rPr>
            <w:sz w:val="24"/>
            <w:szCs w:val="24"/>
          </w:rPr>
          <w:t>expanded</w:t>
        </w:r>
        <w:r w:rsidRPr="001B5B1A">
          <w:rPr>
            <w:spacing w:val="-10"/>
            <w:sz w:val="24"/>
            <w:szCs w:val="24"/>
          </w:rPr>
          <w:t xml:space="preserve"> </w:t>
        </w:r>
        <w:r w:rsidRPr="001B5B1A">
          <w:rPr>
            <w:sz w:val="24"/>
            <w:szCs w:val="24"/>
          </w:rPr>
          <w:t>alcohol</w:t>
        </w:r>
        <w:r w:rsidRPr="001B5B1A">
          <w:rPr>
            <w:spacing w:val="-9"/>
            <w:sz w:val="24"/>
            <w:szCs w:val="24"/>
          </w:rPr>
          <w:t xml:space="preserve"> </w:t>
        </w:r>
        <w:r w:rsidRPr="001B5B1A">
          <w:rPr>
            <w:sz w:val="24"/>
            <w:szCs w:val="24"/>
          </w:rPr>
          <w:t>beverage</w:t>
        </w:r>
        <w:r w:rsidRPr="001B5B1A">
          <w:rPr>
            <w:spacing w:val="-9"/>
            <w:sz w:val="24"/>
            <w:szCs w:val="24"/>
          </w:rPr>
          <w:t xml:space="preserve"> </w:t>
        </w:r>
        <w:r w:rsidRPr="001B5B1A">
          <w:rPr>
            <w:spacing w:val="-2"/>
            <w:sz w:val="24"/>
            <w:szCs w:val="24"/>
          </w:rPr>
          <w:t>permits.</w:t>
        </w:r>
      </w:ins>
    </w:p>
    <w:p w14:paraId="41E8FB0C" w14:textId="77777777" w:rsidR="00A63239" w:rsidRPr="00581D9D" w:rsidRDefault="00A63239">
      <w:pPr>
        <w:pStyle w:val="BodyText"/>
        <w:numPr>
          <w:ilvl w:val="0"/>
          <w:numId w:val="21"/>
        </w:numPr>
        <w:ind w:left="1080" w:hanging="720"/>
        <w:rPr>
          <w:ins w:id="168" w:author="Author"/>
          <w:sz w:val="24"/>
          <w:szCs w:val="24"/>
        </w:rPr>
        <w:pPrChange w:id="169" w:author="Author">
          <w:pPr>
            <w:pStyle w:val="BodyText"/>
            <w:numPr>
              <w:numId w:val="19"/>
            </w:numPr>
            <w:ind w:left="1100" w:right="596" w:hanging="720"/>
          </w:pPr>
        </w:pPrChange>
      </w:pPr>
      <w:ins w:id="170" w:author="Author">
        <w:r w:rsidRPr="001B5B1A">
          <w:rPr>
            <w:sz w:val="24"/>
            <w:szCs w:val="24"/>
          </w:rPr>
          <w:t>Permitted Acts</w:t>
        </w:r>
      </w:ins>
    </w:p>
    <w:p w14:paraId="21F3D893" w14:textId="77777777" w:rsidR="00A63239" w:rsidRPr="001B5B1A" w:rsidRDefault="00A63239" w:rsidP="00A63239">
      <w:pPr>
        <w:pStyle w:val="BodyText"/>
        <w:numPr>
          <w:ilvl w:val="1"/>
          <w:numId w:val="21"/>
        </w:numPr>
        <w:ind w:left="1800" w:hanging="720"/>
        <w:rPr>
          <w:ins w:id="171" w:author="Author"/>
          <w:sz w:val="24"/>
          <w:szCs w:val="24"/>
        </w:rPr>
      </w:pPr>
      <w:ins w:id="172" w:author="Author">
        <w:r w:rsidRPr="001B5B1A">
          <w:rPr>
            <w:sz w:val="24"/>
            <w:szCs w:val="24"/>
          </w:rPr>
          <w:t>An expanded alcohol beverage</w:t>
        </w:r>
        <w:r>
          <w:rPr>
            <w:sz w:val="24"/>
            <w:szCs w:val="24"/>
          </w:rPr>
          <w:t xml:space="preserve"> permittee may serve and sell alcohol beverages acquired from wholesalers licensed in this state pursuant to section 44-3-407, C.R.S., for on premises consumption at its approved sales room on its primary licensed premises or the other approved sales room location. </w:t>
        </w:r>
      </w:ins>
    </w:p>
    <w:p w14:paraId="22C83162" w14:textId="77777777" w:rsidR="00A63239" w:rsidRPr="00581D9D" w:rsidRDefault="00A63239">
      <w:pPr>
        <w:pStyle w:val="BodyText"/>
        <w:numPr>
          <w:ilvl w:val="0"/>
          <w:numId w:val="21"/>
        </w:numPr>
        <w:ind w:left="1080" w:hanging="720"/>
        <w:rPr>
          <w:ins w:id="173" w:author="Author"/>
          <w:sz w:val="24"/>
          <w:szCs w:val="24"/>
        </w:rPr>
        <w:pPrChange w:id="174" w:author="Author">
          <w:pPr>
            <w:pStyle w:val="BodyText"/>
            <w:numPr>
              <w:numId w:val="19"/>
            </w:numPr>
            <w:ind w:left="1100" w:right="596" w:hanging="720"/>
          </w:pPr>
        </w:pPrChange>
      </w:pPr>
      <w:ins w:id="175" w:author="Author">
        <w:r w:rsidRPr="001B5B1A">
          <w:rPr>
            <w:sz w:val="24"/>
            <w:szCs w:val="24"/>
          </w:rPr>
          <w:t>Unlawful Acts</w:t>
        </w:r>
      </w:ins>
    </w:p>
    <w:p w14:paraId="751B35FE" w14:textId="77777777" w:rsidR="00A63239" w:rsidRPr="00581D9D" w:rsidRDefault="00A63239">
      <w:pPr>
        <w:pStyle w:val="BodyText"/>
        <w:numPr>
          <w:ilvl w:val="1"/>
          <w:numId w:val="21"/>
        </w:numPr>
        <w:ind w:left="1800" w:hanging="720"/>
        <w:rPr>
          <w:ins w:id="176" w:author="Author"/>
          <w:sz w:val="24"/>
          <w:szCs w:val="24"/>
        </w:rPr>
        <w:pPrChange w:id="177" w:author="Author">
          <w:pPr>
            <w:pStyle w:val="BodyText"/>
            <w:numPr>
              <w:ilvl w:val="1"/>
              <w:numId w:val="19"/>
            </w:numPr>
            <w:ind w:left="1820" w:right="596" w:hanging="720"/>
          </w:pPr>
        </w:pPrChange>
      </w:pPr>
      <w:ins w:id="178" w:author="Author">
        <w:r w:rsidRPr="001B5B1A">
          <w:rPr>
            <w:sz w:val="24"/>
            <w:szCs w:val="24"/>
          </w:rPr>
          <w:t>The proceeds derived from the sale of alcohol beverages purchased from a wholesaler for each expanded alcohol beverage permittee shall not exceed fifty percent (50%) of the</w:t>
        </w:r>
        <w:r w:rsidRPr="001B5B1A">
          <w:rPr>
            <w:spacing w:val="-6"/>
            <w:sz w:val="24"/>
            <w:szCs w:val="24"/>
          </w:rPr>
          <w:t xml:space="preserve"> </w:t>
        </w:r>
        <w:r w:rsidRPr="001B5B1A">
          <w:rPr>
            <w:sz w:val="24"/>
            <w:szCs w:val="24"/>
          </w:rPr>
          <w:t>gross</w:t>
        </w:r>
        <w:r w:rsidRPr="001B5B1A">
          <w:rPr>
            <w:spacing w:val="-6"/>
            <w:sz w:val="24"/>
            <w:szCs w:val="24"/>
          </w:rPr>
          <w:t xml:space="preserve"> </w:t>
        </w:r>
        <w:r w:rsidRPr="001B5B1A">
          <w:rPr>
            <w:sz w:val="24"/>
            <w:szCs w:val="24"/>
          </w:rPr>
          <w:t>annual</w:t>
        </w:r>
        <w:r w:rsidRPr="001B5B1A">
          <w:rPr>
            <w:spacing w:val="-6"/>
            <w:sz w:val="24"/>
            <w:szCs w:val="24"/>
          </w:rPr>
          <w:t xml:space="preserve"> </w:t>
        </w:r>
        <w:r w:rsidRPr="001B5B1A">
          <w:rPr>
            <w:sz w:val="24"/>
            <w:szCs w:val="24"/>
          </w:rPr>
          <w:t>revenue</w:t>
        </w:r>
        <w:r w:rsidRPr="001B5B1A">
          <w:rPr>
            <w:spacing w:val="-6"/>
            <w:sz w:val="24"/>
            <w:szCs w:val="24"/>
          </w:rPr>
          <w:t xml:space="preserve"> </w:t>
        </w:r>
        <w:r w:rsidRPr="001B5B1A">
          <w:rPr>
            <w:sz w:val="24"/>
            <w:szCs w:val="24"/>
          </w:rPr>
          <w:t>from</w:t>
        </w:r>
        <w:r w:rsidRPr="001B5B1A">
          <w:rPr>
            <w:spacing w:val="-6"/>
            <w:sz w:val="24"/>
            <w:szCs w:val="24"/>
          </w:rPr>
          <w:t xml:space="preserve"> </w:t>
        </w:r>
        <w:r w:rsidRPr="001B5B1A">
          <w:rPr>
            <w:sz w:val="24"/>
            <w:szCs w:val="24"/>
          </w:rPr>
          <w:t>alcohol</w:t>
        </w:r>
        <w:r w:rsidRPr="001B5B1A">
          <w:rPr>
            <w:spacing w:val="-6"/>
            <w:sz w:val="24"/>
            <w:szCs w:val="24"/>
          </w:rPr>
          <w:t xml:space="preserve"> </w:t>
        </w:r>
        <w:r w:rsidRPr="001B5B1A">
          <w:rPr>
            <w:sz w:val="24"/>
            <w:szCs w:val="24"/>
          </w:rPr>
          <w:t>beverage</w:t>
        </w:r>
        <w:r w:rsidRPr="001B5B1A">
          <w:rPr>
            <w:spacing w:val="-6"/>
            <w:sz w:val="24"/>
            <w:szCs w:val="24"/>
          </w:rPr>
          <w:t xml:space="preserve"> </w:t>
        </w:r>
        <w:r w:rsidRPr="001B5B1A">
          <w:rPr>
            <w:sz w:val="24"/>
            <w:szCs w:val="24"/>
          </w:rPr>
          <w:t>sales.</w:t>
        </w:r>
        <w:r w:rsidRPr="001B5B1A">
          <w:rPr>
            <w:spacing w:val="-6"/>
            <w:sz w:val="24"/>
            <w:szCs w:val="24"/>
          </w:rPr>
          <w:t xml:space="preserve"> </w:t>
        </w:r>
        <w:r w:rsidRPr="001B5B1A">
          <w:rPr>
            <w:sz w:val="24"/>
            <w:szCs w:val="24"/>
          </w:rPr>
          <w:t xml:space="preserve">For purposes of this paragraph, “proceeds” </w:t>
        </w:r>
        <w:r w:rsidRPr="001B5B1A">
          <w:rPr>
            <w:sz w:val="24"/>
            <w:szCs w:val="24"/>
          </w:rPr>
          <w:lastRenderedPageBreak/>
          <w:t>means the gross amount of money received from the sale of alcohol beverages, before subtracting any transaction or other costs.</w:t>
        </w:r>
      </w:ins>
    </w:p>
    <w:p w14:paraId="2FF356B9" w14:textId="77777777" w:rsidR="00A63239" w:rsidRPr="00581D9D" w:rsidRDefault="00A63239">
      <w:pPr>
        <w:pStyle w:val="BodyText"/>
        <w:numPr>
          <w:ilvl w:val="1"/>
          <w:numId w:val="21"/>
        </w:numPr>
        <w:ind w:left="1800" w:hanging="720"/>
        <w:rPr>
          <w:ins w:id="179" w:author="Author"/>
          <w:sz w:val="24"/>
          <w:szCs w:val="24"/>
        </w:rPr>
        <w:pPrChange w:id="180" w:author="Author">
          <w:pPr>
            <w:pStyle w:val="BodyText"/>
            <w:numPr>
              <w:ilvl w:val="1"/>
              <w:numId w:val="19"/>
            </w:numPr>
            <w:ind w:left="1820" w:right="596" w:hanging="720"/>
          </w:pPr>
        </w:pPrChange>
      </w:pPr>
      <w:ins w:id="181" w:author="Author">
        <w:r w:rsidRPr="001B5B1A">
          <w:rPr>
            <w:sz w:val="24"/>
            <w:szCs w:val="24"/>
          </w:rPr>
          <w:t>An expanded alcohol beverage permittee shall not sell any alcohol beverages acquired from a wholesaler licensed pursuant to section 44-3-407, C.R.S., for consumption off the licensed</w:t>
        </w:r>
        <w:r w:rsidRPr="001B5B1A">
          <w:rPr>
            <w:spacing w:val="-5"/>
            <w:sz w:val="24"/>
            <w:szCs w:val="24"/>
          </w:rPr>
          <w:t xml:space="preserve"> </w:t>
        </w:r>
        <w:r w:rsidRPr="001B5B1A">
          <w:rPr>
            <w:sz w:val="24"/>
            <w:szCs w:val="24"/>
          </w:rPr>
          <w:t>premises,</w:t>
        </w:r>
        <w:r w:rsidRPr="001B5B1A">
          <w:rPr>
            <w:spacing w:val="-5"/>
            <w:sz w:val="24"/>
            <w:szCs w:val="24"/>
          </w:rPr>
          <w:t xml:space="preserve"> </w:t>
        </w:r>
        <w:r w:rsidRPr="001B5B1A">
          <w:rPr>
            <w:sz w:val="24"/>
            <w:szCs w:val="24"/>
          </w:rPr>
          <w:t>except</w:t>
        </w:r>
        <w:r w:rsidRPr="001B5B1A">
          <w:rPr>
            <w:spacing w:val="-5"/>
            <w:sz w:val="24"/>
            <w:szCs w:val="24"/>
          </w:rPr>
          <w:t xml:space="preserve"> </w:t>
        </w:r>
        <w:r w:rsidRPr="001B5B1A">
          <w:rPr>
            <w:sz w:val="24"/>
            <w:szCs w:val="24"/>
          </w:rPr>
          <w:t>that</w:t>
        </w:r>
        <w:r w:rsidRPr="001B5B1A">
          <w:rPr>
            <w:spacing w:val="-5"/>
            <w:sz w:val="24"/>
            <w:szCs w:val="24"/>
          </w:rPr>
          <w:t xml:space="preserve"> </w:t>
        </w:r>
        <w:r w:rsidRPr="001B5B1A">
          <w:rPr>
            <w:sz w:val="24"/>
            <w:szCs w:val="24"/>
          </w:rPr>
          <w:t>an</w:t>
        </w:r>
        <w:r w:rsidRPr="001B5B1A">
          <w:rPr>
            <w:spacing w:val="-5"/>
            <w:sz w:val="24"/>
            <w:szCs w:val="24"/>
          </w:rPr>
          <w:t xml:space="preserve"> </w:t>
        </w:r>
        <w:r w:rsidRPr="001B5B1A">
          <w:rPr>
            <w:sz w:val="24"/>
            <w:szCs w:val="24"/>
          </w:rPr>
          <w:t>expanded</w:t>
        </w:r>
        <w:r w:rsidRPr="001B5B1A">
          <w:rPr>
            <w:spacing w:val="-5"/>
            <w:sz w:val="24"/>
            <w:szCs w:val="24"/>
          </w:rPr>
          <w:t xml:space="preserve"> </w:t>
        </w:r>
        <w:r w:rsidRPr="001B5B1A">
          <w:rPr>
            <w:sz w:val="24"/>
            <w:szCs w:val="24"/>
          </w:rPr>
          <w:t>alcohol</w:t>
        </w:r>
        <w:r w:rsidRPr="001B5B1A">
          <w:rPr>
            <w:spacing w:val="-5"/>
            <w:sz w:val="24"/>
            <w:szCs w:val="24"/>
          </w:rPr>
          <w:t xml:space="preserve"> </w:t>
        </w:r>
        <w:r w:rsidRPr="001B5B1A">
          <w:rPr>
            <w:sz w:val="24"/>
            <w:szCs w:val="24"/>
          </w:rPr>
          <w:t>beverage permittee may combine a common alcohol modifier, as defined in Regulation 47-428(O)(1), with a spirituous liquor of its own manufacture</w:t>
        </w:r>
        <w:r>
          <w:rPr>
            <w:sz w:val="24"/>
            <w:szCs w:val="24"/>
          </w:rPr>
          <w:t xml:space="preserve"> </w:t>
        </w:r>
        <w:r w:rsidRPr="001B5B1A">
          <w:rPr>
            <w:spacing w:val="-7"/>
            <w:sz w:val="24"/>
            <w:szCs w:val="24"/>
          </w:rPr>
          <w:t xml:space="preserve">for </w:t>
        </w:r>
        <w:r w:rsidRPr="001B5B1A">
          <w:rPr>
            <w:sz w:val="24"/>
            <w:szCs w:val="24"/>
          </w:rPr>
          <w:t>consumption</w:t>
        </w:r>
        <w:r w:rsidRPr="001B5B1A">
          <w:rPr>
            <w:spacing w:val="-7"/>
            <w:sz w:val="24"/>
            <w:szCs w:val="24"/>
          </w:rPr>
          <w:t xml:space="preserve"> </w:t>
        </w:r>
        <w:r w:rsidRPr="001B5B1A">
          <w:rPr>
            <w:sz w:val="24"/>
            <w:szCs w:val="24"/>
          </w:rPr>
          <w:t>off</w:t>
        </w:r>
        <w:r>
          <w:rPr>
            <w:sz w:val="24"/>
            <w:szCs w:val="24"/>
          </w:rPr>
          <w:t xml:space="preserve"> the approved sales room on the primary licensed premises or the other approved sales room location</w:t>
        </w:r>
        <w:r w:rsidRPr="001B5B1A">
          <w:rPr>
            <w:sz w:val="24"/>
            <w:szCs w:val="24"/>
          </w:rPr>
          <w:t>.</w:t>
        </w:r>
      </w:ins>
    </w:p>
    <w:p w14:paraId="2552BE04" w14:textId="77777777" w:rsidR="00A63239" w:rsidRPr="00581D9D" w:rsidRDefault="00A63239">
      <w:pPr>
        <w:pStyle w:val="BodyText"/>
        <w:numPr>
          <w:ilvl w:val="1"/>
          <w:numId w:val="21"/>
        </w:numPr>
        <w:ind w:left="1800" w:hanging="720"/>
        <w:rPr>
          <w:ins w:id="182" w:author="Author"/>
          <w:sz w:val="24"/>
          <w:szCs w:val="24"/>
        </w:rPr>
        <w:pPrChange w:id="183" w:author="Author">
          <w:pPr>
            <w:pStyle w:val="BodyText"/>
            <w:numPr>
              <w:ilvl w:val="1"/>
              <w:numId w:val="19"/>
            </w:numPr>
            <w:ind w:left="1820" w:right="596" w:hanging="720"/>
          </w:pPr>
        </w:pPrChange>
      </w:pPr>
      <w:ins w:id="184" w:author="Author">
        <w:r w:rsidRPr="001B5B1A">
          <w:rPr>
            <w:sz w:val="24"/>
            <w:szCs w:val="24"/>
          </w:rPr>
          <w:t>A manufacturer of spirituous liquors may not sell or serve alcohol</w:t>
        </w:r>
        <w:r w:rsidRPr="001B5B1A">
          <w:rPr>
            <w:spacing w:val="-5"/>
            <w:sz w:val="24"/>
            <w:szCs w:val="24"/>
          </w:rPr>
          <w:t xml:space="preserve"> </w:t>
        </w:r>
        <w:r w:rsidRPr="001B5B1A">
          <w:rPr>
            <w:sz w:val="24"/>
            <w:szCs w:val="24"/>
          </w:rPr>
          <w:t>beverages</w:t>
        </w:r>
        <w:r w:rsidRPr="001B5B1A">
          <w:rPr>
            <w:spacing w:val="-5"/>
            <w:sz w:val="24"/>
            <w:szCs w:val="24"/>
          </w:rPr>
          <w:t xml:space="preserve"> </w:t>
        </w:r>
        <w:r w:rsidRPr="001B5B1A">
          <w:rPr>
            <w:sz w:val="24"/>
            <w:szCs w:val="24"/>
          </w:rPr>
          <w:t>acquired</w:t>
        </w:r>
        <w:r w:rsidRPr="001B5B1A">
          <w:rPr>
            <w:spacing w:val="-5"/>
            <w:sz w:val="24"/>
            <w:szCs w:val="24"/>
          </w:rPr>
          <w:t xml:space="preserve"> </w:t>
        </w:r>
        <w:r w:rsidRPr="001B5B1A">
          <w:rPr>
            <w:sz w:val="24"/>
            <w:szCs w:val="24"/>
          </w:rPr>
          <w:t>from</w:t>
        </w:r>
        <w:r w:rsidRPr="001B5B1A">
          <w:rPr>
            <w:spacing w:val="-5"/>
            <w:sz w:val="24"/>
            <w:szCs w:val="24"/>
          </w:rPr>
          <w:t xml:space="preserve"> </w:t>
        </w:r>
        <w:r w:rsidRPr="001B5B1A">
          <w:rPr>
            <w:sz w:val="24"/>
            <w:szCs w:val="24"/>
          </w:rPr>
          <w:t>a</w:t>
        </w:r>
        <w:r w:rsidRPr="001B5B1A">
          <w:rPr>
            <w:spacing w:val="-5"/>
            <w:sz w:val="24"/>
            <w:szCs w:val="24"/>
          </w:rPr>
          <w:t xml:space="preserve"> </w:t>
        </w:r>
        <w:r w:rsidRPr="001B5B1A">
          <w:rPr>
            <w:sz w:val="24"/>
            <w:szCs w:val="24"/>
          </w:rPr>
          <w:t>wholesaler</w:t>
        </w:r>
        <w:r w:rsidRPr="001B5B1A">
          <w:rPr>
            <w:spacing w:val="-5"/>
            <w:sz w:val="24"/>
            <w:szCs w:val="24"/>
          </w:rPr>
          <w:t xml:space="preserve"> </w:t>
        </w:r>
        <w:r w:rsidRPr="001B5B1A">
          <w:rPr>
            <w:sz w:val="24"/>
            <w:szCs w:val="24"/>
          </w:rPr>
          <w:t>if</w:t>
        </w:r>
        <w:r w:rsidRPr="001B5B1A">
          <w:rPr>
            <w:spacing w:val="-5"/>
            <w:sz w:val="24"/>
            <w:szCs w:val="24"/>
          </w:rPr>
          <w:t xml:space="preserve"> </w:t>
        </w:r>
        <w:r w:rsidRPr="001B5B1A">
          <w:rPr>
            <w:sz w:val="24"/>
            <w:szCs w:val="24"/>
          </w:rPr>
          <w:t>it</w:t>
        </w:r>
        <w:r w:rsidRPr="001B5B1A">
          <w:rPr>
            <w:spacing w:val="-5"/>
            <w:sz w:val="24"/>
            <w:szCs w:val="24"/>
          </w:rPr>
          <w:t xml:space="preserve"> </w:t>
        </w:r>
        <w:r w:rsidRPr="001B5B1A">
          <w:rPr>
            <w:sz w:val="24"/>
            <w:szCs w:val="24"/>
          </w:rPr>
          <w:t>does</w:t>
        </w:r>
        <w:r w:rsidRPr="001B5B1A">
          <w:rPr>
            <w:spacing w:val="-5"/>
            <w:sz w:val="24"/>
            <w:szCs w:val="24"/>
          </w:rPr>
          <w:t xml:space="preserve"> </w:t>
        </w:r>
        <w:r w:rsidRPr="001B5B1A">
          <w:rPr>
            <w:sz w:val="24"/>
            <w:szCs w:val="24"/>
          </w:rPr>
          <w:t>not hold</w:t>
        </w:r>
        <w:r w:rsidRPr="001B5B1A">
          <w:rPr>
            <w:spacing w:val="-1"/>
            <w:sz w:val="24"/>
            <w:szCs w:val="24"/>
          </w:rPr>
          <w:t xml:space="preserve"> </w:t>
        </w:r>
        <w:r w:rsidRPr="001B5B1A">
          <w:rPr>
            <w:sz w:val="24"/>
            <w:szCs w:val="24"/>
          </w:rPr>
          <w:t>valid</w:t>
        </w:r>
        <w:r w:rsidRPr="001B5B1A">
          <w:rPr>
            <w:spacing w:val="-1"/>
            <w:sz w:val="24"/>
            <w:szCs w:val="24"/>
          </w:rPr>
          <w:t xml:space="preserve"> </w:t>
        </w:r>
        <w:r w:rsidRPr="001B5B1A">
          <w:rPr>
            <w:sz w:val="24"/>
            <w:szCs w:val="24"/>
          </w:rPr>
          <w:t>expanded</w:t>
        </w:r>
        <w:r w:rsidRPr="001B5B1A">
          <w:rPr>
            <w:spacing w:val="-1"/>
            <w:sz w:val="24"/>
            <w:szCs w:val="24"/>
          </w:rPr>
          <w:t xml:space="preserve"> </w:t>
        </w:r>
        <w:r w:rsidRPr="001B5B1A">
          <w:rPr>
            <w:sz w:val="24"/>
            <w:szCs w:val="24"/>
          </w:rPr>
          <w:t>alcohol</w:t>
        </w:r>
        <w:r w:rsidRPr="001B5B1A">
          <w:rPr>
            <w:spacing w:val="-1"/>
            <w:sz w:val="24"/>
            <w:szCs w:val="24"/>
          </w:rPr>
          <w:t xml:space="preserve"> </w:t>
        </w:r>
        <w:r w:rsidRPr="001B5B1A">
          <w:rPr>
            <w:sz w:val="24"/>
            <w:szCs w:val="24"/>
          </w:rPr>
          <w:t>beverage</w:t>
        </w:r>
        <w:r w:rsidRPr="001B5B1A">
          <w:rPr>
            <w:spacing w:val="-1"/>
            <w:sz w:val="24"/>
            <w:szCs w:val="24"/>
          </w:rPr>
          <w:t xml:space="preserve"> </w:t>
        </w:r>
        <w:r w:rsidRPr="001B5B1A">
          <w:rPr>
            <w:sz w:val="24"/>
            <w:szCs w:val="24"/>
          </w:rPr>
          <w:t>permits</w:t>
        </w:r>
        <w:r w:rsidRPr="001B5B1A">
          <w:rPr>
            <w:spacing w:val="-1"/>
            <w:sz w:val="24"/>
            <w:szCs w:val="24"/>
          </w:rPr>
          <w:t xml:space="preserve"> </w:t>
        </w:r>
        <w:r w:rsidRPr="001B5B1A">
          <w:rPr>
            <w:sz w:val="24"/>
            <w:szCs w:val="24"/>
          </w:rPr>
          <w:t>from</w:t>
        </w:r>
        <w:r w:rsidRPr="001B5B1A">
          <w:rPr>
            <w:spacing w:val="-1"/>
            <w:sz w:val="24"/>
            <w:szCs w:val="24"/>
          </w:rPr>
          <w:t xml:space="preserve"> </w:t>
        </w:r>
        <w:r w:rsidRPr="001B5B1A">
          <w:rPr>
            <w:sz w:val="24"/>
            <w:szCs w:val="24"/>
          </w:rPr>
          <w:t>both</w:t>
        </w:r>
        <w:r w:rsidRPr="001B5B1A">
          <w:rPr>
            <w:spacing w:val="-1"/>
            <w:sz w:val="24"/>
            <w:szCs w:val="24"/>
          </w:rPr>
          <w:t xml:space="preserve"> </w:t>
        </w:r>
        <w:r w:rsidRPr="001B5B1A">
          <w:rPr>
            <w:sz w:val="24"/>
            <w:szCs w:val="24"/>
          </w:rPr>
          <w:t>the state and local licensing authorities where</w:t>
        </w:r>
        <w:r>
          <w:rPr>
            <w:sz w:val="24"/>
            <w:szCs w:val="24"/>
          </w:rPr>
          <w:t xml:space="preserve"> the approved sales room on the primary licensed premises or the other approved sales room</w:t>
        </w:r>
        <w:r w:rsidRPr="001B5B1A">
          <w:rPr>
            <w:sz w:val="24"/>
            <w:szCs w:val="24"/>
          </w:rPr>
          <w:t xml:space="preserve"> are located.</w:t>
        </w:r>
      </w:ins>
    </w:p>
    <w:p w14:paraId="72506BE1" w14:textId="77777777" w:rsidR="00A63239" w:rsidRPr="00581D9D" w:rsidRDefault="00A63239">
      <w:pPr>
        <w:pStyle w:val="BodyText"/>
        <w:numPr>
          <w:ilvl w:val="1"/>
          <w:numId w:val="21"/>
        </w:numPr>
        <w:ind w:left="1800" w:hanging="720"/>
        <w:rPr>
          <w:ins w:id="185" w:author="Author"/>
          <w:sz w:val="24"/>
          <w:szCs w:val="24"/>
        </w:rPr>
        <w:pPrChange w:id="186" w:author="Author">
          <w:pPr>
            <w:pStyle w:val="BodyText"/>
            <w:numPr>
              <w:ilvl w:val="1"/>
              <w:numId w:val="19"/>
            </w:numPr>
            <w:ind w:left="1820" w:right="596" w:hanging="720"/>
          </w:pPr>
        </w:pPrChange>
      </w:pPr>
      <w:ins w:id="187" w:author="Author">
        <w:r w:rsidRPr="001B5B1A">
          <w:rPr>
            <w:sz w:val="24"/>
            <w:szCs w:val="24"/>
          </w:rPr>
          <w:t>If a manufacturer of spirituous liquors holds an expanded alcohol beverage permit</w:t>
        </w:r>
        <w:r>
          <w:rPr>
            <w:sz w:val="24"/>
            <w:szCs w:val="24"/>
          </w:rPr>
          <w:t xml:space="preserve"> for the approved sales room on the primary licensed premises and for the other approved sales room location, then</w:t>
        </w:r>
        <w:r w:rsidRPr="001B5B1A">
          <w:rPr>
            <w:spacing w:val="-6"/>
            <w:sz w:val="24"/>
            <w:szCs w:val="24"/>
          </w:rPr>
          <w:t xml:space="preserve"> </w:t>
        </w:r>
        <w:r w:rsidRPr="001B5B1A">
          <w:rPr>
            <w:sz w:val="24"/>
            <w:szCs w:val="24"/>
          </w:rPr>
          <w:t>alcohol</w:t>
        </w:r>
        <w:r w:rsidRPr="001B5B1A">
          <w:rPr>
            <w:spacing w:val="-6"/>
            <w:sz w:val="24"/>
            <w:szCs w:val="24"/>
          </w:rPr>
          <w:t xml:space="preserve"> </w:t>
        </w:r>
        <w:r w:rsidRPr="001B5B1A">
          <w:rPr>
            <w:sz w:val="24"/>
            <w:szCs w:val="24"/>
          </w:rPr>
          <w:t>beverages</w:t>
        </w:r>
        <w:r w:rsidRPr="001B5B1A">
          <w:rPr>
            <w:spacing w:val="-6"/>
            <w:sz w:val="24"/>
            <w:szCs w:val="24"/>
          </w:rPr>
          <w:t xml:space="preserve"> </w:t>
        </w:r>
        <w:r w:rsidRPr="001B5B1A">
          <w:rPr>
            <w:sz w:val="24"/>
            <w:szCs w:val="24"/>
          </w:rPr>
          <w:t>must</w:t>
        </w:r>
        <w:r w:rsidRPr="001B5B1A">
          <w:rPr>
            <w:spacing w:val="-6"/>
            <w:sz w:val="24"/>
            <w:szCs w:val="24"/>
          </w:rPr>
          <w:t xml:space="preserve"> </w:t>
        </w:r>
        <w:r w:rsidRPr="001B5B1A">
          <w:rPr>
            <w:sz w:val="24"/>
            <w:szCs w:val="24"/>
          </w:rPr>
          <w:t>be</w:t>
        </w:r>
        <w:r w:rsidRPr="001B5B1A">
          <w:rPr>
            <w:spacing w:val="-6"/>
            <w:sz w:val="24"/>
            <w:szCs w:val="24"/>
          </w:rPr>
          <w:t xml:space="preserve"> </w:t>
        </w:r>
        <w:r w:rsidRPr="001B5B1A">
          <w:rPr>
            <w:sz w:val="24"/>
            <w:szCs w:val="24"/>
          </w:rPr>
          <w:t>purchased</w:t>
        </w:r>
        <w:r w:rsidRPr="001B5B1A">
          <w:rPr>
            <w:spacing w:val="-6"/>
            <w:sz w:val="24"/>
            <w:szCs w:val="24"/>
          </w:rPr>
          <w:t xml:space="preserve"> </w:t>
        </w:r>
        <w:r w:rsidRPr="001B5B1A">
          <w:rPr>
            <w:sz w:val="24"/>
            <w:szCs w:val="24"/>
          </w:rPr>
          <w:t>from a wholesaler licensed pursuant to section 44-3-40</w:t>
        </w:r>
        <w:r>
          <w:rPr>
            <w:sz w:val="24"/>
            <w:szCs w:val="24"/>
          </w:rPr>
          <w:t>7</w:t>
        </w:r>
        <w:r w:rsidRPr="001B5B1A">
          <w:rPr>
            <w:sz w:val="24"/>
            <w:szCs w:val="24"/>
          </w:rPr>
          <w:t>, C.R.S., separately for each location.</w:t>
        </w:r>
      </w:ins>
    </w:p>
    <w:p w14:paraId="12477B12" w14:textId="77777777" w:rsidR="00A63239" w:rsidRPr="00581D9D" w:rsidRDefault="00A63239">
      <w:pPr>
        <w:pStyle w:val="BodyText"/>
        <w:numPr>
          <w:ilvl w:val="0"/>
          <w:numId w:val="21"/>
        </w:numPr>
        <w:ind w:left="1080" w:hanging="720"/>
        <w:rPr>
          <w:ins w:id="188" w:author="Author"/>
          <w:sz w:val="24"/>
          <w:szCs w:val="24"/>
        </w:rPr>
        <w:pPrChange w:id="189" w:author="Author">
          <w:pPr>
            <w:pStyle w:val="BodyText"/>
            <w:numPr>
              <w:numId w:val="19"/>
            </w:numPr>
            <w:ind w:left="1100" w:right="596" w:hanging="720"/>
          </w:pPr>
        </w:pPrChange>
      </w:pPr>
      <w:ins w:id="190" w:author="Author">
        <w:r w:rsidRPr="001B5B1A">
          <w:rPr>
            <w:sz w:val="24"/>
            <w:szCs w:val="24"/>
          </w:rPr>
          <w:t>Books and Records</w:t>
        </w:r>
      </w:ins>
    </w:p>
    <w:p w14:paraId="5B491D68" w14:textId="77777777" w:rsidR="00A63239" w:rsidRPr="00AB7340" w:rsidRDefault="00A63239" w:rsidP="00A63239">
      <w:pPr>
        <w:pStyle w:val="BodyText"/>
        <w:numPr>
          <w:ilvl w:val="1"/>
          <w:numId w:val="21"/>
        </w:numPr>
        <w:ind w:left="1800" w:hanging="720"/>
        <w:rPr>
          <w:sz w:val="24"/>
          <w:szCs w:val="24"/>
        </w:rPr>
      </w:pPr>
      <w:ins w:id="191" w:author="Author">
        <w:r w:rsidRPr="001B5B1A">
          <w:rPr>
            <w:sz w:val="24"/>
            <w:szCs w:val="24"/>
          </w:rPr>
          <w:t>Each expanded alcohol beverage permittee shall retain evidence of each purchase of alcohol beverages acquired from a wholesaler</w:t>
        </w:r>
        <w:r w:rsidRPr="001B5B1A">
          <w:rPr>
            <w:spacing w:val="-1"/>
            <w:sz w:val="24"/>
            <w:szCs w:val="24"/>
          </w:rPr>
          <w:t xml:space="preserve"> </w:t>
        </w:r>
        <w:r w:rsidRPr="001B5B1A">
          <w:rPr>
            <w:sz w:val="24"/>
            <w:szCs w:val="24"/>
          </w:rPr>
          <w:t>licensed</w:t>
        </w:r>
        <w:r w:rsidRPr="001B5B1A">
          <w:rPr>
            <w:spacing w:val="-1"/>
            <w:sz w:val="24"/>
            <w:szCs w:val="24"/>
          </w:rPr>
          <w:t xml:space="preserve"> </w:t>
        </w:r>
        <w:r w:rsidRPr="001B5B1A">
          <w:rPr>
            <w:sz w:val="24"/>
            <w:szCs w:val="24"/>
          </w:rPr>
          <w:t>pursuant</w:t>
        </w:r>
        <w:r w:rsidRPr="001B5B1A">
          <w:rPr>
            <w:spacing w:val="-1"/>
            <w:sz w:val="24"/>
            <w:szCs w:val="24"/>
          </w:rPr>
          <w:t xml:space="preserve"> </w:t>
        </w:r>
        <w:r w:rsidRPr="001B5B1A">
          <w:rPr>
            <w:sz w:val="24"/>
            <w:szCs w:val="24"/>
          </w:rPr>
          <w:t>to</w:t>
        </w:r>
        <w:r w:rsidRPr="001B5B1A">
          <w:rPr>
            <w:spacing w:val="-1"/>
            <w:sz w:val="24"/>
            <w:szCs w:val="24"/>
          </w:rPr>
          <w:t xml:space="preserve"> </w:t>
        </w:r>
        <w:r w:rsidRPr="001B5B1A">
          <w:rPr>
            <w:sz w:val="24"/>
            <w:szCs w:val="24"/>
          </w:rPr>
          <w:t>section</w:t>
        </w:r>
        <w:r w:rsidRPr="001B5B1A">
          <w:rPr>
            <w:spacing w:val="-1"/>
            <w:sz w:val="24"/>
            <w:szCs w:val="24"/>
          </w:rPr>
          <w:t xml:space="preserve"> </w:t>
        </w:r>
        <w:r w:rsidRPr="001B5B1A">
          <w:rPr>
            <w:sz w:val="24"/>
            <w:szCs w:val="24"/>
          </w:rPr>
          <w:t>44-3-407,</w:t>
        </w:r>
        <w:r w:rsidRPr="001B5B1A">
          <w:rPr>
            <w:spacing w:val="-1"/>
            <w:sz w:val="24"/>
            <w:szCs w:val="24"/>
          </w:rPr>
          <w:t xml:space="preserve"> </w:t>
        </w:r>
        <w:r w:rsidRPr="001B5B1A">
          <w:rPr>
            <w:sz w:val="24"/>
            <w:szCs w:val="24"/>
          </w:rPr>
          <w:t>C.R.S.,</w:t>
        </w:r>
        <w:r w:rsidRPr="001B5B1A">
          <w:rPr>
            <w:spacing w:val="-1"/>
            <w:sz w:val="24"/>
            <w:szCs w:val="24"/>
          </w:rPr>
          <w:t xml:space="preserve"> </w:t>
        </w:r>
        <w:r w:rsidRPr="001B5B1A">
          <w:rPr>
            <w:sz w:val="24"/>
            <w:szCs w:val="24"/>
          </w:rPr>
          <w:t>in</w:t>
        </w:r>
        <w:r w:rsidRPr="001B5B1A">
          <w:rPr>
            <w:spacing w:val="-1"/>
            <w:sz w:val="24"/>
            <w:szCs w:val="24"/>
          </w:rPr>
          <w:t xml:space="preserve"> </w:t>
        </w:r>
        <w:r w:rsidRPr="001B5B1A">
          <w:rPr>
            <w:sz w:val="24"/>
            <w:szCs w:val="24"/>
          </w:rPr>
          <w:t>the</w:t>
        </w:r>
        <w:r w:rsidRPr="001B5B1A">
          <w:rPr>
            <w:spacing w:val="-1"/>
            <w:sz w:val="24"/>
            <w:szCs w:val="24"/>
          </w:rPr>
          <w:t xml:space="preserve"> </w:t>
        </w:r>
        <w:r w:rsidRPr="001B5B1A">
          <w:rPr>
            <w:sz w:val="24"/>
            <w:szCs w:val="24"/>
          </w:rPr>
          <w:t>form of a purchase receipt showing the name of the licensed wholesaler, the date of purchase, a description of the alcohol beverages purchased, and the price paid for the purchase. The permittee shall retain such receipts and make them available for inspection</w:t>
        </w:r>
        <w:r w:rsidRPr="001B5B1A">
          <w:rPr>
            <w:spacing w:val="-9"/>
            <w:sz w:val="24"/>
            <w:szCs w:val="24"/>
          </w:rPr>
          <w:t xml:space="preserve"> </w:t>
        </w:r>
        <w:r w:rsidRPr="001B5B1A">
          <w:rPr>
            <w:sz w:val="24"/>
            <w:szCs w:val="24"/>
          </w:rPr>
          <w:t>by</w:t>
        </w:r>
        <w:r w:rsidRPr="001B5B1A">
          <w:rPr>
            <w:spacing w:val="-9"/>
            <w:sz w:val="24"/>
            <w:szCs w:val="24"/>
          </w:rPr>
          <w:t xml:space="preserve"> </w:t>
        </w:r>
        <w:r w:rsidRPr="001B5B1A">
          <w:rPr>
            <w:sz w:val="24"/>
            <w:szCs w:val="24"/>
          </w:rPr>
          <w:t>the</w:t>
        </w:r>
        <w:r w:rsidRPr="001B5B1A">
          <w:rPr>
            <w:spacing w:val="-9"/>
            <w:sz w:val="24"/>
            <w:szCs w:val="24"/>
          </w:rPr>
          <w:t xml:space="preserve"> </w:t>
        </w:r>
        <w:r w:rsidRPr="001B5B1A">
          <w:rPr>
            <w:sz w:val="24"/>
            <w:szCs w:val="24"/>
          </w:rPr>
          <w:t>state</w:t>
        </w:r>
        <w:r w:rsidRPr="001B5B1A">
          <w:rPr>
            <w:spacing w:val="-9"/>
            <w:sz w:val="24"/>
            <w:szCs w:val="24"/>
          </w:rPr>
          <w:t xml:space="preserve"> </w:t>
        </w:r>
        <w:r w:rsidRPr="001B5B1A">
          <w:rPr>
            <w:sz w:val="24"/>
            <w:szCs w:val="24"/>
          </w:rPr>
          <w:t>and</w:t>
        </w:r>
        <w:r w:rsidRPr="001B5B1A">
          <w:rPr>
            <w:spacing w:val="-9"/>
            <w:sz w:val="24"/>
            <w:szCs w:val="24"/>
          </w:rPr>
          <w:t xml:space="preserve"> </w:t>
        </w:r>
        <w:r w:rsidRPr="001B5B1A">
          <w:rPr>
            <w:sz w:val="24"/>
            <w:szCs w:val="24"/>
          </w:rPr>
          <w:t>local</w:t>
        </w:r>
        <w:r w:rsidRPr="001B5B1A">
          <w:rPr>
            <w:spacing w:val="-9"/>
            <w:sz w:val="24"/>
            <w:szCs w:val="24"/>
          </w:rPr>
          <w:t xml:space="preserve"> </w:t>
        </w:r>
        <w:r w:rsidRPr="001B5B1A">
          <w:rPr>
            <w:sz w:val="24"/>
            <w:szCs w:val="24"/>
          </w:rPr>
          <w:t>licensing</w:t>
        </w:r>
        <w:r w:rsidRPr="001B5B1A">
          <w:rPr>
            <w:spacing w:val="-9"/>
            <w:sz w:val="24"/>
            <w:szCs w:val="24"/>
          </w:rPr>
          <w:t xml:space="preserve"> </w:t>
        </w:r>
        <w:r w:rsidRPr="001B5B1A">
          <w:rPr>
            <w:sz w:val="24"/>
            <w:szCs w:val="24"/>
          </w:rPr>
          <w:t>authorities</w:t>
        </w:r>
        <w:r w:rsidRPr="001B5B1A">
          <w:rPr>
            <w:spacing w:val="-9"/>
            <w:sz w:val="24"/>
            <w:szCs w:val="24"/>
          </w:rPr>
          <w:t xml:space="preserve"> </w:t>
        </w:r>
        <w:r w:rsidRPr="001B5B1A">
          <w:rPr>
            <w:sz w:val="24"/>
            <w:szCs w:val="24"/>
          </w:rPr>
          <w:t>pursuant</w:t>
        </w:r>
        <w:r w:rsidRPr="001B5B1A">
          <w:rPr>
            <w:spacing w:val="-9"/>
            <w:sz w:val="24"/>
            <w:szCs w:val="24"/>
          </w:rPr>
          <w:t xml:space="preserve"> </w:t>
        </w:r>
        <w:r w:rsidRPr="001B5B1A">
          <w:rPr>
            <w:sz w:val="24"/>
            <w:szCs w:val="24"/>
          </w:rPr>
          <w:t>to Regulation 47-700.</w:t>
        </w:r>
      </w:ins>
    </w:p>
    <w:p w14:paraId="1EF9FDA5" w14:textId="77777777" w:rsidR="00A63239" w:rsidRPr="00427EAB" w:rsidRDefault="00A63239" w:rsidP="00427EAB">
      <w:pPr>
        <w:ind w:left="374"/>
        <w:rPr>
          <w:i/>
          <w:iCs/>
          <w:color w:val="0070C0"/>
          <w:sz w:val="24"/>
          <w:szCs w:val="24"/>
        </w:rPr>
      </w:pPr>
      <w:r w:rsidRPr="00427EAB">
        <w:rPr>
          <w:i/>
          <w:iCs/>
          <w:color w:val="0070C0"/>
          <w:sz w:val="24"/>
          <w:szCs w:val="24"/>
        </w:rPr>
        <w:lastRenderedPageBreak/>
        <w:t>Amendments to Regulation 47-432 are to correct typographical errors throughout the regulation.</w:t>
      </w:r>
    </w:p>
    <w:p w14:paraId="778454C4" w14:textId="77777777" w:rsidR="00A63239" w:rsidRPr="001B5B1A" w:rsidRDefault="00A63239" w:rsidP="00B76C23">
      <w:pPr>
        <w:pStyle w:val="Heading2"/>
      </w:pPr>
      <w:r w:rsidRPr="001B5B1A">
        <w:t>Regulation</w:t>
      </w:r>
      <w:r w:rsidRPr="001B5B1A">
        <w:rPr>
          <w:spacing w:val="-6"/>
        </w:rPr>
        <w:t xml:space="preserve"> </w:t>
      </w:r>
      <w:r w:rsidRPr="001B5B1A">
        <w:t>47-432.</w:t>
      </w:r>
      <w:r w:rsidRPr="001B5B1A">
        <w:tab/>
      </w:r>
      <w:r>
        <w:tab/>
      </w:r>
      <w:r w:rsidRPr="001B5B1A">
        <w:t>Colorado Manufacturers– Alternating Proprietor Licensed</w:t>
      </w:r>
      <w:r w:rsidRPr="001B5B1A">
        <w:rPr>
          <w:spacing w:val="-15"/>
        </w:rPr>
        <w:t xml:space="preserve"> </w:t>
      </w:r>
      <w:r w:rsidRPr="001B5B1A">
        <w:t>Premises.</w:t>
      </w:r>
    </w:p>
    <w:p w14:paraId="2AB4DB64" w14:textId="77777777" w:rsidR="00A63239" w:rsidRPr="001B5B1A" w:rsidRDefault="00A63239" w:rsidP="00A63239">
      <w:pPr>
        <w:ind w:left="380"/>
        <w:rPr>
          <w:sz w:val="24"/>
          <w:szCs w:val="24"/>
        </w:rPr>
      </w:pPr>
      <w:r w:rsidRPr="001B5B1A">
        <w:rPr>
          <w:sz w:val="24"/>
          <w:szCs w:val="24"/>
          <w:u w:val="thick"/>
        </w:rPr>
        <w:t>Basis and Purpose</w:t>
      </w:r>
      <w:r w:rsidRPr="001B5B1A">
        <w:rPr>
          <w:sz w:val="24"/>
          <w:szCs w:val="24"/>
        </w:rPr>
        <w:t>. The statutory authority for this regulation includes, but is not limited to, subsections 44-3-202(1)(b), 44-3-202(2)(a)(I)(D), 44-3-202(2)(a)(I)(O), 44-3-202(2)(a)(I)(Q), 44-3-202(2)(a)(I)(R), 44-3-103, 44-3-402(3), 44-3-403(2)(a), 44-3-417(1)(b), and 44-3-422, C.R.S. The purpose of this regulation is to establish a mechanism under which the State Licensing Authority will approve alternating proprietor licensed premises and the requirements for applying for and maintaining an alternating proprietor licensed premises arrangement.</w:t>
      </w:r>
    </w:p>
    <w:p w14:paraId="77514C4A" w14:textId="77777777" w:rsidR="00A63239" w:rsidRPr="00581D9D" w:rsidRDefault="00A63239" w:rsidP="00A63239">
      <w:pPr>
        <w:numPr>
          <w:ilvl w:val="0"/>
          <w:numId w:val="15"/>
        </w:numPr>
        <w:tabs>
          <w:tab w:val="left" w:pos="1099"/>
          <w:tab w:val="left" w:pos="1100"/>
        </w:tabs>
        <w:rPr>
          <w:sz w:val="24"/>
          <w:szCs w:val="24"/>
        </w:rPr>
      </w:pPr>
      <w:r w:rsidRPr="001B5B1A">
        <w:rPr>
          <w:sz w:val="24"/>
          <w:szCs w:val="24"/>
        </w:rPr>
        <w:t>Definitions</w:t>
      </w:r>
    </w:p>
    <w:p w14:paraId="04E89F3C" w14:textId="77777777" w:rsidR="00A63239" w:rsidRPr="00581D9D" w:rsidRDefault="00A63239" w:rsidP="00A63239">
      <w:pPr>
        <w:numPr>
          <w:ilvl w:val="1"/>
          <w:numId w:val="15"/>
        </w:numPr>
        <w:tabs>
          <w:tab w:val="left" w:pos="1819"/>
          <w:tab w:val="left" w:pos="1820"/>
        </w:tabs>
        <w:rPr>
          <w:sz w:val="24"/>
          <w:szCs w:val="24"/>
        </w:rPr>
      </w:pPr>
      <w:r w:rsidRPr="001B5B1A">
        <w:rPr>
          <w:sz w:val="24"/>
          <w:szCs w:val="24"/>
        </w:rPr>
        <w:t xml:space="preserve">“Alternating Proprietor Licensed Premises” shall have the meaning set forth in </w:t>
      </w:r>
      <w:ins w:id="192" w:author="Author">
        <w:r w:rsidRPr="001B5B1A">
          <w:rPr>
            <w:sz w:val="24"/>
            <w:szCs w:val="24"/>
          </w:rPr>
          <w:t xml:space="preserve">subsection </w:t>
        </w:r>
      </w:ins>
      <w:r w:rsidRPr="001B5B1A">
        <w:rPr>
          <w:sz w:val="24"/>
          <w:szCs w:val="24"/>
        </w:rPr>
        <w:t>44-3-</w:t>
      </w:r>
      <w:del w:id="193" w:author="Author">
        <w:r w:rsidRPr="001B5B1A" w:rsidDel="005C285C">
          <w:rPr>
            <w:sz w:val="24"/>
            <w:szCs w:val="24"/>
          </w:rPr>
          <w:delText xml:space="preserve"> </w:delText>
        </w:r>
      </w:del>
      <w:r w:rsidRPr="001B5B1A">
        <w:rPr>
          <w:sz w:val="24"/>
          <w:szCs w:val="24"/>
        </w:rPr>
        <w:t xml:space="preserve">103(3), C.R.S. For purposes of this regulation, alternating proprietor licensed premises shall also mean that portion of the host manufacturer’s licensed premises that is shared by the host manufacturer and alternating proprietors, for the manufacture of malt or vinous </w:t>
      </w:r>
      <w:r w:rsidRPr="001B5B1A">
        <w:rPr>
          <w:spacing w:val="-3"/>
          <w:sz w:val="24"/>
          <w:szCs w:val="24"/>
        </w:rPr>
        <w:t xml:space="preserve">liquor, </w:t>
      </w:r>
      <w:r w:rsidRPr="001B5B1A">
        <w:rPr>
          <w:sz w:val="24"/>
          <w:szCs w:val="24"/>
        </w:rPr>
        <w:t>which is readily identified by use of placards showing the license number of the manufacturer using that area. Such shared premises may include grain storage</w:t>
      </w:r>
      <w:r w:rsidRPr="001B5B1A">
        <w:rPr>
          <w:spacing w:val="-7"/>
          <w:sz w:val="24"/>
          <w:szCs w:val="24"/>
        </w:rPr>
        <w:t xml:space="preserve"> </w:t>
      </w:r>
      <w:r w:rsidRPr="001B5B1A">
        <w:rPr>
          <w:sz w:val="24"/>
          <w:szCs w:val="24"/>
        </w:rPr>
        <w:t>areas,</w:t>
      </w:r>
      <w:r w:rsidRPr="001B5B1A">
        <w:rPr>
          <w:spacing w:val="-6"/>
          <w:sz w:val="24"/>
          <w:szCs w:val="24"/>
        </w:rPr>
        <w:t xml:space="preserve"> </w:t>
      </w:r>
      <w:r w:rsidRPr="001B5B1A">
        <w:rPr>
          <w:sz w:val="24"/>
          <w:szCs w:val="24"/>
        </w:rPr>
        <w:t>crush</w:t>
      </w:r>
      <w:r w:rsidRPr="001B5B1A">
        <w:rPr>
          <w:spacing w:val="-6"/>
          <w:sz w:val="24"/>
          <w:szCs w:val="24"/>
        </w:rPr>
        <w:t xml:space="preserve"> </w:t>
      </w:r>
      <w:r w:rsidRPr="001B5B1A">
        <w:rPr>
          <w:sz w:val="24"/>
          <w:szCs w:val="24"/>
        </w:rPr>
        <w:t>pads,</w:t>
      </w:r>
      <w:r w:rsidRPr="001B5B1A">
        <w:rPr>
          <w:spacing w:val="-6"/>
          <w:sz w:val="24"/>
          <w:szCs w:val="24"/>
        </w:rPr>
        <w:t xml:space="preserve"> </w:t>
      </w:r>
      <w:r w:rsidRPr="001B5B1A">
        <w:rPr>
          <w:sz w:val="24"/>
          <w:szCs w:val="24"/>
        </w:rPr>
        <w:t>processing</w:t>
      </w:r>
      <w:r w:rsidRPr="001B5B1A">
        <w:rPr>
          <w:spacing w:val="-7"/>
          <w:sz w:val="24"/>
          <w:szCs w:val="24"/>
        </w:rPr>
        <w:t xml:space="preserve"> </w:t>
      </w:r>
      <w:r w:rsidRPr="001B5B1A">
        <w:rPr>
          <w:sz w:val="24"/>
          <w:szCs w:val="24"/>
        </w:rPr>
        <w:t>tanks,</w:t>
      </w:r>
      <w:r w:rsidRPr="001B5B1A">
        <w:rPr>
          <w:spacing w:val="-6"/>
          <w:sz w:val="24"/>
          <w:szCs w:val="24"/>
        </w:rPr>
        <w:t xml:space="preserve"> </w:t>
      </w:r>
      <w:r w:rsidRPr="001B5B1A">
        <w:rPr>
          <w:sz w:val="24"/>
          <w:szCs w:val="24"/>
        </w:rPr>
        <w:t>bottling</w:t>
      </w:r>
      <w:r w:rsidRPr="001B5B1A">
        <w:rPr>
          <w:spacing w:val="-6"/>
          <w:sz w:val="24"/>
          <w:szCs w:val="24"/>
        </w:rPr>
        <w:t xml:space="preserve"> </w:t>
      </w:r>
      <w:r w:rsidRPr="001B5B1A">
        <w:rPr>
          <w:sz w:val="24"/>
          <w:szCs w:val="24"/>
        </w:rPr>
        <w:t>lines,</w:t>
      </w:r>
      <w:r w:rsidRPr="001B5B1A">
        <w:rPr>
          <w:spacing w:val="-7"/>
          <w:sz w:val="24"/>
          <w:szCs w:val="24"/>
        </w:rPr>
        <w:t xml:space="preserve"> </w:t>
      </w:r>
      <w:r w:rsidRPr="001B5B1A">
        <w:rPr>
          <w:sz w:val="24"/>
          <w:szCs w:val="24"/>
        </w:rPr>
        <w:t>barrel</w:t>
      </w:r>
      <w:r w:rsidRPr="001B5B1A">
        <w:rPr>
          <w:spacing w:val="-6"/>
          <w:sz w:val="24"/>
          <w:szCs w:val="24"/>
        </w:rPr>
        <w:t xml:space="preserve"> </w:t>
      </w:r>
      <w:r w:rsidRPr="001B5B1A">
        <w:rPr>
          <w:sz w:val="24"/>
          <w:szCs w:val="24"/>
        </w:rPr>
        <w:t>storage,</w:t>
      </w:r>
      <w:r w:rsidRPr="001B5B1A">
        <w:rPr>
          <w:spacing w:val="-6"/>
          <w:sz w:val="24"/>
          <w:szCs w:val="24"/>
        </w:rPr>
        <w:t xml:space="preserve"> </w:t>
      </w:r>
      <w:r w:rsidRPr="001B5B1A">
        <w:rPr>
          <w:sz w:val="24"/>
          <w:szCs w:val="24"/>
        </w:rPr>
        <w:t>and</w:t>
      </w:r>
      <w:r w:rsidRPr="001B5B1A">
        <w:rPr>
          <w:spacing w:val="-6"/>
          <w:sz w:val="24"/>
          <w:szCs w:val="24"/>
        </w:rPr>
        <w:t xml:space="preserve"> </w:t>
      </w:r>
      <w:proofErr w:type="spellStart"/>
      <w:r w:rsidRPr="001B5B1A">
        <w:rPr>
          <w:sz w:val="24"/>
          <w:szCs w:val="24"/>
        </w:rPr>
        <w:t>casking</w:t>
      </w:r>
      <w:proofErr w:type="spellEnd"/>
      <w:r w:rsidRPr="001B5B1A">
        <w:rPr>
          <w:sz w:val="24"/>
          <w:szCs w:val="24"/>
        </w:rPr>
        <w:t xml:space="preserve"> areas.</w:t>
      </w:r>
    </w:p>
    <w:p w14:paraId="6B316715" w14:textId="77777777" w:rsidR="00A63239" w:rsidRPr="00581D9D" w:rsidRDefault="00A63239" w:rsidP="00A63239">
      <w:pPr>
        <w:numPr>
          <w:ilvl w:val="1"/>
          <w:numId w:val="15"/>
        </w:numPr>
        <w:tabs>
          <w:tab w:val="left" w:pos="1819"/>
          <w:tab w:val="left" w:pos="1820"/>
        </w:tabs>
        <w:rPr>
          <w:sz w:val="24"/>
          <w:szCs w:val="24"/>
        </w:rPr>
      </w:pPr>
      <w:r w:rsidRPr="001B5B1A">
        <w:rPr>
          <w:sz w:val="24"/>
          <w:szCs w:val="24"/>
        </w:rPr>
        <w:t>“Alternating</w:t>
      </w:r>
      <w:r w:rsidRPr="001B5B1A">
        <w:rPr>
          <w:spacing w:val="-8"/>
          <w:sz w:val="24"/>
          <w:szCs w:val="24"/>
        </w:rPr>
        <w:t xml:space="preserve"> </w:t>
      </w:r>
      <w:r w:rsidRPr="001B5B1A">
        <w:rPr>
          <w:sz w:val="24"/>
          <w:szCs w:val="24"/>
        </w:rPr>
        <w:t>Proprietor”</w:t>
      </w:r>
      <w:r w:rsidRPr="001B5B1A">
        <w:rPr>
          <w:spacing w:val="-7"/>
          <w:sz w:val="24"/>
          <w:szCs w:val="24"/>
        </w:rPr>
        <w:t xml:space="preserve"> </w:t>
      </w:r>
      <w:r w:rsidRPr="001B5B1A">
        <w:rPr>
          <w:sz w:val="24"/>
          <w:szCs w:val="24"/>
        </w:rPr>
        <w:t>or</w:t>
      </w:r>
      <w:r w:rsidRPr="001B5B1A">
        <w:rPr>
          <w:spacing w:val="-7"/>
          <w:sz w:val="24"/>
          <w:szCs w:val="24"/>
        </w:rPr>
        <w:t xml:space="preserve"> </w:t>
      </w:r>
      <w:r w:rsidRPr="001B5B1A">
        <w:rPr>
          <w:sz w:val="24"/>
          <w:szCs w:val="24"/>
        </w:rPr>
        <w:t>“tenant</w:t>
      </w:r>
      <w:r w:rsidRPr="001B5B1A">
        <w:rPr>
          <w:spacing w:val="-8"/>
          <w:sz w:val="24"/>
          <w:szCs w:val="24"/>
        </w:rPr>
        <w:t xml:space="preserve"> </w:t>
      </w:r>
      <w:r w:rsidRPr="001B5B1A">
        <w:rPr>
          <w:sz w:val="24"/>
          <w:szCs w:val="24"/>
        </w:rPr>
        <w:t>manufacturer”</w:t>
      </w:r>
      <w:r w:rsidRPr="001B5B1A">
        <w:rPr>
          <w:spacing w:val="-7"/>
          <w:sz w:val="24"/>
          <w:szCs w:val="24"/>
        </w:rPr>
        <w:t xml:space="preserve"> </w:t>
      </w:r>
      <w:r w:rsidRPr="001B5B1A">
        <w:rPr>
          <w:sz w:val="24"/>
          <w:szCs w:val="24"/>
        </w:rPr>
        <w:t>shall</w:t>
      </w:r>
      <w:r w:rsidRPr="001B5B1A">
        <w:rPr>
          <w:spacing w:val="-7"/>
          <w:sz w:val="24"/>
          <w:szCs w:val="24"/>
        </w:rPr>
        <w:t xml:space="preserve"> </w:t>
      </w:r>
      <w:r w:rsidRPr="001B5B1A">
        <w:rPr>
          <w:sz w:val="24"/>
          <w:szCs w:val="24"/>
        </w:rPr>
        <w:t>mean</w:t>
      </w:r>
      <w:r w:rsidRPr="001B5B1A">
        <w:rPr>
          <w:spacing w:val="-7"/>
          <w:sz w:val="24"/>
          <w:szCs w:val="24"/>
        </w:rPr>
        <w:t xml:space="preserve"> </w:t>
      </w:r>
      <w:r w:rsidRPr="001B5B1A">
        <w:rPr>
          <w:sz w:val="24"/>
          <w:szCs w:val="24"/>
        </w:rPr>
        <w:t>a</w:t>
      </w:r>
      <w:r w:rsidRPr="001B5B1A">
        <w:rPr>
          <w:spacing w:val="-8"/>
          <w:sz w:val="24"/>
          <w:szCs w:val="24"/>
        </w:rPr>
        <w:t xml:space="preserve"> </w:t>
      </w:r>
      <w:r w:rsidRPr="001B5B1A">
        <w:rPr>
          <w:sz w:val="24"/>
          <w:szCs w:val="24"/>
        </w:rPr>
        <w:t>manufacturer</w:t>
      </w:r>
      <w:r w:rsidRPr="001B5B1A">
        <w:rPr>
          <w:spacing w:val="-7"/>
          <w:sz w:val="24"/>
          <w:szCs w:val="24"/>
        </w:rPr>
        <w:t xml:space="preserve"> </w:t>
      </w:r>
      <w:r w:rsidRPr="001B5B1A">
        <w:rPr>
          <w:sz w:val="24"/>
          <w:szCs w:val="24"/>
        </w:rPr>
        <w:t xml:space="preserve">licensed pursuant to </w:t>
      </w:r>
      <w:ins w:id="194" w:author="Author">
        <w:r w:rsidRPr="001B5B1A">
          <w:rPr>
            <w:sz w:val="24"/>
            <w:szCs w:val="24"/>
          </w:rPr>
          <w:t xml:space="preserve">sections </w:t>
        </w:r>
      </w:ins>
      <w:r w:rsidRPr="001B5B1A">
        <w:rPr>
          <w:sz w:val="24"/>
          <w:szCs w:val="24"/>
        </w:rPr>
        <w:t xml:space="preserve">44-3-402, 44-3-403, 44-3-417, or 44-3-422, C.R.S. who, by way of written agreement, takes possession of a host manufacturer’s licensed premises for use as an alternating proprietor licensed premises as defined in </w:t>
      </w:r>
      <w:ins w:id="195" w:author="Author">
        <w:r w:rsidRPr="001B5B1A">
          <w:rPr>
            <w:sz w:val="24"/>
            <w:szCs w:val="24"/>
          </w:rPr>
          <w:t xml:space="preserve">subsection </w:t>
        </w:r>
      </w:ins>
      <w:r w:rsidRPr="001B5B1A">
        <w:rPr>
          <w:sz w:val="24"/>
          <w:szCs w:val="24"/>
        </w:rPr>
        <w:t>44-3-103(3), C.R.S. and this</w:t>
      </w:r>
      <w:r w:rsidRPr="001B5B1A">
        <w:rPr>
          <w:spacing w:val="-3"/>
          <w:sz w:val="24"/>
          <w:szCs w:val="24"/>
        </w:rPr>
        <w:t xml:space="preserve"> </w:t>
      </w:r>
      <w:r w:rsidRPr="001B5B1A">
        <w:rPr>
          <w:sz w:val="24"/>
          <w:szCs w:val="24"/>
        </w:rPr>
        <w:t>regulation.</w:t>
      </w:r>
    </w:p>
    <w:p w14:paraId="614C89DC" w14:textId="77777777" w:rsidR="00A63239" w:rsidRPr="00581D9D" w:rsidRDefault="00A63239" w:rsidP="00A63239">
      <w:pPr>
        <w:numPr>
          <w:ilvl w:val="1"/>
          <w:numId w:val="15"/>
        </w:numPr>
        <w:tabs>
          <w:tab w:val="left" w:pos="1819"/>
          <w:tab w:val="left" w:pos="1820"/>
        </w:tabs>
        <w:rPr>
          <w:sz w:val="24"/>
          <w:szCs w:val="24"/>
        </w:rPr>
      </w:pPr>
      <w:r w:rsidRPr="001B5B1A">
        <w:rPr>
          <w:sz w:val="24"/>
          <w:szCs w:val="24"/>
        </w:rPr>
        <w:t xml:space="preserve">“Alternating Proprietor Agreement” shall mean a written agreement </w:t>
      </w:r>
      <w:r w:rsidRPr="001B5B1A">
        <w:rPr>
          <w:sz w:val="24"/>
          <w:szCs w:val="24"/>
        </w:rPr>
        <w:lastRenderedPageBreak/>
        <w:t>between a host manufacturer</w:t>
      </w:r>
      <w:r w:rsidRPr="001B5B1A">
        <w:rPr>
          <w:spacing w:val="-7"/>
          <w:sz w:val="24"/>
          <w:szCs w:val="24"/>
        </w:rPr>
        <w:t xml:space="preserve"> </w:t>
      </w:r>
      <w:r w:rsidRPr="001B5B1A">
        <w:rPr>
          <w:sz w:val="24"/>
          <w:szCs w:val="24"/>
        </w:rPr>
        <w:t>and</w:t>
      </w:r>
      <w:r w:rsidRPr="001B5B1A">
        <w:rPr>
          <w:spacing w:val="-6"/>
          <w:sz w:val="24"/>
          <w:szCs w:val="24"/>
        </w:rPr>
        <w:t xml:space="preserve"> </w:t>
      </w:r>
      <w:r w:rsidRPr="001B5B1A">
        <w:rPr>
          <w:sz w:val="24"/>
          <w:szCs w:val="24"/>
        </w:rPr>
        <w:t>an</w:t>
      </w:r>
      <w:r w:rsidRPr="001B5B1A">
        <w:rPr>
          <w:spacing w:val="-7"/>
          <w:sz w:val="24"/>
          <w:szCs w:val="24"/>
        </w:rPr>
        <w:t xml:space="preserve"> </w:t>
      </w:r>
      <w:r w:rsidRPr="001B5B1A">
        <w:rPr>
          <w:sz w:val="24"/>
          <w:szCs w:val="24"/>
        </w:rPr>
        <w:t>alternating</w:t>
      </w:r>
      <w:r w:rsidRPr="001B5B1A">
        <w:rPr>
          <w:spacing w:val="-6"/>
          <w:sz w:val="24"/>
          <w:szCs w:val="24"/>
        </w:rPr>
        <w:t xml:space="preserve"> </w:t>
      </w:r>
      <w:r w:rsidRPr="001B5B1A">
        <w:rPr>
          <w:sz w:val="24"/>
          <w:szCs w:val="24"/>
        </w:rPr>
        <w:t>proprietor</w:t>
      </w:r>
      <w:r w:rsidRPr="001B5B1A">
        <w:rPr>
          <w:spacing w:val="-7"/>
          <w:sz w:val="24"/>
          <w:szCs w:val="24"/>
        </w:rPr>
        <w:t xml:space="preserve"> </w:t>
      </w:r>
      <w:r w:rsidRPr="001B5B1A">
        <w:rPr>
          <w:sz w:val="24"/>
          <w:szCs w:val="24"/>
        </w:rPr>
        <w:t>that,</w:t>
      </w:r>
      <w:r w:rsidRPr="001B5B1A">
        <w:rPr>
          <w:spacing w:val="-6"/>
          <w:sz w:val="24"/>
          <w:szCs w:val="24"/>
        </w:rPr>
        <w:t xml:space="preserve"> </w:t>
      </w:r>
      <w:r w:rsidRPr="001B5B1A">
        <w:rPr>
          <w:sz w:val="24"/>
          <w:szCs w:val="24"/>
        </w:rPr>
        <w:t>at</w:t>
      </w:r>
      <w:r w:rsidRPr="001B5B1A">
        <w:rPr>
          <w:spacing w:val="-6"/>
          <w:sz w:val="24"/>
          <w:szCs w:val="24"/>
        </w:rPr>
        <w:t xml:space="preserve"> </w:t>
      </w:r>
      <w:r w:rsidRPr="001B5B1A">
        <w:rPr>
          <w:sz w:val="24"/>
          <w:szCs w:val="24"/>
        </w:rPr>
        <w:t>minimum,</w:t>
      </w:r>
      <w:r w:rsidRPr="001B5B1A">
        <w:rPr>
          <w:spacing w:val="-7"/>
          <w:sz w:val="24"/>
          <w:szCs w:val="24"/>
        </w:rPr>
        <w:t xml:space="preserve"> </w:t>
      </w:r>
      <w:r w:rsidRPr="001B5B1A">
        <w:rPr>
          <w:sz w:val="24"/>
          <w:szCs w:val="24"/>
        </w:rPr>
        <w:t>conveys</w:t>
      </w:r>
      <w:r w:rsidRPr="001B5B1A">
        <w:rPr>
          <w:spacing w:val="-6"/>
          <w:sz w:val="24"/>
          <w:szCs w:val="24"/>
        </w:rPr>
        <w:t xml:space="preserve"> </w:t>
      </w:r>
      <w:r w:rsidRPr="001B5B1A">
        <w:rPr>
          <w:sz w:val="24"/>
          <w:szCs w:val="24"/>
        </w:rPr>
        <w:t>possession</w:t>
      </w:r>
      <w:r w:rsidRPr="001B5B1A">
        <w:rPr>
          <w:spacing w:val="-7"/>
          <w:sz w:val="24"/>
          <w:szCs w:val="24"/>
        </w:rPr>
        <w:t xml:space="preserve"> </w:t>
      </w:r>
      <w:r w:rsidRPr="001B5B1A">
        <w:rPr>
          <w:sz w:val="24"/>
          <w:szCs w:val="24"/>
        </w:rPr>
        <w:t xml:space="preserve">of specific alternating proprietor licensed premises within a host manufacturer’s licensed premises to specific alternating proprietors, establishes the general time frame for possession of alternating proprietor licensed premises, and the manner in which each alternating proprietor will maintain control over its manufacturing operations as an independent </w:t>
      </w:r>
      <w:r w:rsidRPr="001B5B1A">
        <w:rPr>
          <w:spacing w:val="-3"/>
          <w:sz w:val="24"/>
          <w:szCs w:val="24"/>
        </w:rPr>
        <w:t xml:space="preserve">producer. </w:t>
      </w:r>
      <w:r w:rsidRPr="001B5B1A">
        <w:rPr>
          <w:sz w:val="24"/>
          <w:szCs w:val="24"/>
        </w:rPr>
        <w:t xml:space="preserve">Such agreement must be approved by the Division, and any changes, modifications, or termination of such agreement must also be reported to the Division within the time frame specified within paragraph </w:t>
      </w:r>
      <w:ins w:id="196" w:author="Author">
        <w:r w:rsidRPr="001B5B1A">
          <w:rPr>
            <w:sz w:val="24"/>
            <w:szCs w:val="24"/>
          </w:rPr>
          <w:t>(</w:t>
        </w:r>
      </w:ins>
      <w:r w:rsidRPr="001B5B1A">
        <w:rPr>
          <w:sz w:val="24"/>
          <w:szCs w:val="24"/>
        </w:rPr>
        <w:t>C</w:t>
      </w:r>
      <w:ins w:id="197" w:author="Author">
        <w:r w:rsidRPr="001B5B1A">
          <w:rPr>
            <w:sz w:val="24"/>
            <w:szCs w:val="24"/>
          </w:rPr>
          <w:t>)</w:t>
        </w:r>
      </w:ins>
      <w:r w:rsidRPr="001B5B1A">
        <w:rPr>
          <w:sz w:val="24"/>
          <w:szCs w:val="24"/>
        </w:rPr>
        <w:t xml:space="preserve"> of this</w:t>
      </w:r>
      <w:r w:rsidRPr="001B5B1A">
        <w:rPr>
          <w:spacing w:val="-3"/>
          <w:sz w:val="24"/>
          <w:szCs w:val="24"/>
        </w:rPr>
        <w:t xml:space="preserve"> </w:t>
      </w:r>
      <w:r w:rsidRPr="001B5B1A">
        <w:rPr>
          <w:sz w:val="24"/>
          <w:szCs w:val="24"/>
        </w:rPr>
        <w:t>regulation.</w:t>
      </w:r>
    </w:p>
    <w:p w14:paraId="5051B93A" w14:textId="77777777" w:rsidR="00A63239" w:rsidRPr="00581D9D" w:rsidRDefault="00A63239" w:rsidP="00A63239">
      <w:pPr>
        <w:numPr>
          <w:ilvl w:val="1"/>
          <w:numId w:val="15"/>
        </w:numPr>
        <w:tabs>
          <w:tab w:val="left" w:pos="1819"/>
          <w:tab w:val="left" w:pos="1820"/>
        </w:tabs>
        <w:rPr>
          <w:sz w:val="24"/>
          <w:szCs w:val="24"/>
        </w:rPr>
      </w:pPr>
      <w:r w:rsidRPr="001B5B1A">
        <w:rPr>
          <w:sz w:val="24"/>
          <w:szCs w:val="24"/>
        </w:rPr>
        <w:t>“Host manufacturer” shall mean a manufacturer licensed pursuant to</w:t>
      </w:r>
      <w:r w:rsidRPr="001B5B1A">
        <w:rPr>
          <w:spacing w:val="-24"/>
          <w:sz w:val="24"/>
          <w:szCs w:val="24"/>
        </w:rPr>
        <w:t xml:space="preserve"> </w:t>
      </w:r>
      <w:ins w:id="198" w:author="Author">
        <w:r w:rsidRPr="001B5B1A">
          <w:rPr>
            <w:sz w:val="24"/>
            <w:szCs w:val="24"/>
          </w:rPr>
          <w:t xml:space="preserve">sections </w:t>
        </w:r>
      </w:ins>
      <w:r w:rsidRPr="001B5B1A">
        <w:rPr>
          <w:sz w:val="24"/>
          <w:szCs w:val="24"/>
        </w:rPr>
        <w:t xml:space="preserve">44-3-402, 44-3-403, 44-3-417, or 44-3-422, C.R.S. who, by way of written agreement, makes available a portion of its licensed premises to other manufacturers licensed pursuant to those sections, for use as an alternating proprietor licensed premises as defined in </w:t>
      </w:r>
      <w:ins w:id="199" w:author="Author">
        <w:r w:rsidRPr="001B5B1A">
          <w:rPr>
            <w:sz w:val="24"/>
            <w:szCs w:val="24"/>
          </w:rPr>
          <w:t xml:space="preserve">subsection </w:t>
        </w:r>
      </w:ins>
      <w:r w:rsidRPr="001B5B1A">
        <w:rPr>
          <w:sz w:val="24"/>
          <w:szCs w:val="24"/>
        </w:rPr>
        <w:t>44-3-103(3), C.R.S. and this regulation.</w:t>
      </w:r>
    </w:p>
    <w:p w14:paraId="6A3BCD05" w14:textId="77777777" w:rsidR="00A63239" w:rsidRPr="00581D9D" w:rsidRDefault="00A63239" w:rsidP="00A63239">
      <w:pPr>
        <w:numPr>
          <w:ilvl w:val="1"/>
          <w:numId w:val="15"/>
        </w:numPr>
        <w:tabs>
          <w:tab w:val="left" w:pos="1819"/>
          <w:tab w:val="left" w:pos="1820"/>
        </w:tabs>
        <w:rPr>
          <w:sz w:val="24"/>
          <w:szCs w:val="24"/>
        </w:rPr>
      </w:pPr>
      <w:r w:rsidRPr="001B5B1A">
        <w:rPr>
          <w:sz w:val="24"/>
          <w:szCs w:val="24"/>
        </w:rPr>
        <w:t>“Dedicated Premises” shall mean that portion of a manufacturer’s licensed premises that is not made available to other manufacturers for use as an alternating proprietor licensed</w:t>
      </w:r>
      <w:r w:rsidRPr="001B5B1A">
        <w:rPr>
          <w:spacing w:val="-6"/>
          <w:sz w:val="24"/>
          <w:szCs w:val="24"/>
        </w:rPr>
        <w:t xml:space="preserve"> </w:t>
      </w:r>
      <w:r w:rsidRPr="001B5B1A">
        <w:rPr>
          <w:sz w:val="24"/>
          <w:szCs w:val="24"/>
        </w:rPr>
        <w:t>premises,</w:t>
      </w:r>
      <w:r w:rsidRPr="001B5B1A">
        <w:rPr>
          <w:spacing w:val="-6"/>
          <w:sz w:val="24"/>
          <w:szCs w:val="24"/>
        </w:rPr>
        <w:t xml:space="preserve"> </w:t>
      </w:r>
      <w:r w:rsidRPr="001B5B1A">
        <w:rPr>
          <w:sz w:val="24"/>
          <w:szCs w:val="24"/>
        </w:rPr>
        <w:t>and</w:t>
      </w:r>
      <w:r w:rsidRPr="001B5B1A">
        <w:rPr>
          <w:spacing w:val="-6"/>
          <w:sz w:val="24"/>
          <w:szCs w:val="24"/>
        </w:rPr>
        <w:t xml:space="preserve"> </w:t>
      </w:r>
      <w:r w:rsidRPr="001B5B1A">
        <w:rPr>
          <w:sz w:val="24"/>
          <w:szCs w:val="24"/>
        </w:rPr>
        <w:t>shall</w:t>
      </w:r>
      <w:r w:rsidRPr="001B5B1A">
        <w:rPr>
          <w:spacing w:val="-5"/>
          <w:sz w:val="24"/>
          <w:szCs w:val="24"/>
        </w:rPr>
        <w:t xml:space="preserve"> </w:t>
      </w:r>
      <w:r w:rsidRPr="001B5B1A">
        <w:rPr>
          <w:sz w:val="24"/>
          <w:szCs w:val="24"/>
        </w:rPr>
        <w:t>always</w:t>
      </w:r>
      <w:r w:rsidRPr="001B5B1A">
        <w:rPr>
          <w:spacing w:val="-6"/>
          <w:sz w:val="24"/>
          <w:szCs w:val="24"/>
        </w:rPr>
        <w:t xml:space="preserve"> </w:t>
      </w:r>
      <w:r w:rsidRPr="001B5B1A">
        <w:rPr>
          <w:sz w:val="24"/>
          <w:szCs w:val="24"/>
        </w:rPr>
        <w:t>include</w:t>
      </w:r>
      <w:r w:rsidRPr="001B5B1A">
        <w:rPr>
          <w:spacing w:val="-6"/>
          <w:sz w:val="24"/>
          <w:szCs w:val="24"/>
        </w:rPr>
        <w:t xml:space="preserve"> </w:t>
      </w:r>
      <w:r w:rsidRPr="001B5B1A">
        <w:rPr>
          <w:sz w:val="24"/>
          <w:szCs w:val="24"/>
        </w:rPr>
        <w:t>the</w:t>
      </w:r>
      <w:r w:rsidRPr="001B5B1A">
        <w:rPr>
          <w:spacing w:val="-6"/>
          <w:sz w:val="24"/>
          <w:szCs w:val="24"/>
        </w:rPr>
        <w:t xml:space="preserve"> </w:t>
      </w:r>
      <w:r w:rsidRPr="001B5B1A">
        <w:rPr>
          <w:sz w:val="24"/>
          <w:szCs w:val="24"/>
        </w:rPr>
        <w:t>host</w:t>
      </w:r>
      <w:r w:rsidRPr="001B5B1A">
        <w:rPr>
          <w:spacing w:val="-5"/>
          <w:sz w:val="24"/>
          <w:szCs w:val="24"/>
        </w:rPr>
        <w:t xml:space="preserve"> </w:t>
      </w:r>
      <w:r w:rsidRPr="001B5B1A">
        <w:rPr>
          <w:sz w:val="24"/>
          <w:szCs w:val="24"/>
        </w:rPr>
        <w:t>manufacturer’s</w:t>
      </w:r>
      <w:r w:rsidRPr="001B5B1A">
        <w:rPr>
          <w:spacing w:val="-6"/>
          <w:sz w:val="24"/>
          <w:szCs w:val="24"/>
        </w:rPr>
        <w:t xml:space="preserve"> </w:t>
      </w:r>
      <w:r w:rsidRPr="001B5B1A">
        <w:rPr>
          <w:sz w:val="24"/>
          <w:szCs w:val="24"/>
        </w:rPr>
        <w:t>retail</w:t>
      </w:r>
      <w:r w:rsidRPr="001B5B1A">
        <w:rPr>
          <w:spacing w:val="-6"/>
          <w:sz w:val="24"/>
          <w:szCs w:val="24"/>
        </w:rPr>
        <w:t xml:space="preserve"> </w:t>
      </w:r>
      <w:r w:rsidRPr="001B5B1A">
        <w:rPr>
          <w:sz w:val="24"/>
          <w:szCs w:val="24"/>
        </w:rPr>
        <w:t>sales</w:t>
      </w:r>
      <w:r w:rsidRPr="001B5B1A">
        <w:rPr>
          <w:spacing w:val="-5"/>
          <w:sz w:val="24"/>
          <w:szCs w:val="24"/>
        </w:rPr>
        <w:t xml:space="preserve"> </w:t>
      </w:r>
      <w:r w:rsidRPr="001B5B1A">
        <w:rPr>
          <w:sz w:val="24"/>
          <w:szCs w:val="24"/>
        </w:rPr>
        <w:t>area, and/or any consumer tasting</w:t>
      </w:r>
      <w:r w:rsidRPr="001B5B1A">
        <w:rPr>
          <w:spacing w:val="-6"/>
          <w:sz w:val="24"/>
          <w:szCs w:val="24"/>
        </w:rPr>
        <w:t xml:space="preserve"> </w:t>
      </w:r>
      <w:r w:rsidRPr="001B5B1A">
        <w:rPr>
          <w:sz w:val="24"/>
          <w:szCs w:val="24"/>
        </w:rPr>
        <w:t>area.</w:t>
      </w:r>
    </w:p>
    <w:p w14:paraId="133528B0" w14:textId="77777777" w:rsidR="00A63239" w:rsidRPr="00581D9D" w:rsidRDefault="00A63239" w:rsidP="00A63239">
      <w:pPr>
        <w:numPr>
          <w:ilvl w:val="0"/>
          <w:numId w:val="15"/>
        </w:numPr>
        <w:tabs>
          <w:tab w:val="left" w:pos="1099"/>
          <w:tab w:val="left" w:pos="1100"/>
        </w:tabs>
        <w:rPr>
          <w:sz w:val="24"/>
          <w:szCs w:val="24"/>
        </w:rPr>
      </w:pPr>
      <w:r w:rsidRPr="001B5B1A">
        <w:rPr>
          <w:sz w:val="24"/>
          <w:szCs w:val="24"/>
        </w:rPr>
        <w:t>Requirements</w:t>
      </w:r>
      <w:r w:rsidRPr="001B5B1A">
        <w:rPr>
          <w:spacing w:val="-8"/>
          <w:sz w:val="24"/>
          <w:szCs w:val="24"/>
        </w:rPr>
        <w:t xml:space="preserve"> </w:t>
      </w:r>
      <w:r w:rsidRPr="001B5B1A">
        <w:rPr>
          <w:sz w:val="24"/>
          <w:szCs w:val="24"/>
        </w:rPr>
        <w:t>of</w:t>
      </w:r>
      <w:r w:rsidRPr="001B5B1A">
        <w:rPr>
          <w:spacing w:val="-8"/>
          <w:sz w:val="24"/>
          <w:szCs w:val="24"/>
        </w:rPr>
        <w:t xml:space="preserve"> </w:t>
      </w:r>
      <w:r w:rsidRPr="001B5B1A">
        <w:rPr>
          <w:sz w:val="24"/>
          <w:szCs w:val="24"/>
        </w:rPr>
        <w:t>Alternating</w:t>
      </w:r>
      <w:r w:rsidRPr="001B5B1A">
        <w:rPr>
          <w:spacing w:val="-8"/>
          <w:sz w:val="24"/>
          <w:szCs w:val="24"/>
        </w:rPr>
        <w:t xml:space="preserve"> </w:t>
      </w:r>
      <w:r w:rsidRPr="001B5B1A">
        <w:rPr>
          <w:sz w:val="24"/>
          <w:szCs w:val="24"/>
        </w:rPr>
        <w:t>Proprietor</w:t>
      </w:r>
      <w:r w:rsidRPr="001B5B1A">
        <w:rPr>
          <w:spacing w:val="-7"/>
          <w:sz w:val="24"/>
          <w:szCs w:val="24"/>
        </w:rPr>
        <w:t xml:space="preserve"> </w:t>
      </w:r>
      <w:r w:rsidRPr="001B5B1A">
        <w:rPr>
          <w:sz w:val="24"/>
          <w:szCs w:val="24"/>
        </w:rPr>
        <w:t>Licensed</w:t>
      </w:r>
      <w:r w:rsidRPr="001B5B1A">
        <w:rPr>
          <w:spacing w:val="-8"/>
          <w:sz w:val="24"/>
          <w:szCs w:val="24"/>
        </w:rPr>
        <w:t xml:space="preserve"> </w:t>
      </w:r>
      <w:r w:rsidRPr="001B5B1A">
        <w:rPr>
          <w:sz w:val="24"/>
          <w:szCs w:val="24"/>
        </w:rPr>
        <w:t>Premises</w:t>
      </w:r>
      <w:r w:rsidRPr="001B5B1A">
        <w:rPr>
          <w:spacing w:val="-8"/>
          <w:sz w:val="24"/>
          <w:szCs w:val="24"/>
        </w:rPr>
        <w:t xml:space="preserve"> </w:t>
      </w:r>
      <w:r w:rsidRPr="001B5B1A">
        <w:rPr>
          <w:sz w:val="24"/>
          <w:szCs w:val="24"/>
        </w:rPr>
        <w:t>in</w:t>
      </w:r>
      <w:r w:rsidRPr="001B5B1A">
        <w:rPr>
          <w:spacing w:val="-7"/>
          <w:sz w:val="24"/>
          <w:szCs w:val="24"/>
        </w:rPr>
        <w:t xml:space="preserve"> </w:t>
      </w:r>
      <w:r w:rsidRPr="001B5B1A">
        <w:rPr>
          <w:sz w:val="24"/>
          <w:szCs w:val="24"/>
        </w:rPr>
        <w:t>Colorado</w:t>
      </w:r>
      <w:r>
        <w:rPr>
          <w:sz w:val="24"/>
          <w:szCs w:val="24"/>
        </w:rPr>
        <w:t xml:space="preserve"> </w:t>
      </w:r>
      <w:r w:rsidRPr="001B5B1A">
        <w:rPr>
          <w:sz w:val="24"/>
          <w:szCs w:val="24"/>
        </w:rPr>
        <w:t>Wineries,</w:t>
      </w:r>
      <w:r w:rsidRPr="001B5B1A">
        <w:rPr>
          <w:spacing w:val="-8"/>
          <w:sz w:val="24"/>
          <w:szCs w:val="24"/>
        </w:rPr>
        <w:t xml:space="preserve"> </w:t>
      </w:r>
      <w:r w:rsidRPr="001B5B1A">
        <w:rPr>
          <w:sz w:val="24"/>
          <w:szCs w:val="24"/>
        </w:rPr>
        <w:t>Breweries, and Brew</w:t>
      </w:r>
      <w:r w:rsidRPr="001B5B1A">
        <w:rPr>
          <w:spacing w:val="-3"/>
          <w:sz w:val="24"/>
          <w:szCs w:val="24"/>
        </w:rPr>
        <w:t xml:space="preserve"> </w:t>
      </w:r>
      <w:r w:rsidRPr="001B5B1A">
        <w:rPr>
          <w:sz w:val="24"/>
          <w:szCs w:val="24"/>
        </w:rPr>
        <w:t>Pubs</w:t>
      </w:r>
    </w:p>
    <w:p w14:paraId="7966A2AE" w14:textId="77777777" w:rsidR="00A63239" w:rsidRPr="00581D9D" w:rsidRDefault="00A63239" w:rsidP="00A63239">
      <w:pPr>
        <w:numPr>
          <w:ilvl w:val="1"/>
          <w:numId w:val="15"/>
        </w:numPr>
        <w:tabs>
          <w:tab w:val="left" w:pos="1819"/>
          <w:tab w:val="left" w:pos="1820"/>
        </w:tabs>
        <w:rPr>
          <w:sz w:val="24"/>
          <w:szCs w:val="24"/>
        </w:rPr>
      </w:pPr>
      <w:r w:rsidRPr="001B5B1A">
        <w:rPr>
          <w:sz w:val="24"/>
          <w:szCs w:val="24"/>
        </w:rPr>
        <w:t xml:space="preserve">Only manufacturers licensed pursuant to </w:t>
      </w:r>
      <w:ins w:id="200" w:author="Author">
        <w:r w:rsidRPr="001B5B1A">
          <w:rPr>
            <w:sz w:val="24"/>
            <w:szCs w:val="24"/>
          </w:rPr>
          <w:t xml:space="preserve">sections </w:t>
        </w:r>
      </w:ins>
      <w:r w:rsidRPr="001B5B1A">
        <w:rPr>
          <w:sz w:val="24"/>
          <w:szCs w:val="24"/>
        </w:rPr>
        <w:t>44-3-402, 44-3-403, 44-3-417, or</w:t>
      </w:r>
      <w:r w:rsidRPr="001B5B1A">
        <w:rPr>
          <w:spacing w:val="-30"/>
          <w:sz w:val="24"/>
          <w:szCs w:val="24"/>
        </w:rPr>
        <w:t xml:space="preserve"> </w:t>
      </w:r>
      <w:r w:rsidRPr="001B5B1A">
        <w:rPr>
          <w:sz w:val="24"/>
          <w:szCs w:val="24"/>
        </w:rPr>
        <w:t>44-3-422, C.R.S. for the manufacture of malt or vinous liquor are eligible to engage in alternation of licensed premises, as described in this regulation, either as a host manufacturer or tenant manufacturer (alternating proprietor).</w:t>
      </w:r>
    </w:p>
    <w:p w14:paraId="717BD6A2" w14:textId="77777777" w:rsidR="00A63239" w:rsidRPr="00581D9D" w:rsidRDefault="00A63239" w:rsidP="00A63239">
      <w:pPr>
        <w:numPr>
          <w:ilvl w:val="1"/>
          <w:numId w:val="15"/>
        </w:numPr>
        <w:tabs>
          <w:tab w:val="left" w:pos="1819"/>
          <w:tab w:val="left" w:pos="1820"/>
        </w:tabs>
        <w:rPr>
          <w:sz w:val="24"/>
          <w:szCs w:val="24"/>
        </w:rPr>
      </w:pPr>
      <w:r w:rsidRPr="001B5B1A">
        <w:rPr>
          <w:sz w:val="24"/>
          <w:szCs w:val="24"/>
        </w:rPr>
        <w:t xml:space="preserve">A host manufacturer that elects to alternate its licensed premises may </w:t>
      </w:r>
      <w:r w:rsidRPr="001B5B1A">
        <w:rPr>
          <w:sz w:val="24"/>
          <w:szCs w:val="24"/>
        </w:rPr>
        <w:lastRenderedPageBreak/>
        <w:t>allow more than one tenant manufacturer to take possession of alternating proprietor licensed premises,</w:t>
      </w:r>
      <w:r w:rsidRPr="001B5B1A">
        <w:rPr>
          <w:spacing w:val="-5"/>
          <w:sz w:val="24"/>
          <w:szCs w:val="24"/>
        </w:rPr>
        <w:t xml:space="preserve"> </w:t>
      </w:r>
      <w:r w:rsidRPr="001B5B1A">
        <w:rPr>
          <w:sz w:val="24"/>
          <w:szCs w:val="24"/>
        </w:rPr>
        <w:t>pursuant</w:t>
      </w:r>
      <w:r w:rsidRPr="001B5B1A">
        <w:rPr>
          <w:spacing w:val="-5"/>
          <w:sz w:val="24"/>
          <w:szCs w:val="24"/>
        </w:rPr>
        <w:t xml:space="preserve"> </w:t>
      </w:r>
      <w:r w:rsidRPr="001B5B1A">
        <w:rPr>
          <w:sz w:val="24"/>
          <w:szCs w:val="24"/>
        </w:rPr>
        <w:t>to</w:t>
      </w:r>
      <w:r w:rsidRPr="001B5B1A">
        <w:rPr>
          <w:spacing w:val="-5"/>
          <w:sz w:val="24"/>
          <w:szCs w:val="24"/>
        </w:rPr>
        <w:t xml:space="preserve"> </w:t>
      </w:r>
      <w:r w:rsidRPr="001B5B1A">
        <w:rPr>
          <w:sz w:val="24"/>
          <w:szCs w:val="24"/>
        </w:rPr>
        <w:t>the</w:t>
      </w:r>
      <w:r w:rsidRPr="001B5B1A">
        <w:rPr>
          <w:spacing w:val="-4"/>
          <w:sz w:val="24"/>
          <w:szCs w:val="24"/>
        </w:rPr>
        <w:t xml:space="preserve"> </w:t>
      </w:r>
      <w:r w:rsidRPr="001B5B1A">
        <w:rPr>
          <w:sz w:val="24"/>
          <w:szCs w:val="24"/>
        </w:rPr>
        <w:t>requirements</w:t>
      </w:r>
      <w:r w:rsidRPr="001B5B1A">
        <w:rPr>
          <w:spacing w:val="-5"/>
          <w:sz w:val="24"/>
          <w:szCs w:val="24"/>
        </w:rPr>
        <w:t xml:space="preserve"> </w:t>
      </w:r>
      <w:r w:rsidRPr="001B5B1A">
        <w:rPr>
          <w:sz w:val="24"/>
          <w:szCs w:val="24"/>
        </w:rPr>
        <w:t>of</w:t>
      </w:r>
      <w:r w:rsidRPr="001B5B1A">
        <w:rPr>
          <w:spacing w:val="-5"/>
          <w:sz w:val="24"/>
          <w:szCs w:val="24"/>
        </w:rPr>
        <w:t xml:space="preserve"> </w:t>
      </w:r>
      <w:r w:rsidRPr="001B5B1A">
        <w:rPr>
          <w:sz w:val="24"/>
          <w:szCs w:val="24"/>
        </w:rPr>
        <w:t>this regulation,</w:t>
      </w:r>
      <w:r w:rsidRPr="001B5B1A">
        <w:rPr>
          <w:spacing w:val="-4"/>
          <w:sz w:val="24"/>
          <w:szCs w:val="24"/>
        </w:rPr>
        <w:t xml:space="preserve"> </w:t>
      </w:r>
      <w:r w:rsidRPr="001B5B1A">
        <w:rPr>
          <w:sz w:val="24"/>
          <w:szCs w:val="24"/>
        </w:rPr>
        <w:t>as</w:t>
      </w:r>
      <w:r w:rsidRPr="001B5B1A">
        <w:rPr>
          <w:spacing w:val="-5"/>
          <w:sz w:val="24"/>
          <w:szCs w:val="24"/>
        </w:rPr>
        <w:t xml:space="preserve"> </w:t>
      </w:r>
      <w:r w:rsidRPr="001B5B1A">
        <w:rPr>
          <w:sz w:val="24"/>
          <w:szCs w:val="24"/>
        </w:rPr>
        <w:t>long</w:t>
      </w:r>
      <w:r w:rsidRPr="001B5B1A">
        <w:rPr>
          <w:spacing w:val="-5"/>
          <w:sz w:val="24"/>
          <w:szCs w:val="24"/>
        </w:rPr>
        <w:t xml:space="preserve"> </w:t>
      </w:r>
      <w:r w:rsidRPr="001B5B1A">
        <w:rPr>
          <w:sz w:val="24"/>
          <w:szCs w:val="24"/>
        </w:rPr>
        <w:t>as</w:t>
      </w:r>
      <w:r w:rsidRPr="001B5B1A">
        <w:rPr>
          <w:spacing w:val="-4"/>
          <w:sz w:val="24"/>
          <w:szCs w:val="24"/>
        </w:rPr>
        <w:t xml:space="preserve"> </w:t>
      </w:r>
      <w:r w:rsidRPr="001B5B1A">
        <w:rPr>
          <w:sz w:val="24"/>
          <w:szCs w:val="24"/>
        </w:rPr>
        <w:t>there</w:t>
      </w:r>
      <w:r w:rsidRPr="001B5B1A">
        <w:rPr>
          <w:spacing w:val="-5"/>
          <w:sz w:val="24"/>
          <w:szCs w:val="24"/>
        </w:rPr>
        <w:t xml:space="preserve"> </w:t>
      </w:r>
      <w:r w:rsidRPr="001B5B1A">
        <w:rPr>
          <w:sz w:val="24"/>
          <w:szCs w:val="24"/>
        </w:rPr>
        <w:t>is</w:t>
      </w:r>
      <w:r w:rsidRPr="001B5B1A">
        <w:rPr>
          <w:spacing w:val="-5"/>
          <w:sz w:val="24"/>
          <w:szCs w:val="24"/>
        </w:rPr>
        <w:t xml:space="preserve"> </w:t>
      </w:r>
      <w:r w:rsidRPr="001B5B1A">
        <w:rPr>
          <w:sz w:val="24"/>
          <w:szCs w:val="24"/>
        </w:rPr>
        <w:t>no</w:t>
      </w:r>
      <w:r w:rsidRPr="001B5B1A">
        <w:rPr>
          <w:spacing w:val="-5"/>
          <w:sz w:val="24"/>
          <w:szCs w:val="24"/>
        </w:rPr>
        <w:t xml:space="preserve"> </w:t>
      </w:r>
      <w:r w:rsidRPr="001B5B1A">
        <w:rPr>
          <w:sz w:val="24"/>
          <w:szCs w:val="24"/>
        </w:rPr>
        <w:t>more than one tenant manufacturer per alternating proprietor licensed premises at any given</w:t>
      </w:r>
      <w:r w:rsidRPr="001B5B1A">
        <w:rPr>
          <w:spacing w:val="-2"/>
          <w:sz w:val="24"/>
          <w:szCs w:val="24"/>
        </w:rPr>
        <w:t xml:space="preserve"> </w:t>
      </w:r>
      <w:r w:rsidRPr="001B5B1A">
        <w:rPr>
          <w:sz w:val="24"/>
          <w:szCs w:val="24"/>
        </w:rPr>
        <w:t>time.</w:t>
      </w:r>
    </w:p>
    <w:p w14:paraId="36E5F492" w14:textId="77777777" w:rsidR="00A63239" w:rsidRPr="00581D9D" w:rsidRDefault="00A63239" w:rsidP="00A63239">
      <w:pPr>
        <w:numPr>
          <w:ilvl w:val="1"/>
          <w:numId w:val="15"/>
        </w:numPr>
        <w:tabs>
          <w:tab w:val="left" w:pos="1819"/>
          <w:tab w:val="left" w:pos="1820"/>
        </w:tabs>
        <w:rPr>
          <w:sz w:val="24"/>
          <w:szCs w:val="24"/>
        </w:rPr>
      </w:pPr>
      <w:r w:rsidRPr="001B5B1A">
        <w:rPr>
          <w:sz w:val="24"/>
          <w:szCs w:val="24"/>
        </w:rPr>
        <w:t xml:space="preserve">All manufacturers licensed pursuant to </w:t>
      </w:r>
      <w:ins w:id="201" w:author="Author">
        <w:r w:rsidRPr="001B5B1A">
          <w:rPr>
            <w:sz w:val="24"/>
            <w:szCs w:val="24"/>
          </w:rPr>
          <w:t xml:space="preserve">sections </w:t>
        </w:r>
      </w:ins>
      <w:r w:rsidRPr="001B5B1A">
        <w:rPr>
          <w:sz w:val="24"/>
          <w:szCs w:val="24"/>
        </w:rPr>
        <w:t>44-3-402, 44-3-403, 44-3-417, or</w:t>
      </w:r>
      <w:r w:rsidRPr="001B5B1A">
        <w:rPr>
          <w:spacing w:val="-28"/>
          <w:sz w:val="24"/>
          <w:szCs w:val="24"/>
        </w:rPr>
        <w:t xml:space="preserve"> </w:t>
      </w:r>
      <w:r w:rsidRPr="001B5B1A">
        <w:rPr>
          <w:sz w:val="24"/>
          <w:szCs w:val="24"/>
        </w:rPr>
        <w:t xml:space="preserve">44-3-422, C.R.S. must </w:t>
      </w:r>
      <w:proofErr w:type="gramStart"/>
      <w:r w:rsidRPr="001B5B1A">
        <w:rPr>
          <w:sz w:val="24"/>
          <w:szCs w:val="24"/>
        </w:rPr>
        <w:t>maintain possession of their dedicated premises at all times</w:t>
      </w:r>
      <w:proofErr w:type="gramEnd"/>
      <w:r w:rsidRPr="001B5B1A">
        <w:rPr>
          <w:sz w:val="24"/>
          <w:szCs w:val="24"/>
        </w:rPr>
        <w:t xml:space="preserve"> pursuant to </w:t>
      </w:r>
      <w:ins w:id="202" w:author="Author">
        <w:r w:rsidRPr="001B5B1A">
          <w:rPr>
            <w:sz w:val="24"/>
            <w:szCs w:val="24"/>
          </w:rPr>
          <w:t xml:space="preserve">subsection </w:t>
        </w:r>
      </w:ins>
      <w:r w:rsidRPr="001B5B1A">
        <w:rPr>
          <w:sz w:val="24"/>
          <w:szCs w:val="24"/>
        </w:rPr>
        <w:t>44-</w:t>
      </w:r>
      <w:del w:id="203" w:author="Author">
        <w:r w:rsidRPr="001B5B1A" w:rsidDel="005C285C">
          <w:rPr>
            <w:sz w:val="24"/>
            <w:szCs w:val="24"/>
          </w:rPr>
          <w:delText xml:space="preserve"> </w:delText>
        </w:r>
      </w:del>
      <w:r w:rsidRPr="001B5B1A">
        <w:rPr>
          <w:sz w:val="24"/>
          <w:szCs w:val="24"/>
        </w:rPr>
        <w:t>3-301(3)(a), C.R.S. A host manufacturer that elects to alternate its licensed premises must maintain dedicated premises that are separate from tenant manufacturer premises. Nothing herein shall prohibit any host or tenant manufacturer from temporarily transporting its manufactured product over dedicated premises or alternating proprietor licensed premises.</w:t>
      </w:r>
    </w:p>
    <w:p w14:paraId="2EE45849" w14:textId="77777777" w:rsidR="00A63239" w:rsidRPr="00581D9D" w:rsidRDefault="00A63239" w:rsidP="00A63239">
      <w:pPr>
        <w:numPr>
          <w:ilvl w:val="1"/>
          <w:numId w:val="15"/>
        </w:numPr>
        <w:tabs>
          <w:tab w:val="left" w:pos="1819"/>
          <w:tab w:val="left" w:pos="1820"/>
        </w:tabs>
        <w:rPr>
          <w:sz w:val="24"/>
          <w:szCs w:val="24"/>
        </w:rPr>
      </w:pPr>
      <w:r w:rsidRPr="001B5B1A">
        <w:rPr>
          <w:sz w:val="24"/>
          <w:szCs w:val="24"/>
        </w:rPr>
        <w:t>At all times specified in the alternating proprietor agreement, a tenant manufacturer must maintain possession, title, and control over raw materials and manufacturing operations,</w:t>
      </w:r>
      <w:r w:rsidRPr="001B5B1A">
        <w:rPr>
          <w:spacing w:val="-8"/>
          <w:sz w:val="24"/>
          <w:szCs w:val="24"/>
        </w:rPr>
        <w:t xml:space="preserve"> </w:t>
      </w:r>
      <w:r w:rsidRPr="001B5B1A">
        <w:rPr>
          <w:sz w:val="24"/>
          <w:szCs w:val="24"/>
        </w:rPr>
        <w:t>occurring</w:t>
      </w:r>
      <w:r w:rsidRPr="001B5B1A">
        <w:rPr>
          <w:spacing w:val="-8"/>
          <w:sz w:val="24"/>
          <w:szCs w:val="24"/>
        </w:rPr>
        <w:t xml:space="preserve"> </w:t>
      </w:r>
      <w:r w:rsidRPr="001B5B1A">
        <w:rPr>
          <w:sz w:val="24"/>
          <w:szCs w:val="24"/>
        </w:rPr>
        <w:t>on</w:t>
      </w:r>
      <w:r w:rsidRPr="001B5B1A">
        <w:rPr>
          <w:spacing w:val="-7"/>
          <w:sz w:val="24"/>
          <w:szCs w:val="24"/>
        </w:rPr>
        <w:t xml:space="preserve"> </w:t>
      </w:r>
      <w:r w:rsidRPr="001B5B1A">
        <w:rPr>
          <w:sz w:val="24"/>
          <w:szCs w:val="24"/>
        </w:rPr>
        <w:t>its</w:t>
      </w:r>
      <w:r w:rsidRPr="001B5B1A">
        <w:rPr>
          <w:spacing w:val="-8"/>
          <w:sz w:val="24"/>
          <w:szCs w:val="24"/>
        </w:rPr>
        <w:t xml:space="preserve"> </w:t>
      </w:r>
      <w:r w:rsidRPr="001B5B1A">
        <w:rPr>
          <w:sz w:val="24"/>
          <w:szCs w:val="24"/>
        </w:rPr>
        <w:t>assigned</w:t>
      </w:r>
      <w:r w:rsidRPr="001B5B1A">
        <w:rPr>
          <w:spacing w:val="-7"/>
          <w:sz w:val="24"/>
          <w:szCs w:val="24"/>
        </w:rPr>
        <w:t xml:space="preserve"> </w:t>
      </w:r>
      <w:r w:rsidRPr="001B5B1A">
        <w:rPr>
          <w:sz w:val="24"/>
          <w:szCs w:val="24"/>
        </w:rPr>
        <w:t>alternating</w:t>
      </w:r>
      <w:r w:rsidRPr="001B5B1A">
        <w:rPr>
          <w:spacing w:val="-8"/>
          <w:sz w:val="24"/>
          <w:szCs w:val="24"/>
        </w:rPr>
        <w:t xml:space="preserve"> </w:t>
      </w:r>
      <w:r w:rsidRPr="001B5B1A">
        <w:rPr>
          <w:sz w:val="24"/>
          <w:szCs w:val="24"/>
        </w:rPr>
        <w:t>proprietor</w:t>
      </w:r>
      <w:r w:rsidRPr="001B5B1A">
        <w:rPr>
          <w:spacing w:val="-7"/>
          <w:sz w:val="24"/>
          <w:szCs w:val="24"/>
        </w:rPr>
        <w:t xml:space="preserve"> </w:t>
      </w:r>
      <w:r w:rsidRPr="001B5B1A">
        <w:rPr>
          <w:sz w:val="24"/>
          <w:szCs w:val="24"/>
        </w:rPr>
        <w:t>licensed</w:t>
      </w:r>
      <w:r w:rsidRPr="001B5B1A">
        <w:rPr>
          <w:spacing w:val="-8"/>
          <w:sz w:val="24"/>
          <w:szCs w:val="24"/>
        </w:rPr>
        <w:t xml:space="preserve"> </w:t>
      </w:r>
      <w:r w:rsidRPr="001B5B1A">
        <w:rPr>
          <w:sz w:val="24"/>
          <w:szCs w:val="24"/>
        </w:rPr>
        <w:t>premises.</w:t>
      </w:r>
      <w:r w:rsidRPr="001B5B1A">
        <w:rPr>
          <w:spacing w:val="-7"/>
          <w:sz w:val="24"/>
          <w:szCs w:val="24"/>
        </w:rPr>
        <w:t xml:space="preserve"> </w:t>
      </w:r>
      <w:r w:rsidRPr="001B5B1A">
        <w:rPr>
          <w:sz w:val="24"/>
          <w:szCs w:val="24"/>
        </w:rPr>
        <w:t xml:space="preserve">Nothing in this regulation authorizes joint venture operations, and the operations of each manufacturer must be separate and distinct. </w:t>
      </w:r>
      <w:r w:rsidRPr="001B5B1A">
        <w:rPr>
          <w:spacing w:val="-3"/>
          <w:sz w:val="24"/>
          <w:szCs w:val="24"/>
        </w:rPr>
        <w:t xml:space="preserve">However, </w:t>
      </w:r>
      <w:r w:rsidRPr="001B5B1A">
        <w:rPr>
          <w:sz w:val="24"/>
          <w:szCs w:val="24"/>
        </w:rPr>
        <w:t xml:space="preserve">nothing herein shall prohibit a host or a tenant manufacturer from utilizing the services of another manufacturer’s staff or employees, </w:t>
      </w:r>
      <w:proofErr w:type="gramStart"/>
      <w:r w:rsidRPr="001B5B1A">
        <w:rPr>
          <w:sz w:val="24"/>
          <w:szCs w:val="24"/>
        </w:rPr>
        <w:t>as long as</w:t>
      </w:r>
      <w:proofErr w:type="gramEnd"/>
      <w:r w:rsidRPr="001B5B1A">
        <w:rPr>
          <w:sz w:val="24"/>
          <w:szCs w:val="24"/>
        </w:rPr>
        <w:t xml:space="preserve"> such an arrangement is provided for in the alternating proprietor</w:t>
      </w:r>
      <w:r w:rsidRPr="001B5B1A">
        <w:rPr>
          <w:spacing w:val="-2"/>
          <w:sz w:val="24"/>
          <w:szCs w:val="24"/>
        </w:rPr>
        <w:t xml:space="preserve"> </w:t>
      </w:r>
      <w:r w:rsidRPr="001B5B1A">
        <w:rPr>
          <w:sz w:val="24"/>
          <w:szCs w:val="24"/>
        </w:rPr>
        <w:t>agreement.</w:t>
      </w:r>
    </w:p>
    <w:p w14:paraId="091BBACB" w14:textId="77777777" w:rsidR="00A63239" w:rsidRPr="00581D9D" w:rsidRDefault="00A63239" w:rsidP="00A63239">
      <w:pPr>
        <w:numPr>
          <w:ilvl w:val="1"/>
          <w:numId w:val="15"/>
        </w:numPr>
        <w:tabs>
          <w:tab w:val="left" w:pos="1819"/>
          <w:tab w:val="left" w:pos="1820"/>
        </w:tabs>
        <w:rPr>
          <w:sz w:val="24"/>
          <w:szCs w:val="24"/>
        </w:rPr>
      </w:pPr>
      <w:r w:rsidRPr="001B5B1A">
        <w:rPr>
          <w:sz w:val="24"/>
          <w:szCs w:val="24"/>
        </w:rPr>
        <w:t>Alternating</w:t>
      </w:r>
      <w:r w:rsidRPr="001B5B1A">
        <w:rPr>
          <w:spacing w:val="-8"/>
          <w:sz w:val="24"/>
          <w:szCs w:val="24"/>
        </w:rPr>
        <w:t xml:space="preserve"> </w:t>
      </w:r>
      <w:r w:rsidRPr="001B5B1A">
        <w:rPr>
          <w:sz w:val="24"/>
          <w:szCs w:val="24"/>
        </w:rPr>
        <w:t>proprietor</w:t>
      </w:r>
      <w:r w:rsidRPr="001B5B1A">
        <w:rPr>
          <w:spacing w:val="-7"/>
          <w:sz w:val="24"/>
          <w:szCs w:val="24"/>
        </w:rPr>
        <w:t xml:space="preserve"> </w:t>
      </w:r>
      <w:r w:rsidRPr="001B5B1A">
        <w:rPr>
          <w:sz w:val="24"/>
          <w:szCs w:val="24"/>
        </w:rPr>
        <w:t>licensed</w:t>
      </w:r>
      <w:r w:rsidRPr="001B5B1A">
        <w:rPr>
          <w:spacing w:val="-7"/>
          <w:sz w:val="24"/>
          <w:szCs w:val="24"/>
        </w:rPr>
        <w:t xml:space="preserve"> </w:t>
      </w:r>
      <w:r w:rsidRPr="001B5B1A">
        <w:rPr>
          <w:sz w:val="24"/>
          <w:szCs w:val="24"/>
        </w:rPr>
        <w:t>premises</w:t>
      </w:r>
      <w:r w:rsidRPr="001B5B1A">
        <w:rPr>
          <w:spacing w:val="-7"/>
          <w:sz w:val="24"/>
          <w:szCs w:val="24"/>
        </w:rPr>
        <w:t xml:space="preserve"> </w:t>
      </w:r>
      <w:r w:rsidRPr="001B5B1A">
        <w:rPr>
          <w:sz w:val="24"/>
          <w:szCs w:val="24"/>
        </w:rPr>
        <w:t>within</w:t>
      </w:r>
      <w:r w:rsidRPr="001B5B1A">
        <w:rPr>
          <w:spacing w:val="-7"/>
          <w:sz w:val="24"/>
          <w:szCs w:val="24"/>
        </w:rPr>
        <w:t xml:space="preserve"> </w:t>
      </w:r>
      <w:r w:rsidRPr="001B5B1A">
        <w:rPr>
          <w:sz w:val="24"/>
          <w:szCs w:val="24"/>
        </w:rPr>
        <w:t>host</w:t>
      </w:r>
      <w:r w:rsidRPr="001B5B1A">
        <w:rPr>
          <w:spacing w:val="-8"/>
          <w:sz w:val="24"/>
          <w:szCs w:val="24"/>
        </w:rPr>
        <w:t xml:space="preserve"> </w:t>
      </w:r>
      <w:r w:rsidRPr="001B5B1A">
        <w:rPr>
          <w:sz w:val="24"/>
          <w:szCs w:val="24"/>
        </w:rPr>
        <w:t>manufacturing</w:t>
      </w:r>
      <w:r w:rsidRPr="001B5B1A">
        <w:rPr>
          <w:spacing w:val="-7"/>
          <w:sz w:val="24"/>
          <w:szCs w:val="24"/>
        </w:rPr>
        <w:t xml:space="preserve"> </w:t>
      </w:r>
      <w:r w:rsidRPr="001B5B1A">
        <w:rPr>
          <w:sz w:val="24"/>
          <w:szCs w:val="24"/>
        </w:rPr>
        <w:t>premises</w:t>
      </w:r>
      <w:r w:rsidRPr="001B5B1A">
        <w:rPr>
          <w:spacing w:val="-7"/>
          <w:sz w:val="24"/>
          <w:szCs w:val="24"/>
        </w:rPr>
        <w:t xml:space="preserve"> </w:t>
      </w:r>
      <w:r w:rsidRPr="001B5B1A">
        <w:rPr>
          <w:sz w:val="24"/>
          <w:szCs w:val="24"/>
        </w:rPr>
        <w:t>must</w:t>
      </w:r>
      <w:r w:rsidRPr="001B5B1A">
        <w:rPr>
          <w:spacing w:val="-7"/>
          <w:sz w:val="24"/>
          <w:szCs w:val="24"/>
        </w:rPr>
        <w:t xml:space="preserve"> </w:t>
      </w:r>
      <w:r w:rsidRPr="001B5B1A">
        <w:rPr>
          <w:sz w:val="24"/>
          <w:szCs w:val="24"/>
        </w:rPr>
        <w:t>be separated in a manner that adequately distinguishes each alternating proprietor licensed premises area by use of placards, partitions, or other physical</w:t>
      </w:r>
      <w:r w:rsidRPr="001B5B1A">
        <w:rPr>
          <w:spacing w:val="-39"/>
          <w:sz w:val="24"/>
          <w:szCs w:val="24"/>
        </w:rPr>
        <w:t xml:space="preserve"> </w:t>
      </w:r>
      <w:r w:rsidRPr="001B5B1A">
        <w:rPr>
          <w:sz w:val="24"/>
          <w:szCs w:val="24"/>
        </w:rPr>
        <w:t>means.</w:t>
      </w:r>
    </w:p>
    <w:p w14:paraId="07D9C229" w14:textId="77777777" w:rsidR="00A63239" w:rsidRPr="00581D9D" w:rsidRDefault="00A63239" w:rsidP="00A63239">
      <w:pPr>
        <w:numPr>
          <w:ilvl w:val="1"/>
          <w:numId w:val="15"/>
        </w:numPr>
        <w:tabs>
          <w:tab w:val="left" w:pos="1819"/>
          <w:tab w:val="left" w:pos="1820"/>
        </w:tabs>
        <w:rPr>
          <w:sz w:val="24"/>
          <w:szCs w:val="24"/>
        </w:rPr>
      </w:pPr>
      <w:r w:rsidRPr="001B5B1A">
        <w:rPr>
          <w:sz w:val="24"/>
          <w:szCs w:val="24"/>
        </w:rPr>
        <w:t>Nothing</w:t>
      </w:r>
      <w:r w:rsidRPr="001B5B1A">
        <w:rPr>
          <w:spacing w:val="-6"/>
          <w:sz w:val="24"/>
          <w:szCs w:val="24"/>
        </w:rPr>
        <w:t xml:space="preserve"> </w:t>
      </w:r>
      <w:r w:rsidRPr="001B5B1A">
        <w:rPr>
          <w:sz w:val="24"/>
          <w:szCs w:val="24"/>
        </w:rPr>
        <w:t>in</w:t>
      </w:r>
      <w:r w:rsidRPr="001B5B1A">
        <w:rPr>
          <w:spacing w:val="-6"/>
          <w:sz w:val="24"/>
          <w:szCs w:val="24"/>
        </w:rPr>
        <w:t xml:space="preserve"> </w:t>
      </w:r>
      <w:r w:rsidRPr="001B5B1A">
        <w:rPr>
          <w:sz w:val="24"/>
          <w:szCs w:val="24"/>
        </w:rPr>
        <w:t>this</w:t>
      </w:r>
      <w:r w:rsidRPr="001B5B1A">
        <w:rPr>
          <w:spacing w:val="-5"/>
          <w:sz w:val="24"/>
          <w:szCs w:val="24"/>
        </w:rPr>
        <w:t xml:space="preserve"> </w:t>
      </w:r>
      <w:r w:rsidRPr="001B5B1A">
        <w:rPr>
          <w:sz w:val="24"/>
          <w:szCs w:val="24"/>
        </w:rPr>
        <w:t>regulation</w:t>
      </w:r>
      <w:r w:rsidRPr="001B5B1A">
        <w:rPr>
          <w:spacing w:val="-6"/>
          <w:sz w:val="24"/>
          <w:szCs w:val="24"/>
        </w:rPr>
        <w:t xml:space="preserve"> </w:t>
      </w:r>
      <w:r w:rsidRPr="001B5B1A">
        <w:rPr>
          <w:sz w:val="24"/>
          <w:szCs w:val="24"/>
        </w:rPr>
        <w:t>shall</w:t>
      </w:r>
      <w:r w:rsidRPr="001B5B1A">
        <w:rPr>
          <w:spacing w:val="-5"/>
          <w:sz w:val="24"/>
          <w:szCs w:val="24"/>
        </w:rPr>
        <w:t xml:space="preserve"> </w:t>
      </w:r>
      <w:r w:rsidRPr="001B5B1A">
        <w:rPr>
          <w:sz w:val="24"/>
          <w:szCs w:val="24"/>
        </w:rPr>
        <w:t>authorize</w:t>
      </w:r>
      <w:r w:rsidRPr="001B5B1A">
        <w:rPr>
          <w:spacing w:val="-6"/>
          <w:sz w:val="24"/>
          <w:szCs w:val="24"/>
        </w:rPr>
        <w:t xml:space="preserve"> </w:t>
      </w:r>
      <w:r w:rsidRPr="001B5B1A">
        <w:rPr>
          <w:sz w:val="24"/>
          <w:szCs w:val="24"/>
        </w:rPr>
        <w:t>a</w:t>
      </w:r>
      <w:r w:rsidRPr="001B5B1A">
        <w:rPr>
          <w:spacing w:val="-6"/>
          <w:sz w:val="24"/>
          <w:szCs w:val="24"/>
        </w:rPr>
        <w:t xml:space="preserve"> </w:t>
      </w:r>
      <w:r w:rsidRPr="001B5B1A">
        <w:rPr>
          <w:sz w:val="24"/>
          <w:szCs w:val="24"/>
        </w:rPr>
        <w:t>host</w:t>
      </w:r>
      <w:r w:rsidRPr="001B5B1A">
        <w:rPr>
          <w:spacing w:val="-5"/>
          <w:sz w:val="24"/>
          <w:szCs w:val="24"/>
        </w:rPr>
        <w:t xml:space="preserve"> </w:t>
      </w:r>
      <w:r w:rsidRPr="001B5B1A">
        <w:rPr>
          <w:sz w:val="24"/>
          <w:szCs w:val="24"/>
        </w:rPr>
        <w:t>manufacturer</w:t>
      </w:r>
      <w:r w:rsidRPr="001B5B1A">
        <w:rPr>
          <w:spacing w:val="-6"/>
          <w:sz w:val="24"/>
          <w:szCs w:val="24"/>
        </w:rPr>
        <w:t xml:space="preserve"> </w:t>
      </w:r>
      <w:r w:rsidRPr="001B5B1A">
        <w:rPr>
          <w:sz w:val="24"/>
          <w:szCs w:val="24"/>
        </w:rPr>
        <w:t>that</w:t>
      </w:r>
      <w:r w:rsidRPr="001B5B1A">
        <w:rPr>
          <w:spacing w:val="-5"/>
          <w:sz w:val="24"/>
          <w:szCs w:val="24"/>
        </w:rPr>
        <w:t xml:space="preserve"> </w:t>
      </w:r>
      <w:r w:rsidRPr="001B5B1A">
        <w:rPr>
          <w:sz w:val="24"/>
          <w:szCs w:val="24"/>
        </w:rPr>
        <w:t>is</w:t>
      </w:r>
      <w:r w:rsidRPr="001B5B1A">
        <w:rPr>
          <w:spacing w:val="-6"/>
          <w:sz w:val="24"/>
          <w:szCs w:val="24"/>
        </w:rPr>
        <w:t xml:space="preserve"> </w:t>
      </w:r>
      <w:r w:rsidRPr="001B5B1A">
        <w:rPr>
          <w:sz w:val="24"/>
          <w:szCs w:val="24"/>
        </w:rPr>
        <w:t>licensed</w:t>
      </w:r>
      <w:r w:rsidRPr="001B5B1A">
        <w:rPr>
          <w:spacing w:val="-5"/>
          <w:sz w:val="24"/>
          <w:szCs w:val="24"/>
        </w:rPr>
        <w:t xml:space="preserve"> </w:t>
      </w:r>
      <w:r w:rsidRPr="001B5B1A">
        <w:rPr>
          <w:sz w:val="24"/>
          <w:szCs w:val="24"/>
        </w:rPr>
        <w:t xml:space="preserve">solely </w:t>
      </w:r>
      <w:proofErr w:type="gramStart"/>
      <w:r w:rsidRPr="001B5B1A">
        <w:rPr>
          <w:sz w:val="24"/>
          <w:szCs w:val="24"/>
        </w:rPr>
        <w:t>for the production of</w:t>
      </w:r>
      <w:proofErr w:type="gramEnd"/>
      <w:r w:rsidRPr="001B5B1A">
        <w:rPr>
          <w:sz w:val="24"/>
          <w:szCs w:val="24"/>
        </w:rPr>
        <w:t xml:space="preserve"> vinous </w:t>
      </w:r>
      <w:r w:rsidRPr="001B5B1A">
        <w:rPr>
          <w:spacing w:val="-3"/>
          <w:sz w:val="24"/>
          <w:szCs w:val="24"/>
        </w:rPr>
        <w:t xml:space="preserve">liquor, </w:t>
      </w:r>
      <w:r w:rsidRPr="001B5B1A">
        <w:rPr>
          <w:sz w:val="24"/>
          <w:szCs w:val="24"/>
        </w:rPr>
        <w:t>pursuant to</w:t>
      </w:r>
      <w:ins w:id="204" w:author="Author">
        <w:r w:rsidRPr="001B5B1A">
          <w:rPr>
            <w:sz w:val="24"/>
            <w:szCs w:val="24"/>
          </w:rPr>
          <w:t xml:space="preserve"> sections</w:t>
        </w:r>
      </w:ins>
      <w:r w:rsidRPr="001B5B1A">
        <w:rPr>
          <w:sz w:val="24"/>
          <w:szCs w:val="24"/>
        </w:rPr>
        <w:t xml:space="preserve"> 44-3-402, 44-3-403, or 44-3-422, C.R.S., to allow any tenant </w:t>
      </w:r>
      <w:r w:rsidRPr="001B5B1A">
        <w:rPr>
          <w:sz w:val="24"/>
          <w:szCs w:val="24"/>
        </w:rPr>
        <w:lastRenderedPageBreak/>
        <w:t>manufacturer to engage in the manufacture of anything other than vinous</w:t>
      </w:r>
      <w:r w:rsidRPr="001B5B1A">
        <w:rPr>
          <w:spacing w:val="-4"/>
          <w:sz w:val="24"/>
          <w:szCs w:val="24"/>
        </w:rPr>
        <w:t xml:space="preserve"> </w:t>
      </w:r>
      <w:r w:rsidRPr="001B5B1A">
        <w:rPr>
          <w:spacing w:val="-3"/>
          <w:sz w:val="24"/>
          <w:szCs w:val="24"/>
        </w:rPr>
        <w:t>liquor.</w:t>
      </w:r>
    </w:p>
    <w:p w14:paraId="47FA4C27" w14:textId="77777777" w:rsidR="00A63239" w:rsidRPr="00301751" w:rsidRDefault="00A63239" w:rsidP="00A63239">
      <w:pPr>
        <w:numPr>
          <w:ilvl w:val="1"/>
          <w:numId w:val="15"/>
        </w:numPr>
        <w:tabs>
          <w:tab w:val="left" w:pos="1819"/>
          <w:tab w:val="left" w:pos="1820"/>
        </w:tabs>
        <w:rPr>
          <w:sz w:val="24"/>
          <w:szCs w:val="24"/>
        </w:rPr>
      </w:pPr>
      <w:r w:rsidRPr="001B5B1A">
        <w:rPr>
          <w:sz w:val="24"/>
          <w:szCs w:val="24"/>
        </w:rPr>
        <w:t>Nothing</w:t>
      </w:r>
      <w:r w:rsidRPr="001B5B1A">
        <w:rPr>
          <w:spacing w:val="-6"/>
          <w:sz w:val="24"/>
          <w:szCs w:val="24"/>
        </w:rPr>
        <w:t xml:space="preserve"> </w:t>
      </w:r>
      <w:r w:rsidRPr="001B5B1A">
        <w:rPr>
          <w:sz w:val="24"/>
          <w:szCs w:val="24"/>
        </w:rPr>
        <w:t>in</w:t>
      </w:r>
      <w:r w:rsidRPr="001B5B1A">
        <w:rPr>
          <w:spacing w:val="-6"/>
          <w:sz w:val="24"/>
          <w:szCs w:val="24"/>
        </w:rPr>
        <w:t xml:space="preserve"> </w:t>
      </w:r>
      <w:r w:rsidRPr="001B5B1A">
        <w:rPr>
          <w:sz w:val="24"/>
          <w:szCs w:val="24"/>
        </w:rPr>
        <w:t>this</w:t>
      </w:r>
      <w:r w:rsidRPr="001B5B1A">
        <w:rPr>
          <w:spacing w:val="-5"/>
          <w:sz w:val="24"/>
          <w:szCs w:val="24"/>
        </w:rPr>
        <w:t xml:space="preserve"> </w:t>
      </w:r>
      <w:r w:rsidRPr="001B5B1A">
        <w:rPr>
          <w:sz w:val="24"/>
          <w:szCs w:val="24"/>
        </w:rPr>
        <w:t>regulation</w:t>
      </w:r>
      <w:r w:rsidRPr="001B5B1A">
        <w:rPr>
          <w:spacing w:val="-6"/>
          <w:sz w:val="24"/>
          <w:szCs w:val="24"/>
        </w:rPr>
        <w:t xml:space="preserve"> </w:t>
      </w:r>
      <w:r w:rsidRPr="001B5B1A">
        <w:rPr>
          <w:sz w:val="24"/>
          <w:szCs w:val="24"/>
        </w:rPr>
        <w:t>shall</w:t>
      </w:r>
      <w:r w:rsidRPr="001B5B1A">
        <w:rPr>
          <w:spacing w:val="-5"/>
          <w:sz w:val="24"/>
          <w:szCs w:val="24"/>
        </w:rPr>
        <w:t xml:space="preserve"> </w:t>
      </w:r>
      <w:r w:rsidRPr="001B5B1A">
        <w:rPr>
          <w:sz w:val="24"/>
          <w:szCs w:val="24"/>
        </w:rPr>
        <w:t>authorize</w:t>
      </w:r>
      <w:r w:rsidRPr="001B5B1A">
        <w:rPr>
          <w:spacing w:val="-6"/>
          <w:sz w:val="24"/>
          <w:szCs w:val="24"/>
        </w:rPr>
        <w:t xml:space="preserve"> </w:t>
      </w:r>
      <w:r w:rsidRPr="001B5B1A">
        <w:rPr>
          <w:sz w:val="24"/>
          <w:szCs w:val="24"/>
        </w:rPr>
        <w:t>a</w:t>
      </w:r>
      <w:r w:rsidRPr="001B5B1A">
        <w:rPr>
          <w:spacing w:val="-6"/>
          <w:sz w:val="24"/>
          <w:szCs w:val="24"/>
        </w:rPr>
        <w:t xml:space="preserve"> </w:t>
      </w:r>
      <w:r w:rsidRPr="001B5B1A">
        <w:rPr>
          <w:sz w:val="24"/>
          <w:szCs w:val="24"/>
        </w:rPr>
        <w:t>host</w:t>
      </w:r>
      <w:r w:rsidRPr="001B5B1A">
        <w:rPr>
          <w:spacing w:val="-5"/>
          <w:sz w:val="24"/>
          <w:szCs w:val="24"/>
        </w:rPr>
        <w:t xml:space="preserve"> </w:t>
      </w:r>
      <w:r w:rsidRPr="001B5B1A">
        <w:rPr>
          <w:sz w:val="24"/>
          <w:szCs w:val="24"/>
        </w:rPr>
        <w:t>manufacturer</w:t>
      </w:r>
      <w:r w:rsidRPr="001B5B1A">
        <w:rPr>
          <w:spacing w:val="-6"/>
          <w:sz w:val="24"/>
          <w:szCs w:val="24"/>
        </w:rPr>
        <w:t xml:space="preserve"> </w:t>
      </w:r>
      <w:r w:rsidRPr="001B5B1A">
        <w:rPr>
          <w:sz w:val="24"/>
          <w:szCs w:val="24"/>
        </w:rPr>
        <w:t>that</w:t>
      </w:r>
      <w:r w:rsidRPr="001B5B1A">
        <w:rPr>
          <w:spacing w:val="-5"/>
          <w:sz w:val="24"/>
          <w:szCs w:val="24"/>
        </w:rPr>
        <w:t xml:space="preserve"> </w:t>
      </w:r>
      <w:r w:rsidRPr="001B5B1A">
        <w:rPr>
          <w:sz w:val="24"/>
          <w:szCs w:val="24"/>
        </w:rPr>
        <w:t>is</w:t>
      </w:r>
      <w:r w:rsidRPr="001B5B1A">
        <w:rPr>
          <w:spacing w:val="-6"/>
          <w:sz w:val="24"/>
          <w:szCs w:val="24"/>
        </w:rPr>
        <w:t xml:space="preserve"> </w:t>
      </w:r>
      <w:r w:rsidRPr="001B5B1A">
        <w:rPr>
          <w:sz w:val="24"/>
          <w:szCs w:val="24"/>
        </w:rPr>
        <w:t>licensed</w:t>
      </w:r>
      <w:r w:rsidRPr="001B5B1A">
        <w:rPr>
          <w:spacing w:val="-5"/>
          <w:sz w:val="24"/>
          <w:szCs w:val="24"/>
        </w:rPr>
        <w:t xml:space="preserve"> </w:t>
      </w:r>
      <w:r w:rsidRPr="001B5B1A">
        <w:rPr>
          <w:sz w:val="24"/>
          <w:szCs w:val="24"/>
        </w:rPr>
        <w:t xml:space="preserve">solely </w:t>
      </w:r>
      <w:proofErr w:type="gramStart"/>
      <w:r w:rsidRPr="001B5B1A">
        <w:rPr>
          <w:sz w:val="24"/>
          <w:szCs w:val="24"/>
        </w:rPr>
        <w:t>for the production of</w:t>
      </w:r>
      <w:proofErr w:type="gramEnd"/>
      <w:r w:rsidRPr="001B5B1A">
        <w:rPr>
          <w:sz w:val="24"/>
          <w:szCs w:val="24"/>
        </w:rPr>
        <w:t xml:space="preserve"> malt </w:t>
      </w:r>
      <w:r w:rsidRPr="001B5B1A">
        <w:rPr>
          <w:spacing w:val="-3"/>
          <w:sz w:val="24"/>
          <w:szCs w:val="24"/>
        </w:rPr>
        <w:t xml:space="preserve">liquor, </w:t>
      </w:r>
      <w:r w:rsidRPr="001B5B1A">
        <w:rPr>
          <w:sz w:val="24"/>
          <w:szCs w:val="24"/>
        </w:rPr>
        <w:t xml:space="preserve">pursuant to </w:t>
      </w:r>
      <w:ins w:id="205" w:author="Author">
        <w:r w:rsidRPr="001B5B1A">
          <w:rPr>
            <w:sz w:val="24"/>
            <w:szCs w:val="24"/>
          </w:rPr>
          <w:t xml:space="preserve">sections </w:t>
        </w:r>
      </w:ins>
      <w:r w:rsidRPr="001B5B1A">
        <w:rPr>
          <w:sz w:val="24"/>
          <w:szCs w:val="24"/>
        </w:rPr>
        <w:t>44-3-402 or 44-3-417,</w:t>
      </w:r>
      <w:ins w:id="206" w:author="Author">
        <w:r w:rsidRPr="001B5B1A">
          <w:rPr>
            <w:sz w:val="24"/>
            <w:szCs w:val="24"/>
          </w:rPr>
          <w:t xml:space="preserve"> C.R.S.,</w:t>
        </w:r>
      </w:ins>
      <w:r w:rsidRPr="001B5B1A">
        <w:rPr>
          <w:sz w:val="24"/>
          <w:szCs w:val="24"/>
        </w:rPr>
        <w:t xml:space="preserve"> to allow any tenant manufacturer to engage in the manufacture of anything other than malt </w:t>
      </w:r>
      <w:r w:rsidRPr="001B5B1A">
        <w:rPr>
          <w:spacing w:val="-3"/>
          <w:sz w:val="24"/>
          <w:szCs w:val="24"/>
        </w:rPr>
        <w:t>liquor.</w:t>
      </w:r>
    </w:p>
    <w:p w14:paraId="684842EA" w14:textId="77777777" w:rsidR="00A63239" w:rsidRPr="00581D9D" w:rsidRDefault="00A63239" w:rsidP="00A63239">
      <w:pPr>
        <w:numPr>
          <w:ilvl w:val="1"/>
          <w:numId w:val="15"/>
        </w:numPr>
        <w:tabs>
          <w:tab w:val="left" w:pos="1819"/>
          <w:tab w:val="left" w:pos="1820"/>
        </w:tabs>
        <w:rPr>
          <w:sz w:val="24"/>
          <w:szCs w:val="24"/>
        </w:rPr>
      </w:pPr>
      <w:r w:rsidRPr="001B5B1A">
        <w:rPr>
          <w:sz w:val="24"/>
          <w:szCs w:val="24"/>
        </w:rPr>
        <w:t>The authorization to alternate any licensed premises may be suspended or denied</w:t>
      </w:r>
      <w:r w:rsidRPr="001B5B1A">
        <w:rPr>
          <w:spacing w:val="-36"/>
          <w:sz w:val="24"/>
          <w:szCs w:val="24"/>
        </w:rPr>
        <w:t xml:space="preserve"> </w:t>
      </w:r>
      <w:r w:rsidRPr="001B5B1A">
        <w:rPr>
          <w:sz w:val="24"/>
          <w:szCs w:val="24"/>
        </w:rPr>
        <w:t>by the state licensing authority due to violations of the host or tenant manufacturer.</w:t>
      </w:r>
    </w:p>
    <w:p w14:paraId="373C078A" w14:textId="77777777" w:rsidR="00A63239" w:rsidRPr="00581D9D" w:rsidRDefault="00A63239" w:rsidP="00A63239">
      <w:pPr>
        <w:numPr>
          <w:ilvl w:val="0"/>
          <w:numId w:val="15"/>
        </w:numPr>
        <w:tabs>
          <w:tab w:val="left" w:pos="1099"/>
          <w:tab w:val="left" w:pos="1100"/>
        </w:tabs>
        <w:rPr>
          <w:sz w:val="24"/>
          <w:szCs w:val="24"/>
        </w:rPr>
      </w:pPr>
      <w:r w:rsidRPr="001B5B1A">
        <w:rPr>
          <w:sz w:val="24"/>
          <w:szCs w:val="24"/>
        </w:rPr>
        <w:t>Application for Alternating Proprietor Licensed</w:t>
      </w:r>
      <w:r w:rsidRPr="001B5B1A">
        <w:rPr>
          <w:spacing w:val="-8"/>
          <w:sz w:val="24"/>
          <w:szCs w:val="24"/>
        </w:rPr>
        <w:t xml:space="preserve"> </w:t>
      </w:r>
      <w:r w:rsidRPr="001B5B1A">
        <w:rPr>
          <w:sz w:val="24"/>
          <w:szCs w:val="24"/>
        </w:rPr>
        <w:t>Premises</w:t>
      </w:r>
    </w:p>
    <w:p w14:paraId="14FA0EA1" w14:textId="77777777" w:rsidR="00A63239" w:rsidRPr="00581D9D" w:rsidRDefault="00A63239" w:rsidP="00A63239">
      <w:pPr>
        <w:numPr>
          <w:ilvl w:val="1"/>
          <w:numId w:val="15"/>
        </w:numPr>
        <w:tabs>
          <w:tab w:val="left" w:pos="1819"/>
          <w:tab w:val="left" w:pos="1820"/>
        </w:tabs>
        <w:rPr>
          <w:sz w:val="24"/>
          <w:szCs w:val="24"/>
        </w:rPr>
      </w:pPr>
      <w:r w:rsidRPr="001B5B1A">
        <w:rPr>
          <w:sz w:val="24"/>
          <w:szCs w:val="24"/>
        </w:rPr>
        <w:t>When</w:t>
      </w:r>
      <w:r w:rsidRPr="001B5B1A">
        <w:rPr>
          <w:spacing w:val="-6"/>
          <w:sz w:val="24"/>
          <w:szCs w:val="24"/>
        </w:rPr>
        <w:t xml:space="preserve"> </w:t>
      </w:r>
      <w:r w:rsidRPr="001B5B1A">
        <w:rPr>
          <w:sz w:val="24"/>
          <w:szCs w:val="24"/>
        </w:rPr>
        <w:t>a</w:t>
      </w:r>
      <w:r w:rsidRPr="001B5B1A">
        <w:rPr>
          <w:spacing w:val="-6"/>
          <w:sz w:val="24"/>
          <w:szCs w:val="24"/>
        </w:rPr>
        <w:t xml:space="preserve"> </w:t>
      </w:r>
      <w:r w:rsidRPr="001B5B1A">
        <w:rPr>
          <w:sz w:val="24"/>
          <w:szCs w:val="24"/>
        </w:rPr>
        <w:t>host</w:t>
      </w:r>
      <w:r w:rsidRPr="001B5B1A">
        <w:rPr>
          <w:spacing w:val="-6"/>
          <w:sz w:val="24"/>
          <w:szCs w:val="24"/>
        </w:rPr>
        <w:t xml:space="preserve"> </w:t>
      </w:r>
      <w:r w:rsidRPr="001B5B1A">
        <w:rPr>
          <w:sz w:val="24"/>
          <w:szCs w:val="24"/>
        </w:rPr>
        <w:t>manufacturer</w:t>
      </w:r>
      <w:r w:rsidRPr="001B5B1A">
        <w:rPr>
          <w:spacing w:val="-5"/>
          <w:sz w:val="24"/>
          <w:szCs w:val="24"/>
        </w:rPr>
        <w:t xml:space="preserve"> </w:t>
      </w:r>
      <w:r w:rsidRPr="001B5B1A">
        <w:rPr>
          <w:sz w:val="24"/>
          <w:szCs w:val="24"/>
        </w:rPr>
        <w:t>elects</w:t>
      </w:r>
      <w:r w:rsidRPr="001B5B1A">
        <w:rPr>
          <w:spacing w:val="-6"/>
          <w:sz w:val="24"/>
          <w:szCs w:val="24"/>
        </w:rPr>
        <w:t xml:space="preserve"> </w:t>
      </w:r>
      <w:r w:rsidRPr="001B5B1A">
        <w:rPr>
          <w:sz w:val="24"/>
          <w:szCs w:val="24"/>
        </w:rPr>
        <w:t>to</w:t>
      </w:r>
      <w:r w:rsidRPr="001B5B1A">
        <w:rPr>
          <w:spacing w:val="-6"/>
          <w:sz w:val="24"/>
          <w:szCs w:val="24"/>
        </w:rPr>
        <w:t xml:space="preserve"> </w:t>
      </w:r>
      <w:r w:rsidRPr="001B5B1A">
        <w:rPr>
          <w:sz w:val="24"/>
          <w:szCs w:val="24"/>
        </w:rPr>
        <w:t>alternate</w:t>
      </w:r>
      <w:r w:rsidRPr="001B5B1A">
        <w:rPr>
          <w:spacing w:val="-6"/>
          <w:sz w:val="24"/>
          <w:szCs w:val="24"/>
        </w:rPr>
        <w:t xml:space="preserve"> </w:t>
      </w:r>
      <w:r w:rsidRPr="001B5B1A">
        <w:rPr>
          <w:sz w:val="24"/>
          <w:szCs w:val="24"/>
        </w:rPr>
        <w:t>its</w:t>
      </w:r>
      <w:r w:rsidRPr="001B5B1A">
        <w:rPr>
          <w:spacing w:val="-5"/>
          <w:sz w:val="24"/>
          <w:szCs w:val="24"/>
        </w:rPr>
        <w:t xml:space="preserve"> </w:t>
      </w:r>
      <w:r w:rsidRPr="001B5B1A">
        <w:rPr>
          <w:sz w:val="24"/>
          <w:szCs w:val="24"/>
        </w:rPr>
        <w:t>licensed</w:t>
      </w:r>
      <w:r w:rsidRPr="001B5B1A">
        <w:rPr>
          <w:spacing w:val="-6"/>
          <w:sz w:val="24"/>
          <w:szCs w:val="24"/>
        </w:rPr>
        <w:t xml:space="preserve"> </w:t>
      </w:r>
      <w:r w:rsidRPr="001B5B1A">
        <w:rPr>
          <w:sz w:val="24"/>
          <w:szCs w:val="24"/>
        </w:rPr>
        <w:t>premises</w:t>
      </w:r>
      <w:r w:rsidRPr="001B5B1A">
        <w:rPr>
          <w:spacing w:val="-6"/>
          <w:sz w:val="24"/>
          <w:szCs w:val="24"/>
        </w:rPr>
        <w:t xml:space="preserve"> </w:t>
      </w:r>
      <w:r w:rsidRPr="001B5B1A">
        <w:rPr>
          <w:sz w:val="24"/>
          <w:szCs w:val="24"/>
        </w:rPr>
        <w:t>by</w:t>
      </w:r>
      <w:r w:rsidRPr="001B5B1A">
        <w:rPr>
          <w:spacing w:val="-6"/>
          <w:sz w:val="24"/>
          <w:szCs w:val="24"/>
        </w:rPr>
        <w:t xml:space="preserve"> </w:t>
      </w:r>
      <w:r w:rsidRPr="001B5B1A">
        <w:rPr>
          <w:sz w:val="24"/>
          <w:szCs w:val="24"/>
        </w:rPr>
        <w:t>designating a portion of its licensed premises as alternating proprietor licensed premises, it shall file notification with the Division, within ten (10) days after alternation has commenced.</w:t>
      </w:r>
    </w:p>
    <w:p w14:paraId="580FF3A1" w14:textId="77777777" w:rsidR="00A63239" w:rsidRPr="00581D9D" w:rsidRDefault="00A63239" w:rsidP="00A63239">
      <w:pPr>
        <w:numPr>
          <w:ilvl w:val="1"/>
          <w:numId w:val="15"/>
        </w:numPr>
        <w:tabs>
          <w:tab w:val="left" w:pos="1819"/>
          <w:tab w:val="left" w:pos="1820"/>
        </w:tabs>
        <w:rPr>
          <w:sz w:val="24"/>
          <w:szCs w:val="24"/>
        </w:rPr>
      </w:pPr>
      <w:r w:rsidRPr="001B5B1A">
        <w:rPr>
          <w:sz w:val="24"/>
          <w:szCs w:val="24"/>
        </w:rPr>
        <w:t>Notification shall be filed on forms prepared by the Division, and shall include all applicable fees, an alternating proprietor agreement, color-coded diagrams delineating those sections of the licensed premises that are to be operated as alternating proprietor licensed premises and those sections that are to remain designated</w:t>
      </w:r>
      <w:r w:rsidRPr="001B5B1A">
        <w:rPr>
          <w:spacing w:val="-6"/>
          <w:sz w:val="24"/>
          <w:szCs w:val="24"/>
        </w:rPr>
        <w:t xml:space="preserve"> </w:t>
      </w:r>
      <w:r w:rsidRPr="001B5B1A">
        <w:rPr>
          <w:sz w:val="24"/>
          <w:szCs w:val="24"/>
        </w:rPr>
        <w:t>premises,</w:t>
      </w:r>
      <w:r w:rsidRPr="001B5B1A">
        <w:rPr>
          <w:spacing w:val="-6"/>
          <w:sz w:val="24"/>
          <w:szCs w:val="24"/>
        </w:rPr>
        <w:t xml:space="preserve"> </w:t>
      </w:r>
      <w:r w:rsidRPr="001B5B1A">
        <w:rPr>
          <w:sz w:val="24"/>
          <w:szCs w:val="24"/>
        </w:rPr>
        <w:t>and</w:t>
      </w:r>
      <w:r w:rsidRPr="001B5B1A">
        <w:rPr>
          <w:spacing w:val="-6"/>
          <w:sz w:val="24"/>
          <w:szCs w:val="24"/>
        </w:rPr>
        <w:t xml:space="preserve"> </w:t>
      </w:r>
      <w:r w:rsidRPr="001B5B1A">
        <w:rPr>
          <w:sz w:val="24"/>
          <w:szCs w:val="24"/>
        </w:rPr>
        <w:t>the</w:t>
      </w:r>
      <w:r w:rsidRPr="001B5B1A">
        <w:rPr>
          <w:spacing w:val="-6"/>
          <w:sz w:val="24"/>
          <w:szCs w:val="24"/>
        </w:rPr>
        <w:t xml:space="preserve"> </w:t>
      </w:r>
      <w:r w:rsidRPr="001B5B1A">
        <w:rPr>
          <w:sz w:val="24"/>
          <w:szCs w:val="24"/>
        </w:rPr>
        <w:t>manner</w:t>
      </w:r>
      <w:r w:rsidRPr="001B5B1A">
        <w:rPr>
          <w:spacing w:val="-6"/>
          <w:sz w:val="24"/>
          <w:szCs w:val="24"/>
        </w:rPr>
        <w:t xml:space="preserve"> </w:t>
      </w:r>
      <w:r w:rsidRPr="001B5B1A">
        <w:rPr>
          <w:sz w:val="24"/>
          <w:szCs w:val="24"/>
        </w:rPr>
        <w:t>in</w:t>
      </w:r>
      <w:r w:rsidRPr="001B5B1A">
        <w:rPr>
          <w:spacing w:val="-6"/>
          <w:sz w:val="24"/>
          <w:szCs w:val="24"/>
        </w:rPr>
        <w:t xml:space="preserve"> </w:t>
      </w:r>
      <w:r w:rsidRPr="001B5B1A">
        <w:rPr>
          <w:sz w:val="24"/>
          <w:szCs w:val="24"/>
        </w:rPr>
        <w:t>which</w:t>
      </w:r>
      <w:r w:rsidRPr="001B5B1A">
        <w:rPr>
          <w:spacing w:val="-6"/>
          <w:sz w:val="24"/>
          <w:szCs w:val="24"/>
        </w:rPr>
        <w:t xml:space="preserve"> </w:t>
      </w:r>
      <w:r w:rsidRPr="001B5B1A">
        <w:rPr>
          <w:sz w:val="24"/>
          <w:szCs w:val="24"/>
        </w:rPr>
        <w:t>alcohol</w:t>
      </w:r>
      <w:r w:rsidRPr="001B5B1A">
        <w:rPr>
          <w:spacing w:val="-6"/>
          <w:sz w:val="24"/>
          <w:szCs w:val="24"/>
        </w:rPr>
        <w:t xml:space="preserve"> </w:t>
      </w:r>
      <w:r w:rsidRPr="001B5B1A">
        <w:rPr>
          <w:sz w:val="24"/>
          <w:szCs w:val="24"/>
        </w:rPr>
        <w:t>beverage</w:t>
      </w:r>
      <w:r w:rsidRPr="001B5B1A">
        <w:rPr>
          <w:spacing w:val="-6"/>
          <w:sz w:val="24"/>
          <w:szCs w:val="24"/>
        </w:rPr>
        <w:t xml:space="preserve"> </w:t>
      </w:r>
      <w:r w:rsidRPr="001B5B1A">
        <w:rPr>
          <w:sz w:val="24"/>
          <w:szCs w:val="24"/>
        </w:rPr>
        <w:t>stock</w:t>
      </w:r>
      <w:r w:rsidRPr="001B5B1A">
        <w:rPr>
          <w:spacing w:val="-6"/>
          <w:sz w:val="24"/>
          <w:szCs w:val="24"/>
        </w:rPr>
        <w:t xml:space="preserve"> </w:t>
      </w:r>
      <w:r w:rsidRPr="001B5B1A">
        <w:rPr>
          <w:sz w:val="24"/>
          <w:szCs w:val="24"/>
        </w:rPr>
        <w:t>ownership will be identified and</w:t>
      </w:r>
      <w:r w:rsidRPr="001B5B1A">
        <w:rPr>
          <w:spacing w:val="-6"/>
          <w:sz w:val="24"/>
          <w:szCs w:val="24"/>
        </w:rPr>
        <w:t xml:space="preserve"> </w:t>
      </w:r>
      <w:r w:rsidRPr="001B5B1A">
        <w:rPr>
          <w:sz w:val="24"/>
          <w:szCs w:val="24"/>
        </w:rPr>
        <w:t>segregated.</w:t>
      </w:r>
    </w:p>
    <w:p w14:paraId="770249B7" w14:textId="77777777" w:rsidR="00A63239" w:rsidRPr="00581D9D" w:rsidRDefault="00A63239" w:rsidP="00A63239">
      <w:pPr>
        <w:numPr>
          <w:ilvl w:val="0"/>
          <w:numId w:val="15"/>
        </w:numPr>
        <w:tabs>
          <w:tab w:val="left" w:pos="1099"/>
          <w:tab w:val="left" w:pos="1100"/>
        </w:tabs>
        <w:rPr>
          <w:sz w:val="24"/>
          <w:szCs w:val="24"/>
        </w:rPr>
      </w:pPr>
      <w:r w:rsidRPr="001B5B1A">
        <w:rPr>
          <w:sz w:val="24"/>
          <w:szCs w:val="24"/>
        </w:rPr>
        <w:t xml:space="preserve">Record Keeping and Excise </w:t>
      </w:r>
      <w:r w:rsidRPr="001B5B1A">
        <w:rPr>
          <w:spacing w:val="-8"/>
          <w:sz w:val="24"/>
          <w:szCs w:val="24"/>
        </w:rPr>
        <w:t xml:space="preserve">Tax </w:t>
      </w:r>
      <w:r w:rsidRPr="001B5B1A">
        <w:rPr>
          <w:sz w:val="24"/>
          <w:szCs w:val="24"/>
        </w:rPr>
        <w:t>Reporting</w:t>
      </w:r>
      <w:r w:rsidRPr="001B5B1A">
        <w:rPr>
          <w:spacing w:val="-1"/>
          <w:sz w:val="24"/>
          <w:szCs w:val="24"/>
        </w:rPr>
        <w:t xml:space="preserve"> </w:t>
      </w:r>
      <w:r w:rsidRPr="001B5B1A">
        <w:rPr>
          <w:sz w:val="24"/>
          <w:szCs w:val="24"/>
        </w:rPr>
        <w:t>Requirements</w:t>
      </w:r>
    </w:p>
    <w:p w14:paraId="2DD2F6B4" w14:textId="77777777" w:rsidR="00A63239" w:rsidRPr="00581D9D" w:rsidRDefault="00A63239" w:rsidP="00A63239">
      <w:pPr>
        <w:numPr>
          <w:ilvl w:val="1"/>
          <w:numId w:val="15"/>
        </w:numPr>
        <w:tabs>
          <w:tab w:val="left" w:pos="1819"/>
          <w:tab w:val="left" w:pos="1820"/>
        </w:tabs>
        <w:rPr>
          <w:sz w:val="24"/>
          <w:szCs w:val="24"/>
        </w:rPr>
      </w:pPr>
      <w:r w:rsidRPr="001B5B1A">
        <w:rPr>
          <w:sz w:val="24"/>
          <w:szCs w:val="24"/>
        </w:rPr>
        <w:t>Both</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host</w:t>
      </w:r>
      <w:r w:rsidRPr="001B5B1A">
        <w:rPr>
          <w:spacing w:val="-5"/>
          <w:sz w:val="24"/>
          <w:szCs w:val="24"/>
        </w:rPr>
        <w:t xml:space="preserve"> </w:t>
      </w:r>
      <w:r w:rsidRPr="001B5B1A">
        <w:rPr>
          <w:sz w:val="24"/>
          <w:szCs w:val="24"/>
        </w:rPr>
        <w:t>and</w:t>
      </w:r>
      <w:r w:rsidRPr="001B5B1A">
        <w:rPr>
          <w:spacing w:val="-4"/>
          <w:sz w:val="24"/>
          <w:szCs w:val="24"/>
        </w:rPr>
        <w:t xml:space="preserve"> </w:t>
      </w:r>
      <w:r w:rsidRPr="001B5B1A">
        <w:rPr>
          <w:sz w:val="24"/>
          <w:szCs w:val="24"/>
        </w:rPr>
        <w:t>tenant</w:t>
      </w:r>
      <w:r w:rsidRPr="001B5B1A">
        <w:rPr>
          <w:spacing w:val="-5"/>
          <w:sz w:val="24"/>
          <w:szCs w:val="24"/>
        </w:rPr>
        <w:t xml:space="preserve"> </w:t>
      </w:r>
      <w:r w:rsidRPr="001B5B1A">
        <w:rPr>
          <w:sz w:val="24"/>
          <w:szCs w:val="24"/>
        </w:rPr>
        <w:t>manufacturer</w:t>
      </w:r>
      <w:r w:rsidRPr="001B5B1A">
        <w:rPr>
          <w:spacing w:val="-5"/>
          <w:sz w:val="24"/>
          <w:szCs w:val="24"/>
        </w:rPr>
        <w:t xml:space="preserve"> </w:t>
      </w:r>
      <w:r w:rsidRPr="001B5B1A">
        <w:rPr>
          <w:sz w:val="24"/>
          <w:szCs w:val="24"/>
        </w:rPr>
        <w:t>shall</w:t>
      </w:r>
      <w:r w:rsidRPr="001B5B1A">
        <w:rPr>
          <w:spacing w:val="-5"/>
          <w:sz w:val="24"/>
          <w:szCs w:val="24"/>
        </w:rPr>
        <w:t xml:space="preserve"> </w:t>
      </w:r>
      <w:r w:rsidRPr="001B5B1A">
        <w:rPr>
          <w:sz w:val="24"/>
          <w:szCs w:val="24"/>
        </w:rPr>
        <w:t>maintain</w:t>
      </w:r>
      <w:r w:rsidRPr="001B5B1A">
        <w:rPr>
          <w:spacing w:val="-4"/>
          <w:sz w:val="24"/>
          <w:szCs w:val="24"/>
        </w:rPr>
        <w:t xml:space="preserve"> </w:t>
      </w:r>
      <w:r w:rsidRPr="001B5B1A">
        <w:rPr>
          <w:sz w:val="24"/>
          <w:szCs w:val="24"/>
        </w:rPr>
        <w:t>a</w:t>
      </w:r>
      <w:r w:rsidRPr="001B5B1A">
        <w:rPr>
          <w:spacing w:val="-5"/>
          <w:sz w:val="24"/>
          <w:szCs w:val="24"/>
        </w:rPr>
        <w:t xml:space="preserve"> </w:t>
      </w:r>
      <w:r w:rsidRPr="001B5B1A">
        <w:rPr>
          <w:sz w:val="24"/>
          <w:szCs w:val="24"/>
        </w:rPr>
        <w:t>record</w:t>
      </w:r>
      <w:r w:rsidRPr="001B5B1A">
        <w:rPr>
          <w:spacing w:val="-5"/>
          <w:sz w:val="24"/>
          <w:szCs w:val="24"/>
        </w:rPr>
        <w:t xml:space="preserve"> </w:t>
      </w:r>
      <w:r w:rsidRPr="001B5B1A">
        <w:rPr>
          <w:sz w:val="24"/>
          <w:szCs w:val="24"/>
        </w:rPr>
        <w:t>of</w:t>
      </w:r>
      <w:r w:rsidRPr="001B5B1A">
        <w:rPr>
          <w:spacing w:val="-5"/>
          <w:sz w:val="24"/>
          <w:szCs w:val="24"/>
        </w:rPr>
        <w:t xml:space="preserve"> </w:t>
      </w:r>
      <w:r w:rsidRPr="001B5B1A">
        <w:rPr>
          <w:sz w:val="24"/>
          <w:szCs w:val="24"/>
        </w:rPr>
        <w:t>the</w:t>
      </w:r>
      <w:r w:rsidRPr="001B5B1A">
        <w:rPr>
          <w:spacing w:val="-4"/>
          <w:sz w:val="24"/>
          <w:szCs w:val="24"/>
        </w:rPr>
        <w:t xml:space="preserve"> </w:t>
      </w:r>
      <w:r w:rsidRPr="001B5B1A">
        <w:rPr>
          <w:sz w:val="24"/>
          <w:szCs w:val="24"/>
        </w:rPr>
        <w:t>movement</w:t>
      </w:r>
      <w:r w:rsidRPr="001B5B1A">
        <w:rPr>
          <w:spacing w:val="-5"/>
          <w:sz w:val="24"/>
          <w:szCs w:val="24"/>
        </w:rPr>
        <w:t xml:space="preserve"> </w:t>
      </w:r>
      <w:r w:rsidRPr="001B5B1A">
        <w:rPr>
          <w:sz w:val="24"/>
          <w:szCs w:val="24"/>
        </w:rPr>
        <w:t>or transfer of raw materials when introduced to the alternating proprietor licensed premises, and when moved to or from</w:t>
      </w:r>
      <w:r>
        <w:rPr>
          <w:spacing w:val="-12"/>
          <w:sz w:val="24"/>
          <w:szCs w:val="24"/>
        </w:rPr>
        <w:t xml:space="preserve"> </w:t>
      </w:r>
      <w:r w:rsidRPr="001B5B1A">
        <w:rPr>
          <w:sz w:val="24"/>
          <w:szCs w:val="24"/>
        </w:rPr>
        <w:t>fermentation.</w:t>
      </w:r>
    </w:p>
    <w:p w14:paraId="114F2FBC" w14:textId="77777777" w:rsidR="00A63239" w:rsidRPr="00581D9D" w:rsidRDefault="00A63239" w:rsidP="00A63239">
      <w:pPr>
        <w:numPr>
          <w:ilvl w:val="1"/>
          <w:numId w:val="15"/>
        </w:numPr>
        <w:tabs>
          <w:tab w:val="left" w:pos="1819"/>
          <w:tab w:val="left" w:pos="1820"/>
        </w:tabs>
        <w:rPr>
          <w:sz w:val="24"/>
          <w:szCs w:val="24"/>
        </w:rPr>
      </w:pPr>
      <w:r w:rsidRPr="001B5B1A">
        <w:rPr>
          <w:sz w:val="24"/>
          <w:szCs w:val="24"/>
        </w:rPr>
        <w:t>Any</w:t>
      </w:r>
      <w:r w:rsidRPr="001B5B1A">
        <w:rPr>
          <w:spacing w:val="-5"/>
          <w:sz w:val="24"/>
          <w:szCs w:val="24"/>
        </w:rPr>
        <w:t xml:space="preserve"> </w:t>
      </w:r>
      <w:r w:rsidRPr="001B5B1A">
        <w:rPr>
          <w:sz w:val="24"/>
          <w:szCs w:val="24"/>
        </w:rPr>
        <w:t>transfer</w:t>
      </w:r>
      <w:r w:rsidRPr="001B5B1A">
        <w:rPr>
          <w:spacing w:val="-5"/>
          <w:sz w:val="24"/>
          <w:szCs w:val="24"/>
        </w:rPr>
        <w:t xml:space="preserve"> </w:t>
      </w:r>
      <w:r w:rsidRPr="001B5B1A">
        <w:rPr>
          <w:sz w:val="24"/>
          <w:szCs w:val="24"/>
        </w:rPr>
        <w:t>of</w:t>
      </w:r>
      <w:r w:rsidRPr="001B5B1A">
        <w:rPr>
          <w:spacing w:val="-5"/>
          <w:sz w:val="24"/>
          <w:szCs w:val="24"/>
        </w:rPr>
        <w:t xml:space="preserve"> </w:t>
      </w:r>
      <w:r w:rsidRPr="001B5B1A">
        <w:rPr>
          <w:sz w:val="24"/>
          <w:szCs w:val="24"/>
        </w:rPr>
        <w:t>malt</w:t>
      </w:r>
      <w:r w:rsidRPr="001B5B1A">
        <w:rPr>
          <w:spacing w:val="-5"/>
          <w:sz w:val="24"/>
          <w:szCs w:val="24"/>
        </w:rPr>
        <w:t xml:space="preserve"> </w:t>
      </w:r>
      <w:r w:rsidRPr="001B5B1A">
        <w:rPr>
          <w:sz w:val="24"/>
          <w:szCs w:val="24"/>
        </w:rPr>
        <w:t>or</w:t>
      </w:r>
      <w:r w:rsidRPr="001B5B1A">
        <w:rPr>
          <w:spacing w:val="-5"/>
          <w:sz w:val="24"/>
          <w:szCs w:val="24"/>
        </w:rPr>
        <w:t xml:space="preserve"> </w:t>
      </w:r>
      <w:r w:rsidRPr="001B5B1A">
        <w:rPr>
          <w:sz w:val="24"/>
          <w:szCs w:val="24"/>
        </w:rPr>
        <w:t>vinous</w:t>
      </w:r>
      <w:r w:rsidRPr="001B5B1A">
        <w:rPr>
          <w:spacing w:val="-4"/>
          <w:sz w:val="24"/>
          <w:szCs w:val="24"/>
        </w:rPr>
        <w:t xml:space="preserve"> </w:t>
      </w:r>
      <w:r w:rsidRPr="001B5B1A">
        <w:rPr>
          <w:sz w:val="24"/>
          <w:szCs w:val="24"/>
        </w:rPr>
        <w:t>liquor</w:t>
      </w:r>
      <w:r w:rsidRPr="001B5B1A">
        <w:rPr>
          <w:spacing w:val="-5"/>
          <w:sz w:val="24"/>
          <w:szCs w:val="24"/>
        </w:rPr>
        <w:t xml:space="preserve"> </w:t>
      </w:r>
      <w:r w:rsidRPr="001B5B1A">
        <w:rPr>
          <w:sz w:val="24"/>
          <w:szCs w:val="24"/>
        </w:rPr>
        <w:t>to</w:t>
      </w:r>
      <w:r w:rsidRPr="001B5B1A">
        <w:rPr>
          <w:spacing w:val="-5"/>
          <w:sz w:val="24"/>
          <w:szCs w:val="24"/>
        </w:rPr>
        <w:t xml:space="preserve"> </w:t>
      </w:r>
      <w:r w:rsidRPr="001B5B1A">
        <w:rPr>
          <w:sz w:val="24"/>
          <w:szCs w:val="24"/>
        </w:rPr>
        <w:t>or</w:t>
      </w:r>
      <w:r w:rsidRPr="001B5B1A">
        <w:rPr>
          <w:spacing w:val="-5"/>
          <w:sz w:val="24"/>
          <w:szCs w:val="24"/>
        </w:rPr>
        <w:t xml:space="preserve"> </w:t>
      </w:r>
      <w:r w:rsidRPr="001B5B1A">
        <w:rPr>
          <w:sz w:val="24"/>
          <w:szCs w:val="24"/>
        </w:rPr>
        <w:t>from</w:t>
      </w:r>
      <w:r w:rsidRPr="001B5B1A">
        <w:rPr>
          <w:spacing w:val="-5"/>
          <w:sz w:val="24"/>
          <w:szCs w:val="24"/>
        </w:rPr>
        <w:t xml:space="preserve"> </w:t>
      </w:r>
      <w:r w:rsidRPr="001B5B1A">
        <w:rPr>
          <w:sz w:val="24"/>
          <w:szCs w:val="24"/>
        </w:rPr>
        <w:t>the</w:t>
      </w:r>
      <w:r w:rsidRPr="001B5B1A">
        <w:rPr>
          <w:spacing w:val="-4"/>
          <w:sz w:val="24"/>
          <w:szCs w:val="24"/>
        </w:rPr>
        <w:t xml:space="preserve"> </w:t>
      </w:r>
      <w:r w:rsidRPr="001B5B1A">
        <w:rPr>
          <w:sz w:val="24"/>
          <w:szCs w:val="24"/>
        </w:rPr>
        <w:t>alternating</w:t>
      </w:r>
      <w:r w:rsidRPr="001B5B1A">
        <w:rPr>
          <w:spacing w:val="-5"/>
          <w:sz w:val="24"/>
          <w:szCs w:val="24"/>
        </w:rPr>
        <w:t xml:space="preserve"> </w:t>
      </w:r>
      <w:r w:rsidRPr="001B5B1A">
        <w:rPr>
          <w:sz w:val="24"/>
          <w:szCs w:val="24"/>
        </w:rPr>
        <w:t>proprietor licensed premises shall be recorded in the business records of each manufacturer.</w:t>
      </w:r>
    </w:p>
    <w:p w14:paraId="25E6F8B2" w14:textId="77777777" w:rsidR="00A63239" w:rsidRPr="00581D9D" w:rsidRDefault="00A63239" w:rsidP="00A63239">
      <w:pPr>
        <w:numPr>
          <w:ilvl w:val="1"/>
          <w:numId w:val="15"/>
        </w:numPr>
        <w:tabs>
          <w:tab w:val="left" w:pos="1819"/>
          <w:tab w:val="left" w:pos="1820"/>
        </w:tabs>
        <w:rPr>
          <w:sz w:val="24"/>
          <w:szCs w:val="24"/>
        </w:rPr>
      </w:pPr>
      <w:r w:rsidRPr="001B5B1A">
        <w:rPr>
          <w:sz w:val="24"/>
          <w:szCs w:val="24"/>
        </w:rPr>
        <w:lastRenderedPageBreak/>
        <w:t xml:space="preserve">All manufacturers engaged in the activities described herein must </w:t>
      </w:r>
      <w:proofErr w:type="gramStart"/>
      <w:r w:rsidRPr="001B5B1A">
        <w:rPr>
          <w:sz w:val="24"/>
          <w:szCs w:val="24"/>
        </w:rPr>
        <w:t>maintain control over their separate business records at all times</w:t>
      </w:r>
      <w:proofErr w:type="gramEnd"/>
      <w:r w:rsidRPr="001B5B1A">
        <w:rPr>
          <w:sz w:val="24"/>
          <w:szCs w:val="24"/>
        </w:rPr>
        <w:t>. Whether such records are maintained</w:t>
      </w:r>
      <w:r w:rsidRPr="001B5B1A">
        <w:rPr>
          <w:spacing w:val="-7"/>
          <w:sz w:val="24"/>
          <w:szCs w:val="24"/>
        </w:rPr>
        <w:t xml:space="preserve"> </w:t>
      </w:r>
      <w:r w:rsidRPr="001B5B1A">
        <w:rPr>
          <w:sz w:val="24"/>
          <w:szCs w:val="24"/>
        </w:rPr>
        <w:t>on</w:t>
      </w:r>
      <w:r w:rsidRPr="001B5B1A">
        <w:rPr>
          <w:spacing w:val="-7"/>
          <w:sz w:val="24"/>
          <w:szCs w:val="24"/>
        </w:rPr>
        <w:t xml:space="preserve"> </w:t>
      </w:r>
      <w:r w:rsidRPr="001B5B1A">
        <w:rPr>
          <w:sz w:val="24"/>
          <w:szCs w:val="24"/>
        </w:rPr>
        <w:t>the</w:t>
      </w:r>
      <w:r w:rsidRPr="001B5B1A">
        <w:rPr>
          <w:spacing w:val="-6"/>
          <w:sz w:val="24"/>
          <w:szCs w:val="24"/>
        </w:rPr>
        <w:t xml:space="preserve"> </w:t>
      </w:r>
      <w:r w:rsidRPr="001B5B1A">
        <w:rPr>
          <w:sz w:val="24"/>
          <w:szCs w:val="24"/>
        </w:rPr>
        <w:t>alternating</w:t>
      </w:r>
      <w:r w:rsidRPr="001B5B1A">
        <w:rPr>
          <w:spacing w:val="-7"/>
          <w:sz w:val="24"/>
          <w:szCs w:val="24"/>
        </w:rPr>
        <w:t xml:space="preserve"> </w:t>
      </w:r>
      <w:r w:rsidRPr="001B5B1A">
        <w:rPr>
          <w:sz w:val="24"/>
          <w:szCs w:val="24"/>
        </w:rPr>
        <w:t>proprietor</w:t>
      </w:r>
      <w:r w:rsidRPr="001B5B1A">
        <w:rPr>
          <w:spacing w:val="-7"/>
          <w:sz w:val="24"/>
          <w:szCs w:val="24"/>
        </w:rPr>
        <w:t xml:space="preserve"> </w:t>
      </w:r>
      <w:r w:rsidRPr="001B5B1A">
        <w:rPr>
          <w:sz w:val="24"/>
          <w:szCs w:val="24"/>
        </w:rPr>
        <w:t>licensed</w:t>
      </w:r>
      <w:r w:rsidRPr="001B5B1A">
        <w:rPr>
          <w:spacing w:val="-6"/>
          <w:sz w:val="24"/>
          <w:szCs w:val="24"/>
        </w:rPr>
        <w:t xml:space="preserve"> </w:t>
      </w:r>
      <w:r w:rsidRPr="001B5B1A">
        <w:rPr>
          <w:sz w:val="24"/>
          <w:szCs w:val="24"/>
        </w:rPr>
        <w:t>premises</w:t>
      </w:r>
      <w:r w:rsidRPr="001B5B1A">
        <w:rPr>
          <w:spacing w:val="-7"/>
          <w:sz w:val="24"/>
          <w:szCs w:val="24"/>
        </w:rPr>
        <w:t xml:space="preserve"> </w:t>
      </w:r>
      <w:r w:rsidRPr="001B5B1A">
        <w:rPr>
          <w:sz w:val="24"/>
          <w:szCs w:val="24"/>
        </w:rPr>
        <w:t>or</w:t>
      </w:r>
      <w:r w:rsidRPr="001B5B1A">
        <w:rPr>
          <w:spacing w:val="-7"/>
          <w:sz w:val="24"/>
          <w:szCs w:val="24"/>
        </w:rPr>
        <w:t xml:space="preserve"> </w:t>
      </w:r>
      <w:r w:rsidRPr="001B5B1A">
        <w:rPr>
          <w:sz w:val="24"/>
          <w:szCs w:val="24"/>
        </w:rPr>
        <w:t>the</w:t>
      </w:r>
      <w:r w:rsidRPr="001B5B1A">
        <w:rPr>
          <w:spacing w:val="-6"/>
          <w:sz w:val="24"/>
          <w:szCs w:val="24"/>
        </w:rPr>
        <w:t xml:space="preserve"> </w:t>
      </w:r>
      <w:r w:rsidRPr="001B5B1A">
        <w:rPr>
          <w:sz w:val="24"/>
          <w:szCs w:val="24"/>
        </w:rPr>
        <w:t>dedicated</w:t>
      </w:r>
      <w:r w:rsidRPr="001B5B1A">
        <w:rPr>
          <w:spacing w:val="-7"/>
          <w:sz w:val="24"/>
          <w:szCs w:val="24"/>
        </w:rPr>
        <w:t xml:space="preserve"> </w:t>
      </w:r>
      <w:r w:rsidRPr="001B5B1A">
        <w:rPr>
          <w:sz w:val="24"/>
          <w:szCs w:val="24"/>
        </w:rPr>
        <w:t>premises, tenant manufacturers must provide access to all records when requested by any enforcement</w:t>
      </w:r>
      <w:r w:rsidRPr="001B5B1A">
        <w:rPr>
          <w:spacing w:val="-5"/>
          <w:sz w:val="24"/>
          <w:szCs w:val="24"/>
        </w:rPr>
        <w:t xml:space="preserve"> </w:t>
      </w:r>
      <w:r w:rsidRPr="001B5B1A">
        <w:rPr>
          <w:spacing w:val="-3"/>
          <w:sz w:val="24"/>
          <w:szCs w:val="24"/>
        </w:rPr>
        <w:t>officer,</w:t>
      </w:r>
      <w:r w:rsidRPr="001B5B1A">
        <w:rPr>
          <w:spacing w:val="-5"/>
          <w:sz w:val="24"/>
          <w:szCs w:val="24"/>
        </w:rPr>
        <w:t xml:space="preserve"> </w:t>
      </w:r>
      <w:r w:rsidRPr="001B5B1A">
        <w:rPr>
          <w:sz w:val="24"/>
          <w:szCs w:val="24"/>
        </w:rPr>
        <w:t>without</w:t>
      </w:r>
      <w:r w:rsidRPr="001B5B1A">
        <w:rPr>
          <w:spacing w:val="-5"/>
          <w:sz w:val="24"/>
          <w:szCs w:val="24"/>
        </w:rPr>
        <w:t xml:space="preserve"> </w:t>
      </w:r>
      <w:r w:rsidRPr="001B5B1A">
        <w:rPr>
          <w:sz w:val="24"/>
          <w:szCs w:val="24"/>
        </w:rPr>
        <w:t>authorization</w:t>
      </w:r>
      <w:r w:rsidRPr="001B5B1A">
        <w:rPr>
          <w:spacing w:val="-4"/>
          <w:sz w:val="24"/>
          <w:szCs w:val="24"/>
        </w:rPr>
        <w:t xml:space="preserve"> </w:t>
      </w:r>
      <w:r w:rsidRPr="001B5B1A">
        <w:rPr>
          <w:sz w:val="24"/>
          <w:szCs w:val="24"/>
        </w:rPr>
        <w:t>of</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host</w:t>
      </w:r>
      <w:r w:rsidRPr="001B5B1A">
        <w:rPr>
          <w:spacing w:val="-4"/>
          <w:sz w:val="24"/>
          <w:szCs w:val="24"/>
        </w:rPr>
        <w:t xml:space="preserve"> </w:t>
      </w:r>
      <w:r w:rsidRPr="001B5B1A">
        <w:rPr>
          <w:sz w:val="24"/>
          <w:szCs w:val="24"/>
        </w:rPr>
        <w:t>or</w:t>
      </w:r>
      <w:r w:rsidRPr="001B5B1A">
        <w:rPr>
          <w:spacing w:val="-5"/>
          <w:sz w:val="24"/>
          <w:szCs w:val="24"/>
        </w:rPr>
        <w:t xml:space="preserve"> </w:t>
      </w:r>
      <w:r w:rsidRPr="001B5B1A">
        <w:rPr>
          <w:sz w:val="24"/>
          <w:szCs w:val="24"/>
        </w:rPr>
        <w:t>other</w:t>
      </w:r>
      <w:r w:rsidRPr="001B5B1A">
        <w:rPr>
          <w:spacing w:val="-5"/>
          <w:sz w:val="24"/>
          <w:szCs w:val="24"/>
        </w:rPr>
        <w:t xml:space="preserve"> </w:t>
      </w:r>
      <w:r w:rsidRPr="001B5B1A">
        <w:rPr>
          <w:sz w:val="24"/>
          <w:szCs w:val="24"/>
        </w:rPr>
        <w:t>tenant</w:t>
      </w:r>
      <w:r w:rsidRPr="001B5B1A">
        <w:rPr>
          <w:spacing w:val="-4"/>
          <w:sz w:val="24"/>
          <w:szCs w:val="24"/>
        </w:rPr>
        <w:t xml:space="preserve"> </w:t>
      </w:r>
      <w:r w:rsidRPr="001B5B1A">
        <w:rPr>
          <w:sz w:val="24"/>
          <w:szCs w:val="24"/>
        </w:rPr>
        <w:t>manufacturers.</w:t>
      </w:r>
    </w:p>
    <w:p w14:paraId="28DF7D63" w14:textId="77777777" w:rsidR="00A63239" w:rsidRPr="00301751" w:rsidRDefault="00A63239" w:rsidP="00A63239">
      <w:pPr>
        <w:numPr>
          <w:ilvl w:val="1"/>
          <w:numId w:val="15"/>
        </w:numPr>
        <w:tabs>
          <w:tab w:val="left" w:pos="1819"/>
          <w:tab w:val="left" w:pos="1820"/>
        </w:tabs>
        <w:rPr>
          <w:sz w:val="24"/>
          <w:szCs w:val="24"/>
        </w:rPr>
      </w:pPr>
      <w:r w:rsidRPr="001B5B1A">
        <w:rPr>
          <w:sz w:val="24"/>
          <w:szCs w:val="24"/>
        </w:rPr>
        <w:t>On or before the 20th day of each month, on forms prescribed by the department, each tenant manufacturer shall file a report of the preceding month’s alternating proprietor</w:t>
      </w:r>
      <w:r w:rsidRPr="001B5B1A">
        <w:rPr>
          <w:spacing w:val="-6"/>
          <w:sz w:val="24"/>
          <w:szCs w:val="24"/>
        </w:rPr>
        <w:t xml:space="preserve"> </w:t>
      </w:r>
      <w:r w:rsidRPr="001B5B1A">
        <w:rPr>
          <w:sz w:val="24"/>
          <w:szCs w:val="24"/>
        </w:rPr>
        <w:t>licensed</w:t>
      </w:r>
      <w:r w:rsidRPr="001B5B1A">
        <w:rPr>
          <w:spacing w:val="-6"/>
          <w:sz w:val="24"/>
          <w:szCs w:val="24"/>
        </w:rPr>
        <w:t xml:space="preserve"> </w:t>
      </w:r>
      <w:r w:rsidRPr="001B5B1A">
        <w:rPr>
          <w:sz w:val="24"/>
          <w:szCs w:val="24"/>
        </w:rPr>
        <w:t>premises</w:t>
      </w:r>
      <w:r w:rsidRPr="001B5B1A">
        <w:rPr>
          <w:spacing w:val="-6"/>
          <w:sz w:val="24"/>
          <w:szCs w:val="24"/>
        </w:rPr>
        <w:t xml:space="preserve"> </w:t>
      </w:r>
      <w:r w:rsidRPr="001B5B1A">
        <w:rPr>
          <w:sz w:val="24"/>
          <w:szCs w:val="24"/>
        </w:rPr>
        <w:t>operations.</w:t>
      </w:r>
      <w:r w:rsidRPr="001B5B1A">
        <w:rPr>
          <w:spacing w:val="-6"/>
          <w:sz w:val="24"/>
          <w:szCs w:val="24"/>
        </w:rPr>
        <w:t xml:space="preserve"> </w:t>
      </w:r>
      <w:r w:rsidRPr="001B5B1A">
        <w:rPr>
          <w:sz w:val="24"/>
          <w:szCs w:val="24"/>
        </w:rPr>
        <w:t>Such</w:t>
      </w:r>
      <w:r w:rsidRPr="001B5B1A">
        <w:rPr>
          <w:spacing w:val="-6"/>
          <w:sz w:val="24"/>
          <w:szCs w:val="24"/>
        </w:rPr>
        <w:t xml:space="preserve"> </w:t>
      </w:r>
      <w:r w:rsidRPr="001B5B1A">
        <w:rPr>
          <w:sz w:val="24"/>
          <w:szCs w:val="24"/>
        </w:rPr>
        <w:t>report</w:t>
      </w:r>
      <w:r w:rsidRPr="001B5B1A">
        <w:rPr>
          <w:spacing w:val="-6"/>
          <w:sz w:val="24"/>
          <w:szCs w:val="24"/>
        </w:rPr>
        <w:t xml:space="preserve"> </w:t>
      </w:r>
      <w:r w:rsidRPr="001B5B1A">
        <w:rPr>
          <w:sz w:val="24"/>
          <w:szCs w:val="24"/>
        </w:rPr>
        <w:t>shall</w:t>
      </w:r>
      <w:r w:rsidRPr="001B5B1A">
        <w:rPr>
          <w:spacing w:val="-6"/>
          <w:sz w:val="24"/>
          <w:szCs w:val="24"/>
        </w:rPr>
        <w:t xml:space="preserve"> </w:t>
      </w:r>
      <w:r w:rsidRPr="001B5B1A">
        <w:rPr>
          <w:sz w:val="24"/>
          <w:szCs w:val="24"/>
        </w:rPr>
        <w:t>be</w:t>
      </w:r>
      <w:r w:rsidRPr="001B5B1A">
        <w:rPr>
          <w:spacing w:val="-6"/>
          <w:sz w:val="24"/>
          <w:szCs w:val="24"/>
        </w:rPr>
        <w:t xml:space="preserve"> </w:t>
      </w:r>
      <w:r w:rsidRPr="001B5B1A">
        <w:rPr>
          <w:sz w:val="24"/>
          <w:szCs w:val="24"/>
        </w:rPr>
        <w:t>filed</w:t>
      </w:r>
      <w:r w:rsidRPr="001B5B1A">
        <w:rPr>
          <w:spacing w:val="-6"/>
          <w:sz w:val="24"/>
          <w:szCs w:val="24"/>
        </w:rPr>
        <w:t xml:space="preserve"> </w:t>
      </w:r>
      <w:r w:rsidRPr="001B5B1A">
        <w:rPr>
          <w:sz w:val="24"/>
          <w:szCs w:val="24"/>
        </w:rPr>
        <w:t>with</w:t>
      </w:r>
      <w:r w:rsidRPr="001B5B1A">
        <w:rPr>
          <w:spacing w:val="-6"/>
          <w:sz w:val="24"/>
          <w:szCs w:val="24"/>
        </w:rPr>
        <w:t xml:space="preserve"> </w:t>
      </w:r>
      <w:r w:rsidRPr="001B5B1A">
        <w:rPr>
          <w:sz w:val="24"/>
          <w:szCs w:val="24"/>
        </w:rPr>
        <w:t>the</w:t>
      </w:r>
      <w:r w:rsidRPr="001B5B1A">
        <w:rPr>
          <w:spacing w:val="-6"/>
          <w:sz w:val="24"/>
          <w:szCs w:val="24"/>
        </w:rPr>
        <w:t xml:space="preserve"> </w:t>
      </w:r>
      <w:r w:rsidRPr="001B5B1A">
        <w:rPr>
          <w:sz w:val="24"/>
          <w:szCs w:val="24"/>
        </w:rPr>
        <w:t xml:space="preserve">Monthly Report of Excise </w:t>
      </w:r>
      <w:r w:rsidRPr="001B5B1A">
        <w:rPr>
          <w:spacing w:val="-7"/>
          <w:sz w:val="24"/>
          <w:szCs w:val="24"/>
        </w:rPr>
        <w:t xml:space="preserve">Tax, </w:t>
      </w:r>
      <w:r w:rsidRPr="001B5B1A">
        <w:rPr>
          <w:sz w:val="24"/>
          <w:szCs w:val="24"/>
        </w:rPr>
        <w:t xml:space="preserve">as required by </w:t>
      </w:r>
      <w:ins w:id="207" w:author="Author">
        <w:r w:rsidRPr="001B5B1A">
          <w:rPr>
            <w:sz w:val="24"/>
            <w:szCs w:val="24"/>
          </w:rPr>
          <w:t xml:space="preserve">section </w:t>
        </w:r>
      </w:ins>
      <w:r w:rsidRPr="001B5B1A">
        <w:rPr>
          <w:sz w:val="24"/>
          <w:szCs w:val="24"/>
        </w:rPr>
        <w:t>44-3-503, C.R.S. and related</w:t>
      </w:r>
      <w:r w:rsidRPr="001B5B1A">
        <w:rPr>
          <w:spacing w:val="-32"/>
          <w:sz w:val="24"/>
          <w:szCs w:val="24"/>
        </w:rPr>
        <w:t xml:space="preserve"> </w:t>
      </w:r>
      <w:r w:rsidRPr="001B5B1A">
        <w:rPr>
          <w:sz w:val="24"/>
          <w:szCs w:val="24"/>
        </w:rPr>
        <w:t>regulations.</w:t>
      </w:r>
    </w:p>
    <w:p w14:paraId="20DA05B3" w14:textId="77777777" w:rsidR="00A63239" w:rsidRPr="00427EAB" w:rsidRDefault="00A63239" w:rsidP="00427EAB">
      <w:pPr>
        <w:ind w:left="374"/>
        <w:rPr>
          <w:b/>
          <w:bCs/>
          <w:i/>
          <w:iCs/>
          <w:color w:val="0070C0"/>
          <w:sz w:val="24"/>
          <w:szCs w:val="24"/>
        </w:rPr>
      </w:pPr>
      <w:r w:rsidRPr="00427EAB">
        <w:rPr>
          <w:i/>
          <w:iCs/>
          <w:color w:val="0070C0"/>
          <w:sz w:val="24"/>
          <w:szCs w:val="24"/>
        </w:rPr>
        <w:t>Amendments to Regulation 47-434 are to correct typographical errors in Paragraphs (D) and (E).</w:t>
      </w:r>
    </w:p>
    <w:p w14:paraId="6719697C" w14:textId="77777777" w:rsidR="00A63239" w:rsidRPr="00581D9D" w:rsidRDefault="00A63239" w:rsidP="00A63239">
      <w:pPr>
        <w:pStyle w:val="Heading2"/>
      </w:pPr>
      <w:r w:rsidRPr="001B5B1A">
        <w:t>Regulation</w:t>
      </w:r>
      <w:r w:rsidRPr="001B5B1A">
        <w:rPr>
          <w:spacing w:val="-6"/>
        </w:rPr>
        <w:t xml:space="preserve"> </w:t>
      </w:r>
      <w:r w:rsidRPr="001B5B1A">
        <w:t>47-434.</w:t>
      </w:r>
      <w:r w:rsidRPr="001B5B1A">
        <w:tab/>
      </w:r>
      <w:r>
        <w:tab/>
      </w:r>
      <w:r w:rsidRPr="001B5B1A">
        <w:t>Manufacturer Licensed Premises That Include Noncontiguous</w:t>
      </w:r>
      <w:r w:rsidRPr="001B5B1A">
        <w:rPr>
          <w:spacing w:val="-22"/>
        </w:rPr>
        <w:t xml:space="preserve"> </w:t>
      </w:r>
      <w:r w:rsidRPr="001B5B1A">
        <w:t>Locations.</w:t>
      </w:r>
    </w:p>
    <w:p w14:paraId="54F0A27F" w14:textId="77777777" w:rsidR="00A63239" w:rsidRPr="001B5B1A" w:rsidRDefault="00A63239" w:rsidP="00A63239">
      <w:pPr>
        <w:ind w:left="380"/>
        <w:rPr>
          <w:sz w:val="24"/>
          <w:szCs w:val="24"/>
        </w:rPr>
      </w:pPr>
      <w:r w:rsidRPr="001B5B1A">
        <w:rPr>
          <w:sz w:val="24"/>
          <w:szCs w:val="24"/>
          <w:u w:val="thick"/>
        </w:rPr>
        <w:t>Basis and Purpose</w:t>
      </w:r>
      <w:r w:rsidRPr="001B5B1A">
        <w:rPr>
          <w:sz w:val="24"/>
          <w:szCs w:val="24"/>
        </w:rPr>
        <w:t xml:space="preserve">. The statutory authority for the regulation includes, but is not limited to, subsections 44-3-202(1)(b), 44-3-202(2)(a)(I)(R), 44-3-301(2)(c), 44-3-301(11)(d), 44-3-402(2)(a), and 44-3-403-(2)(e)(I)(A), C.R.S. The purpose of this regulation is to clarify and establish requirements for a manufacturer to obtain approval for and maintain </w:t>
      </w:r>
      <w:proofErr w:type="gramStart"/>
      <w:r w:rsidRPr="001B5B1A">
        <w:rPr>
          <w:sz w:val="24"/>
          <w:szCs w:val="24"/>
        </w:rPr>
        <w:t>a licensed</w:t>
      </w:r>
      <w:proofErr w:type="gramEnd"/>
      <w:r w:rsidRPr="001B5B1A">
        <w:rPr>
          <w:sz w:val="24"/>
          <w:szCs w:val="24"/>
        </w:rPr>
        <w:t xml:space="preserve"> premises that include </w:t>
      </w:r>
      <w:proofErr w:type="gramStart"/>
      <w:r w:rsidRPr="001B5B1A">
        <w:rPr>
          <w:sz w:val="24"/>
          <w:szCs w:val="24"/>
        </w:rPr>
        <w:t>noncontiguous</w:t>
      </w:r>
      <w:proofErr w:type="gramEnd"/>
      <w:r w:rsidRPr="001B5B1A">
        <w:rPr>
          <w:sz w:val="24"/>
          <w:szCs w:val="24"/>
        </w:rPr>
        <w:t xml:space="preserve"> locations.</w:t>
      </w:r>
    </w:p>
    <w:p w14:paraId="2E96C3EB" w14:textId="77777777" w:rsidR="00A63239" w:rsidRPr="00581D9D" w:rsidRDefault="00A63239" w:rsidP="00A63239">
      <w:pPr>
        <w:numPr>
          <w:ilvl w:val="0"/>
          <w:numId w:val="16"/>
        </w:numPr>
        <w:tabs>
          <w:tab w:val="left" w:pos="1099"/>
          <w:tab w:val="left" w:pos="1100"/>
        </w:tabs>
        <w:rPr>
          <w:sz w:val="24"/>
          <w:szCs w:val="24"/>
        </w:rPr>
      </w:pPr>
      <w:r w:rsidRPr="001B5B1A">
        <w:rPr>
          <w:sz w:val="24"/>
          <w:szCs w:val="24"/>
        </w:rPr>
        <w:t xml:space="preserve">If approved by the state licensing </w:t>
      </w:r>
      <w:r w:rsidRPr="001B5B1A">
        <w:rPr>
          <w:spacing w:val="-3"/>
          <w:sz w:val="24"/>
          <w:szCs w:val="24"/>
        </w:rPr>
        <w:t xml:space="preserve">authority, </w:t>
      </w:r>
      <w:r w:rsidRPr="001B5B1A">
        <w:rPr>
          <w:sz w:val="24"/>
          <w:szCs w:val="24"/>
        </w:rPr>
        <w:t xml:space="preserve">the licensed premises of a manufacturer licensed pursuant to sections 44-3-402 or 44-3-403, C.R.S., may include, in addition to the primary licensed premises, up to two noncontiguous locations within a radius of ten miles of the primary original licensed premises. Any approved </w:t>
      </w:r>
      <w:proofErr w:type="gramStart"/>
      <w:r w:rsidRPr="001B5B1A">
        <w:rPr>
          <w:sz w:val="24"/>
          <w:szCs w:val="24"/>
        </w:rPr>
        <w:t>noncontiguous</w:t>
      </w:r>
      <w:proofErr w:type="gramEnd"/>
      <w:r w:rsidRPr="001B5B1A">
        <w:rPr>
          <w:sz w:val="24"/>
          <w:szCs w:val="24"/>
        </w:rPr>
        <w:t xml:space="preserve"> locations must also be used for manufacturing</w:t>
      </w:r>
      <w:r w:rsidRPr="001B5B1A">
        <w:rPr>
          <w:spacing w:val="-4"/>
          <w:sz w:val="24"/>
          <w:szCs w:val="24"/>
        </w:rPr>
        <w:t xml:space="preserve"> </w:t>
      </w:r>
      <w:r w:rsidRPr="001B5B1A">
        <w:rPr>
          <w:sz w:val="24"/>
          <w:szCs w:val="24"/>
        </w:rPr>
        <w:t>purposes.</w:t>
      </w:r>
    </w:p>
    <w:p w14:paraId="68E6E9C8" w14:textId="77777777" w:rsidR="00A63239" w:rsidRPr="001B5B1A" w:rsidRDefault="00A63239" w:rsidP="00A63239">
      <w:pPr>
        <w:numPr>
          <w:ilvl w:val="0"/>
          <w:numId w:val="16"/>
        </w:numPr>
        <w:tabs>
          <w:tab w:val="left" w:pos="1099"/>
          <w:tab w:val="left" w:pos="1100"/>
        </w:tabs>
        <w:rPr>
          <w:sz w:val="24"/>
          <w:szCs w:val="24"/>
        </w:rPr>
      </w:pPr>
      <w:r w:rsidRPr="001B5B1A">
        <w:rPr>
          <w:sz w:val="24"/>
          <w:szCs w:val="24"/>
        </w:rPr>
        <w:t xml:space="preserve">The state licensing authority may approve a manufacturer’s licensed premises that </w:t>
      </w:r>
      <w:proofErr w:type="gramStart"/>
      <w:r w:rsidRPr="001B5B1A">
        <w:rPr>
          <w:sz w:val="24"/>
          <w:szCs w:val="24"/>
        </w:rPr>
        <w:t>includes</w:t>
      </w:r>
      <w:proofErr w:type="gramEnd"/>
      <w:r w:rsidRPr="001B5B1A">
        <w:rPr>
          <w:sz w:val="24"/>
          <w:szCs w:val="24"/>
        </w:rPr>
        <w:t xml:space="preserve"> the primary licensed premises and up to two </w:t>
      </w:r>
      <w:r w:rsidRPr="001B5B1A">
        <w:rPr>
          <w:sz w:val="24"/>
          <w:szCs w:val="24"/>
        </w:rPr>
        <w:lastRenderedPageBreak/>
        <w:t>noncontiguous locations through the manufacturer’s initial application for a license pursuant to sections 44-3-402 or 44-3-403, C.R.S., or through a modification of the premises pursuant to Regulation</w:t>
      </w:r>
      <w:r w:rsidRPr="001B5B1A">
        <w:rPr>
          <w:spacing w:val="-33"/>
          <w:sz w:val="24"/>
          <w:szCs w:val="24"/>
        </w:rPr>
        <w:t xml:space="preserve"> </w:t>
      </w:r>
      <w:r w:rsidRPr="001B5B1A">
        <w:rPr>
          <w:sz w:val="24"/>
          <w:szCs w:val="24"/>
        </w:rPr>
        <w:t>47-302.</w:t>
      </w:r>
    </w:p>
    <w:p w14:paraId="7DA38E92" w14:textId="77777777" w:rsidR="00A63239" w:rsidRPr="00581D9D" w:rsidRDefault="00A63239" w:rsidP="00A63239">
      <w:pPr>
        <w:numPr>
          <w:ilvl w:val="1"/>
          <w:numId w:val="16"/>
        </w:numPr>
        <w:tabs>
          <w:tab w:val="left" w:pos="1819"/>
          <w:tab w:val="left" w:pos="1820"/>
        </w:tabs>
        <w:rPr>
          <w:sz w:val="24"/>
          <w:szCs w:val="24"/>
        </w:rPr>
      </w:pPr>
      <w:r w:rsidRPr="001B5B1A">
        <w:rPr>
          <w:sz w:val="24"/>
          <w:szCs w:val="24"/>
        </w:rPr>
        <w:t xml:space="preserve">The Alcohol and </w:t>
      </w:r>
      <w:r w:rsidRPr="001B5B1A">
        <w:rPr>
          <w:spacing w:val="-4"/>
          <w:sz w:val="24"/>
          <w:szCs w:val="24"/>
        </w:rPr>
        <w:t xml:space="preserve">Tobacco </w:t>
      </w:r>
      <w:r w:rsidRPr="001B5B1A">
        <w:rPr>
          <w:spacing w:val="-8"/>
          <w:sz w:val="24"/>
          <w:szCs w:val="24"/>
        </w:rPr>
        <w:t xml:space="preserve">Tax </w:t>
      </w:r>
      <w:r w:rsidRPr="001B5B1A">
        <w:rPr>
          <w:sz w:val="24"/>
          <w:szCs w:val="24"/>
        </w:rPr>
        <w:t xml:space="preserve">and </w:t>
      </w:r>
      <w:r w:rsidRPr="001B5B1A">
        <w:rPr>
          <w:spacing w:val="-3"/>
          <w:sz w:val="24"/>
          <w:szCs w:val="24"/>
        </w:rPr>
        <w:t xml:space="preserve">Trade </w:t>
      </w:r>
      <w:r w:rsidRPr="001B5B1A">
        <w:rPr>
          <w:sz w:val="24"/>
          <w:szCs w:val="24"/>
        </w:rPr>
        <w:t>Bureau of the United States Department of the Treasury must have approved the description and diagram of the proposed or modified</w:t>
      </w:r>
      <w:r w:rsidRPr="001B5B1A">
        <w:rPr>
          <w:spacing w:val="-2"/>
          <w:sz w:val="24"/>
          <w:szCs w:val="24"/>
        </w:rPr>
        <w:t xml:space="preserve"> </w:t>
      </w:r>
      <w:r w:rsidRPr="001B5B1A">
        <w:rPr>
          <w:sz w:val="24"/>
          <w:szCs w:val="24"/>
        </w:rPr>
        <w:t>premises.</w:t>
      </w:r>
    </w:p>
    <w:p w14:paraId="06A16CFB" w14:textId="77777777" w:rsidR="00A63239" w:rsidRPr="00581D9D" w:rsidRDefault="00A63239" w:rsidP="00A63239">
      <w:pPr>
        <w:numPr>
          <w:ilvl w:val="1"/>
          <w:numId w:val="16"/>
        </w:numPr>
        <w:tabs>
          <w:tab w:val="left" w:pos="1819"/>
          <w:tab w:val="left" w:pos="1820"/>
        </w:tabs>
        <w:rPr>
          <w:sz w:val="24"/>
          <w:szCs w:val="24"/>
        </w:rPr>
      </w:pPr>
      <w:proofErr w:type="gramStart"/>
      <w:r w:rsidRPr="001B5B1A">
        <w:rPr>
          <w:sz w:val="24"/>
          <w:szCs w:val="24"/>
        </w:rPr>
        <w:t>In order to</w:t>
      </w:r>
      <w:proofErr w:type="gramEnd"/>
      <w:r w:rsidRPr="001B5B1A">
        <w:rPr>
          <w:sz w:val="24"/>
          <w:szCs w:val="24"/>
        </w:rPr>
        <w:t xml:space="preserve"> obtain approval for </w:t>
      </w:r>
      <w:proofErr w:type="gramStart"/>
      <w:r w:rsidRPr="001B5B1A">
        <w:rPr>
          <w:sz w:val="24"/>
          <w:szCs w:val="24"/>
        </w:rPr>
        <w:t>a licensed</w:t>
      </w:r>
      <w:proofErr w:type="gramEnd"/>
      <w:r w:rsidRPr="001B5B1A">
        <w:rPr>
          <w:sz w:val="24"/>
          <w:szCs w:val="24"/>
        </w:rPr>
        <w:t xml:space="preserve"> premises that </w:t>
      </w:r>
      <w:proofErr w:type="gramStart"/>
      <w:r w:rsidRPr="001B5B1A">
        <w:rPr>
          <w:sz w:val="24"/>
          <w:szCs w:val="24"/>
        </w:rPr>
        <w:t>includes</w:t>
      </w:r>
      <w:proofErr w:type="gramEnd"/>
      <w:r w:rsidRPr="001B5B1A">
        <w:rPr>
          <w:sz w:val="24"/>
          <w:szCs w:val="24"/>
        </w:rPr>
        <w:t xml:space="preserve"> a noncontiguous location,</w:t>
      </w:r>
      <w:r w:rsidRPr="001B5B1A">
        <w:rPr>
          <w:spacing w:val="-6"/>
          <w:sz w:val="24"/>
          <w:szCs w:val="24"/>
        </w:rPr>
        <w:t xml:space="preserve"> </w:t>
      </w:r>
      <w:r w:rsidRPr="001B5B1A">
        <w:rPr>
          <w:sz w:val="24"/>
          <w:szCs w:val="24"/>
        </w:rPr>
        <w:t>an</w:t>
      </w:r>
      <w:r w:rsidRPr="001B5B1A">
        <w:rPr>
          <w:spacing w:val="-5"/>
          <w:sz w:val="24"/>
          <w:szCs w:val="24"/>
        </w:rPr>
        <w:t xml:space="preserve"> </w:t>
      </w:r>
      <w:r w:rsidRPr="001B5B1A">
        <w:rPr>
          <w:sz w:val="24"/>
          <w:szCs w:val="24"/>
        </w:rPr>
        <w:t>applicant</w:t>
      </w:r>
      <w:r w:rsidRPr="001B5B1A">
        <w:rPr>
          <w:spacing w:val="-5"/>
          <w:sz w:val="24"/>
          <w:szCs w:val="24"/>
        </w:rPr>
        <w:t xml:space="preserve"> </w:t>
      </w:r>
      <w:r w:rsidRPr="001B5B1A">
        <w:rPr>
          <w:sz w:val="24"/>
          <w:szCs w:val="24"/>
        </w:rPr>
        <w:t>or</w:t>
      </w:r>
      <w:r w:rsidRPr="001B5B1A">
        <w:rPr>
          <w:spacing w:val="-5"/>
          <w:sz w:val="24"/>
          <w:szCs w:val="24"/>
        </w:rPr>
        <w:t xml:space="preserve"> </w:t>
      </w:r>
      <w:r w:rsidRPr="001B5B1A">
        <w:rPr>
          <w:sz w:val="24"/>
          <w:szCs w:val="24"/>
        </w:rPr>
        <w:t>licensee</w:t>
      </w:r>
      <w:r w:rsidRPr="001B5B1A">
        <w:rPr>
          <w:spacing w:val="-5"/>
          <w:sz w:val="24"/>
          <w:szCs w:val="24"/>
        </w:rPr>
        <w:t xml:space="preserve"> </w:t>
      </w:r>
      <w:r w:rsidRPr="001B5B1A">
        <w:rPr>
          <w:sz w:val="24"/>
          <w:szCs w:val="24"/>
        </w:rPr>
        <w:t>must</w:t>
      </w:r>
      <w:r w:rsidRPr="001B5B1A">
        <w:rPr>
          <w:spacing w:val="-6"/>
          <w:sz w:val="24"/>
          <w:szCs w:val="24"/>
        </w:rPr>
        <w:t xml:space="preserve"> </w:t>
      </w:r>
      <w:r w:rsidRPr="001B5B1A">
        <w:rPr>
          <w:sz w:val="24"/>
          <w:szCs w:val="24"/>
        </w:rPr>
        <w:t>submit</w:t>
      </w:r>
      <w:r w:rsidRPr="001B5B1A">
        <w:rPr>
          <w:spacing w:val="-5"/>
          <w:sz w:val="24"/>
          <w:szCs w:val="24"/>
        </w:rPr>
        <w:t xml:space="preserve"> </w:t>
      </w:r>
      <w:r w:rsidRPr="001B5B1A">
        <w:rPr>
          <w:sz w:val="24"/>
          <w:szCs w:val="24"/>
        </w:rPr>
        <w:t>proof</w:t>
      </w:r>
      <w:r w:rsidRPr="001B5B1A">
        <w:rPr>
          <w:spacing w:val="-5"/>
          <w:sz w:val="24"/>
          <w:szCs w:val="24"/>
        </w:rPr>
        <w:t xml:space="preserve"> </w:t>
      </w:r>
      <w:r w:rsidRPr="001B5B1A">
        <w:rPr>
          <w:sz w:val="24"/>
          <w:szCs w:val="24"/>
        </w:rPr>
        <w:t>from</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municipality</w:t>
      </w:r>
      <w:r w:rsidRPr="001B5B1A">
        <w:rPr>
          <w:spacing w:val="-6"/>
          <w:sz w:val="24"/>
          <w:szCs w:val="24"/>
        </w:rPr>
        <w:t xml:space="preserve"> </w:t>
      </w:r>
      <w:r w:rsidRPr="001B5B1A">
        <w:rPr>
          <w:sz w:val="24"/>
          <w:szCs w:val="24"/>
        </w:rPr>
        <w:t>in</w:t>
      </w:r>
      <w:r w:rsidRPr="001B5B1A">
        <w:rPr>
          <w:spacing w:val="-5"/>
          <w:sz w:val="24"/>
          <w:szCs w:val="24"/>
        </w:rPr>
        <w:t xml:space="preserve"> </w:t>
      </w:r>
      <w:r w:rsidRPr="001B5B1A">
        <w:rPr>
          <w:sz w:val="24"/>
          <w:szCs w:val="24"/>
        </w:rPr>
        <w:t>which</w:t>
      </w:r>
      <w:r w:rsidRPr="001B5B1A">
        <w:rPr>
          <w:spacing w:val="-5"/>
          <w:sz w:val="24"/>
          <w:szCs w:val="24"/>
        </w:rPr>
        <w:t xml:space="preserve"> </w:t>
      </w:r>
      <w:r w:rsidRPr="001B5B1A">
        <w:rPr>
          <w:sz w:val="24"/>
          <w:szCs w:val="24"/>
        </w:rPr>
        <w:t xml:space="preserve">the proposed premises </w:t>
      </w:r>
      <w:proofErr w:type="gramStart"/>
      <w:r w:rsidRPr="001B5B1A">
        <w:rPr>
          <w:sz w:val="24"/>
          <w:szCs w:val="24"/>
        </w:rPr>
        <w:t>is</w:t>
      </w:r>
      <w:proofErr w:type="gramEnd"/>
      <w:r w:rsidRPr="001B5B1A">
        <w:rPr>
          <w:sz w:val="24"/>
          <w:szCs w:val="24"/>
        </w:rPr>
        <w:t xml:space="preserve"> located of compliance with all applicable </w:t>
      </w:r>
      <w:proofErr w:type="gramStart"/>
      <w:r w:rsidRPr="001B5B1A">
        <w:rPr>
          <w:sz w:val="24"/>
          <w:szCs w:val="24"/>
        </w:rPr>
        <w:t>zoning, building</w:t>
      </w:r>
      <w:proofErr w:type="gramEnd"/>
      <w:r w:rsidRPr="001B5B1A">
        <w:rPr>
          <w:sz w:val="24"/>
          <w:szCs w:val="24"/>
        </w:rPr>
        <w:t>, fire, and other requirements for occupancy and</w:t>
      </w:r>
      <w:r w:rsidRPr="001B5B1A">
        <w:rPr>
          <w:spacing w:val="-10"/>
          <w:sz w:val="24"/>
          <w:szCs w:val="24"/>
        </w:rPr>
        <w:t xml:space="preserve"> </w:t>
      </w:r>
      <w:r w:rsidRPr="001B5B1A">
        <w:rPr>
          <w:sz w:val="24"/>
          <w:szCs w:val="24"/>
        </w:rPr>
        <w:t>operation.</w:t>
      </w:r>
    </w:p>
    <w:p w14:paraId="79DE890F" w14:textId="77777777" w:rsidR="00A63239" w:rsidRPr="00581D9D" w:rsidRDefault="00A63239" w:rsidP="00A63239">
      <w:pPr>
        <w:numPr>
          <w:ilvl w:val="0"/>
          <w:numId w:val="16"/>
        </w:numPr>
        <w:tabs>
          <w:tab w:val="left" w:pos="1099"/>
          <w:tab w:val="left" w:pos="1100"/>
        </w:tabs>
        <w:rPr>
          <w:sz w:val="24"/>
          <w:szCs w:val="24"/>
        </w:rPr>
      </w:pPr>
      <w:r w:rsidRPr="001B5B1A">
        <w:rPr>
          <w:sz w:val="24"/>
          <w:szCs w:val="24"/>
        </w:rPr>
        <w:t xml:space="preserve">A manufacturer’s </w:t>
      </w:r>
      <w:proofErr w:type="gramStart"/>
      <w:r w:rsidRPr="001B5B1A">
        <w:rPr>
          <w:sz w:val="24"/>
          <w:szCs w:val="24"/>
        </w:rPr>
        <w:t>licensed</w:t>
      </w:r>
      <w:proofErr w:type="gramEnd"/>
      <w:r w:rsidRPr="001B5B1A">
        <w:rPr>
          <w:sz w:val="24"/>
          <w:szCs w:val="24"/>
        </w:rPr>
        <w:t xml:space="preserve"> pursuant to sections 44-3-402 or 44-3-403, C.R.S., may be part of an entertainment district or common consumption area. </w:t>
      </w:r>
      <w:r w:rsidRPr="001B5B1A">
        <w:rPr>
          <w:spacing w:val="-3"/>
          <w:sz w:val="24"/>
          <w:szCs w:val="24"/>
        </w:rPr>
        <w:t xml:space="preserve">However, </w:t>
      </w:r>
      <w:r w:rsidRPr="001B5B1A">
        <w:rPr>
          <w:sz w:val="24"/>
          <w:szCs w:val="24"/>
        </w:rPr>
        <w:t xml:space="preserve">if the manufacturer’s licensed premises </w:t>
      </w:r>
      <w:proofErr w:type="gramStart"/>
      <w:r w:rsidRPr="001B5B1A">
        <w:rPr>
          <w:sz w:val="24"/>
          <w:szCs w:val="24"/>
        </w:rPr>
        <w:t>includes</w:t>
      </w:r>
      <w:proofErr w:type="gramEnd"/>
      <w:r w:rsidRPr="001B5B1A">
        <w:rPr>
          <w:sz w:val="24"/>
          <w:szCs w:val="24"/>
        </w:rPr>
        <w:t xml:space="preserve"> multiple noncontiguous locations, any noncontiguous location included in the licensed premises that falls outside of the approved boundaries of the entertainment district or common consumption area shall not be included in the certified promotional association or entertainment</w:t>
      </w:r>
      <w:r w:rsidRPr="001B5B1A">
        <w:rPr>
          <w:spacing w:val="-7"/>
          <w:sz w:val="24"/>
          <w:szCs w:val="24"/>
        </w:rPr>
        <w:t xml:space="preserve"> </w:t>
      </w:r>
      <w:r w:rsidRPr="001B5B1A">
        <w:rPr>
          <w:sz w:val="24"/>
          <w:szCs w:val="24"/>
        </w:rPr>
        <w:t>district.</w:t>
      </w:r>
    </w:p>
    <w:p w14:paraId="693D0746" w14:textId="77777777" w:rsidR="00A63239" w:rsidRPr="00581D9D" w:rsidRDefault="00A63239" w:rsidP="00A63239">
      <w:pPr>
        <w:numPr>
          <w:ilvl w:val="0"/>
          <w:numId w:val="16"/>
        </w:numPr>
        <w:tabs>
          <w:tab w:val="left" w:pos="1099"/>
          <w:tab w:val="left" w:pos="1100"/>
        </w:tabs>
        <w:rPr>
          <w:sz w:val="24"/>
          <w:szCs w:val="24"/>
        </w:rPr>
      </w:pPr>
      <w:r w:rsidRPr="001B5B1A">
        <w:rPr>
          <w:sz w:val="24"/>
          <w:szCs w:val="24"/>
        </w:rPr>
        <w:t>A manufacturer licensed pursuant to sections 44-3-402 or 44-3-403, C.R.S., with a licensed premises</w:t>
      </w:r>
      <w:r w:rsidRPr="001B5B1A">
        <w:rPr>
          <w:spacing w:val="-6"/>
          <w:sz w:val="24"/>
          <w:szCs w:val="24"/>
        </w:rPr>
        <w:t xml:space="preserve"> </w:t>
      </w:r>
      <w:r w:rsidRPr="001B5B1A">
        <w:rPr>
          <w:sz w:val="24"/>
          <w:szCs w:val="24"/>
        </w:rPr>
        <w:t>that</w:t>
      </w:r>
      <w:r w:rsidRPr="001B5B1A">
        <w:rPr>
          <w:spacing w:val="-6"/>
          <w:sz w:val="24"/>
          <w:szCs w:val="24"/>
        </w:rPr>
        <w:t xml:space="preserve"> </w:t>
      </w:r>
      <w:proofErr w:type="gramStart"/>
      <w:r w:rsidRPr="001B5B1A">
        <w:rPr>
          <w:sz w:val="24"/>
          <w:szCs w:val="24"/>
        </w:rPr>
        <w:t>includes</w:t>
      </w:r>
      <w:proofErr w:type="gramEnd"/>
      <w:r w:rsidRPr="001B5B1A">
        <w:rPr>
          <w:spacing w:val="-6"/>
          <w:sz w:val="24"/>
          <w:szCs w:val="24"/>
        </w:rPr>
        <w:t xml:space="preserve"> </w:t>
      </w:r>
      <w:r w:rsidRPr="001B5B1A">
        <w:rPr>
          <w:sz w:val="24"/>
          <w:szCs w:val="24"/>
        </w:rPr>
        <w:t>multiple</w:t>
      </w:r>
      <w:r w:rsidRPr="001B5B1A">
        <w:rPr>
          <w:spacing w:val="-6"/>
          <w:sz w:val="24"/>
          <w:szCs w:val="24"/>
        </w:rPr>
        <w:t xml:space="preserve"> </w:t>
      </w:r>
      <w:r w:rsidRPr="001B5B1A">
        <w:rPr>
          <w:sz w:val="24"/>
          <w:szCs w:val="24"/>
        </w:rPr>
        <w:t>noncontiguous</w:t>
      </w:r>
      <w:r w:rsidRPr="001B5B1A">
        <w:rPr>
          <w:spacing w:val="-6"/>
          <w:sz w:val="24"/>
          <w:szCs w:val="24"/>
        </w:rPr>
        <w:t xml:space="preserve"> </w:t>
      </w:r>
      <w:r w:rsidRPr="001B5B1A">
        <w:rPr>
          <w:sz w:val="24"/>
          <w:szCs w:val="24"/>
        </w:rPr>
        <w:t>locations</w:t>
      </w:r>
      <w:r w:rsidRPr="001B5B1A">
        <w:rPr>
          <w:spacing w:val="-6"/>
          <w:sz w:val="24"/>
          <w:szCs w:val="24"/>
        </w:rPr>
        <w:t xml:space="preserve"> </w:t>
      </w:r>
      <w:r w:rsidRPr="001B5B1A">
        <w:rPr>
          <w:sz w:val="24"/>
          <w:szCs w:val="24"/>
        </w:rPr>
        <w:t>may</w:t>
      </w:r>
      <w:r w:rsidRPr="001B5B1A">
        <w:rPr>
          <w:spacing w:val="-6"/>
          <w:sz w:val="24"/>
          <w:szCs w:val="24"/>
        </w:rPr>
        <w:t xml:space="preserve"> </w:t>
      </w:r>
      <w:r w:rsidRPr="001B5B1A">
        <w:rPr>
          <w:sz w:val="24"/>
          <w:szCs w:val="24"/>
        </w:rPr>
        <w:t>operate</w:t>
      </w:r>
      <w:r w:rsidRPr="001B5B1A">
        <w:rPr>
          <w:spacing w:val="-6"/>
          <w:sz w:val="24"/>
          <w:szCs w:val="24"/>
        </w:rPr>
        <w:t xml:space="preserve"> </w:t>
      </w:r>
      <w:r w:rsidRPr="001B5B1A">
        <w:rPr>
          <w:sz w:val="24"/>
          <w:szCs w:val="24"/>
        </w:rPr>
        <w:t>one</w:t>
      </w:r>
      <w:r w:rsidRPr="001B5B1A">
        <w:rPr>
          <w:spacing w:val="-6"/>
          <w:sz w:val="24"/>
          <w:szCs w:val="24"/>
        </w:rPr>
        <w:t xml:space="preserve"> </w:t>
      </w:r>
      <w:r w:rsidRPr="001B5B1A">
        <w:rPr>
          <w:sz w:val="24"/>
          <w:szCs w:val="24"/>
        </w:rPr>
        <w:t>or</w:t>
      </w:r>
      <w:r w:rsidRPr="001B5B1A">
        <w:rPr>
          <w:spacing w:val="-6"/>
          <w:sz w:val="24"/>
          <w:szCs w:val="24"/>
        </w:rPr>
        <w:t xml:space="preserve"> </w:t>
      </w:r>
      <w:r w:rsidRPr="001B5B1A">
        <w:rPr>
          <w:sz w:val="24"/>
          <w:szCs w:val="24"/>
        </w:rPr>
        <w:t>more</w:t>
      </w:r>
      <w:r w:rsidRPr="001B5B1A">
        <w:rPr>
          <w:spacing w:val="-6"/>
          <w:sz w:val="24"/>
          <w:szCs w:val="24"/>
        </w:rPr>
        <w:t xml:space="preserve"> </w:t>
      </w:r>
      <w:r w:rsidRPr="001B5B1A">
        <w:rPr>
          <w:sz w:val="24"/>
          <w:szCs w:val="24"/>
        </w:rPr>
        <w:t>sales</w:t>
      </w:r>
      <w:r w:rsidRPr="001B5B1A">
        <w:rPr>
          <w:spacing w:val="-6"/>
          <w:sz w:val="24"/>
          <w:szCs w:val="24"/>
        </w:rPr>
        <w:t xml:space="preserve"> </w:t>
      </w:r>
      <w:r w:rsidRPr="001B5B1A">
        <w:rPr>
          <w:sz w:val="24"/>
          <w:szCs w:val="24"/>
        </w:rPr>
        <w:t xml:space="preserve">rooms to the extent permitted by </w:t>
      </w:r>
      <w:ins w:id="208" w:author="Author">
        <w:r w:rsidRPr="001B5B1A">
          <w:rPr>
            <w:sz w:val="24"/>
            <w:szCs w:val="24"/>
          </w:rPr>
          <w:t>sub</w:t>
        </w:r>
      </w:ins>
      <w:r w:rsidRPr="001B5B1A">
        <w:rPr>
          <w:sz w:val="24"/>
          <w:szCs w:val="24"/>
        </w:rPr>
        <w:t>sections 44-3-402(2)(a) or 44-3-403(2)(e)(1)(A), C.R.S., and Regulation 47-</w:t>
      </w:r>
      <w:r w:rsidRPr="001B5B1A">
        <w:rPr>
          <w:spacing w:val="-3"/>
          <w:sz w:val="24"/>
          <w:szCs w:val="24"/>
        </w:rPr>
        <w:t xml:space="preserve"> </w:t>
      </w:r>
      <w:r w:rsidRPr="001B5B1A">
        <w:rPr>
          <w:sz w:val="24"/>
          <w:szCs w:val="24"/>
        </w:rPr>
        <w:t>428.</w:t>
      </w:r>
    </w:p>
    <w:p w14:paraId="654CE7F6" w14:textId="77777777" w:rsidR="00A63239" w:rsidRPr="00AB7340" w:rsidRDefault="00A63239" w:rsidP="00A63239">
      <w:pPr>
        <w:numPr>
          <w:ilvl w:val="0"/>
          <w:numId w:val="16"/>
        </w:numPr>
        <w:tabs>
          <w:tab w:val="left" w:pos="1099"/>
          <w:tab w:val="left" w:pos="1100"/>
        </w:tabs>
        <w:rPr>
          <w:sz w:val="24"/>
          <w:szCs w:val="24"/>
        </w:rPr>
      </w:pPr>
      <w:r w:rsidRPr="001B5B1A">
        <w:rPr>
          <w:sz w:val="24"/>
          <w:szCs w:val="24"/>
        </w:rPr>
        <w:t>A manufacturer licensed to sell malt liquors that wants to obtain a salesroom on a noncontiguous</w:t>
      </w:r>
      <w:r w:rsidRPr="001B5B1A">
        <w:rPr>
          <w:spacing w:val="-7"/>
          <w:sz w:val="24"/>
          <w:szCs w:val="24"/>
        </w:rPr>
        <w:t xml:space="preserve"> </w:t>
      </w:r>
      <w:r w:rsidRPr="001B5B1A">
        <w:rPr>
          <w:sz w:val="24"/>
          <w:szCs w:val="24"/>
        </w:rPr>
        <w:t>location</w:t>
      </w:r>
      <w:r w:rsidRPr="001B5B1A">
        <w:rPr>
          <w:spacing w:val="-6"/>
          <w:sz w:val="24"/>
          <w:szCs w:val="24"/>
        </w:rPr>
        <w:t xml:space="preserve"> </w:t>
      </w:r>
      <w:r w:rsidRPr="001B5B1A">
        <w:rPr>
          <w:sz w:val="24"/>
          <w:szCs w:val="24"/>
        </w:rPr>
        <w:t>must</w:t>
      </w:r>
      <w:r w:rsidRPr="001B5B1A">
        <w:rPr>
          <w:spacing w:val="-6"/>
          <w:sz w:val="24"/>
          <w:szCs w:val="24"/>
        </w:rPr>
        <w:t xml:space="preserve"> </w:t>
      </w:r>
      <w:r w:rsidRPr="001B5B1A">
        <w:rPr>
          <w:sz w:val="24"/>
          <w:szCs w:val="24"/>
        </w:rPr>
        <w:t>obtain</w:t>
      </w:r>
      <w:r w:rsidRPr="001B5B1A">
        <w:rPr>
          <w:spacing w:val="-6"/>
          <w:sz w:val="24"/>
          <w:szCs w:val="24"/>
        </w:rPr>
        <w:t xml:space="preserve"> </w:t>
      </w:r>
      <w:r w:rsidRPr="001B5B1A">
        <w:rPr>
          <w:sz w:val="24"/>
          <w:szCs w:val="24"/>
        </w:rPr>
        <w:t>a</w:t>
      </w:r>
      <w:r w:rsidRPr="001B5B1A">
        <w:rPr>
          <w:spacing w:val="-6"/>
          <w:sz w:val="24"/>
          <w:szCs w:val="24"/>
        </w:rPr>
        <w:t xml:space="preserve"> </w:t>
      </w:r>
      <w:r w:rsidRPr="001B5B1A">
        <w:rPr>
          <w:sz w:val="24"/>
          <w:szCs w:val="24"/>
        </w:rPr>
        <w:t>wholesaler’s</w:t>
      </w:r>
      <w:r w:rsidRPr="001B5B1A">
        <w:rPr>
          <w:spacing w:val="-6"/>
          <w:sz w:val="24"/>
          <w:szCs w:val="24"/>
        </w:rPr>
        <w:t xml:space="preserve"> </w:t>
      </w:r>
      <w:r w:rsidRPr="001B5B1A">
        <w:rPr>
          <w:sz w:val="24"/>
          <w:szCs w:val="24"/>
        </w:rPr>
        <w:t>beer</w:t>
      </w:r>
      <w:r w:rsidRPr="001B5B1A">
        <w:rPr>
          <w:spacing w:val="-6"/>
          <w:sz w:val="24"/>
          <w:szCs w:val="24"/>
        </w:rPr>
        <w:t xml:space="preserve"> </w:t>
      </w:r>
      <w:r w:rsidRPr="001B5B1A">
        <w:rPr>
          <w:sz w:val="24"/>
          <w:szCs w:val="24"/>
        </w:rPr>
        <w:t>license</w:t>
      </w:r>
      <w:r w:rsidRPr="001B5B1A">
        <w:rPr>
          <w:spacing w:val="-6"/>
          <w:sz w:val="24"/>
          <w:szCs w:val="24"/>
        </w:rPr>
        <w:t xml:space="preserve"> </w:t>
      </w:r>
      <w:r w:rsidRPr="001B5B1A">
        <w:rPr>
          <w:sz w:val="24"/>
          <w:szCs w:val="24"/>
        </w:rPr>
        <w:t>pursuant</w:t>
      </w:r>
      <w:r w:rsidRPr="001B5B1A">
        <w:rPr>
          <w:spacing w:val="-6"/>
          <w:sz w:val="24"/>
          <w:szCs w:val="24"/>
        </w:rPr>
        <w:t xml:space="preserve"> </w:t>
      </w:r>
      <w:r w:rsidRPr="001B5B1A">
        <w:rPr>
          <w:sz w:val="24"/>
          <w:szCs w:val="24"/>
        </w:rPr>
        <w:t>to</w:t>
      </w:r>
      <w:r w:rsidRPr="001B5B1A">
        <w:rPr>
          <w:spacing w:val="-6"/>
          <w:sz w:val="24"/>
          <w:szCs w:val="24"/>
        </w:rPr>
        <w:t xml:space="preserve"> </w:t>
      </w:r>
      <w:ins w:id="209" w:author="Author">
        <w:r w:rsidRPr="001B5B1A">
          <w:rPr>
            <w:spacing w:val="-6"/>
            <w:sz w:val="24"/>
            <w:szCs w:val="24"/>
          </w:rPr>
          <w:t xml:space="preserve">section </w:t>
        </w:r>
      </w:ins>
      <w:r w:rsidRPr="001B5B1A">
        <w:rPr>
          <w:sz w:val="24"/>
          <w:szCs w:val="24"/>
        </w:rPr>
        <w:t>44-3-407,</w:t>
      </w:r>
      <w:r w:rsidRPr="001B5B1A">
        <w:rPr>
          <w:spacing w:val="-6"/>
          <w:sz w:val="24"/>
          <w:szCs w:val="24"/>
        </w:rPr>
        <w:t xml:space="preserve"> </w:t>
      </w:r>
      <w:r w:rsidRPr="001B5B1A">
        <w:rPr>
          <w:sz w:val="24"/>
          <w:szCs w:val="24"/>
        </w:rPr>
        <w:t>C.R.S.</w:t>
      </w:r>
    </w:p>
    <w:p w14:paraId="526BB8E9" w14:textId="77777777" w:rsidR="00A63239" w:rsidRPr="00427EAB" w:rsidRDefault="00A63239" w:rsidP="00427EAB">
      <w:pPr>
        <w:ind w:left="374"/>
        <w:rPr>
          <w:i/>
          <w:iCs/>
          <w:color w:val="0070C0"/>
          <w:sz w:val="24"/>
          <w:szCs w:val="24"/>
        </w:rPr>
      </w:pPr>
      <w:r w:rsidRPr="00427EAB">
        <w:rPr>
          <w:i/>
          <w:iCs/>
          <w:color w:val="0070C0"/>
          <w:sz w:val="24"/>
          <w:szCs w:val="24"/>
        </w:rPr>
        <w:t>Amendments to Regulation 47-502 are to remove reference to outdated tax information.</w:t>
      </w:r>
    </w:p>
    <w:p w14:paraId="09A195BE" w14:textId="77777777" w:rsidR="00A63239" w:rsidRPr="00581D9D" w:rsidRDefault="00A63239" w:rsidP="00A63239">
      <w:pPr>
        <w:pStyle w:val="Heading2"/>
      </w:pPr>
      <w:r w:rsidRPr="001B5B1A">
        <w:t xml:space="preserve">Regulation 47-502. </w:t>
      </w:r>
      <w:r>
        <w:tab/>
      </w:r>
      <w:r w:rsidRPr="001B5B1A">
        <w:t>Excise Taxes, Surcharges, and Fees Reports.</w:t>
      </w:r>
    </w:p>
    <w:p w14:paraId="16FA5E5C" w14:textId="77777777" w:rsidR="00A63239" w:rsidRPr="001B5B1A" w:rsidRDefault="00A63239" w:rsidP="00A63239">
      <w:pPr>
        <w:ind w:left="380"/>
        <w:rPr>
          <w:sz w:val="24"/>
          <w:szCs w:val="24"/>
        </w:rPr>
      </w:pPr>
      <w:r w:rsidRPr="001B5B1A">
        <w:rPr>
          <w:sz w:val="24"/>
          <w:szCs w:val="24"/>
          <w:u w:val="thick"/>
        </w:rPr>
        <w:t>Basis and Purpose</w:t>
      </w:r>
      <w:r w:rsidRPr="001B5B1A">
        <w:rPr>
          <w:sz w:val="24"/>
          <w:szCs w:val="24"/>
        </w:rPr>
        <w:t xml:space="preserve">. The statutory authority for this regulation includes, but is not </w:t>
      </w:r>
      <w:r w:rsidRPr="001B5B1A">
        <w:rPr>
          <w:sz w:val="24"/>
          <w:szCs w:val="24"/>
        </w:rPr>
        <w:lastRenderedPageBreak/>
        <w:t>limited to, subsections</w:t>
      </w:r>
      <w:r>
        <w:rPr>
          <w:sz w:val="24"/>
          <w:szCs w:val="24"/>
        </w:rPr>
        <w:t xml:space="preserve"> </w:t>
      </w:r>
      <w:r w:rsidRPr="001B5B1A">
        <w:rPr>
          <w:sz w:val="24"/>
          <w:szCs w:val="24"/>
        </w:rPr>
        <w:t>44-3-202(1)(b), and 44-3-503, C.R.S. The purpose of this</w:t>
      </w:r>
      <w:r>
        <w:rPr>
          <w:sz w:val="24"/>
          <w:szCs w:val="24"/>
        </w:rPr>
        <w:t xml:space="preserve"> </w:t>
      </w:r>
      <w:r w:rsidRPr="001B5B1A">
        <w:rPr>
          <w:sz w:val="24"/>
          <w:szCs w:val="24"/>
        </w:rPr>
        <w:t>regulation is to establish procedures for reporting excise taxes, surcharges, and fees.</w:t>
      </w:r>
    </w:p>
    <w:p w14:paraId="1E02BC13" w14:textId="77777777" w:rsidR="00A63239" w:rsidRPr="00581D9D" w:rsidRDefault="00A63239" w:rsidP="00A63239">
      <w:pPr>
        <w:numPr>
          <w:ilvl w:val="0"/>
          <w:numId w:val="17"/>
        </w:numPr>
        <w:tabs>
          <w:tab w:val="left" w:pos="1099"/>
          <w:tab w:val="left" w:pos="1100"/>
        </w:tabs>
        <w:rPr>
          <w:sz w:val="24"/>
          <w:szCs w:val="24"/>
        </w:rPr>
      </w:pPr>
      <w:r w:rsidRPr="001B5B1A">
        <w:rPr>
          <w:sz w:val="24"/>
          <w:szCs w:val="24"/>
        </w:rPr>
        <w:t>Manufacturers, wholesalers, and holders of a winery direct shipper’s</w:t>
      </w:r>
      <w:r w:rsidRPr="001B5B1A">
        <w:rPr>
          <w:spacing w:val="-18"/>
          <w:sz w:val="24"/>
          <w:szCs w:val="24"/>
        </w:rPr>
        <w:t xml:space="preserve"> </w:t>
      </w:r>
      <w:r w:rsidRPr="001B5B1A">
        <w:rPr>
          <w:sz w:val="24"/>
          <w:szCs w:val="24"/>
        </w:rPr>
        <w:t>permit.</w:t>
      </w:r>
    </w:p>
    <w:p w14:paraId="69F5F7C5" w14:textId="77777777" w:rsidR="00A63239" w:rsidRPr="00581D9D" w:rsidRDefault="00A63239" w:rsidP="00A63239">
      <w:pPr>
        <w:numPr>
          <w:ilvl w:val="1"/>
          <w:numId w:val="17"/>
        </w:numPr>
        <w:tabs>
          <w:tab w:val="left" w:pos="1819"/>
          <w:tab w:val="left" w:pos="1820"/>
        </w:tabs>
        <w:rPr>
          <w:sz w:val="24"/>
          <w:szCs w:val="24"/>
        </w:rPr>
      </w:pPr>
      <w:r w:rsidRPr="001B5B1A">
        <w:rPr>
          <w:sz w:val="24"/>
          <w:szCs w:val="24"/>
        </w:rPr>
        <w:t>Reporting of alcohol beverages received or</w:t>
      </w:r>
      <w:r w:rsidRPr="001B5B1A">
        <w:rPr>
          <w:spacing w:val="-10"/>
          <w:sz w:val="24"/>
          <w:szCs w:val="24"/>
        </w:rPr>
        <w:t xml:space="preserve"> </w:t>
      </w:r>
      <w:r w:rsidRPr="001B5B1A">
        <w:rPr>
          <w:sz w:val="24"/>
          <w:szCs w:val="24"/>
        </w:rPr>
        <w:t>manufactured.</w:t>
      </w:r>
    </w:p>
    <w:p w14:paraId="1C2F3CBA" w14:textId="77777777" w:rsidR="00A63239" w:rsidRPr="001B5B1A" w:rsidRDefault="00A63239" w:rsidP="00A63239">
      <w:pPr>
        <w:ind w:left="1820"/>
        <w:rPr>
          <w:sz w:val="24"/>
          <w:szCs w:val="24"/>
        </w:rPr>
      </w:pPr>
      <w:r w:rsidRPr="001B5B1A">
        <w:rPr>
          <w:sz w:val="24"/>
          <w:szCs w:val="24"/>
        </w:rPr>
        <w:t>Each licensed manufacturer or wholesaler whose licensed premises are located within Colorado shall forward to the Department of Revenue on or before the 20</w:t>
      </w:r>
      <w:r w:rsidRPr="001B5B1A">
        <w:rPr>
          <w:sz w:val="24"/>
          <w:szCs w:val="24"/>
          <w:vertAlign w:val="superscript"/>
        </w:rPr>
        <w:t>th</w:t>
      </w:r>
      <w:r w:rsidRPr="001B5B1A">
        <w:rPr>
          <w:sz w:val="24"/>
          <w:szCs w:val="24"/>
        </w:rPr>
        <w:t xml:space="preserve"> day of the month succeeding the month of receipt or manufacture of such alcohol beverage, a completed report. Wholesalers shall use form DR 0445 which shall include the date of receipt, supplier account number and name, invoice number, and gallons or </w:t>
      </w:r>
      <w:proofErr w:type="gramStart"/>
      <w:r w:rsidRPr="001B5B1A">
        <w:rPr>
          <w:sz w:val="24"/>
          <w:szCs w:val="24"/>
        </w:rPr>
        <w:t>liters</w:t>
      </w:r>
      <w:proofErr w:type="gramEnd"/>
      <w:r w:rsidRPr="001B5B1A">
        <w:rPr>
          <w:sz w:val="24"/>
          <w:szCs w:val="24"/>
        </w:rPr>
        <w:t xml:space="preserve"> received. A separate form shall be submitted for each commodity. Manufacturers shall use this form only if they are acting in a licensed wholesale capacity, and they shall include the amount of </w:t>
      </w:r>
      <w:proofErr w:type="gramStart"/>
      <w:r w:rsidRPr="001B5B1A">
        <w:rPr>
          <w:sz w:val="24"/>
          <w:szCs w:val="24"/>
        </w:rPr>
        <w:t>product</w:t>
      </w:r>
      <w:proofErr w:type="gramEnd"/>
      <w:r w:rsidRPr="001B5B1A">
        <w:rPr>
          <w:sz w:val="24"/>
          <w:szCs w:val="24"/>
        </w:rPr>
        <w:t xml:space="preserve"> manufactured. Manufacturers and wholesalers shall maintain upon the licensed </w:t>
      </w:r>
      <w:proofErr w:type="gramStart"/>
      <w:r w:rsidRPr="001B5B1A">
        <w:rPr>
          <w:sz w:val="24"/>
          <w:szCs w:val="24"/>
        </w:rPr>
        <w:t>premises, and</w:t>
      </w:r>
      <w:proofErr w:type="gramEnd"/>
      <w:r w:rsidRPr="001B5B1A">
        <w:rPr>
          <w:sz w:val="24"/>
          <w:szCs w:val="24"/>
        </w:rPr>
        <w:t xml:space="preserve"> make available for inspection by the state licensing authority or other agents of the department, documents or invoices supporting such reports.</w:t>
      </w:r>
    </w:p>
    <w:p w14:paraId="5B395E38" w14:textId="77777777" w:rsidR="00A63239" w:rsidRPr="00581D9D" w:rsidRDefault="00A63239" w:rsidP="00A63239">
      <w:pPr>
        <w:numPr>
          <w:ilvl w:val="1"/>
          <w:numId w:val="17"/>
        </w:numPr>
        <w:tabs>
          <w:tab w:val="left" w:pos="1819"/>
          <w:tab w:val="left" w:pos="1820"/>
        </w:tabs>
        <w:rPr>
          <w:sz w:val="24"/>
          <w:szCs w:val="24"/>
        </w:rPr>
      </w:pPr>
      <w:r w:rsidRPr="001B5B1A">
        <w:rPr>
          <w:sz w:val="24"/>
          <w:szCs w:val="24"/>
        </w:rPr>
        <w:t>Reporting and payment of excise taxes, surcharges, and fees - first</w:t>
      </w:r>
      <w:r w:rsidRPr="001B5B1A">
        <w:rPr>
          <w:spacing w:val="-23"/>
          <w:sz w:val="24"/>
          <w:szCs w:val="24"/>
        </w:rPr>
        <w:t xml:space="preserve"> </w:t>
      </w:r>
      <w:r w:rsidRPr="001B5B1A">
        <w:rPr>
          <w:sz w:val="24"/>
          <w:szCs w:val="24"/>
        </w:rPr>
        <w:t>sold.</w:t>
      </w:r>
      <w:r w:rsidRPr="00581D9D">
        <w:rPr>
          <w:sz w:val="24"/>
          <w:szCs w:val="24"/>
        </w:rPr>
        <w:tab/>
      </w:r>
    </w:p>
    <w:p w14:paraId="42E08274" w14:textId="77777777" w:rsidR="00A63239" w:rsidRPr="001B5B1A" w:rsidRDefault="00A63239" w:rsidP="00A63239">
      <w:pPr>
        <w:ind w:left="1820"/>
        <w:jc w:val="both"/>
        <w:rPr>
          <w:sz w:val="24"/>
          <w:szCs w:val="24"/>
        </w:rPr>
      </w:pPr>
      <w:r w:rsidRPr="001B5B1A">
        <w:rPr>
          <w:sz w:val="24"/>
          <w:szCs w:val="24"/>
        </w:rPr>
        <w:t>Each Colorado licensed wholesaler or manufacturer shall, in addition to filing form DR 0445, also</w:t>
      </w:r>
      <w:r w:rsidRPr="001B5B1A">
        <w:rPr>
          <w:spacing w:val="-5"/>
          <w:sz w:val="24"/>
          <w:szCs w:val="24"/>
        </w:rPr>
        <w:t xml:space="preserve"> </w:t>
      </w:r>
      <w:r w:rsidRPr="001B5B1A">
        <w:rPr>
          <w:sz w:val="24"/>
          <w:szCs w:val="24"/>
        </w:rPr>
        <w:t>complete</w:t>
      </w:r>
      <w:r w:rsidRPr="001B5B1A">
        <w:rPr>
          <w:spacing w:val="-4"/>
          <w:sz w:val="24"/>
          <w:szCs w:val="24"/>
        </w:rPr>
        <w:t xml:space="preserve"> </w:t>
      </w:r>
      <w:r w:rsidRPr="001B5B1A">
        <w:rPr>
          <w:sz w:val="24"/>
          <w:szCs w:val="24"/>
        </w:rPr>
        <w:t>and</w:t>
      </w:r>
      <w:r w:rsidRPr="001B5B1A">
        <w:rPr>
          <w:spacing w:val="-5"/>
          <w:sz w:val="24"/>
          <w:szCs w:val="24"/>
        </w:rPr>
        <w:t xml:space="preserve"> </w:t>
      </w:r>
      <w:r w:rsidRPr="001B5B1A">
        <w:rPr>
          <w:sz w:val="24"/>
          <w:szCs w:val="24"/>
        </w:rPr>
        <w:t>file</w:t>
      </w:r>
      <w:r w:rsidRPr="001B5B1A">
        <w:rPr>
          <w:spacing w:val="-4"/>
          <w:sz w:val="24"/>
          <w:szCs w:val="24"/>
        </w:rPr>
        <w:t xml:space="preserve"> </w:t>
      </w:r>
      <w:r w:rsidRPr="001B5B1A">
        <w:rPr>
          <w:sz w:val="24"/>
          <w:szCs w:val="24"/>
        </w:rPr>
        <w:t>each</w:t>
      </w:r>
      <w:r w:rsidRPr="001B5B1A">
        <w:rPr>
          <w:spacing w:val="-4"/>
          <w:sz w:val="24"/>
          <w:szCs w:val="24"/>
        </w:rPr>
        <w:t xml:space="preserve"> </w:t>
      </w:r>
      <w:r w:rsidRPr="001B5B1A">
        <w:rPr>
          <w:sz w:val="24"/>
          <w:szCs w:val="24"/>
        </w:rPr>
        <w:t>month</w:t>
      </w:r>
      <w:r w:rsidRPr="001B5B1A">
        <w:rPr>
          <w:spacing w:val="-5"/>
          <w:sz w:val="24"/>
          <w:szCs w:val="24"/>
        </w:rPr>
        <w:t xml:space="preserve"> </w:t>
      </w:r>
      <w:r w:rsidRPr="001B5B1A">
        <w:rPr>
          <w:sz w:val="24"/>
          <w:szCs w:val="24"/>
        </w:rPr>
        <w:t>with</w:t>
      </w:r>
      <w:r w:rsidRPr="001B5B1A">
        <w:rPr>
          <w:spacing w:val="-4"/>
          <w:sz w:val="24"/>
          <w:szCs w:val="24"/>
        </w:rPr>
        <w:t xml:space="preserve"> </w:t>
      </w:r>
      <w:r w:rsidRPr="001B5B1A">
        <w:rPr>
          <w:sz w:val="24"/>
          <w:szCs w:val="24"/>
        </w:rPr>
        <w:t>the</w:t>
      </w:r>
      <w:r w:rsidRPr="001B5B1A">
        <w:rPr>
          <w:spacing w:val="-5"/>
          <w:sz w:val="24"/>
          <w:szCs w:val="24"/>
        </w:rPr>
        <w:t xml:space="preserve"> </w:t>
      </w:r>
      <w:r w:rsidRPr="001B5B1A">
        <w:rPr>
          <w:sz w:val="24"/>
          <w:szCs w:val="24"/>
        </w:rPr>
        <w:t>Department</w:t>
      </w:r>
      <w:r w:rsidRPr="001B5B1A">
        <w:rPr>
          <w:spacing w:val="-4"/>
          <w:sz w:val="24"/>
          <w:szCs w:val="24"/>
        </w:rPr>
        <w:t xml:space="preserve"> </w:t>
      </w:r>
      <w:r w:rsidRPr="001B5B1A">
        <w:rPr>
          <w:sz w:val="24"/>
          <w:szCs w:val="24"/>
        </w:rPr>
        <w:t>of</w:t>
      </w:r>
      <w:r w:rsidRPr="001B5B1A">
        <w:rPr>
          <w:spacing w:val="-4"/>
          <w:sz w:val="24"/>
          <w:szCs w:val="24"/>
        </w:rPr>
        <w:t xml:space="preserve"> </w:t>
      </w:r>
      <w:r w:rsidRPr="001B5B1A">
        <w:rPr>
          <w:sz w:val="24"/>
          <w:szCs w:val="24"/>
        </w:rPr>
        <w:t>Revenue</w:t>
      </w:r>
      <w:r w:rsidRPr="001B5B1A">
        <w:rPr>
          <w:spacing w:val="-5"/>
          <w:sz w:val="24"/>
          <w:szCs w:val="24"/>
        </w:rPr>
        <w:t xml:space="preserve"> </w:t>
      </w:r>
      <w:r w:rsidRPr="001B5B1A">
        <w:rPr>
          <w:sz w:val="24"/>
          <w:szCs w:val="24"/>
        </w:rPr>
        <w:t>form</w:t>
      </w:r>
      <w:r w:rsidRPr="001B5B1A">
        <w:rPr>
          <w:spacing w:val="-4"/>
          <w:sz w:val="24"/>
          <w:szCs w:val="24"/>
        </w:rPr>
        <w:t xml:space="preserve"> </w:t>
      </w:r>
      <w:r w:rsidRPr="001B5B1A">
        <w:rPr>
          <w:sz w:val="24"/>
          <w:szCs w:val="24"/>
        </w:rPr>
        <w:t>DR</w:t>
      </w:r>
      <w:r w:rsidRPr="001B5B1A">
        <w:rPr>
          <w:spacing w:val="-4"/>
          <w:sz w:val="24"/>
          <w:szCs w:val="24"/>
        </w:rPr>
        <w:t xml:space="preserve"> </w:t>
      </w:r>
      <w:r w:rsidRPr="001B5B1A">
        <w:rPr>
          <w:sz w:val="24"/>
          <w:szCs w:val="24"/>
        </w:rPr>
        <w:t>0442.</w:t>
      </w:r>
      <w:r w:rsidRPr="001B5B1A">
        <w:rPr>
          <w:spacing w:val="-5"/>
          <w:sz w:val="24"/>
          <w:szCs w:val="24"/>
        </w:rPr>
        <w:t xml:space="preserve"> </w:t>
      </w:r>
      <w:proofErr w:type="gramStart"/>
      <w:r w:rsidRPr="001B5B1A">
        <w:rPr>
          <w:sz w:val="24"/>
          <w:szCs w:val="24"/>
        </w:rPr>
        <w:t>Form</w:t>
      </w:r>
      <w:proofErr w:type="gramEnd"/>
      <w:r w:rsidRPr="001B5B1A">
        <w:rPr>
          <w:spacing w:val="-4"/>
          <w:sz w:val="24"/>
          <w:szCs w:val="24"/>
        </w:rPr>
        <w:t xml:space="preserve"> </w:t>
      </w:r>
      <w:r w:rsidRPr="001B5B1A">
        <w:rPr>
          <w:sz w:val="24"/>
          <w:szCs w:val="24"/>
        </w:rPr>
        <w:t>DR 0442</w:t>
      </w:r>
      <w:r w:rsidRPr="001B5B1A">
        <w:rPr>
          <w:spacing w:val="-3"/>
          <w:sz w:val="24"/>
          <w:szCs w:val="24"/>
        </w:rPr>
        <w:t xml:space="preserve"> </w:t>
      </w:r>
      <w:r w:rsidRPr="001B5B1A">
        <w:rPr>
          <w:sz w:val="24"/>
          <w:szCs w:val="24"/>
        </w:rPr>
        <w:t>shall</w:t>
      </w:r>
      <w:r w:rsidRPr="001B5B1A">
        <w:rPr>
          <w:spacing w:val="-3"/>
          <w:sz w:val="24"/>
          <w:szCs w:val="24"/>
        </w:rPr>
        <w:t xml:space="preserve"> </w:t>
      </w:r>
      <w:r w:rsidRPr="001B5B1A">
        <w:rPr>
          <w:sz w:val="24"/>
          <w:szCs w:val="24"/>
        </w:rPr>
        <w:t>be</w:t>
      </w:r>
      <w:r w:rsidRPr="001B5B1A">
        <w:rPr>
          <w:spacing w:val="-3"/>
          <w:sz w:val="24"/>
          <w:szCs w:val="24"/>
        </w:rPr>
        <w:t xml:space="preserve"> </w:t>
      </w:r>
      <w:r w:rsidRPr="001B5B1A">
        <w:rPr>
          <w:sz w:val="24"/>
          <w:szCs w:val="24"/>
        </w:rPr>
        <w:t>filed</w:t>
      </w:r>
      <w:r w:rsidRPr="001B5B1A">
        <w:rPr>
          <w:spacing w:val="-3"/>
          <w:sz w:val="24"/>
          <w:szCs w:val="24"/>
        </w:rPr>
        <w:t xml:space="preserve"> </w:t>
      </w:r>
      <w:r w:rsidRPr="001B5B1A">
        <w:rPr>
          <w:sz w:val="24"/>
          <w:szCs w:val="24"/>
        </w:rPr>
        <w:t>on</w:t>
      </w:r>
      <w:r w:rsidRPr="001B5B1A">
        <w:rPr>
          <w:spacing w:val="-3"/>
          <w:sz w:val="24"/>
          <w:szCs w:val="24"/>
        </w:rPr>
        <w:t xml:space="preserve"> </w:t>
      </w:r>
      <w:r w:rsidRPr="001B5B1A">
        <w:rPr>
          <w:sz w:val="24"/>
          <w:szCs w:val="24"/>
        </w:rPr>
        <w:t>or</w:t>
      </w:r>
      <w:r w:rsidRPr="001B5B1A">
        <w:rPr>
          <w:spacing w:val="-3"/>
          <w:sz w:val="24"/>
          <w:szCs w:val="24"/>
        </w:rPr>
        <w:t xml:space="preserve"> </w:t>
      </w:r>
      <w:r w:rsidRPr="001B5B1A">
        <w:rPr>
          <w:sz w:val="24"/>
          <w:szCs w:val="24"/>
        </w:rPr>
        <w:t>before</w:t>
      </w:r>
      <w:r w:rsidRPr="001B5B1A">
        <w:rPr>
          <w:spacing w:val="-3"/>
          <w:sz w:val="24"/>
          <w:szCs w:val="24"/>
        </w:rPr>
        <w:t xml:space="preserve"> </w:t>
      </w:r>
      <w:r w:rsidRPr="001B5B1A">
        <w:rPr>
          <w:sz w:val="24"/>
          <w:szCs w:val="24"/>
        </w:rPr>
        <w:t>the</w:t>
      </w:r>
      <w:r w:rsidRPr="001B5B1A">
        <w:rPr>
          <w:spacing w:val="-3"/>
          <w:sz w:val="24"/>
          <w:szCs w:val="24"/>
        </w:rPr>
        <w:t xml:space="preserve"> </w:t>
      </w:r>
      <w:r w:rsidRPr="001B5B1A">
        <w:rPr>
          <w:sz w:val="24"/>
          <w:szCs w:val="24"/>
        </w:rPr>
        <w:t>20th</w:t>
      </w:r>
      <w:r w:rsidRPr="001B5B1A">
        <w:rPr>
          <w:spacing w:val="-3"/>
          <w:sz w:val="24"/>
          <w:szCs w:val="24"/>
        </w:rPr>
        <w:t xml:space="preserve"> </w:t>
      </w:r>
      <w:r w:rsidRPr="001B5B1A">
        <w:rPr>
          <w:sz w:val="24"/>
          <w:szCs w:val="24"/>
        </w:rPr>
        <w:t>of</w:t>
      </w:r>
      <w:r w:rsidRPr="001B5B1A">
        <w:rPr>
          <w:spacing w:val="-3"/>
          <w:sz w:val="24"/>
          <w:szCs w:val="24"/>
        </w:rPr>
        <w:t xml:space="preserve"> </w:t>
      </w:r>
      <w:r w:rsidRPr="001B5B1A">
        <w:rPr>
          <w:sz w:val="24"/>
          <w:szCs w:val="24"/>
        </w:rPr>
        <w:t>the</w:t>
      </w:r>
      <w:r w:rsidRPr="001B5B1A">
        <w:rPr>
          <w:spacing w:val="-3"/>
          <w:sz w:val="24"/>
          <w:szCs w:val="24"/>
        </w:rPr>
        <w:t xml:space="preserve"> </w:t>
      </w:r>
      <w:r w:rsidRPr="001B5B1A">
        <w:rPr>
          <w:sz w:val="24"/>
          <w:szCs w:val="24"/>
        </w:rPr>
        <w:t>month</w:t>
      </w:r>
      <w:r w:rsidRPr="001B5B1A">
        <w:rPr>
          <w:spacing w:val="-3"/>
          <w:sz w:val="24"/>
          <w:szCs w:val="24"/>
        </w:rPr>
        <w:t xml:space="preserve"> </w:t>
      </w:r>
      <w:r w:rsidRPr="001B5B1A">
        <w:rPr>
          <w:sz w:val="24"/>
          <w:szCs w:val="24"/>
        </w:rPr>
        <w:t>succeeding</w:t>
      </w:r>
      <w:r w:rsidRPr="001B5B1A">
        <w:rPr>
          <w:spacing w:val="-3"/>
          <w:sz w:val="24"/>
          <w:szCs w:val="24"/>
        </w:rPr>
        <w:t xml:space="preserve"> </w:t>
      </w:r>
      <w:r w:rsidRPr="001B5B1A">
        <w:rPr>
          <w:sz w:val="24"/>
          <w:szCs w:val="24"/>
        </w:rPr>
        <w:t>the</w:t>
      </w:r>
      <w:r w:rsidRPr="001B5B1A">
        <w:rPr>
          <w:spacing w:val="-3"/>
          <w:sz w:val="24"/>
          <w:szCs w:val="24"/>
        </w:rPr>
        <w:t xml:space="preserve"> </w:t>
      </w:r>
      <w:r w:rsidRPr="001B5B1A">
        <w:rPr>
          <w:sz w:val="24"/>
          <w:szCs w:val="24"/>
        </w:rPr>
        <w:t>month</w:t>
      </w:r>
      <w:r w:rsidRPr="001B5B1A">
        <w:rPr>
          <w:spacing w:val="-3"/>
          <w:sz w:val="24"/>
          <w:szCs w:val="24"/>
        </w:rPr>
        <w:t xml:space="preserve"> </w:t>
      </w:r>
      <w:r w:rsidRPr="001B5B1A">
        <w:rPr>
          <w:sz w:val="24"/>
          <w:szCs w:val="24"/>
        </w:rPr>
        <w:t>reported.</w:t>
      </w:r>
      <w:r>
        <w:rPr>
          <w:sz w:val="24"/>
          <w:szCs w:val="24"/>
        </w:rPr>
        <w:t xml:space="preserve"> </w:t>
      </w:r>
      <w:r w:rsidRPr="001B5B1A">
        <w:rPr>
          <w:sz w:val="24"/>
          <w:szCs w:val="24"/>
        </w:rPr>
        <w:t>Payment</w:t>
      </w:r>
      <w:r w:rsidRPr="001B5B1A">
        <w:rPr>
          <w:spacing w:val="-5"/>
          <w:sz w:val="24"/>
          <w:szCs w:val="24"/>
        </w:rPr>
        <w:t xml:space="preserve"> </w:t>
      </w:r>
      <w:r w:rsidRPr="001B5B1A">
        <w:rPr>
          <w:sz w:val="24"/>
          <w:szCs w:val="24"/>
        </w:rPr>
        <w:t>of</w:t>
      </w:r>
      <w:r w:rsidRPr="001B5B1A">
        <w:rPr>
          <w:spacing w:val="-5"/>
          <w:sz w:val="24"/>
          <w:szCs w:val="24"/>
        </w:rPr>
        <w:t xml:space="preserve"> </w:t>
      </w:r>
      <w:r w:rsidRPr="001B5B1A">
        <w:rPr>
          <w:sz w:val="24"/>
          <w:szCs w:val="24"/>
        </w:rPr>
        <w:t>excise</w:t>
      </w:r>
      <w:r w:rsidRPr="001B5B1A">
        <w:rPr>
          <w:spacing w:val="-5"/>
          <w:sz w:val="24"/>
          <w:szCs w:val="24"/>
        </w:rPr>
        <w:t xml:space="preserve"> </w:t>
      </w:r>
      <w:r w:rsidRPr="001B5B1A">
        <w:rPr>
          <w:sz w:val="24"/>
          <w:szCs w:val="24"/>
        </w:rPr>
        <w:t>taxes,</w:t>
      </w:r>
      <w:r w:rsidRPr="001B5B1A">
        <w:rPr>
          <w:spacing w:val="-5"/>
          <w:sz w:val="24"/>
          <w:szCs w:val="24"/>
        </w:rPr>
        <w:t xml:space="preserve"> </w:t>
      </w:r>
      <w:r w:rsidRPr="001B5B1A">
        <w:rPr>
          <w:sz w:val="24"/>
          <w:szCs w:val="24"/>
        </w:rPr>
        <w:t>surcharges,</w:t>
      </w:r>
      <w:r w:rsidRPr="001B5B1A">
        <w:rPr>
          <w:spacing w:val="-4"/>
          <w:sz w:val="24"/>
          <w:szCs w:val="24"/>
        </w:rPr>
        <w:t xml:space="preserve"> </w:t>
      </w:r>
      <w:r w:rsidRPr="001B5B1A">
        <w:rPr>
          <w:sz w:val="24"/>
          <w:szCs w:val="24"/>
        </w:rPr>
        <w:t>and</w:t>
      </w:r>
      <w:r w:rsidRPr="001B5B1A">
        <w:rPr>
          <w:spacing w:val="-5"/>
          <w:sz w:val="24"/>
          <w:szCs w:val="24"/>
        </w:rPr>
        <w:t xml:space="preserve"> </w:t>
      </w:r>
      <w:r w:rsidRPr="001B5B1A">
        <w:rPr>
          <w:sz w:val="24"/>
          <w:szCs w:val="24"/>
        </w:rPr>
        <w:t>fees</w:t>
      </w:r>
      <w:r w:rsidRPr="001B5B1A">
        <w:rPr>
          <w:spacing w:val="-5"/>
          <w:sz w:val="24"/>
          <w:szCs w:val="24"/>
        </w:rPr>
        <w:t xml:space="preserve"> </w:t>
      </w:r>
      <w:r w:rsidRPr="001B5B1A">
        <w:rPr>
          <w:sz w:val="24"/>
          <w:szCs w:val="24"/>
        </w:rPr>
        <w:t>due</w:t>
      </w:r>
      <w:r w:rsidRPr="001B5B1A">
        <w:rPr>
          <w:spacing w:val="-5"/>
          <w:sz w:val="24"/>
          <w:szCs w:val="24"/>
        </w:rPr>
        <w:t xml:space="preserve"> </w:t>
      </w:r>
      <w:r w:rsidRPr="001B5B1A">
        <w:rPr>
          <w:sz w:val="24"/>
          <w:szCs w:val="24"/>
        </w:rPr>
        <w:t>shall</w:t>
      </w:r>
      <w:r w:rsidRPr="001B5B1A">
        <w:rPr>
          <w:spacing w:val="-5"/>
          <w:sz w:val="24"/>
          <w:szCs w:val="24"/>
        </w:rPr>
        <w:t xml:space="preserve"> </w:t>
      </w:r>
      <w:r w:rsidRPr="001B5B1A">
        <w:rPr>
          <w:sz w:val="24"/>
          <w:szCs w:val="24"/>
        </w:rPr>
        <w:t>accompany</w:t>
      </w:r>
      <w:r w:rsidRPr="001B5B1A">
        <w:rPr>
          <w:spacing w:val="-4"/>
          <w:sz w:val="24"/>
          <w:szCs w:val="24"/>
        </w:rPr>
        <w:t xml:space="preserve"> </w:t>
      </w:r>
      <w:r w:rsidRPr="001B5B1A">
        <w:rPr>
          <w:sz w:val="24"/>
          <w:szCs w:val="24"/>
        </w:rPr>
        <w:t>the</w:t>
      </w:r>
      <w:r w:rsidRPr="001B5B1A">
        <w:rPr>
          <w:spacing w:val="-5"/>
          <w:sz w:val="24"/>
          <w:szCs w:val="24"/>
        </w:rPr>
        <w:t xml:space="preserve"> </w:t>
      </w:r>
      <w:r w:rsidRPr="001B5B1A">
        <w:rPr>
          <w:sz w:val="24"/>
          <w:szCs w:val="24"/>
        </w:rPr>
        <w:t>filing</w:t>
      </w:r>
      <w:r w:rsidRPr="001B5B1A">
        <w:rPr>
          <w:spacing w:val="-5"/>
          <w:sz w:val="24"/>
          <w:szCs w:val="24"/>
        </w:rPr>
        <w:t xml:space="preserve"> </w:t>
      </w:r>
      <w:r w:rsidRPr="001B5B1A">
        <w:rPr>
          <w:sz w:val="24"/>
          <w:szCs w:val="24"/>
        </w:rPr>
        <w:t>of</w:t>
      </w:r>
      <w:r w:rsidRPr="001B5B1A">
        <w:rPr>
          <w:spacing w:val="-5"/>
          <w:sz w:val="24"/>
          <w:szCs w:val="24"/>
        </w:rPr>
        <w:t xml:space="preserve"> </w:t>
      </w:r>
      <w:r w:rsidRPr="001B5B1A">
        <w:rPr>
          <w:sz w:val="24"/>
          <w:szCs w:val="24"/>
        </w:rPr>
        <w:t>form</w:t>
      </w:r>
      <w:r w:rsidRPr="001B5B1A">
        <w:rPr>
          <w:spacing w:val="-5"/>
          <w:sz w:val="24"/>
          <w:szCs w:val="24"/>
        </w:rPr>
        <w:t xml:space="preserve"> </w:t>
      </w:r>
      <w:r w:rsidRPr="001B5B1A">
        <w:rPr>
          <w:sz w:val="24"/>
          <w:szCs w:val="24"/>
        </w:rPr>
        <w:t>DR 0442.</w:t>
      </w:r>
    </w:p>
    <w:p w14:paraId="39F97C80" w14:textId="77777777" w:rsidR="00A63239" w:rsidRPr="00581D9D" w:rsidRDefault="00A63239" w:rsidP="00A63239">
      <w:pPr>
        <w:numPr>
          <w:ilvl w:val="1"/>
          <w:numId w:val="17"/>
        </w:numPr>
        <w:tabs>
          <w:tab w:val="left" w:pos="1819"/>
          <w:tab w:val="left" w:pos="1820"/>
        </w:tabs>
        <w:rPr>
          <w:sz w:val="24"/>
          <w:szCs w:val="24"/>
        </w:rPr>
      </w:pPr>
      <w:r w:rsidRPr="001B5B1A">
        <w:rPr>
          <w:sz w:val="24"/>
          <w:szCs w:val="24"/>
        </w:rPr>
        <w:t>Reporting</w:t>
      </w:r>
      <w:r w:rsidRPr="001B5B1A">
        <w:rPr>
          <w:spacing w:val="-5"/>
          <w:sz w:val="24"/>
          <w:szCs w:val="24"/>
        </w:rPr>
        <w:t xml:space="preserve"> </w:t>
      </w:r>
      <w:r w:rsidRPr="001B5B1A">
        <w:rPr>
          <w:sz w:val="24"/>
          <w:szCs w:val="24"/>
        </w:rPr>
        <w:t>and</w:t>
      </w:r>
      <w:r w:rsidRPr="001B5B1A">
        <w:rPr>
          <w:spacing w:val="-4"/>
          <w:sz w:val="24"/>
          <w:szCs w:val="24"/>
        </w:rPr>
        <w:t xml:space="preserve"> </w:t>
      </w:r>
      <w:r w:rsidRPr="001B5B1A">
        <w:rPr>
          <w:sz w:val="24"/>
          <w:szCs w:val="24"/>
        </w:rPr>
        <w:t>payment</w:t>
      </w:r>
      <w:r w:rsidRPr="001B5B1A">
        <w:rPr>
          <w:spacing w:val="-5"/>
          <w:sz w:val="24"/>
          <w:szCs w:val="24"/>
        </w:rPr>
        <w:t xml:space="preserve"> </w:t>
      </w:r>
      <w:r w:rsidRPr="001B5B1A">
        <w:rPr>
          <w:sz w:val="24"/>
          <w:szCs w:val="24"/>
        </w:rPr>
        <w:t>of</w:t>
      </w:r>
      <w:r w:rsidRPr="001B5B1A">
        <w:rPr>
          <w:spacing w:val="-4"/>
          <w:sz w:val="24"/>
          <w:szCs w:val="24"/>
        </w:rPr>
        <w:t xml:space="preserve"> </w:t>
      </w:r>
      <w:r w:rsidRPr="001B5B1A">
        <w:rPr>
          <w:sz w:val="24"/>
          <w:szCs w:val="24"/>
        </w:rPr>
        <w:t>excise</w:t>
      </w:r>
      <w:r w:rsidRPr="001B5B1A">
        <w:rPr>
          <w:spacing w:val="-4"/>
          <w:sz w:val="24"/>
          <w:szCs w:val="24"/>
        </w:rPr>
        <w:t xml:space="preserve"> </w:t>
      </w:r>
      <w:r w:rsidRPr="001B5B1A">
        <w:rPr>
          <w:sz w:val="24"/>
          <w:szCs w:val="24"/>
        </w:rPr>
        <w:t>taxes,</w:t>
      </w:r>
      <w:r w:rsidRPr="001B5B1A">
        <w:rPr>
          <w:spacing w:val="-5"/>
          <w:sz w:val="24"/>
          <w:szCs w:val="24"/>
        </w:rPr>
        <w:t xml:space="preserve"> </w:t>
      </w:r>
      <w:r w:rsidRPr="001B5B1A">
        <w:rPr>
          <w:sz w:val="24"/>
          <w:szCs w:val="24"/>
        </w:rPr>
        <w:t>surcharges,</w:t>
      </w:r>
      <w:r w:rsidRPr="001B5B1A">
        <w:rPr>
          <w:spacing w:val="-4"/>
          <w:sz w:val="24"/>
          <w:szCs w:val="24"/>
        </w:rPr>
        <w:t xml:space="preserve"> </w:t>
      </w:r>
      <w:r w:rsidRPr="001B5B1A">
        <w:rPr>
          <w:sz w:val="24"/>
          <w:szCs w:val="24"/>
        </w:rPr>
        <w:t>and</w:t>
      </w:r>
      <w:r w:rsidRPr="001B5B1A">
        <w:rPr>
          <w:spacing w:val="-5"/>
          <w:sz w:val="24"/>
          <w:szCs w:val="24"/>
        </w:rPr>
        <w:t xml:space="preserve"> </w:t>
      </w:r>
      <w:r w:rsidRPr="001B5B1A">
        <w:rPr>
          <w:sz w:val="24"/>
          <w:szCs w:val="24"/>
        </w:rPr>
        <w:t>fees</w:t>
      </w:r>
      <w:r w:rsidRPr="001B5B1A">
        <w:rPr>
          <w:spacing w:val="-4"/>
          <w:sz w:val="24"/>
          <w:szCs w:val="24"/>
        </w:rPr>
        <w:t xml:space="preserve"> </w:t>
      </w:r>
      <w:r w:rsidRPr="001B5B1A">
        <w:rPr>
          <w:sz w:val="24"/>
          <w:szCs w:val="24"/>
        </w:rPr>
        <w:t>-</w:t>
      </w:r>
      <w:r w:rsidRPr="001B5B1A">
        <w:rPr>
          <w:spacing w:val="-4"/>
          <w:sz w:val="24"/>
          <w:szCs w:val="24"/>
        </w:rPr>
        <w:t xml:space="preserve"> </w:t>
      </w:r>
      <w:r w:rsidRPr="001B5B1A">
        <w:rPr>
          <w:sz w:val="24"/>
          <w:szCs w:val="24"/>
        </w:rPr>
        <w:t>upon</w:t>
      </w:r>
      <w:r w:rsidRPr="001B5B1A">
        <w:rPr>
          <w:spacing w:val="-5"/>
          <w:sz w:val="24"/>
          <w:szCs w:val="24"/>
        </w:rPr>
        <w:t xml:space="preserve"> </w:t>
      </w:r>
      <w:r w:rsidRPr="001B5B1A">
        <w:rPr>
          <w:sz w:val="24"/>
          <w:szCs w:val="24"/>
        </w:rPr>
        <w:t>manufacture</w:t>
      </w:r>
      <w:r w:rsidRPr="001B5B1A">
        <w:rPr>
          <w:spacing w:val="-4"/>
          <w:sz w:val="24"/>
          <w:szCs w:val="24"/>
        </w:rPr>
        <w:t xml:space="preserve"> </w:t>
      </w:r>
      <w:r w:rsidRPr="001B5B1A">
        <w:rPr>
          <w:sz w:val="24"/>
          <w:szCs w:val="24"/>
        </w:rPr>
        <w:t>or</w:t>
      </w:r>
      <w:r w:rsidRPr="001B5B1A">
        <w:rPr>
          <w:spacing w:val="-5"/>
          <w:sz w:val="24"/>
          <w:szCs w:val="24"/>
        </w:rPr>
        <w:t xml:space="preserve"> </w:t>
      </w:r>
      <w:r w:rsidRPr="001B5B1A">
        <w:rPr>
          <w:sz w:val="24"/>
          <w:szCs w:val="24"/>
        </w:rPr>
        <w:t>receipt.</w:t>
      </w:r>
    </w:p>
    <w:p w14:paraId="332A049B" w14:textId="77777777" w:rsidR="00A63239" w:rsidRPr="001B5B1A" w:rsidRDefault="00A63239" w:rsidP="00A63239">
      <w:pPr>
        <w:ind w:left="1820"/>
        <w:rPr>
          <w:sz w:val="24"/>
          <w:szCs w:val="24"/>
        </w:rPr>
      </w:pPr>
      <w:r w:rsidRPr="001B5B1A">
        <w:rPr>
          <w:sz w:val="24"/>
          <w:szCs w:val="24"/>
        </w:rPr>
        <w:t xml:space="preserve">Each Colorado licensed manufacturer or wholesaler electing this </w:t>
      </w:r>
      <w:r w:rsidRPr="001B5B1A">
        <w:rPr>
          <w:sz w:val="24"/>
          <w:szCs w:val="24"/>
        </w:rPr>
        <w:lastRenderedPageBreak/>
        <w:t xml:space="preserve">method of payment must in addition to the requirement in subparagraph (A)(2) above, contact the Department of Revenue. The department may </w:t>
      </w:r>
      <w:proofErr w:type="gramStart"/>
      <w:r w:rsidRPr="001B5B1A">
        <w:rPr>
          <w:sz w:val="24"/>
          <w:szCs w:val="24"/>
        </w:rPr>
        <w:t>enter into</w:t>
      </w:r>
      <w:proofErr w:type="gramEnd"/>
      <w:r w:rsidRPr="001B5B1A">
        <w:rPr>
          <w:sz w:val="24"/>
          <w:szCs w:val="24"/>
        </w:rPr>
        <w:t xml:space="preserve"> a “memorandum of understanding” with the licensee stating that the taxes will be reported and paid upon manufacture or receipt of purchased product, rather than when the product was first sold by such licensee.</w:t>
      </w:r>
    </w:p>
    <w:p w14:paraId="6DFF7A6F" w14:textId="77777777" w:rsidR="00A63239" w:rsidRPr="00581D9D" w:rsidRDefault="00A63239" w:rsidP="00A63239">
      <w:pPr>
        <w:numPr>
          <w:ilvl w:val="1"/>
          <w:numId w:val="17"/>
        </w:numPr>
        <w:tabs>
          <w:tab w:val="left" w:pos="1819"/>
          <w:tab w:val="left" w:pos="1820"/>
        </w:tabs>
        <w:rPr>
          <w:sz w:val="24"/>
          <w:szCs w:val="24"/>
        </w:rPr>
      </w:pPr>
      <w:r w:rsidRPr="001B5B1A">
        <w:rPr>
          <w:sz w:val="24"/>
          <w:szCs w:val="24"/>
        </w:rPr>
        <w:t>Reporting</w:t>
      </w:r>
      <w:r w:rsidRPr="001B5B1A">
        <w:rPr>
          <w:spacing w:val="-6"/>
          <w:sz w:val="24"/>
          <w:szCs w:val="24"/>
        </w:rPr>
        <w:t xml:space="preserve"> </w:t>
      </w:r>
      <w:r w:rsidRPr="001B5B1A">
        <w:rPr>
          <w:sz w:val="24"/>
          <w:szCs w:val="24"/>
        </w:rPr>
        <w:t>receipt</w:t>
      </w:r>
      <w:r w:rsidRPr="001B5B1A">
        <w:rPr>
          <w:spacing w:val="-6"/>
          <w:sz w:val="24"/>
          <w:szCs w:val="24"/>
        </w:rPr>
        <w:t xml:space="preserve"> </w:t>
      </w:r>
      <w:r w:rsidRPr="001B5B1A">
        <w:rPr>
          <w:sz w:val="24"/>
          <w:szCs w:val="24"/>
        </w:rPr>
        <w:t>of</w:t>
      </w:r>
      <w:r w:rsidRPr="001B5B1A">
        <w:rPr>
          <w:spacing w:val="-6"/>
          <w:sz w:val="24"/>
          <w:szCs w:val="24"/>
        </w:rPr>
        <w:t xml:space="preserve"> </w:t>
      </w:r>
      <w:r w:rsidRPr="001B5B1A">
        <w:rPr>
          <w:sz w:val="24"/>
          <w:szCs w:val="24"/>
        </w:rPr>
        <w:t>alcohol</w:t>
      </w:r>
      <w:r w:rsidRPr="001B5B1A">
        <w:rPr>
          <w:spacing w:val="-5"/>
          <w:sz w:val="24"/>
          <w:szCs w:val="24"/>
        </w:rPr>
        <w:t xml:space="preserve"> </w:t>
      </w:r>
      <w:r w:rsidRPr="001B5B1A">
        <w:rPr>
          <w:sz w:val="24"/>
          <w:szCs w:val="24"/>
        </w:rPr>
        <w:t>beverages</w:t>
      </w:r>
      <w:r w:rsidRPr="001B5B1A">
        <w:rPr>
          <w:spacing w:val="-6"/>
          <w:sz w:val="24"/>
          <w:szCs w:val="24"/>
        </w:rPr>
        <w:t xml:space="preserve"> </w:t>
      </w:r>
      <w:r w:rsidRPr="001B5B1A">
        <w:rPr>
          <w:sz w:val="24"/>
          <w:szCs w:val="24"/>
        </w:rPr>
        <w:t>for</w:t>
      </w:r>
      <w:r w:rsidRPr="001B5B1A">
        <w:rPr>
          <w:spacing w:val="-6"/>
          <w:sz w:val="24"/>
          <w:szCs w:val="24"/>
        </w:rPr>
        <w:t xml:space="preserve"> </w:t>
      </w:r>
      <w:r w:rsidRPr="001B5B1A">
        <w:rPr>
          <w:sz w:val="24"/>
          <w:szCs w:val="24"/>
        </w:rPr>
        <w:t>which</w:t>
      </w:r>
      <w:r w:rsidRPr="001B5B1A">
        <w:rPr>
          <w:spacing w:val="-5"/>
          <w:sz w:val="24"/>
          <w:szCs w:val="24"/>
        </w:rPr>
        <w:t xml:space="preserve"> </w:t>
      </w:r>
      <w:r w:rsidRPr="001B5B1A">
        <w:rPr>
          <w:sz w:val="24"/>
          <w:szCs w:val="24"/>
        </w:rPr>
        <w:t>excise</w:t>
      </w:r>
      <w:r w:rsidRPr="001B5B1A">
        <w:rPr>
          <w:spacing w:val="-6"/>
          <w:sz w:val="24"/>
          <w:szCs w:val="24"/>
        </w:rPr>
        <w:t xml:space="preserve"> </w:t>
      </w:r>
      <w:r w:rsidRPr="001B5B1A">
        <w:rPr>
          <w:sz w:val="24"/>
          <w:szCs w:val="24"/>
        </w:rPr>
        <w:t>taxes,</w:t>
      </w:r>
      <w:r w:rsidRPr="001B5B1A">
        <w:rPr>
          <w:spacing w:val="-6"/>
          <w:sz w:val="24"/>
          <w:szCs w:val="24"/>
        </w:rPr>
        <w:t xml:space="preserve"> </w:t>
      </w:r>
      <w:r w:rsidRPr="001B5B1A">
        <w:rPr>
          <w:sz w:val="24"/>
          <w:szCs w:val="24"/>
        </w:rPr>
        <w:t>surcharges,</w:t>
      </w:r>
      <w:r w:rsidRPr="001B5B1A">
        <w:rPr>
          <w:spacing w:val="-6"/>
          <w:sz w:val="24"/>
          <w:szCs w:val="24"/>
        </w:rPr>
        <w:t xml:space="preserve"> </w:t>
      </w:r>
      <w:r w:rsidRPr="001B5B1A">
        <w:rPr>
          <w:sz w:val="24"/>
          <w:szCs w:val="24"/>
        </w:rPr>
        <w:t>and</w:t>
      </w:r>
      <w:r w:rsidRPr="001B5B1A">
        <w:rPr>
          <w:spacing w:val="-5"/>
          <w:sz w:val="24"/>
          <w:szCs w:val="24"/>
        </w:rPr>
        <w:t xml:space="preserve"> </w:t>
      </w:r>
      <w:r w:rsidRPr="001B5B1A">
        <w:rPr>
          <w:sz w:val="24"/>
          <w:szCs w:val="24"/>
        </w:rPr>
        <w:t>fees</w:t>
      </w:r>
      <w:r w:rsidRPr="001B5B1A">
        <w:rPr>
          <w:spacing w:val="-6"/>
          <w:sz w:val="24"/>
          <w:szCs w:val="24"/>
        </w:rPr>
        <w:t xml:space="preserve"> </w:t>
      </w:r>
      <w:r w:rsidRPr="001B5B1A">
        <w:rPr>
          <w:sz w:val="24"/>
          <w:szCs w:val="24"/>
        </w:rPr>
        <w:t>have previously been</w:t>
      </w:r>
      <w:r w:rsidRPr="001B5B1A">
        <w:rPr>
          <w:spacing w:val="-3"/>
          <w:sz w:val="24"/>
          <w:szCs w:val="24"/>
        </w:rPr>
        <w:t xml:space="preserve"> </w:t>
      </w:r>
      <w:r w:rsidRPr="001B5B1A">
        <w:rPr>
          <w:sz w:val="24"/>
          <w:szCs w:val="24"/>
        </w:rPr>
        <w:t>paid.</w:t>
      </w:r>
    </w:p>
    <w:p w14:paraId="7D08E324" w14:textId="77777777" w:rsidR="00A63239" w:rsidRPr="001B5B1A" w:rsidRDefault="00A63239" w:rsidP="00A63239">
      <w:pPr>
        <w:ind w:left="1820"/>
        <w:rPr>
          <w:sz w:val="24"/>
          <w:szCs w:val="24"/>
        </w:rPr>
      </w:pPr>
      <w:r w:rsidRPr="001B5B1A">
        <w:rPr>
          <w:sz w:val="24"/>
          <w:szCs w:val="24"/>
        </w:rPr>
        <w:t>All Colorado licensed wholesalers receiving alcohol beverages, where the excise taxes, surcharges, and fees upon such alcohol beverages have already been reported and paid to the Department of Revenue by a Colorado licensed wholesaler or manufacturer, or where the liability for reporting and payment of such excise taxes, surcharges, and fees has been incurred by a manufacturer or some other licensed wholesaler, shall report receipt of such alcohol beverages on form DR 0445 and shall attach invoices evidencing receipt of such.</w:t>
      </w:r>
    </w:p>
    <w:p w14:paraId="58FECECB" w14:textId="77777777" w:rsidR="00A63239" w:rsidRPr="00581D9D" w:rsidRDefault="00A63239" w:rsidP="00A63239">
      <w:pPr>
        <w:numPr>
          <w:ilvl w:val="1"/>
          <w:numId w:val="17"/>
        </w:numPr>
        <w:tabs>
          <w:tab w:val="left" w:pos="1819"/>
          <w:tab w:val="left" w:pos="1820"/>
        </w:tabs>
        <w:rPr>
          <w:sz w:val="24"/>
          <w:szCs w:val="24"/>
        </w:rPr>
      </w:pPr>
      <w:r w:rsidRPr="001B5B1A">
        <w:rPr>
          <w:sz w:val="24"/>
          <w:szCs w:val="24"/>
        </w:rPr>
        <w:t>Reporting</w:t>
      </w:r>
      <w:r w:rsidRPr="001B5B1A">
        <w:rPr>
          <w:spacing w:val="-5"/>
          <w:sz w:val="24"/>
          <w:szCs w:val="24"/>
        </w:rPr>
        <w:t xml:space="preserve"> </w:t>
      </w:r>
      <w:r w:rsidRPr="001B5B1A">
        <w:rPr>
          <w:sz w:val="24"/>
          <w:szCs w:val="24"/>
        </w:rPr>
        <w:t>and</w:t>
      </w:r>
      <w:r w:rsidRPr="001B5B1A">
        <w:rPr>
          <w:spacing w:val="-5"/>
          <w:sz w:val="24"/>
          <w:szCs w:val="24"/>
        </w:rPr>
        <w:t xml:space="preserve"> </w:t>
      </w:r>
      <w:r w:rsidRPr="001B5B1A">
        <w:rPr>
          <w:sz w:val="24"/>
          <w:szCs w:val="24"/>
        </w:rPr>
        <w:t>payment</w:t>
      </w:r>
      <w:r w:rsidRPr="001B5B1A">
        <w:rPr>
          <w:spacing w:val="-5"/>
          <w:sz w:val="24"/>
          <w:szCs w:val="24"/>
        </w:rPr>
        <w:t xml:space="preserve"> </w:t>
      </w:r>
      <w:r w:rsidRPr="001B5B1A">
        <w:rPr>
          <w:sz w:val="24"/>
          <w:szCs w:val="24"/>
        </w:rPr>
        <w:t>of</w:t>
      </w:r>
      <w:r w:rsidRPr="001B5B1A">
        <w:rPr>
          <w:spacing w:val="-5"/>
          <w:sz w:val="24"/>
          <w:szCs w:val="24"/>
        </w:rPr>
        <w:t xml:space="preserve"> </w:t>
      </w:r>
      <w:r w:rsidRPr="001B5B1A">
        <w:rPr>
          <w:sz w:val="24"/>
          <w:szCs w:val="24"/>
        </w:rPr>
        <w:t>excise</w:t>
      </w:r>
      <w:r w:rsidRPr="001B5B1A">
        <w:rPr>
          <w:spacing w:val="-5"/>
          <w:sz w:val="24"/>
          <w:szCs w:val="24"/>
        </w:rPr>
        <w:t xml:space="preserve"> </w:t>
      </w:r>
      <w:r w:rsidRPr="001B5B1A">
        <w:rPr>
          <w:sz w:val="24"/>
          <w:szCs w:val="24"/>
        </w:rPr>
        <w:t>taxes,</w:t>
      </w:r>
      <w:r w:rsidRPr="001B5B1A">
        <w:rPr>
          <w:spacing w:val="-5"/>
          <w:sz w:val="24"/>
          <w:szCs w:val="24"/>
        </w:rPr>
        <w:t xml:space="preserve"> </w:t>
      </w:r>
      <w:r w:rsidRPr="001B5B1A">
        <w:rPr>
          <w:sz w:val="24"/>
          <w:szCs w:val="24"/>
        </w:rPr>
        <w:t>surcharges,</w:t>
      </w:r>
      <w:r w:rsidRPr="001B5B1A">
        <w:rPr>
          <w:spacing w:val="-4"/>
          <w:sz w:val="24"/>
          <w:szCs w:val="24"/>
        </w:rPr>
        <w:t xml:space="preserve"> </w:t>
      </w:r>
      <w:r w:rsidRPr="001B5B1A">
        <w:rPr>
          <w:sz w:val="24"/>
          <w:szCs w:val="24"/>
        </w:rPr>
        <w:t>and</w:t>
      </w:r>
      <w:r w:rsidRPr="001B5B1A">
        <w:rPr>
          <w:spacing w:val="-5"/>
          <w:sz w:val="24"/>
          <w:szCs w:val="24"/>
        </w:rPr>
        <w:t xml:space="preserve"> </w:t>
      </w:r>
      <w:r w:rsidRPr="001B5B1A">
        <w:rPr>
          <w:sz w:val="24"/>
          <w:szCs w:val="24"/>
        </w:rPr>
        <w:t>fees</w:t>
      </w:r>
      <w:r w:rsidRPr="001B5B1A">
        <w:rPr>
          <w:spacing w:val="-5"/>
          <w:sz w:val="24"/>
          <w:szCs w:val="24"/>
        </w:rPr>
        <w:t xml:space="preserve"> </w:t>
      </w:r>
      <w:r w:rsidRPr="001B5B1A">
        <w:rPr>
          <w:sz w:val="24"/>
          <w:szCs w:val="24"/>
        </w:rPr>
        <w:t>–</w:t>
      </w:r>
      <w:r w:rsidRPr="001B5B1A">
        <w:rPr>
          <w:spacing w:val="-5"/>
          <w:sz w:val="24"/>
          <w:szCs w:val="24"/>
        </w:rPr>
        <w:t xml:space="preserve"> </w:t>
      </w:r>
      <w:r w:rsidRPr="001B5B1A">
        <w:rPr>
          <w:sz w:val="24"/>
          <w:szCs w:val="24"/>
        </w:rPr>
        <w:t>Holders</w:t>
      </w:r>
      <w:r w:rsidRPr="001B5B1A">
        <w:rPr>
          <w:spacing w:val="-5"/>
          <w:sz w:val="24"/>
          <w:szCs w:val="24"/>
        </w:rPr>
        <w:t xml:space="preserve"> </w:t>
      </w:r>
      <w:r w:rsidRPr="001B5B1A">
        <w:rPr>
          <w:sz w:val="24"/>
          <w:szCs w:val="24"/>
        </w:rPr>
        <w:t>of</w:t>
      </w:r>
      <w:r w:rsidRPr="001B5B1A">
        <w:rPr>
          <w:spacing w:val="-5"/>
          <w:sz w:val="24"/>
          <w:szCs w:val="24"/>
        </w:rPr>
        <w:t xml:space="preserve"> </w:t>
      </w:r>
      <w:r w:rsidRPr="001B5B1A">
        <w:rPr>
          <w:sz w:val="24"/>
          <w:szCs w:val="24"/>
        </w:rPr>
        <w:t>a</w:t>
      </w:r>
      <w:r w:rsidRPr="001B5B1A">
        <w:rPr>
          <w:spacing w:val="-5"/>
          <w:sz w:val="24"/>
          <w:szCs w:val="24"/>
        </w:rPr>
        <w:t xml:space="preserve"> </w:t>
      </w:r>
      <w:r w:rsidRPr="001B5B1A">
        <w:rPr>
          <w:sz w:val="24"/>
          <w:szCs w:val="24"/>
        </w:rPr>
        <w:t>winery</w:t>
      </w:r>
      <w:r w:rsidRPr="001B5B1A">
        <w:rPr>
          <w:spacing w:val="-4"/>
          <w:sz w:val="24"/>
          <w:szCs w:val="24"/>
        </w:rPr>
        <w:t xml:space="preserve"> </w:t>
      </w:r>
      <w:r w:rsidRPr="001B5B1A">
        <w:rPr>
          <w:sz w:val="24"/>
          <w:szCs w:val="24"/>
        </w:rPr>
        <w:t>direct shipper’s</w:t>
      </w:r>
      <w:r w:rsidRPr="001B5B1A">
        <w:rPr>
          <w:spacing w:val="-2"/>
          <w:sz w:val="24"/>
          <w:szCs w:val="24"/>
        </w:rPr>
        <w:t xml:space="preserve"> </w:t>
      </w:r>
      <w:r w:rsidRPr="001B5B1A">
        <w:rPr>
          <w:sz w:val="24"/>
          <w:szCs w:val="24"/>
        </w:rPr>
        <w:t>permit.</w:t>
      </w:r>
    </w:p>
    <w:p w14:paraId="42501F2F" w14:textId="77777777" w:rsidR="00A63239" w:rsidRPr="001B5B1A" w:rsidRDefault="00A63239" w:rsidP="00A63239">
      <w:pPr>
        <w:ind w:left="1820"/>
        <w:rPr>
          <w:sz w:val="24"/>
          <w:szCs w:val="24"/>
        </w:rPr>
      </w:pPr>
      <w:r w:rsidRPr="001B5B1A">
        <w:rPr>
          <w:sz w:val="24"/>
          <w:szCs w:val="24"/>
        </w:rPr>
        <w:t xml:space="preserve">Each out-of-state winery must file with the Department of Revenue a separate return, on Form DR 0448, for each location with a Colorado Winery Direct Shipper’s Permit. </w:t>
      </w:r>
      <w:proofErr w:type="gramStart"/>
      <w:r w:rsidRPr="001B5B1A">
        <w:rPr>
          <w:sz w:val="24"/>
          <w:szCs w:val="24"/>
        </w:rPr>
        <w:t>Form</w:t>
      </w:r>
      <w:proofErr w:type="gramEnd"/>
      <w:r w:rsidRPr="001B5B1A">
        <w:rPr>
          <w:sz w:val="24"/>
          <w:szCs w:val="24"/>
        </w:rPr>
        <w:t xml:space="preserve"> DR 0448 must be filed on or before the 20</w:t>
      </w:r>
      <w:r w:rsidRPr="001B5B1A">
        <w:rPr>
          <w:sz w:val="24"/>
          <w:szCs w:val="24"/>
          <w:vertAlign w:val="superscript"/>
        </w:rPr>
        <w:t>th</w:t>
      </w:r>
      <w:r w:rsidRPr="001B5B1A">
        <w:rPr>
          <w:sz w:val="24"/>
          <w:szCs w:val="24"/>
        </w:rPr>
        <w:t xml:space="preserve"> of the month succeeding the month reported.</w:t>
      </w:r>
      <w:r>
        <w:rPr>
          <w:sz w:val="24"/>
          <w:szCs w:val="24"/>
        </w:rPr>
        <w:t xml:space="preserve"> </w:t>
      </w:r>
      <w:r w:rsidRPr="001B5B1A">
        <w:rPr>
          <w:sz w:val="24"/>
          <w:szCs w:val="24"/>
        </w:rPr>
        <w:t>Payment of excise taxes, surcharges, and fees due shall accompany the filing of form DR 0448.</w:t>
      </w:r>
    </w:p>
    <w:p w14:paraId="16C914F6" w14:textId="77777777" w:rsidR="00A63239" w:rsidRPr="00581D9D" w:rsidRDefault="00A63239" w:rsidP="00A63239">
      <w:pPr>
        <w:numPr>
          <w:ilvl w:val="1"/>
          <w:numId w:val="17"/>
        </w:numPr>
        <w:tabs>
          <w:tab w:val="left" w:pos="1819"/>
          <w:tab w:val="left" w:pos="1820"/>
        </w:tabs>
        <w:rPr>
          <w:sz w:val="24"/>
          <w:szCs w:val="24"/>
        </w:rPr>
      </w:pPr>
      <w:r w:rsidRPr="001B5B1A">
        <w:rPr>
          <w:sz w:val="24"/>
          <w:szCs w:val="24"/>
        </w:rPr>
        <w:t>Excise taxes, surcharges, and fees - credits,</w:t>
      </w:r>
      <w:r w:rsidRPr="001B5B1A">
        <w:rPr>
          <w:spacing w:val="-11"/>
          <w:sz w:val="24"/>
          <w:szCs w:val="24"/>
        </w:rPr>
        <w:t xml:space="preserve"> </w:t>
      </w:r>
      <w:r w:rsidRPr="001B5B1A">
        <w:rPr>
          <w:sz w:val="24"/>
          <w:szCs w:val="24"/>
        </w:rPr>
        <w:t>refunds.</w:t>
      </w:r>
    </w:p>
    <w:p w14:paraId="3B35CE66" w14:textId="77777777" w:rsidR="00A63239" w:rsidRPr="00581D9D" w:rsidRDefault="00A63239" w:rsidP="00A63239">
      <w:pPr>
        <w:numPr>
          <w:ilvl w:val="2"/>
          <w:numId w:val="17"/>
        </w:numPr>
        <w:tabs>
          <w:tab w:val="left" w:pos="2539"/>
          <w:tab w:val="left" w:pos="2540"/>
        </w:tabs>
        <w:rPr>
          <w:sz w:val="24"/>
          <w:szCs w:val="24"/>
        </w:rPr>
      </w:pPr>
      <w:r w:rsidRPr="001B5B1A">
        <w:rPr>
          <w:sz w:val="24"/>
          <w:szCs w:val="24"/>
        </w:rPr>
        <w:t xml:space="preserve">A Colorado manufacturer who transmits outside the state and there disposes of any alcohol beverages, upon which no state excise taxes, surcharges, and fees have been previously paid or liability incurred, may claim exemption from the payment of </w:t>
      </w:r>
      <w:r w:rsidRPr="001B5B1A">
        <w:rPr>
          <w:sz w:val="24"/>
          <w:szCs w:val="24"/>
        </w:rPr>
        <w:lastRenderedPageBreak/>
        <w:t>excise</w:t>
      </w:r>
      <w:r w:rsidRPr="001B5B1A">
        <w:rPr>
          <w:spacing w:val="-5"/>
          <w:sz w:val="24"/>
          <w:szCs w:val="24"/>
        </w:rPr>
        <w:t xml:space="preserve"> </w:t>
      </w:r>
      <w:r w:rsidRPr="001B5B1A">
        <w:rPr>
          <w:sz w:val="24"/>
          <w:szCs w:val="24"/>
        </w:rPr>
        <w:t>taxes</w:t>
      </w:r>
      <w:r w:rsidRPr="001B5B1A">
        <w:rPr>
          <w:spacing w:val="-4"/>
          <w:sz w:val="24"/>
          <w:szCs w:val="24"/>
        </w:rPr>
        <w:t xml:space="preserve"> </w:t>
      </w:r>
      <w:r w:rsidRPr="001B5B1A">
        <w:rPr>
          <w:sz w:val="24"/>
          <w:szCs w:val="24"/>
        </w:rPr>
        <w:t>thereon</w:t>
      </w:r>
      <w:r w:rsidRPr="001B5B1A">
        <w:rPr>
          <w:spacing w:val="-5"/>
          <w:sz w:val="24"/>
          <w:szCs w:val="24"/>
        </w:rPr>
        <w:t xml:space="preserve"> </w:t>
      </w:r>
      <w:r w:rsidRPr="001B5B1A">
        <w:rPr>
          <w:sz w:val="24"/>
          <w:szCs w:val="24"/>
        </w:rPr>
        <w:t>by</w:t>
      </w:r>
      <w:r w:rsidRPr="001B5B1A">
        <w:rPr>
          <w:spacing w:val="-4"/>
          <w:sz w:val="24"/>
          <w:szCs w:val="24"/>
        </w:rPr>
        <w:t xml:space="preserve"> </w:t>
      </w:r>
      <w:r w:rsidRPr="001B5B1A">
        <w:rPr>
          <w:sz w:val="24"/>
          <w:szCs w:val="24"/>
        </w:rPr>
        <w:t>submitting</w:t>
      </w:r>
      <w:r w:rsidRPr="001B5B1A">
        <w:rPr>
          <w:spacing w:val="-4"/>
          <w:sz w:val="24"/>
          <w:szCs w:val="24"/>
        </w:rPr>
        <w:t xml:space="preserve"> </w:t>
      </w:r>
      <w:r w:rsidRPr="001B5B1A">
        <w:rPr>
          <w:sz w:val="24"/>
          <w:szCs w:val="24"/>
        </w:rPr>
        <w:t>form</w:t>
      </w:r>
      <w:r w:rsidRPr="001B5B1A">
        <w:rPr>
          <w:spacing w:val="-5"/>
          <w:sz w:val="24"/>
          <w:szCs w:val="24"/>
        </w:rPr>
        <w:t xml:space="preserve"> </w:t>
      </w:r>
      <w:r w:rsidRPr="001B5B1A">
        <w:rPr>
          <w:sz w:val="24"/>
          <w:szCs w:val="24"/>
        </w:rPr>
        <w:t>DR</w:t>
      </w:r>
      <w:r w:rsidRPr="001B5B1A">
        <w:rPr>
          <w:spacing w:val="-4"/>
          <w:sz w:val="24"/>
          <w:szCs w:val="24"/>
        </w:rPr>
        <w:t xml:space="preserve"> </w:t>
      </w:r>
      <w:r w:rsidRPr="001B5B1A">
        <w:rPr>
          <w:sz w:val="24"/>
          <w:szCs w:val="24"/>
        </w:rPr>
        <w:t>0443</w:t>
      </w:r>
      <w:r w:rsidRPr="001B5B1A">
        <w:rPr>
          <w:spacing w:val="-5"/>
          <w:sz w:val="24"/>
          <w:szCs w:val="24"/>
        </w:rPr>
        <w:t xml:space="preserve"> </w:t>
      </w:r>
      <w:r w:rsidRPr="001B5B1A">
        <w:rPr>
          <w:sz w:val="24"/>
          <w:szCs w:val="24"/>
        </w:rPr>
        <w:t>as</w:t>
      </w:r>
      <w:r w:rsidRPr="001B5B1A">
        <w:rPr>
          <w:spacing w:val="-4"/>
          <w:sz w:val="24"/>
          <w:szCs w:val="24"/>
        </w:rPr>
        <w:t xml:space="preserve"> </w:t>
      </w:r>
      <w:r w:rsidRPr="001B5B1A">
        <w:rPr>
          <w:sz w:val="24"/>
          <w:szCs w:val="24"/>
        </w:rPr>
        <w:t>well</w:t>
      </w:r>
      <w:r w:rsidRPr="001B5B1A">
        <w:rPr>
          <w:spacing w:val="-4"/>
          <w:sz w:val="24"/>
          <w:szCs w:val="24"/>
        </w:rPr>
        <w:t xml:space="preserve"> </w:t>
      </w:r>
      <w:r w:rsidRPr="001B5B1A">
        <w:rPr>
          <w:sz w:val="24"/>
          <w:szCs w:val="24"/>
        </w:rPr>
        <w:t>as</w:t>
      </w:r>
      <w:r w:rsidRPr="001B5B1A">
        <w:rPr>
          <w:spacing w:val="-5"/>
          <w:sz w:val="24"/>
          <w:szCs w:val="24"/>
        </w:rPr>
        <w:t xml:space="preserve"> </w:t>
      </w:r>
      <w:r w:rsidRPr="001B5B1A">
        <w:rPr>
          <w:sz w:val="24"/>
          <w:szCs w:val="24"/>
        </w:rPr>
        <w:t>invoices</w:t>
      </w:r>
      <w:r w:rsidRPr="001B5B1A">
        <w:rPr>
          <w:spacing w:val="-4"/>
          <w:sz w:val="24"/>
          <w:szCs w:val="24"/>
        </w:rPr>
        <w:t xml:space="preserve"> </w:t>
      </w:r>
      <w:r w:rsidRPr="001B5B1A">
        <w:rPr>
          <w:sz w:val="24"/>
          <w:szCs w:val="24"/>
        </w:rPr>
        <w:t>or</w:t>
      </w:r>
      <w:r w:rsidRPr="001B5B1A">
        <w:rPr>
          <w:spacing w:val="-4"/>
          <w:sz w:val="24"/>
          <w:szCs w:val="24"/>
        </w:rPr>
        <w:t xml:space="preserve"> </w:t>
      </w:r>
      <w:r w:rsidRPr="001B5B1A">
        <w:rPr>
          <w:sz w:val="24"/>
          <w:szCs w:val="24"/>
        </w:rPr>
        <w:t>bills</w:t>
      </w:r>
      <w:r w:rsidRPr="001B5B1A">
        <w:rPr>
          <w:spacing w:val="-5"/>
          <w:sz w:val="24"/>
          <w:szCs w:val="24"/>
        </w:rPr>
        <w:t xml:space="preserve"> </w:t>
      </w:r>
      <w:r w:rsidRPr="001B5B1A">
        <w:rPr>
          <w:sz w:val="24"/>
          <w:szCs w:val="24"/>
        </w:rPr>
        <w:t>of</w:t>
      </w:r>
      <w:r w:rsidRPr="001B5B1A">
        <w:rPr>
          <w:spacing w:val="-4"/>
          <w:sz w:val="24"/>
          <w:szCs w:val="24"/>
        </w:rPr>
        <w:t xml:space="preserve"> </w:t>
      </w:r>
      <w:r w:rsidRPr="001B5B1A">
        <w:rPr>
          <w:sz w:val="24"/>
          <w:szCs w:val="24"/>
        </w:rPr>
        <w:t>lading evidencing</w:t>
      </w:r>
      <w:r w:rsidRPr="001B5B1A">
        <w:rPr>
          <w:spacing w:val="-6"/>
          <w:sz w:val="24"/>
          <w:szCs w:val="24"/>
        </w:rPr>
        <w:t xml:space="preserve"> </w:t>
      </w:r>
      <w:r w:rsidRPr="001B5B1A">
        <w:rPr>
          <w:sz w:val="24"/>
          <w:szCs w:val="24"/>
        </w:rPr>
        <w:t>such</w:t>
      </w:r>
      <w:r w:rsidRPr="001B5B1A">
        <w:rPr>
          <w:spacing w:val="-6"/>
          <w:sz w:val="24"/>
          <w:szCs w:val="24"/>
        </w:rPr>
        <w:t xml:space="preserve"> </w:t>
      </w:r>
      <w:r w:rsidRPr="001B5B1A">
        <w:rPr>
          <w:sz w:val="24"/>
          <w:szCs w:val="24"/>
        </w:rPr>
        <w:t>disposal.</w:t>
      </w:r>
      <w:r w:rsidRPr="001B5B1A">
        <w:rPr>
          <w:spacing w:val="-6"/>
          <w:sz w:val="24"/>
          <w:szCs w:val="24"/>
        </w:rPr>
        <w:t xml:space="preserve"> </w:t>
      </w:r>
      <w:r w:rsidRPr="001B5B1A">
        <w:rPr>
          <w:sz w:val="24"/>
          <w:szCs w:val="24"/>
        </w:rPr>
        <w:t>A</w:t>
      </w:r>
      <w:r w:rsidRPr="001B5B1A">
        <w:rPr>
          <w:spacing w:val="-6"/>
          <w:sz w:val="24"/>
          <w:szCs w:val="24"/>
        </w:rPr>
        <w:t xml:space="preserve"> </w:t>
      </w:r>
      <w:r w:rsidRPr="001B5B1A">
        <w:rPr>
          <w:sz w:val="24"/>
          <w:szCs w:val="24"/>
        </w:rPr>
        <w:t>Colorado</w:t>
      </w:r>
      <w:r w:rsidRPr="001B5B1A">
        <w:rPr>
          <w:spacing w:val="-6"/>
          <w:sz w:val="24"/>
          <w:szCs w:val="24"/>
        </w:rPr>
        <w:t xml:space="preserve"> </w:t>
      </w:r>
      <w:r w:rsidRPr="001B5B1A">
        <w:rPr>
          <w:sz w:val="24"/>
          <w:szCs w:val="24"/>
        </w:rPr>
        <w:t>wholesaler</w:t>
      </w:r>
      <w:r w:rsidRPr="001B5B1A">
        <w:rPr>
          <w:spacing w:val="-6"/>
          <w:sz w:val="24"/>
          <w:szCs w:val="24"/>
        </w:rPr>
        <w:t xml:space="preserve"> </w:t>
      </w:r>
      <w:r w:rsidRPr="001B5B1A">
        <w:rPr>
          <w:sz w:val="24"/>
          <w:szCs w:val="24"/>
        </w:rPr>
        <w:t>who</w:t>
      </w:r>
      <w:r w:rsidRPr="001B5B1A">
        <w:rPr>
          <w:spacing w:val="-6"/>
          <w:sz w:val="24"/>
          <w:szCs w:val="24"/>
        </w:rPr>
        <w:t xml:space="preserve"> </w:t>
      </w:r>
      <w:r w:rsidRPr="001B5B1A">
        <w:rPr>
          <w:sz w:val="24"/>
          <w:szCs w:val="24"/>
        </w:rPr>
        <w:t>shall</w:t>
      </w:r>
      <w:r w:rsidRPr="001B5B1A">
        <w:rPr>
          <w:spacing w:val="-6"/>
          <w:sz w:val="24"/>
          <w:szCs w:val="24"/>
        </w:rPr>
        <w:t xml:space="preserve"> </w:t>
      </w:r>
      <w:r w:rsidRPr="001B5B1A">
        <w:rPr>
          <w:sz w:val="24"/>
          <w:szCs w:val="24"/>
        </w:rPr>
        <w:t>transmit</w:t>
      </w:r>
      <w:r w:rsidRPr="001B5B1A">
        <w:rPr>
          <w:spacing w:val="-6"/>
          <w:sz w:val="24"/>
          <w:szCs w:val="24"/>
        </w:rPr>
        <w:t xml:space="preserve"> </w:t>
      </w:r>
      <w:r w:rsidRPr="001B5B1A">
        <w:rPr>
          <w:sz w:val="24"/>
          <w:szCs w:val="24"/>
        </w:rPr>
        <w:t>outside</w:t>
      </w:r>
      <w:r w:rsidRPr="001B5B1A">
        <w:rPr>
          <w:spacing w:val="-6"/>
          <w:sz w:val="24"/>
          <w:szCs w:val="24"/>
        </w:rPr>
        <w:t xml:space="preserve"> </w:t>
      </w:r>
      <w:r w:rsidRPr="001B5B1A">
        <w:rPr>
          <w:sz w:val="24"/>
          <w:szCs w:val="24"/>
        </w:rPr>
        <w:t>the</w:t>
      </w:r>
      <w:r w:rsidRPr="001B5B1A">
        <w:rPr>
          <w:spacing w:val="-6"/>
          <w:sz w:val="24"/>
          <w:szCs w:val="24"/>
        </w:rPr>
        <w:t xml:space="preserve"> </w:t>
      </w:r>
      <w:r w:rsidRPr="001B5B1A">
        <w:rPr>
          <w:sz w:val="24"/>
          <w:szCs w:val="24"/>
        </w:rPr>
        <w:t>state and there dispose of alcohol beverages, upon which excise taxes, surcharges, or fees have been previously paid or liability incurred, may claim credit for such taxes for which such wholesaler may be liable on form DR 0443 and shall attach a signed and itemized delivery receipt, invoice and bill of lading from a common carrier or affidavit showing such</w:t>
      </w:r>
      <w:r w:rsidRPr="001B5B1A">
        <w:rPr>
          <w:spacing w:val="-5"/>
          <w:sz w:val="24"/>
          <w:szCs w:val="24"/>
        </w:rPr>
        <w:t xml:space="preserve"> </w:t>
      </w:r>
      <w:r w:rsidRPr="001B5B1A">
        <w:rPr>
          <w:sz w:val="24"/>
          <w:szCs w:val="24"/>
        </w:rPr>
        <w:t>transaction.</w:t>
      </w:r>
    </w:p>
    <w:p w14:paraId="1A3BFF44" w14:textId="77777777" w:rsidR="00A63239" w:rsidRPr="00581D9D" w:rsidDel="00427EAB" w:rsidRDefault="00A63239" w:rsidP="00A63239">
      <w:pPr>
        <w:numPr>
          <w:ilvl w:val="2"/>
          <w:numId w:val="17"/>
        </w:numPr>
        <w:tabs>
          <w:tab w:val="left" w:pos="2539"/>
          <w:tab w:val="left" w:pos="2540"/>
        </w:tabs>
        <w:rPr>
          <w:del w:id="210" w:author="Author"/>
          <w:sz w:val="24"/>
          <w:szCs w:val="24"/>
        </w:rPr>
      </w:pPr>
      <w:del w:id="211" w:author="Author">
        <w:r w:rsidRPr="001B5B1A" w:rsidDel="00C94BB6">
          <w:rPr>
            <w:sz w:val="24"/>
            <w:szCs w:val="24"/>
          </w:rPr>
          <w:delText>A Colorado manufacturer or wholesaler possessing alcohol beverages upon which state excise taxes, surcharges, or fees have been previously paid or liability incurred and</w:delText>
        </w:r>
        <w:r w:rsidRPr="001B5B1A" w:rsidDel="00C94BB6">
          <w:rPr>
            <w:spacing w:val="-6"/>
            <w:sz w:val="24"/>
            <w:szCs w:val="24"/>
          </w:rPr>
          <w:delText xml:space="preserve"> </w:delText>
        </w:r>
        <w:r w:rsidRPr="001B5B1A" w:rsidDel="00C94BB6">
          <w:rPr>
            <w:sz w:val="24"/>
            <w:szCs w:val="24"/>
          </w:rPr>
          <w:delText>which</w:delText>
        </w:r>
        <w:r w:rsidRPr="001B5B1A" w:rsidDel="00C94BB6">
          <w:rPr>
            <w:spacing w:val="-6"/>
            <w:sz w:val="24"/>
            <w:szCs w:val="24"/>
          </w:rPr>
          <w:delText xml:space="preserve"> </w:delText>
        </w:r>
        <w:r w:rsidRPr="001B5B1A" w:rsidDel="00C94BB6">
          <w:rPr>
            <w:sz w:val="24"/>
            <w:szCs w:val="24"/>
          </w:rPr>
          <w:delText>alcohol</w:delText>
        </w:r>
        <w:r w:rsidRPr="001B5B1A" w:rsidDel="00C94BB6">
          <w:rPr>
            <w:spacing w:val="-6"/>
            <w:sz w:val="24"/>
            <w:szCs w:val="24"/>
          </w:rPr>
          <w:delText xml:space="preserve"> </w:delText>
        </w:r>
        <w:r w:rsidRPr="001B5B1A" w:rsidDel="00C94BB6">
          <w:rPr>
            <w:sz w:val="24"/>
            <w:szCs w:val="24"/>
          </w:rPr>
          <w:delText>beverages</w:delText>
        </w:r>
        <w:r w:rsidRPr="001B5B1A" w:rsidDel="00C94BB6">
          <w:rPr>
            <w:spacing w:val="-5"/>
            <w:sz w:val="24"/>
            <w:szCs w:val="24"/>
          </w:rPr>
          <w:delText xml:space="preserve"> </w:delText>
        </w:r>
        <w:r w:rsidRPr="001B5B1A" w:rsidDel="00C94BB6">
          <w:rPr>
            <w:sz w:val="24"/>
            <w:szCs w:val="24"/>
          </w:rPr>
          <w:delText>have</w:delText>
        </w:r>
        <w:r w:rsidRPr="001B5B1A" w:rsidDel="00C94BB6">
          <w:rPr>
            <w:spacing w:val="-6"/>
            <w:sz w:val="24"/>
            <w:szCs w:val="24"/>
          </w:rPr>
          <w:delText xml:space="preserve"> </w:delText>
        </w:r>
        <w:r w:rsidRPr="001B5B1A" w:rsidDel="00C94BB6">
          <w:rPr>
            <w:sz w:val="24"/>
            <w:szCs w:val="24"/>
          </w:rPr>
          <w:delText>been</w:delText>
        </w:r>
        <w:r w:rsidRPr="001B5B1A" w:rsidDel="00C94BB6">
          <w:rPr>
            <w:spacing w:val="-6"/>
            <w:sz w:val="24"/>
            <w:szCs w:val="24"/>
          </w:rPr>
          <w:delText xml:space="preserve"> </w:delText>
        </w:r>
        <w:r w:rsidRPr="001B5B1A" w:rsidDel="00C94BB6">
          <w:rPr>
            <w:sz w:val="24"/>
            <w:szCs w:val="24"/>
          </w:rPr>
          <w:delText>rendered</w:delText>
        </w:r>
        <w:r w:rsidRPr="001B5B1A" w:rsidDel="00C94BB6">
          <w:rPr>
            <w:spacing w:val="-6"/>
            <w:sz w:val="24"/>
            <w:szCs w:val="24"/>
          </w:rPr>
          <w:delText xml:space="preserve"> </w:delText>
        </w:r>
        <w:r w:rsidRPr="001B5B1A" w:rsidDel="00C94BB6">
          <w:rPr>
            <w:sz w:val="24"/>
            <w:szCs w:val="24"/>
          </w:rPr>
          <w:delText>unsalable</w:delText>
        </w:r>
        <w:r w:rsidRPr="001B5B1A" w:rsidDel="00C94BB6">
          <w:rPr>
            <w:spacing w:val="-5"/>
            <w:sz w:val="24"/>
            <w:szCs w:val="24"/>
          </w:rPr>
          <w:delText xml:space="preserve"> </w:delText>
        </w:r>
        <w:r w:rsidRPr="001B5B1A" w:rsidDel="00C94BB6">
          <w:rPr>
            <w:sz w:val="24"/>
            <w:szCs w:val="24"/>
          </w:rPr>
          <w:delText>by</w:delText>
        </w:r>
        <w:r w:rsidRPr="001B5B1A" w:rsidDel="00C94BB6">
          <w:rPr>
            <w:spacing w:val="-6"/>
            <w:sz w:val="24"/>
            <w:szCs w:val="24"/>
          </w:rPr>
          <w:delText xml:space="preserve"> </w:delText>
        </w:r>
        <w:r w:rsidRPr="001B5B1A" w:rsidDel="00C94BB6">
          <w:rPr>
            <w:sz w:val="24"/>
            <w:szCs w:val="24"/>
          </w:rPr>
          <w:delText>reason</w:delText>
        </w:r>
        <w:r w:rsidRPr="001B5B1A" w:rsidDel="00C94BB6">
          <w:rPr>
            <w:spacing w:val="-6"/>
            <w:sz w:val="24"/>
            <w:szCs w:val="24"/>
          </w:rPr>
          <w:delText xml:space="preserve"> </w:delText>
        </w:r>
        <w:r w:rsidRPr="001B5B1A" w:rsidDel="00C94BB6">
          <w:rPr>
            <w:sz w:val="24"/>
            <w:szCs w:val="24"/>
          </w:rPr>
          <w:delText>of</w:delText>
        </w:r>
        <w:r w:rsidRPr="001B5B1A" w:rsidDel="00C94BB6">
          <w:rPr>
            <w:spacing w:val="-6"/>
            <w:sz w:val="24"/>
            <w:szCs w:val="24"/>
          </w:rPr>
          <w:delText xml:space="preserve"> </w:delText>
        </w:r>
        <w:r w:rsidRPr="001B5B1A" w:rsidDel="00C94BB6">
          <w:rPr>
            <w:sz w:val="24"/>
            <w:szCs w:val="24"/>
          </w:rPr>
          <w:delText>destruction or damage may claim exemption or credit for such taxes, surcharges, and fees for which such manufacturer or wholesaler may be liable by submitting an application for credit supported by a properly executed affidavit of destruction or damage. Nothing herein</w:delText>
        </w:r>
        <w:r w:rsidRPr="001B5B1A" w:rsidDel="00C94BB6">
          <w:rPr>
            <w:spacing w:val="-6"/>
            <w:sz w:val="24"/>
            <w:szCs w:val="24"/>
          </w:rPr>
          <w:delText xml:space="preserve"> </w:delText>
        </w:r>
        <w:r w:rsidRPr="001B5B1A" w:rsidDel="00C94BB6">
          <w:rPr>
            <w:sz w:val="24"/>
            <w:szCs w:val="24"/>
          </w:rPr>
          <w:delText>shall</w:delText>
        </w:r>
        <w:r w:rsidRPr="001B5B1A" w:rsidDel="00C94BB6">
          <w:rPr>
            <w:spacing w:val="-5"/>
            <w:sz w:val="24"/>
            <w:szCs w:val="24"/>
          </w:rPr>
          <w:delText xml:space="preserve"> </w:delText>
        </w:r>
        <w:r w:rsidRPr="001B5B1A" w:rsidDel="00C94BB6">
          <w:rPr>
            <w:sz w:val="24"/>
            <w:szCs w:val="24"/>
          </w:rPr>
          <w:delText>be</w:delText>
        </w:r>
        <w:r w:rsidRPr="001B5B1A" w:rsidDel="00C94BB6">
          <w:rPr>
            <w:spacing w:val="-5"/>
            <w:sz w:val="24"/>
            <w:szCs w:val="24"/>
          </w:rPr>
          <w:delText xml:space="preserve"> </w:delText>
        </w:r>
        <w:r w:rsidRPr="001B5B1A" w:rsidDel="00C94BB6">
          <w:rPr>
            <w:sz w:val="24"/>
            <w:szCs w:val="24"/>
          </w:rPr>
          <w:delText>construed</w:delText>
        </w:r>
        <w:r w:rsidRPr="001B5B1A" w:rsidDel="00C94BB6">
          <w:rPr>
            <w:spacing w:val="-5"/>
            <w:sz w:val="24"/>
            <w:szCs w:val="24"/>
          </w:rPr>
          <w:delText xml:space="preserve"> </w:delText>
        </w:r>
        <w:r w:rsidRPr="001B5B1A" w:rsidDel="00C94BB6">
          <w:rPr>
            <w:sz w:val="24"/>
            <w:szCs w:val="24"/>
          </w:rPr>
          <w:delText>to</w:delText>
        </w:r>
        <w:r w:rsidRPr="001B5B1A" w:rsidDel="00C94BB6">
          <w:rPr>
            <w:spacing w:val="-5"/>
            <w:sz w:val="24"/>
            <w:szCs w:val="24"/>
          </w:rPr>
          <w:delText xml:space="preserve"> </w:delText>
        </w:r>
        <w:r w:rsidRPr="001B5B1A" w:rsidDel="00C94BB6">
          <w:rPr>
            <w:sz w:val="24"/>
            <w:szCs w:val="24"/>
          </w:rPr>
          <w:delText>authorize</w:delText>
        </w:r>
        <w:r w:rsidRPr="001B5B1A" w:rsidDel="00C94BB6">
          <w:rPr>
            <w:spacing w:val="-6"/>
            <w:sz w:val="24"/>
            <w:szCs w:val="24"/>
          </w:rPr>
          <w:delText xml:space="preserve"> </w:delText>
        </w:r>
        <w:r w:rsidRPr="001B5B1A" w:rsidDel="00C94BB6">
          <w:rPr>
            <w:sz w:val="24"/>
            <w:szCs w:val="24"/>
          </w:rPr>
          <w:delText>claims</w:delText>
        </w:r>
        <w:r w:rsidRPr="001B5B1A" w:rsidDel="00C94BB6">
          <w:rPr>
            <w:spacing w:val="-5"/>
            <w:sz w:val="24"/>
            <w:szCs w:val="24"/>
          </w:rPr>
          <w:delText xml:space="preserve"> </w:delText>
        </w:r>
        <w:r w:rsidRPr="001B5B1A" w:rsidDel="00C94BB6">
          <w:rPr>
            <w:sz w:val="24"/>
            <w:szCs w:val="24"/>
          </w:rPr>
          <w:delText>for</w:delText>
        </w:r>
        <w:r w:rsidRPr="001B5B1A" w:rsidDel="00C94BB6">
          <w:rPr>
            <w:spacing w:val="-5"/>
            <w:sz w:val="24"/>
            <w:szCs w:val="24"/>
          </w:rPr>
          <w:delText xml:space="preserve"> </w:delText>
        </w:r>
        <w:r w:rsidRPr="001B5B1A" w:rsidDel="00C94BB6">
          <w:rPr>
            <w:sz w:val="24"/>
            <w:szCs w:val="24"/>
          </w:rPr>
          <w:delText>credit</w:delText>
        </w:r>
        <w:r w:rsidRPr="001B5B1A" w:rsidDel="00C94BB6">
          <w:rPr>
            <w:spacing w:val="-5"/>
            <w:sz w:val="24"/>
            <w:szCs w:val="24"/>
          </w:rPr>
          <w:delText xml:space="preserve"> </w:delText>
        </w:r>
        <w:r w:rsidRPr="001B5B1A" w:rsidDel="00C94BB6">
          <w:rPr>
            <w:sz w:val="24"/>
            <w:szCs w:val="24"/>
          </w:rPr>
          <w:delText>of</w:delText>
        </w:r>
        <w:r w:rsidRPr="001B5B1A" w:rsidDel="00C94BB6">
          <w:rPr>
            <w:spacing w:val="-5"/>
            <w:sz w:val="24"/>
            <w:szCs w:val="24"/>
          </w:rPr>
          <w:delText xml:space="preserve"> </w:delText>
        </w:r>
        <w:r w:rsidRPr="001B5B1A" w:rsidDel="00C94BB6">
          <w:rPr>
            <w:sz w:val="24"/>
            <w:szCs w:val="24"/>
          </w:rPr>
          <w:delText>taxes,</w:delText>
        </w:r>
        <w:r w:rsidRPr="001B5B1A" w:rsidDel="00C94BB6">
          <w:rPr>
            <w:spacing w:val="-5"/>
            <w:sz w:val="24"/>
            <w:szCs w:val="24"/>
          </w:rPr>
          <w:delText xml:space="preserve"> </w:delText>
        </w:r>
        <w:r w:rsidRPr="001B5B1A" w:rsidDel="00C94BB6">
          <w:rPr>
            <w:sz w:val="24"/>
            <w:szCs w:val="24"/>
          </w:rPr>
          <w:delText>surcharges,</w:delText>
        </w:r>
        <w:r w:rsidRPr="001B5B1A" w:rsidDel="00C94BB6">
          <w:rPr>
            <w:spacing w:val="-6"/>
            <w:sz w:val="24"/>
            <w:szCs w:val="24"/>
          </w:rPr>
          <w:delText xml:space="preserve"> </w:delText>
        </w:r>
        <w:r w:rsidRPr="001B5B1A" w:rsidDel="00C94BB6">
          <w:rPr>
            <w:sz w:val="24"/>
            <w:szCs w:val="24"/>
          </w:rPr>
          <w:delText>and</w:delText>
        </w:r>
        <w:r w:rsidRPr="001B5B1A" w:rsidDel="00C94BB6">
          <w:rPr>
            <w:spacing w:val="-5"/>
            <w:sz w:val="24"/>
            <w:szCs w:val="24"/>
          </w:rPr>
          <w:delText xml:space="preserve"> </w:delText>
        </w:r>
        <w:r w:rsidRPr="001B5B1A" w:rsidDel="00C94BB6">
          <w:rPr>
            <w:sz w:val="24"/>
            <w:szCs w:val="24"/>
          </w:rPr>
          <w:delText>fees paid</w:delText>
        </w:r>
        <w:r w:rsidRPr="001B5B1A" w:rsidDel="00C94BB6">
          <w:rPr>
            <w:spacing w:val="-5"/>
            <w:sz w:val="24"/>
            <w:szCs w:val="24"/>
          </w:rPr>
          <w:delText xml:space="preserve"> </w:delText>
        </w:r>
        <w:r w:rsidRPr="001B5B1A" w:rsidDel="00C94BB6">
          <w:rPr>
            <w:sz w:val="24"/>
            <w:szCs w:val="24"/>
          </w:rPr>
          <w:delText>on</w:delText>
        </w:r>
        <w:r w:rsidRPr="001B5B1A" w:rsidDel="00C94BB6">
          <w:rPr>
            <w:spacing w:val="-5"/>
            <w:sz w:val="24"/>
            <w:szCs w:val="24"/>
          </w:rPr>
          <w:delText xml:space="preserve"> </w:delText>
        </w:r>
        <w:r w:rsidRPr="001B5B1A" w:rsidDel="00C94BB6">
          <w:rPr>
            <w:sz w:val="24"/>
            <w:szCs w:val="24"/>
          </w:rPr>
          <w:delText>any</w:delText>
        </w:r>
        <w:r w:rsidRPr="001B5B1A" w:rsidDel="00C94BB6">
          <w:rPr>
            <w:spacing w:val="-5"/>
            <w:sz w:val="24"/>
            <w:szCs w:val="24"/>
          </w:rPr>
          <w:delText xml:space="preserve"> </w:delText>
        </w:r>
        <w:r w:rsidRPr="001B5B1A" w:rsidDel="00C94BB6">
          <w:rPr>
            <w:sz w:val="24"/>
            <w:szCs w:val="24"/>
          </w:rPr>
          <w:delText>alcohol</w:delText>
        </w:r>
        <w:r w:rsidRPr="001B5B1A" w:rsidDel="00C94BB6">
          <w:rPr>
            <w:spacing w:val="-4"/>
            <w:sz w:val="24"/>
            <w:szCs w:val="24"/>
          </w:rPr>
          <w:delText xml:space="preserve"> </w:delText>
        </w:r>
        <w:r w:rsidRPr="001B5B1A" w:rsidDel="00C94BB6">
          <w:rPr>
            <w:sz w:val="24"/>
            <w:szCs w:val="24"/>
          </w:rPr>
          <w:delText>beverages</w:delText>
        </w:r>
        <w:r w:rsidRPr="001B5B1A" w:rsidDel="00C94BB6">
          <w:rPr>
            <w:spacing w:val="-5"/>
            <w:sz w:val="24"/>
            <w:szCs w:val="24"/>
          </w:rPr>
          <w:delText xml:space="preserve"> </w:delText>
        </w:r>
        <w:r w:rsidRPr="001B5B1A" w:rsidDel="00C94BB6">
          <w:rPr>
            <w:sz w:val="24"/>
            <w:szCs w:val="24"/>
          </w:rPr>
          <w:delText>rendered</w:delText>
        </w:r>
        <w:r w:rsidRPr="001B5B1A" w:rsidDel="00C94BB6">
          <w:rPr>
            <w:spacing w:val="-5"/>
            <w:sz w:val="24"/>
            <w:szCs w:val="24"/>
          </w:rPr>
          <w:delText xml:space="preserve"> </w:delText>
        </w:r>
        <w:r w:rsidRPr="001B5B1A" w:rsidDel="00C94BB6">
          <w:rPr>
            <w:sz w:val="24"/>
            <w:szCs w:val="24"/>
          </w:rPr>
          <w:delText>unsalable</w:delText>
        </w:r>
        <w:r w:rsidRPr="001B5B1A" w:rsidDel="00C94BB6">
          <w:rPr>
            <w:spacing w:val="-4"/>
            <w:sz w:val="24"/>
            <w:szCs w:val="24"/>
          </w:rPr>
          <w:delText xml:space="preserve"> </w:delText>
        </w:r>
        <w:r w:rsidRPr="001B5B1A" w:rsidDel="00C94BB6">
          <w:rPr>
            <w:sz w:val="24"/>
            <w:szCs w:val="24"/>
          </w:rPr>
          <w:delText>by</w:delText>
        </w:r>
        <w:r w:rsidRPr="001B5B1A" w:rsidDel="00C94BB6">
          <w:rPr>
            <w:spacing w:val="-5"/>
            <w:sz w:val="24"/>
            <w:szCs w:val="24"/>
          </w:rPr>
          <w:delText xml:space="preserve"> </w:delText>
        </w:r>
        <w:r w:rsidRPr="001B5B1A" w:rsidDel="00C94BB6">
          <w:rPr>
            <w:sz w:val="24"/>
            <w:szCs w:val="24"/>
          </w:rPr>
          <w:delText>reason</w:delText>
        </w:r>
        <w:r w:rsidRPr="001B5B1A" w:rsidDel="00C94BB6">
          <w:rPr>
            <w:spacing w:val="-5"/>
            <w:sz w:val="24"/>
            <w:szCs w:val="24"/>
          </w:rPr>
          <w:delText xml:space="preserve"> </w:delText>
        </w:r>
        <w:r w:rsidRPr="001B5B1A" w:rsidDel="00C94BB6">
          <w:rPr>
            <w:sz w:val="24"/>
            <w:szCs w:val="24"/>
          </w:rPr>
          <w:delText>of</w:delText>
        </w:r>
        <w:r w:rsidRPr="001B5B1A" w:rsidDel="00C94BB6">
          <w:rPr>
            <w:spacing w:val="-5"/>
            <w:sz w:val="24"/>
            <w:szCs w:val="24"/>
          </w:rPr>
          <w:delText xml:space="preserve"> </w:delText>
        </w:r>
        <w:r w:rsidRPr="001B5B1A" w:rsidDel="00C94BB6">
          <w:rPr>
            <w:sz w:val="24"/>
            <w:szCs w:val="24"/>
          </w:rPr>
          <w:delText>spoilage.</w:delText>
        </w:r>
        <w:r w:rsidRPr="001B5B1A" w:rsidDel="00C94BB6">
          <w:rPr>
            <w:spacing w:val="-4"/>
            <w:sz w:val="24"/>
            <w:szCs w:val="24"/>
          </w:rPr>
          <w:delText xml:space="preserve"> </w:delText>
        </w:r>
        <w:r w:rsidRPr="001B5B1A" w:rsidDel="00C94BB6">
          <w:rPr>
            <w:sz w:val="24"/>
            <w:szCs w:val="24"/>
          </w:rPr>
          <w:delText>No</w:delText>
        </w:r>
        <w:r w:rsidRPr="001B5B1A" w:rsidDel="00C94BB6">
          <w:rPr>
            <w:spacing w:val="-5"/>
            <w:sz w:val="24"/>
            <w:szCs w:val="24"/>
          </w:rPr>
          <w:delText xml:space="preserve"> </w:delText>
        </w:r>
        <w:r w:rsidRPr="001B5B1A" w:rsidDel="00C94BB6">
          <w:rPr>
            <w:sz w:val="24"/>
            <w:szCs w:val="24"/>
          </w:rPr>
          <w:delText>refund or credit is allowed after December 31, 2025. This subparagraph (A)(6)(b) is repealed effective December 31, 2030.</w:delText>
        </w:r>
      </w:del>
      <w:ins w:id="212" w:author="Author">
        <w:r w:rsidRPr="001B5B1A">
          <w:rPr>
            <w:sz w:val="24"/>
            <w:szCs w:val="24"/>
          </w:rPr>
          <w:t>All claims for exemptions from excise taxes, surcharges, fees or claims for credit shall</w:t>
        </w:r>
        <w:r w:rsidRPr="001B5B1A">
          <w:rPr>
            <w:spacing w:val="-3"/>
            <w:sz w:val="24"/>
            <w:szCs w:val="24"/>
          </w:rPr>
          <w:t xml:space="preserve"> </w:t>
        </w:r>
        <w:r w:rsidRPr="001B5B1A">
          <w:rPr>
            <w:sz w:val="24"/>
            <w:szCs w:val="24"/>
          </w:rPr>
          <w:t>be</w:t>
        </w:r>
        <w:r w:rsidRPr="001B5B1A">
          <w:rPr>
            <w:spacing w:val="-3"/>
            <w:sz w:val="24"/>
            <w:szCs w:val="24"/>
          </w:rPr>
          <w:t xml:space="preserve"> </w:t>
        </w:r>
        <w:r w:rsidRPr="001B5B1A">
          <w:rPr>
            <w:sz w:val="24"/>
            <w:szCs w:val="24"/>
          </w:rPr>
          <w:t>made</w:t>
        </w:r>
        <w:r w:rsidRPr="001B5B1A">
          <w:rPr>
            <w:spacing w:val="-3"/>
            <w:sz w:val="24"/>
            <w:szCs w:val="24"/>
          </w:rPr>
          <w:t xml:space="preserve"> </w:t>
        </w:r>
        <w:r w:rsidRPr="001B5B1A">
          <w:rPr>
            <w:sz w:val="24"/>
            <w:szCs w:val="24"/>
          </w:rPr>
          <w:t>on</w:t>
        </w:r>
        <w:r w:rsidRPr="001B5B1A">
          <w:rPr>
            <w:spacing w:val="-3"/>
            <w:sz w:val="24"/>
            <w:szCs w:val="24"/>
          </w:rPr>
          <w:t xml:space="preserve"> </w:t>
        </w:r>
        <w:r w:rsidRPr="001B5B1A">
          <w:rPr>
            <w:sz w:val="24"/>
            <w:szCs w:val="24"/>
          </w:rPr>
          <w:t>forms</w:t>
        </w:r>
        <w:r w:rsidRPr="001B5B1A">
          <w:rPr>
            <w:spacing w:val="-3"/>
            <w:sz w:val="24"/>
            <w:szCs w:val="24"/>
          </w:rPr>
          <w:t xml:space="preserve"> </w:t>
        </w:r>
        <w:r w:rsidRPr="001B5B1A">
          <w:rPr>
            <w:sz w:val="24"/>
            <w:szCs w:val="24"/>
          </w:rPr>
          <w:t>DR</w:t>
        </w:r>
        <w:r w:rsidRPr="001B5B1A">
          <w:rPr>
            <w:spacing w:val="-3"/>
            <w:sz w:val="24"/>
            <w:szCs w:val="24"/>
          </w:rPr>
          <w:t xml:space="preserve"> </w:t>
        </w:r>
        <w:r w:rsidRPr="001B5B1A">
          <w:rPr>
            <w:sz w:val="24"/>
            <w:szCs w:val="24"/>
          </w:rPr>
          <w:t>0442</w:t>
        </w:r>
        <w:r w:rsidRPr="001B5B1A">
          <w:rPr>
            <w:spacing w:val="-3"/>
            <w:sz w:val="24"/>
            <w:szCs w:val="24"/>
          </w:rPr>
          <w:t xml:space="preserve"> </w:t>
        </w:r>
        <w:r w:rsidRPr="001B5B1A">
          <w:rPr>
            <w:sz w:val="24"/>
            <w:szCs w:val="24"/>
          </w:rPr>
          <w:t>and</w:t>
        </w:r>
        <w:r w:rsidRPr="001B5B1A">
          <w:rPr>
            <w:spacing w:val="-3"/>
            <w:sz w:val="24"/>
            <w:szCs w:val="24"/>
          </w:rPr>
          <w:t xml:space="preserve"> </w:t>
        </w:r>
        <w:r w:rsidRPr="001B5B1A">
          <w:rPr>
            <w:sz w:val="24"/>
            <w:szCs w:val="24"/>
          </w:rPr>
          <w:t>DR</w:t>
        </w:r>
        <w:r w:rsidRPr="001B5B1A">
          <w:rPr>
            <w:spacing w:val="-2"/>
            <w:sz w:val="24"/>
            <w:szCs w:val="24"/>
          </w:rPr>
          <w:t xml:space="preserve"> </w:t>
        </w:r>
        <w:r w:rsidRPr="001B5B1A">
          <w:rPr>
            <w:sz w:val="24"/>
            <w:szCs w:val="24"/>
          </w:rPr>
          <w:t>0443</w:t>
        </w:r>
        <w:r w:rsidRPr="001B5B1A">
          <w:rPr>
            <w:spacing w:val="-3"/>
            <w:sz w:val="24"/>
            <w:szCs w:val="24"/>
          </w:rPr>
          <w:t xml:space="preserve"> </w:t>
        </w:r>
        <w:r w:rsidRPr="001B5B1A">
          <w:rPr>
            <w:sz w:val="24"/>
            <w:szCs w:val="24"/>
          </w:rPr>
          <w:t>on</w:t>
        </w:r>
        <w:r w:rsidRPr="001B5B1A">
          <w:rPr>
            <w:spacing w:val="-3"/>
            <w:sz w:val="24"/>
            <w:szCs w:val="24"/>
          </w:rPr>
          <w:t xml:space="preserve"> </w:t>
        </w:r>
        <w:r w:rsidRPr="001B5B1A">
          <w:rPr>
            <w:sz w:val="24"/>
            <w:szCs w:val="24"/>
          </w:rPr>
          <w:t>or</w:t>
        </w:r>
        <w:r w:rsidRPr="001B5B1A">
          <w:rPr>
            <w:spacing w:val="-3"/>
            <w:sz w:val="24"/>
            <w:szCs w:val="24"/>
          </w:rPr>
          <w:t xml:space="preserve"> </w:t>
        </w:r>
        <w:r w:rsidRPr="001B5B1A">
          <w:rPr>
            <w:sz w:val="24"/>
            <w:szCs w:val="24"/>
          </w:rPr>
          <w:t>before</w:t>
        </w:r>
        <w:r w:rsidRPr="001B5B1A">
          <w:rPr>
            <w:spacing w:val="-3"/>
            <w:sz w:val="24"/>
            <w:szCs w:val="24"/>
          </w:rPr>
          <w:t xml:space="preserve"> </w:t>
        </w:r>
        <w:r w:rsidRPr="001B5B1A">
          <w:rPr>
            <w:sz w:val="24"/>
            <w:szCs w:val="24"/>
          </w:rPr>
          <w:t>the</w:t>
        </w:r>
        <w:r w:rsidRPr="001B5B1A">
          <w:rPr>
            <w:spacing w:val="-3"/>
            <w:sz w:val="24"/>
            <w:szCs w:val="24"/>
          </w:rPr>
          <w:t xml:space="preserve"> </w:t>
        </w:r>
        <w:r w:rsidRPr="001B5B1A">
          <w:rPr>
            <w:sz w:val="24"/>
            <w:szCs w:val="24"/>
          </w:rPr>
          <w:t>20</w:t>
        </w:r>
        <w:r w:rsidRPr="001B5B1A">
          <w:rPr>
            <w:sz w:val="24"/>
            <w:szCs w:val="24"/>
            <w:vertAlign w:val="superscript"/>
          </w:rPr>
          <w:t>th</w:t>
        </w:r>
        <w:r w:rsidRPr="001B5B1A">
          <w:rPr>
            <w:spacing w:val="-22"/>
            <w:sz w:val="24"/>
            <w:szCs w:val="24"/>
          </w:rPr>
          <w:t xml:space="preserve"> </w:t>
        </w:r>
        <w:r w:rsidRPr="001B5B1A">
          <w:rPr>
            <w:sz w:val="24"/>
            <w:szCs w:val="24"/>
          </w:rPr>
          <w:t>day</w:t>
        </w:r>
        <w:r w:rsidRPr="001B5B1A">
          <w:rPr>
            <w:spacing w:val="-3"/>
            <w:sz w:val="24"/>
            <w:szCs w:val="24"/>
          </w:rPr>
          <w:t xml:space="preserve"> </w:t>
        </w:r>
        <w:r w:rsidRPr="001B5B1A">
          <w:rPr>
            <w:sz w:val="24"/>
            <w:szCs w:val="24"/>
          </w:rPr>
          <w:t>of</w:t>
        </w:r>
        <w:r w:rsidRPr="001B5B1A">
          <w:rPr>
            <w:spacing w:val="-3"/>
            <w:sz w:val="24"/>
            <w:szCs w:val="24"/>
          </w:rPr>
          <w:t xml:space="preserve"> </w:t>
        </w:r>
        <w:r w:rsidRPr="001B5B1A">
          <w:rPr>
            <w:sz w:val="24"/>
            <w:szCs w:val="24"/>
          </w:rPr>
          <w:t>the</w:t>
        </w:r>
        <w:r w:rsidRPr="001B5B1A">
          <w:rPr>
            <w:spacing w:val="-3"/>
            <w:sz w:val="24"/>
            <w:szCs w:val="24"/>
          </w:rPr>
          <w:t xml:space="preserve"> </w:t>
        </w:r>
        <w:r w:rsidRPr="001B5B1A">
          <w:rPr>
            <w:sz w:val="24"/>
            <w:szCs w:val="24"/>
          </w:rPr>
          <w:t>month succeeding the date of sale or export. In addition, all invoices evidencing shipment outside of Colorado shall be submitted with said</w:t>
        </w:r>
        <w:r w:rsidRPr="001B5B1A">
          <w:rPr>
            <w:spacing w:val="-14"/>
            <w:sz w:val="24"/>
            <w:szCs w:val="24"/>
          </w:rPr>
          <w:t xml:space="preserve"> </w:t>
        </w:r>
        <w:r w:rsidRPr="001B5B1A">
          <w:rPr>
            <w:sz w:val="24"/>
            <w:szCs w:val="24"/>
          </w:rPr>
          <w:t>forms.</w:t>
        </w:r>
      </w:ins>
    </w:p>
    <w:p w14:paraId="0ABC8FE0" w14:textId="77777777" w:rsidR="00A63239" w:rsidRPr="00427EAB" w:rsidRDefault="00A63239" w:rsidP="00427EAB">
      <w:pPr>
        <w:numPr>
          <w:ilvl w:val="2"/>
          <w:numId w:val="17"/>
        </w:numPr>
        <w:tabs>
          <w:tab w:val="left" w:pos="2539"/>
          <w:tab w:val="left" w:pos="2540"/>
        </w:tabs>
        <w:rPr>
          <w:sz w:val="24"/>
          <w:szCs w:val="24"/>
        </w:rPr>
      </w:pPr>
      <w:del w:id="213" w:author="Author">
        <w:r w:rsidRPr="00427EAB" w:rsidDel="00C94BB6">
          <w:rPr>
            <w:sz w:val="24"/>
            <w:szCs w:val="24"/>
          </w:rPr>
          <w:delText>All claims for exemptions from excise taxes, surcharges, fees or claims for credit, shall</w:delText>
        </w:r>
        <w:r w:rsidRPr="00427EAB" w:rsidDel="00C94BB6">
          <w:rPr>
            <w:spacing w:val="-3"/>
            <w:sz w:val="24"/>
            <w:szCs w:val="24"/>
          </w:rPr>
          <w:delText xml:space="preserve"> </w:delText>
        </w:r>
        <w:r w:rsidRPr="00427EAB" w:rsidDel="00C94BB6">
          <w:rPr>
            <w:sz w:val="24"/>
            <w:szCs w:val="24"/>
          </w:rPr>
          <w:delText>be</w:delText>
        </w:r>
        <w:r w:rsidRPr="00427EAB" w:rsidDel="00C94BB6">
          <w:rPr>
            <w:spacing w:val="-3"/>
            <w:sz w:val="24"/>
            <w:szCs w:val="24"/>
          </w:rPr>
          <w:delText xml:space="preserve"> </w:delText>
        </w:r>
        <w:r w:rsidRPr="00427EAB" w:rsidDel="00C94BB6">
          <w:rPr>
            <w:sz w:val="24"/>
            <w:szCs w:val="24"/>
          </w:rPr>
          <w:delText>made</w:delText>
        </w:r>
        <w:r w:rsidRPr="00427EAB" w:rsidDel="00C94BB6">
          <w:rPr>
            <w:spacing w:val="-3"/>
            <w:sz w:val="24"/>
            <w:szCs w:val="24"/>
          </w:rPr>
          <w:delText xml:space="preserve"> </w:delText>
        </w:r>
        <w:r w:rsidRPr="00427EAB" w:rsidDel="00C94BB6">
          <w:rPr>
            <w:sz w:val="24"/>
            <w:szCs w:val="24"/>
          </w:rPr>
          <w:delText>on</w:delText>
        </w:r>
        <w:r w:rsidRPr="00427EAB" w:rsidDel="00C94BB6">
          <w:rPr>
            <w:spacing w:val="-3"/>
            <w:sz w:val="24"/>
            <w:szCs w:val="24"/>
          </w:rPr>
          <w:delText xml:space="preserve"> </w:delText>
        </w:r>
        <w:r w:rsidRPr="00427EAB" w:rsidDel="00C94BB6">
          <w:rPr>
            <w:sz w:val="24"/>
            <w:szCs w:val="24"/>
          </w:rPr>
          <w:delText>forms</w:delText>
        </w:r>
        <w:r w:rsidRPr="00427EAB" w:rsidDel="00C94BB6">
          <w:rPr>
            <w:spacing w:val="-3"/>
            <w:sz w:val="24"/>
            <w:szCs w:val="24"/>
          </w:rPr>
          <w:delText xml:space="preserve"> </w:delText>
        </w:r>
        <w:r w:rsidRPr="00427EAB" w:rsidDel="00C94BB6">
          <w:rPr>
            <w:sz w:val="24"/>
            <w:szCs w:val="24"/>
          </w:rPr>
          <w:delText>DR</w:delText>
        </w:r>
        <w:r w:rsidRPr="00427EAB" w:rsidDel="00C94BB6">
          <w:rPr>
            <w:spacing w:val="-3"/>
            <w:sz w:val="24"/>
            <w:szCs w:val="24"/>
          </w:rPr>
          <w:delText xml:space="preserve"> </w:delText>
        </w:r>
        <w:r w:rsidRPr="00427EAB" w:rsidDel="00C94BB6">
          <w:rPr>
            <w:sz w:val="24"/>
            <w:szCs w:val="24"/>
          </w:rPr>
          <w:delText>0442</w:delText>
        </w:r>
        <w:r w:rsidRPr="00427EAB" w:rsidDel="00C94BB6">
          <w:rPr>
            <w:spacing w:val="-3"/>
            <w:sz w:val="24"/>
            <w:szCs w:val="24"/>
          </w:rPr>
          <w:delText xml:space="preserve"> </w:delText>
        </w:r>
        <w:r w:rsidRPr="00427EAB" w:rsidDel="00C94BB6">
          <w:rPr>
            <w:sz w:val="24"/>
            <w:szCs w:val="24"/>
          </w:rPr>
          <w:delText>and</w:delText>
        </w:r>
        <w:r w:rsidRPr="00427EAB" w:rsidDel="00C94BB6">
          <w:rPr>
            <w:spacing w:val="-3"/>
            <w:sz w:val="24"/>
            <w:szCs w:val="24"/>
          </w:rPr>
          <w:delText xml:space="preserve"> </w:delText>
        </w:r>
        <w:r w:rsidRPr="00427EAB" w:rsidDel="00C94BB6">
          <w:rPr>
            <w:sz w:val="24"/>
            <w:szCs w:val="24"/>
          </w:rPr>
          <w:delText>DR</w:delText>
        </w:r>
        <w:r w:rsidRPr="00427EAB" w:rsidDel="00C94BB6">
          <w:rPr>
            <w:spacing w:val="-2"/>
            <w:sz w:val="24"/>
            <w:szCs w:val="24"/>
          </w:rPr>
          <w:delText xml:space="preserve"> </w:delText>
        </w:r>
        <w:r w:rsidRPr="00427EAB" w:rsidDel="00C94BB6">
          <w:rPr>
            <w:sz w:val="24"/>
            <w:szCs w:val="24"/>
          </w:rPr>
          <w:delText>0443</w:delText>
        </w:r>
        <w:r w:rsidRPr="00427EAB" w:rsidDel="00C94BB6">
          <w:rPr>
            <w:spacing w:val="-3"/>
            <w:sz w:val="24"/>
            <w:szCs w:val="24"/>
          </w:rPr>
          <w:delText xml:space="preserve"> </w:delText>
        </w:r>
        <w:r w:rsidRPr="00427EAB" w:rsidDel="00C94BB6">
          <w:rPr>
            <w:sz w:val="24"/>
            <w:szCs w:val="24"/>
          </w:rPr>
          <w:delText>on</w:delText>
        </w:r>
        <w:r w:rsidRPr="00427EAB" w:rsidDel="00C94BB6">
          <w:rPr>
            <w:spacing w:val="-3"/>
            <w:sz w:val="24"/>
            <w:szCs w:val="24"/>
          </w:rPr>
          <w:delText xml:space="preserve"> </w:delText>
        </w:r>
        <w:r w:rsidRPr="00427EAB" w:rsidDel="00C94BB6">
          <w:rPr>
            <w:sz w:val="24"/>
            <w:szCs w:val="24"/>
          </w:rPr>
          <w:delText>or</w:delText>
        </w:r>
        <w:r w:rsidRPr="00427EAB" w:rsidDel="00C94BB6">
          <w:rPr>
            <w:spacing w:val="-3"/>
            <w:sz w:val="24"/>
            <w:szCs w:val="24"/>
          </w:rPr>
          <w:delText xml:space="preserve"> </w:delText>
        </w:r>
        <w:r w:rsidRPr="00427EAB" w:rsidDel="00C94BB6">
          <w:rPr>
            <w:sz w:val="24"/>
            <w:szCs w:val="24"/>
          </w:rPr>
          <w:delText>before</w:delText>
        </w:r>
        <w:r w:rsidRPr="00427EAB" w:rsidDel="00C94BB6">
          <w:rPr>
            <w:spacing w:val="-3"/>
            <w:sz w:val="24"/>
            <w:szCs w:val="24"/>
          </w:rPr>
          <w:delText xml:space="preserve"> </w:delText>
        </w:r>
        <w:r w:rsidRPr="00427EAB" w:rsidDel="00C94BB6">
          <w:rPr>
            <w:sz w:val="24"/>
            <w:szCs w:val="24"/>
          </w:rPr>
          <w:delText>the</w:delText>
        </w:r>
        <w:r w:rsidRPr="00427EAB" w:rsidDel="00C94BB6">
          <w:rPr>
            <w:spacing w:val="-3"/>
            <w:sz w:val="24"/>
            <w:szCs w:val="24"/>
          </w:rPr>
          <w:delText xml:space="preserve"> </w:delText>
        </w:r>
        <w:r w:rsidRPr="00427EAB" w:rsidDel="00C94BB6">
          <w:rPr>
            <w:sz w:val="24"/>
            <w:szCs w:val="24"/>
          </w:rPr>
          <w:delText>20</w:delText>
        </w:r>
        <w:r w:rsidRPr="00427EAB" w:rsidDel="00C94BB6">
          <w:rPr>
            <w:sz w:val="24"/>
            <w:szCs w:val="24"/>
            <w:vertAlign w:val="superscript"/>
          </w:rPr>
          <w:delText>th</w:delText>
        </w:r>
        <w:r w:rsidRPr="00427EAB" w:rsidDel="00C94BB6">
          <w:rPr>
            <w:spacing w:val="-22"/>
            <w:sz w:val="24"/>
            <w:szCs w:val="24"/>
          </w:rPr>
          <w:delText xml:space="preserve"> </w:delText>
        </w:r>
        <w:r w:rsidRPr="00427EAB" w:rsidDel="00C94BB6">
          <w:rPr>
            <w:sz w:val="24"/>
            <w:szCs w:val="24"/>
          </w:rPr>
          <w:delText>day</w:delText>
        </w:r>
        <w:r w:rsidRPr="00427EAB" w:rsidDel="00C94BB6">
          <w:rPr>
            <w:spacing w:val="-3"/>
            <w:sz w:val="24"/>
            <w:szCs w:val="24"/>
          </w:rPr>
          <w:delText xml:space="preserve"> </w:delText>
        </w:r>
        <w:r w:rsidRPr="00427EAB" w:rsidDel="00C94BB6">
          <w:rPr>
            <w:sz w:val="24"/>
            <w:szCs w:val="24"/>
          </w:rPr>
          <w:delText>of</w:delText>
        </w:r>
        <w:r w:rsidRPr="00427EAB" w:rsidDel="00C94BB6">
          <w:rPr>
            <w:spacing w:val="-3"/>
            <w:sz w:val="24"/>
            <w:szCs w:val="24"/>
          </w:rPr>
          <w:delText xml:space="preserve"> </w:delText>
        </w:r>
        <w:r w:rsidRPr="00427EAB" w:rsidDel="00C94BB6">
          <w:rPr>
            <w:sz w:val="24"/>
            <w:szCs w:val="24"/>
          </w:rPr>
          <w:delText>the</w:delText>
        </w:r>
        <w:r w:rsidRPr="00427EAB" w:rsidDel="00C94BB6">
          <w:rPr>
            <w:spacing w:val="-3"/>
            <w:sz w:val="24"/>
            <w:szCs w:val="24"/>
          </w:rPr>
          <w:delText xml:space="preserve"> </w:delText>
        </w:r>
        <w:r w:rsidRPr="00427EAB" w:rsidDel="00C94BB6">
          <w:rPr>
            <w:sz w:val="24"/>
            <w:szCs w:val="24"/>
          </w:rPr>
          <w:delText xml:space="preserve">month succeeding the date of </w:delText>
        </w:r>
        <w:r w:rsidRPr="00427EAB" w:rsidDel="00C94BB6">
          <w:rPr>
            <w:sz w:val="24"/>
            <w:szCs w:val="24"/>
          </w:rPr>
          <w:lastRenderedPageBreak/>
          <w:delText>sale or export. In addition, all invoices evidencing shipment outside of Colorado shall be submitted with said</w:delText>
        </w:r>
        <w:r w:rsidRPr="00427EAB" w:rsidDel="00C94BB6">
          <w:rPr>
            <w:spacing w:val="-14"/>
            <w:sz w:val="24"/>
            <w:szCs w:val="24"/>
          </w:rPr>
          <w:delText xml:space="preserve"> </w:delText>
        </w:r>
        <w:r w:rsidRPr="00427EAB" w:rsidDel="00C94BB6">
          <w:rPr>
            <w:sz w:val="24"/>
            <w:szCs w:val="24"/>
          </w:rPr>
          <w:delText>forms.</w:delText>
        </w:r>
      </w:del>
    </w:p>
    <w:p w14:paraId="7EE83261" w14:textId="77777777" w:rsidR="00A63239" w:rsidRPr="00275E88" w:rsidRDefault="00A63239" w:rsidP="00A63239">
      <w:pPr>
        <w:numPr>
          <w:ilvl w:val="0"/>
          <w:numId w:val="17"/>
        </w:numPr>
        <w:tabs>
          <w:tab w:val="left" w:pos="1099"/>
          <w:tab w:val="left" w:pos="1100"/>
        </w:tabs>
        <w:rPr>
          <w:sz w:val="24"/>
          <w:szCs w:val="24"/>
        </w:rPr>
      </w:pPr>
      <w:r w:rsidRPr="001B5B1A">
        <w:rPr>
          <w:sz w:val="24"/>
          <w:szCs w:val="24"/>
        </w:rPr>
        <w:t xml:space="preserve">Any manufacturer, holder of a winery direct shipper’s permit, or wholesaler </w:t>
      </w:r>
      <w:r w:rsidRPr="001B5B1A">
        <w:rPr>
          <w:spacing w:val="-5"/>
          <w:sz w:val="24"/>
          <w:szCs w:val="24"/>
        </w:rPr>
        <w:t xml:space="preserve">may, </w:t>
      </w:r>
      <w:r w:rsidRPr="001B5B1A">
        <w:rPr>
          <w:sz w:val="24"/>
          <w:szCs w:val="24"/>
        </w:rPr>
        <w:t>in lieu of forms required in this regulation, forward a computer-generated report in a format approved by the Department</w:t>
      </w:r>
      <w:r w:rsidRPr="001B5B1A">
        <w:rPr>
          <w:spacing w:val="-5"/>
          <w:sz w:val="24"/>
          <w:szCs w:val="24"/>
        </w:rPr>
        <w:t xml:space="preserve"> </w:t>
      </w:r>
      <w:r w:rsidRPr="001B5B1A">
        <w:rPr>
          <w:sz w:val="24"/>
          <w:szCs w:val="24"/>
        </w:rPr>
        <w:t>of</w:t>
      </w:r>
      <w:r w:rsidRPr="001B5B1A">
        <w:rPr>
          <w:spacing w:val="-5"/>
          <w:sz w:val="24"/>
          <w:szCs w:val="24"/>
        </w:rPr>
        <w:t xml:space="preserve"> </w:t>
      </w:r>
      <w:r w:rsidRPr="001B5B1A">
        <w:rPr>
          <w:sz w:val="24"/>
          <w:szCs w:val="24"/>
        </w:rPr>
        <w:t>Revenue.</w:t>
      </w:r>
      <w:r w:rsidRPr="001B5B1A">
        <w:rPr>
          <w:spacing w:val="-5"/>
          <w:sz w:val="24"/>
          <w:szCs w:val="24"/>
        </w:rPr>
        <w:t xml:space="preserve"> </w:t>
      </w:r>
      <w:r w:rsidRPr="001B5B1A">
        <w:rPr>
          <w:sz w:val="24"/>
          <w:szCs w:val="24"/>
        </w:rPr>
        <w:t>Such</w:t>
      </w:r>
      <w:r w:rsidRPr="001B5B1A">
        <w:rPr>
          <w:spacing w:val="-5"/>
          <w:sz w:val="24"/>
          <w:szCs w:val="24"/>
        </w:rPr>
        <w:t xml:space="preserve"> </w:t>
      </w:r>
      <w:r w:rsidRPr="001B5B1A">
        <w:rPr>
          <w:sz w:val="24"/>
          <w:szCs w:val="24"/>
        </w:rPr>
        <w:t>reports</w:t>
      </w:r>
      <w:r w:rsidRPr="001B5B1A">
        <w:rPr>
          <w:spacing w:val="-5"/>
          <w:sz w:val="24"/>
          <w:szCs w:val="24"/>
        </w:rPr>
        <w:t xml:space="preserve"> </w:t>
      </w:r>
      <w:r w:rsidRPr="001B5B1A">
        <w:rPr>
          <w:sz w:val="24"/>
          <w:szCs w:val="24"/>
        </w:rPr>
        <w:t>must</w:t>
      </w:r>
      <w:r w:rsidRPr="001B5B1A">
        <w:rPr>
          <w:spacing w:val="-5"/>
          <w:sz w:val="24"/>
          <w:szCs w:val="24"/>
        </w:rPr>
        <w:t xml:space="preserve"> </w:t>
      </w:r>
      <w:r w:rsidRPr="001B5B1A">
        <w:rPr>
          <w:sz w:val="24"/>
          <w:szCs w:val="24"/>
        </w:rPr>
        <w:t>be</w:t>
      </w:r>
      <w:r w:rsidRPr="001B5B1A">
        <w:rPr>
          <w:spacing w:val="-4"/>
          <w:sz w:val="24"/>
          <w:szCs w:val="24"/>
        </w:rPr>
        <w:t xml:space="preserve"> </w:t>
      </w:r>
      <w:r w:rsidRPr="001B5B1A">
        <w:rPr>
          <w:sz w:val="24"/>
          <w:szCs w:val="24"/>
        </w:rPr>
        <w:t>submitted</w:t>
      </w:r>
      <w:r w:rsidRPr="001B5B1A">
        <w:rPr>
          <w:spacing w:val="-5"/>
          <w:sz w:val="24"/>
          <w:szCs w:val="24"/>
        </w:rPr>
        <w:t xml:space="preserve"> </w:t>
      </w:r>
      <w:r w:rsidRPr="001B5B1A">
        <w:rPr>
          <w:sz w:val="24"/>
          <w:szCs w:val="24"/>
        </w:rPr>
        <w:t>within</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same</w:t>
      </w:r>
      <w:r w:rsidRPr="001B5B1A">
        <w:rPr>
          <w:spacing w:val="-5"/>
          <w:sz w:val="24"/>
          <w:szCs w:val="24"/>
        </w:rPr>
        <w:t xml:space="preserve"> </w:t>
      </w:r>
      <w:r w:rsidRPr="001B5B1A">
        <w:rPr>
          <w:sz w:val="24"/>
          <w:szCs w:val="24"/>
        </w:rPr>
        <w:t>time</w:t>
      </w:r>
      <w:r w:rsidRPr="001B5B1A">
        <w:rPr>
          <w:spacing w:val="-5"/>
          <w:sz w:val="24"/>
          <w:szCs w:val="24"/>
        </w:rPr>
        <w:t xml:space="preserve"> </w:t>
      </w:r>
      <w:r w:rsidRPr="001B5B1A">
        <w:rPr>
          <w:sz w:val="24"/>
          <w:szCs w:val="24"/>
        </w:rPr>
        <w:t>frames</w:t>
      </w:r>
      <w:r w:rsidRPr="001B5B1A">
        <w:rPr>
          <w:spacing w:val="-4"/>
          <w:sz w:val="24"/>
          <w:szCs w:val="24"/>
        </w:rPr>
        <w:t xml:space="preserve"> </w:t>
      </w:r>
      <w:r w:rsidRPr="001B5B1A">
        <w:rPr>
          <w:sz w:val="24"/>
          <w:szCs w:val="24"/>
        </w:rPr>
        <w:t>as</w:t>
      </w:r>
      <w:r w:rsidRPr="001B5B1A">
        <w:rPr>
          <w:spacing w:val="-5"/>
          <w:sz w:val="24"/>
          <w:szCs w:val="24"/>
        </w:rPr>
        <w:t xml:space="preserve"> </w:t>
      </w:r>
      <w:r w:rsidRPr="001B5B1A">
        <w:rPr>
          <w:sz w:val="24"/>
          <w:szCs w:val="24"/>
        </w:rPr>
        <w:t>set</w:t>
      </w:r>
      <w:r w:rsidRPr="001B5B1A">
        <w:rPr>
          <w:spacing w:val="-5"/>
          <w:sz w:val="24"/>
          <w:szCs w:val="24"/>
        </w:rPr>
        <w:t xml:space="preserve"> </w:t>
      </w:r>
      <w:r w:rsidRPr="001B5B1A">
        <w:rPr>
          <w:sz w:val="24"/>
          <w:szCs w:val="24"/>
        </w:rPr>
        <w:t>forth above.</w:t>
      </w:r>
    </w:p>
    <w:p w14:paraId="2CE1A14F" w14:textId="77777777" w:rsidR="00A63239" w:rsidRPr="00427EAB" w:rsidRDefault="00A63239" w:rsidP="00427EAB">
      <w:pPr>
        <w:ind w:left="374"/>
        <w:rPr>
          <w:b/>
          <w:bCs/>
          <w:i/>
          <w:iCs/>
          <w:color w:val="0070C0"/>
          <w:sz w:val="24"/>
          <w:szCs w:val="24"/>
        </w:rPr>
      </w:pPr>
      <w:r w:rsidRPr="00427EAB">
        <w:rPr>
          <w:i/>
          <w:iCs/>
          <w:color w:val="0070C0"/>
          <w:sz w:val="24"/>
          <w:szCs w:val="24"/>
        </w:rPr>
        <w:t>Amendments to Regulation 47-600 are to amend the wording throughout the regulation to increase clarity.</w:t>
      </w:r>
    </w:p>
    <w:p w14:paraId="66F62718" w14:textId="77777777" w:rsidR="00A63239" w:rsidRPr="001B5B1A" w:rsidRDefault="00A63239" w:rsidP="00A63239">
      <w:pPr>
        <w:pStyle w:val="Heading2"/>
      </w:pPr>
      <w:r w:rsidRPr="001B5B1A">
        <w:t>Regulation</w:t>
      </w:r>
      <w:r w:rsidRPr="001B5B1A">
        <w:rPr>
          <w:spacing w:val="-6"/>
        </w:rPr>
        <w:t xml:space="preserve"> </w:t>
      </w:r>
      <w:r w:rsidRPr="001B5B1A">
        <w:t>47-600.</w:t>
      </w:r>
      <w:r w:rsidRPr="001B5B1A">
        <w:tab/>
      </w:r>
      <w:r>
        <w:tab/>
      </w:r>
      <w:r w:rsidRPr="001B5B1A">
        <w:t>Complaints against Licensees – Suspension, Revocation, and Fining of</w:t>
      </w:r>
      <w:r w:rsidRPr="001B5B1A">
        <w:rPr>
          <w:spacing w:val="-2"/>
        </w:rPr>
        <w:t xml:space="preserve"> </w:t>
      </w:r>
      <w:r w:rsidRPr="001B5B1A">
        <w:t>Licenses.</w:t>
      </w:r>
    </w:p>
    <w:p w14:paraId="0C46A3EE" w14:textId="77777777" w:rsidR="00A63239" w:rsidRPr="00427EAB" w:rsidRDefault="00A63239" w:rsidP="00A63239">
      <w:pPr>
        <w:rPr>
          <w:i/>
          <w:iCs/>
          <w:color w:val="0070C0"/>
          <w:sz w:val="24"/>
          <w:szCs w:val="24"/>
        </w:rPr>
      </w:pPr>
      <w:r w:rsidRPr="00427EAB">
        <w:rPr>
          <w:i/>
          <w:iCs/>
          <w:color w:val="0070C0"/>
          <w:sz w:val="24"/>
          <w:szCs w:val="24"/>
        </w:rPr>
        <w:t>[Note shown: No changes to sections D through G.]</w:t>
      </w:r>
    </w:p>
    <w:p w14:paraId="0D0B9DA2" w14:textId="77777777" w:rsidR="00A63239" w:rsidRPr="001B5B1A" w:rsidRDefault="00A63239" w:rsidP="00A63239">
      <w:pPr>
        <w:ind w:left="380"/>
        <w:jc w:val="both"/>
        <w:rPr>
          <w:sz w:val="24"/>
          <w:szCs w:val="24"/>
        </w:rPr>
      </w:pPr>
      <w:r w:rsidRPr="001B5B1A">
        <w:rPr>
          <w:rFonts w:ascii="Times New Roman"/>
          <w:spacing w:val="-50"/>
          <w:sz w:val="24"/>
          <w:szCs w:val="24"/>
          <w:u w:val="thick"/>
        </w:rPr>
        <w:t xml:space="preserve"> </w:t>
      </w:r>
      <w:r w:rsidRPr="001B5B1A">
        <w:rPr>
          <w:sz w:val="24"/>
          <w:szCs w:val="24"/>
          <w:u w:val="thick"/>
        </w:rPr>
        <w:t>Basis and Purpose</w:t>
      </w:r>
      <w:r w:rsidRPr="001B5B1A">
        <w:rPr>
          <w:sz w:val="24"/>
          <w:szCs w:val="24"/>
        </w:rPr>
        <w:t>. The statutory authority for this regulation includes, but is not limited to, subsections 44-3-202(1)(b), 44-3-202(2)(a)(I)(A), 44-3-202(</w:t>
      </w:r>
      <w:proofErr w:type="gramStart"/>
      <w:r w:rsidRPr="001B5B1A">
        <w:rPr>
          <w:sz w:val="24"/>
          <w:szCs w:val="24"/>
        </w:rPr>
        <w:t>2)(a</w:t>
      </w:r>
      <w:proofErr w:type="gramEnd"/>
      <w:r w:rsidRPr="001B5B1A">
        <w:rPr>
          <w:sz w:val="24"/>
          <w:szCs w:val="24"/>
        </w:rPr>
        <w:t>)(I)(E), 44-3-202(2)(a)(I)(R),</w:t>
      </w:r>
      <w:r w:rsidRPr="001B5B1A">
        <w:rPr>
          <w:spacing w:val="6"/>
          <w:sz w:val="24"/>
          <w:szCs w:val="24"/>
        </w:rPr>
        <w:t xml:space="preserve"> </w:t>
      </w:r>
      <w:r w:rsidRPr="001B5B1A">
        <w:rPr>
          <w:sz w:val="24"/>
          <w:szCs w:val="24"/>
        </w:rPr>
        <w:t xml:space="preserve">and 44-3-601, C.R.S. The purpose of this regulation is to establish general processes and procedures required for the licensing authority to suspend, revoke, or fine a license for violations of any </w:t>
      </w:r>
      <w:r w:rsidRPr="001B5B1A">
        <w:rPr>
          <w:spacing w:val="-4"/>
          <w:sz w:val="24"/>
          <w:szCs w:val="24"/>
        </w:rPr>
        <w:t xml:space="preserve">law, </w:t>
      </w:r>
      <w:r w:rsidRPr="001B5B1A">
        <w:rPr>
          <w:sz w:val="24"/>
          <w:szCs w:val="24"/>
        </w:rPr>
        <w:t>rule, or regulation of the state licensing</w:t>
      </w:r>
      <w:r w:rsidRPr="001B5B1A">
        <w:rPr>
          <w:spacing w:val="-8"/>
          <w:sz w:val="24"/>
          <w:szCs w:val="24"/>
        </w:rPr>
        <w:t xml:space="preserve"> </w:t>
      </w:r>
      <w:r w:rsidRPr="001B5B1A">
        <w:rPr>
          <w:spacing w:val="-3"/>
          <w:sz w:val="24"/>
          <w:szCs w:val="24"/>
        </w:rPr>
        <w:t>authority.</w:t>
      </w:r>
    </w:p>
    <w:p w14:paraId="11AAFDDC" w14:textId="77777777" w:rsidR="00A63239" w:rsidRPr="00581D9D" w:rsidRDefault="00A63239" w:rsidP="00A63239">
      <w:pPr>
        <w:numPr>
          <w:ilvl w:val="0"/>
          <w:numId w:val="18"/>
        </w:numPr>
        <w:tabs>
          <w:tab w:val="left" w:pos="1099"/>
          <w:tab w:val="left" w:pos="1100"/>
        </w:tabs>
        <w:rPr>
          <w:sz w:val="24"/>
          <w:szCs w:val="24"/>
        </w:rPr>
      </w:pPr>
      <w:r w:rsidRPr="001B5B1A">
        <w:rPr>
          <w:sz w:val="24"/>
          <w:szCs w:val="24"/>
        </w:rPr>
        <w:t xml:space="preserve">Whenever a written complaint shall be filed with a licensing </w:t>
      </w:r>
      <w:r w:rsidRPr="001B5B1A">
        <w:rPr>
          <w:spacing w:val="-3"/>
          <w:sz w:val="24"/>
          <w:szCs w:val="24"/>
        </w:rPr>
        <w:t xml:space="preserve">authority, </w:t>
      </w:r>
      <w:r w:rsidRPr="001B5B1A">
        <w:rPr>
          <w:sz w:val="24"/>
          <w:szCs w:val="24"/>
        </w:rPr>
        <w:t>alleging a violation by any</w:t>
      </w:r>
      <w:r w:rsidRPr="001B5B1A">
        <w:rPr>
          <w:spacing w:val="-5"/>
          <w:sz w:val="24"/>
          <w:szCs w:val="24"/>
        </w:rPr>
        <w:t xml:space="preserve"> </w:t>
      </w:r>
      <w:r w:rsidRPr="001B5B1A">
        <w:rPr>
          <w:sz w:val="24"/>
          <w:szCs w:val="24"/>
        </w:rPr>
        <w:t>licensee</w:t>
      </w:r>
      <w:r w:rsidRPr="001B5B1A">
        <w:rPr>
          <w:spacing w:val="-4"/>
          <w:sz w:val="24"/>
          <w:szCs w:val="24"/>
        </w:rPr>
        <w:t xml:space="preserve"> </w:t>
      </w:r>
      <w:del w:id="214" w:author="Author">
        <w:r w:rsidRPr="001B5B1A" w:rsidDel="00EA729A">
          <w:rPr>
            <w:sz w:val="24"/>
            <w:szCs w:val="24"/>
          </w:rPr>
          <w:delText>for</w:delText>
        </w:r>
        <w:r w:rsidRPr="001B5B1A" w:rsidDel="00EA729A">
          <w:rPr>
            <w:spacing w:val="-4"/>
            <w:sz w:val="24"/>
            <w:szCs w:val="24"/>
          </w:rPr>
          <w:delText xml:space="preserve"> </w:delText>
        </w:r>
        <w:r w:rsidRPr="001B5B1A" w:rsidDel="00EA729A">
          <w:rPr>
            <w:sz w:val="24"/>
            <w:szCs w:val="24"/>
          </w:rPr>
          <w:delText>the</w:delText>
        </w:r>
        <w:r w:rsidRPr="001B5B1A" w:rsidDel="00EA729A">
          <w:rPr>
            <w:spacing w:val="-5"/>
            <w:sz w:val="24"/>
            <w:szCs w:val="24"/>
          </w:rPr>
          <w:delText xml:space="preserve"> </w:delText>
        </w:r>
        <w:r w:rsidRPr="001B5B1A" w:rsidDel="00EA729A">
          <w:rPr>
            <w:sz w:val="24"/>
            <w:szCs w:val="24"/>
          </w:rPr>
          <w:delText>manufacture</w:delText>
        </w:r>
        <w:r w:rsidRPr="001B5B1A" w:rsidDel="00EA729A">
          <w:rPr>
            <w:spacing w:val="-4"/>
            <w:sz w:val="24"/>
            <w:szCs w:val="24"/>
          </w:rPr>
          <w:delText xml:space="preserve"> </w:delText>
        </w:r>
        <w:r w:rsidRPr="001B5B1A" w:rsidDel="00EA729A">
          <w:rPr>
            <w:sz w:val="24"/>
            <w:szCs w:val="24"/>
          </w:rPr>
          <w:delText>or</w:delText>
        </w:r>
        <w:r w:rsidRPr="001B5B1A" w:rsidDel="00EA729A">
          <w:rPr>
            <w:spacing w:val="-4"/>
            <w:sz w:val="24"/>
            <w:szCs w:val="24"/>
          </w:rPr>
          <w:delText xml:space="preserve"> </w:delText>
        </w:r>
        <w:r w:rsidRPr="001B5B1A" w:rsidDel="00EA729A">
          <w:rPr>
            <w:sz w:val="24"/>
            <w:szCs w:val="24"/>
          </w:rPr>
          <w:delText>sale</w:delText>
        </w:r>
        <w:r w:rsidRPr="001B5B1A" w:rsidDel="00EA729A">
          <w:rPr>
            <w:spacing w:val="-4"/>
            <w:sz w:val="24"/>
            <w:szCs w:val="24"/>
          </w:rPr>
          <w:delText xml:space="preserve"> </w:delText>
        </w:r>
        <w:r w:rsidRPr="001B5B1A" w:rsidDel="00EA729A">
          <w:rPr>
            <w:sz w:val="24"/>
            <w:szCs w:val="24"/>
          </w:rPr>
          <w:delText>of</w:delText>
        </w:r>
        <w:r w:rsidRPr="001B5B1A" w:rsidDel="00EA729A">
          <w:rPr>
            <w:spacing w:val="-5"/>
            <w:sz w:val="24"/>
            <w:szCs w:val="24"/>
          </w:rPr>
          <w:delText xml:space="preserve"> </w:delText>
        </w:r>
        <w:r w:rsidRPr="001B5B1A" w:rsidDel="00EA729A">
          <w:rPr>
            <w:sz w:val="24"/>
            <w:szCs w:val="24"/>
          </w:rPr>
          <w:delText>alcohol</w:delText>
        </w:r>
        <w:r w:rsidRPr="001B5B1A" w:rsidDel="00EA729A">
          <w:rPr>
            <w:spacing w:val="-4"/>
            <w:sz w:val="24"/>
            <w:szCs w:val="24"/>
          </w:rPr>
          <w:delText xml:space="preserve"> </w:delText>
        </w:r>
        <w:r w:rsidRPr="001B5B1A" w:rsidDel="00EA729A">
          <w:rPr>
            <w:sz w:val="24"/>
            <w:szCs w:val="24"/>
          </w:rPr>
          <w:delText>beverages</w:delText>
        </w:r>
        <w:r w:rsidRPr="001B5B1A" w:rsidDel="00EA729A">
          <w:rPr>
            <w:spacing w:val="-4"/>
            <w:sz w:val="24"/>
            <w:szCs w:val="24"/>
          </w:rPr>
          <w:delText xml:space="preserve"> </w:delText>
        </w:r>
        <w:r w:rsidRPr="001B5B1A" w:rsidDel="00EA729A">
          <w:rPr>
            <w:sz w:val="24"/>
            <w:szCs w:val="24"/>
          </w:rPr>
          <w:delText>with</w:delText>
        </w:r>
        <w:r w:rsidRPr="001B5B1A" w:rsidDel="00EA729A">
          <w:rPr>
            <w:spacing w:val="-4"/>
            <w:sz w:val="24"/>
            <w:szCs w:val="24"/>
          </w:rPr>
          <w:delText xml:space="preserve"> </w:delText>
        </w:r>
        <w:r w:rsidRPr="001B5B1A" w:rsidDel="00EA729A">
          <w:rPr>
            <w:sz w:val="24"/>
            <w:szCs w:val="24"/>
          </w:rPr>
          <w:delText>a</w:delText>
        </w:r>
        <w:r w:rsidRPr="001B5B1A" w:rsidDel="00EA729A">
          <w:rPr>
            <w:spacing w:val="-5"/>
            <w:sz w:val="24"/>
            <w:szCs w:val="24"/>
          </w:rPr>
          <w:delText xml:space="preserve"> </w:delText>
        </w:r>
        <w:r w:rsidRPr="001B5B1A" w:rsidDel="00EA729A">
          <w:rPr>
            <w:sz w:val="24"/>
            <w:szCs w:val="24"/>
          </w:rPr>
          <w:delText>violation</w:delText>
        </w:r>
        <w:r w:rsidRPr="001B5B1A" w:rsidDel="00EA729A">
          <w:rPr>
            <w:spacing w:val="-4"/>
            <w:sz w:val="24"/>
            <w:szCs w:val="24"/>
          </w:rPr>
          <w:delText xml:space="preserve"> </w:delText>
        </w:r>
      </w:del>
      <w:r w:rsidRPr="001B5B1A">
        <w:rPr>
          <w:sz w:val="24"/>
          <w:szCs w:val="24"/>
        </w:rPr>
        <w:t>of</w:t>
      </w:r>
      <w:r w:rsidRPr="001B5B1A">
        <w:rPr>
          <w:spacing w:val="-4"/>
          <w:sz w:val="24"/>
          <w:szCs w:val="24"/>
        </w:rPr>
        <w:t xml:space="preserve"> </w:t>
      </w:r>
      <w:r w:rsidRPr="001B5B1A">
        <w:rPr>
          <w:sz w:val="24"/>
          <w:szCs w:val="24"/>
        </w:rPr>
        <w:t>any</w:t>
      </w:r>
      <w:r w:rsidRPr="001B5B1A">
        <w:rPr>
          <w:spacing w:val="-4"/>
          <w:sz w:val="24"/>
          <w:szCs w:val="24"/>
        </w:rPr>
        <w:t xml:space="preserve"> </w:t>
      </w:r>
      <w:r w:rsidRPr="001B5B1A">
        <w:rPr>
          <w:sz w:val="24"/>
          <w:szCs w:val="24"/>
        </w:rPr>
        <w:t>law</w:t>
      </w:r>
      <w:r w:rsidRPr="001B5B1A">
        <w:rPr>
          <w:spacing w:val="-5"/>
          <w:sz w:val="24"/>
          <w:szCs w:val="24"/>
        </w:rPr>
        <w:t xml:space="preserve"> </w:t>
      </w:r>
      <w:r w:rsidRPr="001B5B1A">
        <w:rPr>
          <w:sz w:val="24"/>
          <w:szCs w:val="24"/>
        </w:rPr>
        <w:t>or</w:t>
      </w:r>
      <w:r w:rsidRPr="001B5B1A">
        <w:rPr>
          <w:spacing w:val="-4"/>
          <w:sz w:val="24"/>
          <w:szCs w:val="24"/>
        </w:rPr>
        <w:t xml:space="preserve"> </w:t>
      </w:r>
      <w:r w:rsidRPr="001B5B1A">
        <w:rPr>
          <w:sz w:val="24"/>
          <w:szCs w:val="24"/>
        </w:rPr>
        <w:t xml:space="preserve">of any of the rules or regulations adopted by the state licensing </w:t>
      </w:r>
      <w:r w:rsidRPr="001B5B1A">
        <w:rPr>
          <w:spacing w:val="-3"/>
          <w:sz w:val="24"/>
          <w:szCs w:val="24"/>
        </w:rPr>
        <w:t xml:space="preserve">authority, </w:t>
      </w:r>
      <w:r w:rsidRPr="001B5B1A">
        <w:rPr>
          <w:sz w:val="24"/>
          <w:szCs w:val="24"/>
        </w:rPr>
        <w:t>the licensing authority shall investigate, as deemed appropriate, the</w:t>
      </w:r>
      <w:r w:rsidRPr="001B5B1A">
        <w:rPr>
          <w:spacing w:val="-11"/>
          <w:sz w:val="24"/>
          <w:szCs w:val="24"/>
        </w:rPr>
        <w:t xml:space="preserve"> </w:t>
      </w:r>
      <w:r w:rsidRPr="001B5B1A">
        <w:rPr>
          <w:sz w:val="24"/>
          <w:szCs w:val="24"/>
        </w:rPr>
        <w:t>allegations.</w:t>
      </w:r>
    </w:p>
    <w:p w14:paraId="67D9A8A0" w14:textId="77777777" w:rsidR="00A63239" w:rsidRPr="001B5B1A" w:rsidRDefault="00A63239" w:rsidP="00A63239">
      <w:pPr>
        <w:numPr>
          <w:ilvl w:val="0"/>
          <w:numId w:val="18"/>
        </w:numPr>
        <w:tabs>
          <w:tab w:val="left" w:pos="1099"/>
          <w:tab w:val="left" w:pos="1100"/>
        </w:tabs>
        <w:rPr>
          <w:sz w:val="24"/>
          <w:szCs w:val="24"/>
        </w:rPr>
      </w:pPr>
      <w:r w:rsidRPr="001B5B1A">
        <w:rPr>
          <w:sz w:val="24"/>
          <w:szCs w:val="24"/>
        </w:rPr>
        <w:t xml:space="preserve">If it shall appear therefrom or shall otherwise come to the attention of the licensing authority </w:t>
      </w:r>
      <w:del w:id="215" w:author="Author">
        <w:r w:rsidRPr="001B5B1A" w:rsidDel="00EA729A">
          <w:rPr>
            <w:sz w:val="24"/>
            <w:szCs w:val="24"/>
          </w:rPr>
          <w:delText xml:space="preserve">appears from an investigation </w:delText>
        </w:r>
      </w:del>
      <w:r w:rsidRPr="001B5B1A">
        <w:rPr>
          <w:sz w:val="24"/>
          <w:szCs w:val="24"/>
        </w:rPr>
        <w:t xml:space="preserve">that there is reasonable cause to believe that a licensee has violated any such </w:t>
      </w:r>
      <w:r w:rsidRPr="001B5B1A">
        <w:rPr>
          <w:spacing w:val="-4"/>
          <w:sz w:val="24"/>
          <w:szCs w:val="24"/>
        </w:rPr>
        <w:t xml:space="preserve">law, </w:t>
      </w:r>
      <w:r w:rsidRPr="001B5B1A">
        <w:rPr>
          <w:sz w:val="24"/>
          <w:szCs w:val="24"/>
        </w:rPr>
        <w:t>rule or regulation, the licensing authority may issue and cause to be served</w:t>
      </w:r>
      <w:r w:rsidRPr="001B5B1A">
        <w:rPr>
          <w:spacing w:val="-5"/>
          <w:sz w:val="24"/>
          <w:szCs w:val="24"/>
        </w:rPr>
        <w:t xml:space="preserve"> </w:t>
      </w:r>
      <w:r w:rsidRPr="001B5B1A">
        <w:rPr>
          <w:sz w:val="24"/>
          <w:szCs w:val="24"/>
        </w:rPr>
        <w:t>upon</w:t>
      </w:r>
      <w:r w:rsidRPr="001B5B1A">
        <w:rPr>
          <w:spacing w:val="-4"/>
          <w:sz w:val="24"/>
          <w:szCs w:val="24"/>
        </w:rPr>
        <w:t xml:space="preserve"> </w:t>
      </w:r>
      <w:r w:rsidRPr="001B5B1A">
        <w:rPr>
          <w:sz w:val="24"/>
          <w:szCs w:val="24"/>
        </w:rPr>
        <w:t>such</w:t>
      </w:r>
      <w:r w:rsidRPr="001B5B1A">
        <w:rPr>
          <w:spacing w:val="-5"/>
          <w:sz w:val="24"/>
          <w:szCs w:val="24"/>
        </w:rPr>
        <w:t xml:space="preserve"> </w:t>
      </w:r>
      <w:r w:rsidRPr="001B5B1A">
        <w:rPr>
          <w:sz w:val="24"/>
          <w:szCs w:val="24"/>
        </w:rPr>
        <w:t>licensee</w:t>
      </w:r>
      <w:r w:rsidRPr="001B5B1A">
        <w:rPr>
          <w:spacing w:val="-4"/>
          <w:sz w:val="24"/>
          <w:szCs w:val="24"/>
        </w:rPr>
        <w:t xml:space="preserve"> </w:t>
      </w:r>
      <w:r w:rsidRPr="001B5B1A">
        <w:rPr>
          <w:sz w:val="24"/>
          <w:szCs w:val="24"/>
        </w:rPr>
        <w:t>a</w:t>
      </w:r>
      <w:r w:rsidRPr="001B5B1A">
        <w:rPr>
          <w:spacing w:val="-4"/>
          <w:sz w:val="24"/>
          <w:szCs w:val="24"/>
        </w:rPr>
        <w:t xml:space="preserve"> </w:t>
      </w:r>
      <w:r w:rsidRPr="001B5B1A">
        <w:rPr>
          <w:sz w:val="24"/>
          <w:szCs w:val="24"/>
        </w:rPr>
        <w:t>notice</w:t>
      </w:r>
      <w:r w:rsidRPr="001B5B1A">
        <w:rPr>
          <w:spacing w:val="-5"/>
          <w:sz w:val="24"/>
          <w:szCs w:val="24"/>
        </w:rPr>
        <w:t xml:space="preserve"> </w:t>
      </w:r>
      <w:r w:rsidRPr="001B5B1A">
        <w:rPr>
          <w:sz w:val="24"/>
          <w:szCs w:val="24"/>
        </w:rPr>
        <w:t>of</w:t>
      </w:r>
      <w:r w:rsidRPr="001B5B1A">
        <w:rPr>
          <w:spacing w:val="-4"/>
          <w:sz w:val="24"/>
          <w:szCs w:val="24"/>
        </w:rPr>
        <w:t xml:space="preserve"> </w:t>
      </w:r>
      <w:r w:rsidRPr="001B5B1A">
        <w:rPr>
          <w:sz w:val="24"/>
          <w:szCs w:val="24"/>
        </w:rPr>
        <w:t>hearing</w:t>
      </w:r>
      <w:r w:rsidRPr="001B5B1A">
        <w:rPr>
          <w:spacing w:val="-5"/>
          <w:sz w:val="24"/>
          <w:szCs w:val="24"/>
        </w:rPr>
        <w:t xml:space="preserve"> </w:t>
      </w:r>
      <w:r w:rsidRPr="001B5B1A">
        <w:rPr>
          <w:sz w:val="24"/>
          <w:szCs w:val="24"/>
        </w:rPr>
        <w:t>and</w:t>
      </w:r>
      <w:r w:rsidRPr="001B5B1A">
        <w:rPr>
          <w:spacing w:val="-4"/>
          <w:sz w:val="24"/>
          <w:szCs w:val="24"/>
        </w:rPr>
        <w:t xml:space="preserve"> </w:t>
      </w:r>
      <w:r w:rsidRPr="001B5B1A">
        <w:rPr>
          <w:sz w:val="24"/>
          <w:szCs w:val="24"/>
        </w:rPr>
        <w:t>order</w:t>
      </w:r>
      <w:r w:rsidRPr="001B5B1A">
        <w:rPr>
          <w:spacing w:val="-4"/>
          <w:sz w:val="24"/>
          <w:szCs w:val="24"/>
        </w:rPr>
        <w:t xml:space="preserve"> </w:t>
      </w:r>
      <w:r w:rsidRPr="001B5B1A">
        <w:rPr>
          <w:sz w:val="24"/>
          <w:szCs w:val="24"/>
        </w:rPr>
        <w:t>to</w:t>
      </w:r>
      <w:r w:rsidRPr="001B5B1A">
        <w:rPr>
          <w:spacing w:val="-5"/>
          <w:sz w:val="24"/>
          <w:szCs w:val="24"/>
        </w:rPr>
        <w:t xml:space="preserve"> </w:t>
      </w:r>
      <w:r w:rsidRPr="001B5B1A">
        <w:rPr>
          <w:sz w:val="24"/>
          <w:szCs w:val="24"/>
        </w:rPr>
        <w:t>show</w:t>
      </w:r>
      <w:r w:rsidRPr="001B5B1A">
        <w:rPr>
          <w:spacing w:val="-4"/>
          <w:sz w:val="24"/>
          <w:szCs w:val="24"/>
        </w:rPr>
        <w:t xml:space="preserve"> </w:t>
      </w:r>
      <w:r w:rsidRPr="001B5B1A">
        <w:rPr>
          <w:sz w:val="24"/>
          <w:szCs w:val="24"/>
        </w:rPr>
        <w:t>cause</w:t>
      </w:r>
      <w:r w:rsidRPr="001B5B1A">
        <w:rPr>
          <w:spacing w:val="-5"/>
          <w:sz w:val="24"/>
          <w:szCs w:val="24"/>
        </w:rPr>
        <w:t xml:space="preserve"> </w:t>
      </w:r>
      <w:r w:rsidRPr="001B5B1A">
        <w:rPr>
          <w:sz w:val="24"/>
          <w:szCs w:val="24"/>
        </w:rPr>
        <w:t>why</w:t>
      </w:r>
      <w:r w:rsidRPr="001B5B1A">
        <w:rPr>
          <w:spacing w:val="-4"/>
          <w:sz w:val="24"/>
          <w:szCs w:val="24"/>
        </w:rPr>
        <w:t xml:space="preserve"> </w:t>
      </w:r>
      <w:r w:rsidRPr="001B5B1A">
        <w:rPr>
          <w:sz w:val="24"/>
          <w:szCs w:val="24"/>
        </w:rPr>
        <w:t>its</w:t>
      </w:r>
      <w:r w:rsidRPr="001B5B1A">
        <w:rPr>
          <w:spacing w:val="-4"/>
          <w:sz w:val="24"/>
          <w:szCs w:val="24"/>
        </w:rPr>
        <w:t xml:space="preserve"> </w:t>
      </w:r>
      <w:r w:rsidRPr="001B5B1A">
        <w:rPr>
          <w:sz w:val="24"/>
          <w:szCs w:val="24"/>
        </w:rPr>
        <w:t>license</w:t>
      </w:r>
      <w:r w:rsidRPr="001B5B1A">
        <w:rPr>
          <w:spacing w:val="-5"/>
          <w:sz w:val="24"/>
          <w:szCs w:val="24"/>
        </w:rPr>
        <w:t xml:space="preserve"> </w:t>
      </w:r>
      <w:r w:rsidRPr="001B5B1A">
        <w:rPr>
          <w:sz w:val="24"/>
          <w:szCs w:val="24"/>
        </w:rPr>
        <w:t>should not be suspended, revoked, or fined. Notice of discipline by the state licensing authority shall be issued pursuant to the procedures set forth in Regulation</w:t>
      </w:r>
      <w:r w:rsidRPr="001B5B1A">
        <w:rPr>
          <w:spacing w:val="-19"/>
          <w:sz w:val="24"/>
          <w:szCs w:val="24"/>
        </w:rPr>
        <w:t xml:space="preserve"> </w:t>
      </w:r>
      <w:r w:rsidRPr="001B5B1A">
        <w:rPr>
          <w:sz w:val="24"/>
          <w:szCs w:val="24"/>
        </w:rPr>
        <w:lastRenderedPageBreak/>
        <w:t>47-606.</w:t>
      </w:r>
    </w:p>
    <w:p w14:paraId="2426FBD0" w14:textId="77777777" w:rsidR="00A63239" w:rsidRPr="00275E88" w:rsidRDefault="00A63239" w:rsidP="00A63239">
      <w:pPr>
        <w:numPr>
          <w:ilvl w:val="0"/>
          <w:numId w:val="18"/>
        </w:numPr>
        <w:tabs>
          <w:tab w:val="left" w:pos="1099"/>
          <w:tab w:val="left" w:pos="1100"/>
        </w:tabs>
        <w:rPr>
          <w:sz w:val="24"/>
          <w:szCs w:val="24"/>
        </w:rPr>
      </w:pPr>
      <w:r w:rsidRPr="001B5B1A">
        <w:rPr>
          <w:sz w:val="24"/>
          <w:szCs w:val="24"/>
        </w:rPr>
        <w:t>A hearing shall be held at a place and time designated by the licensing authority on the day stated in the notice, or upon such other day as may be set for good cause shown. Hearings for</w:t>
      </w:r>
      <w:r w:rsidRPr="001B5B1A">
        <w:rPr>
          <w:spacing w:val="-6"/>
          <w:sz w:val="24"/>
          <w:szCs w:val="24"/>
        </w:rPr>
        <w:t xml:space="preserve"> </w:t>
      </w:r>
      <w:r w:rsidRPr="001B5B1A">
        <w:rPr>
          <w:sz w:val="24"/>
          <w:szCs w:val="24"/>
        </w:rPr>
        <w:t>the</w:t>
      </w:r>
      <w:r w:rsidRPr="001B5B1A">
        <w:rPr>
          <w:spacing w:val="-5"/>
          <w:sz w:val="24"/>
          <w:szCs w:val="24"/>
        </w:rPr>
        <w:t xml:space="preserve"> </w:t>
      </w:r>
      <w:r w:rsidRPr="001B5B1A">
        <w:rPr>
          <w:sz w:val="24"/>
          <w:szCs w:val="24"/>
        </w:rPr>
        <w:t>state</w:t>
      </w:r>
      <w:r w:rsidRPr="001B5B1A">
        <w:rPr>
          <w:spacing w:val="-5"/>
          <w:sz w:val="24"/>
          <w:szCs w:val="24"/>
        </w:rPr>
        <w:t xml:space="preserve"> </w:t>
      </w:r>
      <w:r w:rsidRPr="001B5B1A">
        <w:rPr>
          <w:sz w:val="24"/>
          <w:szCs w:val="24"/>
        </w:rPr>
        <w:t>licensing</w:t>
      </w:r>
      <w:r w:rsidRPr="001B5B1A">
        <w:rPr>
          <w:spacing w:val="-6"/>
          <w:sz w:val="24"/>
          <w:szCs w:val="24"/>
        </w:rPr>
        <w:t xml:space="preserve"> </w:t>
      </w:r>
      <w:r w:rsidRPr="001B5B1A">
        <w:rPr>
          <w:sz w:val="24"/>
          <w:szCs w:val="24"/>
        </w:rPr>
        <w:t>authority</w:t>
      </w:r>
      <w:r w:rsidRPr="001B5B1A">
        <w:rPr>
          <w:spacing w:val="-5"/>
          <w:sz w:val="24"/>
          <w:szCs w:val="24"/>
        </w:rPr>
        <w:t xml:space="preserve"> </w:t>
      </w:r>
      <w:r w:rsidRPr="001B5B1A">
        <w:rPr>
          <w:sz w:val="24"/>
          <w:szCs w:val="24"/>
        </w:rPr>
        <w:t>shall</w:t>
      </w:r>
      <w:r w:rsidRPr="001B5B1A">
        <w:rPr>
          <w:spacing w:val="-5"/>
          <w:sz w:val="24"/>
          <w:szCs w:val="24"/>
        </w:rPr>
        <w:t xml:space="preserve"> </w:t>
      </w:r>
      <w:r w:rsidRPr="001B5B1A">
        <w:rPr>
          <w:sz w:val="24"/>
          <w:szCs w:val="24"/>
        </w:rPr>
        <w:t>be</w:t>
      </w:r>
      <w:r w:rsidRPr="001B5B1A">
        <w:rPr>
          <w:spacing w:val="-6"/>
          <w:sz w:val="24"/>
          <w:szCs w:val="24"/>
        </w:rPr>
        <w:t xml:space="preserve"> </w:t>
      </w:r>
      <w:r w:rsidRPr="001B5B1A">
        <w:rPr>
          <w:sz w:val="24"/>
          <w:szCs w:val="24"/>
        </w:rPr>
        <w:t>conducted</w:t>
      </w:r>
      <w:r w:rsidRPr="001B5B1A">
        <w:rPr>
          <w:spacing w:val="-5"/>
          <w:sz w:val="24"/>
          <w:szCs w:val="24"/>
        </w:rPr>
        <w:t xml:space="preserve"> </w:t>
      </w:r>
      <w:r w:rsidRPr="001B5B1A">
        <w:rPr>
          <w:sz w:val="24"/>
          <w:szCs w:val="24"/>
        </w:rPr>
        <w:t>in</w:t>
      </w:r>
      <w:r w:rsidRPr="001B5B1A">
        <w:rPr>
          <w:spacing w:val="-5"/>
          <w:sz w:val="24"/>
          <w:szCs w:val="24"/>
        </w:rPr>
        <w:t xml:space="preserve"> </w:t>
      </w:r>
      <w:r w:rsidRPr="001B5B1A">
        <w:rPr>
          <w:sz w:val="24"/>
          <w:szCs w:val="24"/>
        </w:rPr>
        <w:t>accordance</w:t>
      </w:r>
      <w:r w:rsidRPr="001B5B1A">
        <w:rPr>
          <w:spacing w:val="-6"/>
          <w:sz w:val="24"/>
          <w:szCs w:val="24"/>
        </w:rPr>
        <w:t xml:space="preserve"> </w:t>
      </w:r>
      <w:r w:rsidRPr="001B5B1A">
        <w:rPr>
          <w:sz w:val="24"/>
          <w:szCs w:val="24"/>
        </w:rPr>
        <w:t>with</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procedures</w:t>
      </w:r>
      <w:r w:rsidRPr="001B5B1A">
        <w:rPr>
          <w:spacing w:val="-6"/>
          <w:sz w:val="24"/>
          <w:szCs w:val="24"/>
        </w:rPr>
        <w:t xml:space="preserve"> </w:t>
      </w:r>
      <w:r w:rsidRPr="001B5B1A">
        <w:rPr>
          <w:sz w:val="24"/>
          <w:szCs w:val="24"/>
        </w:rPr>
        <w:t>set</w:t>
      </w:r>
      <w:r w:rsidRPr="001B5B1A">
        <w:rPr>
          <w:spacing w:val="-5"/>
          <w:sz w:val="24"/>
          <w:szCs w:val="24"/>
        </w:rPr>
        <w:t xml:space="preserve"> </w:t>
      </w:r>
      <w:r w:rsidRPr="001B5B1A">
        <w:rPr>
          <w:sz w:val="24"/>
          <w:szCs w:val="24"/>
        </w:rPr>
        <w:t>forth in Regulation 47-606. Evidence in support of the charges shall be given first, followed by cross- examination of those testifying thereto. The licensee, in person or by counsel, shall then be permitted to give evidence in defense and in explanation</w:t>
      </w:r>
      <w:del w:id="216" w:author="Author">
        <w:r w:rsidRPr="001B5B1A" w:rsidDel="00EA729A">
          <w:rPr>
            <w:sz w:val="24"/>
            <w:szCs w:val="24"/>
          </w:rPr>
          <w:delText>, and shall be allowed to give evidence and statements in mitigation of the charges</w:delText>
        </w:r>
      </w:del>
      <w:r w:rsidRPr="001B5B1A">
        <w:rPr>
          <w:sz w:val="24"/>
          <w:szCs w:val="24"/>
        </w:rPr>
        <w:t>. In the event the licensee is found to have committed the violation charged, evidence and statements in mitigation and/or aggravation of the offense shall also be</w:t>
      </w:r>
      <w:r w:rsidRPr="001B5B1A">
        <w:rPr>
          <w:spacing w:val="-11"/>
          <w:sz w:val="24"/>
          <w:szCs w:val="24"/>
        </w:rPr>
        <w:t xml:space="preserve"> </w:t>
      </w:r>
      <w:r w:rsidRPr="001B5B1A">
        <w:rPr>
          <w:sz w:val="24"/>
          <w:szCs w:val="24"/>
        </w:rPr>
        <w:t>permitted.</w:t>
      </w:r>
    </w:p>
    <w:p w14:paraId="06970D71" w14:textId="77777777" w:rsidR="00A63239" w:rsidRPr="00427EAB" w:rsidRDefault="00A63239" w:rsidP="00A63239">
      <w:pPr>
        <w:pStyle w:val="BodyText"/>
        <w:spacing w:afterLines="120" w:after="288"/>
        <w:ind w:left="380" w:right="596"/>
        <w:rPr>
          <w:color w:val="0070C0"/>
          <w:sz w:val="24"/>
          <w:szCs w:val="24"/>
        </w:rPr>
      </w:pPr>
      <w:r w:rsidRPr="00427EAB">
        <w:rPr>
          <w:i/>
          <w:iCs/>
          <w:color w:val="0070C0"/>
          <w:sz w:val="24"/>
          <w:szCs w:val="24"/>
        </w:rPr>
        <w:t>Amendments to Regulation 47-1016 are to increase the number of days from two to four days that a special event permittee can store alcohol beverages before and after a special event.</w:t>
      </w:r>
    </w:p>
    <w:p w14:paraId="6BEB6856" w14:textId="77777777" w:rsidR="00A63239" w:rsidRPr="00581D9D" w:rsidRDefault="00A63239" w:rsidP="00A63239">
      <w:pPr>
        <w:pStyle w:val="Heading2"/>
      </w:pPr>
      <w:r w:rsidRPr="001B5B1A">
        <w:t>Regulation</w:t>
      </w:r>
      <w:r w:rsidRPr="001B5B1A">
        <w:rPr>
          <w:spacing w:val="-7"/>
        </w:rPr>
        <w:t xml:space="preserve"> </w:t>
      </w:r>
      <w:r w:rsidRPr="001B5B1A">
        <w:t>47-1016.</w:t>
      </w:r>
      <w:r w:rsidRPr="001B5B1A">
        <w:tab/>
        <w:t>Special Event Permittee - Purchase and Storage of Alcohol</w:t>
      </w:r>
      <w:r w:rsidRPr="001B5B1A">
        <w:rPr>
          <w:spacing w:val="-25"/>
        </w:rPr>
        <w:t xml:space="preserve"> </w:t>
      </w:r>
      <w:r w:rsidRPr="001B5B1A">
        <w:t>Beverages.</w:t>
      </w:r>
    </w:p>
    <w:p w14:paraId="410EA59A" w14:textId="77777777" w:rsidR="00A63239" w:rsidRPr="001B5B1A" w:rsidRDefault="00A63239" w:rsidP="00A63239">
      <w:pPr>
        <w:ind w:left="380"/>
        <w:rPr>
          <w:sz w:val="24"/>
          <w:szCs w:val="24"/>
        </w:rPr>
      </w:pPr>
      <w:r w:rsidRPr="001B5B1A">
        <w:rPr>
          <w:rFonts w:ascii="Times New Roman"/>
          <w:spacing w:val="-50"/>
          <w:sz w:val="24"/>
          <w:szCs w:val="24"/>
          <w:u w:val="thick"/>
        </w:rPr>
        <w:t xml:space="preserve"> </w:t>
      </w:r>
      <w:r w:rsidRPr="001B5B1A">
        <w:rPr>
          <w:sz w:val="24"/>
          <w:szCs w:val="24"/>
          <w:u w:val="thick"/>
        </w:rPr>
        <w:t>Basis and Purpose</w:t>
      </w:r>
      <w:r w:rsidRPr="001B5B1A">
        <w:rPr>
          <w:sz w:val="24"/>
          <w:szCs w:val="24"/>
        </w:rPr>
        <w:t>. The statutory authority for this regulation includes, but is not limited to, subsections 44-3-202(1)(b),</w:t>
      </w:r>
      <w:r w:rsidRPr="001B5B1A">
        <w:rPr>
          <w:spacing w:val="-14"/>
          <w:sz w:val="24"/>
          <w:szCs w:val="24"/>
        </w:rPr>
        <w:t xml:space="preserve"> </w:t>
      </w:r>
      <w:r w:rsidRPr="001B5B1A">
        <w:rPr>
          <w:sz w:val="24"/>
          <w:szCs w:val="24"/>
        </w:rPr>
        <w:t>44-3-202(2)(a)(I)(A),</w:t>
      </w:r>
      <w:r w:rsidRPr="001B5B1A">
        <w:rPr>
          <w:spacing w:val="-14"/>
          <w:sz w:val="24"/>
          <w:szCs w:val="24"/>
        </w:rPr>
        <w:t xml:space="preserve"> </w:t>
      </w:r>
      <w:r w:rsidRPr="001B5B1A">
        <w:rPr>
          <w:sz w:val="24"/>
          <w:szCs w:val="24"/>
        </w:rPr>
        <w:t>44-3-202(</w:t>
      </w:r>
      <w:proofErr w:type="gramStart"/>
      <w:r w:rsidRPr="001B5B1A">
        <w:rPr>
          <w:sz w:val="24"/>
          <w:szCs w:val="24"/>
        </w:rPr>
        <w:t>2)(a</w:t>
      </w:r>
      <w:proofErr w:type="gramEnd"/>
      <w:r w:rsidRPr="001B5B1A">
        <w:rPr>
          <w:sz w:val="24"/>
          <w:szCs w:val="24"/>
        </w:rPr>
        <w:t>)(I)(K),</w:t>
      </w:r>
      <w:r w:rsidRPr="001B5B1A">
        <w:rPr>
          <w:spacing w:val="-14"/>
          <w:sz w:val="24"/>
          <w:szCs w:val="24"/>
        </w:rPr>
        <w:t xml:space="preserve"> </w:t>
      </w:r>
      <w:r w:rsidRPr="001B5B1A">
        <w:rPr>
          <w:sz w:val="24"/>
          <w:szCs w:val="24"/>
        </w:rPr>
        <w:t>44-3-202(2)(a)(I)(R),</w:t>
      </w:r>
      <w:r w:rsidRPr="001B5B1A">
        <w:rPr>
          <w:spacing w:val="-14"/>
          <w:sz w:val="24"/>
          <w:szCs w:val="24"/>
        </w:rPr>
        <w:t xml:space="preserve"> </w:t>
      </w:r>
      <w:r w:rsidRPr="001B5B1A">
        <w:rPr>
          <w:sz w:val="24"/>
          <w:szCs w:val="24"/>
        </w:rPr>
        <w:t>and</w:t>
      </w:r>
      <w:r w:rsidRPr="001B5B1A">
        <w:rPr>
          <w:spacing w:val="-14"/>
          <w:sz w:val="24"/>
          <w:szCs w:val="24"/>
        </w:rPr>
        <w:t xml:space="preserve"> </w:t>
      </w:r>
      <w:r w:rsidRPr="001B5B1A">
        <w:rPr>
          <w:sz w:val="24"/>
          <w:szCs w:val="24"/>
        </w:rPr>
        <w:t>44-5-109,</w:t>
      </w:r>
      <w:r w:rsidRPr="001B5B1A">
        <w:rPr>
          <w:spacing w:val="-14"/>
          <w:sz w:val="24"/>
          <w:szCs w:val="24"/>
        </w:rPr>
        <w:t xml:space="preserve"> </w:t>
      </w:r>
      <w:r w:rsidRPr="001B5B1A">
        <w:rPr>
          <w:sz w:val="24"/>
          <w:szCs w:val="24"/>
        </w:rPr>
        <w:t>C.R.S.</w:t>
      </w:r>
      <w:r w:rsidRPr="001B5B1A">
        <w:rPr>
          <w:spacing w:val="-14"/>
          <w:sz w:val="24"/>
          <w:szCs w:val="24"/>
        </w:rPr>
        <w:t xml:space="preserve"> </w:t>
      </w:r>
      <w:r w:rsidRPr="001B5B1A">
        <w:rPr>
          <w:sz w:val="24"/>
          <w:szCs w:val="24"/>
        </w:rPr>
        <w:t>The purpose</w:t>
      </w:r>
      <w:r w:rsidRPr="001B5B1A">
        <w:rPr>
          <w:spacing w:val="-6"/>
          <w:sz w:val="24"/>
          <w:szCs w:val="24"/>
        </w:rPr>
        <w:t xml:space="preserve"> </w:t>
      </w:r>
      <w:r w:rsidRPr="001B5B1A">
        <w:rPr>
          <w:sz w:val="24"/>
          <w:szCs w:val="24"/>
        </w:rPr>
        <w:t>of</w:t>
      </w:r>
      <w:r w:rsidRPr="001B5B1A">
        <w:rPr>
          <w:spacing w:val="-6"/>
          <w:sz w:val="24"/>
          <w:szCs w:val="24"/>
        </w:rPr>
        <w:t xml:space="preserve"> </w:t>
      </w:r>
      <w:r w:rsidRPr="001B5B1A">
        <w:rPr>
          <w:sz w:val="24"/>
          <w:szCs w:val="24"/>
        </w:rPr>
        <w:t>this</w:t>
      </w:r>
      <w:r w:rsidRPr="001B5B1A">
        <w:rPr>
          <w:spacing w:val="-6"/>
          <w:sz w:val="24"/>
          <w:szCs w:val="24"/>
        </w:rPr>
        <w:t xml:space="preserve"> </w:t>
      </w:r>
      <w:r w:rsidRPr="001B5B1A">
        <w:rPr>
          <w:sz w:val="24"/>
          <w:szCs w:val="24"/>
        </w:rPr>
        <w:t>regulation</w:t>
      </w:r>
      <w:r w:rsidRPr="001B5B1A">
        <w:rPr>
          <w:spacing w:val="-6"/>
          <w:sz w:val="24"/>
          <w:szCs w:val="24"/>
        </w:rPr>
        <w:t xml:space="preserve"> </w:t>
      </w:r>
      <w:r w:rsidRPr="001B5B1A">
        <w:rPr>
          <w:sz w:val="24"/>
          <w:szCs w:val="24"/>
        </w:rPr>
        <w:t>is</w:t>
      </w:r>
      <w:r w:rsidRPr="001B5B1A">
        <w:rPr>
          <w:spacing w:val="-6"/>
          <w:sz w:val="24"/>
          <w:szCs w:val="24"/>
        </w:rPr>
        <w:t xml:space="preserve"> </w:t>
      </w:r>
      <w:r w:rsidRPr="001B5B1A">
        <w:rPr>
          <w:sz w:val="24"/>
          <w:szCs w:val="24"/>
        </w:rPr>
        <w:t>to</w:t>
      </w:r>
      <w:r w:rsidRPr="001B5B1A">
        <w:rPr>
          <w:spacing w:val="-6"/>
          <w:sz w:val="24"/>
          <w:szCs w:val="24"/>
        </w:rPr>
        <w:t xml:space="preserve"> </w:t>
      </w:r>
      <w:r w:rsidRPr="001B5B1A">
        <w:rPr>
          <w:sz w:val="24"/>
          <w:szCs w:val="24"/>
        </w:rPr>
        <w:t>establish</w:t>
      </w:r>
      <w:r w:rsidRPr="001B5B1A">
        <w:rPr>
          <w:spacing w:val="-6"/>
          <w:sz w:val="24"/>
          <w:szCs w:val="24"/>
        </w:rPr>
        <w:t xml:space="preserve"> </w:t>
      </w:r>
      <w:r w:rsidRPr="001B5B1A">
        <w:rPr>
          <w:sz w:val="24"/>
          <w:szCs w:val="24"/>
        </w:rPr>
        <w:t>purchasing</w:t>
      </w:r>
      <w:r w:rsidRPr="001B5B1A">
        <w:rPr>
          <w:spacing w:val="-6"/>
          <w:sz w:val="24"/>
          <w:szCs w:val="24"/>
        </w:rPr>
        <w:t xml:space="preserve"> </w:t>
      </w:r>
      <w:r w:rsidRPr="001B5B1A">
        <w:rPr>
          <w:sz w:val="24"/>
          <w:szCs w:val="24"/>
        </w:rPr>
        <w:t>and</w:t>
      </w:r>
      <w:r w:rsidRPr="001B5B1A">
        <w:rPr>
          <w:spacing w:val="-6"/>
          <w:sz w:val="24"/>
          <w:szCs w:val="24"/>
        </w:rPr>
        <w:t xml:space="preserve"> </w:t>
      </w:r>
      <w:r w:rsidRPr="001B5B1A">
        <w:rPr>
          <w:sz w:val="24"/>
          <w:szCs w:val="24"/>
        </w:rPr>
        <w:t>storage</w:t>
      </w:r>
      <w:r w:rsidRPr="001B5B1A">
        <w:rPr>
          <w:spacing w:val="-6"/>
          <w:sz w:val="24"/>
          <w:szCs w:val="24"/>
        </w:rPr>
        <w:t xml:space="preserve"> </w:t>
      </w:r>
      <w:r w:rsidRPr="001B5B1A">
        <w:rPr>
          <w:sz w:val="24"/>
          <w:szCs w:val="24"/>
        </w:rPr>
        <w:t>requirements</w:t>
      </w:r>
      <w:r w:rsidRPr="001B5B1A">
        <w:rPr>
          <w:spacing w:val="-6"/>
          <w:sz w:val="24"/>
          <w:szCs w:val="24"/>
        </w:rPr>
        <w:t xml:space="preserve"> </w:t>
      </w:r>
      <w:r w:rsidRPr="001B5B1A">
        <w:rPr>
          <w:sz w:val="24"/>
          <w:szCs w:val="24"/>
        </w:rPr>
        <w:t>for</w:t>
      </w:r>
      <w:r w:rsidRPr="001B5B1A">
        <w:rPr>
          <w:spacing w:val="-6"/>
          <w:sz w:val="24"/>
          <w:szCs w:val="24"/>
        </w:rPr>
        <w:t xml:space="preserve"> </w:t>
      </w:r>
      <w:r w:rsidRPr="001B5B1A">
        <w:rPr>
          <w:sz w:val="24"/>
          <w:szCs w:val="24"/>
        </w:rPr>
        <w:t>a</w:t>
      </w:r>
      <w:r w:rsidRPr="001B5B1A">
        <w:rPr>
          <w:spacing w:val="-6"/>
          <w:sz w:val="24"/>
          <w:szCs w:val="24"/>
        </w:rPr>
        <w:t xml:space="preserve"> </w:t>
      </w:r>
      <w:r w:rsidRPr="001B5B1A">
        <w:rPr>
          <w:sz w:val="24"/>
          <w:szCs w:val="24"/>
        </w:rPr>
        <w:t>special</w:t>
      </w:r>
      <w:r w:rsidRPr="001B5B1A">
        <w:rPr>
          <w:spacing w:val="-6"/>
          <w:sz w:val="24"/>
          <w:szCs w:val="24"/>
        </w:rPr>
        <w:t xml:space="preserve"> </w:t>
      </w:r>
      <w:r w:rsidRPr="001B5B1A">
        <w:rPr>
          <w:sz w:val="24"/>
          <w:szCs w:val="24"/>
        </w:rPr>
        <w:t>event</w:t>
      </w:r>
      <w:r w:rsidRPr="001B5B1A">
        <w:rPr>
          <w:spacing w:val="-6"/>
          <w:sz w:val="24"/>
          <w:szCs w:val="24"/>
        </w:rPr>
        <w:t xml:space="preserve"> </w:t>
      </w:r>
      <w:r w:rsidRPr="001B5B1A">
        <w:rPr>
          <w:sz w:val="24"/>
          <w:szCs w:val="24"/>
        </w:rPr>
        <w:t>permit.</w:t>
      </w:r>
    </w:p>
    <w:p w14:paraId="69F3D03F" w14:textId="77777777" w:rsidR="00A63239" w:rsidRPr="00581D9D" w:rsidRDefault="00A63239" w:rsidP="00A63239">
      <w:pPr>
        <w:numPr>
          <w:ilvl w:val="0"/>
          <w:numId w:val="19"/>
        </w:numPr>
        <w:tabs>
          <w:tab w:val="left" w:pos="1099"/>
          <w:tab w:val="left" w:pos="1100"/>
        </w:tabs>
        <w:rPr>
          <w:sz w:val="24"/>
          <w:szCs w:val="24"/>
        </w:rPr>
      </w:pPr>
      <w:r w:rsidRPr="001B5B1A">
        <w:rPr>
          <w:sz w:val="24"/>
          <w:szCs w:val="24"/>
        </w:rPr>
        <w:t>Special event permittees may purchase alcohol beverages authorized by such permits from a licensed</w:t>
      </w:r>
      <w:r w:rsidRPr="001B5B1A">
        <w:rPr>
          <w:spacing w:val="-7"/>
          <w:sz w:val="24"/>
          <w:szCs w:val="24"/>
        </w:rPr>
        <w:t xml:space="preserve"> </w:t>
      </w:r>
      <w:r w:rsidRPr="001B5B1A">
        <w:rPr>
          <w:sz w:val="24"/>
          <w:szCs w:val="24"/>
        </w:rPr>
        <w:t>wholesaler,</w:t>
      </w:r>
      <w:r w:rsidRPr="001B5B1A">
        <w:rPr>
          <w:spacing w:val="-6"/>
          <w:sz w:val="24"/>
          <w:szCs w:val="24"/>
        </w:rPr>
        <w:t xml:space="preserve"> </w:t>
      </w:r>
      <w:r w:rsidRPr="001B5B1A">
        <w:rPr>
          <w:sz w:val="24"/>
          <w:szCs w:val="24"/>
        </w:rPr>
        <w:t>brew</w:t>
      </w:r>
      <w:r w:rsidRPr="001B5B1A">
        <w:rPr>
          <w:spacing w:val="-7"/>
          <w:sz w:val="24"/>
          <w:szCs w:val="24"/>
        </w:rPr>
        <w:t xml:space="preserve"> </w:t>
      </w:r>
      <w:r w:rsidRPr="001B5B1A">
        <w:rPr>
          <w:sz w:val="24"/>
          <w:szCs w:val="24"/>
        </w:rPr>
        <w:t>pub,</w:t>
      </w:r>
      <w:r w:rsidRPr="001B5B1A">
        <w:rPr>
          <w:spacing w:val="-6"/>
          <w:sz w:val="24"/>
          <w:szCs w:val="24"/>
        </w:rPr>
        <w:t xml:space="preserve"> </w:t>
      </w:r>
      <w:r w:rsidRPr="001B5B1A">
        <w:rPr>
          <w:sz w:val="24"/>
          <w:szCs w:val="24"/>
        </w:rPr>
        <w:t>distillery</w:t>
      </w:r>
      <w:r w:rsidRPr="001B5B1A">
        <w:rPr>
          <w:spacing w:val="-7"/>
          <w:sz w:val="24"/>
          <w:szCs w:val="24"/>
        </w:rPr>
        <w:t xml:space="preserve"> </w:t>
      </w:r>
      <w:r w:rsidRPr="001B5B1A">
        <w:rPr>
          <w:sz w:val="24"/>
          <w:szCs w:val="24"/>
        </w:rPr>
        <w:t>pub,</w:t>
      </w:r>
      <w:r w:rsidRPr="001B5B1A">
        <w:rPr>
          <w:spacing w:val="-6"/>
          <w:sz w:val="24"/>
          <w:szCs w:val="24"/>
        </w:rPr>
        <w:t xml:space="preserve"> </w:t>
      </w:r>
      <w:r w:rsidRPr="001B5B1A">
        <w:rPr>
          <w:sz w:val="24"/>
          <w:szCs w:val="24"/>
        </w:rPr>
        <w:t>limited</w:t>
      </w:r>
      <w:r w:rsidRPr="001B5B1A">
        <w:rPr>
          <w:spacing w:val="-7"/>
          <w:sz w:val="24"/>
          <w:szCs w:val="24"/>
        </w:rPr>
        <w:t xml:space="preserve"> </w:t>
      </w:r>
      <w:r w:rsidRPr="001B5B1A">
        <w:rPr>
          <w:spacing w:val="-3"/>
          <w:sz w:val="24"/>
          <w:szCs w:val="24"/>
        </w:rPr>
        <w:t>winery,</w:t>
      </w:r>
      <w:r w:rsidRPr="001B5B1A">
        <w:rPr>
          <w:spacing w:val="-6"/>
          <w:sz w:val="24"/>
          <w:szCs w:val="24"/>
        </w:rPr>
        <w:t xml:space="preserve"> </w:t>
      </w:r>
      <w:r w:rsidRPr="001B5B1A">
        <w:rPr>
          <w:sz w:val="24"/>
          <w:szCs w:val="24"/>
        </w:rPr>
        <w:t>vintner’s</w:t>
      </w:r>
      <w:r w:rsidRPr="001B5B1A">
        <w:rPr>
          <w:spacing w:val="-7"/>
          <w:sz w:val="24"/>
          <w:szCs w:val="24"/>
        </w:rPr>
        <w:t xml:space="preserve"> </w:t>
      </w:r>
      <w:r w:rsidRPr="001B5B1A">
        <w:rPr>
          <w:sz w:val="24"/>
          <w:szCs w:val="24"/>
        </w:rPr>
        <w:t>restaurant,</w:t>
      </w:r>
      <w:r w:rsidRPr="001B5B1A">
        <w:rPr>
          <w:spacing w:val="-6"/>
          <w:sz w:val="24"/>
          <w:szCs w:val="24"/>
        </w:rPr>
        <w:t xml:space="preserve"> </w:t>
      </w:r>
      <w:r w:rsidRPr="001B5B1A">
        <w:rPr>
          <w:sz w:val="24"/>
          <w:szCs w:val="24"/>
        </w:rPr>
        <w:t>retail</w:t>
      </w:r>
      <w:r w:rsidRPr="001B5B1A">
        <w:rPr>
          <w:spacing w:val="-6"/>
          <w:sz w:val="24"/>
          <w:szCs w:val="24"/>
        </w:rPr>
        <w:t xml:space="preserve"> </w:t>
      </w:r>
      <w:r w:rsidRPr="001B5B1A">
        <w:rPr>
          <w:sz w:val="24"/>
          <w:szCs w:val="24"/>
        </w:rPr>
        <w:t>liquor</w:t>
      </w:r>
      <w:r w:rsidRPr="001B5B1A">
        <w:rPr>
          <w:spacing w:val="-7"/>
          <w:sz w:val="24"/>
          <w:szCs w:val="24"/>
        </w:rPr>
        <w:t xml:space="preserve"> </w:t>
      </w:r>
      <w:r w:rsidRPr="001B5B1A">
        <w:rPr>
          <w:sz w:val="24"/>
          <w:szCs w:val="24"/>
        </w:rPr>
        <w:t>store,</w:t>
      </w:r>
      <w:r w:rsidRPr="001B5B1A">
        <w:rPr>
          <w:spacing w:val="-6"/>
          <w:sz w:val="24"/>
          <w:szCs w:val="24"/>
        </w:rPr>
        <w:t xml:space="preserve"> </w:t>
      </w:r>
      <w:r w:rsidRPr="001B5B1A">
        <w:rPr>
          <w:sz w:val="24"/>
          <w:szCs w:val="24"/>
        </w:rPr>
        <w:t>or liquor-licensed</w:t>
      </w:r>
      <w:r w:rsidRPr="001B5B1A">
        <w:rPr>
          <w:spacing w:val="-2"/>
          <w:sz w:val="24"/>
          <w:szCs w:val="24"/>
        </w:rPr>
        <w:t xml:space="preserve"> </w:t>
      </w:r>
      <w:r w:rsidRPr="001B5B1A">
        <w:rPr>
          <w:sz w:val="24"/>
          <w:szCs w:val="24"/>
        </w:rPr>
        <w:t>drugstore.</w:t>
      </w:r>
    </w:p>
    <w:p w14:paraId="4988EFC8" w14:textId="77777777" w:rsidR="00A63239" w:rsidRPr="00581D9D" w:rsidRDefault="00A63239" w:rsidP="00A63239">
      <w:pPr>
        <w:numPr>
          <w:ilvl w:val="1"/>
          <w:numId w:val="19"/>
        </w:numPr>
        <w:tabs>
          <w:tab w:val="left" w:pos="1819"/>
          <w:tab w:val="left" w:pos="1820"/>
        </w:tabs>
        <w:rPr>
          <w:sz w:val="24"/>
          <w:szCs w:val="24"/>
        </w:rPr>
      </w:pPr>
      <w:r w:rsidRPr="001B5B1A">
        <w:rPr>
          <w:sz w:val="24"/>
          <w:szCs w:val="24"/>
        </w:rPr>
        <w:t>Any alcohol beverages purchased from a retailer licensed for off-premises consumption for a non-profit event held at a retail location licensed for on-premises consumption will count against</w:t>
      </w:r>
      <w:r w:rsidRPr="001B5B1A">
        <w:rPr>
          <w:spacing w:val="-7"/>
          <w:sz w:val="24"/>
          <w:szCs w:val="24"/>
        </w:rPr>
        <w:t xml:space="preserve"> </w:t>
      </w:r>
      <w:r w:rsidRPr="001B5B1A">
        <w:rPr>
          <w:sz w:val="24"/>
          <w:szCs w:val="24"/>
        </w:rPr>
        <w:t>the</w:t>
      </w:r>
      <w:r w:rsidRPr="001B5B1A">
        <w:rPr>
          <w:spacing w:val="-7"/>
          <w:sz w:val="24"/>
          <w:szCs w:val="24"/>
        </w:rPr>
        <w:t xml:space="preserve"> </w:t>
      </w:r>
      <w:r w:rsidRPr="001B5B1A">
        <w:rPr>
          <w:sz w:val="24"/>
          <w:szCs w:val="24"/>
        </w:rPr>
        <w:t>on-premises</w:t>
      </w:r>
      <w:r w:rsidRPr="001B5B1A">
        <w:rPr>
          <w:spacing w:val="-7"/>
          <w:sz w:val="24"/>
          <w:szCs w:val="24"/>
        </w:rPr>
        <w:t xml:space="preserve"> </w:t>
      </w:r>
      <w:r w:rsidRPr="001B5B1A">
        <w:rPr>
          <w:sz w:val="24"/>
          <w:szCs w:val="24"/>
        </w:rPr>
        <w:t>licensee’s</w:t>
      </w:r>
      <w:r w:rsidRPr="001B5B1A">
        <w:rPr>
          <w:spacing w:val="-7"/>
          <w:sz w:val="24"/>
          <w:szCs w:val="24"/>
        </w:rPr>
        <w:t xml:space="preserve"> </w:t>
      </w:r>
      <w:r w:rsidRPr="001B5B1A">
        <w:rPr>
          <w:sz w:val="24"/>
          <w:szCs w:val="24"/>
        </w:rPr>
        <w:t>statutory</w:t>
      </w:r>
      <w:r w:rsidRPr="001B5B1A">
        <w:rPr>
          <w:spacing w:val="-7"/>
          <w:sz w:val="24"/>
          <w:szCs w:val="24"/>
        </w:rPr>
        <w:t xml:space="preserve"> </w:t>
      </w:r>
      <w:r w:rsidRPr="001B5B1A">
        <w:rPr>
          <w:sz w:val="24"/>
          <w:szCs w:val="24"/>
        </w:rPr>
        <w:t>dollar</w:t>
      </w:r>
      <w:r w:rsidRPr="001B5B1A">
        <w:rPr>
          <w:spacing w:val="-7"/>
          <w:sz w:val="24"/>
          <w:szCs w:val="24"/>
        </w:rPr>
        <w:t xml:space="preserve"> </w:t>
      </w:r>
      <w:r w:rsidRPr="001B5B1A">
        <w:rPr>
          <w:sz w:val="24"/>
          <w:szCs w:val="24"/>
        </w:rPr>
        <w:t>limit</w:t>
      </w:r>
      <w:r w:rsidRPr="001B5B1A">
        <w:rPr>
          <w:spacing w:val="-6"/>
          <w:sz w:val="24"/>
          <w:szCs w:val="24"/>
        </w:rPr>
        <w:t xml:space="preserve"> </w:t>
      </w:r>
      <w:r w:rsidRPr="001B5B1A">
        <w:rPr>
          <w:sz w:val="24"/>
          <w:szCs w:val="24"/>
        </w:rPr>
        <w:t>of</w:t>
      </w:r>
      <w:r w:rsidRPr="001B5B1A">
        <w:rPr>
          <w:spacing w:val="-7"/>
          <w:sz w:val="24"/>
          <w:szCs w:val="24"/>
        </w:rPr>
        <w:t xml:space="preserve"> </w:t>
      </w:r>
      <w:r w:rsidRPr="001B5B1A">
        <w:rPr>
          <w:sz w:val="24"/>
          <w:szCs w:val="24"/>
        </w:rPr>
        <w:t>alcohol</w:t>
      </w:r>
      <w:r w:rsidRPr="001B5B1A">
        <w:rPr>
          <w:spacing w:val="-7"/>
          <w:sz w:val="24"/>
          <w:szCs w:val="24"/>
        </w:rPr>
        <w:t xml:space="preserve"> </w:t>
      </w:r>
      <w:r w:rsidRPr="001B5B1A">
        <w:rPr>
          <w:sz w:val="24"/>
          <w:szCs w:val="24"/>
        </w:rPr>
        <w:t>beverages</w:t>
      </w:r>
      <w:r w:rsidRPr="001B5B1A">
        <w:rPr>
          <w:spacing w:val="-7"/>
          <w:sz w:val="24"/>
          <w:szCs w:val="24"/>
        </w:rPr>
        <w:t xml:space="preserve"> </w:t>
      </w:r>
      <w:r w:rsidRPr="001B5B1A">
        <w:rPr>
          <w:sz w:val="24"/>
          <w:szCs w:val="24"/>
        </w:rPr>
        <w:t>purchased</w:t>
      </w:r>
      <w:r w:rsidRPr="001B5B1A">
        <w:rPr>
          <w:spacing w:val="-7"/>
          <w:sz w:val="24"/>
          <w:szCs w:val="24"/>
        </w:rPr>
        <w:t xml:space="preserve"> </w:t>
      </w:r>
      <w:r w:rsidRPr="001B5B1A">
        <w:rPr>
          <w:sz w:val="24"/>
          <w:szCs w:val="24"/>
        </w:rPr>
        <w:t>from an off-premises</w:t>
      </w:r>
      <w:r w:rsidRPr="001B5B1A">
        <w:rPr>
          <w:spacing w:val="-3"/>
          <w:sz w:val="24"/>
          <w:szCs w:val="24"/>
        </w:rPr>
        <w:t xml:space="preserve"> retailer.</w:t>
      </w:r>
    </w:p>
    <w:p w14:paraId="25639EE7" w14:textId="77777777" w:rsidR="00A63239" w:rsidRPr="00581D9D" w:rsidRDefault="00A63239" w:rsidP="00A63239">
      <w:pPr>
        <w:numPr>
          <w:ilvl w:val="0"/>
          <w:numId w:val="19"/>
        </w:numPr>
        <w:tabs>
          <w:tab w:val="left" w:pos="1099"/>
          <w:tab w:val="left" w:pos="1100"/>
        </w:tabs>
        <w:rPr>
          <w:sz w:val="24"/>
          <w:szCs w:val="24"/>
        </w:rPr>
      </w:pPr>
      <w:r w:rsidRPr="001B5B1A">
        <w:rPr>
          <w:sz w:val="24"/>
          <w:szCs w:val="24"/>
        </w:rPr>
        <w:lastRenderedPageBreak/>
        <w:t>Special</w:t>
      </w:r>
      <w:r w:rsidRPr="001B5B1A">
        <w:rPr>
          <w:spacing w:val="-6"/>
          <w:sz w:val="24"/>
          <w:szCs w:val="24"/>
        </w:rPr>
        <w:t xml:space="preserve"> </w:t>
      </w:r>
      <w:r w:rsidRPr="001B5B1A">
        <w:rPr>
          <w:sz w:val="24"/>
          <w:szCs w:val="24"/>
        </w:rPr>
        <w:t>event</w:t>
      </w:r>
      <w:r w:rsidRPr="001B5B1A">
        <w:rPr>
          <w:spacing w:val="-6"/>
          <w:sz w:val="24"/>
          <w:szCs w:val="24"/>
        </w:rPr>
        <w:t xml:space="preserve"> </w:t>
      </w:r>
      <w:r w:rsidRPr="001B5B1A">
        <w:rPr>
          <w:sz w:val="24"/>
          <w:szCs w:val="24"/>
        </w:rPr>
        <w:t>permittees</w:t>
      </w:r>
      <w:r w:rsidRPr="001B5B1A">
        <w:rPr>
          <w:spacing w:val="-6"/>
          <w:sz w:val="24"/>
          <w:szCs w:val="24"/>
        </w:rPr>
        <w:t xml:space="preserve"> </w:t>
      </w:r>
      <w:r w:rsidRPr="001B5B1A">
        <w:rPr>
          <w:sz w:val="24"/>
          <w:szCs w:val="24"/>
        </w:rPr>
        <w:t>may</w:t>
      </w:r>
      <w:r w:rsidRPr="001B5B1A">
        <w:rPr>
          <w:spacing w:val="-5"/>
          <w:sz w:val="24"/>
          <w:szCs w:val="24"/>
        </w:rPr>
        <w:t xml:space="preserve"> </w:t>
      </w:r>
      <w:r w:rsidRPr="001B5B1A">
        <w:rPr>
          <w:sz w:val="24"/>
          <w:szCs w:val="24"/>
        </w:rPr>
        <w:t>store</w:t>
      </w:r>
      <w:r w:rsidRPr="001B5B1A">
        <w:rPr>
          <w:spacing w:val="-6"/>
          <w:sz w:val="24"/>
          <w:szCs w:val="24"/>
        </w:rPr>
        <w:t xml:space="preserve"> </w:t>
      </w:r>
      <w:r w:rsidRPr="001B5B1A">
        <w:rPr>
          <w:sz w:val="24"/>
          <w:szCs w:val="24"/>
        </w:rPr>
        <w:t>alcohol</w:t>
      </w:r>
      <w:r w:rsidRPr="001B5B1A">
        <w:rPr>
          <w:spacing w:val="-6"/>
          <w:sz w:val="24"/>
          <w:szCs w:val="24"/>
        </w:rPr>
        <w:t xml:space="preserve"> </w:t>
      </w:r>
      <w:r w:rsidRPr="001B5B1A">
        <w:rPr>
          <w:sz w:val="24"/>
          <w:szCs w:val="24"/>
        </w:rPr>
        <w:t>beverage</w:t>
      </w:r>
      <w:r w:rsidRPr="001B5B1A">
        <w:rPr>
          <w:spacing w:val="-5"/>
          <w:sz w:val="24"/>
          <w:szCs w:val="24"/>
        </w:rPr>
        <w:t xml:space="preserve"> </w:t>
      </w:r>
      <w:r w:rsidRPr="001B5B1A">
        <w:rPr>
          <w:sz w:val="24"/>
          <w:szCs w:val="24"/>
        </w:rPr>
        <w:t>stock</w:t>
      </w:r>
      <w:r w:rsidRPr="001B5B1A">
        <w:rPr>
          <w:spacing w:val="-6"/>
          <w:sz w:val="24"/>
          <w:szCs w:val="24"/>
        </w:rPr>
        <w:t xml:space="preserve"> </w:t>
      </w:r>
      <w:r w:rsidRPr="001B5B1A">
        <w:rPr>
          <w:sz w:val="24"/>
          <w:szCs w:val="24"/>
        </w:rPr>
        <w:t>in</w:t>
      </w:r>
      <w:r w:rsidRPr="001B5B1A">
        <w:rPr>
          <w:spacing w:val="-6"/>
          <w:sz w:val="24"/>
          <w:szCs w:val="24"/>
        </w:rPr>
        <w:t xml:space="preserve"> </w:t>
      </w:r>
      <w:r w:rsidRPr="001B5B1A">
        <w:rPr>
          <w:sz w:val="24"/>
          <w:szCs w:val="24"/>
        </w:rPr>
        <w:t>areas</w:t>
      </w:r>
      <w:r w:rsidRPr="001B5B1A">
        <w:rPr>
          <w:spacing w:val="-6"/>
          <w:sz w:val="24"/>
          <w:szCs w:val="24"/>
        </w:rPr>
        <w:t xml:space="preserve"> </w:t>
      </w:r>
      <w:r w:rsidRPr="001B5B1A">
        <w:rPr>
          <w:sz w:val="24"/>
          <w:szCs w:val="24"/>
        </w:rPr>
        <w:t>outside</w:t>
      </w:r>
      <w:r w:rsidRPr="001B5B1A">
        <w:rPr>
          <w:spacing w:val="-5"/>
          <w:sz w:val="24"/>
          <w:szCs w:val="24"/>
        </w:rPr>
        <w:t xml:space="preserve"> </w:t>
      </w:r>
      <w:r w:rsidRPr="001B5B1A">
        <w:rPr>
          <w:sz w:val="24"/>
          <w:szCs w:val="24"/>
        </w:rPr>
        <w:t>the</w:t>
      </w:r>
      <w:r w:rsidRPr="001B5B1A">
        <w:rPr>
          <w:spacing w:val="-6"/>
          <w:sz w:val="24"/>
          <w:szCs w:val="24"/>
        </w:rPr>
        <w:t xml:space="preserve"> </w:t>
      </w:r>
      <w:r w:rsidRPr="001B5B1A">
        <w:rPr>
          <w:sz w:val="24"/>
          <w:szCs w:val="24"/>
        </w:rPr>
        <w:t>designated</w:t>
      </w:r>
      <w:r w:rsidRPr="001B5B1A">
        <w:rPr>
          <w:spacing w:val="-6"/>
          <w:sz w:val="24"/>
          <w:szCs w:val="24"/>
        </w:rPr>
        <w:t xml:space="preserve"> </w:t>
      </w:r>
      <w:r w:rsidRPr="001B5B1A">
        <w:rPr>
          <w:sz w:val="24"/>
          <w:szCs w:val="24"/>
        </w:rPr>
        <w:t>event area approved by the state or local licensing authority</w:t>
      </w:r>
      <w:r>
        <w:rPr>
          <w:sz w:val="24"/>
          <w:szCs w:val="24"/>
        </w:rPr>
        <w:t xml:space="preserve"> </w:t>
      </w:r>
      <w:r w:rsidRPr="001B5B1A">
        <w:rPr>
          <w:sz w:val="24"/>
          <w:szCs w:val="24"/>
        </w:rPr>
        <w:t>under the following</w:t>
      </w:r>
      <w:r w:rsidRPr="001B5B1A">
        <w:rPr>
          <w:spacing w:val="-34"/>
          <w:sz w:val="24"/>
          <w:szCs w:val="24"/>
        </w:rPr>
        <w:t xml:space="preserve"> </w:t>
      </w:r>
      <w:r w:rsidRPr="001B5B1A">
        <w:rPr>
          <w:sz w:val="24"/>
          <w:szCs w:val="24"/>
        </w:rPr>
        <w:t>conditions:</w:t>
      </w:r>
    </w:p>
    <w:p w14:paraId="79D3D630" w14:textId="77777777" w:rsidR="00A63239" w:rsidRPr="00581D9D" w:rsidRDefault="00A63239" w:rsidP="00A63239">
      <w:pPr>
        <w:numPr>
          <w:ilvl w:val="1"/>
          <w:numId w:val="19"/>
        </w:numPr>
        <w:tabs>
          <w:tab w:val="left" w:pos="1819"/>
          <w:tab w:val="left" w:pos="1820"/>
        </w:tabs>
        <w:rPr>
          <w:sz w:val="24"/>
          <w:szCs w:val="24"/>
        </w:rPr>
      </w:pPr>
      <w:r w:rsidRPr="001B5B1A">
        <w:rPr>
          <w:sz w:val="24"/>
          <w:szCs w:val="24"/>
        </w:rPr>
        <w:t>The</w:t>
      </w:r>
      <w:r w:rsidRPr="001B5B1A">
        <w:rPr>
          <w:spacing w:val="-6"/>
          <w:sz w:val="24"/>
          <w:szCs w:val="24"/>
        </w:rPr>
        <w:t xml:space="preserve"> </w:t>
      </w:r>
      <w:r w:rsidRPr="001B5B1A">
        <w:rPr>
          <w:sz w:val="24"/>
          <w:szCs w:val="24"/>
        </w:rPr>
        <w:t>application</w:t>
      </w:r>
      <w:r w:rsidRPr="001B5B1A">
        <w:rPr>
          <w:spacing w:val="-5"/>
          <w:sz w:val="24"/>
          <w:szCs w:val="24"/>
        </w:rPr>
        <w:t xml:space="preserve"> </w:t>
      </w:r>
      <w:r w:rsidRPr="001B5B1A">
        <w:rPr>
          <w:sz w:val="24"/>
          <w:szCs w:val="24"/>
        </w:rPr>
        <w:t>included</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address</w:t>
      </w:r>
      <w:r w:rsidRPr="001B5B1A">
        <w:rPr>
          <w:spacing w:val="-6"/>
          <w:sz w:val="24"/>
          <w:szCs w:val="24"/>
        </w:rPr>
        <w:t xml:space="preserve"> </w:t>
      </w:r>
      <w:r w:rsidRPr="001B5B1A">
        <w:rPr>
          <w:sz w:val="24"/>
          <w:szCs w:val="24"/>
        </w:rPr>
        <w:t>of</w:t>
      </w:r>
      <w:r w:rsidRPr="001B5B1A">
        <w:rPr>
          <w:spacing w:val="-5"/>
          <w:sz w:val="24"/>
          <w:szCs w:val="24"/>
        </w:rPr>
        <w:t xml:space="preserve"> </w:t>
      </w:r>
      <w:r w:rsidRPr="001B5B1A">
        <w:rPr>
          <w:sz w:val="24"/>
          <w:szCs w:val="24"/>
        </w:rPr>
        <w:t>proposed</w:t>
      </w:r>
      <w:r w:rsidRPr="001B5B1A">
        <w:rPr>
          <w:spacing w:val="-5"/>
          <w:sz w:val="24"/>
          <w:szCs w:val="24"/>
        </w:rPr>
        <w:t xml:space="preserve"> </w:t>
      </w:r>
      <w:r w:rsidRPr="001B5B1A">
        <w:rPr>
          <w:sz w:val="24"/>
          <w:szCs w:val="24"/>
        </w:rPr>
        <w:t>storage</w:t>
      </w:r>
      <w:r w:rsidRPr="001B5B1A">
        <w:rPr>
          <w:spacing w:val="-5"/>
          <w:sz w:val="24"/>
          <w:szCs w:val="24"/>
        </w:rPr>
        <w:t xml:space="preserve"> </w:t>
      </w:r>
      <w:r w:rsidRPr="001B5B1A">
        <w:rPr>
          <w:sz w:val="24"/>
          <w:szCs w:val="24"/>
        </w:rPr>
        <w:t>locations</w:t>
      </w:r>
      <w:r w:rsidRPr="001B5B1A">
        <w:rPr>
          <w:spacing w:val="-6"/>
          <w:sz w:val="24"/>
          <w:szCs w:val="24"/>
        </w:rPr>
        <w:t xml:space="preserve"> </w:t>
      </w:r>
      <w:r w:rsidRPr="001B5B1A">
        <w:rPr>
          <w:sz w:val="24"/>
          <w:szCs w:val="24"/>
        </w:rPr>
        <w:t>and</w:t>
      </w:r>
      <w:r w:rsidRPr="001B5B1A">
        <w:rPr>
          <w:spacing w:val="-5"/>
          <w:sz w:val="24"/>
          <w:szCs w:val="24"/>
        </w:rPr>
        <w:t xml:space="preserve"> </w:t>
      </w:r>
      <w:r w:rsidRPr="001B5B1A">
        <w:rPr>
          <w:sz w:val="24"/>
          <w:szCs w:val="24"/>
        </w:rPr>
        <w:t>a</w:t>
      </w:r>
      <w:r w:rsidRPr="001B5B1A">
        <w:rPr>
          <w:spacing w:val="-5"/>
          <w:sz w:val="24"/>
          <w:szCs w:val="24"/>
        </w:rPr>
        <w:t xml:space="preserve"> </w:t>
      </w:r>
      <w:r w:rsidRPr="001B5B1A">
        <w:rPr>
          <w:sz w:val="24"/>
          <w:szCs w:val="24"/>
        </w:rPr>
        <w:t>diagram</w:t>
      </w:r>
      <w:r w:rsidRPr="001B5B1A">
        <w:rPr>
          <w:spacing w:val="-5"/>
          <w:sz w:val="24"/>
          <w:szCs w:val="24"/>
        </w:rPr>
        <w:t xml:space="preserve"> </w:t>
      </w:r>
      <w:r w:rsidRPr="001B5B1A">
        <w:rPr>
          <w:sz w:val="24"/>
          <w:szCs w:val="24"/>
        </w:rPr>
        <w:t>of</w:t>
      </w:r>
      <w:r w:rsidRPr="001B5B1A">
        <w:rPr>
          <w:spacing w:val="-6"/>
          <w:sz w:val="24"/>
          <w:szCs w:val="24"/>
        </w:rPr>
        <w:t xml:space="preserve"> </w:t>
      </w:r>
      <w:r w:rsidRPr="001B5B1A">
        <w:rPr>
          <w:sz w:val="24"/>
          <w:szCs w:val="24"/>
        </w:rPr>
        <w:t>said premises.</w:t>
      </w:r>
    </w:p>
    <w:p w14:paraId="4ECCDA36" w14:textId="77777777" w:rsidR="00A63239" w:rsidRPr="00581D9D" w:rsidRDefault="00A63239" w:rsidP="00A63239">
      <w:pPr>
        <w:numPr>
          <w:ilvl w:val="1"/>
          <w:numId w:val="19"/>
        </w:numPr>
        <w:tabs>
          <w:tab w:val="left" w:pos="1819"/>
          <w:tab w:val="left" w:pos="1820"/>
        </w:tabs>
        <w:rPr>
          <w:sz w:val="24"/>
          <w:szCs w:val="24"/>
        </w:rPr>
      </w:pPr>
      <w:r w:rsidRPr="001B5B1A">
        <w:rPr>
          <w:sz w:val="24"/>
          <w:szCs w:val="24"/>
        </w:rPr>
        <w:t>The</w:t>
      </w:r>
      <w:r w:rsidRPr="001B5B1A">
        <w:rPr>
          <w:spacing w:val="-7"/>
          <w:sz w:val="24"/>
          <w:szCs w:val="24"/>
        </w:rPr>
        <w:t xml:space="preserve"> </w:t>
      </w:r>
      <w:r w:rsidRPr="001B5B1A">
        <w:rPr>
          <w:sz w:val="24"/>
          <w:szCs w:val="24"/>
        </w:rPr>
        <w:t>application</w:t>
      </w:r>
      <w:r w:rsidRPr="001B5B1A">
        <w:rPr>
          <w:spacing w:val="-6"/>
          <w:sz w:val="24"/>
          <w:szCs w:val="24"/>
        </w:rPr>
        <w:t xml:space="preserve"> </w:t>
      </w:r>
      <w:r w:rsidRPr="001B5B1A">
        <w:rPr>
          <w:sz w:val="24"/>
          <w:szCs w:val="24"/>
        </w:rPr>
        <w:t>included</w:t>
      </w:r>
      <w:r w:rsidRPr="001B5B1A">
        <w:rPr>
          <w:spacing w:val="-6"/>
          <w:sz w:val="24"/>
          <w:szCs w:val="24"/>
        </w:rPr>
        <w:t xml:space="preserve"> </w:t>
      </w:r>
      <w:r w:rsidRPr="001B5B1A">
        <w:rPr>
          <w:sz w:val="24"/>
          <w:szCs w:val="24"/>
        </w:rPr>
        <w:t>evidence</w:t>
      </w:r>
      <w:r w:rsidRPr="001B5B1A">
        <w:rPr>
          <w:spacing w:val="-6"/>
          <w:sz w:val="24"/>
          <w:szCs w:val="24"/>
        </w:rPr>
        <w:t xml:space="preserve"> </w:t>
      </w:r>
      <w:r w:rsidRPr="001B5B1A">
        <w:rPr>
          <w:sz w:val="24"/>
          <w:szCs w:val="24"/>
        </w:rPr>
        <w:t>of</w:t>
      </w:r>
      <w:r w:rsidRPr="001B5B1A">
        <w:rPr>
          <w:spacing w:val="-6"/>
          <w:sz w:val="24"/>
          <w:szCs w:val="24"/>
        </w:rPr>
        <w:t xml:space="preserve"> </w:t>
      </w:r>
      <w:r w:rsidRPr="001B5B1A">
        <w:rPr>
          <w:sz w:val="24"/>
          <w:szCs w:val="24"/>
        </w:rPr>
        <w:t>the</w:t>
      </w:r>
      <w:r w:rsidRPr="001B5B1A">
        <w:rPr>
          <w:spacing w:val="-6"/>
          <w:sz w:val="24"/>
          <w:szCs w:val="24"/>
        </w:rPr>
        <w:t xml:space="preserve"> </w:t>
      </w:r>
      <w:r w:rsidRPr="001B5B1A">
        <w:rPr>
          <w:sz w:val="24"/>
          <w:szCs w:val="24"/>
        </w:rPr>
        <w:t>special</w:t>
      </w:r>
      <w:r w:rsidRPr="001B5B1A">
        <w:rPr>
          <w:spacing w:val="-6"/>
          <w:sz w:val="24"/>
          <w:szCs w:val="24"/>
        </w:rPr>
        <w:t xml:space="preserve"> </w:t>
      </w:r>
      <w:r w:rsidRPr="001B5B1A">
        <w:rPr>
          <w:sz w:val="24"/>
          <w:szCs w:val="24"/>
        </w:rPr>
        <w:t>event</w:t>
      </w:r>
      <w:r w:rsidRPr="001B5B1A">
        <w:rPr>
          <w:spacing w:val="-7"/>
          <w:sz w:val="24"/>
          <w:szCs w:val="24"/>
        </w:rPr>
        <w:t xml:space="preserve"> </w:t>
      </w:r>
      <w:r w:rsidRPr="001B5B1A">
        <w:rPr>
          <w:sz w:val="24"/>
          <w:szCs w:val="24"/>
        </w:rPr>
        <w:t>permittee’s</w:t>
      </w:r>
      <w:r w:rsidRPr="001B5B1A">
        <w:rPr>
          <w:spacing w:val="-6"/>
          <w:sz w:val="24"/>
          <w:szCs w:val="24"/>
        </w:rPr>
        <w:t xml:space="preserve"> </w:t>
      </w:r>
      <w:r w:rsidRPr="001B5B1A">
        <w:rPr>
          <w:sz w:val="24"/>
          <w:szCs w:val="24"/>
        </w:rPr>
        <w:t>lawful</w:t>
      </w:r>
      <w:r w:rsidRPr="001B5B1A">
        <w:rPr>
          <w:spacing w:val="-6"/>
          <w:sz w:val="24"/>
          <w:szCs w:val="24"/>
        </w:rPr>
        <w:t xml:space="preserve"> </w:t>
      </w:r>
      <w:r w:rsidRPr="001B5B1A">
        <w:rPr>
          <w:sz w:val="24"/>
          <w:szCs w:val="24"/>
        </w:rPr>
        <w:t>possession</w:t>
      </w:r>
      <w:r w:rsidRPr="001B5B1A">
        <w:rPr>
          <w:spacing w:val="-6"/>
          <w:sz w:val="24"/>
          <w:szCs w:val="24"/>
        </w:rPr>
        <w:t xml:space="preserve"> </w:t>
      </w:r>
      <w:r w:rsidRPr="001B5B1A">
        <w:rPr>
          <w:sz w:val="24"/>
          <w:szCs w:val="24"/>
        </w:rPr>
        <w:t>of</w:t>
      </w:r>
      <w:r w:rsidRPr="001B5B1A">
        <w:rPr>
          <w:spacing w:val="-6"/>
          <w:sz w:val="24"/>
          <w:szCs w:val="24"/>
        </w:rPr>
        <w:t xml:space="preserve"> </w:t>
      </w:r>
      <w:r w:rsidRPr="001B5B1A">
        <w:rPr>
          <w:sz w:val="24"/>
          <w:szCs w:val="24"/>
        </w:rPr>
        <w:t>the storage premises by way of deed, lease, rental, or other arrangement and specifying the terms of</w:t>
      </w:r>
      <w:r w:rsidRPr="001B5B1A">
        <w:rPr>
          <w:spacing w:val="-3"/>
          <w:sz w:val="24"/>
          <w:szCs w:val="24"/>
        </w:rPr>
        <w:t xml:space="preserve"> </w:t>
      </w:r>
      <w:r w:rsidRPr="001B5B1A">
        <w:rPr>
          <w:sz w:val="24"/>
          <w:szCs w:val="24"/>
        </w:rPr>
        <w:t>storage.</w:t>
      </w:r>
    </w:p>
    <w:p w14:paraId="23DC1D50" w14:textId="77777777" w:rsidR="00A63239" w:rsidRPr="00581D9D" w:rsidRDefault="00A63239" w:rsidP="00A63239">
      <w:pPr>
        <w:numPr>
          <w:ilvl w:val="1"/>
          <w:numId w:val="19"/>
        </w:numPr>
        <w:tabs>
          <w:tab w:val="left" w:pos="1819"/>
          <w:tab w:val="left" w:pos="1820"/>
        </w:tabs>
        <w:rPr>
          <w:sz w:val="24"/>
          <w:szCs w:val="24"/>
        </w:rPr>
      </w:pPr>
      <w:r w:rsidRPr="001B5B1A">
        <w:rPr>
          <w:sz w:val="24"/>
          <w:szCs w:val="24"/>
        </w:rPr>
        <w:t>The</w:t>
      </w:r>
      <w:r w:rsidRPr="001B5B1A">
        <w:rPr>
          <w:spacing w:val="-4"/>
          <w:sz w:val="24"/>
          <w:szCs w:val="24"/>
        </w:rPr>
        <w:t xml:space="preserve"> </w:t>
      </w:r>
      <w:r w:rsidRPr="001B5B1A">
        <w:rPr>
          <w:sz w:val="24"/>
          <w:szCs w:val="24"/>
        </w:rPr>
        <w:t>proposed</w:t>
      </w:r>
      <w:r w:rsidRPr="001B5B1A">
        <w:rPr>
          <w:spacing w:val="-3"/>
          <w:sz w:val="24"/>
          <w:szCs w:val="24"/>
        </w:rPr>
        <w:t xml:space="preserve"> </w:t>
      </w:r>
      <w:r w:rsidRPr="001B5B1A">
        <w:rPr>
          <w:sz w:val="24"/>
          <w:szCs w:val="24"/>
        </w:rPr>
        <w:t>location</w:t>
      </w:r>
      <w:r w:rsidRPr="001B5B1A">
        <w:rPr>
          <w:spacing w:val="-4"/>
          <w:sz w:val="24"/>
          <w:szCs w:val="24"/>
        </w:rPr>
        <w:t xml:space="preserve"> </w:t>
      </w:r>
      <w:r w:rsidRPr="001B5B1A">
        <w:rPr>
          <w:sz w:val="24"/>
          <w:szCs w:val="24"/>
        </w:rPr>
        <w:t>is</w:t>
      </w:r>
      <w:r w:rsidRPr="001B5B1A">
        <w:rPr>
          <w:spacing w:val="-3"/>
          <w:sz w:val="24"/>
          <w:szCs w:val="24"/>
        </w:rPr>
        <w:t xml:space="preserve"> </w:t>
      </w:r>
      <w:r w:rsidRPr="001B5B1A">
        <w:rPr>
          <w:sz w:val="24"/>
          <w:szCs w:val="24"/>
        </w:rPr>
        <w:t>not</w:t>
      </w:r>
      <w:r w:rsidRPr="001B5B1A">
        <w:rPr>
          <w:spacing w:val="-3"/>
          <w:sz w:val="24"/>
          <w:szCs w:val="24"/>
        </w:rPr>
        <w:t xml:space="preserve"> </w:t>
      </w:r>
      <w:r w:rsidRPr="001B5B1A">
        <w:rPr>
          <w:sz w:val="24"/>
          <w:szCs w:val="24"/>
        </w:rPr>
        <w:t>a</w:t>
      </w:r>
      <w:r w:rsidRPr="001B5B1A">
        <w:rPr>
          <w:spacing w:val="-4"/>
          <w:sz w:val="24"/>
          <w:szCs w:val="24"/>
        </w:rPr>
        <w:t xml:space="preserve"> </w:t>
      </w:r>
      <w:r w:rsidRPr="001B5B1A">
        <w:rPr>
          <w:sz w:val="24"/>
          <w:szCs w:val="24"/>
        </w:rPr>
        <w:t>location</w:t>
      </w:r>
      <w:r w:rsidRPr="001B5B1A">
        <w:rPr>
          <w:spacing w:val="-3"/>
          <w:sz w:val="24"/>
          <w:szCs w:val="24"/>
        </w:rPr>
        <w:t xml:space="preserve"> </w:t>
      </w:r>
      <w:r w:rsidRPr="001B5B1A">
        <w:rPr>
          <w:sz w:val="24"/>
          <w:szCs w:val="24"/>
        </w:rPr>
        <w:t>licensed</w:t>
      </w:r>
      <w:r w:rsidRPr="001B5B1A">
        <w:rPr>
          <w:spacing w:val="-3"/>
          <w:sz w:val="24"/>
          <w:szCs w:val="24"/>
        </w:rPr>
        <w:t xml:space="preserve"> </w:t>
      </w:r>
      <w:r w:rsidRPr="001B5B1A">
        <w:rPr>
          <w:sz w:val="24"/>
          <w:szCs w:val="24"/>
        </w:rPr>
        <w:t>pursuant</w:t>
      </w:r>
      <w:r w:rsidRPr="001B5B1A">
        <w:rPr>
          <w:spacing w:val="-4"/>
          <w:sz w:val="24"/>
          <w:szCs w:val="24"/>
        </w:rPr>
        <w:t xml:space="preserve"> </w:t>
      </w:r>
      <w:r w:rsidRPr="001B5B1A">
        <w:rPr>
          <w:sz w:val="24"/>
          <w:szCs w:val="24"/>
        </w:rPr>
        <w:t>to</w:t>
      </w:r>
      <w:r w:rsidRPr="001B5B1A">
        <w:rPr>
          <w:spacing w:val="-3"/>
          <w:sz w:val="24"/>
          <w:szCs w:val="24"/>
        </w:rPr>
        <w:t xml:space="preserve"> </w:t>
      </w:r>
      <w:r w:rsidRPr="001B5B1A">
        <w:rPr>
          <w:sz w:val="24"/>
          <w:szCs w:val="24"/>
        </w:rPr>
        <w:t>Articles</w:t>
      </w:r>
      <w:r w:rsidRPr="001B5B1A">
        <w:rPr>
          <w:spacing w:val="-3"/>
          <w:sz w:val="24"/>
          <w:szCs w:val="24"/>
        </w:rPr>
        <w:t xml:space="preserve"> </w:t>
      </w:r>
      <w:r w:rsidRPr="001B5B1A">
        <w:rPr>
          <w:sz w:val="24"/>
          <w:szCs w:val="24"/>
        </w:rPr>
        <w:t>3</w:t>
      </w:r>
      <w:r w:rsidRPr="001B5B1A">
        <w:rPr>
          <w:spacing w:val="-4"/>
          <w:sz w:val="24"/>
          <w:szCs w:val="24"/>
        </w:rPr>
        <w:t xml:space="preserve"> </w:t>
      </w:r>
      <w:r w:rsidRPr="001B5B1A">
        <w:rPr>
          <w:sz w:val="24"/>
          <w:szCs w:val="24"/>
        </w:rPr>
        <w:t>or</w:t>
      </w:r>
      <w:r w:rsidRPr="001B5B1A">
        <w:rPr>
          <w:spacing w:val="-3"/>
          <w:sz w:val="24"/>
          <w:szCs w:val="24"/>
        </w:rPr>
        <w:t xml:space="preserve"> </w:t>
      </w:r>
      <w:r w:rsidRPr="001B5B1A">
        <w:rPr>
          <w:sz w:val="24"/>
          <w:szCs w:val="24"/>
        </w:rPr>
        <w:t>4</w:t>
      </w:r>
      <w:r w:rsidRPr="001B5B1A">
        <w:rPr>
          <w:spacing w:val="-3"/>
          <w:sz w:val="24"/>
          <w:szCs w:val="24"/>
        </w:rPr>
        <w:t xml:space="preserve"> </w:t>
      </w:r>
      <w:r w:rsidRPr="001B5B1A">
        <w:rPr>
          <w:sz w:val="24"/>
          <w:szCs w:val="24"/>
        </w:rPr>
        <w:t>of</w:t>
      </w:r>
      <w:r w:rsidRPr="001B5B1A">
        <w:rPr>
          <w:spacing w:val="-4"/>
          <w:sz w:val="24"/>
          <w:szCs w:val="24"/>
        </w:rPr>
        <w:t xml:space="preserve"> </w:t>
      </w:r>
      <w:r w:rsidRPr="001B5B1A">
        <w:rPr>
          <w:spacing w:val="-3"/>
          <w:sz w:val="24"/>
          <w:szCs w:val="24"/>
        </w:rPr>
        <w:t xml:space="preserve">Title </w:t>
      </w:r>
      <w:r w:rsidRPr="001B5B1A">
        <w:rPr>
          <w:sz w:val="24"/>
          <w:szCs w:val="24"/>
        </w:rPr>
        <w:t>44,</w:t>
      </w:r>
      <w:r w:rsidRPr="001B5B1A">
        <w:rPr>
          <w:spacing w:val="-3"/>
          <w:sz w:val="24"/>
          <w:szCs w:val="24"/>
        </w:rPr>
        <w:t xml:space="preserve"> </w:t>
      </w:r>
      <w:r w:rsidRPr="001B5B1A">
        <w:rPr>
          <w:sz w:val="24"/>
          <w:szCs w:val="24"/>
        </w:rPr>
        <w:t>C.R.S.</w:t>
      </w:r>
    </w:p>
    <w:p w14:paraId="4E5D5BC8" w14:textId="77777777" w:rsidR="00A63239" w:rsidRPr="00581D9D" w:rsidRDefault="00A63239" w:rsidP="00A63239">
      <w:pPr>
        <w:numPr>
          <w:ilvl w:val="1"/>
          <w:numId w:val="19"/>
        </w:numPr>
        <w:tabs>
          <w:tab w:val="left" w:pos="1819"/>
          <w:tab w:val="left" w:pos="1820"/>
        </w:tabs>
        <w:rPr>
          <w:sz w:val="24"/>
          <w:szCs w:val="24"/>
        </w:rPr>
      </w:pPr>
      <w:r w:rsidRPr="001B5B1A">
        <w:rPr>
          <w:sz w:val="24"/>
          <w:szCs w:val="24"/>
        </w:rPr>
        <w:t>State</w:t>
      </w:r>
      <w:r w:rsidRPr="001B5B1A">
        <w:rPr>
          <w:spacing w:val="-5"/>
          <w:sz w:val="24"/>
          <w:szCs w:val="24"/>
        </w:rPr>
        <w:t xml:space="preserve"> </w:t>
      </w:r>
      <w:r w:rsidRPr="001B5B1A">
        <w:rPr>
          <w:sz w:val="24"/>
          <w:szCs w:val="24"/>
        </w:rPr>
        <w:t>and</w:t>
      </w:r>
      <w:r w:rsidRPr="001B5B1A">
        <w:rPr>
          <w:spacing w:val="-5"/>
          <w:sz w:val="24"/>
          <w:szCs w:val="24"/>
        </w:rPr>
        <w:t xml:space="preserve"> </w:t>
      </w:r>
      <w:r w:rsidRPr="001B5B1A">
        <w:rPr>
          <w:sz w:val="24"/>
          <w:szCs w:val="24"/>
        </w:rPr>
        <w:t>local</w:t>
      </w:r>
      <w:r w:rsidRPr="001B5B1A">
        <w:rPr>
          <w:spacing w:val="-5"/>
          <w:sz w:val="24"/>
          <w:szCs w:val="24"/>
        </w:rPr>
        <w:t xml:space="preserve"> </w:t>
      </w:r>
      <w:r w:rsidRPr="001B5B1A">
        <w:rPr>
          <w:sz w:val="24"/>
          <w:szCs w:val="24"/>
        </w:rPr>
        <w:t>law</w:t>
      </w:r>
      <w:r w:rsidRPr="001B5B1A">
        <w:rPr>
          <w:spacing w:val="-5"/>
          <w:sz w:val="24"/>
          <w:szCs w:val="24"/>
        </w:rPr>
        <w:t xml:space="preserve"> </w:t>
      </w:r>
      <w:r w:rsidRPr="001B5B1A">
        <w:rPr>
          <w:sz w:val="24"/>
          <w:szCs w:val="24"/>
        </w:rPr>
        <w:t>enforcement</w:t>
      </w:r>
      <w:r w:rsidRPr="001B5B1A">
        <w:rPr>
          <w:spacing w:val="-5"/>
          <w:sz w:val="24"/>
          <w:szCs w:val="24"/>
        </w:rPr>
        <w:t xml:space="preserve"> </w:t>
      </w:r>
      <w:r w:rsidRPr="001B5B1A">
        <w:rPr>
          <w:sz w:val="24"/>
          <w:szCs w:val="24"/>
        </w:rPr>
        <w:t>authorities</w:t>
      </w:r>
      <w:r w:rsidRPr="001B5B1A">
        <w:rPr>
          <w:spacing w:val="-5"/>
          <w:sz w:val="24"/>
          <w:szCs w:val="24"/>
        </w:rPr>
        <w:t xml:space="preserve"> </w:t>
      </w:r>
      <w:r w:rsidRPr="001B5B1A">
        <w:rPr>
          <w:sz w:val="24"/>
          <w:szCs w:val="24"/>
        </w:rPr>
        <w:t>have</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right</w:t>
      </w:r>
      <w:r w:rsidRPr="001B5B1A">
        <w:rPr>
          <w:spacing w:val="-5"/>
          <w:sz w:val="24"/>
          <w:szCs w:val="24"/>
        </w:rPr>
        <w:t xml:space="preserve"> </w:t>
      </w:r>
      <w:r w:rsidRPr="001B5B1A">
        <w:rPr>
          <w:sz w:val="24"/>
          <w:szCs w:val="24"/>
        </w:rPr>
        <w:t>to</w:t>
      </w:r>
      <w:r w:rsidRPr="001B5B1A">
        <w:rPr>
          <w:spacing w:val="-4"/>
          <w:sz w:val="24"/>
          <w:szCs w:val="24"/>
        </w:rPr>
        <w:t xml:space="preserve"> </w:t>
      </w:r>
      <w:r w:rsidRPr="001B5B1A">
        <w:rPr>
          <w:sz w:val="24"/>
          <w:szCs w:val="24"/>
        </w:rPr>
        <w:t>inspect</w:t>
      </w:r>
      <w:r w:rsidRPr="001B5B1A">
        <w:rPr>
          <w:spacing w:val="-5"/>
          <w:sz w:val="24"/>
          <w:szCs w:val="24"/>
        </w:rPr>
        <w:t xml:space="preserve"> </w:t>
      </w:r>
      <w:r w:rsidRPr="001B5B1A">
        <w:rPr>
          <w:sz w:val="24"/>
          <w:szCs w:val="24"/>
        </w:rPr>
        <w:t>each</w:t>
      </w:r>
      <w:r w:rsidRPr="001B5B1A">
        <w:rPr>
          <w:spacing w:val="-5"/>
          <w:sz w:val="24"/>
          <w:szCs w:val="24"/>
        </w:rPr>
        <w:t xml:space="preserve"> </w:t>
      </w:r>
      <w:r w:rsidRPr="001B5B1A">
        <w:rPr>
          <w:sz w:val="24"/>
          <w:szCs w:val="24"/>
        </w:rPr>
        <w:t>storage</w:t>
      </w:r>
      <w:r w:rsidRPr="001B5B1A">
        <w:rPr>
          <w:spacing w:val="-5"/>
          <w:sz w:val="24"/>
          <w:szCs w:val="24"/>
        </w:rPr>
        <w:t xml:space="preserve"> </w:t>
      </w:r>
      <w:r w:rsidRPr="001B5B1A">
        <w:rPr>
          <w:sz w:val="24"/>
          <w:szCs w:val="24"/>
        </w:rPr>
        <w:t>area</w:t>
      </w:r>
      <w:r w:rsidRPr="001B5B1A">
        <w:rPr>
          <w:spacing w:val="-5"/>
          <w:sz w:val="24"/>
          <w:szCs w:val="24"/>
        </w:rPr>
        <w:t xml:space="preserve"> </w:t>
      </w:r>
      <w:r w:rsidRPr="001B5B1A">
        <w:rPr>
          <w:sz w:val="24"/>
          <w:szCs w:val="24"/>
        </w:rPr>
        <w:t>that</w:t>
      </w:r>
      <w:r w:rsidRPr="001B5B1A">
        <w:rPr>
          <w:spacing w:val="-5"/>
          <w:sz w:val="24"/>
          <w:szCs w:val="24"/>
        </w:rPr>
        <w:t xml:space="preserve"> </w:t>
      </w:r>
      <w:r w:rsidRPr="001B5B1A">
        <w:rPr>
          <w:sz w:val="24"/>
          <w:szCs w:val="24"/>
        </w:rPr>
        <w:t>is used for permitted</w:t>
      </w:r>
      <w:r w:rsidRPr="001B5B1A">
        <w:rPr>
          <w:spacing w:val="-4"/>
          <w:sz w:val="24"/>
          <w:szCs w:val="24"/>
        </w:rPr>
        <w:t xml:space="preserve"> </w:t>
      </w:r>
      <w:r w:rsidRPr="001B5B1A">
        <w:rPr>
          <w:sz w:val="24"/>
          <w:szCs w:val="24"/>
        </w:rPr>
        <w:t>events.</w:t>
      </w:r>
    </w:p>
    <w:p w14:paraId="6E96D9B3" w14:textId="77777777" w:rsidR="00A63239" w:rsidRPr="00581D9D" w:rsidRDefault="00A63239" w:rsidP="00A63239">
      <w:pPr>
        <w:numPr>
          <w:ilvl w:val="1"/>
          <w:numId w:val="19"/>
        </w:numPr>
        <w:tabs>
          <w:tab w:val="left" w:pos="1819"/>
          <w:tab w:val="left" w:pos="1820"/>
        </w:tabs>
        <w:rPr>
          <w:sz w:val="24"/>
          <w:szCs w:val="24"/>
        </w:rPr>
      </w:pPr>
      <w:r w:rsidRPr="001B5B1A">
        <w:rPr>
          <w:sz w:val="24"/>
          <w:szCs w:val="24"/>
        </w:rPr>
        <w:t>Storage areas may only be maintained in anticipation of scheduled events. Nothing herein shall authorize long-term storage of alcohol beverages that have no nexus to events. This subparagraph</w:t>
      </w:r>
      <w:r w:rsidRPr="001B5B1A">
        <w:rPr>
          <w:spacing w:val="-5"/>
          <w:sz w:val="24"/>
          <w:szCs w:val="24"/>
        </w:rPr>
        <w:t xml:space="preserve"> </w:t>
      </w:r>
      <w:r w:rsidRPr="001B5B1A">
        <w:rPr>
          <w:sz w:val="24"/>
          <w:szCs w:val="24"/>
        </w:rPr>
        <w:t>(B)(5)</w:t>
      </w:r>
      <w:r w:rsidRPr="001B5B1A">
        <w:rPr>
          <w:spacing w:val="-5"/>
          <w:sz w:val="24"/>
          <w:szCs w:val="24"/>
        </w:rPr>
        <w:t xml:space="preserve"> </w:t>
      </w:r>
      <w:r w:rsidRPr="001B5B1A">
        <w:rPr>
          <w:sz w:val="24"/>
          <w:szCs w:val="24"/>
        </w:rPr>
        <w:t>does</w:t>
      </w:r>
      <w:r w:rsidRPr="001B5B1A">
        <w:rPr>
          <w:spacing w:val="-5"/>
          <w:sz w:val="24"/>
          <w:szCs w:val="24"/>
        </w:rPr>
        <w:t xml:space="preserve"> </w:t>
      </w:r>
      <w:r w:rsidRPr="001B5B1A">
        <w:rPr>
          <w:sz w:val="24"/>
          <w:szCs w:val="24"/>
        </w:rPr>
        <w:t>not</w:t>
      </w:r>
      <w:r w:rsidRPr="001B5B1A">
        <w:rPr>
          <w:spacing w:val="-5"/>
          <w:sz w:val="24"/>
          <w:szCs w:val="24"/>
        </w:rPr>
        <w:t xml:space="preserve"> </w:t>
      </w:r>
      <w:r w:rsidRPr="001B5B1A">
        <w:rPr>
          <w:sz w:val="24"/>
          <w:szCs w:val="24"/>
        </w:rPr>
        <w:t>apply</w:t>
      </w:r>
      <w:r w:rsidRPr="001B5B1A">
        <w:rPr>
          <w:spacing w:val="-4"/>
          <w:sz w:val="24"/>
          <w:szCs w:val="24"/>
        </w:rPr>
        <w:t xml:space="preserve"> </w:t>
      </w:r>
      <w:r w:rsidRPr="001B5B1A">
        <w:rPr>
          <w:sz w:val="24"/>
          <w:szCs w:val="24"/>
        </w:rPr>
        <w:t>to</w:t>
      </w:r>
      <w:r w:rsidRPr="001B5B1A">
        <w:rPr>
          <w:spacing w:val="-5"/>
          <w:sz w:val="24"/>
          <w:szCs w:val="24"/>
        </w:rPr>
        <w:t xml:space="preserve"> </w:t>
      </w:r>
      <w:r w:rsidRPr="001B5B1A">
        <w:rPr>
          <w:sz w:val="24"/>
          <w:szCs w:val="24"/>
        </w:rPr>
        <w:t>special</w:t>
      </w:r>
      <w:r w:rsidRPr="001B5B1A">
        <w:rPr>
          <w:spacing w:val="-5"/>
          <w:sz w:val="24"/>
          <w:szCs w:val="24"/>
        </w:rPr>
        <w:t xml:space="preserve"> </w:t>
      </w:r>
      <w:r w:rsidRPr="001B5B1A">
        <w:rPr>
          <w:sz w:val="24"/>
          <w:szCs w:val="24"/>
        </w:rPr>
        <w:t>event</w:t>
      </w:r>
      <w:r w:rsidRPr="001B5B1A">
        <w:rPr>
          <w:spacing w:val="-5"/>
          <w:sz w:val="24"/>
          <w:szCs w:val="24"/>
        </w:rPr>
        <w:t xml:space="preserve"> </w:t>
      </w:r>
      <w:r w:rsidRPr="001B5B1A">
        <w:rPr>
          <w:sz w:val="24"/>
          <w:szCs w:val="24"/>
        </w:rPr>
        <w:t>permittees</w:t>
      </w:r>
      <w:r w:rsidRPr="001B5B1A">
        <w:rPr>
          <w:spacing w:val="-5"/>
          <w:sz w:val="24"/>
          <w:szCs w:val="24"/>
        </w:rPr>
        <w:t xml:space="preserve"> </w:t>
      </w:r>
      <w:r w:rsidRPr="001B5B1A">
        <w:rPr>
          <w:sz w:val="24"/>
          <w:szCs w:val="24"/>
        </w:rPr>
        <w:t>that</w:t>
      </w:r>
      <w:r w:rsidRPr="001B5B1A">
        <w:rPr>
          <w:spacing w:val="-4"/>
          <w:sz w:val="24"/>
          <w:szCs w:val="24"/>
        </w:rPr>
        <w:t xml:space="preserve"> </w:t>
      </w:r>
      <w:r w:rsidRPr="001B5B1A">
        <w:rPr>
          <w:sz w:val="24"/>
          <w:szCs w:val="24"/>
        </w:rPr>
        <w:t>hold</w:t>
      </w:r>
      <w:r w:rsidRPr="001B5B1A">
        <w:rPr>
          <w:spacing w:val="-5"/>
          <w:sz w:val="24"/>
          <w:szCs w:val="24"/>
        </w:rPr>
        <w:t xml:space="preserve"> </w:t>
      </w:r>
      <w:r w:rsidRPr="001B5B1A">
        <w:rPr>
          <w:sz w:val="24"/>
          <w:szCs w:val="24"/>
        </w:rPr>
        <w:t>a</w:t>
      </w:r>
      <w:r w:rsidRPr="001B5B1A">
        <w:rPr>
          <w:spacing w:val="-5"/>
          <w:sz w:val="24"/>
          <w:szCs w:val="24"/>
        </w:rPr>
        <w:t xml:space="preserve"> </w:t>
      </w:r>
      <w:r w:rsidRPr="001B5B1A">
        <w:rPr>
          <w:sz w:val="24"/>
          <w:szCs w:val="24"/>
        </w:rPr>
        <w:t>valid</w:t>
      </w:r>
      <w:r w:rsidRPr="001B5B1A">
        <w:rPr>
          <w:spacing w:val="-5"/>
          <w:sz w:val="24"/>
          <w:szCs w:val="24"/>
        </w:rPr>
        <w:t xml:space="preserve"> </w:t>
      </w:r>
      <w:r w:rsidRPr="001B5B1A">
        <w:rPr>
          <w:sz w:val="24"/>
          <w:szCs w:val="24"/>
        </w:rPr>
        <w:t>club</w:t>
      </w:r>
      <w:r w:rsidRPr="001B5B1A">
        <w:rPr>
          <w:spacing w:val="-4"/>
          <w:sz w:val="24"/>
          <w:szCs w:val="24"/>
        </w:rPr>
        <w:t xml:space="preserve"> </w:t>
      </w:r>
      <w:r w:rsidRPr="001B5B1A">
        <w:rPr>
          <w:sz w:val="24"/>
          <w:szCs w:val="24"/>
        </w:rPr>
        <w:t>or</w:t>
      </w:r>
      <w:r w:rsidRPr="001B5B1A">
        <w:rPr>
          <w:spacing w:val="-5"/>
          <w:sz w:val="24"/>
          <w:szCs w:val="24"/>
        </w:rPr>
        <w:t xml:space="preserve"> </w:t>
      </w:r>
      <w:r w:rsidRPr="001B5B1A">
        <w:rPr>
          <w:sz w:val="24"/>
          <w:szCs w:val="24"/>
        </w:rPr>
        <w:t>arts license.</w:t>
      </w:r>
    </w:p>
    <w:p w14:paraId="2C2AA443" w14:textId="77777777" w:rsidR="00A63239" w:rsidRPr="00581D9D" w:rsidRDefault="00A63239" w:rsidP="00A63239">
      <w:pPr>
        <w:numPr>
          <w:ilvl w:val="1"/>
          <w:numId w:val="19"/>
        </w:numPr>
        <w:tabs>
          <w:tab w:val="left" w:pos="1819"/>
          <w:tab w:val="left" w:pos="1820"/>
        </w:tabs>
        <w:rPr>
          <w:sz w:val="24"/>
          <w:szCs w:val="24"/>
        </w:rPr>
      </w:pPr>
      <w:r w:rsidRPr="001B5B1A">
        <w:rPr>
          <w:sz w:val="24"/>
          <w:szCs w:val="24"/>
        </w:rPr>
        <w:t>A</w:t>
      </w:r>
      <w:r w:rsidRPr="001B5B1A">
        <w:rPr>
          <w:spacing w:val="-6"/>
          <w:sz w:val="24"/>
          <w:szCs w:val="24"/>
        </w:rPr>
        <w:t xml:space="preserve"> </w:t>
      </w:r>
      <w:r w:rsidRPr="001B5B1A">
        <w:rPr>
          <w:sz w:val="24"/>
          <w:szCs w:val="24"/>
        </w:rPr>
        <w:t>licensed</w:t>
      </w:r>
      <w:r w:rsidRPr="001B5B1A">
        <w:rPr>
          <w:spacing w:val="-6"/>
          <w:sz w:val="24"/>
          <w:szCs w:val="24"/>
        </w:rPr>
        <w:t xml:space="preserve"> </w:t>
      </w:r>
      <w:r w:rsidRPr="001B5B1A">
        <w:rPr>
          <w:sz w:val="24"/>
          <w:szCs w:val="24"/>
        </w:rPr>
        <w:t>wholesaler</w:t>
      </w:r>
      <w:r w:rsidRPr="001B5B1A">
        <w:rPr>
          <w:spacing w:val="-6"/>
          <w:sz w:val="24"/>
          <w:szCs w:val="24"/>
        </w:rPr>
        <w:t xml:space="preserve"> </w:t>
      </w:r>
      <w:r w:rsidRPr="001B5B1A">
        <w:rPr>
          <w:sz w:val="24"/>
          <w:szCs w:val="24"/>
        </w:rPr>
        <w:t>may</w:t>
      </w:r>
      <w:r w:rsidRPr="001B5B1A">
        <w:rPr>
          <w:spacing w:val="-6"/>
          <w:sz w:val="24"/>
          <w:szCs w:val="24"/>
        </w:rPr>
        <w:t xml:space="preserve"> </w:t>
      </w:r>
      <w:r w:rsidRPr="001B5B1A">
        <w:rPr>
          <w:sz w:val="24"/>
          <w:szCs w:val="24"/>
        </w:rPr>
        <w:t>deliver</w:t>
      </w:r>
      <w:r w:rsidRPr="001B5B1A">
        <w:rPr>
          <w:spacing w:val="-6"/>
          <w:sz w:val="24"/>
          <w:szCs w:val="24"/>
        </w:rPr>
        <w:t xml:space="preserve"> </w:t>
      </w:r>
      <w:r w:rsidRPr="001B5B1A">
        <w:rPr>
          <w:sz w:val="24"/>
          <w:szCs w:val="24"/>
        </w:rPr>
        <w:t>alcohol</w:t>
      </w:r>
      <w:r w:rsidRPr="001B5B1A">
        <w:rPr>
          <w:spacing w:val="-6"/>
          <w:sz w:val="24"/>
          <w:szCs w:val="24"/>
        </w:rPr>
        <w:t xml:space="preserve"> </w:t>
      </w:r>
      <w:r w:rsidRPr="001B5B1A">
        <w:rPr>
          <w:sz w:val="24"/>
          <w:szCs w:val="24"/>
        </w:rPr>
        <w:t>beverages</w:t>
      </w:r>
      <w:r w:rsidRPr="001B5B1A">
        <w:rPr>
          <w:spacing w:val="-5"/>
          <w:sz w:val="24"/>
          <w:szCs w:val="24"/>
        </w:rPr>
        <w:t xml:space="preserve"> </w:t>
      </w:r>
      <w:r w:rsidRPr="001B5B1A">
        <w:rPr>
          <w:sz w:val="24"/>
          <w:szCs w:val="24"/>
        </w:rPr>
        <w:t>purchased</w:t>
      </w:r>
      <w:r w:rsidRPr="001B5B1A">
        <w:rPr>
          <w:spacing w:val="-6"/>
          <w:sz w:val="24"/>
          <w:szCs w:val="24"/>
        </w:rPr>
        <w:t xml:space="preserve"> </w:t>
      </w:r>
      <w:r w:rsidRPr="001B5B1A">
        <w:rPr>
          <w:sz w:val="24"/>
          <w:szCs w:val="24"/>
        </w:rPr>
        <w:t>by</w:t>
      </w:r>
      <w:r w:rsidRPr="001B5B1A">
        <w:rPr>
          <w:spacing w:val="-6"/>
          <w:sz w:val="24"/>
          <w:szCs w:val="24"/>
        </w:rPr>
        <w:t xml:space="preserve"> </w:t>
      </w:r>
      <w:r w:rsidRPr="001B5B1A">
        <w:rPr>
          <w:sz w:val="24"/>
          <w:szCs w:val="24"/>
        </w:rPr>
        <w:t>a</w:t>
      </w:r>
      <w:r w:rsidRPr="001B5B1A">
        <w:rPr>
          <w:spacing w:val="-6"/>
          <w:sz w:val="24"/>
          <w:szCs w:val="24"/>
        </w:rPr>
        <w:t xml:space="preserve"> </w:t>
      </w:r>
      <w:r w:rsidRPr="001B5B1A">
        <w:rPr>
          <w:sz w:val="24"/>
          <w:szCs w:val="24"/>
        </w:rPr>
        <w:t>special</w:t>
      </w:r>
      <w:r w:rsidRPr="001B5B1A">
        <w:rPr>
          <w:spacing w:val="-6"/>
          <w:sz w:val="24"/>
          <w:szCs w:val="24"/>
        </w:rPr>
        <w:t xml:space="preserve"> </w:t>
      </w:r>
      <w:r w:rsidRPr="001B5B1A">
        <w:rPr>
          <w:sz w:val="24"/>
          <w:szCs w:val="24"/>
        </w:rPr>
        <w:t>event</w:t>
      </w:r>
      <w:r w:rsidRPr="001B5B1A">
        <w:rPr>
          <w:spacing w:val="-6"/>
          <w:sz w:val="24"/>
          <w:szCs w:val="24"/>
        </w:rPr>
        <w:t xml:space="preserve"> </w:t>
      </w:r>
      <w:r w:rsidRPr="001B5B1A">
        <w:rPr>
          <w:sz w:val="24"/>
          <w:szCs w:val="24"/>
        </w:rPr>
        <w:t xml:space="preserve">permittee to the storage location in accordance </w:t>
      </w:r>
      <w:proofErr w:type="gramStart"/>
      <w:r w:rsidRPr="001B5B1A">
        <w:rPr>
          <w:sz w:val="24"/>
          <w:szCs w:val="24"/>
        </w:rPr>
        <w:t>to</w:t>
      </w:r>
      <w:proofErr w:type="gramEnd"/>
      <w:r w:rsidRPr="001B5B1A">
        <w:rPr>
          <w:sz w:val="24"/>
          <w:szCs w:val="24"/>
        </w:rPr>
        <w:t xml:space="preserve"> subparagraphs (B)(1), (B)(2), (B)(3), and (B)(4) of this regulation, but such storage cannot be more than </w:t>
      </w:r>
      <w:ins w:id="217" w:author="Author">
        <w:r w:rsidRPr="001B5B1A">
          <w:rPr>
            <w:sz w:val="24"/>
            <w:szCs w:val="24"/>
          </w:rPr>
          <w:t>four (4)</w:t>
        </w:r>
      </w:ins>
      <w:del w:id="218" w:author="Author">
        <w:r w:rsidRPr="001B5B1A" w:rsidDel="00C054D5">
          <w:rPr>
            <w:sz w:val="24"/>
            <w:szCs w:val="24"/>
          </w:rPr>
          <w:delText>two (2)</w:delText>
        </w:r>
      </w:del>
      <w:r w:rsidRPr="001B5B1A">
        <w:rPr>
          <w:sz w:val="24"/>
          <w:szCs w:val="24"/>
        </w:rPr>
        <w:t xml:space="preserve"> business days prior to the date for the special event. If a licensed wholesaler donates alcohol to the special event permittee, the wholesaler may pick up </w:t>
      </w:r>
      <w:proofErr w:type="gramStart"/>
      <w:r w:rsidRPr="001B5B1A">
        <w:rPr>
          <w:sz w:val="24"/>
          <w:szCs w:val="24"/>
        </w:rPr>
        <w:t>such unused</w:t>
      </w:r>
      <w:proofErr w:type="gramEnd"/>
      <w:r w:rsidRPr="001B5B1A">
        <w:rPr>
          <w:sz w:val="24"/>
          <w:szCs w:val="24"/>
        </w:rPr>
        <w:t xml:space="preserve"> donated alcohol beverage products from the storage area in accordance </w:t>
      </w:r>
      <w:proofErr w:type="gramStart"/>
      <w:r w:rsidRPr="001B5B1A">
        <w:rPr>
          <w:sz w:val="24"/>
          <w:szCs w:val="24"/>
        </w:rPr>
        <w:t>to</w:t>
      </w:r>
      <w:proofErr w:type="gramEnd"/>
      <w:r w:rsidRPr="001B5B1A">
        <w:rPr>
          <w:sz w:val="24"/>
          <w:szCs w:val="24"/>
        </w:rPr>
        <w:t xml:space="preserve"> subparagraphs (B)(1), (B)(2), (B)(3), and (B)(4) of</w:t>
      </w:r>
      <w:r w:rsidRPr="001B5B1A">
        <w:rPr>
          <w:spacing w:val="-39"/>
          <w:sz w:val="24"/>
          <w:szCs w:val="24"/>
        </w:rPr>
        <w:t xml:space="preserve"> </w:t>
      </w:r>
      <w:r w:rsidRPr="001B5B1A">
        <w:rPr>
          <w:sz w:val="24"/>
          <w:szCs w:val="24"/>
        </w:rPr>
        <w:t xml:space="preserve">this regulation. Such removal of unused donated alcohol beverage products must occur within </w:t>
      </w:r>
      <w:ins w:id="219" w:author="Author">
        <w:r w:rsidRPr="001B5B1A">
          <w:rPr>
            <w:sz w:val="24"/>
            <w:szCs w:val="24"/>
          </w:rPr>
          <w:t>four (4)</w:t>
        </w:r>
      </w:ins>
      <w:del w:id="220" w:author="Author">
        <w:r w:rsidRPr="001B5B1A" w:rsidDel="00C054D5">
          <w:rPr>
            <w:sz w:val="24"/>
            <w:szCs w:val="24"/>
          </w:rPr>
          <w:delText>two (2)</w:delText>
        </w:r>
      </w:del>
      <w:r w:rsidRPr="001B5B1A">
        <w:rPr>
          <w:sz w:val="24"/>
          <w:szCs w:val="24"/>
        </w:rPr>
        <w:t xml:space="preserve"> business days after the end of the special event permit.</w:t>
      </w:r>
    </w:p>
    <w:p w14:paraId="7AEC581B" w14:textId="77777777" w:rsidR="00A63239" w:rsidRPr="00581D9D" w:rsidRDefault="00A63239" w:rsidP="00A63239">
      <w:pPr>
        <w:numPr>
          <w:ilvl w:val="0"/>
          <w:numId w:val="19"/>
        </w:numPr>
        <w:tabs>
          <w:tab w:val="left" w:pos="1099"/>
          <w:tab w:val="left" w:pos="1100"/>
        </w:tabs>
        <w:rPr>
          <w:sz w:val="24"/>
          <w:szCs w:val="24"/>
        </w:rPr>
      </w:pPr>
      <w:r w:rsidRPr="001B5B1A">
        <w:rPr>
          <w:sz w:val="24"/>
          <w:szCs w:val="24"/>
        </w:rPr>
        <w:t xml:space="preserve">If the special event permittee is also a retailer licensed for on-premises </w:t>
      </w:r>
      <w:r w:rsidRPr="001B5B1A">
        <w:rPr>
          <w:sz w:val="24"/>
          <w:szCs w:val="24"/>
        </w:rPr>
        <w:lastRenderedPageBreak/>
        <w:t>consumption that holds a valid club or arts license, and the designated event area is the retailer’s licensed premises, then the special event permittee need not store the alcohol beverages purchased for the special event in a separate area of the on-premises retailer’s licensed</w:t>
      </w:r>
      <w:r w:rsidRPr="001B5B1A">
        <w:rPr>
          <w:spacing w:val="-9"/>
          <w:sz w:val="24"/>
          <w:szCs w:val="24"/>
        </w:rPr>
        <w:t xml:space="preserve"> </w:t>
      </w:r>
      <w:r w:rsidRPr="001B5B1A">
        <w:rPr>
          <w:sz w:val="24"/>
          <w:szCs w:val="24"/>
        </w:rPr>
        <w:t>premises.</w:t>
      </w:r>
    </w:p>
    <w:p w14:paraId="57FD05BC" w14:textId="77777777" w:rsidR="00A63239" w:rsidRPr="00581D9D" w:rsidRDefault="00A63239" w:rsidP="00A63239">
      <w:pPr>
        <w:numPr>
          <w:ilvl w:val="1"/>
          <w:numId w:val="19"/>
        </w:numPr>
        <w:tabs>
          <w:tab w:val="left" w:pos="1819"/>
          <w:tab w:val="left" w:pos="1820"/>
        </w:tabs>
        <w:rPr>
          <w:sz w:val="24"/>
          <w:szCs w:val="24"/>
        </w:rPr>
      </w:pPr>
      <w:r w:rsidRPr="001B5B1A">
        <w:rPr>
          <w:sz w:val="24"/>
          <w:szCs w:val="24"/>
        </w:rPr>
        <w:t>At</w:t>
      </w:r>
      <w:r w:rsidRPr="001B5B1A">
        <w:rPr>
          <w:spacing w:val="-6"/>
          <w:sz w:val="24"/>
          <w:szCs w:val="24"/>
        </w:rPr>
        <w:t xml:space="preserve"> </w:t>
      </w:r>
      <w:r w:rsidRPr="001B5B1A">
        <w:rPr>
          <w:sz w:val="24"/>
          <w:szCs w:val="24"/>
        </w:rPr>
        <w:t>the</w:t>
      </w:r>
      <w:r w:rsidRPr="001B5B1A">
        <w:rPr>
          <w:spacing w:val="-5"/>
          <w:sz w:val="24"/>
          <w:szCs w:val="24"/>
        </w:rPr>
        <w:t xml:space="preserve"> </w:t>
      </w:r>
      <w:r w:rsidRPr="001B5B1A">
        <w:rPr>
          <w:sz w:val="24"/>
          <w:szCs w:val="24"/>
        </w:rPr>
        <w:t>conclusion</w:t>
      </w:r>
      <w:r w:rsidRPr="001B5B1A">
        <w:rPr>
          <w:spacing w:val="-6"/>
          <w:sz w:val="24"/>
          <w:szCs w:val="24"/>
        </w:rPr>
        <w:t xml:space="preserve"> </w:t>
      </w:r>
      <w:r w:rsidRPr="001B5B1A">
        <w:rPr>
          <w:sz w:val="24"/>
          <w:szCs w:val="24"/>
        </w:rPr>
        <w:t>of</w:t>
      </w:r>
      <w:r w:rsidRPr="001B5B1A">
        <w:rPr>
          <w:spacing w:val="-5"/>
          <w:sz w:val="24"/>
          <w:szCs w:val="24"/>
        </w:rPr>
        <w:t xml:space="preserve"> </w:t>
      </w:r>
      <w:r w:rsidRPr="001B5B1A">
        <w:rPr>
          <w:sz w:val="24"/>
          <w:szCs w:val="24"/>
        </w:rPr>
        <w:t>the</w:t>
      </w:r>
      <w:r w:rsidRPr="001B5B1A">
        <w:rPr>
          <w:spacing w:val="-6"/>
          <w:sz w:val="24"/>
          <w:szCs w:val="24"/>
        </w:rPr>
        <w:t xml:space="preserve"> </w:t>
      </w:r>
      <w:r w:rsidRPr="001B5B1A">
        <w:rPr>
          <w:sz w:val="24"/>
          <w:szCs w:val="24"/>
        </w:rPr>
        <w:t>special</w:t>
      </w:r>
      <w:r w:rsidRPr="001B5B1A">
        <w:rPr>
          <w:spacing w:val="-5"/>
          <w:sz w:val="24"/>
          <w:szCs w:val="24"/>
        </w:rPr>
        <w:t xml:space="preserve"> </w:t>
      </w:r>
      <w:r w:rsidRPr="001B5B1A">
        <w:rPr>
          <w:sz w:val="24"/>
          <w:szCs w:val="24"/>
        </w:rPr>
        <w:t>event,</w:t>
      </w:r>
      <w:r w:rsidRPr="001B5B1A">
        <w:rPr>
          <w:spacing w:val="-6"/>
          <w:sz w:val="24"/>
          <w:szCs w:val="24"/>
        </w:rPr>
        <w:t xml:space="preserve"> </w:t>
      </w:r>
      <w:r w:rsidRPr="001B5B1A">
        <w:rPr>
          <w:sz w:val="24"/>
          <w:szCs w:val="24"/>
        </w:rPr>
        <w:t>the</w:t>
      </w:r>
      <w:r w:rsidRPr="001B5B1A">
        <w:rPr>
          <w:spacing w:val="-5"/>
          <w:sz w:val="24"/>
          <w:szCs w:val="24"/>
        </w:rPr>
        <w:t xml:space="preserve"> </w:t>
      </w:r>
      <w:r w:rsidRPr="001B5B1A">
        <w:rPr>
          <w:sz w:val="24"/>
          <w:szCs w:val="24"/>
        </w:rPr>
        <w:t>on-premises</w:t>
      </w:r>
      <w:r w:rsidRPr="001B5B1A">
        <w:rPr>
          <w:spacing w:val="-6"/>
          <w:sz w:val="24"/>
          <w:szCs w:val="24"/>
        </w:rPr>
        <w:t xml:space="preserve"> </w:t>
      </w:r>
      <w:r w:rsidRPr="001B5B1A">
        <w:rPr>
          <w:sz w:val="24"/>
          <w:szCs w:val="24"/>
        </w:rPr>
        <w:t>retailer</w:t>
      </w:r>
      <w:r w:rsidRPr="001B5B1A">
        <w:rPr>
          <w:spacing w:val="-5"/>
          <w:sz w:val="24"/>
          <w:szCs w:val="24"/>
        </w:rPr>
        <w:t xml:space="preserve"> </w:t>
      </w:r>
      <w:r w:rsidRPr="001B5B1A">
        <w:rPr>
          <w:sz w:val="24"/>
          <w:szCs w:val="24"/>
        </w:rPr>
        <w:t>may</w:t>
      </w:r>
      <w:r w:rsidRPr="001B5B1A">
        <w:rPr>
          <w:spacing w:val="-5"/>
          <w:sz w:val="24"/>
          <w:szCs w:val="24"/>
        </w:rPr>
        <w:t xml:space="preserve"> </w:t>
      </w:r>
      <w:r w:rsidRPr="001B5B1A">
        <w:rPr>
          <w:sz w:val="24"/>
          <w:szCs w:val="24"/>
        </w:rPr>
        <w:t>sell</w:t>
      </w:r>
      <w:r w:rsidRPr="001B5B1A">
        <w:rPr>
          <w:spacing w:val="-6"/>
          <w:sz w:val="24"/>
          <w:szCs w:val="24"/>
        </w:rPr>
        <w:t xml:space="preserve"> </w:t>
      </w:r>
      <w:r w:rsidRPr="001B5B1A">
        <w:rPr>
          <w:sz w:val="24"/>
          <w:szCs w:val="24"/>
        </w:rPr>
        <w:t>alcohol</w:t>
      </w:r>
      <w:r w:rsidRPr="001B5B1A">
        <w:rPr>
          <w:spacing w:val="-5"/>
          <w:sz w:val="24"/>
          <w:szCs w:val="24"/>
        </w:rPr>
        <w:t xml:space="preserve"> </w:t>
      </w:r>
      <w:r w:rsidRPr="001B5B1A">
        <w:rPr>
          <w:sz w:val="24"/>
          <w:szCs w:val="24"/>
        </w:rPr>
        <w:t>beverages purchased for the special event to consumers by the drink pursuant to the on- premises retailer’s licensed privileges and normal business</w:t>
      </w:r>
      <w:r w:rsidRPr="001B5B1A">
        <w:rPr>
          <w:spacing w:val="-11"/>
          <w:sz w:val="24"/>
          <w:szCs w:val="24"/>
        </w:rPr>
        <w:t xml:space="preserve"> </w:t>
      </w:r>
      <w:r w:rsidRPr="001B5B1A">
        <w:rPr>
          <w:sz w:val="24"/>
          <w:szCs w:val="24"/>
        </w:rPr>
        <w:t>operations.</w:t>
      </w:r>
    </w:p>
    <w:p w14:paraId="20D1D5F0" w14:textId="77777777" w:rsidR="00A63239" w:rsidRPr="00581D9D" w:rsidRDefault="00A63239" w:rsidP="00A63239">
      <w:pPr>
        <w:numPr>
          <w:ilvl w:val="1"/>
          <w:numId w:val="19"/>
        </w:numPr>
        <w:tabs>
          <w:tab w:val="left" w:pos="1819"/>
          <w:tab w:val="left" w:pos="1820"/>
        </w:tabs>
        <w:rPr>
          <w:sz w:val="24"/>
          <w:szCs w:val="24"/>
        </w:rPr>
      </w:pPr>
      <w:r w:rsidRPr="001B5B1A">
        <w:rPr>
          <w:sz w:val="24"/>
          <w:szCs w:val="24"/>
        </w:rPr>
        <w:t>This</w:t>
      </w:r>
      <w:r w:rsidRPr="001B5B1A">
        <w:rPr>
          <w:spacing w:val="-6"/>
          <w:sz w:val="24"/>
          <w:szCs w:val="24"/>
        </w:rPr>
        <w:t xml:space="preserve"> </w:t>
      </w:r>
      <w:r w:rsidRPr="001B5B1A">
        <w:rPr>
          <w:sz w:val="24"/>
          <w:szCs w:val="24"/>
        </w:rPr>
        <w:t>paragraph</w:t>
      </w:r>
      <w:r w:rsidRPr="001B5B1A">
        <w:rPr>
          <w:spacing w:val="-5"/>
          <w:sz w:val="24"/>
          <w:szCs w:val="24"/>
        </w:rPr>
        <w:t xml:space="preserve"> </w:t>
      </w:r>
      <w:r w:rsidRPr="001B5B1A">
        <w:rPr>
          <w:sz w:val="24"/>
          <w:szCs w:val="24"/>
        </w:rPr>
        <w:t>(C)</w:t>
      </w:r>
      <w:r w:rsidRPr="001B5B1A">
        <w:rPr>
          <w:spacing w:val="-5"/>
          <w:sz w:val="24"/>
          <w:szCs w:val="24"/>
        </w:rPr>
        <w:t xml:space="preserve"> </w:t>
      </w:r>
      <w:r w:rsidRPr="001B5B1A">
        <w:rPr>
          <w:sz w:val="24"/>
          <w:szCs w:val="24"/>
        </w:rPr>
        <w:t>only</w:t>
      </w:r>
      <w:r w:rsidRPr="001B5B1A">
        <w:rPr>
          <w:spacing w:val="-6"/>
          <w:sz w:val="24"/>
          <w:szCs w:val="24"/>
        </w:rPr>
        <w:t xml:space="preserve"> </w:t>
      </w:r>
      <w:r w:rsidRPr="001B5B1A">
        <w:rPr>
          <w:sz w:val="24"/>
          <w:szCs w:val="24"/>
        </w:rPr>
        <w:t>applies</w:t>
      </w:r>
      <w:r w:rsidRPr="001B5B1A">
        <w:rPr>
          <w:spacing w:val="-5"/>
          <w:sz w:val="24"/>
          <w:szCs w:val="24"/>
        </w:rPr>
        <w:t xml:space="preserve"> </w:t>
      </w:r>
      <w:r w:rsidRPr="001B5B1A">
        <w:rPr>
          <w:sz w:val="24"/>
          <w:szCs w:val="24"/>
        </w:rPr>
        <w:t>when</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special</w:t>
      </w:r>
      <w:r w:rsidRPr="001B5B1A">
        <w:rPr>
          <w:spacing w:val="-6"/>
          <w:sz w:val="24"/>
          <w:szCs w:val="24"/>
        </w:rPr>
        <w:t xml:space="preserve"> </w:t>
      </w:r>
      <w:r w:rsidRPr="001B5B1A">
        <w:rPr>
          <w:sz w:val="24"/>
          <w:szCs w:val="24"/>
        </w:rPr>
        <w:t>event</w:t>
      </w:r>
      <w:r w:rsidRPr="001B5B1A">
        <w:rPr>
          <w:spacing w:val="-5"/>
          <w:sz w:val="24"/>
          <w:szCs w:val="24"/>
        </w:rPr>
        <w:t xml:space="preserve"> </w:t>
      </w:r>
      <w:r w:rsidRPr="001B5B1A">
        <w:rPr>
          <w:sz w:val="24"/>
          <w:szCs w:val="24"/>
        </w:rPr>
        <w:t>permittee</w:t>
      </w:r>
      <w:r w:rsidRPr="001B5B1A">
        <w:rPr>
          <w:spacing w:val="-5"/>
          <w:sz w:val="24"/>
          <w:szCs w:val="24"/>
        </w:rPr>
        <w:t xml:space="preserve"> </w:t>
      </w:r>
      <w:r w:rsidRPr="001B5B1A">
        <w:rPr>
          <w:sz w:val="24"/>
          <w:szCs w:val="24"/>
        </w:rPr>
        <w:t>is</w:t>
      </w:r>
      <w:r w:rsidRPr="001B5B1A">
        <w:rPr>
          <w:spacing w:val="-5"/>
          <w:sz w:val="24"/>
          <w:szCs w:val="24"/>
        </w:rPr>
        <w:t xml:space="preserve"> </w:t>
      </w:r>
      <w:r w:rsidRPr="001B5B1A">
        <w:rPr>
          <w:sz w:val="24"/>
          <w:szCs w:val="24"/>
        </w:rPr>
        <w:t>a</w:t>
      </w:r>
      <w:r w:rsidRPr="001B5B1A">
        <w:rPr>
          <w:spacing w:val="-6"/>
          <w:sz w:val="24"/>
          <w:szCs w:val="24"/>
        </w:rPr>
        <w:t xml:space="preserve"> </w:t>
      </w:r>
      <w:r w:rsidRPr="001B5B1A">
        <w:rPr>
          <w:sz w:val="24"/>
          <w:szCs w:val="24"/>
        </w:rPr>
        <w:t>qualified</w:t>
      </w:r>
      <w:r w:rsidRPr="001B5B1A">
        <w:rPr>
          <w:spacing w:val="-5"/>
          <w:sz w:val="24"/>
          <w:szCs w:val="24"/>
        </w:rPr>
        <w:t xml:space="preserve"> </w:t>
      </w:r>
      <w:r w:rsidRPr="001B5B1A">
        <w:rPr>
          <w:sz w:val="24"/>
          <w:szCs w:val="24"/>
        </w:rPr>
        <w:t>not-for-</w:t>
      </w:r>
      <w:r w:rsidRPr="001B5B1A">
        <w:rPr>
          <w:spacing w:val="-5"/>
          <w:sz w:val="24"/>
          <w:szCs w:val="24"/>
        </w:rPr>
        <w:t xml:space="preserve"> </w:t>
      </w:r>
      <w:r w:rsidRPr="001B5B1A">
        <w:rPr>
          <w:sz w:val="24"/>
          <w:szCs w:val="24"/>
        </w:rPr>
        <w:t>profit organization</w:t>
      </w:r>
      <w:r w:rsidRPr="001B5B1A">
        <w:rPr>
          <w:spacing w:val="-5"/>
          <w:sz w:val="24"/>
          <w:szCs w:val="24"/>
        </w:rPr>
        <w:t xml:space="preserve"> </w:t>
      </w:r>
      <w:r w:rsidRPr="001B5B1A">
        <w:rPr>
          <w:sz w:val="24"/>
          <w:szCs w:val="24"/>
        </w:rPr>
        <w:t>and</w:t>
      </w:r>
      <w:r w:rsidRPr="001B5B1A">
        <w:rPr>
          <w:spacing w:val="-4"/>
          <w:sz w:val="24"/>
          <w:szCs w:val="24"/>
        </w:rPr>
        <w:t xml:space="preserve"> </w:t>
      </w:r>
      <w:r w:rsidRPr="001B5B1A">
        <w:rPr>
          <w:sz w:val="24"/>
          <w:szCs w:val="24"/>
        </w:rPr>
        <w:t>is</w:t>
      </w:r>
      <w:r w:rsidRPr="001B5B1A">
        <w:rPr>
          <w:spacing w:val="-5"/>
          <w:sz w:val="24"/>
          <w:szCs w:val="24"/>
        </w:rPr>
        <w:t xml:space="preserve"> </w:t>
      </w:r>
      <w:r w:rsidRPr="001B5B1A">
        <w:rPr>
          <w:sz w:val="24"/>
          <w:szCs w:val="24"/>
        </w:rPr>
        <w:t>the</w:t>
      </w:r>
      <w:r w:rsidRPr="001B5B1A">
        <w:rPr>
          <w:spacing w:val="-4"/>
          <w:sz w:val="24"/>
          <w:szCs w:val="24"/>
        </w:rPr>
        <w:t xml:space="preserve"> </w:t>
      </w:r>
      <w:r w:rsidRPr="001B5B1A">
        <w:rPr>
          <w:sz w:val="24"/>
          <w:szCs w:val="24"/>
        </w:rPr>
        <w:t>same</w:t>
      </w:r>
      <w:r w:rsidRPr="001B5B1A">
        <w:rPr>
          <w:spacing w:val="-5"/>
          <w:sz w:val="24"/>
          <w:szCs w:val="24"/>
        </w:rPr>
        <w:t xml:space="preserve"> </w:t>
      </w:r>
      <w:r w:rsidRPr="001B5B1A">
        <w:rPr>
          <w:sz w:val="24"/>
          <w:szCs w:val="24"/>
        </w:rPr>
        <w:t>legal</w:t>
      </w:r>
      <w:r w:rsidRPr="001B5B1A">
        <w:rPr>
          <w:spacing w:val="-4"/>
          <w:sz w:val="24"/>
          <w:szCs w:val="24"/>
        </w:rPr>
        <w:t xml:space="preserve"> </w:t>
      </w:r>
      <w:r w:rsidRPr="001B5B1A">
        <w:rPr>
          <w:sz w:val="24"/>
          <w:szCs w:val="24"/>
        </w:rPr>
        <w:t>entity</w:t>
      </w:r>
      <w:r w:rsidRPr="001B5B1A">
        <w:rPr>
          <w:spacing w:val="-5"/>
          <w:sz w:val="24"/>
          <w:szCs w:val="24"/>
        </w:rPr>
        <w:t xml:space="preserve"> </w:t>
      </w:r>
      <w:r w:rsidRPr="001B5B1A">
        <w:rPr>
          <w:sz w:val="24"/>
          <w:szCs w:val="24"/>
        </w:rPr>
        <w:t>as</w:t>
      </w:r>
      <w:r w:rsidRPr="001B5B1A">
        <w:rPr>
          <w:spacing w:val="-4"/>
          <w:sz w:val="24"/>
          <w:szCs w:val="24"/>
        </w:rPr>
        <w:t xml:space="preserve"> </w:t>
      </w:r>
      <w:r w:rsidRPr="001B5B1A">
        <w:rPr>
          <w:sz w:val="24"/>
          <w:szCs w:val="24"/>
        </w:rPr>
        <w:t>the</w:t>
      </w:r>
      <w:r w:rsidRPr="001B5B1A">
        <w:rPr>
          <w:spacing w:val="-5"/>
          <w:sz w:val="24"/>
          <w:szCs w:val="24"/>
        </w:rPr>
        <w:t xml:space="preserve"> </w:t>
      </w:r>
      <w:r w:rsidRPr="001B5B1A">
        <w:rPr>
          <w:sz w:val="24"/>
          <w:szCs w:val="24"/>
        </w:rPr>
        <w:t>holder</w:t>
      </w:r>
      <w:r w:rsidRPr="001B5B1A">
        <w:rPr>
          <w:spacing w:val="-4"/>
          <w:sz w:val="24"/>
          <w:szCs w:val="24"/>
        </w:rPr>
        <w:t xml:space="preserve"> </w:t>
      </w:r>
      <w:r w:rsidRPr="001B5B1A">
        <w:rPr>
          <w:sz w:val="24"/>
          <w:szCs w:val="24"/>
        </w:rPr>
        <w:t>of</w:t>
      </w:r>
      <w:r w:rsidRPr="001B5B1A">
        <w:rPr>
          <w:spacing w:val="-5"/>
          <w:sz w:val="24"/>
          <w:szCs w:val="24"/>
        </w:rPr>
        <w:t xml:space="preserve"> </w:t>
      </w:r>
      <w:r w:rsidRPr="001B5B1A">
        <w:rPr>
          <w:sz w:val="24"/>
          <w:szCs w:val="24"/>
        </w:rPr>
        <w:t>the</w:t>
      </w:r>
      <w:r w:rsidRPr="001B5B1A">
        <w:rPr>
          <w:spacing w:val="-4"/>
          <w:sz w:val="24"/>
          <w:szCs w:val="24"/>
        </w:rPr>
        <w:t xml:space="preserve"> </w:t>
      </w:r>
      <w:r w:rsidRPr="001B5B1A">
        <w:rPr>
          <w:sz w:val="24"/>
          <w:szCs w:val="24"/>
        </w:rPr>
        <w:t>on-premises</w:t>
      </w:r>
      <w:r w:rsidRPr="001B5B1A">
        <w:rPr>
          <w:spacing w:val="-5"/>
          <w:sz w:val="24"/>
          <w:szCs w:val="24"/>
        </w:rPr>
        <w:t xml:space="preserve"> </w:t>
      </w:r>
      <w:r w:rsidRPr="001B5B1A">
        <w:rPr>
          <w:sz w:val="24"/>
          <w:szCs w:val="24"/>
        </w:rPr>
        <w:t>retailer’s</w:t>
      </w:r>
      <w:r w:rsidRPr="001B5B1A">
        <w:rPr>
          <w:spacing w:val="-4"/>
          <w:sz w:val="24"/>
          <w:szCs w:val="24"/>
        </w:rPr>
        <w:t xml:space="preserve"> </w:t>
      </w:r>
      <w:r w:rsidRPr="001B5B1A">
        <w:rPr>
          <w:sz w:val="24"/>
          <w:szCs w:val="24"/>
        </w:rPr>
        <w:t>license.</w:t>
      </w:r>
    </w:p>
    <w:p w14:paraId="2D092D75" w14:textId="77777777" w:rsidR="00A63239" w:rsidRPr="00581D9D" w:rsidRDefault="00A63239" w:rsidP="00A63239">
      <w:pPr>
        <w:numPr>
          <w:ilvl w:val="1"/>
          <w:numId w:val="19"/>
        </w:numPr>
        <w:tabs>
          <w:tab w:val="left" w:pos="1819"/>
          <w:tab w:val="left" w:pos="1820"/>
        </w:tabs>
        <w:rPr>
          <w:sz w:val="24"/>
          <w:szCs w:val="24"/>
        </w:rPr>
      </w:pPr>
      <w:r w:rsidRPr="001B5B1A">
        <w:rPr>
          <w:sz w:val="24"/>
          <w:szCs w:val="24"/>
        </w:rPr>
        <w:t>This paragraph (C) only applies when the special event permittee purchases alcohol for a special</w:t>
      </w:r>
      <w:r w:rsidRPr="001B5B1A">
        <w:rPr>
          <w:spacing w:val="-5"/>
          <w:sz w:val="24"/>
          <w:szCs w:val="24"/>
        </w:rPr>
        <w:t xml:space="preserve"> </w:t>
      </w:r>
      <w:r w:rsidRPr="001B5B1A">
        <w:rPr>
          <w:sz w:val="24"/>
          <w:szCs w:val="24"/>
        </w:rPr>
        <w:t>event</w:t>
      </w:r>
      <w:r w:rsidRPr="001B5B1A">
        <w:rPr>
          <w:spacing w:val="-4"/>
          <w:sz w:val="24"/>
          <w:szCs w:val="24"/>
        </w:rPr>
        <w:t xml:space="preserve"> </w:t>
      </w:r>
      <w:r w:rsidRPr="001B5B1A">
        <w:rPr>
          <w:sz w:val="24"/>
          <w:szCs w:val="24"/>
        </w:rPr>
        <w:t>held</w:t>
      </w:r>
      <w:r w:rsidRPr="001B5B1A">
        <w:rPr>
          <w:spacing w:val="-5"/>
          <w:sz w:val="24"/>
          <w:szCs w:val="24"/>
        </w:rPr>
        <w:t xml:space="preserve"> </w:t>
      </w:r>
      <w:r w:rsidRPr="001B5B1A">
        <w:rPr>
          <w:sz w:val="24"/>
          <w:szCs w:val="24"/>
        </w:rPr>
        <w:t>for</w:t>
      </w:r>
      <w:r w:rsidRPr="001B5B1A">
        <w:rPr>
          <w:spacing w:val="-5"/>
          <w:sz w:val="24"/>
          <w:szCs w:val="24"/>
        </w:rPr>
        <w:t xml:space="preserve"> </w:t>
      </w:r>
      <w:r w:rsidRPr="001B5B1A">
        <w:rPr>
          <w:sz w:val="24"/>
          <w:szCs w:val="24"/>
        </w:rPr>
        <w:t>the</w:t>
      </w:r>
      <w:r w:rsidRPr="001B5B1A">
        <w:rPr>
          <w:spacing w:val="-4"/>
          <w:sz w:val="24"/>
          <w:szCs w:val="24"/>
        </w:rPr>
        <w:t xml:space="preserve"> </w:t>
      </w:r>
      <w:r w:rsidRPr="001B5B1A">
        <w:rPr>
          <w:sz w:val="24"/>
          <w:szCs w:val="24"/>
        </w:rPr>
        <w:t>benefit</w:t>
      </w:r>
      <w:r w:rsidRPr="001B5B1A">
        <w:rPr>
          <w:spacing w:val="-5"/>
          <w:sz w:val="24"/>
          <w:szCs w:val="24"/>
        </w:rPr>
        <w:t xml:space="preserve"> </w:t>
      </w:r>
      <w:r w:rsidRPr="001B5B1A">
        <w:rPr>
          <w:sz w:val="24"/>
          <w:szCs w:val="24"/>
        </w:rPr>
        <w:t>of</w:t>
      </w:r>
      <w:r w:rsidRPr="001B5B1A">
        <w:rPr>
          <w:spacing w:val="-4"/>
          <w:sz w:val="24"/>
          <w:szCs w:val="24"/>
        </w:rPr>
        <w:t xml:space="preserve"> </w:t>
      </w:r>
      <w:r w:rsidRPr="001B5B1A">
        <w:rPr>
          <w:sz w:val="24"/>
          <w:szCs w:val="24"/>
        </w:rPr>
        <w:t>the</w:t>
      </w:r>
      <w:r w:rsidRPr="001B5B1A">
        <w:rPr>
          <w:spacing w:val="-5"/>
          <w:sz w:val="24"/>
          <w:szCs w:val="24"/>
        </w:rPr>
        <w:t xml:space="preserve"> </w:t>
      </w:r>
      <w:r w:rsidRPr="001B5B1A">
        <w:rPr>
          <w:sz w:val="24"/>
          <w:szCs w:val="24"/>
        </w:rPr>
        <w:t>entity</w:t>
      </w:r>
      <w:r w:rsidRPr="001B5B1A">
        <w:rPr>
          <w:spacing w:val="-4"/>
          <w:sz w:val="24"/>
          <w:szCs w:val="24"/>
        </w:rPr>
        <w:t xml:space="preserve"> </w:t>
      </w:r>
      <w:r w:rsidRPr="001B5B1A">
        <w:rPr>
          <w:sz w:val="24"/>
          <w:szCs w:val="24"/>
        </w:rPr>
        <w:t>holding</w:t>
      </w:r>
      <w:r w:rsidRPr="001B5B1A">
        <w:rPr>
          <w:spacing w:val="-5"/>
          <w:sz w:val="24"/>
          <w:szCs w:val="24"/>
        </w:rPr>
        <w:t xml:space="preserve"> </w:t>
      </w:r>
      <w:r w:rsidRPr="001B5B1A">
        <w:rPr>
          <w:sz w:val="24"/>
          <w:szCs w:val="24"/>
        </w:rPr>
        <w:t>both</w:t>
      </w:r>
      <w:r w:rsidRPr="001B5B1A">
        <w:rPr>
          <w:spacing w:val="-4"/>
          <w:sz w:val="24"/>
          <w:szCs w:val="24"/>
        </w:rPr>
        <w:t xml:space="preserve"> </w:t>
      </w:r>
      <w:r w:rsidRPr="001B5B1A">
        <w:rPr>
          <w:sz w:val="24"/>
          <w:szCs w:val="24"/>
        </w:rPr>
        <w:t>the</w:t>
      </w:r>
      <w:r w:rsidRPr="001B5B1A">
        <w:rPr>
          <w:spacing w:val="-5"/>
          <w:sz w:val="24"/>
          <w:szCs w:val="24"/>
        </w:rPr>
        <w:t xml:space="preserve"> </w:t>
      </w:r>
      <w:r w:rsidRPr="001B5B1A">
        <w:rPr>
          <w:sz w:val="24"/>
          <w:szCs w:val="24"/>
        </w:rPr>
        <w:t>special</w:t>
      </w:r>
      <w:r w:rsidRPr="001B5B1A">
        <w:rPr>
          <w:spacing w:val="-4"/>
          <w:sz w:val="24"/>
          <w:szCs w:val="24"/>
        </w:rPr>
        <w:t xml:space="preserve"> </w:t>
      </w:r>
      <w:r w:rsidRPr="001B5B1A">
        <w:rPr>
          <w:sz w:val="24"/>
          <w:szCs w:val="24"/>
        </w:rPr>
        <w:t>event</w:t>
      </w:r>
      <w:r w:rsidRPr="001B5B1A">
        <w:rPr>
          <w:spacing w:val="-5"/>
          <w:sz w:val="24"/>
          <w:szCs w:val="24"/>
        </w:rPr>
        <w:t xml:space="preserve"> </w:t>
      </w:r>
      <w:r w:rsidRPr="001B5B1A">
        <w:rPr>
          <w:sz w:val="24"/>
          <w:szCs w:val="24"/>
        </w:rPr>
        <w:t>permit</w:t>
      </w:r>
      <w:r w:rsidRPr="001B5B1A">
        <w:rPr>
          <w:spacing w:val="-4"/>
          <w:sz w:val="24"/>
          <w:szCs w:val="24"/>
        </w:rPr>
        <w:t xml:space="preserve"> </w:t>
      </w:r>
      <w:r w:rsidRPr="001B5B1A">
        <w:rPr>
          <w:sz w:val="24"/>
          <w:szCs w:val="24"/>
        </w:rPr>
        <w:t>and</w:t>
      </w:r>
      <w:r w:rsidRPr="001B5B1A">
        <w:rPr>
          <w:spacing w:val="-5"/>
          <w:sz w:val="24"/>
          <w:szCs w:val="24"/>
        </w:rPr>
        <w:t xml:space="preserve"> </w:t>
      </w:r>
      <w:r w:rsidRPr="001B5B1A">
        <w:rPr>
          <w:sz w:val="24"/>
          <w:szCs w:val="24"/>
        </w:rPr>
        <w:t>the on-premises retailer’s</w:t>
      </w:r>
      <w:r w:rsidRPr="001B5B1A">
        <w:rPr>
          <w:spacing w:val="-3"/>
          <w:sz w:val="24"/>
          <w:szCs w:val="24"/>
        </w:rPr>
        <w:t xml:space="preserve"> </w:t>
      </w:r>
      <w:r w:rsidRPr="001B5B1A">
        <w:rPr>
          <w:sz w:val="24"/>
          <w:szCs w:val="24"/>
        </w:rPr>
        <w:t>license.</w:t>
      </w:r>
    </w:p>
    <w:p w14:paraId="2D06915F" w14:textId="4DAD07C3" w:rsidR="00A63239" w:rsidRPr="00B76C23" w:rsidRDefault="00A63239" w:rsidP="00B76C23">
      <w:pPr>
        <w:numPr>
          <w:ilvl w:val="1"/>
          <w:numId w:val="19"/>
        </w:numPr>
        <w:tabs>
          <w:tab w:val="left" w:pos="1819"/>
          <w:tab w:val="left" w:pos="1820"/>
        </w:tabs>
        <w:rPr>
          <w:sz w:val="24"/>
          <w:szCs w:val="24"/>
        </w:rPr>
      </w:pPr>
      <w:r w:rsidRPr="001B5B1A">
        <w:rPr>
          <w:sz w:val="24"/>
          <w:szCs w:val="24"/>
        </w:rPr>
        <w:t>This</w:t>
      </w:r>
      <w:r w:rsidRPr="001B5B1A">
        <w:rPr>
          <w:spacing w:val="-5"/>
          <w:sz w:val="24"/>
          <w:szCs w:val="24"/>
        </w:rPr>
        <w:t xml:space="preserve"> </w:t>
      </w:r>
      <w:r w:rsidRPr="001B5B1A">
        <w:rPr>
          <w:sz w:val="24"/>
          <w:szCs w:val="24"/>
        </w:rPr>
        <w:t>paragraph</w:t>
      </w:r>
      <w:r w:rsidRPr="001B5B1A">
        <w:rPr>
          <w:spacing w:val="-5"/>
          <w:sz w:val="24"/>
          <w:szCs w:val="24"/>
        </w:rPr>
        <w:t xml:space="preserve"> </w:t>
      </w:r>
      <w:r w:rsidRPr="001B5B1A">
        <w:rPr>
          <w:sz w:val="24"/>
          <w:szCs w:val="24"/>
        </w:rPr>
        <w:t>(C)</w:t>
      </w:r>
      <w:r w:rsidRPr="001B5B1A">
        <w:rPr>
          <w:spacing w:val="-5"/>
          <w:sz w:val="24"/>
          <w:szCs w:val="24"/>
        </w:rPr>
        <w:t xml:space="preserve"> </w:t>
      </w:r>
      <w:r w:rsidRPr="001B5B1A">
        <w:rPr>
          <w:sz w:val="24"/>
          <w:szCs w:val="24"/>
        </w:rPr>
        <w:t>does</w:t>
      </w:r>
      <w:r w:rsidRPr="001B5B1A">
        <w:rPr>
          <w:spacing w:val="-5"/>
          <w:sz w:val="24"/>
          <w:szCs w:val="24"/>
        </w:rPr>
        <w:t xml:space="preserve"> </w:t>
      </w:r>
      <w:r w:rsidRPr="001B5B1A">
        <w:rPr>
          <w:sz w:val="24"/>
          <w:szCs w:val="24"/>
        </w:rPr>
        <w:t>not</w:t>
      </w:r>
      <w:r w:rsidRPr="001B5B1A">
        <w:rPr>
          <w:spacing w:val="-5"/>
          <w:sz w:val="24"/>
          <w:szCs w:val="24"/>
        </w:rPr>
        <w:t xml:space="preserve"> </w:t>
      </w:r>
      <w:r w:rsidRPr="001B5B1A">
        <w:rPr>
          <w:sz w:val="24"/>
          <w:szCs w:val="24"/>
        </w:rPr>
        <w:t>apply</w:t>
      </w:r>
      <w:r w:rsidRPr="001B5B1A">
        <w:rPr>
          <w:spacing w:val="-5"/>
          <w:sz w:val="24"/>
          <w:szCs w:val="24"/>
        </w:rPr>
        <w:t xml:space="preserve"> </w:t>
      </w:r>
      <w:r w:rsidRPr="001B5B1A">
        <w:rPr>
          <w:sz w:val="24"/>
          <w:szCs w:val="24"/>
        </w:rPr>
        <w:t>to</w:t>
      </w:r>
      <w:r w:rsidRPr="001B5B1A">
        <w:rPr>
          <w:spacing w:val="-5"/>
          <w:sz w:val="24"/>
          <w:szCs w:val="24"/>
        </w:rPr>
        <w:t xml:space="preserve"> </w:t>
      </w:r>
      <w:r w:rsidRPr="001B5B1A">
        <w:rPr>
          <w:sz w:val="24"/>
          <w:szCs w:val="24"/>
        </w:rPr>
        <w:t>alcohol</w:t>
      </w:r>
      <w:r w:rsidRPr="001B5B1A">
        <w:rPr>
          <w:spacing w:val="-5"/>
          <w:sz w:val="24"/>
          <w:szCs w:val="24"/>
        </w:rPr>
        <w:t xml:space="preserve"> </w:t>
      </w:r>
      <w:r w:rsidRPr="001B5B1A">
        <w:rPr>
          <w:sz w:val="24"/>
          <w:szCs w:val="24"/>
        </w:rPr>
        <w:t>beverages</w:t>
      </w:r>
      <w:r w:rsidRPr="001B5B1A">
        <w:rPr>
          <w:spacing w:val="-5"/>
          <w:sz w:val="24"/>
          <w:szCs w:val="24"/>
        </w:rPr>
        <w:t xml:space="preserve"> </w:t>
      </w:r>
      <w:r w:rsidRPr="001B5B1A">
        <w:rPr>
          <w:sz w:val="24"/>
          <w:szCs w:val="24"/>
        </w:rPr>
        <w:t>donated</w:t>
      </w:r>
      <w:r w:rsidRPr="001B5B1A">
        <w:rPr>
          <w:spacing w:val="-5"/>
          <w:sz w:val="24"/>
          <w:szCs w:val="24"/>
        </w:rPr>
        <w:t xml:space="preserve"> </w:t>
      </w:r>
      <w:r w:rsidRPr="001B5B1A">
        <w:rPr>
          <w:sz w:val="24"/>
          <w:szCs w:val="24"/>
        </w:rPr>
        <w:t>to</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special</w:t>
      </w:r>
      <w:r w:rsidRPr="001B5B1A">
        <w:rPr>
          <w:spacing w:val="-5"/>
          <w:sz w:val="24"/>
          <w:szCs w:val="24"/>
        </w:rPr>
        <w:t xml:space="preserve"> </w:t>
      </w:r>
      <w:r w:rsidRPr="001B5B1A">
        <w:rPr>
          <w:sz w:val="24"/>
          <w:szCs w:val="24"/>
        </w:rPr>
        <w:t>event permittee or purchased by the special event permittee below</w:t>
      </w:r>
      <w:r w:rsidRPr="001B5B1A">
        <w:rPr>
          <w:spacing w:val="-20"/>
          <w:sz w:val="24"/>
          <w:szCs w:val="24"/>
        </w:rPr>
        <w:t xml:space="preserve"> </w:t>
      </w:r>
      <w:r w:rsidRPr="001B5B1A">
        <w:rPr>
          <w:sz w:val="24"/>
          <w:szCs w:val="24"/>
        </w:rPr>
        <w:t>cost.</w:t>
      </w:r>
    </w:p>
    <w:p w14:paraId="7003A5E7" w14:textId="77777777" w:rsidR="00A63239" w:rsidRPr="00427EAB" w:rsidRDefault="00A63239" w:rsidP="00A63239">
      <w:pPr>
        <w:spacing w:afterLines="120" w:after="288"/>
        <w:ind w:left="374"/>
        <w:rPr>
          <w:color w:val="0070C0"/>
          <w:sz w:val="24"/>
          <w:szCs w:val="24"/>
        </w:rPr>
      </w:pPr>
      <w:r w:rsidRPr="00427EAB">
        <w:rPr>
          <w:i/>
          <w:iCs/>
          <w:color w:val="0070C0"/>
          <w:sz w:val="24"/>
          <w:szCs w:val="24"/>
        </w:rPr>
        <w:t>Amendments to Regulation 47-1101 are to update the language to be consistent throughout the regulation, fix a typographical error in Paragraph (A), and to properly phrase that a delivery cannot be made to anyone under 21 years of age.</w:t>
      </w:r>
    </w:p>
    <w:p w14:paraId="57007831" w14:textId="77777777" w:rsidR="00A63239" w:rsidRPr="00581D9D" w:rsidRDefault="00A63239" w:rsidP="00A63239">
      <w:pPr>
        <w:pStyle w:val="Heading2"/>
      </w:pPr>
      <w:r w:rsidRPr="001B5B1A">
        <w:t>Regulation</w:t>
      </w:r>
      <w:r w:rsidRPr="001B5B1A">
        <w:rPr>
          <w:spacing w:val="-2"/>
        </w:rPr>
        <w:t xml:space="preserve"> </w:t>
      </w:r>
      <w:r w:rsidRPr="001B5B1A">
        <w:rPr>
          <w:spacing w:val="-3"/>
        </w:rPr>
        <w:t>47-1101.</w:t>
      </w:r>
      <w:r w:rsidRPr="001B5B1A">
        <w:rPr>
          <w:spacing w:val="-3"/>
        </w:rPr>
        <w:tab/>
      </w:r>
      <w:del w:id="221" w:author="Author">
        <w:r w:rsidRPr="001B5B1A" w:rsidDel="006B42AD">
          <w:delText xml:space="preserve">Delivery and </w:delText>
        </w:r>
      </w:del>
      <w:r w:rsidRPr="001B5B1A">
        <w:rPr>
          <w:spacing w:val="-3"/>
        </w:rPr>
        <w:t xml:space="preserve">Takeout </w:t>
      </w:r>
      <w:ins w:id="222" w:author="Author">
        <w:r w:rsidRPr="001B5B1A">
          <w:rPr>
            <w:spacing w:val="-3"/>
          </w:rPr>
          <w:t xml:space="preserve">and Delivery </w:t>
        </w:r>
      </w:ins>
      <w:r w:rsidRPr="001B5B1A">
        <w:t xml:space="preserve">Sales </w:t>
      </w:r>
      <w:proofErr w:type="gramStart"/>
      <w:r w:rsidRPr="001B5B1A">
        <w:t>By</w:t>
      </w:r>
      <w:proofErr w:type="gramEnd"/>
      <w:r w:rsidRPr="001B5B1A">
        <w:t xml:space="preserve"> On-Premises</w:t>
      </w:r>
      <w:r w:rsidRPr="001B5B1A">
        <w:rPr>
          <w:spacing w:val="-7"/>
        </w:rPr>
        <w:t xml:space="preserve"> </w:t>
      </w:r>
      <w:r w:rsidRPr="001B5B1A">
        <w:t>Licensees.</w:t>
      </w:r>
    </w:p>
    <w:p w14:paraId="480FD195" w14:textId="77777777" w:rsidR="00A63239" w:rsidRPr="001B5B1A" w:rsidRDefault="00A63239" w:rsidP="00A63239">
      <w:pPr>
        <w:ind w:left="380"/>
        <w:rPr>
          <w:sz w:val="24"/>
          <w:szCs w:val="24"/>
        </w:rPr>
      </w:pPr>
      <w:r w:rsidRPr="001B5B1A">
        <w:rPr>
          <w:sz w:val="24"/>
          <w:szCs w:val="24"/>
          <w:u w:val="thick"/>
        </w:rPr>
        <w:t>Basis and Purpose</w:t>
      </w:r>
      <w:r w:rsidRPr="001B5B1A">
        <w:rPr>
          <w:sz w:val="24"/>
          <w:szCs w:val="24"/>
        </w:rPr>
        <w:t xml:space="preserve">. The statutory authority for this regulation includes, but is not limited to, subsections 44-3-202(1)(b), 44-3-202(2)(a)(I)(L), 44-3-202(2)(a)(I)(M), 44-3-202(2)(a)(I)(R), 44-3-601, 44-3-911, and 24-4-104(4)(a), C.R.S. The purpose of this regulation is to exercise proper regulation and control over the manufacture, distribution, and sale of alcohol beverages, promoting the social welfare, health, peace, and morals of the people of the State. This regulation establishes a permit for </w:t>
      </w:r>
      <w:r w:rsidRPr="001B5B1A">
        <w:rPr>
          <w:sz w:val="24"/>
          <w:szCs w:val="24"/>
        </w:rPr>
        <w:lastRenderedPageBreak/>
        <w:t xml:space="preserve">on-premises licensees authorized to engage in such sales by section 44-3-911, C.R.S., which allows persons issued a license under sections 44-3-411, 44-3-413, 44-3-414, 44-3-417, 44-3-418, 44-3-422, 44-3-426, 44-3-428, or 44-3-432, C.R.S., to sell alcohol beverages through </w:t>
      </w:r>
      <w:del w:id="223" w:author="Author">
        <w:r w:rsidRPr="001B5B1A" w:rsidDel="006B42AD">
          <w:rPr>
            <w:sz w:val="24"/>
            <w:szCs w:val="24"/>
          </w:rPr>
          <w:delText xml:space="preserve">delivery and </w:delText>
        </w:r>
      </w:del>
      <w:r w:rsidRPr="001B5B1A">
        <w:rPr>
          <w:sz w:val="24"/>
          <w:szCs w:val="24"/>
        </w:rPr>
        <w:t>takeout</w:t>
      </w:r>
      <w:ins w:id="224" w:author="Author">
        <w:r w:rsidRPr="001B5B1A">
          <w:rPr>
            <w:sz w:val="24"/>
            <w:szCs w:val="24"/>
          </w:rPr>
          <w:t xml:space="preserve"> and delivery</w:t>
        </w:r>
      </w:ins>
      <w:r w:rsidRPr="001B5B1A">
        <w:rPr>
          <w:sz w:val="24"/>
          <w:szCs w:val="24"/>
        </w:rPr>
        <w:t xml:space="preserve">. Section 44-3-911, C.R.S., also allows a person issued a license under subsection 44-4-104(1)(c)(I)(A) or 44-4-104(1)(c)(III), C.R.S., to sell alcohol beverages via takeout, and a person issued a license under sections 44-3-412, 44-3-415, 44-3-416, 44-3- 419, 44-3-420, and 44-3-421, C.R.S., to sell alcohol beverages via delivery. This regulation also addresses age verification, container, and other requirements and related recordkeeping for alcohol beverages sold through delivery or takeout by on-premises </w:t>
      </w:r>
      <w:proofErr w:type="gramStart"/>
      <w:r w:rsidRPr="001B5B1A">
        <w:rPr>
          <w:sz w:val="24"/>
          <w:szCs w:val="24"/>
        </w:rPr>
        <w:t>licensees</w:t>
      </w:r>
      <w:proofErr w:type="gramEnd"/>
      <w:r w:rsidRPr="001B5B1A">
        <w:rPr>
          <w:sz w:val="24"/>
          <w:szCs w:val="24"/>
        </w:rPr>
        <w:t xml:space="preserve"> authorized to engage in such sales by section 44-3-911, C.R.S.</w:t>
      </w:r>
    </w:p>
    <w:p w14:paraId="21E81C8B" w14:textId="77777777" w:rsidR="00A63239" w:rsidRPr="00581D9D" w:rsidRDefault="00A63239" w:rsidP="00A63239">
      <w:pPr>
        <w:numPr>
          <w:ilvl w:val="0"/>
          <w:numId w:val="20"/>
        </w:numPr>
        <w:tabs>
          <w:tab w:val="left" w:pos="1099"/>
          <w:tab w:val="left" w:pos="1100"/>
        </w:tabs>
        <w:rPr>
          <w:sz w:val="24"/>
          <w:szCs w:val="24"/>
        </w:rPr>
      </w:pPr>
      <w:r w:rsidRPr="001B5B1A">
        <w:rPr>
          <w:sz w:val="24"/>
          <w:szCs w:val="24"/>
        </w:rPr>
        <w:t xml:space="preserve">The requirements of paragraphs (B), (C), (D), and (E) of this </w:t>
      </w:r>
      <w:del w:id="225" w:author="Author">
        <w:r w:rsidRPr="001B5B1A" w:rsidDel="006B42AD">
          <w:rPr>
            <w:sz w:val="24"/>
            <w:szCs w:val="24"/>
          </w:rPr>
          <w:delText xml:space="preserve">this </w:delText>
        </w:r>
      </w:del>
      <w:r w:rsidRPr="001B5B1A">
        <w:rPr>
          <w:sz w:val="24"/>
          <w:szCs w:val="24"/>
        </w:rPr>
        <w:t xml:space="preserve">Regulation </w:t>
      </w:r>
      <w:r w:rsidRPr="001B5B1A">
        <w:rPr>
          <w:spacing w:val="-3"/>
          <w:sz w:val="24"/>
          <w:szCs w:val="24"/>
        </w:rPr>
        <w:t xml:space="preserve">47-1101 </w:t>
      </w:r>
      <w:r w:rsidRPr="001B5B1A">
        <w:rPr>
          <w:sz w:val="24"/>
          <w:szCs w:val="24"/>
        </w:rPr>
        <w:t xml:space="preserve">apply to persons issued a license under sections </w:t>
      </w:r>
      <w:r w:rsidRPr="001B5B1A">
        <w:rPr>
          <w:spacing w:val="-3"/>
          <w:sz w:val="24"/>
          <w:szCs w:val="24"/>
        </w:rPr>
        <w:t xml:space="preserve">44-3-411, </w:t>
      </w:r>
      <w:r w:rsidRPr="001B5B1A">
        <w:rPr>
          <w:sz w:val="24"/>
          <w:szCs w:val="24"/>
        </w:rPr>
        <w:t>44-3-412, 44-3-413, 44-3-414, 44-3-415,</w:t>
      </w:r>
      <w:r w:rsidRPr="001B5B1A">
        <w:rPr>
          <w:spacing w:val="-30"/>
          <w:sz w:val="24"/>
          <w:szCs w:val="24"/>
        </w:rPr>
        <w:t xml:space="preserve"> </w:t>
      </w:r>
      <w:r w:rsidRPr="001B5B1A">
        <w:rPr>
          <w:sz w:val="24"/>
          <w:szCs w:val="24"/>
        </w:rPr>
        <w:t>44-3-416, 44-3-417, 44-3-418, 44-3-419, 44-3-420, 44-3-421, 44-3-422, 44-3-426, 44-3-428, 44-3-432, 44-4-104 (1)(c)(I)(A), or 44-4-104 (1)(c)(III), C.R.S.</w:t>
      </w:r>
    </w:p>
    <w:p w14:paraId="609BCB0C" w14:textId="77777777" w:rsidR="00A63239" w:rsidRPr="00581D9D" w:rsidRDefault="00A63239" w:rsidP="00A63239">
      <w:pPr>
        <w:numPr>
          <w:ilvl w:val="0"/>
          <w:numId w:val="20"/>
        </w:numPr>
        <w:tabs>
          <w:tab w:val="left" w:pos="1099"/>
          <w:tab w:val="left" w:pos="1100"/>
        </w:tabs>
        <w:rPr>
          <w:sz w:val="24"/>
          <w:szCs w:val="24"/>
        </w:rPr>
      </w:pPr>
      <w:r w:rsidRPr="001B5B1A">
        <w:rPr>
          <w:sz w:val="24"/>
          <w:szCs w:val="24"/>
        </w:rPr>
        <w:t xml:space="preserve">Unless the governor has declared a disaster emergency under part 7 of Article 33.5 of </w:t>
      </w:r>
      <w:r w:rsidRPr="001B5B1A">
        <w:rPr>
          <w:spacing w:val="-3"/>
          <w:sz w:val="24"/>
          <w:szCs w:val="24"/>
        </w:rPr>
        <w:t xml:space="preserve">Title </w:t>
      </w:r>
      <w:r w:rsidRPr="001B5B1A">
        <w:rPr>
          <w:sz w:val="24"/>
          <w:szCs w:val="24"/>
        </w:rPr>
        <w:t xml:space="preserve">24, no persons issued a license identified in paragraph (A) of this regulation may sell alcohol beverages through takeout and/or delivery pursuant to section </w:t>
      </w:r>
      <w:r w:rsidRPr="001B5B1A">
        <w:rPr>
          <w:spacing w:val="-3"/>
          <w:sz w:val="24"/>
          <w:szCs w:val="24"/>
        </w:rPr>
        <w:t xml:space="preserve">44-3-911, </w:t>
      </w:r>
      <w:r w:rsidRPr="001B5B1A">
        <w:rPr>
          <w:sz w:val="24"/>
          <w:szCs w:val="24"/>
        </w:rPr>
        <w:t>C.R.S., unless the licensee has first obtained a permit from the state licensing authority and paid the relevant fee established in Regulation</w:t>
      </w:r>
      <w:r w:rsidRPr="001B5B1A">
        <w:rPr>
          <w:spacing w:val="-2"/>
          <w:sz w:val="24"/>
          <w:szCs w:val="24"/>
        </w:rPr>
        <w:t xml:space="preserve"> </w:t>
      </w:r>
      <w:r w:rsidRPr="001B5B1A">
        <w:rPr>
          <w:sz w:val="24"/>
          <w:szCs w:val="24"/>
        </w:rPr>
        <w:t>47-506.</w:t>
      </w:r>
    </w:p>
    <w:p w14:paraId="53C9814C" w14:textId="77777777" w:rsidR="00A63239" w:rsidRPr="00581D9D" w:rsidRDefault="00A63239" w:rsidP="00A63239">
      <w:pPr>
        <w:numPr>
          <w:ilvl w:val="1"/>
          <w:numId w:val="20"/>
        </w:numPr>
        <w:tabs>
          <w:tab w:val="left" w:pos="1819"/>
          <w:tab w:val="left" w:pos="1820"/>
        </w:tabs>
        <w:rPr>
          <w:sz w:val="24"/>
          <w:szCs w:val="24"/>
        </w:rPr>
      </w:pPr>
      <w:r w:rsidRPr="001B5B1A">
        <w:rPr>
          <w:sz w:val="24"/>
          <w:szCs w:val="24"/>
        </w:rPr>
        <w:t xml:space="preserve">If a person issued a license identified in paragraph (A) of this regulation applies for a takeout and/or delivery permit while a disaster emergency declared by the governor under part 7 of Article 33.5 of </w:t>
      </w:r>
      <w:r w:rsidRPr="001B5B1A">
        <w:rPr>
          <w:spacing w:val="-3"/>
          <w:sz w:val="24"/>
          <w:szCs w:val="24"/>
        </w:rPr>
        <w:t xml:space="preserve">Title </w:t>
      </w:r>
      <w:r w:rsidRPr="001B5B1A">
        <w:rPr>
          <w:sz w:val="24"/>
          <w:szCs w:val="24"/>
        </w:rPr>
        <w:t xml:space="preserve">24 is in effect, that person may continue engaging in takeout and/or delivery sales once the disaster emergency is rescinded or expired. </w:t>
      </w:r>
      <w:r w:rsidRPr="001B5B1A">
        <w:rPr>
          <w:spacing w:val="-3"/>
          <w:sz w:val="24"/>
          <w:szCs w:val="24"/>
        </w:rPr>
        <w:t xml:space="preserve">However, </w:t>
      </w:r>
      <w:r w:rsidRPr="001B5B1A">
        <w:rPr>
          <w:sz w:val="24"/>
          <w:szCs w:val="24"/>
        </w:rPr>
        <w:t>the licensee shall</w:t>
      </w:r>
      <w:r w:rsidRPr="001B5B1A">
        <w:rPr>
          <w:spacing w:val="-6"/>
          <w:sz w:val="24"/>
          <w:szCs w:val="24"/>
        </w:rPr>
        <w:t xml:space="preserve"> </w:t>
      </w:r>
      <w:r w:rsidRPr="001B5B1A">
        <w:rPr>
          <w:sz w:val="24"/>
          <w:szCs w:val="24"/>
        </w:rPr>
        <w:t>cease</w:t>
      </w:r>
      <w:r w:rsidRPr="001B5B1A">
        <w:rPr>
          <w:spacing w:val="-5"/>
          <w:sz w:val="24"/>
          <w:szCs w:val="24"/>
        </w:rPr>
        <w:t xml:space="preserve"> </w:t>
      </w:r>
      <w:r w:rsidRPr="001B5B1A">
        <w:rPr>
          <w:sz w:val="24"/>
          <w:szCs w:val="24"/>
        </w:rPr>
        <w:t>all</w:t>
      </w:r>
      <w:r w:rsidRPr="001B5B1A">
        <w:rPr>
          <w:spacing w:val="-5"/>
          <w:sz w:val="24"/>
          <w:szCs w:val="24"/>
        </w:rPr>
        <w:t xml:space="preserve"> </w:t>
      </w:r>
      <w:r w:rsidRPr="001B5B1A">
        <w:rPr>
          <w:sz w:val="24"/>
          <w:szCs w:val="24"/>
        </w:rPr>
        <w:t>takeout</w:t>
      </w:r>
      <w:r w:rsidRPr="001B5B1A">
        <w:rPr>
          <w:spacing w:val="-5"/>
          <w:sz w:val="24"/>
          <w:szCs w:val="24"/>
        </w:rPr>
        <w:t xml:space="preserve"> </w:t>
      </w:r>
      <w:r w:rsidRPr="001B5B1A">
        <w:rPr>
          <w:sz w:val="24"/>
          <w:szCs w:val="24"/>
        </w:rPr>
        <w:t>and/or</w:t>
      </w:r>
      <w:r w:rsidRPr="001B5B1A">
        <w:rPr>
          <w:spacing w:val="-5"/>
          <w:sz w:val="24"/>
          <w:szCs w:val="24"/>
        </w:rPr>
        <w:t xml:space="preserve"> </w:t>
      </w:r>
      <w:r w:rsidRPr="001B5B1A">
        <w:rPr>
          <w:sz w:val="24"/>
          <w:szCs w:val="24"/>
        </w:rPr>
        <w:t>delivery</w:t>
      </w:r>
      <w:r w:rsidRPr="001B5B1A">
        <w:rPr>
          <w:spacing w:val="-5"/>
          <w:sz w:val="24"/>
          <w:szCs w:val="24"/>
        </w:rPr>
        <w:t xml:space="preserve"> </w:t>
      </w:r>
      <w:r w:rsidRPr="001B5B1A">
        <w:rPr>
          <w:sz w:val="24"/>
          <w:szCs w:val="24"/>
        </w:rPr>
        <w:t>sales</w:t>
      </w:r>
      <w:r w:rsidRPr="001B5B1A">
        <w:rPr>
          <w:spacing w:val="-5"/>
          <w:sz w:val="24"/>
          <w:szCs w:val="24"/>
        </w:rPr>
        <w:t xml:space="preserve"> </w:t>
      </w:r>
      <w:r w:rsidRPr="001B5B1A">
        <w:rPr>
          <w:sz w:val="24"/>
          <w:szCs w:val="24"/>
        </w:rPr>
        <w:t>if</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state</w:t>
      </w:r>
      <w:r w:rsidRPr="001B5B1A">
        <w:rPr>
          <w:spacing w:val="-5"/>
          <w:sz w:val="24"/>
          <w:szCs w:val="24"/>
        </w:rPr>
        <w:t xml:space="preserve"> </w:t>
      </w:r>
      <w:r w:rsidRPr="001B5B1A">
        <w:rPr>
          <w:sz w:val="24"/>
          <w:szCs w:val="24"/>
        </w:rPr>
        <w:t>or</w:t>
      </w:r>
      <w:r w:rsidRPr="001B5B1A">
        <w:rPr>
          <w:spacing w:val="-5"/>
          <w:sz w:val="24"/>
          <w:szCs w:val="24"/>
        </w:rPr>
        <w:t xml:space="preserve"> </w:t>
      </w:r>
      <w:r w:rsidRPr="001B5B1A">
        <w:rPr>
          <w:sz w:val="24"/>
          <w:szCs w:val="24"/>
        </w:rPr>
        <w:t>local</w:t>
      </w:r>
      <w:r w:rsidRPr="001B5B1A">
        <w:rPr>
          <w:spacing w:val="-5"/>
          <w:sz w:val="24"/>
          <w:szCs w:val="24"/>
        </w:rPr>
        <w:t xml:space="preserve"> </w:t>
      </w:r>
      <w:r w:rsidRPr="001B5B1A">
        <w:rPr>
          <w:sz w:val="24"/>
          <w:szCs w:val="24"/>
        </w:rPr>
        <w:t>licensing</w:t>
      </w:r>
      <w:r w:rsidRPr="001B5B1A">
        <w:rPr>
          <w:spacing w:val="-5"/>
          <w:sz w:val="24"/>
          <w:szCs w:val="24"/>
        </w:rPr>
        <w:t xml:space="preserve"> </w:t>
      </w:r>
      <w:r w:rsidRPr="001B5B1A">
        <w:rPr>
          <w:sz w:val="24"/>
          <w:szCs w:val="24"/>
        </w:rPr>
        <w:t>authority</w:t>
      </w:r>
      <w:r w:rsidRPr="001B5B1A">
        <w:rPr>
          <w:spacing w:val="-5"/>
          <w:sz w:val="24"/>
          <w:szCs w:val="24"/>
        </w:rPr>
        <w:t xml:space="preserve"> </w:t>
      </w:r>
      <w:r w:rsidRPr="001B5B1A">
        <w:rPr>
          <w:sz w:val="24"/>
          <w:szCs w:val="24"/>
        </w:rPr>
        <w:t>denies</w:t>
      </w:r>
      <w:r w:rsidRPr="001B5B1A">
        <w:rPr>
          <w:spacing w:val="-5"/>
          <w:sz w:val="24"/>
          <w:szCs w:val="24"/>
        </w:rPr>
        <w:t xml:space="preserve"> </w:t>
      </w:r>
      <w:r w:rsidRPr="001B5B1A">
        <w:rPr>
          <w:sz w:val="24"/>
          <w:szCs w:val="24"/>
        </w:rPr>
        <w:t>the licensee’s application for a takeout or delivery permit.</w:t>
      </w:r>
    </w:p>
    <w:p w14:paraId="747216B3" w14:textId="77777777" w:rsidR="00A63239" w:rsidRPr="00581D9D" w:rsidRDefault="00A63239" w:rsidP="00A63239">
      <w:pPr>
        <w:numPr>
          <w:ilvl w:val="1"/>
          <w:numId w:val="20"/>
        </w:numPr>
        <w:tabs>
          <w:tab w:val="left" w:pos="1819"/>
          <w:tab w:val="left" w:pos="1820"/>
        </w:tabs>
        <w:rPr>
          <w:sz w:val="24"/>
          <w:szCs w:val="24"/>
        </w:rPr>
      </w:pPr>
      <w:r w:rsidRPr="001B5B1A">
        <w:rPr>
          <w:sz w:val="24"/>
          <w:szCs w:val="24"/>
        </w:rPr>
        <w:lastRenderedPageBreak/>
        <w:t>An applicant for a permit must affirm on its takeout and/or delivery permit application that the applicant</w:t>
      </w:r>
      <w:r w:rsidRPr="001B5B1A">
        <w:rPr>
          <w:spacing w:val="-5"/>
          <w:sz w:val="24"/>
          <w:szCs w:val="24"/>
        </w:rPr>
        <w:t xml:space="preserve"> </w:t>
      </w:r>
      <w:r w:rsidRPr="001B5B1A">
        <w:rPr>
          <w:sz w:val="24"/>
          <w:szCs w:val="24"/>
        </w:rPr>
        <w:t>derives,</w:t>
      </w:r>
      <w:r w:rsidRPr="001B5B1A">
        <w:rPr>
          <w:spacing w:val="-5"/>
          <w:sz w:val="24"/>
          <w:szCs w:val="24"/>
        </w:rPr>
        <w:t xml:space="preserve"> </w:t>
      </w:r>
      <w:r w:rsidRPr="001B5B1A">
        <w:rPr>
          <w:sz w:val="24"/>
          <w:szCs w:val="24"/>
        </w:rPr>
        <w:t>or</w:t>
      </w:r>
      <w:r w:rsidRPr="001B5B1A">
        <w:rPr>
          <w:spacing w:val="-5"/>
          <w:sz w:val="24"/>
          <w:szCs w:val="24"/>
        </w:rPr>
        <w:t xml:space="preserve"> </w:t>
      </w:r>
      <w:r w:rsidRPr="001B5B1A">
        <w:rPr>
          <w:sz w:val="24"/>
          <w:szCs w:val="24"/>
        </w:rPr>
        <w:t>will</w:t>
      </w:r>
      <w:r w:rsidRPr="001B5B1A">
        <w:rPr>
          <w:spacing w:val="-5"/>
          <w:sz w:val="24"/>
          <w:szCs w:val="24"/>
        </w:rPr>
        <w:t xml:space="preserve"> </w:t>
      </w:r>
      <w:r w:rsidRPr="001B5B1A">
        <w:rPr>
          <w:sz w:val="24"/>
          <w:szCs w:val="24"/>
        </w:rPr>
        <w:t>derive,</w:t>
      </w:r>
      <w:r w:rsidRPr="001B5B1A">
        <w:rPr>
          <w:spacing w:val="-5"/>
          <w:sz w:val="24"/>
          <w:szCs w:val="24"/>
        </w:rPr>
        <w:t xml:space="preserve"> </w:t>
      </w:r>
      <w:r w:rsidRPr="001B5B1A">
        <w:rPr>
          <w:sz w:val="24"/>
          <w:szCs w:val="24"/>
        </w:rPr>
        <w:t>no</w:t>
      </w:r>
      <w:r w:rsidRPr="001B5B1A">
        <w:rPr>
          <w:spacing w:val="-5"/>
          <w:sz w:val="24"/>
          <w:szCs w:val="24"/>
        </w:rPr>
        <w:t xml:space="preserve"> </w:t>
      </w:r>
      <w:r w:rsidRPr="001B5B1A">
        <w:rPr>
          <w:sz w:val="24"/>
          <w:szCs w:val="24"/>
        </w:rPr>
        <w:t>more</w:t>
      </w:r>
      <w:r w:rsidRPr="001B5B1A">
        <w:rPr>
          <w:spacing w:val="-5"/>
          <w:sz w:val="24"/>
          <w:szCs w:val="24"/>
        </w:rPr>
        <w:t xml:space="preserve"> </w:t>
      </w:r>
      <w:r w:rsidRPr="001B5B1A">
        <w:rPr>
          <w:sz w:val="24"/>
          <w:szCs w:val="24"/>
        </w:rPr>
        <w:t>than</w:t>
      </w:r>
      <w:r w:rsidRPr="001B5B1A">
        <w:rPr>
          <w:spacing w:val="-5"/>
          <w:sz w:val="24"/>
          <w:szCs w:val="24"/>
        </w:rPr>
        <w:t xml:space="preserve"> </w:t>
      </w:r>
      <w:r w:rsidRPr="001B5B1A">
        <w:rPr>
          <w:sz w:val="24"/>
          <w:szCs w:val="24"/>
        </w:rPr>
        <w:t>fifty</w:t>
      </w:r>
      <w:r w:rsidRPr="001B5B1A">
        <w:rPr>
          <w:spacing w:val="-5"/>
          <w:sz w:val="24"/>
          <w:szCs w:val="24"/>
        </w:rPr>
        <w:t xml:space="preserve"> </w:t>
      </w:r>
      <w:r w:rsidRPr="001B5B1A">
        <w:rPr>
          <w:sz w:val="24"/>
          <w:szCs w:val="24"/>
        </w:rPr>
        <w:t>percent</w:t>
      </w:r>
      <w:r w:rsidRPr="001B5B1A">
        <w:rPr>
          <w:spacing w:val="-5"/>
          <w:sz w:val="24"/>
          <w:szCs w:val="24"/>
        </w:rPr>
        <w:t xml:space="preserve"> </w:t>
      </w:r>
      <w:r w:rsidRPr="001B5B1A">
        <w:rPr>
          <w:sz w:val="24"/>
          <w:szCs w:val="24"/>
        </w:rPr>
        <w:t>(50%)</w:t>
      </w:r>
      <w:r w:rsidRPr="001B5B1A">
        <w:rPr>
          <w:spacing w:val="-5"/>
          <w:sz w:val="24"/>
          <w:szCs w:val="24"/>
        </w:rPr>
        <w:t xml:space="preserve"> </w:t>
      </w:r>
      <w:r w:rsidRPr="001B5B1A">
        <w:rPr>
          <w:sz w:val="24"/>
          <w:szCs w:val="24"/>
        </w:rPr>
        <w:t>of</w:t>
      </w:r>
      <w:r w:rsidRPr="001B5B1A">
        <w:rPr>
          <w:spacing w:val="-5"/>
          <w:sz w:val="24"/>
          <w:szCs w:val="24"/>
        </w:rPr>
        <w:t xml:space="preserve"> </w:t>
      </w:r>
      <w:r w:rsidRPr="001B5B1A">
        <w:rPr>
          <w:sz w:val="24"/>
          <w:szCs w:val="24"/>
        </w:rPr>
        <w:t>its</w:t>
      </w:r>
      <w:r w:rsidRPr="001B5B1A">
        <w:rPr>
          <w:spacing w:val="-5"/>
          <w:sz w:val="24"/>
          <w:szCs w:val="24"/>
        </w:rPr>
        <w:t xml:space="preserve"> </w:t>
      </w:r>
      <w:r w:rsidRPr="001B5B1A">
        <w:rPr>
          <w:sz w:val="24"/>
          <w:szCs w:val="24"/>
        </w:rPr>
        <w:t>gross</w:t>
      </w:r>
      <w:r w:rsidRPr="001B5B1A">
        <w:rPr>
          <w:spacing w:val="-5"/>
          <w:sz w:val="24"/>
          <w:szCs w:val="24"/>
        </w:rPr>
        <w:t xml:space="preserve"> </w:t>
      </w:r>
      <w:r w:rsidRPr="001B5B1A">
        <w:rPr>
          <w:sz w:val="24"/>
          <w:szCs w:val="24"/>
        </w:rPr>
        <w:t>annual</w:t>
      </w:r>
      <w:r w:rsidRPr="001B5B1A">
        <w:rPr>
          <w:spacing w:val="-5"/>
          <w:sz w:val="24"/>
          <w:szCs w:val="24"/>
        </w:rPr>
        <w:t xml:space="preserve"> </w:t>
      </w:r>
      <w:r w:rsidRPr="001B5B1A">
        <w:rPr>
          <w:sz w:val="24"/>
          <w:szCs w:val="24"/>
        </w:rPr>
        <w:t>revenues from total sales of food and alcohol beverages from the sale of alcohol beverages through takeout orders and orders that the licensee</w:t>
      </w:r>
      <w:r w:rsidRPr="001B5B1A">
        <w:rPr>
          <w:spacing w:val="-11"/>
          <w:sz w:val="24"/>
          <w:szCs w:val="24"/>
        </w:rPr>
        <w:t xml:space="preserve"> </w:t>
      </w:r>
      <w:r w:rsidRPr="001B5B1A">
        <w:rPr>
          <w:sz w:val="24"/>
          <w:szCs w:val="24"/>
        </w:rPr>
        <w:t>delivers.</w:t>
      </w:r>
    </w:p>
    <w:p w14:paraId="57DDC5EA" w14:textId="77777777" w:rsidR="00A63239" w:rsidRPr="00581D9D" w:rsidRDefault="00A63239" w:rsidP="00A63239">
      <w:pPr>
        <w:numPr>
          <w:ilvl w:val="2"/>
          <w:numId w:val="20"/>
        </w:numPr>
        <w:tabs>
          <w:tab w:val="left" w:pos="2539"/>
          <w:tab w:val="left" w:pos="2540"/>
        </w:tabs>
        <w:rPr>
          <w:sz w:val="24"/>
          <w:szCs w:val="24"/>
        </w:rPr>
      </w:pPr>
      <w:r w:rsidRPr="001B5B1A">
        <w:rPr>
          <w:sz w:val="24"/>
          <w:szCs w:val="24"/>
        </w:rPr>
        <w:t>This</w:t>
      </w:r>
      <w:r w:rsidRPr="001B5B1A">
        <w:rPr>
          <w:spacing w:val="-6"/>
          <w:sz w:val="24"/>
          <w:szCs w:val="24"/>
        </w:rPr>
        <w:t xml:space="preserve"> </w:t>
      </w:r>
      <w:r w:rsidRPr="001B5B1A">
        <w:rPr>
          <w:sz w:val="24"/>
          <w:szCs w:val="24"/>
        </w:rPr>
        <w:t>subparagraph</w:t>
      </w:r>
      <w:r w:rsidRPr="001B5B1A">
        <w:rPr>
          <w:spacing w:val="-5"/>
          <w:sz w:val="24"/>
          <w:szCs w:val="24"/>
        </w:rPr>
        <w:t xml:space="preserve"> </w:t>
      </w:r>
      <w:r w:rsidRPr="001B5B1A">
        <w:rPr>
          <w:sz w:val="24"/>
          <w:szCs w:val="24"/>
        </w:rPr>
        <w:t>(B)(2)</w:t>
      </w:r>
      <w:r w:rsidRPr="001B5B1A">
        <w:rPr>
          <w:spacing w:val="-5"/>
          <w:sz w:val="24"/>
          <w:szCs w:val="24"/>
        </w:rPr>
        <w:t xml:space="preserve"> </w:t>
      </w:r>
      <w:r w:rsidRPr="001B5B1A">
        <w:rPr>
          <w:sz w:val="24"/>
          <w:szCs w:val="24"/>
        </w:rPr>
        <w:t>does</w:t>
      </w:r>
      <w:r w:rsidRPr="001B5B1A">
        <w:rPr>
          <w:spacing w:val="-5"/>
          <w:sz w:val="24"/>
          <w:szCs w:val="24"/>
        </w:rPr>
        <w:t xml:space="preserve"> </w:t>
      </w:r>
      <w:r w:rsidRPr="001B5B1A">
        <w:rPr>
          <w:sz w:val="24"/>
          <w:szCs w:val="24"/>
        </w:rPr>
        <w:t>not</w:t>
      </w:r>
      <w:r w:rsidRPr="001B5B1A">
        <w:rPr>
          <w:spacing w:val="-5"/>
          <w:sz w:val="24"/>
          <w:szCs w:val="24"/>
        </w:rPr>
        <w:t xml:space="preserve"> </w:t>
      </w:r>
      <w:r w:rsidRPr="001B5B1A">
        <w:rPr>
          <w:sz w:val="24"/>
          <w:szCs w:val="24"/>
        </w:rPr>
        <w:t>apply</w:t>
      </w:r>
      <w:r w:rsidRPr="001B5B1A">
        <w:rPr>
          <w:spacing w:val="-5"/>
          <w:sz w:val="24"/>
          <w:szCs w:val="24"/>
        </w:rPr>
        <w:t xml:space="preserve"> </w:t>
      </w:r>
      <w:r w:rsidRPr="001B5B1A">
        <w:rPr>
          <w:sz w:val="24"/>
          <w:szCs w:val="24"/>
        </w:rPr>
        <w:t>if</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governor</w:t>
      </w:r>
      <w:r w:rsidRPr="001B5B1A">
        <w:rPr>
          <w:spacing w:val="-5"/>
          <w:sz w:val="24"/>
          <w:szCs w:val="24"/>
        </w:rPr>
        <w:t xml:space="preserve"> </w:t>
      </w:r>
      <w:r w:rsidRPr="001B5B1A">
        <w:rPr>
          <w:sz w:val="24"/>
          <w:szCs w:val="24"/>
        </w:rPr>
        <w:t>has</w:t>
      </w:r>
      <w:r w:rsidRPr="001B5B1A">
        <w:rPr>
          <w:spacing w:val="-5"/>
          <w:sz w:val="24"/>
          <w:szCs w:val="24"/>
        </w:rPr>
        <w:t xml:space="preserve"> </w:t>
      </w:r>
      <w:r w:rsidRPr="001B5B1A">
        <w:rPr>
          <w:sz w:val="24"/>
          <w:szCs w:val="24"/>
        </w:rPr>
        <w:t>declared</w:t>
      </w:r>
      <w:r w:rsidRPr="001B5B1A">
        <w:rPr>
          <w:spacing w:val="-5"/>
          <w:sz w:val="24"/>
          <w:szCs w:val="24"/>
        </w:rPr>
        <w:t xml:space="preserve"> </w:t>
      </w:r>
      <w:r w:rsidRPr="001B5B1A">
        <w:rPr>
          <w:sz w:val="24"/>
          <w:szCs w:val="24"/>
        </w:rPr>
        <w:t>a</w:t>
      </w:r>
      <w:r w:rsidRPr="001B5B1A">
        <w:rPr>
          <w:spacing w:val="-6"/>
          <w:sz w:val="24"/>
          <w:szCs w:val="24"/>
        </w:rPr>
        <w:t xml:space="preserve"> </w:t>
      </w:r>
      <w:r w:rsidRPr="001B5B1A">
        <w:rPr>
          <w:sz w:val="24"/>
          <w:szCs w:val="24"/>
        </w:rPr>
        <w:t xml:space="preserve">disaster emergency under part 7 of Article 33.5 of </w:t>
      </w:r>
      <w:r w:rsidRPr="001B5B1A">
        <w:rPr>
          <w:spacing w:val="-3"/>
          <w:sz w:val="24"/>
          <w:szCs w:val="24"/>
        </w:rPr>
        <w:t xml:space="preserve">Title </w:t>
      </w:r>
      <w:r w:rsidRPr="001B5B1A">
        <w:rPr>
          <w:sz w:val="24"/>
          <w:szCs w:val="24"/>
        </w:rPr>
        <w:t>24;</w:t>
      </w:r>
      <w:r w:rsidRPr="001B5B1A">
        <w:rPr>
          <w:spacing w:val="-12"/>
          <w:sz w:val="24"/>
          <w:szCs w:val="24"/>
        </w:rPr>
        <w:t xml:space="preserve"> </w:t>
      </w:r>
      <w:r w:rsidRPr="001B5B1A">
        <w:rPr>
          <w:sz w:val="24"/>
          <w:szCs w:val="24"/>
        </w:rPr>
        <w:t>and</w:t>
      </w:r>
    </w:p>
    <w:p w14:paraId="71FE89A2" w14:textId="77777777" w:rsidR="00A63239" w:rsidRPr="00581D9D" w:rsidRDefault="00A63239" w:rsidP="00A63239">
      <w:pPr>
        <w:numPr>
          <w:ilvl w:val="2"/>
          <w:numId w:val="20"/>
        </w:numPr>
        <w:tabs>
          <w:tab w:val="left" w:pos="2539"/>
          <w:tab w:val="left" w:pos="2540"/>
        </w:tabs>
        <w:rPr>
          <w:sz w:val="24"/>
          <w:szCs w:val="24"/>
        </w:rPr>
      </w:pPr>
      <w:r w:rsidRPr="001B5B1A">
        <w:rPr>
          <w:sz w:val="24"/>
          <w:szCs w:val="24"/>
        </w:rPr>
        <w:t>Nothing</w:t>
      </w:r>
      <w:r w:rsidRPr="001B5B1A">
        <w:rPr>
          <w:spacing w:val="-6"/>
          <w:sz w:val="24"/>
          <w:szCs w:val="24"/>
        </w:rPr>
        <w:t xml:space="preserve"> </w:t>
      </w:r>
      <w:r w:rsidRPr="001B5B1A">
        <w:rPr>
          <w:sz w:val="24"/>
          <w:szCs w:val="24"/>
        </w:rPr>
        <w:t>within</w:t>
      </w:r>
      <w:r w:rsidRPr="001B5B1A">
        <w:rPr>
          <w:spacing w:val="-6"/>
          <w:sz w:val="24"/>
          <w:szCs w:val="24"/>
        </w:rPr>
        <w:t xml:space="preserve"> </w:t>
      </w:r>
      <w:r w:rsidRPr="001B5B1A">
        <w:rPr>
          <w:sz w:val="24"/>
          <w:szCs w:val="24"/>
        </w:rPr>
        <w:t>this</w:t>
      </w:r>
      <w:r w:rsidRPr="001B5B1A">
        <w:rPr>
          <w:spacing w:val="-6"/>
          <w:sz w:val="24"/>
          <w:szCs w:val="24"/>
        </w:rPr>
        <w:t xml:space="preserve"> </w:t>
      </w:r>
      <w:r w:rsidRPr="001B5B1A">
        <w:rPr>
          <w:sz w:val="24"/>
          <w:szCs w:val="24"/>
        </w:rPr>
        <w:t>subparagraph</w:t>
      </w:r>
      <w:r w:rsidRPr="001B5B1A">
        <w:rPr>
          <w:spacing w:val="-5"/>
          <w:sz w:val="24"/>
          <w:szCs w:val="24"/>
        </w:rPr>
        <w:t xml:space="preserve"> </w:t>
      </w:r>
      <w:r w:rsidRPr="001B5B1A">
        <w:rPr>
          <w:sz w:val="24"/>
          <w:szCs w:val="24"/>
        </w:rPr>
        <w:t>(B)(2)</w:t>
      </w:r>
      <w:r w:rsidRPr="001B5B1A">
        <w:rPr>
          <w:spacing w:val="-6"/>
          <w:sz w:val="24"/>
          <w:szCs w:val="24"/>
        </w:rPr>
        <w:t xml:space="preserve"> </w:t>
      </w:r>
      <w:r w:rsidRPr="001B5B1A">
        <w:rPr>
          <w:sz w:val="24"/>
          <w:szCs w:val="24"/>
        </w:rPr>
        <w:t>shall</w:t>
      </w:r>
      <w:r w:rsidRPr="001B5B1A">
        <w:rPr>
          <w:spacing w:val="-6"/>
          <w:sz w:val="24"/>
          <w:szCs w:val="24"/>
        </w:rPr>
        <w:t xml:space="preserve"> </w:t>
      </w:r>
      <w:r w:rsidRPr="001B5B1A">
        <w:rPr>
          <w:sz w:val="24"/>
          <w:szCs w:val="24"/>
        </w:rPr>
        <w:t>limit</w:t>
      </w:r>
      <w:r w:rsidRPr="001B5B1A">
        <w:rPr>
          <w:spacing w:val="-5"/>
          <w:sz w:val="24"/>
          <w:szCs w:val="24"/>
        </w:rPr>
        <w:t xml:space="preserve"> </w:t>
      </w:r>
      <w:r w:rsidRPr="001B5B1A">
        <w:rPr>
          <w:sz w:val="24"/>
          <w:szCs w:val="24"/>
        </w:rPr>
        <w:t>the</w:t>
      </w:r>
      <w:r w:rsidRPr="001B5B1A">
        <w:rPr>
          <w:spacing w:val="-6"/>
          <w:sz w:val="24"/>
          <w:szCs w:val="24"/>
        </w:rPr>
        <w:t xml:space="preserve"> </w:t>
      </w:r>
      <w:r w:rsidRPr="001B5B1A">
        <w:rPr>
          <w:sz w:val="24"/>
          <w:szCs w:val="24"/>
        </w:rPr>
        <w:t>authority</w:t>
      </w:r>
      <w:r w:rsidRPr="001B5B1A">
        <w:rPr>
          <w:spacing w:val="-6"/>
          <w:sz w:val="24"/>
          <w:szCs w:val="24"/>
        </w:rPr>
        <w:t xml:space="preserve"> </w:t>
      </w:r>
      <w:r w:rsidRPr="001B5B1A">
        <w:rPr>
          <w:sz w:val="24"/>
          <w:szCs w:val="24"/>
        </w:rPr>
        <w:t>of</w:t>
      </w:r>
      <w:r w:rsidRPr="001B5B1A">
        <w:rPr>
          <w:spacing w:val="-6"/>
          <w:sz w:val="24"/>
          <w:szCs w:val="24"/>
        </w:rPr>
        <w:t xml:space="preserve"> </w:t>
      </w:r>
      <w:r w:rsidRPr="001B5B1A">
        <w:rPr>
          <w:sz w:val="24"/>
          <w:szCs w:val="24"/>
        </w:rPr>
        <w:t>the</w:t>
      </w:r>
      <w:r w:rsidRPr="001B5B1A">
        <w:rPr>
          <w:spacing w:val="-5"/>
          <w:sz w:val="24"/>
          <w:szCs w:val="24"/>
        </w:rPr>
        <w:t xml:space="preserve"> </w:t>
      </w:r>
      <w:r w:rsidRPr="001B5B1A">
        <w:rPr>
          <w:sz w:val="24"/>
          <w:szCs w:val="24"/>
        </w:rPr>
        <w:t>state</w:t>
      </w:r>
      <w:r w:rsidRPr="001B5B1A">
        <w:rPr>
          <w:spacing w:val="-6"/>
          <w:sz w:val="24"/>
          <w:szCs w:val="24"/>
        </w:rPr>
        <w:t xml:space="preserve"> </w:t>
      </w:r>
      <w:r w:rsidRPr="001B5B1A">
        <w:rPr>
          <w:sz w:val="24"/>
          <w:szCs w:val="24"/>
        </w:rPr>
        <w:t xml:space="preserve">licensing authority or the local licensing </w:t>
      </w:r>
      <w:r w:rsidRPr="001B5B1A">
        <w:rPr>
          <w:spacing w:val="-3"/>
          <w:sz w:val="24"/>
          <w:szCs w:val="24"/>
        </w:rPr>
        <w:t xml:space="preserve">authority, </w:t>
      </w:r>
      <w:r w:rsidRPr="001B5B1A">
        <w:rPr>
          <w:sz w:val="24"/>
          <w:szCs w:val="24"/>
        </w:rPr>
        <w:t>if applicable, to inspect books and records pursuant to Regulation 47-700, 1 C.C.R. 203-2, to verify the affirmation or compliance with this statutory</w:t>
      </w:r>
      <w:r w:rsidRPr="001B5B1A">
        <w:rPr>
          <w:spacing w:val="-6"/>
          <w:sz w:val="24"/>
          <w:szCs w:val="24"/>
        </w:rPr>
        <w:t xml:space="preserve"> </w:t>
      </w:r>
      <w:r w:rsidRPr="001B5B1A">
        <w:rPr>
          <w:sz w:val="24"/>
          <w:szCs w:val="24"/>
        </w:rPr>
        <w:t>requirement.</w:t>
      </w:r>
    </w:p>
    <w:p w14:paraId="4CF2EDB5" w14:textId="77777777" w:rsidR="00A63239" w:rsidRPr="00581D9D" w:rsidRDefault="00A63239" w:rsidP="00A63239">
      <w:pPr>
        <w:numPr>
          <w:ilvl w:val="1"/>
          <w:numId w:val="20"/>
        </w:numPr>
        <w:tabs>
          <w:tab w:val="left" w:pos="1819"/>
          <w:tab w:val="left" w:pos="1820"/>
        </w:tabs>
        <w:rPr>
          <w:sz w:val="24"/>
          <w:szCs w:val="24"/>
        </w:rPr>
      </w:pPr>
      <w:r w:rsidRPr="001B5B1A">
        <w:rPr>
          <w:sz w:val="24"/>
          <w:szCs w:val="24"/>
        </w:rPr>
        <w:t xml:space="preserve">A takeout and/or delivery permittee shall </w:t>
      </w:r>
      <w:proofErr w:type="gramStart"/>
      <w:r w:rsidRPr="001B5B1A">
        <w:rPr>
          <w:sz w:val="24"/>
          <w:szCs w:val="24"/>
        </w:rPr>
        <w:t>display its takeout and/or delivery permit at all times</w:t>
      </w:r>
      <w:proofErr w:type="gramEnd"/>
      <w:r w:rsidRPr="001B5B1A">
        <w:rPr>
          <w:sz w:val="24"/>
          <w:szCs w:val="24"/>
        </w:rPr>
        <w:t xml:space="preserve"> in</w:t>
      </w:r>
      <w:r w:rsidRPr="001B5B1A">
        <w:rPr>
          <w:spacing w:val="-6"/>
          <w:sz w:val="24"/>
          <w:szCs w:val="24"/>
        </w:rPr>
        <w:t xml:space="preserve"> </w:t>
      </w:r>
      <w:r w:rsidRPr="001B5B1A">
        <w:rPr>
          <w:sz w:val="24"/>
          <w:szCs w:val="24"/>
        </w:rPr>
        <w:t>a</w:t>
      </w:r>
      <w:r w:rsidRPr="001B5B1A">
        <w:rPr>
          <w:spacing w:val="-6"/>
          <w:sz w:val="24"/>
          <w:szCs w:val="24"/>
        </w:rPr>
        <w:t xml:space="preserve"> </w:t>
      </w:r>
      <w:r w:rsidRPr="001B5B1A">
        <w:rPr>
          <w:sz w:val="24"/>
          <w:szCs w:val="24"/>
        </w:rPr>
        <w:t>prominent</w:t>
      </w:r>
      <w:r w:rsidRPr="001B5B1A">
        <w:rPr>
          <w:spacing w:val="-6"/>
          <w:sz w:val="24"/>
          <w:szCs w:val="24"/>
        </w:rPr>
        <w:t xml:space="preserve"> </w:t>
      </w:r>
      <w:r w:rsidRPr="001B5B1A">
        <w:rPr>
          <w:sz w:val="24"/>
          <w:szCs w:val="24"/>
        </w:rPr>
        <w:t>place</w:t>
      </w:r>
      <w:r w:rsidRPr="001B5B1A">
        <w:rPr>
          <w:spacing w:val="-5"/>
          <w:sz w:val="24"/>
          <w:szCs w:val="24"/>
        </w:rPr>
        <w:t xml:space="preserve"> </w:t>
      </w:r>
      <w:r w:rsidRPr="001B5B1A">
        <w:rPr>
          <w:sz w:val="24"/>
          <w:szCs w:val="24"/>
        </w:rPr>
        <w:t>on</w:t>
      </w:r>
      <w:r w:rsidRPr="001B5B1A">
        <w:rPr>
          <w:spacing w:val="-6"/>
          <w:sz w:val="24"/>
          <w:szCs w:val="24"/>
        </w:rPr>
        <w:t xml:space="preserve"> </w:t>
      </w:r>
      <w:r w:rsidRPr="001B5B1A">
        <w:rPr>
          <w:sz w:val="24"/>
          <w:szCs w:val="24"/>
        </w:rPr>
        <w:t>its</w:t>
      </w:r>
      <w:r w:rsidRPr="001B5B1A">
        <w:rPr>
          <w:spacing w:val="-6"/>
          <w:sz w:val="24"/>
          <w:szCs w:val="24"/>
        </w:rPr>
        <w:t xml:space="preserve"> </w:t>
      </w:r>
      <w:r w:rsidRPr="001B5B1A">
        <w:rPr>
          <w:sz w:val="24"/>
          <w:szCs w:val="24"/>
        </w:rPr>
        <w:t>licensed</w:t>
      </w:r>
      <w:r w:rsidRPr="001B5B1A">
        <w:rPr>
          <w:spacing w:val="-6"/>
          <w:sz w:val="24"/>
          <w:szCs w:val="24"/>
        </w:rPr>
        <w:t xml:space="preserve"> </w:t>
      </w:r>
      <w:r w:rsidRPr="001B5B1A">
        <w:rPr>
          <w:sz w:val="24"/>
          <w:szCs w:val="24"/>
        </w:rPr>
        <w:t>premises.</w:t>
      </w:r>
      <w:r w:rsidRPr="001B5B1A">
        <w:rPr>
          <w:spacing w:val="-5"/>
          <w:sz w:val="24"/>
          <w:szCs w:val="24"/>
        </w:rPr>
        <w:t xml:space="preserve"> </w:t>
      </w:r>
      <w:r w:rsidRPr="001B5B1A">
        <w:rPr>
          <w:sz w:val="24"/>
          <w:szCs w:val="24"/>
        </w:rPr>
        <w:t>The</w:t>
      </w:r>
      <w:r w:rsidRPr="001B5B1A">
        <w:rPr>
          <w:spacing w:val="-6"/>
          <w:sz w:val="24"/>
          <w:szCs w:val="24"/>
        </w:rPr>
        <w:t xml:space="preserve"> </w:t>
      </w:r>
      <w:r w:rsidRPr="001B5B1A">
        <w:rPr>
          <w:sz w:val="24"/>
          <w:szCs w:val="24"/>
        </w:rPr>
        <w:t>takeout</w:t>
      </w:r>
      <w:r w:rsidRPr="001B5B1A">
        <w:rPr>
          <w:spacing w:val="-6"/>
          <w:sz w:val="24"/>
          <w:szCs w:val="24"/>
        </w:rPr>
        <w:t xml:space="preserve"> </w:t>
      </w:r>
      <w:r w:rsidRPr="001B5B1A">
        <w:rPr>
          <w:sz w:val="24"/>
          <w:szCs w:val="24"/>
        </w:rPr>
        <w:t>and</w:t>
      </w:r>
      <w:r w:rsidRPr="001B5B1A">
        <w:rPr>
          <w:spacing w:val="-5"/>
          <w:sz w:val="24"/>
          <w:szCs w:val="24"/>
        </w:rPr>
        <w:t xml:space="preserve"> </w:t>
      </w:r>
      <w:r w:rsidRPr="001B5B1A">
        <w:rPr>
          <w:sz w:val="24"/>
          <w:szCs w:val="24"/>
        </w:rPr>
        <w:t>delivery</w:t>
      </w:r>
      <w:r w:rsidRPr="001B5B1A">
        <w:rPr>
          <w:spacing w:val="-6"/>
          <w:sz w:val="24"/>
          <w:szCs w:val="24"/>
        </w:rPr>
        <w:t xml:space="preserve"> </w:t>
      </w:r>
      <w:r w:rsidRPr="001B5B1A">
        <w:rPr>
          <w:sz w:val="24"/>
          <w:szCs w:val="24"/>
        </w:rPr>
        <w:t>permittee’s</w:t>
      </w:r>
      <w:r w:rsidRPr="001B5B1A">
        <w:rPr>
          <w:spacing w:val="-6"/>
          <w:sz w:val="24"/>
          <w:szCs w:val="24"/>
        </w:rPr>
        <w:t xml:space="preserve"> </w:t>
      </w:r>
      <w:r w:rsidRPr="001B5B1A">
        <w:rPr>
          <w:sz w:val="24"/>
          <w:szCs w:val="24"/>
        </w:rPr>
        <w:t xml:space="preserve">employee making a delivery shall be required to </w:t>
      </w:r>
      <w:r w:rsidRPr="001B5B1A">
        <w:rPr>
          <w:spacing w:val="-4"/>
          <w:sz w:val="24"/>
          <w:szCs w:val="24"/>
        </w:rPr>
        <w:t xml:space="preserve">carry, </w:t>
      </w:r>
      <w:r w:rsidRPr="001B5B1A">
        <w:rPr>
          <w:sz w:val="24"/>
          <w:szCs w:val="24"/>
        </w:rPr>
        <w:t>or have immediate access to, a copy of the takeout</w:t>
      </w:r>
      <w:r w:rsidRPr="001B5B1A">
        <w:rPr>
          <w:spacing w:val="-5"/>
          <w:sz w:val="24"/>
          <w:szCs w:val="24"/>
        </w:rPr>
        <w:t xml:space="preserve"> </w:t>
      </w:r>
      <w:r w:rsidRPr="001B5B1A">
        <w:rPr>
          <w:sz w:val="24"/>
          <w:szCs w:val="24"/>
        </w:rPr>
        <w:t>and</w:t>
      </w:r>
      <w:r w:rsidRPr="001B5B1A">
        <w:rPr>
          <w:spacing w:val="-4"/>
          <w:sz w:val="24"/>
          <w:szCs w:val="24"/>
        </w:rPr>
        <w:t xml:space="preserve"> </w:t>
      </w:r>
      <w:r w:rsidRPr="001B5B1A">
        <w:rPr>
          <w:sz w:val="24"/>
          <w:szCs w:val="24"/>
        </w:rPr>
        <w:t>delivery</w:t>
      </w:r>
      <w:r w:rsidRPr="001B5B1A">
        <w:rPr>
          <w:spacing w:val="-5"/>
          <w:sz w:val="24"/>
          <w:szCs w:val="24"/>
        </w:rPr>
        <w:t xml:space="preserve"> </w:t>
      </w:r>
      <w:r w:rsidRPr="001B5B1A">
        <w:rPr>
          <w:sz w:val="24"/>
          <w:szCs w:val="24"/>
        </w:rPr>
        <w:t>permit</w:t>
      </w:r>
      <w:r w:rsidRPr="001B5B1A">
        <w:rPr>
          <w:spacing w:val="-4"/>
          <w:sz w:val="24"/>
          <w:szCs w:val="24"/>
        </w:rPr>
        <w:t xml:space="preserve"> </w:t>
      </w:r>
      <w:r w:rsidRPr="001B5B1A">
        <w:rPr>
          <w:sz w:val="24"/>
          <w:szCs w:val="24"/>
        </w:rPr>
        <w:t>in</w:t>
      </w:r>
      <w:r w:rsidRPr="001B5B1A">
        <w:rPr>
          <w:spacing w:val="-5"/>
          <w:sz w:val="24"/>
          <w:szCs w:val="24"/>
        </w:rPr>
        <w:t xml:space="preserve"> </w:t>
      </w:r>
      <w:r w:rsidRPr="001B5B1A">
        <w:rPr>
          <w:sz w:val="24"/>
          <w:szCs w:val="24"/>
        </w:rPr>
        <w:t>the</w:t>
      </w:r>
      <w:r w:rsidRPr="001B5B1A">
        <w:rPr>
          <w:spacing w:val="-4"/>
          <w:sz w:val="24"/>
          <w:szCs w:val="24"/>
        </w:rPr>
        <w:t xml:space="preserve"> </w:t>
      </w:r>
      <w:r w:rsidRPr="001B5B1A">
        <w:rPr>
          <w:sz w:val="24"/>
          <w:szCs w:val="24"/>
        </w:rPr>
        <w:t>delivery</w:t>
      </w:r>
      <w:r w:rsidRPr="001B5B1A">
        <w:rPr>
          <w:spacing w:val="-5"/>
          <w:sz w:val="24"/>
          <w:szCs w:val="24"/>
        </w:rPr>
        <w:t xml:space="preserve"> </w:t>
      </w:r>
      <w:r w:rsidRPr="001B5B1A">
        <w:rPr>
          <w:sz w:val="24"/>
          <w:szCs w:val="24"/>
        </w:rPr>
        <w:t>vehicle.</w:t>
      </w:r>
      <w:r w:rsidRPr="001B5B1A">
        <w:rPr>
          <w:spacing w:val="-4"/>
          <w:sz w:val="24"/>
          <w:szCs w:val="24"/>
        </w:rPr>
        <w:t xml:space="preserve"> </w:t>
      </w:r>
      <w:r w:rsidRPr="001B5B1A">
        <w:rPr>
          <w:sz w:val="24"/>
          <w:szCs w:val="24"/>
        </w:rPr>
        <w:t>The</w:t>
      </w:r>
      <w:r w:rsidRPr="001B5B1A">
        <w:rPr>
          <w:spacing w:val="-5"/>
          <w:sz w:val="24"/>
          <w:szCs w:val="24"/>
        </w:rPr>
        <w:t xml:space="preserve"> </w:t>
      </w:r>
      <w:r w:rsidRPr="001B5B1A">
        <w:rPr>
          <w:sz w:val="24"/>
          <w:szCs w:val="24"/>
        </w:rPr>
        <w:t>copy</w:t>
      </w:r>
      <w:r w:rsidRPr="001B5B1A">
        <w:rPr>
          <w:spacing w:val="-4"/>
          <w:sz w:val="24"/>
          <w:szCs w:val="24"/>
        </w:rPr>
        <w:t xml:space="preserve"> </w:t>
      </w:r>
      <w:r w:rsidRPr="001B5B1A">
        <w:rPr>
          <w:sz w:val="24"/>
          <w:szCs w:val="24"/>
        </w:rPr>
        <w:t>of</w:t>
      </w:r>
      <w:r w:rsidRPr="001B5B1A">
        <w:rPr>
          <w:spacing w:val="-5"/>
          <w:sz w:val="24"/>
          <w:szCs w:val="24"/>
        </w:rPr>
        <w:t xml:space="preserve"> </w:t>
      </w:r>
      <w:r w:rsidRPr="001B5B1A">
        <w:rPr>
          <w:sz w:val="24"/>
          <w:szCs w:val="24"/>
        </w:rPr>
        <w:t>the</w:t>
      </w:r>
      <w:r w:rsidRPr="001B5B1A">
        <w:rPr>
          <w:spacing w:val="-4"/>
          <w:sz w:val="24"/>
          <w:szCs w:val="24"/>
        </w:rPr>
        <w:t xml:space="preserve"> </w:t>
      </w:r>
      <w:r w:rsidRPr="001B5B1A">
        <w:rPr>
          <w:sz w:val="24"/>
          <w:szCs w:val="24"/>
        </w:rPr>
        <w:t>permit</w:t>
      </w:r>
      <w:r w:rsidRPr="001B5B1A">
        <w:rPr>
          <w:spacing w:val="-5"/>
          <w:sz w:val="24"/>
          <w:szCs w:val="24"/>
        </w:rPr>
        <w:t xml:space="preserve"> </w:t>
      </w:r>
      <w:r w:rsidRPr="001B5B1A">
        <w:rPr>
          <w:sz w:val="24"/>
          <w:szCs w:val="24"/>
        </w:rPr>
        <w:t>may</w:t>
      </w:r>
      <w:r w:rsidRPr="001B5B1A">
        <w:rPr>
          <w:spacing w:val="-4"/>
          <w:sz w:val="24"/>
          <w:szCs w:val="24"/>
        </w:rPr>
        <w:t xml:space="preserve"> </w:t>
      </w:r>
      <w:r w:rsidRPr="001B5B1A">
        <w:rPr>
          <w:sz w:val="24"/>
          <w:szCs w:val="24"/>
        </w:rPr>
        <w:t>be</w:t>
      </w:r>
      <w:r w:rsidRPr="001B5B1A">
        <w:rPr>
          <w:spacing w:val="-4"/>
          <w:sz w:val="24"/>
          <w:szCs w:val="24"/>
        </w:rPr>
        <w:t xml:space="preserve"> </w:t>
      </w:r>
      <w:r w:rsidRPr="001B5B1A">
        <w:rPr>
          <w:sz w:val="24"/>
          <w:szCs w:val="24"/>
        </w:rPr>
        <w:t>electronic.</w:t>
      </w:r>
    </w:p>
    <w:p w14:paraId="1E961B49" w14:textId="77777777" w:rsidR="00A63239" w:rsidRPr="00581D9D" w:rsidRDefault="00A63239" w:rsidP="00A63239">
      <w:pPr>
        <w:numPr>
          <w:ilvl w:val="0"/>
          <w:numId w:val="20"/>
        </w:numPr>
        <w:tabs>
          <w:tab w:val="left" w:pos="1099"/>
          <w:tab w:val="left" w:pos="1100"/>
        </w:tabs>
        <w:rPr>
          <w:sz w:val="24"/>
          <w:szCs w:val="24"/>
        </w:rPr>
      </w:pPr>
      <w:r w:rsidRPr="001B5B1A">
        <w:rPr>
          <w:sz w:val="24"/>
          <w:szCs w:val="24"/>
        </w:rPr>
        <w:t>If the relevant local licensing authority creates a permit for takeout and delivery pursuant to subsection 44-3-911(4)(C), C.R.S., no persons issued a license identified in paragraph (A) of this regulation</w:t>
      </w:r>
      <w:r w:rsidRPr="001B5B1A">
        <w:rPr>
          <w:spacing w:val="-6"/>
          <w:sz w:val="24"/>
          <w:szCs w:val="24"/>
        </w:rPr>
        <w:t xml:space="preserve"> </w:t>
      </w:r>
      <w:r w:rsidRPr="001B5B1A">
        <w:rPr>
          <w:sz w:val="24"/>
          <w:szCs w:val="24"/>
        </w:rPr>
        <w:t>may</w:t>
      </w:r>
      <w:r w:rsidRPr="001B5B1A">
        <w:rPr>
          <w:spacing w:val="-6"/>
          <w:sz w:val="24"/>
          <w:szCs w:val="24"/>
        </w:rPr>
        <w:t xml:space="preserve"> </w:t>
      </w:r>
      <w:r w:rsidRPr="001B5B1A">
        <w:rPr>
          <w:sz w:val="24"/>
          <w:szCs w:val="24"/>
        </w:rPr>
        <w:t>engage</w:t>
      </w:r>
      <w:r w:rsidRPr="001B5B1A">
        <w:rPr>
          <w:spacing w:val="-5"/>
          <w:sz w:val="24"/>
          <w:szCs w:val="24"/>
        </w:rPr>
        <w:t xml:space="preserve"> </w:t>
      </w:r>
      <w:r w:rsidRPr="001B5B1A">
        <w:rPr>
          <w:sz w:val="24"/>
          <w:szCs w:val="24"/>
        </w:rPr>
        <w:t>in</w:t>
      </w:r>
      <w:r w:rsidRPr="001B5B1A">
        <w:rPr>
          <w:spacing w:val="-6"/>
          <w:sz w:val="24"/>
          <w:szCs w:val="24"/>
        </w:rPr>
        <w:t xml:space="preserve"> </w:t>
      </w:r>
      <w:r w:rsidRPr="001B5B1A">
        <w:rPr>
          <w:sz w:val="24"/>
          <w:szCs w:val="24"/>
        </w:rPr>
        <w:t>sales</w:t>
      </w:r>
      <w:r w:rsidRPr="001B5B1A">
        <w:rPr>
          <w:spacing w:val="-5"/>
          <w:sz w:val="24"/>
          <w:szCs w:val="24"/>
        </w:rPr>
        <w:t xml:space="preserve"> </w:t>
      </w:r>
      <w:r w:rsidRPr="001B5B1A">
        <w:rPr>
          <w:sz w:val="24"/>
          <w:szCs w:val="24"/>
        </w:rPr>
        <w:t>of</w:t>
      </w:r>
      <w:r w:rsidRPr="001B5B1A">
        <w:rPr>
          <w:spacing w:val="-6"/>
          <w:sz w:val="24"/>
          <w:szCs w:val="24"/>
        </w:rPr>
        <w:t xml:space="preserve"> </w:t>
      </w:r>
      <w:r w:rsidRPr="001B5B1A">
        <w:rPr>
          <w:sz w:val="24"/>
          <w:szCs w:val="24"/>
        </w:rPr>
        <w:t>alcohol</w:t>
      </w:r>
      <w:r w:rsidRPr="001B5B1A">
        <w:rPr>
          <w:spacing w:val="-5"/>
          <w:sz w:val="24"/>
          <w:szCs w:val="24"/>
        </w:rPr>
        <w:t xml:space="preserve"> </w:t>
      </w:r>
      <w:r w:rsidRPr="001B5B1A">
        <w:rPr>
          <w:sz w:val="24"/>
          <w:szCs w:val="24"/>
        </w:rPr>
        <w:t>beverages</w:t>
      </w:r>
      <w:r w:rsidRPr="001B5B1A">
        <w:rPr>
          <w:spacing w:val="-6"/>
          <w:sz w:val="24"/>
          <w:szCs w:val="24"/>
        </w:rPr>
        <w:t xml:space="preserve"> </w:t>
      </w:r>
      <w:r w:rsidRPr="001B5B1A">
        <w:rPr>
          <w:sz w:val="24"/>
          <w:szCs w:val="24"/>
        </w:rPr>
        <w:t>through</w:t>
      </w:r>
      <w:r w:rsidRPr="001B5B1A">
        <w:rPr>
          <w:spacing w:val="-5"/>
          <w:sz w:val="24"/>
          <w:szCs w:val="24"/>
        </w:rPr>
        <w:t xml:space="preserve"> </w:t>
      </w:r>
      <w:r w:rsidRPr="001B5B1A">
        <w:rPr>
          <w:sz w:val="24"/>
          <w:szCs w:val="24"/>
        </w:rPr>
        <w:t>takeout</w:t>
      </w:r>
      <w:r w:rsidRPr="001B5B1A">
        <w:rPr>
          <w:spacing w:val="-6"/>
          <w:sz w:val="24"/>
          <w:szCs w:val="24"/>
        </w:rPr>
        <w:t xml:space="preserve"> </w:t>
      </w:r>
      <w:r w:rsidRPr="001B5B1A">
        <w:rPr>
          <w:sz w:val="24"/>
          <w:szCs w:val="24"/>
        </w:rPr>
        <w:t>or</w:t>
      </w:r>
      <w:r w:rsidRPr="001B5B1A">
        <w:rPr>
          <w:spacing w:val="-5"/>
          <w:sz w:val="24"/>
          <w:szCs w:val="24"/>
        </w:rPr>
        <w:t xml:space="preserve"> </w:t>
      </w:r>
      <w:r w:rsidRPr="001B5B1A">
        <w:rPr>
          <w:sz w:val="24"/>
          <w:szCs w:val="24"/>
        </w:rPr>
        <w:t>delivery</w:t>
      </w:r>
      <w:r w:rsidRPr="001B5B1A">
        <w:rPr>
          <w:spacing w:val="-6"/>
          <w:sz w:val="24"/>
          <w:szCs w:val="24"/>
        </w:rPr>
        <w:t xml:space="preserve"> </w:t>
      </w:r>
      <w:r w:rsidRPr="001B5B1A">
        <w:rPr>
          <w:sz w:val="24"/>
          <w:szCs w:val="24"/>
        </w:rPr>
        <w:t>unless</w:t>
      </w:r>
      <w:r w:rsidRPr="001B5B1A">
        <w:rPr>
          <w:spacing w:val="-5"/>
          <w:sz w:val="24"/>
          <w:szCs w:val="24"/>
        </w:rPr>
        <w:t xml:space="preserve"> </w:t>
      </w:r>
      <w:r w:rsidRPr="001B5B1A">
        <w:rPr>
          <w:sz w:val="24"/>
          <w:szCs w:val="24"/>
        </w:rPr>
        <w:t>the</w:t>
      </w:r>
      <w:r w:rsidRPr="001B5B1A">
        <w:rPr>
          <w:spacing w:val="-6"/>
          <w:sz w:val="24"/>
          <w:szCs w:val="24"/>
        </w:rPr>
        <w:t xml:space="preserve"> </w:t>
      </w:r>
      <w:r w:rsidRPr="001B5B1A">
        <w:rPr>
          <w:sz w:val="24"/>
          <w:szCs w:val="24"/>
        </w:rPr>
        <w:t>licensee holds takeout and/or delivery permits from both the state and local licensing</w:t>
      </w:r>
      <w:r w:rsidRPr="001B5B1A">
        <w:rPr>
          <w:spacing w:val="-35"/>
          <w:sz w:val="24"/>
          <w:szCs w:val="24"/>
        </w:rPr>
        <w:t xml:space="preserve"> </w:t>
      </w:r>
      <w:r w:rsidRPr="001B5B1A">
        <w:rPr>
          <w:sz w:val="24"/>
          <w:szCs w:val="24"/>
        </w:rPr>
        <w:t>authorities.</w:t>
      </w:r>
    </w:p>
    <w:p w14:paraId="7FA193E3" w14:textId="77777777" w:rsidR="00A63239" w:rsidRPr="00581D9D" w:rsidRDefault="00A63239" w:rsidP="00A63239">
      <w:pPr>
        <w:numPr>
          <w:ilvl w:val="1"/>
          <w:numId w:val="20"/>
        </w:numPr>
        <w:tabs>
          <w:tab w:val="left" w:pos="1819"/>
          <w:tab w:val="left" w:pos="1820"/>
        </w:tabs>
        <w:rPr>
          <w:sz w:val="24"/>
          <w:szCs w:val="24"/>
        </w:rPr>
      </w:pPr>
      <w:r w:rsidRPr="001B5B1A">
        <w:rPr>
          <w:sz w:val="24"/>
          <w:szCs w:val="24"/>
        </w:rPr>
        <w:t>This</w:t>
      </w:r>
      <w:r w:rsidRPr="001B5B1A">
        <w:rPr>
          <w:spacing w:val="-5"/>
          <w:sz w:val="24"/>
          <w:szCs w:val="24"/>
        </w:rPr>
        <w:t xml:space="preserve"> </w:t>
      </w:r>
      <w:r w:rsidRPr="001B5B1A">
        <w:rPr>
          <w:sz w:val="24"/>
          <w:szCs w:val="24"/>
        </w:rPr>
        <w:t>paragraph</w:t>
      </w:r>
      <w:r w:rsidRPr="001B5B1A">
        <w:rPr>
          <w:spacing w:val="-5"/>
          <w:sz w:val="24"/>
          <w:szCs w:val="24"/>
        </w:rPr>
        <w:t xml:space="preserve"> </w:t>
      </w:r>
      <w:r w:rsidRPr="001B5B1A">
        <w:rPr>
          <w:sz w:val="24"/>
          <w:szCs w:val="24"/>
        </w:rPr>
        <w:t>(C)</w:t>
      </w:r>
      <w:r w:rsidRPr="001B5B1A">
        <w:rPr>
          <w:spacing w:val="-5"/>
          <w:sz w:val="24"/>
          <w:szCs w:val="24"/>
        </w:rPr>
        <w:t xml:space="preserve"> </w:t>
      </w:r>
      <w:r w:rsidRPr="001B5B1A">
        <w:rPr>
          <w:sz w:val="24"/>
          <w:szCs w:val="24"/>
        </w:rPr>
        <w:t>does</w:t>
      </w:r>
      <w:r w:rsidRPr="001B5B1A">
        <w:rPr>
          <w:spacing w:val="-5"/>
          <w:sz w:val="24"/>
          <w:szCs w:val="24"/>
        </w:rPr>
        <w:t xml:space="preserve"> </w:t>
      </w:r>
      <w:r w:rsidRPr="001B5B1A">
        <w:rPr>
          <w:sz w:val="24"/>
          <w:szCs w:val="24"/>
        </w:rPr>
        <w:t>not</w:t>
      </w:r>
      <w:r w:rsidRPr="001B5B1A">
        <w:rPr>
          <w:spacing w:val="-5"/>
          <w:sz w:val="24"/>
          <w:szCs w:val="24"/>
        </w:rPr>
        <w:t xml:space="preserve"> </w:t>
      </w:r>
      <w:r w:rsidRPr="001B5B1A">
        <w:rPr>
          <w:sz w:val="24"/>
          <w:szCs w:val="24"/>
        </w:rPr>
        <w:t>apply</w:t>
      </w:r>
      <w:r w:rsidRPr="001B5B1A">
        <w:rPr>
          <w:spacing w:val="-5"/>
          <w:sz w:val="24"/>
          <w:szCs w:val="24"/>
        </w:rPr>
        <w:t xml:space="preserve"> </w:t>
      </w:r>
      <w:r w:rsidRPr="001B5B1A">
        <w:rPr>
          <w:sz w:val="24"/>
          <w:szCs w:val="24"/>
        </w:rPr>
        <w:t>if</w:t>
      </w:r>
      <w:r w:rsidRPr="001B5B1A">
        <w:rPr>
          <w:spacing w:val="-5"/>
          <w:sz w:val="24"/>
          <w:szCs w:val="24"/>
        </w:rPr>
        <w:t xml:space="preserve"> </w:t>
      </w:r>
      <w:r w:rsidRPr="001B5B1A">
        <w:rPr>
          <w:sz w:val="24"/>
          <w:szCs w:val="24"/>
        </w:rPr>
        <w:t>the</w:t>
      </w:r>
      <w:r w:rsidRPr="001B5B1A">
        <w:rPr>
          <w:spacing w:val="-5"/>
          <w:sz w:val="24"/>
          <w:szCs w:val="24"/>
        </w:rPr>
        <w:t xml:space="preserve"> </w:t>
      </w:r>
      <w:r w:rsidRPr="001B5B1A">
        <w:rPr>
          <w:sz w:val="24"/>
          <w:szCs w:val="24"/>
        </w:rPr>
        <w:t>governor</w:t>
      </w:r>
      <w:r w:rsidRPr="001B5B1A">
        <w:rPr>
          <w:spacing w:val="-5"/>
          <w:sz w:val="24"/>
          <w:szCs w:val="24"/>
        </w:rPr>
        <w:t xml:space="preserve"> </w:t>
      </w:r>
      <w:r w:rsidRPr="001B5B1A">
        <w:rPr>
          <w:sz w:val="24"/>
          <w:szCs w:val="24"/>
        </w:rPr>
        <w:t>has</w:t>
      </w:r>
      <w:r w:rsidRPr="001B5B1A">
        <w:rPr>
          <w:spacing w:val="-5"/>
          <w:sz w:val="24"/>
          <w:szCs w:val="24"/>
        </w:rPr>
        <w:t xml:space="preserve"> </w:t>
      </w:r>
      <w:r w:rsidRPr="001B5B1A">
        <w:rPr>
          <w:sz w:val="24"/>
          <w:szCs w:val="24"/>
        </w:rPr>
        <w:t>declared</w:t>
      </w:r>
      <w:r w:rsidRPr="001B5B1A">
        <w:rPr>
          <w:spacing w:val="-4"/>
          <w:sz w:val="24"/>
          <w:szCs w:val="24"/>
        </w:rPr>
        <w:t xml:space="preserve"> </w:t>
      </w:r>
      <w:r w:rsidRPr="001B5B1A">
        <w:rPr>
          <w:sz w:val="24"/>
          <w:szCs w:val="24"/>
        </w:rPr>
        <w:t>a</w:t>
      </w:r>
      <w:r w:rsidRPr="001B5B1A">
        <w:rPr>
          <w:spacing w:val="-5"/>
          <w:sz w:val="24"/>
          <w:szCs w:val="24"/>
        </w:rPr>
        <w:t xml:space="preserve"> </w:t>
      </w:r>
      <w:r w:rsidRPr="001B5B1A">
        <w:rPr>
          <w:sz w:val="24"/>
          <w:szCs w:val="24"/>
        </w:rPr>
        <w:t>disaster</w:t>
      </w:r>
      <w:r w:rsidRPr="001B5B1A">
        <w:rPr>
          <w:spacing w:val="-5"/>
          <w:sz w:val="24"/>
          <w:szCs w:val="24"/>
        </w:rPr>
        <w:t xml:space="preserve"> </w:t>
      </w:r>
      <w:r w:rsidRPr="001B5B1A">
        <w:rPr>
          <w:sz w:val="24"/>
          <w:szCs w:val="24"/>
        </w:rPr>
        <w:t>emergency</w:t>
      </w:r>
      <w:r w:rsidRPr="001B5B1A">
        <w:rPr>
          <w:spacing w:val="-5"/>
          <w:sz w:val="24"/>
          <w:szCs w:val="24"/>
        </w:rPr>
        <w:t xml:space="preserve"> </w:t>
      </w:r>
      <w:r w:rsidRPr="001B5B1A">
        <w:rPr>
          <w:sz w:val="24"/>
          <w:szCs w:val="24"/>
        </w:rPr>
        <w:t xml:space="preserve">under part 7 of Article 33.5 of </w:t>
      </w:r>
      <w:r w:rsidRPr="001B5B1A">
        <w:rPr>
          <w:spacing w:val="-3"/>
          <w:sz w:val="24"/>
          <w:szCs w:val="24"/>
        </w:rPr>
        <w:t>Title</w:t>
      </w:r>
      <w:r w:rsidRPr="001B5B1A">
        <w:rPr>
          <w:spacing w:val="-8"/>
          <w:sz w:val="24"/>
          <w:szCs w:val="24"/>
        </w:rPr>
        <w:t xml:space="preserve"> </w:t>
      </w:r>
      <w:r w:rsidRPr="001B5B1A">
        <w:rPr>
          <w:sz w:val="24"/>
          <w:szCs w:val="24"/>
        </w:rPr>
        <w:t>24.</w:t>
      </w:r>
    </w:p>
    <w:p w14:paraId="74B35988" w14:textId="77777777" w:rsidR="00A63239" w:rsidRPr="00581D9D" w:rsidRDefault="00A63239" w:rsidP="00A63239">
      <w:pPr>
        <w:numPr>
          <w:ilvl w:val="0"/>
          <w:numId w:val="20"/>
        </w:numPr>
        <w:tabs>
          <w:tab w:val="left" w:pos="1099"/>
          <w:tab w:val="left" w:pos="1100"/>
        </w:tabs>
        <w:rPr>
          <w:sz w:val="24"/>
          <w:szCs w:val="24"/>
        </w:rPr>
      </w:pPr>
      <w:r w:rsidRPr="001B5B1A">
        <w:rPr>
          <w:sz w:val="24"/>
          <w:szCs w:val="24"/>
        </w:rPr>
        <w:t>Any</w:t>
      </w:r>
      <w:r w:rsidRPr="001B5B1A">
        <w:rPr>
          <w:spacing w:val="-6"/>
          <w:sz w:val="24"/>
          <w:szCs w:val="24"/>
        </w:rPr>
        <w:t xml:space="preserve"> </w:t>
      </w:r>
      <w:r w:rsidRPr="001B5B1A">
        <w:rPr>
          <w:sz w:val="24"/>
          <w:szCs w:val="24"/>
        </w:rPr>
        <w:t>licensee</w:t>
      </w:r>
      <w:r w:rsidRPr="001B5B1A">
        <w:rPr>
          <w:spacing w:val="-6"/>
          <w:sz w:val="24"/>
          <w:szCs w:val="24"/>
        </w:rPr>
        <w:t xml:space="preserve"> </w:t>
      </w:r>
      <w:r w:rsidRPr="001B5B1A">
        <w:rPr>
          <w:sz w:val="24"/>
          <w:szCs w:val="24"/>
        </w:rPr>
        <w:t>authorized</w:t>
      </w:r>
      <w:r w:rsidRPr="001B5B1A">
        <w:rPr>
          <w:spacing w:val="-5"/>
          <w:sz w:val="24"/>
          <w:szCs w:val="24"/>
        </w:rPr>
        <w:t xml:space="preserve"> </w:t>
      </w:r>
      <w:r w:rsidRPr="001B5B1A">
        <w:rPr>
          <w:sz w:val="24"/>
          <w:szCs w:val="24"/>
        </w:rPr>
        <w:t>to</w:t>
      </w:r>
      <w:r w:rsidRPr="001B5B1A">
        <w:rPr>
          <w:spacing w:val="-6"/>
          <w:sz w:val="24"/>
          <w:szCs w:val="24"/>
        </w:rPr>
        <w:t xml:space="preserve"> </w:t>
      </w:r>
      <w:r w:rsidRPr="001B5B1A">
        <w:rPr>
          <w:sz w:val="24"/>
          <w:szCs w:val="24"/>
        </w:rPr>
        <w:t>engage</w:t>
      </w:r>
      <w:r w:rsidRPr="001B5B1A">
        <w:rPr>
          <w:spacing w:val="-5"/>
          <w:sz w:val="24"/>
          <w:szCs w:val="24"/>
        </w:rPr>
        <w:t xml:space="preserve"> </w:t>
      </w:r>
      <w:r w:rsidRPr="001B5B1A">
        <w:rPr>
          <w:sz w:val="24"/>
          <w:szCs w:val="24"/>
        </w:rPr>
        <w:t>in</w:t>
      </w:r>
      <w:r w:rsidRPr="001B5B1A">
        <w:rPr>
          <w:spacing w:val="-6"/>
          <w:sz w:val="24"/>
          <w:szCs w:val="24"/>
        </w:rPr>
        <w:t xml:space="preserve"> </w:t>
      </w:r>
      <w:r w:rsidRPr="001B5B1A">
        <w:rPr>
          <w:sz w:val="24"/>
          <w:szCs w:val="24"/>
        </w:rPr>
        <w:t>sales</w:t>
      </w:r>
      <w:r w:rsidRPr="001B5B1A">
        <w:rPr>
          <w:spacing w:val="-5"/>
          <w:sz w:val="24"/>
          <w:szCs w:val="24"/>
        </w:rPr>
        <w:t xml:space="preserve"> </w:t>
      </w:r>
      <w:r w:rsidRPr="001B5B1A">
        <w:rPr>
          <w:sz w:val="24"/>
          <w:szCs w:val="24"/>
        </w:rPr>
        <w:t>of</w:t>
      </w:r>
      <w:r w:rsidRPr="001B5B1A">
        <w:rPr>
          <w:spacing w:val="-6"/>
          <w:sz w:val="24"/>
          <w:szCs w:val="24"/>
        </w:rPr>
        <w:t xml:space="preserve"> </w:t>
      </w:r>
      <w:r w:rsidRPr="001B5B1A">
        <w:rPr>
          <w:sz w:val="24"/>
          <w:szCs w:val="24"/>
        </w:rPr>
        <w:t>alcohol</w:t>
      </w:r>
      <w:r w:rsidRPr="001B5B1A">
        <w:rPr>
          <w:spacing w:val="-6"/>
          <w:sz w:val="24"/>
          <w:szCs w:val="24"/>
        </w:rPr>
        <w:t xml:space="preserve"> </w:t>
      </w:r>
      <w:r w:rsidRPr="001B5B1A">
        <w:rPr>
          <w:sz w:val="24"/>
          <w:szCs w:val="24"/>
        </w:rPr>
        <w:t>beverages</w:t>
      </w:r>
      <w:r w:rsidRPr="001B5B1A">
        <w:rPr>
          <w:spacing w:val="-5"/>
          <w:sz w:val="24"/>
          <w:szCs w:val="24"/>
        </w:rPr>
        <w:t xml:space="preserve"> </w:t>
      </w:r>
      <w:r w:rsidRPr="001B5B1A">
        <w:rPr>
          <w:sz w:val="24"/>
          <w:szCs w:val="24"/>
        </w:rPr>
        <w:t>through</w:t>
      </w:r>
      <w:r w:rsidRPr="001B5B1A">
        <w:rPr>
          <w:spacing w:val="-6"/>
          <w:sz w:val="24"/>
          <w:szCs w:val="24"/>
        </w:rPr>
        <w:t xml:space="preserve"> </w:t>
      </w:r>
      <w:r w:rsidRPr="001B5B1A">
        <w:rPr>
          <w:sz w:val="24"/>
          <w:szCs w:val="24"/>
        </w:rPr>
        <w:t>delivery</w:t>
      </w:r>
      <w:r w:rsidRPr="001B5B1A">
        <w:rPr>
          <w:spacing w:val="-5"/>
          <w:sz w:val="24"/>
          <w:szCs w:val="24"/>
        </w:rPr>
        <w:t xml:space="preserve"> </w:t>
      </w:r>
      <w:r w:rsidRPr="001B5B1A">
        <w:rPr>
          <w:sz w:val="24"/>
          <w:szCs w:val="24"/>
        </w:rPr>
        <w:t>or</w:t>
      </w:r>
      <w:r w:rsidRPr="001B5B1A">
        <w:rPr>
          <w:spacing w:val="-6"/>
          <w:sz w:val="24"/>
          <w:szCs w:val="24"/>
        </w:rPr>
        <w:t xml:space="preserve"> </w:t>
      </w:r>
      <w:r w:rsidRPr="001B5B1A">
        <w:rPr>
          <w:sz w:val="24"/>
          <w:szCs w:val="24"/>
        </w:rPr>
        <w:t>takeout</w:t>
      </w:r>
      <w:r w:rsidRPr="001B5B1A">
        <w:rPr>
          <w:spacing w:val="-5"/>
          <w:sz w:val="24"/>
          <w:szCs w:val="24"/>
        </w:rPr>
        <w:t xml:space="preserve"> </w:t>
      </w:r>
      <w:r w:rsidRPr="001B5B1A">
        <w:rPr>
          <w:sz w:val="24"/>
          <w:szCs w:val="24"/>
        </w:rPr>
        <w:t xml:space="preserve">pursuant to section </w:t>
      </w:r>
      <w:r w:rsidRPr="001B5B1A">
        <w:rPr>
          <w:spacing w:val="-3"/>
          <w:sz w:val="24"/>
          <w:szCs w:val="24"/>
        </w:rPr>
        <w:t xml:space="preserve">44-3-911, </w:t>
      </w:r>
      <w:r w:rsidRPr="001B5B1A">
        <w:rPr>
          <w:sz w:val="24"/>
          <w:szCs w:val="24"/>
        </w:rPr>
        <w:t xml:space="preserve">C.R.S., and this regulation </w:t>
      </w:r>
      <w:r w:rsidRPr="001B5B1A">
        <w:rPr>
          <w:sz w:val="24"/>
          <w:szCs w:val="24"/>
        </w:rPr>
        <w:lastRenderedPageBreak/>
        <w:t>shall comply with the following requirements and limitations:</w:t>
      </w:r>
    </w:p>
    <w:p w14:paraId="1F7EB02B" w14:textId="77777777" w:rsidR="00A63239" w:rsidRPr="00581D9D" w:rsidRDefault="00A63239" w:rsidP="00A63239">
      <w:pPr>
        <w:numPr>
          <w:ilvl w:val="1"/>
          <w:numId w:val="20"/>
        </w:numPr>
        <w:tabs>
          <w:tab w:val="left" w:pos="1819"/>
          <w:tab w:val="left" w:pos="1820"/>
        </w:tabs>
        <w:rPr>
          <w:sz w:val="24"/>
          <w:szCs w:val="24"/>
        </w:rPr>
      </w:pPr>
      <w:r w:rsidRPr="001B5B1A">
        <w:rPr>
          <w:sz w:val="24"/>
          <w:szCs w:val="24"/>
        </w:rPr>
        <w:t>Orders for delivery or takeout that include alcohol beverages may be accepted by only the licensee or its employees at the licensed premises, which may be accepted by telephone, in person,</w:t>
      </w:r>
      <w:r w:rsidRPr="001B5B1A">
        <w:rPr>
          <w:spacing w:val="-5"/>
          <w:sz w:val="24"/>
          <w:szCs w:val="24"/>
        </w:rPr>
        <w:t xml:space="preserve"> </w:t>
      </w:r>
      <w:r w:rsidRPr="001B5B1A">
        <w:rPr>
          <w:sz w:val="24"/>
          <w:szCs w:val="24"/>
        </w:rPr>
        <w:t>or</w:t>
      </w:r>
      <w:r w:rsidRPr="001B5B1A">
        <w:rPr>
          <w:spacing w:val="-5"/>
          <w:sz w:val="24"/>
          <w:szCs w:val="24"/>
        </w:rPr>
        <w:t xml:space="preserve"> </w:t>
      </w:r>
      <w:r w:rsidRPr="001B5B1A">
        <w:rPr>
          <w:sz w:val="24"/>
          <w:szCs w:val="24"/>
        </w:rPr>
        <w:t>via</w:t>
      </w:r>
      <w:r w:rsidRPr="001B5B1A">
        <w:rPr>
          <w:spacing w:val="-5"/>
          <w:sz w:val="24"/>
          <w:szCs w:val="24"/>
        </w:rPr>
        <w:t xml:space="preserve"> </w:t>
      </w:r>
      <w:r w:rsidRPr="001B5B1A">
        <w:rPr>
          <w:sz w:val="24"/>
          <w:szCs w:val="24"/>
        </w:rPr>
        <w:t>internet</w:t>
      </w:r>
      <w:r w:rsidRPr="001B5B1A">
        <w:rPr>
          <w:spacing w:val="-5"/>
          <w:sz w:val="24"/>
          <w:szCs w:val="24"/>
        </w:rPr>
        <w:t xml:space="preserve"> </w:t>
      </w:r>
      <w:r w:rsidRPr="001B5B1A">
        <w:rPr>
          <w:sz w:val="24"/>
          <w:szCs w:val="24"/>
        </w:rPr>
        <w:t>communication.</w:t>
      </w:r>
      <w:r w:rsidRPr="001B5B1A">
        <w:rPr>
          <w:spacing w:val="-5"/>
          <w:sz w:val="24"/>
          <w:szCs w:val="24"/>
        </w:rPr>
        <w:t xml:space="preserve"> </w:t>
      </w:r>
      <w:r w:rsidRPr="001B5B1A">
        <w:rPr>
          <w:sz w:val="24"/>
          <w:szCs w:val="24"/>
        </w:rPr>
        <w:t>No</w:t>
      </w:r>
      <w:r w:rsidRPr="001B5B1A">
        <w:rPr>
          <w:spacing w:val="-5"/>
          <w:sz w:val="24"/>
          <w:szCs w:val="24"/>
        </w:rPr>
        <w:t xml:space="preserve"> </w:t>
      </w:r>
      <w:r w:rsidRPr="001B5B1A">
        <w:rPr>
          <w:sz w:val="24"/>
          <w:szCs w:val="24"/>
        </w:rPr>
        <w:t>order</w:t>
      </w:r>
      <w:r w:rsidRPr="001B5B1A">
        <w:rPr>
          <w:spacing w:val="-4"/>
          <w:sz w:val="24"/>
          <w:szCs w:val="24"/>
        </w:rPr>
        <w:t xml:space="preserve"> </w:t>
      </w:r>
      <w:r w:rsidRPr="001B5B1A">
        <w:rPr>
          <w:sz w:val="24"/>
          <w:szCs w:val="24"/>
        </w:rPr>
        <w:t>for</w:t>
      </w:r>
      <w:r w:rsidRPr="001B5B1A">
        <w:rPr>
          <w:spacing w:val="-5"/>
          <w:sz w:val="24"/>
          <w:szCs w:val="24"/>
        </w:rPr>
        <w:t xml:space="preserve"> </w:t>
      </w:r>
      <w:r w:rsidRPr="001B5B1A">
        <w:rPr>
          <w:sz w:val="24"/>
          <w:szCs w:val="24"/>
        </w:rPr>
        <w:t>delivery</w:t>
      </w:r>
      <w:r w:rsidRPr="001B5B1A">
        <w:rPr>
          <w:spacing w:val="-5"/>
          <w:sz w:val="24"/>
          <w:szCs w:val="24"/>
        </w:rPr>
        <w:t xml:space="preserve"> </w:t>
      </w:r>
      <w:r w:rsidRPr="001B5B1A">
        <w:rPr>
          <w:sz w:val="24"/>
          <w:szCs w:val="24"/>
        </w:rPr>
        <w:t>may</w:t>
      </w:r>
      <w:r w:rsidRPr="001B5B1A">
        <w:rPr>
          <w:spacing w:val="-5"/>
          <w:sz w:val="24"/>
          <w:szCs w:val="24"/>
        </w:rPr>
        <w:t xml:space="preserve"> </w:t>
      </w:r>
      <w:r w:rsidRPr="001B5B1A">
        <w:rPr>
          <w:sz w:val="24"/>
          <w:szCs w:val="24"/>
        </w:rPr>
        <w:t>be</w:t>
      </w:r>
      <w:r w:rsidRPr="001B5B1A">
        <w:rPr>
          <w:spacing w:val="-5"/>
          <w:sz w:val="24"/>
          <w:szCs w:val="24"/>
        </w:rPr>
        <w:t xml:space="preserve"> </w:t>
      </w:r>
      <w:r w:rsidRPr="001B5B1A">
        <w:rPr>
          <w:sz w:val="24"/>
          <w:szCs w:val="24"/>
        </w:rPr>
        <w:t>solicited</w:t>
      </w:r>
      <w:r w:rsidRPr="001B5B1A">
        <w:rPr>
          <w:spacing w:val="-5"/>
          <w:sz w:val="24"/>
          <w:szCs w:val="24"/>
        </w:rPr>
        <w:t xml:space="preserve"> </w:t>
      </w:r>
      <w:r w:rsidRPr="001B5B1A">
        <w:rPr>
          <w:sz w:val="24"/>
          <w:szCs w:val="24"/>
        </w:rPr>
        <w:t>or</w:t>
      </w:r>
      <w:r w:rsidRPr="001B5B1A">
        <w:rPr>
          <w:spacing w:val="-4"/>
          <w:sz w:val="24"/>
          <w:szCs w:val="24"/>
        </w:rPr>
        <w:t xml:space="preserve"> </w:t>
      </w:r>
      <w:r w:rsidRPr="001B5B1A">
        <w:rPr>
          <w:sz w:val="24"/>
          <w:szCs w:val="24"/>
        </w:rPr>
        <w:t>accepted</w:t>
      </w:r>
      <w:r w:rsidRPr="001B5B1A">
        <w:rPr>
          <w:spacing w:val="-5"/>
          <w:sz w:val="24"/>
          <w:szCs w:val="24"/>
        </w:rPr>
        <w:t xml:space="preserve"> </w:t>
      </w:r>
      <w:r w:rsidRPr="001B5B1A">
        <w:rPr>
          <w:sz w:val="24"/>
          <w:szCs w:val="24"/>
        </w:rPr>
        <w:t>by</w:t>
      </w:r>
      <w:r w:rsidRPr="001B5B1A">
        <w:rPr>
          <w:spacing w:val="-5"/>
          <w:sz w:val="24"/>
          <w:szCs w:val="24"/>
        </w:rPr>
        <w:t xml:space="preserve"> </w:t>
      </w:r>
      <w:r w:rsidRPr="001B5B1A">
        <w:rPr>
          <w:sz w:val="24"/>
          <w:szCs w:val="24"/>
        </w:rPr>
        <w:t>a delivery driver or from a delivery vehicle. All orders for delivery shall be documented in a written order prepared by the licensee or its</w:t>
      </w:r>
      <w:r w:rsidRPr="001B5B1A">
        <w:rPr>
          <w:spacing w:val="-13"/>
          <w:sz w:val="24"/>
          <w:szCs w:val="24"/>
        </w:rPr>
        <w:t xml:space="preserve"> </w:t>
      </w:r>
      <w:r w:rsidRPr="001B5B1A">
        <w:rPr>
          <w:sz w:val="24"/>
          <w:szCs w:val="24"/>
        </w:rPr>
        <w:t>employees.</w:t>
      </w:r>
    </w:p>
    <w:p w14:paraId="5A391B8A" w14:textId="77777777" w:rsidR="00A63239" w:rsidRPr="00581D9D" w:rsidRDefault="00A63239" w:rsidP="00A63239">
      <w:pPr>
        <w:numPr>
          <w:ilvl w:val="1"/>
          <w:numId w:val="20"/>
        </w:numPr>
        <w:tabs>
          <w:tab w:val="left" w:pos="1819"/>
          <w:tab w:val="left" w:pos="1820"/>
        </w:tabs>
        <w:rPr>
          <w:sz w:val="24"/>
          <w:szCs w:val="24"/>
        </w:rPr>
      </w:pPr>
      <w:r w:rsidRPr="001B5B1A">
        <w:rPr>
          <w:sz w:val="24"/>
          <w:szCs w:val="24"/>
        </w:rPr>
        <w:t xml:space="preserve">When receiving a delivery </w:t>
      </w:r>
      <w:r w:rsidRPr="001B5B1A">
        <w:rPr>
          <w:spacing w:val="-3"/>
          <w:sz w:val="24"/>
          <w:szCs w:val="24"/>
        </w:rPr>
        <w:t xml:space="preserve">order, </w:t>
      </w:r>
      <w:r w:rsidRPr="001B5B1A">
        <w:rPr>
          <w:sz w:val="24"/>
          <w:szCs w:val="24"/>
        </w:rPr>
        <w:t xml:space="preserve">the licensee must obtain and record the name and date of birth of the person placing the order and the delivery address for the </w:t>
      </w:r>
      <w:r w:rsidRPr="001B5B1A">
        <w:rPr>
          <w:spacing w:val="-3"/>
          <w:sz w:val="24"/>
          <w:szCs w:val="24"/>
        </w:rPr>
        <w:t xml:space="preserve">order. </w:t>
      </w:r>
      <w:r w:rsidRPr="001B5B1A">
        <w:rPr>
          <w:sz w:val="24"/>
          <w:szCs w:val="24"/>
        </w:rPr>
        <w:t>Under no circumstances shall a person under twenty-one (21) years of age be permitted to place an order for takeout or delivery of alcohol</w:t>
      </w:r>
      <w:r w:rsidRPr="001B5B1A">
        <w:rPr>
          <w:spacing w:val="-11"/>
          <w:sz w:val="24"/>
          <w:szCs w:val="24"/>
        </w:rPr>
        <w:t xml:space="preserve"> </w:t>
      </w:r>
      <w:r w:rsidRPr="001B5B1A">
        <w:rPr>
          <w:sz w:val="24"/>
          <w:szCs w:val="24"/>
        </w:rPr>
        <w:t>beverages.</w:t>
      </w:r>
    </w:p>
    <w:p w14:paraId="5BE266A1" w14:textId="77777777" w:rsidR="00A63239" w:rsidRPr="00581D9D" w:rsidRDefault="00A63239" w:rsidP="00A63239">
      <w:pPr>
        <w:numPr>
          <w:ilvl w:val="1"/>
          <w:numId w:val="20"/>
        </w:numPr>
        <w:tabs>
          <w:tab w:val="left" w:pos="1819"/>
          <w:tab w:val="left" w:pos="1820"/>
        </w:tabs>
        <w:rPr>
          <w:sz w:val="24"/>
          <w:szCs w:val="24"/>
        </w:rPr>
      </w:pPr>
      <w:r w:rsidRPr="001B5B1A">
        <w:rPr>
          <w:sz w:val="24"/>
          <w:szCs w:val="24"/>
        </w:rPr>
        <w:t>Delivery</w:t>
      </w:r>
      <w:r w:rsidRPr="001B5B1A">
        <w:rPr>
          <w:spacing w:val="-5"/>
          <w:sz w:val="24"/>
          <w:szCs w:val="24"/>
        </w:rPr>
        <w:t xml:space="preserve"> </w:t>
      </w:r>
      <w:r w:rsidRPr="001B5B1A">
        <w:rPr>
          <w:sz w:val="24"/>
          <w:szCs w:val="24"/>
        </w:rPr>
        <w:t>of</w:t>
      </w:r>
      <w:r w:rsidRPr="001B5B1A">
        <w:rPr>
          <w:spacing w:val="-4"/>
          <w:sz w:val="24"/>
          <w:szCs w:val="24"/>
        </w:rPr>
        <w:t xml:space="preserve"> </w:t>
      </w:r>
      <w:r w:rsidRPr="001B5B1A">
        <w:rPr>
          <w:sz w:val="24"/>
          <w:szCs w:val="24"/>
        </w:rPr>
        <w:t>orders</w:t>
      </w:r>
      <w:r w:rsidRPr="001B5B1A">
        <w:rPr>
          <w:spacing w:val="-4"/>
          <w:sz w:val="24"/>
          <w:szCs w:val="24"/>
        </w:rPr>
        <w:t xml:space="preserve"> </w:t>
      </w:r>
      <w:r w:rsidRPr="001B5B1A">
        <w:rPr>
          <w:sz w:val="24"/>
          <w:szCs w:val="24"/>
        </w:rPr>
        <w:t>that</w:t>
      </w:r>
      <w:r w:rsidRPr="001B5B1A">
        <w:rPr>
          <w:spacing w:val="-4"/>
          <w:sz w:val="24"/>
          <w:szCs w:val="24"/>
        </w:rPr>
        <w:t xml:space="preserve"> </w:t>
      </w:r>
      <w:r w:rsidRPr="001B5B1A">
        <w:rPr>
          <w:sz w:val="24"/>
          <w:szCs w:val="24"/>
        </w:rPr>
        <w:t>include</w:t>
      </w:r>
      <w:r w:rsidRPr="001B5B1A">
        <w:rPr>
          <w:spacing w:val="-4"/>
          <w:sz w:val="24"/>
          <w:szCs w:val="24"/>
        </w:rPr>
        <w:t xml:space="preserve"> </w:t>
      </w:r>
      <w:r w:rsidRPr="001B5B1A">
        <w:rPr>
          <w:sz w:val="24"/>
          <w:szCs w:val="24"/>
        </w:rPr>
        <w:t>alcohol</w:t>
      </w:r>
      <w:r w:rsidRPr="001B5B1A">
        <w:rPr>
          <w:spacing w:val="-4"/>
          <w:sz w:val="24"/>
          <w:szCs w:val="24"/>
        </w:rPr>
        <w:t xml:space="preserve"> </w:t>
      </w:r>
      <w:r w:rsidRPr="001B5B1A">
        <w:rPr>
          <w:sz w:val="24"/>
          <w:szCs w:val="24"/>
        </w:rPr>
        <w:t>beverages</w:t>
      </w:r>
      <w:r w:rsidRPr="001B5B1A">
        <w:rPr>
          <w:spacing w:val="-4"/>
          <w:sz w:val="24"/>
          <w:szCs w:val="24"/>
        </w:rPr>
        <w:t xml:space="preserve"> </w:t>
      </w:r>
      <w:r w:rsidRPr="001B5B1A">
        <w:rPr>
          <w:sz w:val="24"/>
          <w:szCs w:val="24"/>
        </w:rPr>
        <w:t>shall</w:t>
      </w:r>
      <w:r w:rsidRPr="001B5B1A">
        <w:rPr>
          <w:spacing w:val="-4"/>
          <w:sz w:val="24"/>
          <w:szCs w:val="24"/>
        </w:rPr>
        <w:t xml:space="preserve"> </w:t>
      </w:r>
      <w:r w:rsidRPr="001B5B1A">
        <w:rPr>
          <w:sz w:val="24"/>
          <w:szCs w:val="24"/>
        </w:rPr>
        <w:t>be</w:t>
      </w:r>
      <w:r w:rsidRPr="001B5B1A">
        <w:rPr>
          <w:spacing w:val="-4"/>
          <w:sz w:val="24"/>
          <w:szCs w:val="24"/>
        </w:rPr>
        <w:t xml:space="preserve"> </w:t>
      </w:r>
      <w:r w:rsidRPr="001B5B1A">
        <w:rPr>
          <w:sz w:val="24"/>
          <w:szCs w:val="24"/>
        </w:rPr>
        <w:t>made</w:t>
      </w:r>
      <w:r w:rsidRPr="001B5B1A">
        <w:rPr>
          <w:spacing w:val="-4"/>
          <w:sz w:val="24"/>
          <w:szCs w:val="24"/>
        </w:rPr>
        <w:t xml:space="preserve"> </w:t>
      </w:r>
      <w:r w:rsidRPr="001B5B1A">
        <w:rPr>
          <w:sz w:val="24"/>
          <w:szCs w:val="24"/>
        </w:rPr>
        <w:t>only</w:t>
      </w:r>
      <w:r w:rsidRPr="001B5B1A">
        <w:rPr>
          <w:spacing w:val="-4"/>
          <w:sz w:val="24"/>
          <w:szCs w:val="24"/>
        </w:rPr>
        <w:t xml:space="preserve"> </w:t>
      </w:r>
      <w:r w:rsidRPr="001B5B1A">
        <w:rPr>
          <w:sz w:val="24"/>
          <w:szCs w:val="24"/>
        </w:rPr>
        <w:t>to</w:t>
      </w:r>
      <w:r w:rsidRPr="001B5B1A">
        <w:rPr>
          <w:spacing w:val="-4"/>
          <w:sz w:val="24"/>
          <w:szCs w:val="24"/>
        </w:rPr>
        <w:t xml:space="preserve"> </w:t>
      </w:r>
      <w:r w:rsidRPr="001B5B1A">
        <w:rPr>
          <w:sz w:val="24"/>
          <w:szCs w:val="24"/>
        </w:rPr>
        <w:t>a</w:t>
      </w:r>
      <w:r w:rsidRPr="001B5B1A">
        <w:rPr>
          <w:spacing w:val="-4"/>
          <w:sz w:val="24"/>
          <w:szCs w:val="24"/>
        </w:rPr>
        <w:t xml:space="preserve"> </w:t>
      </w:r>
      <w:r w:rsidRPr="001B5B1A">
        <w:rPr>
          <w:sz w:val="24"/>
          <w:szCs w:val="24"/>
        </w:rPr>
        <w:t>person</w:t>
      </w:r>
      <w:r w:rsidRPr="001B5B1A">
        <w:rPr>
          <w:spacing w:val="-4"/>
          <w:sz w:val="24"/>
          <w:szCs w:val="24"/>
        </w:rPr>
        <w:t xml:space="preserve"> </w:t>
      </w:r>
      <w:r w:rsidRPr="001B5B1A">
        <w:rPr>
          <w:sz w:val="24"/>
          <w:szCs w:val="24"/>
        </w:rPr>
        <w:t>twenty-one (21) years of age or older at the address specified in the customer’s delivery order.</w:t>
      </w:r>
    </w:p>
    <w:p w14:paraId="1788251A" w14:textId="77777777" w:rsidR="00A63239" w:rsidRPr="00581D9D" w:rsidRDefault="00A63239" w:rsidP="00A63239">
      <w:pPr>
        <w:numPr>
          <w:ilvl w:val="1"/>
          <w:numId w:val="20"/>
        </w:numPr>
        <w:tabs>
          <w:tab w:val="left" w:pos="1819"/>
          <w:tab w:val="left" w:pos="1820"/>
        </w:tabs>
        <w:rPr>
          <w:sz w:val="24"/>
          <w:szCs w:val="24"/>
        </w:rPr>
      </w:pPr>
      <w:r w:rsidRPr="001B5B1A">
        <w:rPr>
          <w:sz w:val="24"/>
          <w:szCs w:val="24"/>
        </w:rPr>
        <w:t>Delivery</w:t>
      </w:r>
      <w:r w:rsidRPr="001B5B1A">
        <w:rPr>
          <w:spacing w:val="-5"/>
          <w:sz w:val="24"/>
          <w:szCs w:val="24"/>
        </w:rPr>
        <w:t xml:space="preserve"> </w:t>
      </w:r>
      <w:r w:rsidRPr="001B5B1A">
        <w:rPr>
          <w:sz w:val="24"/>
          <w:szCs w:val="24"/>
        </w:rPr>
        <w:t>of</w:t>
      </w:r>
      <w:r w:rsidRPr="001B5B1A">
        <w:rPr>
          <w:spacing w:val="-5"/>
          <w:sz w:val="24"/>
          <w:szCs w:val="24"/>
        </w:rPr>
        <w:t xml:space="preserve"> </w:t>
      </w:r>
      <w:r w:rsidRPr="001B5B1A">
        <w:rPr>
          <w:sz w:val="24"/>
          <w:szCs w:val="24"/>
        </w:rPr>
        <w:t>orders</w:t>
      </w:r>
      <w:r w:rsidRPr="001B5B1A">
        <w:rPr>
          <w:spacing w:val="-5"/>
          <w:sz w:val="24"/>
          <w:szCs w:val="24"/>
        </w:rPr>
        <w:t xml:space="preserve"> </w:t>
      </w:r>
      <w:r w:rsidRPr="001B5B1A">
        <w:rPr>
          <w:sz w:val="24"/>
          <w:szCs w:val="24"/>
        </w:rPr>
        <w:t>that</w:t>
      </w:r>
      <w:r w:rsidRPr="001B5B1A">
        <w:rPr>
          <w:spacing w:val="-5"/>
          <w:sz w:val="24"/>
          <w:szCs w:val="24"/>
        </w:rPr>
        <w:t xml:space="preserve"> </w:t>
      </w:r>
      <w:r w:rsidRPr="001B5B1A">
        <w:rPr>
          <w:sz w:val="24"/>
          <w:szCs w:val="24"/>
        </w:rPr>
        <w:t>include</w:t>
      </w:r>
      <w:r w:rsidRPr="001B5B1A">
        <w:rPr>
          <w:spacing w:val="-5"/>
          <w:sz w:val="24"/>
          <w:szCs w:val="24"/>
        </w:rPr>
        <w:t xml:space="preserve"> </w:t>
      </w:r>
      <w:r w:rsidRPr="001B5B1A">
        <w:rPr>
          <w:sz w:val="24"/>
          <w:szCs w:val="24"/>
        </w:rPr>
        <w:t>alcohol</w:t>
      </w:r>
      <w:r w:rsidRPr="001B5B1A">
        <w:rPr>
          <w:spacing w:val="-5"/>
          <w:sz w:val="24"/>
          <w:szCs w:val="24"/>
        </w:rPr>
        <w:t xml:space="preserve"> </w:t>
      </w:r>
      <w:r w:rsidRPr="001B5B1A">
        <w:rPr>
          <w:sz w:val="24"/>
          <w:szCs w:val="24"/>
        </w:rPr>
        <w:t>beverages</w:t>
      </w:r>
      <w:r w:rsidRPr="001B5B1A">
        <w:rPr>
          <w:spacing w:val="-4"/>
          <w:sz w:val="24"/>
          <w:szCs w:val="24"/>
        </w:rPr>
        <w:t xml:space="preserve"> </w:t>
      </w:r>
      <w:r w:rsidRPr="001B5B1A">
        <w:rPr>
          <w:sz w:val="24"/>
          <w:szCs w:val="24"/>
        </w:rPr>
        <w:t>shall</w:t>
      </w:r>
      <w:r w:rsidRPr="001B5B1A">
        <w:rPr>
          <w:spacing w:val="-5"/>
          <w:sz w:val="24"/>
          <w:szCs w:val="24"/>
        </w:rPr>
        <w:t xml:space="preserve"> </w:t>
      </w:r>
      <w:r w:rsidRPr="001B5B1A">
        <w:rPr>
          <w:sz w:val="24"/>
          <w:szCs w:val="24"/>
        </w:rPr>
        <w:t>not</w:t>
      </w:r>
      <w:r w:rsidRPr="001B5B1A">
        <w:rPr>
          <w:spacing w:val="-5"/>
          <w:sz w:val="24"/>
          <w:szCs w:val="24"/>
        </w:rPr>
        <w:t xml:space="preserve"> </w:t>
      </w:r>
      <w:r w:rsidRPr="001B5B1A">
        <w:rPr>
          <w:sz w:val="24"/>
          <w:szCs w:val="24"/>
        </w:rPr>
        <w:t>be</w:t>
      </w:r>
      <w:r w:rsidRPr="001B5B1A">
        <w:rPr>
          <w:spacing w:val="-5"/>
          <w:sz w:val="24"/>
          <w:szCs w:val="24"/>
        </w:rPr>
        <w:t xml:space="preserve"> </w:t>
      </w:r>
      <w:r w:rsidRPr="001B5B1A">
        <w:rPr>
          <w:sz w:val="24"/>
          <w:szCs w:val="24"/>
        </w:rPr>
        <w:t>made</w:t>
      </w:r>
      <w:r w:rsidRPr="001B5B1A">
        <w:rPr>
          <w:spacing w:val="-5"/>
          <w:sz w:val="24"/>
          <w:szCs w:val="24"/>
        </w:rPr>
        <w:t xml:space="preserve"> </w:t>
      </w:r>
      <w:r w:rsidRPr="001B5B1A">
        <w:rPr>
          <w:sz w:val="24"/>
          <w:szCs w:val="24"/>
        </w:rPr>
        <w:t>to</w:t>
      </w:r>
      <w:r w:rsidRPr="001B5B1A">
        <w:rPr>
          <w:spacing w:val="-5"/>
          <w:sz w:val="24"/>
          <w:szCs w:val="24"/>
        </w:rPr>
        <w:t xml:space="preserve"> </w:t>
      </w:r>
      <w:r w:rsidRPr="001B5B1A">
        <w:rPr>
          <w:sz w:val="24"/>
          <w:szCs w:val="24"/>
        </w:rPr>
        <w:t>any</w:t>
      </w:r>
      <w:r w:rsidRPr="001B5B1A">
        <w:rPr>
          <w:spacing w:val="-5"/>
          <w:sz w:val="24"/>
          <w:szCs w:val="24"/>
        </w:rPr>
        <w:t xml:space="preserve"> </w:t>
      </w:r>
      <w:r w:rsidRPr="001B5B1A">
        <w:rPr>
          <w:sz w:val="24"/>
          <w:szCs w:val="24"/>
        </w:rPr>
        <w:t>public</w:t>
      </w:r>
      <w:r w:rsidRPr="001B5B1A">
        <w:rPr>
          <w:spacing w:val="-4"/>
          <w:sz w:val="24"/>
          <w:szCs w:val="24"/>
        </w:rPr>
        <w:t xml:space="preserve"> </w:t>
      </w:r>
      <w:r w:rsidRPr="001B5B1A">
        <w:rPr>
          <w:sz w:val="24"/>
          <w:szCs w:val="24"/>
        </w:rPr>
        <w:t>place, including public parks, streets, alleys, roads, or</w:t>
      </w:r>
      <w:r w:rsidRPr="001B5B1A">
        <w:rPr>
          <w:spacing w:val="-13"/>
          <w:sz w:val="24"/>
          <w:szCs w:val="24"/>
        </w:rPr>
        <w:t xml:space="preserve"> </w:t>
      </w:r>
      <w:r w:rsidRPr="001B5B1A">
        <w:rPr>
          <w:sz w:val="24"/>
          <w:szCs w:val="24"/>
        </w:rPr>
        <w:t>highways.</w:t>
      </w:r>
    </w:p>
    <w:p w14:paraId="5D041E86" w14:textId="77777777" w:rsidR="00A63239" w:rsidRPr="00581D9D" w:rsidRDefault="00A63239" w:rsidP="00A63239">
      <w:pPr>
        <w:numPr>
          <w:ilvl w:val="1"/>
          <w:numId w:val="20"/>
        </w:numPr>
        <w:tabs>
          <w:tab w:val="left" w:pos="1819"/>
          <w:tab w:val="left" w:pos="1820"/>
        </w:tabs>
        <w:rPr>
          <w:sz w:val="24"/>
          <w:szCs w:val="24"/>
        </w:rPr>
      </w:pPr>
      <w:r w:rsidRPr="001B5B1A">
        <w:rPr>
          <w:sz w:val="24"/>
          <w:szCs w:val="24"/>
        </w:rPr>
        <w:t>Delivery</w:t>
      </w:r>
      <w:r w:rsidRPr="001B5B1A">
        <w:rPr>
          <w:spacing w:val="-5"/>
          <w:sz w:val="24"/>
          <w:szCs w:val="24"/>
        </w:rPr>
        <w:t xml:space="preserve"> </w:t>
      </w:r>
      <w:r w:rsidRPr="001B5B1A">
        <w:rPr>
          <w:sz w:val="24"/>
          <w:szCs w:val="24"/>
        </w:rPr>
        <w:t>must</w:t>
      </w:r>
      <w:r w:rsidRPr="001B5B1A">
        <w:rPr>
          <w:spacing w:val="-4"/>
          <w:sz w:val="24"/>
          <w:szCs w:val="24"/>
        </w:rPr>
        <w:t xml:space="preserve"> </w:t>
      </w:r>
      <w:r w:rsidRPr="001B5B1A">
        <w:rPr>
          <w:sz w:val="24"/>
          <w:szCs w:val="24"/>
        </w:rPr>
        <w:t>be</w:t>
      </w:r>
      <w:r w:rsidRPr="001B5B1A">
        <w:rPr>
          <w:spacing w:val="-4"/>
          <w:sz w:val="24"/>
          <w:szCs w:val="24"/>
        </w:rPr>
        <w:t xml:space="preserve"> </w:t>
      </w:r>
      <w:r w:rsidRPr="001B5B1A">
        <w:rPr>
          <w:sz w:val="24"/>
          <w:szCs w:val="24"/>
        </w:rPr>
        <w:t>made</w:t>
      </w:r>
      <w:r w:rsidRPr="001B5B1A">
        <w:rPr>
          <w:spacing w:val="-5"/>
          <w:sz w:val="24"/>
          <w:szCs w:val="24"/>
        </w:rPr>
        <w:t xml:space="preserve"> </w:t>
      </w:r>
      <w:r w:rsidRPr="001B5B1A">
        <w:rPr>
          <w:sz w:val="24"/>
          <w:szCs w:val="24"/>
        </w:rPr>
        <w:t>by</w:t>
      </w:r>
      <w:r w:rsidRPr="001B5B1A">
        <w:rPr>
          <w:spacing w:val="-4"/>
          <w:sz w:val="24"/>
          <w:szCs w:val="24"/>
        </w:rPr>
        <w:t xml:space="preserve"> </w:t>
      </w:r>
      <w:r w:rsidRPr="001B5B1A">
        <w:rPr>
          <w:sz w:val="24"/>
          <w:szCs w:val="24"/>
        </w:rPr>
        <w:t>an</w:t>
      </w:r>
      <w:r w:rsidRPr="001B5B1A">
        <w:rPr>
          <w:spacing w:val="-4"/>
          <w:sz w:val="24"/>
          <w:szCs w:val="24"/>
        </w:rPr>
        <w:t xml:space="preserve"> </w:t>
      </w:r>
      <w:r w:rsidRPr="001B5B1A">
        <w:rPr>
          <w:sz w:val="24"/>
          <w:szCs w:val="24"/>
        </w:rPr>
        <w:t>employee</w:t>
      </w:r>
      <w:r w:rsidRPr="001B5B1A">
        <w:rPr>
          <w:spacing w:val="-5"/>
          <w:sz w:val="24"/>
          <w:szCs w:val="24"/>
        </w:rPr>
        <w:t xml:space="preserve"> </w:t>
      </w:r>
      <w:r w:rsidRPr="001B5B1A">
        <w:rPr>
          <w:sz w:val="24"/>
          <w:szCs w:val="24"/>
        </w:rPr>
        <w:t>of</w:t>
      </w:r>
      <w:r w:rsidRPr="001B5B1A">
        <w:rPr>
          <w:spacing w:val="-4"/>
          <w:sz w:val="24"/>
          <w:szCs w:val="24"/>
        </w:rPr>
        <w:t xml:space="preserve"> </w:t>
      </w:r>
      <w:r w:rsidRPr="001B5B1A">
        <w:rPr>
          <w:sz w:val="24"/>
          <w:szCs w:val="24"/>
        </w:rPr>
        <w:t>the</w:t>
      </w:r>
      <w:r w:rsidRPr="001B5B1A">
        <w:rPr>
          <w:spacing w:val="-4"/>
          <w:sz w:val="24"/>
          <w:szCs w:val="24"/>
        </w:rPr>
        <w:t xml:space="preserve"> </w:t>
      </w:r>
      <w:r w:rsidRPr="001B5B1A">
        <w:rPr>
          <w:sz w:val="24"/>
          <w:szCs w:val="24"/>
        </w:rPr>
        <w:t>licensee</w:t>
      </w:r>
      <w:r w:rsidRPr="001B5B1A">
        <w:rPr>
          <w:spacing w:val="-4"/>
          <w:sz w:val="24"/>
          <w:szCs w:val="24"/>
        </w:rPr>
        <w:t xml:space="preserve"> </w:t>
      </w:r>
      <w:r w:rsidRPr="001B5B1A">
        <w:rPr>
          <w:sz w:val="24"/>
          <w:szCs w:val="24"/>
        </w:rPr>
        <w:t>who</w:t>
      </w:r>
      <w:r w:rsidRPr="001B5B1A">
        <w:rPr>
          <w:spacing w:val="-5"/>
          <w:sz w:val="24"/>
          <w:szCs w:val="24"/>
        </w:rPr>
        <w:t xml:space="preserve"> </w:t>
      </w:r>
      <w:r w:rsidRPr="001B5B1A">
        <w:rPr>
          <w:sz w:val="24"/>
          <w:szCs w:val="24"/>
        </w:rPr>
        <w:t>is</w:t>
      </w:r>
      <w:r w:rsidRPr="001B5B1A">
        <w:rPr>
          <w:spacing w:val="-4"/>
          <w:sz w:val="24"/>
          <w:szCs w:val="24"/>
        </w:rPr>
        <w:t xml:space="preserve"> </w:t>
      </w:r>
      <w:r w:rsidRPr="001B5B1A">
        <w:rPr>
          <w:sz w:val="24"/>
          <w:szCs w:val="24"/>
        </w:rPr>
        <w:t>at</w:t>
      </w:r>
      <w:r w:rsidRPr="001B5B1A">
        <w:rPr>
          <w:spacing w:val="-4"/>
          <w:sz w:val="24"/>
          <w:szCs w:val="24"/>
        </w:rPr>
        <w:t xml:space="preserve"> </w:t>
      </w:r>
      <w:r w:rsidRPr="001B5B1A">
        <w:rPr>
          <w:sz w:val="24"/>
          <w:szCs w:val="24"/>
        </w:rPr>
        <w:t>least</w:t>
      </w:r>
      <w:r w:rsidRPr="001B5B1A">
        <w:rPr>
          <w:spacing w:val="-5"/>
          <w:sz w:val="24"/>
          <w:szCs w:val="24"/>
        </w:rPr>
        <w:t xml:space="preserve"> </w:t>
      </w:r>
      <w:r w:rsidRPr="001B5B1A">
        <w:rPr>
          <w:sz w:val="24"/>
          <w:szCs w:val="24"/>
        </w:rPr>
        <w:t>twenty-one</w:t>
      </w:r>
      <w:r w:rsidRPr="001B5B1A">
        <w:rPr>
          <w:spacing w:val="-4"/>
          <w:sz w:val="24"/>
          <w:szCs w:val="24"/>
        </w:rPr>
        <w:t xml:space="preserve"> </w:t>
      </w:r>
      <w:r w:rsidRPr="001B5B1A">
        <w:rPr>
          <w:sz w:val="24"/>
          <w:szCs w:val="24"/>
        </w:rPr>
        <w:t>(21)</w:t>
      </w:r>
      <w:r w:rsidRPr="001B5B1A">
        <w:rPr>
          <w:spacing w:val="-4"/>
          <w:sz w:val="24"/>
          <w:szCs w:val="24"/>
        </w:rPr>
        <w:t xml:space="preserve"> </w:t>
      </w:r>
      <w:r w:rsidRPr="001B5B1A">
        <w:rPr>
          <w:sz w:val="24"/>
          <w:szCs w:val="24"/>
        </w:rPr>
        <w:t>years of age, and who has completed a seller server training program established under section 44-3-1001,</w:t>
      </w:r>
      <w:r w:rsidRPr="001B5B1A">
        <w:rPr>
          <w:spacing w:val="-5"/>
          <w:sz w:val="24"/>
          <w:szCs w:val="24"/>
        </w:rPr>
        <w:t xml:space="preserve"> </w:t>
      </w:r>
      <w:r w:rsidRPr="001B5B1A">
        <w:rPr>
          <w:sz w:val="24"/>
          <w:szCs w:val="24"/>
        </w:rPr>
        <w:t>C.R.S.,</w:t>
      </w:r>
      <w:r w:rsidRPr="001B5B1A">
        <w:rPr>
          <w:spacing w:val="-4"/>
          <w:sz w:val="24"/>
          <w:szCs w:val="24"/>
        </w:rPr>
        <w:t xml:space="preserve"> </w:t>
      </w:r>
      <w:r w:rsidRPr="001B5B1A">
        <w:rPr>
          <w:sz w:val="24"/>
          <w:szCs w:val="24"/>
        </w:rPr>
        <w:t>and</w:t>
      </w:r>
      <w:r w:rsidRPr="001B5B1A">
        <w:rPr>
          <w:spacing w:val="-5"/>
          <w:sz w:val="24"/>
          <w:szCs w:val="24"/>
        </w:rPr>
        <w:t xml:space="preserve"> </w:t>
      </w:r>
      <w:r w:rsidRPr="001B5B1A">
        <w:rPr>
          <w:sz w:val="24"/>
          <w:szCs w:val="24"/>
        </w:rPr>
        <w:t>maintained</w:t>
      </w:r>
      <w:r w:rsidRPr="001B5B1A">
        <w:rPr>
          <w:spacing w:val="-4"/>
          <w:sz w:val="24"/>
          <w:szCs w:val="24"/>
        </w:rPr>
        <w:t xml:space="preserve"> </w:t>
      </w:r>
      <w:r w:rsidRPr="001B5B1A">
        <w:rPr>
          <w:sz w:val="24"/>
          <w:szCs w:val="24"/>
        </w:rPr>
        <w:t>recertification</w:t>
      </w:r>
      <w:r w:rsidRPr="001B5B1A">
        <w:rPr>
          <w:spacing w:val="-5"/>
          <w:sz w:val="24"/>
          <w:szCs w:val="24"/>
        </w:rPr>
        <w:t xml:space="preserve"> </w:t>
      </w:r>
      <w:r w:rsidRPr="001B5B1A">
        <w:rPr>
          <w:sz w:val="24"/>
          <w:szCs w:val="24"/>
        </w:rPr>
        <w:t>under</w:t>
      </w:r>
      <w:r w:rsidRPr="001B5B1A">
        <w:rPr>
          <w:spacing w:val="-5"/>
          <w:sz w:val="24"/>
          <w:szCs w:val="24"/>
        </w:rPr>
        <w:t xml:space="preserve"> </w:t>
      </w:r>
      <w:r w:rsidRPr="001B5B1A">
        <w:rPr>
          <w:sz w:val="24"/>
          <w:szCs w:val="24"/>
        </w:rPr>
        <w:t>the</w:t>
      </w:r>
      <w:r w:rsidRPr="001B5B1A">
        <w:rPr>
          <w:spacing w:val="-4"/>
          <w:sz w:val="24"/>
          <w:szCs w:val="24"/>
        </w:rPr>
        <w:t xml:space="preserve"> </w:t>
      </w:r>
      <w:r w:rsidRPr="001B5B1A">
        <w:rPr>
          <w:sz w:val="24"/>
          <w:szCs w:val="24"/>
        </w:rPr>
        <w:t>requirements</w:t>
      </w:r>
      <w:r w:rsidRPr="001B5B1A">
        <w:rPr>
          <w:spacing w:val="-5"/>
          <w:sz w:val="24"/>
          <w:szCs w:val="24"/>
        </w:rPr>
        <w:t xml:space="preserve"> </w:t>
      </w:r>
      <w:r w:rsidRPr="001B5B1A">
        <w:rPr>
          <w:sz w:val="24"/>
          <w:szCs w:val="24"/>
        </w:rPr>
        <w:t>of</w:t>
      </w:r>
      <w:r w:rsidRPr="001B5B1A">
        <w:rPr>
          <w:spacing w:val="-4"/>
          <w:sz w:val="24"/>
          <w:szCs w:val="24"/>
        </w:rPr>
        <w:t xml:space="preserve"> </w:t>
      </w:r>
      <w:r w:rsidRPr="001B5B1A">
        <w:rPr>
          <w:sz w:val="24"/>
          <w:szCs w:val="24"/>
        </w:rPr>
        <w:t>Regulation 47-605. Use of third-party delivery services is prohibited.</w:t>
      </w:r>
    </w:p>
    <w:p w14:paraId="0213F0D9" w14:textId="77777777" w:rsidR="00A63239" w:rsidRPr="00581D9D" w:rsidRDefault="00A63239" w:rsidP="00A63239">
      <w:pPr>
        <w:numPr>
          <w:ilvl w:val="1"/>
          <w:numId w:val="20"/>
        </w:numPr>
        <w:tabs>
          <w:tab w:val="left" w:pos="1819"/>
          <w:tab w:val="left" w:pos="1820"/>
        </w:tabs>
        <w:rPr>
          <w:sz w:val="24"/>
          <w:szCs w:val="24"/>
        </w:rPr>
      </w:pPr>
      <w:r w:rsidRPr="001B5B1A">
        <w:rPr>
          <w:sz w:val="24"/>
          <w:szCs w:val="24"/>
        </w:rPr>
        <w:t>The</w:t>
      </w:r>
      <w:r w:rsidRPr="001B5B1A">
        <w:rPr>
          <w:spacing w:val="-5"/>
          <w:sz w:val="24"/>
          <w:szCs w:val="24"/>
        </w:rPr>
        <w:t xml:space="preserve"> </w:t>
      </w:r>
      <w:r w:rsidRPr="001B5B1A">
        <w:rPr>
          <w:sz w:val="24"/>
          <w:szCs w:val="24"/>
        </w:rPr>
        <w:t>licensee’s</w:t>
      </w:r>
      <w:r w:rsidRPr="001B5B1A">
        <w:rPr>
          <w:spacing w:val="-4"/>
          <w:sz w:val="24"/>
          <w:szCs w:val="24"/>
        </w:rPr>
        <w:t xml:space="preserve"> </w:t>
      </w:r>
      <w:r w:rsidRPr="001B5B1A">
        <w:rPr>
          <w:sz w:val="24"/>
          <w:szCs w:val="24"/>
        </w:rPr>
        <w:t>employee</w:t>
      </w:r>
      <w:r w:rsidRPr="001B5B1A">
        <w:rPr>
          <w:spacing w:val="-4"/>
          <w:sz w:val="24"/>
          <w:szCs w:val="24"/>
        </w:rPr>
        <w:t xml:space="preserve"> </w:t>
      </w:r>
      <w:r w:rsidRPr="001B5B1A">
        <w:rPr>
          <w:sz w:val="24"/>
          <w:szCs w:val="24"/>
        </w:rPr>
        <w:t>who</w:t>
      </w:r>
      <w:r w:rsidRPr="001B5B1A">
        <w:rPr>
          <w:spacing w:val="-4"/>
          <w:sz w:val="24"/>
          <w:szCs w:val="24"/>
        </w:rPr>
        <w:t xml:space="preserve"> </w:t>
      </w:r>
      <w:r w:rsidRPr="001B5B1A">
        <w:rPr>
          <w:sz w:val="24"/>
          <w:szCs w:val="24"/>
        </w:rPr>
        <w:t>delivers</w:t>
      </w:r>
      <w:r w:rsidRPr="001B5B1A">
        <w:rPr>
          <w:spacing w:val="-5"/>
          <w:sz w:val="24"/>
          <w:szCs w:val="24"/>
        </w:rPr>
        <w:t xml:space="preserve"> </w:t>
      </w:r>
      <w:r w:rsidRPr="001B5B1A">
        <w:rPr>
          <w:sz w:val="24"/>
          <w:szCs w:val="24"/>
        </w:rPr>
        <w:t>the</w:t>
      </w:r>
      <w:r w:rsidRPr="001B5B1A">
        <w:rPr>
          <w:spacing w:val="-4"/>
          <w:sz w:val="24"/>
          <w:szCs w:val="24"/>
        </w:rPr>
        <w:t xml:space="preserve"> </w:t>
      </w:r>
      <w:r w:rsidRPr="001B5B1A">
        <w:rPr>
          <w:sz w:val="24"/>
          <w:szCs w:val="24"/>
        </w:rPr>
        <w:t>alcohol</w:t>
      </w:r>
      <w:r w:rsidRPr="001B5B1A">
        <w:rPr>
          <w:spacing w:val="-4"/>
          <w:sz w:val="24"/>
          <w:szCs w:val="24"/>
        </w:rPr>
        <w:t xml:space="preserve"> </w:t>
      </w:r>
      <w:r w:rsidRPr="001B5B1A">
        <w:rPr>
          <w:sz w:val="24"/>
          <w:szCs w:val="24"/>
        </w:rPr>
        <w:t>beverages</w:t>
      </w:r>
      <w:r w:rsidRPr="001B5B1A">
        <w:rPr>
          <w:spacing w:val="-4"/>
          <w:sz w:val="24"/>
          <w:szCs w:val="24"/>
        </w:rPr>
        <w:t xml:space="preserve"> </w:t>
      </w:r>
      <w:r w:rsidRPr="001B5B1A">
        <w:rPr>
          <w:sz w:val="24"/>
          <w:szCs w:val="24"/>
        </w:rPr>
        <w:t>shall</w:t>
      </w:r>
      <w:r w:rsidRPr="001B5B1A">
        <w:rPr>
          <w:spacing w:val="-5"/>
          <w:sz w:val="24"/>
          <w:szCs w:val="24"/>
        </w:rPr>
        <w:t xml:space="preserve"> </w:t>
      </w:r>
      <w:r w:rsidRPr="001B5B1A">
        <w:rPr>
          <w:sz w:val="24"/>
          <w:szCs w:val="24"/>
        </w:rPr>
        <w:t>note</w:t>
      </w:r>
      <w:r w:rsidRPr="001B5B1A">
        <w:rPr>
          <w:spacing w:val="-4"/>
          <w:sz w:val="24"/>
          <w:szCs w:val="24"/>
        </w:rPr>
        <w:t xml:space="preserve"> </w:t>
      </w:r>
      <w:r w:rsidRPr="001B5B1A">
        <w:rPr>
          <w:sz w:val="24"/>
          <w:szCs w:val="24"/>
        </w:rPr>
        <w:t>and</w:t>
      </w:r>
      <w:r w:rsidRPr="001B5B1A">
        <w:rPr>
          <w:spacing w:val="-4"/>
          <w:sz w:val="24"/>
          <w:szCs w:val="24"/>
        </w:rPr>
        <w:t xml:space="preserve"> </w:t>
      </w:r>
      <w:r w:rsidRPr="001B5B1A">
        <w:rPr>
          <w:sz w:val="24"/>
          <w:szCs w:val="24"/>
        </w:rPr>
        <w:t>log</w:t>
      </w:r>
      <w:r w:rsidRPr="001B5B1A">
        <w:rPr>
          <w:spacing w:val="-4"/>
          <w:sz w:val="24"/>
          <w:szCs w:val="24"/>
        </w:rPr>
        <w:t xml:space="preserve"> </w:t>
      </w:r>
      <w:r w:rsidRPr="001B5B1A">
        <w:rPr>
          <w:sz w:val="24"/>
          <w:szCs w:val="24"/>
        </w:rPr>
        <w:t>at</w:t>
      </w:r>
      <w:r w:rsidRPr="001B5B1A">
        <w:rPr>
          <w:spacing w:val="-4"/>
          <w:sz w:val="24"/>
          <w:szCs w:val="24"/>
        </w:rPr>
        <w:t xml:space="preserve"> </w:t>
      </w:r>
      <w:r w:rsidRPr="001B5B1A">
        <w:rPr>
          <w:sz w:val="24"/>
          <w:szCs w:val="24"/>
        </w:rPr>
        <w:t>the</w:t>
      </w:r>
      <w:r w:rsidRPr="001B5B1A">
        <w:rPr>
          <w:spacing w:val="-5"/>
          <w:sz w:val="24"/>
          <w:szCs w:val="24"/>
        </w:rPr>
        <w:t xml:space="preserve"> </w:t>
      </w:r>
      <w:r w:rsidRPr="001B5B1A">
        <w:rPr>
          <w:sz w:val="24"/>
          <w:szCs w:val="24"/>
        </w:rPr>
        <w:t>time</w:t>
      </w:r>
      <w:r w:rsidRPr="001B5B1A">
        <w:rPr>
          <w:spacing w:val="-4"/>
          <w:sz w:val="24"/>
          <w:szCs w:val="24"/>
        </w:rPr>
        <w:t xml:space="preserve"> </w:t>
      </w:r>
      <w:r w:rsidRPr="001B5B1A">
        <w:rPr>
          <w:sz w:val="24"/>
          <w:szCs w:val="24"/>
        </w:rPr>
        <w:t>of delivery the name and identification number of the person receiving the delivery of the alcohol beverages. Under no circumstances shall a person under twenty-one (21) years of age be permitted to receive a delivery of alcohol beverages.</w:t>
      </w:r>
    </w:p>
    <w:p w14:paraId="520B531A" w14:textId="77777777" w:rsidR="00A63239" w:rsidRPr="00581D9D" w:rsidRDefault="00A63239" w:rsidP="00A63239">
      <w:pPr>
        <w:numPr>
          <w:ilvl w:val="1"/>
          <w:numId w:val="20"/>
        </w:numPr>
        <w:tabs>
          <w:tab w:val="left" w:pos="1819"/>
          <w:tab w:val="left" w:pos="1820"/>
        </w:tabs>
        <w:rPr>
          <w:sz w:val="24"/>
          <w:szCs w:val="24"/>
        </w:rPr>
      </w:pPr>
      <w:proofErr w:type="gramStart"/>
      <w:r w:rsidRPr="001B5B1A">
        <w:rPr>
          <w:sz w:val="24"/>
          <w:szCs w:val="24"/>
        </w:rPr>
        <w:lastRenderedPageBreak/>
        <w:t>Licensees</w:t>
      </w:r>
      <w:proofErr w:type="gramEnd"/>
      <w:r w:rsidRPr="001B5B1A">
        <w:rPr>
          <w:sz w:val="24"/>
          <w:szCs w:val="24"/>
        </w:rPr>
        <w:t xml:space="preserve"> who deliver alcohol beverages shall maintain all records relating to </w:t>
      </w:r>
      <w:r w:rsidRPr="001B5B1A">
        <w:rPr>
          <w:spacing w:val="-3"/>
          <w:sz w:val="24"/>
          <w:szCs w:val="24"/>
        </w:rPr>
        <w:t xml:space="preserve">delivery, </w:t>
      </w:r>
      <w:r w:rsidRPr="001B5B1A">
        <w:rPr>
          <w:sz w:val="24"/>
          <w:szCs w:val="24"/>
        </w:rPr>
        <w:t>including</w:t>
      </w:r>
      <w:r w:rsidRPr="001B5B1A">
        <w:rPr>
          <w:spacing w:val="-6"/>
          <w:sz w:val="24"/>
          <w:szCs w:val="24"/>
        </w:rPr>
        <w:t xml:space="preserve"> </w:t>
      </w:r>
      <w:r w:rsidRPr="001B5B1A">
        <w:rPr>
          <w:sz w:val="24"/>
          <w:szCs w:val="24"/>
        </w:rPr>
        <w:t>delivery</w:t>
      </w:r>
      <w:r w:rsidRPr="001B5B1A">
        <w:rPr>
          <w:spacing w:val="-6"/>
          <w:sz w:val="24"/>
          <w:szCs w:val="24"/>
        </w:rPr>
        <w:t xml:space="preserve"> </w:t>
      </w:r>
      <w:r w:rsidRPr="001B5B1A">
        <w:rPr>
          <w:sz w:val="24"/>
          <w:szCs w:val="24"/>
        </w:rPr>
        <w:t>orders,</w:t>
      </w:r>
      <w:r w:rsidRPr="001B5B1A">
        <w:rPr>
          <w:spacing w:val="-6"/>
          <w:sz w:val="24"/>
          <w:szCs w:val="24"/>
        </w:rPr>
        <w:t xml:space="preserve"> </w:t>
      </w:r>
      <w:r w:rsidRPr="001B5B1A">
        <w:rPr>
          <w:sz w:val="24"/>
          <w:szCs w:val="24"/>
        </w:rPr>
        <w:t>receipt</w:t>
      </w:r>
      <w:r w:rsidRPr="001B5B1A">
        <w:rPr>
          <w:spacing w:val="-6"/>
          <w:sz w:val="24"/>
          <w:szCs w:val="24"/>
        </w:rPr>
        <w:t xml:space="preserve"> </w:t>
      </w:r>
      <w:r w:rsidRPr="001B5B1A">
        <w:rPr>
          <w:sz w:val="24"/>
          <w:szCs w:val="24"/>
        </w:rPr>
        <w:t>logs,</w:t>
      </w:r>
      <w:r w:rsidRPr="001B5B1A">
        <w:rPr>
          <w:spacing w:val="-6"/>
          <w:sz w:val="24"/>
          <w:szCs w:val="24"/>
        </w:rPr>
        <w:t xml:space="preserve"> </w:t>
      </w:r>
      <w:r w:rsidRPr="001B5B1A">
        <w:rPr>
          <w:sz w:val="24"/>
          <w:szCs w:val="24"/>
        </w:rPr>
        <w:t>and</w:t>
      </w:r>
      <w:r w:rsidRPr="001B5B1A">
        <w:rPr>
          <w:spacing w:val="-5"/>
          <w:sz w:val="24"/>
          <w:szCs w:val="24"/>
        </w:rPr>
        <w:t xml:space="preserve"> </w:t>
      </w:r>
      <w:r w:rsidRPr="001B5B1A">
        <w:rPr>
          <w:sz w:val="24"/>
          <w:szCs w:val="24"/>
        </w:rPr>
        <w:t>journals,</w:t>
      </w:r>
      <w:r w:rsidRPr="001B5B1A">
        <w:rPr>
          <w:spacing w:val="-6"/>
          <w:sz w:val="24"/>
          <w:szCs w:val="24"/>
        </w:rPr>
        <w:t xml:space="preserve"> </w:t>
      </w:r>
      <w:r w:rsidRPr="001B5B1A">
        <w:rPr>
          <w:sz w:val="24"/>
          <w:szCs w:val="24"/>
        </w:rPr>
        <w:t>as</w:t>
      </w:r>
      <w:r w:rsidRPr="001B5B1A">
        <w:rPr>
          <w:spacing w:val="-6"/>
          <w:sz w:val="24"/>
          <w:szCs w:val="24"/>
        </w:rPr>
        <w:t xml:space="preserve"> </w:t>
      </w:r>
      <w:r w:rsidRPr="001B5B1A">
        <w:rPr>
          <w:sz w:val="24"/>
          <w:szCs w:val="24"/>
        </w:rPr>
        <w:t>part</w:t>
      </w:r>
      <w:r w:rsidRPr="001B5B1A">
        <w:rPr>
          <w:spacing w:val="-6"/>
          <w:sz w:val="24"/>
          <w:szCs w:val="24"/>
        </w:rPr>
        <w:t xml:space="preserve"> </w:t>
      </w:r>
      <w:r w:rsidRPr="001B5B1A">
        <w:rPr>
          <w:sz w:val="24"/>
          <w:szCs w:val="24"/>
        </w:rPr>
        <w:t>of</w:t>
      </w:r>
      <w:r w:rsidRPr="001B5B1A">
        <w:rPr>
          <w:spacing w:val="-6"/>
          <w:sz w:val="24"/>
          <w:szCs w:val="24"/>
        </w:rPr>
        <w:t xml:space="preserve"> </w:t>
      </w:r>
      <w:r w:rsidRPr="001B5B1A">
        <w:rPr>
          <w:sz w:val="24"/>
          <w:szCs w:val="24"/>
        </w:rPr>
        <w:t>their</w:t>
      </w:r>
      <w:r w:rsidRPr="001B5B1A">
        <w:rPr>
          <w:spacing w:val="-6"/>
          <w:sz w:val="24"/>
          <w:szCs w:val="24"/>
        </w:rPr>
        <w:t xml:space="preserve"> </w:t>
      </w:r>
      <w:r w:rsidRPr="001B5B1A">
        <w:rPr>
          <w:sz w:val="24"/>
          <w:szCs w:val="24"/>
        </w:rPr>
        <w:t>records</w:t>
      </w:r>
      <w:r w:rsidRPr="001B5B1A">
        <w:rPr>
          <w:spacing w:val="-5"/>
          <w:sz w:val="24"/>
          <w:szCs w:val="24"/>
        </w:rPr>
        <w:t xml:space="preserve"> </w:t>
      </w:r>
      <w:r w:rsidRPr="001B5B1A">
        <w:rPr>
          <w:sz w:val="24"/>
          <w:szCs w:val="24"/>
        </w:rPr>
        <w:t>required</w:t>
      </w:r>
      <w:r w:rsidRPr="001B5B1A">
        <w:rPr>
          <w:spacing w:val="-6"/>
          <w:sz w:val="24"/>
          <w:szCs w:val="24"/>
        </w:rPr>
        <w:t xml:space="preserve"> </w:t>
      </w:r>
      <w:r w:rsidRPr="001B5B1A">
        <w:rPr>
          <w:sz w:val="24"/>
          <w:szCs w:val="24"/>
        </w:rPr>
        <w:t>pursuant to section 44-3-701, C.R.S. These records shall be maintained by the licensee for sixty (60) days.</w:t>
      </w:r>
      <w:r w:rsidRPr="001B5B1A">
        <w:rPr>
          <w:spacing w:val="-4"/>
          <w:sz w:val="24"/>
          <w:szCs w:val="24"/>
        </w:rPr>
        <w:t xml:space="preserve"> </w:t>
      </w:r>
      <w:r w:rsidRPr="001B5B1A">
        <w:rPr>
          <w:sz w:val="24"/>
          <w:szCs w:val="24"/>
        </w:rPr>
        <w:t>Failure</w:t>
      </w:r>
      <w:r w:rsidRPr="001B5B1A">
        <w:rPr>
          <w:spacing w:val="-3"/>
          <w:sz w:val="24"/>
          <w:szCs w:val="24"/>
        </w:rPr>
        <w:t xml:space="preserve"> </w:t>
      </w:r>
      <w:r w:rsidRPr="001B5B1A">
        <w:rPr>
          <w:sz w:val="24"/>
          <w:szCs w:val="24"/>
        </w:rPr>
        <w:t>to</w:t>
      </w:r>
      <w:r w:rsidRPr="001B5B1A">
        <w:rPr>
          <w:spacing w:val="-3"/>
          <w:sz w:val="24"/>
          <w:szCs w:val="24"/>
        </w:rPr>
        <w:t xml:space="preserve"> </w:t>
      </w:r>
      <w:r w:rsidRPr="001B5B1A">
        <w:rPr>
          <w:sz w:val="24"/>
          <w:szCs w:val="24"/>
        </w:rPr>
        <w:t>maintain</w:t>
      </w:r>
      <w:r w:rsidRPr="001B5B1A">
        <w:rPr>
          <w:spacing w:val="-4"/>
          <w:sz w:val="24"/>
          <w:szCs w:val="24"/>
        </w:rPr>
        <w:t xml:space="preserve"> </w:t>
      </w:r>
      <w:r w:rsidRPr="001B5B1A">
        <w:rPr>
          <w:sz w:val="24"/>
          <w:szCs w:val="24"/>
        </w:rPr>
        <w:t>accurate</w:t>
      </w:r>
      <w:r w:rsidRPr="001B5B1A">
        <w:rPr>
          <w:spacing w:val="-3"/>
          <w:sz w:val="24"/>
          <w:szCs w:val="24"/>
        </w:rPr>
        <w:t xml:space="preserve"> </w:t>
      </w:r>
      <w:r w:rsidRPr="001B5B1A">
        <w:rPr>
          <w:sz w:val="24"/>
          <w:szCs w:val="24"/>
        </w:rPr>
        <w:t>or</w:t>
      </w:r>
      <w:r w:rsidRPr="001B5B1A">
        <w:rPr>
          <w:spacing w:val="-3"/>
          <w:sz w:val="24"/>
          <w:szCs w:val="24"/>
        </w:rPr>
        <w:t xml:space="preserve"> </w:t>
      </w:r>
      <w:r w:rsidRPr="001B5B1A">
        <w:rPr>
          <w:sz w:val="24"/>
          <w:szCs w:val="24"/>
        </w:rPr>
        <w:t>complete</w:t>
      </w:r>
      <w:r w:rsidRPr="001B5B1A">
        <w:rPr>
          <w:spacing w:val="-4"/>
          <w:sz w:val="24"/>
          <w:szCs w:val="24"/>
        </w:rPr>
        <w:t xml:space="preserve"> </w:t>
      </w:r>
      <w:r w:rsidRPr="001B5B1A">
        <w:rPr>
          <w:sz w:val="24"/>
          <w:szCs w:val="24"/>
        </w:rPr>
        <w:t>records</w:t>
      </w:r>
      <w:r w:rsidRPr="001B5B1A">
        <w:rPr>
          <w:spacing w:val="-3"/>
          <w:sz w:val="24"/>
          <w:szCs w:val="24"/>
        </w:rPr>
        <w:t xml:space="preserve"> </w:t>
      </w:r>
      <w:r w:rsidRPr="001B5B1A">
        <w:rPr>
          <w:sz w:val="24"/>
          <w:szCs w:val="24"/>
        </w:rPr>
        <w:t>is</w:t>
      </w:r>
      <w:r w:rsidRPr="001B5B1A">
        <w:rPr>
          <w:spacing w:val="-3"/>
          <w:sz w:val="24"/>
          <w:szCs w:val="24"/>
        </w:rPr>
        <w:t xml:space="preserve"> </w:t>
      </w:r>
      <w:r w:rsidRPr="001B5B1A">
        <w:rPr>
          <w:sz w:val="24"/>
          <w:szCs w:val="24"/>
        </w:rPr>
        <w:t>a</w:t>
      </w:r>
      <w:r w:rsidRPr="001B5B1A">
        <w:rPr>
          <w:spacing w:val="-4"/>
          <w:sz w:val="24"/>
          <w:szCs w:val="24"/>
        </w:rPr>
        <w:t xml:space="preserve"> </w:t>
      </w:r>
      <w:r w:rsidRPr="001B5B1A">
        <w:rPr>
          <w:sz w:val="24"/>
          <w:szCs w:val="24"/>
        </w:rPr>
        <w:t>violation</w:t>
      </w:r>
      <w:r w:rsidRPr="001B5B1A">
        <w:rPr>
          <w:spacing w:val="-3"/>
          <w:sz w:val="24"/>
          <w:szCs w:val="24"/>
        </w:rPr>
        <w:t xml:space="preserve"> </w:t>
      </w:r>
      <w:r w:rsidRPr="001B5B1A">
        <w:rPr>
          <w:sz w:val="24"/>
          <w:szCs w:val="24"/>
        </w:rPr>
        <w:t>of</w:t>
      </w:r>
      <w:r w:rsidRPr="001B5B1A">
        <w:rPr>
          <w:spacing w:val="-3"/>
          <w:sz w:val="24"/>
          <w:szCs w:val="24"/>
        </w:rPr>
        <w:t xml:space="preserve"> </w:t>
      </w:r>
      <w:r w:rsidRPr="001B5B1A">
        <w:rPr>
          <w:sz w:val="24"/>
          <w:szCs w:val="24"/>
        </w:rPr>
        <w:t>this</w:t>
      </w:r>
      <w:r w:rsidRPr="001B5B1A">
        <w:rPr>
          <w:spacing w:val="-4"/>
          <w:sz w:val="24"/>
          <w:szCs w:val="24"/>
        </w:rPr>
        <w:t xml:space="preserve"> </w:t>
      </w:r>
      <w:r w:rsidRPr="001B5B1A">
        <w:rPr>
          <w:sz w:val="24"/>
          <w:szCs w:val="24"/>
        </w:rPr>
        <w:t>regulation.</w:t>
      </w:r>
    </w:p>
    <w:p w14:paraId="177FF4FA" w14:textId="77777777" w:rsidR="00A63239" w:rsidRPr="00581D9D" w:rsidRDefault="00A63239" w:rsidP="00A63239">
      <w:pPr>
        <w:numPr>
          <w:ilvl w:val="1"/>
          <w:numId w:val="20"/>
        </w:numPr>
        <w:tabs>
          <w:tab w:val="left" w:pos="1819"/>
          <w:tab w:val="left" w:pos="1820"/>
        </w:tabs>
        <w:rPr>
          <w:sz w:val="24"/>
          <w:szCs w:val="24"/>
        </w:rPr>
      </w:pPr>
      <w:r w:rsidRPr="001B5B1A">
        <w:rPr>
          <w:sz w:val="24"/>
          <w:szCs w:val="24"/>
        </w:rPr>
        <w:t>Licensees</w:t>
      </w:r>
      <w:r w:rsidRPr="001B5B1A">
        <w:rPr>
          <w:spacing w:val="-6"/>
          <w:sz w:val="24"/>
          <w:szCs w:val="24"/>
        </w:rPr>
        <w:t xml:space="preserve"> </w:t>
      </w:r>
      <w:r w:rsidRPr="001B5B1A">
        <w:rPr>
          <w:sz w:val="24"/>
          <w:szCs w:val="24"/>
        </w:rPr>
        <w:t>engaged</w:t>
      </w:r>
      <w:r w:rsidRPr="001B5B1A">
        <w:rPr>
          <w:spacing w:val="-6"/>
          <w:sz w:val="24"/>
          <w:szCs w:val="24"/>
        </w:rPr>
        <w:t xml:space="preserve"> </w:t>
      </w:r>
      <w:r w:rsidRPr="001B5B1A">
        <w:rPr>
          <w:sz w:val="24"/>
          <w:szCs w:val="24"/>
        </w:rPr>
        <w:t>in</w:t>
      </w:r>
      <w:r w:rsidRPr="001B5B1A">
        <w:rPr>
          <w:spacing w:val="-6"/>
          <w:sz w:val="24"/>
          <w:szCs w:val="24"/>
        </w:rPr>
        <w:t xml:space="preserve"> </w:t>
      </w:r>
      <w:r w:rsidRPr="001B5B1A">
        <w:rPr>
          <w:sz w:val="24"/>
          <w:szCs w:val="24"/>
        </w:rPr>
        <w:t>delivery</w:t>
      </w:r>
      <w:r w:rsidRPr="001B5B1A">
        <w:rPr>
          <w:spacing w:val="-5"/>
          <w:sz w:val="24"/>
          <w:szCs w:val="24"/>
        </w:rPr>
        <w:t xml:space="preserve"> </w:t>
      </w:r>
      <w:r w:rsidRPr="001B5B1A">
        <w:rPr>
          <w:sz w:val="24"/>
          <w:szCs w:val="24"/>
        </w:rPr>
        <w:t>shall</w:t>
      </w:r>
      <w:r w:rsidRPr="001B5B1A">
        <w:rPr>
          <w:spacing w:val="-6"/>
          <w:sz w:val="24"/>
          <w:szCs w:val="24"/>
        </w:rPr>
        <w:t xml:space="preserve"> </w:t>
      </w:r>
      <w:r w:rsidRPr="001B5B1A">
        <w:rPr>
          <w:sz w:val="24"/>
          <w:szCs w:val="24"/>
        </w:rPr>
        <w:t>comply</w:t>
      </w:r>
      <w:r w:rsidRPr="001B5B1A">
        <w:rPr>
          <w:spacing w:val="-6"/>
          <w:sz w:val="24"/>
          <w:szCs w:val="24"/>
        </w:rPr>
        <w:t xml:space="preserve"> </w:t>
      </w:r>
      <w:r w:rsidRPr="001B5B1A">
        <w:rPr>
          <w:sz w:val="24"/>
          <w:szCs w:val="24"/>
        </w:rPr>
        <w:t>with</w:t>
      </w:r>
      <w:r w:rsidRPr="001B5B1A">
        <w:rPr>
          <w:spacing w:val="-5"/>
          <w:sz w:val="24"/>
          <w:szCs w:val="24"/>
        </w:rPr>
        <w:t xml:space="preserve"> </w:t>
      </w:r>
      <w:r w:rsidRPr="001B5B1A">
        <w:rPr>
          <w:sz w:val="24"/>
          <w:szCs w:val="24"/>
        </w:rPr>
        <w:t>section</w:t>
      </w:r>
      <w:r w:rsidRPr="001B5B1A">
        <w:rPr>
          <w:spacing w:val="-6"/>
          <w:sz w:val="24"/>
          <w:szCs w:val="24"/>
        </w:rPr>
        <w:t xml:space="preserve"> </w:t>
      </w:r>
      <w:r w:rsidRPr="001B5B1A">
        <w:rPr>
          <w:sz w:val="24"/>
          <w:szCs w:val="24"/>
        </w:rPr>
        <w:t>42-4-1305,</w:t>
      </w:r>
      <w:r w:rsidRPr="001B5B1A">
        <w:rPr>
          <w:spacing w:val="-6"/>
          <w:sz w:val="24"/>
          <w:szCs w:val="24"/>
        </w:rPr>
        <w:t xml:space="preserve"> </w:t>
      </w:r>
      <w:r w:rsidRPr="001B5B1A">
        <w:rPr>
          <w:sz w:val="24"/>
          <w:szCs w:val="24"/>
        </w:rPr>
        <w:t>C.R.S.,</w:t>
      </w:r>
      <w:r w:rsidRPr="001B5B1A">
        <w:rPr>
          <w:spacing w:val="-6"/>
          <w:sz w:val="24"/>
          <w:szCs w:val="24"/>
        </w:rPr>
        <w:t xml:space="preserve"> </w:t>
      </w:r>
      <w:r w:rsidRPr="001B5B1A">
        <w:rPr>
          <w:sz w:val="24"/>
          <w:szCs w:val="24"/>
        </w:rPr>
        <w:t>and</w:t>
      </w:r>
      <w:r w:rsidRPr="001B5B1A">
        <w:rPr>
          <w:spacing w:val="-5"/>
          <w:sz w:val="24"/>
          <w:szCs w:val="24"/>
        </w:rPr>
        <w:t xml:space="preserve"> </w:t>
      </w:r>
      <w:r w:rsidRPr="001B5B1A">
        <w:rPr>
          <w:sz w:val="24"/>
          <w:szCs w:val="24"/>
        </w:rPr>
        <w:t>any</w:t>
      </w:r>
      <w:r w:rsidRPr="001B5B1A">
        <w:rPr>
          <w:spacing w:val="-6"/>
          <w:sz w:val="24"/>
          <w:szCs w:val="24"/>
        </w:rPr>
        <w:t xml:space="preserve"> </w:t>
      </w:r>
      <w:r w:rsidRPr="001B5B1A">
        <w:rPr>
          <w:sz w:val="24"/>
          <w:szCs w:val="24"/>
        </w:rPr>
        <w:t>local laws, ordinances, or regulations addressing prohibitions on open containers of alcohol beverages in motor</w:t>
      </w:r>
      <w:r w:rsidRPr="001B5B1A">
        <w:rPr>
          <w:spacing w:val="-4"/>
          <w:sz w:val="24"/>
          <w:szCs w:val="24"/>
        </w:rPr>
        <w:t xml:space="preserve"> </w:t>
      </w:r>
      <w:r w:rsidRPr="001B5B1A">
        <w:rPr>
          <w:sz w:val="24"/>
          <w:szCs w:val="24"/>
        </w:rPr>
        <w:t>vehicles.</w:t>
      </w:r>
    </w:p>
    <w:p w14:paraId="22E5CDD9" w14:textId="77777777" w:rsidR="00A63239" w:rsidRPr="00581D9D" w:rsidRDefault="00A63239" w:rsidP="00A63239">
      <w:pPr>
        <w:numPr>
          <w:ilvl w:val="1"/>
          <w:numId w:val="20"/>
        </w:numPr>
        <w:tabs>
          <w:tab w:val="left" w:pos="1819"/>
          <w:tab w:val="left" w:pos="1820"/>
        </w:tabs>
        <w:rPr>
          <w:sz w:val="24"/>
          <w:szCs w:val="24"/>
        </w:rPr>
      </w:pPr>
      <w:r w:rsidRPr="001B5B1A">
        <w:rPr>
          <w:sz w:val="24"/>
          <w:szCs w:val="24"/>
        </w:rPr>
        <w:t>Any</w:t>
      </w:r>
      <w:r w:rsidRPr="001B5B1A">
        <w:rPr>
          <w:spacing w:val="-6"/>
          <w:sz w:val="24"/>
          <w:szCs w:val="24"/>
        </w:rPr>
        <w:t xml:space="preserve"> </w:t>
      </w:r>
      <w:r w:rsidRPr="001B5B1A">
        <w:rPr>
          <w:sz w:val="24"/>
          <w:szCs w:val="24"/>
        </w:rPr>
        <w:t>alcohol</w:t>
      </w:r>
      <w:r w:rsidRPr="001B5B1A">
        <w:rPr>
          <w:spacing w:val="-5"/>
          <w:sz w:val="24"/>
          <w:szCs w:val="24"/>
        </w:rPr>
        <w:t xml:space="preserve"> </w:t>
      </w:r>
      <w:r w:rsidRPr="001B5B1A">
        <w:rPr>
          <w:sz w:val="24"/>
          <w:szCs w:val="24"/>
        </w:rPr>
        <w:t>beverage</w:t>
      </w:r>
      <w:r w:rsidRPr="001B5B1A">
        <w:rPr>
          <w:spacing w:val="-6"/>
          <w:sz w:val="24"/>
          <w:szCs w:val="24"/>
        </w:rPr>
        <w:t xml:space="preserve"> </w:t>
      </w:r>
      <w:r w:rsidRPr="001B5B1A">
        <w:rPr>
          <w:sz w:val="24"/>
          <w:szCs w:val="24"/>
        </w:rPr>
        <w:t>sold</w:t>
      </w:r>
      <w:r w:rsidRPr="001B5B1A">
        <w:rPr>
          <w:spacing w:val="-5"/>
          <w:sz w:val="24"/>
          <w:szCs w:val="24"/>
        </w:rPr>
        <w:t xml:space="preserve"> </w:t>
      </w:r>
      <w:r w:rsidRPr="001B5B1A">
        <w:rPr>
          <w:sz w:val="24"/>
          <w:szCs w:val="24"/>
        </w:rPr>
        <w:t>to</w:t>
      </w:r>
      <w:r w:rsidRPr="001B5B1A">
        <w:rPr>
          <w:spacing w:val="-5"/>
          <w:sz w:val="24"/>
          <w:szCs w:val="24"/>
        </w:rPr>
        <w:t xml:space="preserve"> </w:t>
      </w:r>
      <w:r w:rsidRPr="001B5B1A">
        <w:rPr>
          <w:sz w:val="24"/>
          <w:szCs w:val="24"/>
        </w:rPr>
        <w:t>a</w:t>
      </w:r>
      <w:r w:rsidRPr="001B5B1A">
        <w:rPr>
          <w:spacing w:val="-6"/>
          <w:sz w:val="24"/>
          <w:szCs w:val="24"/>
        </w:rPr>
        <w:t xml:space="preserve"> </w:t>
      </w:r>
      <w:r w:rsidRPr="001B5B1A">
        <w:rPr>
          <w:sz w:val="24"/>
          <w:szCs w:val="24"/>
        </w:rPr>
        <w:t>consumer</w:t>
      </w:r>
      <w:r w:rsidRPr="001B5B1A">
        <w:rPr>
          <w:spacing w:val="-5"/>
          <w:sz w:val="24"/>
          <w:szCs w:val="24"/>
        </w:rPr>
        <w:t xml:space="preserve"> </w:t>
      </w:r>
      <w:r w:rsidRPr="001B5B1A">
        <w:rPr>
          <w:sz w:val="24"/>
          <w:szCs w:val="24"/>
        </w:rPr>
        <w:t>through</w:t>
      </w:r>
      <w:r w:rsidRPr="001B5B1A">
        <w:rPr>
          <w:spacing w:val="-6"/>
          <w:sz w:val="24"/>
          <w:szCs w:val="24"/>
        </w:rPr>
        <w:t xml:space="preserve"> </w:t>
      </w:r>
      <w:r w:rsidRPr="001B5B1A">
        <w:rPr>
          <w:sz w:val="24"/>
          <w:szCs w:val="24"/>
        </w:rPr>
        <w:t>delivery</w:t>
      </w:r>
      <w:r w:rsidRPr="001B5B1A">
        <w:rPr>
          <w:spacing w:val="-5"/>
          <w:sz w:val="24"/>
          <w:szCs w:val="24"/>
        </w:rPr>
        <w:t xml:space="preserve"> </w:t>
      </w:r>
      <w:r w:rsidRPr="001B5B1A">
        <w:rPr>
          <w:sz w:val="24"/>
          <w:szCs w:val="24"/>
        </w:rPr>
        <w:t>or</w:t>
      </w:r>
      <w:r w:rsidRPr="001B5B1A">
        <w:rPr>
          <w:spacing w:val="-5"/>
          <w:sz w:val="24"/>
          <w:szCs w:val="24"/>
        </w:rPr>
        <w:t xml:space="preserve"> </w:t>
      </w:r>
      <w:r w:rsidRPr="001B5B1A">
        <w:rPr>
          <w:sz w:val="24"/>
          <w:szCs w:val="24"/>
        </w:rPr>
        <w:t>takeout</w:t>
      </w:r>
      <w:r w:rsidRPr="001B5B1A">
        <w:rPr>
          <w:spacing w:val="-6"/>
          <w:sz w:val="24"/>
          <w:szCs w:val="24"/>
        </w:rPr>
        <w:t xml:space="preserve"> </w:t>
      </w:r>
      <w:r w:rsidRPr="001B5B1A">
        <w:rPr>
          <w:sz w:val="24"/>
          <w:szCs w:val="24"/>
        </w:rPr>
        <w:t>under</w:t>
      </w:r>
      <w:r w:rsidRPr="001B5B1A">
        <w:rPr>
          <w:spacing w:val="-5"/>
          <w:sz w:val="24"/>
          <w:szCs w:val="24"/>
        </w:rPr>
        <w:t xml:space="preserve"> </w:t>
      </w:r>
      <w:r w:rsidRPr="001B5B1A">
        <w:rPr>
          <w:sz w:val="24"/>
          <w:szCs w:val="24"/>
        </w:rPr>
        <w:t>this</w:t>
      </w:r>
      <w:r w:rsidRPr="001B5B1A">
        <w:rPr>
          <w:spacing w:val="-5"/>
          <w:sz w:val="24"/>
          <w:szCs w:val="24"/>
        </w:rPr>
        <w:t xml:space="preserve"> </w:t>
      </w:r>
      <w:r w:rsidRPr="001B5B1A">
        <w:rPr>
          <w:sz w:val="24"/>
          <w:szCs w:val="24"/>
        </w:rPr>
        <w:t>regulation, which may include cocktails or mixed drinks, shall be in a sealed</w:t>
      </w:r>
      <w:r w:rsidRPr="001B5B1A">
        <w:rPr>
          <w:spacing w:val="-32"/>
          <w:sz w:val="24"/>
          <w:szCs w:val="24"/>
        </w:rPr>
        <w:t xml:space="preserve"> </w:t>
      </w:r>
      <w:r w:rsidRPr="001B5B1A">
        <w:rPr>
          <w:sz w:val="24"/>
          <w:szCs w:val="24"/>
        </w:rPr>
        <w:t>container.</w:t>
      </w:r>
    </w:p>
    <w:p w14:paraId="6516CC0E" w14:textId="77777777" w:rsidR="00A63239" w:rsidRPr="00581D9D" w:rsidRDefault="00A63239" w:rsidP="00A63239">
      <w:pPr>
        <w:numPr>
          <w:ilvl w:val="2"/>
          <w:numId w:val="20"/>
        </w:numPr>
        <w:tabs>
          <w:tab w:val="left" w:pos="2539"/>
          <w:tab w:val="left" w:pos="2540"/>
        </w:tabs>
        <w:rPr>
          <w:sz w:val="24"/>
          <w:szCs w:val="24"/>
        </w:rPr>
      </w:pPr>
      <w:r w:rsidRPr="001B5B1A">
        <w:rPr>
          <w:sz w:val="24"/>
          <w:szCs w:val="24"/>
        </w:rPr>
        <w:t xml:space="preserve">For the purposes of this regulation, “sealed container” means a “sealed container” as defined in subsection 44-3-103(51), C.R.S., and shall also include a container filled with an alcohol beverage, that is </w:t>
      </w:r>
      <w:r w:rsidRPr="001B5B1A">
        <w:rPr>
          <w:spacing w:val="-4"/>
          <w:sz w:val="24"/>
          <w:szCs w:val="24"/>
        </w:rPr>
        <w:t xml:space="preserve">new, </w:t>
      </w:r>
      <w:r w:rsidRPr="001B5B1A">
        <w:rPr>
          <w:sz w:val="24"/>
          <w:szCs w:val="24"/>
        </w:rPr>
        <w:t>has never been used, and has a tamper evident secure lid or cap designed to prevent consumption without removal of the lid or</w:t>
      </w:r>
      <w:r w:rsidRPr="001B5B1A">
        <w:rPr>
          <w:spacing w:val="-5"/>
          <w:sz w:val="24"/>
          <w:szCs w:val="24"/>
        </w:rPr>
        <w:t xml:space="preserve"> </w:t>
      </w:r>
      <w:r w:rsidRPr="001B5B1A">
        <w:rPr>
          <w:sz w:val="24"/>
          <w:szCs w:val="24"/>
        </w:rPr>
        <w:t>cap.</w:t>
      </w:r>
      <w:r w:rsidRPr="001B5B1A">
        <w:rPr>
          <w:spacing w:val="-4"/>
          <w:sz w:val="24"/>
          <w:szCs w:val="24"/>
        </w:rPr>
        <w:t xml:space="preserve"> </w:t>
      </w:r>
      <w:r w:rsidRPr="001B5B1A">
        <w:rPr>
          <w:sz w:val="24"/>
          <w:szCs w:val="24"/>
        </w:rPr>
        <w:t>“Sealed</w:t>
      </w:r>
      <w:r w:rsidRPr="001B5B1A">
        <w:rPr>
          <w:spacing w:val="-5"/>
          <w:sz w:val="24"/>
          <w:szCs w:val="24"/>
        </w:rPr>
        <w:t xml:space="preserve"> </w:t>
      </w:r>
      <w:r w:rsidRPr="001B5B1A">
        <w:rPr>
          <w:sz w:val="24"/>
          <w:szCs w:val="24"/>
        </w:rPr>
        <w:t>container”</w:t>
      </w:r>
      <w:r w:rsidRPr="001B5B1A">
        <w:rPr>
          <w:spacing w:val="-4"/>
          <w:sz w:val="24"/>
          <w:szCs w:val="24"/>
        </w:rPr>
        <w:t xml:space="preserve"> </w:t>
      </w:r>
      <w:r w:rsidRPr="001B5B1A">
        <w:rPr>
          <w:sz w:val="24"/>
          <w:szCs w:val="24"/>
        </w:rPr>
        <w:t>does</w:t>
      </w:r>
      <w:r w:rsidRPr="001B5B1A">
        <w:rPr>
          <w:spacing w:val="-5"/>
          <w:sz w:val="24"/>
          <w:szCs w:val="24"/>
        </w:rPr>
        <w:t xml:space="preserve"> </w:t>
      </w:r>
      <w:r w:rsidRPr="001B5B1A">
        <w:rPr>
          <w:sz w:val="24"/>
          <w:szCs w:val="24"/>
        </w:rPr>
        <w:t>not</w:t>
      </w:r>
      <w:r w:rsidRPr="001B5B1A">
        <w:rPr>
          <w:spacing w:val="-4"/>
          <w:sz w:val="24"/>
          <w:szCs w:val="24"/>
        </w:rPr>
        <w:t xml:space="preserve"> </w:t>
      </w:r>
      <w:r w:rsidRPr="001B5B1A">
        <w:rPr>
          <w:sz w:val="24"/>
          <w:szCs w:val="24"/>
        </w:rPr>
        <w:t>include</w:t>
      </w:r>
      <w:r w:rsidRPr="001B5B1A">
        <w:rPr>
          <w:spacing w:val="-5"/>
          <w:sz w:val="24"/>
          <w:szCs w:val="24"/>
        </w:rPr>
        <w:t xml:space="preserve"> </w:t>
      </w:r>
      <w:r w:rsidRPr="001B5B1A">
        <w:rPr>
          <w:sz w:val="24"/>
          <w:szCs w:val="24"/>
        </w:rPr>
        <w:t>a</w:t>
      </w:r>
      <w:r w:rsidRPr="001B5B1A">
        <w:rPr>
          <w:spacing w:val="-4"/>
          <w:sz w:val="24"/>
          <w:szCs w:val="24"/>
        </w:rPr>
        <w:t xml:space="preserve"> </w:t>
      </w:r>
      <w:r w:rsidRPr="001B5B1A">
        <w:rPr>
          <w:sz w:val="24"/>
          <w:szCs w:val="24"/>
        </w:rPr>
        <w:t>container</w:t>
      </w:r>
      <w:r w:rsidRPr="001B5B1A">
        <w:rPr>
          <w:spacing w:val="-5"/>
          <w:sz w:val="24"/>
          <w:szCs w:val="24"/>
        </w:rPr>
        <w:t xml:space="preserve"> </w:t>
      </w:r>
      <w:r w:rsidRPr="001B5B1A">
        <w:rPr>
          <w:sz w:val="24"/>
          <w:szCs w:val="24"/>
        </w:rPr>
        <w:t>with</w:t>
      </w:r>
      <w:r w:rsidRPr="001B5B1A">
        <w:rPr>
          <w:spacing w:val="-4"/>
          <w:sz w:val="24"/>
          <w:szCs w:val="24"/>
        </w:rPr>
        <w:t xml:space="preserve"> </w:t>
      </w:r>
      <w:r w:rsidRPr="001B5B1A">
        <w:rPr>
          <w:sz w:val="24"/>
          <w:szCs w:val="24"/>
        </w:rPr>
        <w:t>a</w:t>
      </w:r>
      <w:r w:rsidRPr="001B5B1A">
        <w:rPr>
          <w:spacing w:val="-5"/>
          <w:sz w:val="24"/>
          <w:szCs w:val="24"/>
        </w:rPr>
        <w:t xml:space="preserve"> </w:t>
      </w:r>
      <w:r w:rsidRPr="001B5B1A">
        <w:rPr>
          <w:sz w:val="24"/>
          <w:szCs w:val="24"/>
        </w:rPr>
        <w:t>lid</w:t>
      </w:r>
      <w:r w:rsidRPr="001B5B1A">
        <w:rPr>
          <w:spacing w:val="-4"/>
          <w:sz w:val="24"/>
          <w:szCs w:val="24"/>
        </w:rPr>
        <w:t xml:space="preserve"> </w:t>
      </w:r>
      <w:r w:rsidRPr="001B5B1A">
        <w:rPr>
          <w:sz w:val="24"/>
          <w:szCs w:val="24"/>
        </w:rPr>
        <w:t>with</w:t>
      </w:r>
      <w:r w:rsidRPr="001B5B1A">
        <w:rPr>
          <w:spacing w:val="-5"/>
          <w:sz w:val="24"/>
          <w:szCs w:val="24"/>
        </w:rPr>
        <w:t xml:space="preserve"> </w:t>
      </w:r>
      <w:r w:rsidRPr="001B5B1A">
        <w:rPr>
          <w:sz w:val="24"/>
          <w:szCs w:val="24"/>
        </w:rPr>
        <w:t>sipping</w:t>
      </w:r>
      <w:r w:rsidRPr="001B5B1A">
        <w:rPr>
          <w:spacing w:val="-4"/>
          <w:sz w:val="24"/>
          <w:szCs w:val="24"/>
        </w:rPr>
        <w:t xml:space="preserve"> </w:t>
      </w:r>
      <w:r w:rsidRPr="001B5B1A">
        <w:rPr>
          <w:sz w:val="24"/>
          <w:szCs w:val="24"/>
        </w:rPr>
        <w:t>holes</w:t>
      </w:r>
      <w:r w:rsidRPr="001B5B1A">
        <w:rPr>
          <w:spacing w:val="-5"/>
          <w:sz w:val="24"/>
          <w:szCs w:val="24"/>
        </w:rPr>
        <w:t xml:space="preserve"> </w:t>
      </w:r>
      <w:r w:rsidRPr="001B5B1A">
        <w:rPr>
          <w:sz w:val="24"/>
          <w:szCs w:val="24"/>
        </w:rPr>
        <w:t xml:space="preserve">or openings for straws, or a container made of paper or polystyrene foam. </w:t>
      </w:r>
      <w:r w:rsidRPr="001B5B1A">
        <w:rPr>
          <w:spacing w:val="-4"/>
          <w:sz w:val="24"/>
          <w:szCs w:val="24"/>
        </w:rPr>
        <w:t xml:space="preserve">“Tamper </w:t>
      </w:r>
      <w:r w:rsidRPr="001B5B1A">
        <w:rPr>
          <w:sz w:val="24"/>
          <w:szCs w:val="24"/>
        </w:rPr>
        <w:t>evident” means a lid or cap that has been sealed with tamper-evident material, including, but not limited to, wax dip, heat shrink wrap, or adhesive tape, or that is secured in such a manner that is visibly apparent if the container has been opened or tampered</w:t>
      </w:r>
      <w:r w:rsidRPr="001B5B1A">
        <w:rPr>
          <w:spacing w:val="-2"/>
          <w:sz w:val="24"/>
          <w:szCs w:val="24"/>
        </w:rPr>
        <w:t xml:space="preserve"> </w:t>
      </w:r>
      <w:r w:rsidRPr="001B5B1A">
        <w:rPr>
          <w:sz w:val="24"/>
          <w:szCs w:val="24"/>
        </w:rPr>
        <w:t>with.</w:t>
      </w:r>
    </w:p>
    <w:p w14:paraId="369F2734" w14:textId="77777777" w:rsidR="00A63239" w:rsidRPr="00581D9D" w:rsidRDefault="00A63239" w:rsidP="00A63239">
      <w:pPr>
        <w:numPr>
          <w:ilvl w:val="2"/>
          <w:numId w:val="20"/>
        </w:numPr>
        <w:tabs>
          <w:tab w:val="left" w:pos="2539"/>
          <w:tab w:val="left" w:pos="2540"/>
        </w:tabs>
        <w:rPr>
          <w:sz w:val="24"/>
          <w:szCs w:val="24"/>
        </w:rPr>
      </w:pPr>
      <w:proofErr w:type="gramStart"/>
      <w:r w:rsidRPr="001B5B1A">
        <w:rPr>
          <w:sz w:val="24"/>
          <w:szCs w:val="24"/>
        </w:rPr>
        <w:t>Persons</w:t>
      </w:r>
      <w:proofErr w:type="gramEnd"/>
      <w:r w:rsidRPr="001B5B1A">
        <w:rPr>
          <w:spacing w:val="-6"/>
          <w:sz w:val="24"/>
          <w:szCs w:val="24"/>
        </w:rPr>
        <w:t xml:space="preserve"> </w:t>
      </w:r>
      <w:r w:rsidRPr="001B5B1A">
        <w:rPr>
          <w:sz w:val="24"/>
          <w:szCs w:val="24"/>
        </w:rPr>
        <w:t>issued</w:t>
      </w:r>
      <w:r w:rsidRPr="001B5B1A">
        <w:rPr>
          <w:spacing w:val="-5"/>
          <w:sz w:val="24"/>
          <w:szCs w:val="24"/>
        </w:rPr>
        <w:t xml:space="preserve"> </w:t>
      </w:r>
      <w:r w:rsidRPr="001B5B1A">
        <w:rPr>
          <w:sz w:val="24"/>
          <w:szCs w:val="24"/>
        </w:rPr>
        <w:t>a</w:t>
      </w:r>
      <w:r w:rsidRPr="001B5B1A">
        <w:rPr>
          <w:spacing w:val="-5"/>
          <w:sz w:val="24"/>
          <w:szCs w:val="24"/>
        </w:rPr>
        <w:t xml:space="preserve"> </w:t>
      </w:r>
      <w:r w:rsidRPr="001B5B1A">
        <w:rPr>
          <w:sz w:val="24"/>
          <w:szCs w:val="24"/>
        </w:rPr>
        <w:t>license</w:t>
      </w:r>
      <w:r w:rsidRPr="001B5B1A">
        <w:rPr>
          <w:spacing w:val="-5"/>
          <w:sz w:val="24"/>
          <w:szCs w:val="24"/>
        </w:rPr>
        <w:t xml:space="preserve"> </w:t>
      </w:r>
      <w:r w:rsidRPr="001B5B1A">
        <w:rPr>
          <w:sz w:val="24"/>
          <w:szCs w:val="24"/>
        </w:rPr>
        <w:t>identified</w:t>
      </w:r>
      <w:r w:rsidRPr="001B5B1A">
        <w:rPr>
          <w:spacing w:val="-5"/>
          <w:sz w:val="24"/>
          <w:szCs w:val="24"/>
        </w:rPr>
        <w:t xml:space="preserve"> </w:t>
      </w:r>
      <w:r w:rsidRPr="001B5B1A">
        <w:rPr>
          <w:sz w:val="24"/>
          <w:szCs w:val="24"/>
        </w:rPr>
        <w:t>in</w:t>
      </w:r>
      <w:r w:rsidRPr="001B5B1A">
        <w:rPr>
          <w:spacing w:val="-5"/>
          <w:sz w:val="24"/>
          <w:szCs w:val="24"/>
        </w:rPr>
        <w:t xml:space="preserve"> </w:t>
      </w:r>
      <w:r w:rsidRPr="001B5B1A">
        <w:rPr>
          <w:sz w:val="24"/>
          <w:szCs w:val="24"/>
        </w:rPr>
        <w:t>paragraph</w:t>
      </w:r>
      <w:r w:rsidRPr="001B5B1A">
        <w:rPr>
          <w:spacing w:val="-5"/>
          <w:sz w:val="24"/>
          <w:szCs w:val="24"/>
        </w:rPr>
        <w:t xml:space="preserve"> </w:t>
      </w:r>
      <w:r w:rsidRPr="001B5B1A">
        <w:rPr>
          <w:sz w:val="24"/>
          <w:szCs w:val="24"/>
        </w:rPr>
        <w:t>(A)</w:t>
      </w:r>
      <w:r w:rsidRPr="001B5B1A">
        <w:rPr>
          <w:spacing w:val="-5"/>
          <w:sz w:val="24"/>
          <w:szCs w:val="24"/>
        </w:rPr>
        <w:t xml:space="preserve"> </w:t>
      </w:r>
      <w:r w:rsidRPr="001B5B1A">
        <w:rPr>
          <w:sz w:val="24"/>
          <w:szCs w:val="24"/>
        </w:rPr>
        <w:t>of</w:t>
      </w:r>
      <w:r w:rsidRPr="001B5B1A">
        <w:rPr>
          <w:spacing w:val="-6"/>
          <w:sz w:val="24"/>
          <w:szCs w:val="24"/>
        </w:rPr>
        <w:t xml:space="preserve"> </w:t>
      </w:r>
      <w:r w:rsidRPr="001B5B1A">
        <w:rPr>
          <w:sz w:val="24"/>
          <w:szCs w:val="24"/>
        </w:rPr>
        <w:t>this</w:t>
      </w:r>
      <w:r w:rsidRPr="001B5B1A">
        <w:rPr>
          <w:spacing w:val="-5"/>
          <w:sz w:val="24"/>
          <w:szCs w:val="24"/>
        </w:rPr>
        <w:t xml:space="preserve"> </w:t>
      </w:r>
      <w:r w:rsidRPr="001B5B1A">
        <w:rPr>
          <w:sz w:val="24"/>
          <w:szCs w:val="24"/>
        </w:rPr>
        <w:t>regulation</w:t>
      </w:r>
      <w:r w:rsidRPr="001B5B1A">
        <w:rPr>
          <w:spacing w:val="-5"/>
          <w:sz w:val="24"/>
          <w:szCs w:val="24"/>
        </w:rPr>
        <w:t xml:space="preserve"> </w:t>
      </w:r>
      <w:r w:rsidRPr="001B5B1A">
        <w:rPr>
          <w:sz w:val="24"/>
          <w:szCs w:val="24"/>
        </w:rPr>
        <w:t>may</w:t>
      </w:r>
      <w:r w:rsidRPr="001B5B1A">
        <w:rPr>
          <w:spacing w:val="-5"/>
          <w:sz w:val="24"/>
          <w:szCs w:val="24"/>
        </w:rPr>
        <w:t xml:space="preserve"> </w:t>
      </w:r>
      <w:r w:rsidRPr="001B5B1A">
        <w:rPr>
          <w:sz w:val="24"/>
          <w:szCs w:val="24"/>
        </w:rPr>
        <w:t>not</w:t>
      </w:r>
      <w:r w:rsidRPr="001B5B1A">
        <w:rPr>
          <w:spacing w:val="-5"/>
          <w:sz w:val="24"/>
          <w:szCs w:val="24"/>
        </w:rPr>
        <w:t xml:space="preserve"> </w:t>
      </w:r>
      <w:r w:rsidRPr="001B5B1A">
        <w:rPr>
          <w:sz w:val="24"/>
          <w:szCs w:val="24"/>
        </w:rPr>
        <w:t>refill sealed containers, as defined in subparagraph (D)(9)(a), or offer any such refilled containers for</w:t>
      </w:r>
      <w:r w:rsidRPr="001B5B1A">
        <w:rPr>
          <w:spacing w:val="-3"/>
          <w:sz w:val="24"/>
          <w:szCs w:val="24"/>
        </w:rPr>
        <w:t xml:space="preserve"> </w:t>
      </w:r>
      <w:r w:rsidRPr="001B5B1A">
        <w:rPr>
          <w:sz w:val="24"/>
          <w:szCs w:val="24"/>
        </w:rPr>
        <w:t>sale.</w:t>
      </w:r>
    </w:p>
    <w:p w14:paraId="12AFC1DF" w14:textId="77777777" w:rsidR="00A63239" w:rsidRPr="00581D9D" w:rsidRDefault="00A63239" w:rsidP="00A63239">
      <w:pPr>
        <w:numPr>
          <w:ilvl w:val="2"/>
          <w:numId w:val="20"/>
        </w:numPr>
        <w:tabs>
          <w:tab w:val="left" w:pos="2539"/>
          <w:tab w:val="left" w:pos="2540"/>
        </w:tabs>
        <w:rPr>
          <w:sz w:val="24"/>
          <w:szCs w:val="24"/>
        </w:rPr>
      </w:pPr>
      <w:r w:rsidRPr="001B5B1A">
        <w:rPr>
          <w:sz w:val="24"/>
          <w:szCs w:val="24"/>
        </w:rPr>
        <w:lastRenderedPageBreak/>
        <w:t>Any</w:t>
      </w:r>
      <w:r w:rsidRPr="001B5B1A">
        <w:rPr>
          <w:spacing w:val="-6"/>
          <w:sz w:val="24"/>
          <w:szCs w:val="24"/>
        </w:rPr>
        <w:t xml:space="preserve"> </w:t>
      </w:r>
      <w:r w:rsidRPr="001B5B1A">
        <w:rPr>
          <w:sz w:val="24"/>
          <w:szCs w:val="24"/>
        </w:rPr>
        <w:t>sealed</w:t>
      </w:r>
      <w:r w:rsidRPr="001B5B1A">
        <w:rPr>
          <w:spacing w:val="-5"/>
          <w:sz w:val="24"/>
          <w:szCs w:val="24"/>
        </w:rPr>
        <w:t xml:space="preserve"> </w:t>
      </w:r>
      <w:r w:rsidRPr="001B5B1A">
        <w:rPr>
          <w:sz w:val="24"/>
          <w:szCs w:val="24"/>
        </w:rPr>
        <w:t>container</w:t>
      </w:r>
      <w:r w:rsidRPr="001B5B1A">
        <w:rPr>
          <w:spacing w:val="-6"/>
          <w:sz w:val="24"/>
          <w:szCs w:val="24"/>
        </w:rPr>
        <w:t xml:space="preserve"> </w:t>
      </w:r>
      <w:r w:rsidRPr="001B5B1A">
        <w:rPr>
          <w:sz w:val="24"/>
          <w:szCs w:val="24"/>
        </w:rPr>
        <w:t>of</w:t>
      </w:r>
      <w:r w:rsidRPr="001B5B1A">
        <w:rPr>
          <w:spacing w:val="-5"/>
          <w:sz w:val="24"/>
          <w:szCs w:val="24"/>
        </w:rPr>
        <w:t xml:space="preserve"> </w:t>
      </w:r>
      <w:r w:rsidRPr="001B5B1A">
        <w:rPr>
          <w:sz w:val="24"/>
          <w:szCs w:val="24"/>
        </w:rPr>
        <w:t>alcohol</w:t>
      </w:r>
      <w:r w:rsidRPr="001B5B1A">
        <w:rPr>
          <w:spacing w:val="-6"/>
          <w:sz w:val="24"/>
          <w:szCs w:val="24"/>
        </w:rPr>
        <w:t xml:space="preserve"> </w:t>
      </w:r>
      <w:r w:rsidRPr="001B5B1A">
        <w:rPr>
          <w:sz w:val="24"/>
          <w:szCs w:val="24"/>
        </w:rPr>
        <w:t>beverages</w:t>
      </w:r>
      <w:r w:rsidRPr="001B5B1A">
        <w:rPr>
          <w:spacing w:val="-5"/>
          <w:sz w:val="24"/>
          <w:szCs w:val="24"/>
        </w:rPr>
        <w:t xml:space="preserve"> </w:t>
      </w:r>
      <w:r w:rsidRPr="001B5B1A">
        <w:rPr>
          <w:sz w:val="24"/>
          <w:szCs w:val="24"/>
        </w:rPr>
        <w:t>sold</w:t>
      </w:r>
      <w:r w:rsidRPr="001B5B1A">
        <w:rPr>
          <w:spacing w:val="-6"/>
          <w:sz w:val="24"/>
          <w:szCs w:val="24"/>
        </w:rPr>
        <w:t xml:space="preserve"> </w:t>
      </w:r>
      <w:r w:rsidRPr="001B5B1A">
        <w:rPr>
          <w:sz w:val="24"/>
          <w:szCs w:val="24"/>
        </w:rPr>
        <w:t>pursuant</w:t>
      </w:r>
      <w:r w:rsidRPr="001B5B1A">
        <w:rPr>
          <w:spacing w:val="-5"/>
          <w:sz w:val="24"/>
          <w:szCs w:val="24"/>
        </w:rPr>
        <w:t xml:space="preserve"> </w:t>
      </w:r>
      <w:r w:rsidRPr="001B5B1A">
        <w:rPr>
          <w:sz w:val="24"/>
          <w:szCs w:val="24"/>
        </w:rPr>
        <w:t>to</w:t>
      </w:r>
      <w:r w:rsidRPr="001B5B1A">
        <w:rPr>
          <w:spacing w:val="-5"/>
          <w:sz w:val="24"/>
          <w:szCs w:val="24"/>
        </w:rPr>
        <w:t xml:space="preserve"> </w:t>
      </w:r>
      <w:r w:rsidRPr="001B5B1A">
        <w:rPr>
          <w:sz w:val="24"/>
          <w:szCs w:val="24"/>
        </w:rPr>
        <w:t>this</w:t>
      </w:r>
      <w:r w:rsidRPr="001B5B1A">
        <w:rPr>
          <w:spacing w:val="-6"/>
          <w:sz w:val="24"/>
          <w:szCs w:val="24"/>
        </w:rPr>
        <w:t xml:space="preserve"> </w:t>
      </w:r>
      <w:r w:rsidRPr="001B5B1A">
        <w:rPr>
          <w:sz w:val="24"/>
          <w:szCs w:val="24"/>
        </w:rPr>
        <w:t>regulation</w:t>
      </w:r>
      <w:r w:rsidRPr="001B5B1A">
        <w:rPr>
          <w:spacing w:val="-5"/>
          <w:sz w:val="24"/>
          <w:szCs w:val="24"/>
        </w:rPr>
        <w:t xml:space="preserve"> </w:t>
      </w:r>
      <w:r w:rsidRPr="001B5B1A">
        <w:rPr>
          <w:sz w:val="24"/>
          <w:szCs w:val="24"/>
        </w:rPr>
        <w:t>shall</w:t>
      </w:r>
      <w:r w:rsidRPr="001B5B1A">
        <w:rPr>
          <w:spacing w:val="-6"/>
          <w:sz w:val="24"/>
          <w:szCs w:val="24"/>
        </w:rPr>
        <w:t xml:space="preserve"> </w:t>
      </w:r>
      <w:r w:rsidRPr="001B5B1A">
        <w:rPr>
          <w:sz w:val="24"/>
          <w:szCs w:val="24"/>
        </w:rPr>
        <w:t>not exceed</w:t>
      </w:r>
      <w:r w:rsidRPr="001B5B1A">
        <w:rPr>
          <w:spacing w:val="-4"/>
          <w:sz w:val="24"/>
          <w:szCs w:val="24"/>
        </w:rPr>
        <w:t xml:space="preserve"> </w:t>
      </w:r>
      <w:r w:rsidRPr="001B5B1A">
        <w:rPr>
          <w:sz w:val="24"/>
          <w:szCs w:val="24"/>
        </w:rPr>
        <w:t>the</w:t>
      </w:r>
      <w:r w:rsidRPr="001B5B1A">
        <w:rPr>
          <w:spacing w:val="-4"/>
          <w:sz w:val="24"/>
          <w:szCs w:val="24"/>
        </w:rPr>
        <w:t xml:space="preserve"> </w:t>
      </w:r>
      <w:r w:rsidRPr="001B5B1A">
        <w:rPr>
          <w:sz w:val="24"/>
          <w:szCs w:val="24"/>
        </w:rPr>
        <w:t>relevant</w:t>
      </w:r>
      <w:r w:rsidRPr="001B5B1A">
        <w:rPr>
          <w:spacing w:val="-4"/>
          <w:sz w:val="24"/>
          <w:szCs w:val="24"/>
        </w:rPr>
        <w:t xml:space="preserve"> </w:t>
      </w:r>
      <w:r w:rsidRPr="001B5B1A">
        <w:rPr>
          <w:sz w:val="24"/>
          <w:szCs w:val="24"/>
        </w:rPr>
        <w:t>volume</w:t>
      </w:r>
      <w:r w:rsidRPr="001B5B1A">
        <w:rPr>
          <w:spacing w:val="-4"/>
          <w:sz w:val="24"/>
          <w:szCs w:val="24"/>
        </w:rPr>
        <w:t xml:space="preserve"> </w:t>
      </w:r>
      <w:r w:rsidRPr="001B5B1A">
        <w:rPr>
          <w:sz w:val="24"/>
          <w:szCs w:val="24"/>
        </w:rPr>
        <w:t>limits</w:t>
      </w:r>
      <w:r w:rsidRPr="001B5B1A">
        <w:rPr>
          <w:spacing w:val="-4"/>
          <w:sz w:val="24"/>
          <w:szCs w:val="24"/>
        </w:rPr>
        <w:t xml:space="preserve"> </w:t>
      </w:r>
      <w:r w:rsidRPr="001B5B1A">
        <w:rPr>
          <w:sz w:val="24"/>
          <w:szCs w:val="24"/>
        </w:rPr>
        <w:t>identified</w:t>
      </w:r>
      <w:r w:rsidRPr="001B5B1A">
        <w:rPr>
          <w:spacing w:val="-3"/>
          <w:sz w:val="24"/>
          <w:szCs w:val="24"/>
        </w:rPr>
        <w:t xml:space="preserve"> </w:t>
      </w:r>
      <w:r w:rsidRPr="001B5B1A">
        <w:rPr>
          <w:sz w:val="24"/>
          <w:szCs w:val="24"/>
        </w:rPr>
        <w:t>in</w:t>
      </w:r>
      <w:r w:rsidRPr="001B5B1A">
        <w:rPr>
          <w:spacing w:val="-4"/>
          <w:sz w:val="24"/>
          <w:szCs w:val="24"/>
        </w:rPr>
        <w:t xml:space="preserve"> </w:t>
      </w:r>
      <w:r w:rsidRPr="001B5B1A">
        <w:rPr>
          <w:sz w:val="24"/>
          <w:szCs w:val="24"/>
        </w:rPr>
        <w:t>paragraph</w:t>
      </w:r>
      <w:r w:rsidRPr="001B5B1A">
        <w:rPr>
          <w:spacing w:val="-4"/>
          <w:sz w:val="24"/>
          <w:szCs w:val="24"/>
        </w:rPr>
        <w:t xml:space="preserve"> </w:t>
      </w:r>
      <w:r w:rsidRPr="001B5B1A">
        <w:rPr>
          <w:sz w:val="24"/>
          <w:szCs w:val="24"/>
        </w:rPr>
        <w:t>(E)</w:t>
      </w:r>
      <w:r w:rsidRPr="001B5B1A">
        <w:rPr>
          <w:spacing w:val="-4"/>
          <w:sz w:val="24"/>
          <w:szCs w:val="24"/>
        </w:rPr>
        <w:t xml:space="preserve"> </w:t>
      </w:r>
      <w:r w:rsidRPr="001B5B1A">
        <w:rPr>
          <w:sz w:val="24"/>
          <w:szCs w:val="24"/>
        </w:rPr>
        <w:t>of</w:t>
      </w:r>
      <w:r w:rsidRPr="001B5B1A">
        <w:rPr>
          <w:spacing w:val="-4"/>
          <w:sz w:val="24"/>
          <w:szCs w:val="24"/>
        </w:rPr>
        <w:t xml:space="preserve"> </w:t>
      </w:r>
      <w:r w:rsidRPr="001B5B1A">
        <w:rPr>
          <w:sz w:val="24"/>
          <w:szCs w:val="24"/>
        </w:rPr>
        <w:t>this</w:t>
      </w:r>
      <w:r w:rsidRPr="001B5B1A">
        <w:rPr>
          <w:spacing w:val="-3"/>
          <w:sz w:val="24"/>
          <w:szCs w:val="24"/>
        </w:rPr>
        <w:t xml:space="preserve"> </w:t>
      </w:r>
      <w:r w:rsidRPr="001B5B1A">
        <w:rPr>
          <w:sz w:val="24"/>
          <w:szCs w:val="24"/>
        </w:rPr>
        <w:t>regulation.</w:t>
      </w:r>
    </w:p>
    <w:p w14:paraId="7BAD4287" w14:textId="77777777" w:rsidR="00A63239" w:rsidRPr="00581D9D" w:rsidRDefault="00A63239" w:rsidP="00A63239">
      <w:pPr>
        <w:numPr>
          <w:ilvl w:val="1"/>
          <w:numId w:val="20"/>
        </w:numPr>
        <w:tabs>
          <w:tab w:val="left" w:pos="1819"/>
          <w:tab w:val="left" w:pos="1820"/>
        </w:tabs>
        <w:rPr>
          <w:sz w:val="24"/>
          <w:szCs w:val="24"/>
        </w:rPr>
      </w:pPr>
      <w:r w:rsidRPr="001B5B1A">
        <w:rPr>
          <w:sz w:val="24"/>
          <w:szCs w:val="24"/>
        </w:rPr>
        <w:t>Any</w:t>
      </w:r>
      <w:r w:rsidRPr="001B5B1A">
        <w:rPr>
          <w:spacing w:val="-6"/>
          <w:sz w:val="24"/>
          <w:szCs w:val="24"/>
        </w:rPr>
        <w:t xml:space="preserve"> </w:t>
      </w:r>
      <w:r w:rsidRPr="001B5B1A">
        <w:rPr>
          <w:sz w:val="24"/>
          <w:szCs w:val="24"/>
        </w:rPr>
        <w:t>sealed</w:t>
      </w:r>
      <w:r w:rsidRPr="001B5B1A">
        <w:rPr>
          <w:spacing w:val="-5"/>
          <w:sz w:val="24"/>
          <w:szCs w:val="24"/>
        </w:rPr>
        <w:t xml:space="preserve"> </w:t>
      </w:r>
      <w:r w:rsidRPr="001B5B1A">
        <w:rPr>
          <w:sz w:val="24"/>
          <w:szCs w:val="24"/>
        </w:rPr>
        <w:t>container</w:t>
      </w:r>
      <w:r w:rsidRPr="001B5B1A">
        <w:rPr>
          <w:spacing w:val="-5"/>
          <w:sz w:val="24"/>
          <w:szCs w:val="24"/>
        </w:rPr>
        <w:t xml:space="preserve"> </w:t>
      </w:r>
      <w:r w:rsidRPr="001B5B1A">
        <w:rPr>
          <w:sz w:val="24"/>
          <w:szCs w:val="24"/>
        </w:rPr>
        <w:t>containing</w:t>
      </w:r>
      <w:r w:rsidRPr="001B5B1A">
        <w:rPr>
          <w:spacing w:val="-5"/>
          <w:sz w:val="24"/>
          <w:szCs w:val="24"/>
        </w:rPr>
        <w:t xml:space="preserve"> </w:t>
      </w:r>
      <w:r w:rsidRPr="001B5B1A">
        <w:rPr>
          <w:sz w:val="24"/>
          <w:szCs w:val="24"/>
        </w:rPr>
        <w:t>an</w:t>
      </w:r>
      <w:r w:rsidRPr="001B5B1A">
        <w:rPr>
          <w:spacing w:val="-6"/>
          <w:sz w:val="24"/>
          <w:szCs w:val="24"/>
        </w:rPr>
        <w:t xml:space="preserve"> </w:t>
      </w:r>
      <w:r w:rsidRPr="001B5B1A">
        <w:rPr>
          <w:sz w:val="24"/>
          <w:szCs w:val="24"/>
        </w:rPr>
        <w:t>alcohol</w:t>
      </w:r>
      <w:r w:rsidRPr="001B5B1A">
        <w:rPr>
          <w:spacing w:val="-5"/>
          <w:sz w:val="24"/>
          <w:szCs w:val="24"/>
        </w:rPr>
        <w:t xml:space="preserve"> </w:t>
      </w:r>
      <w:r w:rsidRPr="001B5B1A">
        <w:rPr>
          <w:sz w:val="24"/>
          <w:szCs w:val="24"/>
        </w:rPr>
        <w:t>beverage</w:t>
      </w:r>
      <w:r w:rsidRPr="001B5B1A">
        <w:rPr>
          <w:spacing w:val="-5"/>
          <w:sz w:val="24"/>
          <w:szCs w:val="24"/>
        </w:rPr>
        <w:t xml:space="preserve"> </w:t>
      </w:r>
      <w:r w:rsidRPr="001B5B1A">
        <w:rPr>
          <w:sz w:val="24"/>
          <w:szCs w:val="24"/>
        </w:rPr>
        <w:t>that</w:t>
      </w:r>
      <w:r w:rsidRPr="001B5B1A">
        <w:rPr>
          <w:spacing w:val="-5"/>
          <w:sz w:val="24"/>
          <w:szCs w:val="24"/>
        </w:rPr>
        <w:t xml:space="preserve"> </w:t>
      </w:r>
      <w:r w:rsidRPr="001B5B1A">
        <w:rPr>
          <w:sz w:val="24"/>
          <w:szCs w:val="24"/>
        </w:rPr>
        <w:t>is</w:t>
      </w:r>
      <w:r w:rsidRPr="001B5B1A">
        <w:rPr>
          <w:spacing w:val="-5"/>
          <w:sz w:val="24"/>
          <w:szCs w:val="24"/>
        </w:rPr>
        <w:t xml:space="preserve"> </w:t>
      </w:r>
      <w:r w:rsidRPr="001B5B1A">
        <w:rPr>
          <w:sz w:val="24"/>
          <w:szCs w:val="24"/>
        </w:rPr>
        <w:t>sold</w:t>
      </w:r>
      <w:r w:rsidRPr="001B5B1A">
        <w:rPr>
          <w:spacing w:val="-6"/>
          <w:sz w:val="24"/>
          <w:szCs w:val="24"/>
        </w:rPr>
        <w:t xml:space="preserve"> </w:t>
      </w:r>
      <w:r w:rsidRPr="001B5B1A">
        <w:rPr>
          <w:sz w:val="24"/>
          <w:szCs w:val="24"/>
        </w:rPr>
        <w:t>for</w:t>
      </w:r>
      <w:r w:rsidRPr="001B5B1A">
        <w:rPr>
          <w:spacing w:val="-5"/>
          <w:sz w:val="24"/>
          <w:szCs w:val="24"/>
        </w:rPr>
        <w:t xml:space="preserve"> </w:t>
      </w:r>
      <w:r w:rsidRPr="001B5B1A">
        <w:rPr>
          <w:sz w:val="24"/>
          <w:szCs w:val="24"/>
        </w:rPr>
        <w:t>takeout</w:t>
      </w:r>
      <w:r w:rsidRPr="001B5B1A">
        <w:rPr>
          <w:spacing w:val="-5"/>
          <w:sz w:val="24"/>
          <w:szCs w:val="24"/>
        </w:rPr>
        <w:t xml:space="preserve"> </w:t>
      </w:r>
      <w:r w:rsidRPr="001B5B1A">
        <w:rPr>
          <w:sz w:val="24"/>
          <w:szCs w:val="24"/>
        </w:rPr>
        <w:t>or</w:t>
      </w:r>
      <w:r w:rsidRPr="001B5B1A">
        <w:rPr>
          <w:spacing w:val="-5"/>
          <w:sz w:val="24"/>
          <w:szCs w:val="24"/>
        </w:rPr>
        <w:t xml:space="preserve"> </w:t>
      </w:r>
      <w:r w:rsidRPr="001B5B1A">
        <w:rPr>
          <w:sz w:val="24"/>
          <w:szCs w:val="24"/>
        </w:rPr>
        <w:t>delivery</w:t>
      </w:r>
      <w:r w:rsidRPr="001B5B1A">
        <w:rPr>
          <w:spacing w:val="-5"/>
          <w:sz w:val="24"/>
          <w:szCs w:val="24"/>
        </w:rPr>
        <w:t xml:space="preserve"> </w:t>
      </w:r>
      <w:r w:rsidRPr="001B5B1A">
        <w:rPr>
          <w:sz w:val="24"/>
          <w:szCs w:val="24"/>
        </w:rPr>
        <w:t>under this regulation, other than an alcohol beverage sealed by its manufacturer, shall identify the licensee</w:t>
      </w:r>
      <w:r w:rsidRPr="001B5B1A">
        <w:rPr>
          <w:spacing w:val="-5"/>
          <w:sz w:val="24"/>
          <w:szCs w:val="24"/>
        </w:rPr>
        <w:t xml:space="preserve"> </w:t>
      </w:r>
      <w:r w:rsidRPr="001B5B1A">
        <w:rPr>
          <w:sz w:val="24"/>
          <w:szCs w:val="24"/>
        </w:rPr>
        <w:t>that</w:t>
      </w:r>
      <w:r w:rsidRPr="001B5B1A">
        <w:rPr>
          <w:spacing w:val="-4"/>
          <w:sz w:val="24"/>
          <w:szCs w:val="24"/>
        </w:rPr>
        <w:t xml:space="preserve"> </w:t>
      </w:r>
      <w:r w:rsidRPr="001B5B1A">
        <w:rPr>
          <w:sz w:val="24"/>
          <w:szCs w:val="24"/>
        </w:rPr>
        <w:t>sold</w:t>
      </w:r>
      <w:r w:rsidRPr="001B5B1A">
        <w:rPr>
          <w:spacing w:val="-4"/>
          <w:sz w:val="24"/>
          <w:szCs w:val="24"/>
        </w:rPr>
        <w:t xml:space="preserve"> </w:t>
      </w:r>
      <w:r w:rsidRPr="001B5B1A">
        <w:rPr>
          <w:sz w:val="24"/>
          <w:szCs w:val="24"/>
        </w:rPr>
        <w:t>the</w:t>
      </w:r>
      <w:r w:rsidRPr="001B5B1A">
        <w:rPr>
          <w:spacing w:val="-4"/>
          <w:sz w:val="24"/>
          <w:szCs w:val="24"/>
        </w:rPr>
        <w:t xml:space="preserve"> </w:t>
      </w:r>
      <w:r w:rsidRPr="001B5B1A">
        <w:rPr>
          <w:sz w:val="24"/>
          <w:szCs w:val="24"/>
        </w:rPr>
        <w:t>beverage</w:t>
      </w:r>
      <w:r w:rsidRPr="001B5B1A">
        <w:rPr>
          <w:spacing w:val="-5"/>
          <w:sz w:val="24"/>
          <w:szCs w:val="24"/>
        </w:rPr>
        <w:t xml:space="preserve"> </w:t>
      </w:r>
      <w:r w:rsidRPr="001B5B1A">
        <w:rPr>
          <w:sz w:val="24"/>
          <w:szCs w:val="24"/>
        </w:rPr>
        <w:t>and</w:t>
      </w:r>
      <w:r w:rsidRPr="001B5B1A">
        <w:rPr>
          <w:spacing w:val="-4"/>
          <w:sz w:val="24"/>
          <w:szCs w:val="24"/>
        </w:rPr>
        <w:t xml:space="preserve"> </w:t>
      </w:r>
      <w:r w:rsidRPr="001B5B1A">
        <w:rPr>
          <w:sz w:val="24"/>
          <w:szCs w:val="24"/>
        </w:rPr>
        <w:t>include</w:t>
      </w:r>
      <w:r w:rsidRPr="001B5B1A">
        <w:rPr>
          <w:spacing w:val="-4"/>
          <w:sz w:val="24"/>
          <w:szCs w:val="24"/>
        </w:rPr>
        <w:t xml:space="preserve"> </w:t>
      </w:r>
      <w:r w:rsidRPr="001B5B1A">
        <w:rPr>
          <w:sz w:val="24"/>
          <w:szCs w:val="24"/>
        </w:rPr>
        <w:t>a</w:t>
      </w:r>
      <w:r w:rsidRPr="001B5B1A">
        <w:rPr>
          <w:spacing w:val="-4"/>
          <w:sz w:val="24"/>
          <w:szCs w:val="24"/>
        </w:rPr>
        <w:t xml:space="preserve"> </w:t>
      </w:r>
      <w:r w:rsidRPr="001B5B1A">
        <w:rPr>
          <w:sz w:val="24"/>
          <w:szCs w:val="24"/>
        </w:rPr>
        <w:t>warning</w:t>
      </w:r>
      <w:r w:rsidRPr="001B5B1A">
        <w:rPr>
          <w:spacing w:val="-4"/>
          <w:sz w:val="24"/>
          <w:szCs w:val="24"/>
        </w:rPr>
        <w:t xml:space="preserve"> </w:t>
      </w:r>
      <w:r w:rsidRPr="001B5B1A">
        <w:rPr>
          <w:sz w:val="24"/>
          <w:szCs w:val="24"/>
        </w:rPr>
        <w:t>statement,</w:t>
      </w:r>
      <w:r w:rsidRPr="001B5B1A">
        <w:rPr>
          <w:spacing w:val="-5"/>
          <w:sz w:val="24"/>
          <w:szCs w:val="24"/>
        </w:rPr>
        <w:t xml:space="preserve"> </w:t>
      </w:r>
      <w:r w:rsidRPr="001B5B1A">
        <w:rPr>
          <w:sz w:val="24"/>
          <w:szCs w:val="24"/>
        </w:rPr>
        <w:t>with</w:t>
      </w:r>
      <w:r w:rsidRPr="001B5B1A">
        <w:rPr>
          <w:spacing w:val="-4"/>
          <w:sz w:val="24"/>
          <w:szCs w:val="24"/>
        </w:rPr>
        <w:t xml:space="preserve"> </w:t>
      </w:r>
      <w:r w:rsidRPr="001B5B1A">
        <w:rPr>
          <w:sz w:val="24"/>
          <w:szCs w:val="24"/>
        </w:rPr>
        <w:t>a</w:t>
      </w:r>
      <w:r w:rsidRPr="001B5B1A">
        <w:rPr>
          <w:spacing w:val="-4"/>
          <w:sz w:val="24"/>
          <w:szCs w:val="24"/>
        </w:rPr>
        <w:t xml:space="preserve"> </w:t>
      </w:r>
      <w:r w:rsidRPr="001B5B1A">
        <w:rPr>
          <w:sz w:val="24"/>
          <w:szCs w:val="24"/>
        </w:rPr>
        <w:t>minimum</w:t>
      </w:r>
      <w:r w:rsidRPr="001B5B1A">
        <w:rPr>
          <w:spacing w:val="-4"/>
          <w:sz w:val="24"/>
          <w:szCs w:val="24"/>
        </w:rPr>
        <w:t xml:space="preserve"> </w:t>
      </w:r>
      <w:r w:rsidRPr="001B5B1A">
        <w:rPr>
          <w:sz w:val="24"/>
          <w:szCs w:val="24"/>
        </w:rPr>
        <w:t>fourteen (14)</w:t>
      </w:r>
      <w:r w:rsidRPr="001B5B1A">
        <w:rPr>
          <w:spacing w:val="-5"/>
          <w:sz w:val="24"/>
          <w:szCs w:val="24"/>
        </w:rPr>
        <w:t xml:space="preserve"> </w:t>
      </w:r>
      <w:r w:rsidRPr="001B5B1A">
        <w:rPr>
          <w:sz w:val="24"/>
          <w:szCs w:val="24"/>
        </w:rPr>
        <w:t>font</w:t>
      </w:r>
      <w:r w:rsidRPr="001B5B1A">
        <w:rPr>
          <w:spacing w:val="-5"/>
          <w:sz w:val="24"/>
          <w:szCs w:val="24"/>
        </w:rPr>
        <w:t xml:space="preserve"> </w:t>
      </w:r>
      <w:r w:rsidRPr="001B5B1A">
        <w:rPr>
          <w:sz w:val="24"/>
          <w:szCs w:val="24"/>
        </w:rPr>
        <w:t>size,</w:t>
      </w:r>
      <w:r w:rsidRPr="001B5B1A">
        <w:rPr>
          <w:spacing w:val="-5"/>
          <w:sz w:val="24"/>
          <w:szCs w:val="24"/>
        </w:rPr>
        <w:t xml:space="preserve"> </w:t>
      </w:r>
      <w:r w:rsidRPr="001B5B1A">
        <w:rPr>
          <w:sz w:val="24"/>
          <w:szCs w:val="24"/>
        </w:rPr>
        <w:t>stating</w:t>
      </w:r>
      <w:r w:rsidRPr="001B5B1A">
        <w:rPr>
          <w:spacing w:val="-5"/>
          <w:sz w:val="24"/>
          <w:szCs w:val="24"/>
        </w:rPr>
        <w:t xml:space="preserve"> </w:t>
      </w:r>
      <w:r w:rsidRPr="001B5B1A">
        <w:rPr>
          <w:sz w:val="24"/>
          <w:szCs w:val="24"/>
        </w:rPr>
        <w:t>as</w:t>
      </w:r>
      <w:r w:rsidRPr="001B5B1A">
        <w:rPr>
          <w:spacing w:val="-5"/>
          <w:sz w:val="24"/>
          <w:szCs w:val="24"/>
        </w:rPr>
        <w:t xml:space="preserve"> </w:t>
      </w:r>
      <w:r w:rsidRPr="001B5B1A">
        <w:rPr>
          <w:sz w:val="24"/>
          <w:szCs w:val="24"/>
        </w:rPr>
        <w:t>follows:</w:t>
      </w:r>
      <w:r w:rsidRPr="001B5B1A">
        <w:rPr>
          <w:spacing w:val="-5"/>
          <w:sz w:val="24"/>
          <w:szCs w:val="24"/>
        </w:rPr>
        <w:t xml:space="preserve"> </w:t>
      </w:r>
      <w:r w:rsidRPr="001B5B1A">
        <w:rPr>
          <w:sz w:val="24"/>
          <w:szCs w:val="24"/>
        </w:rPr>
        <w:t>“WARNING:</w:t>
      </w:r>
      <w:r w:rsidRPr="001B5B1A">
        <w:rPr>
          <w:spacing w:val="-5"/>
          <w:sz w:val="24"/>
          <w:szCs w:val="24"/>
        </w:rPr>
        <w:t xml:space="preserve"> </w:t>
      </w:r>
      <w:r w:rsidRPr="001B5B1A">
        <w:rPr>
          <w:sz w:val="24"/>
          <w:szCs w:val="24"/>
        </w:rPr>
        <w:t>DO</w:t>
      </w:r>
      <w:r w:rsidRPr="001B5B1A">
        <w:rPr>
          <w:spacing w:val="-5"/>
          <w:sz w:val="24"/>
          <w:szCs w:val="24"/>
        </w:rPr>
        <w:t xml:space="preserve"> </w:t>
      </w:r>
      <w:r w:rsidRPr="001B5B1A">
        <w:rPr>
          <w:sz w:val="24"/>
          <w:szCs w:val="24"/>
        </w:rPr>
        <w:t>NOT</w:t>
      </w:r>
      <w:r w:rsidRPr="001B5B1A">
        <w:rPr>
          <w:spacing w:val="-4"/>
          <w:sz w:val="24"/>
          <w:szCs w:val="24"/>
        </w:rPr>
        <w:t xml:space="preserve"> </w:t>
      </w:r>
      <w:r w:rsidRPr="001B5B1A">
        <w:rPr>
          <w:sz w:val="24"/>
          <w:szCs w:val="24"/>
        </w:rPr>
        <w:t>OPEN</w:t>
      </w:r>
      <w:r w:rsidRPr="001B5B1A">
        <w:rPr>
          <w:spacing w:val="-5"/>
          <w:sz w:val="24"/>
          <w:szCs w:val="24"/>
        </w:rPr>
        <w:t xml:space="preserve"> </w:t>
      </w:r>
      <w:r w:rsidRPr="001B5B1A">
        <w:rPr>
          <w:sz w:val="24"/>
          <w:szCs w:val="24"/>
        </w:rPr>
        <w:t>OR</w:t>
      </w:r>
      <w:r w:rsidRPr="001B5B1A">
        <w:rPr>
          <w:spacing w:val="-5"/>
          <w:sz w:val="24"/>
          <w:szCs w:val="24"/>
        </w:rPr>
        <w:t xml:space="preserve"> </w:t>
      </w:r>
      <w:r w:rsidRPr="001B5B1A">
        <w:rPr>
          <w:sz w:val="24"/>
          <w:szCs w:val="24"/>
        </w:rPr>
        <w:t>REMOVE</w:t>
      </w:r>
      <w:r w:rsidRPr="001B5B1A">
        <w:rPr>
          <w:spacing w:val="-5"/>
          <w:sz w:val="24"/>
          <w:szCs w:val="24"/>
        </w:rPr>
        <w:t xml:space="preserve"> </w:t>
      </w:r>
      <w:r w:rsidRPr="001B5B1A">
        <w:rPr>
          <w:sz w:val="24"/>
          <w:szCs w:val="24"/>
        </w:rPr>
        <w:t>SEAL</w:t>
      </w:r>
      <w:r w:rsidRPr="001B5B1A">
        <w:rPr>
          <w:spacing w:val="-5"/>
          <w:sz w:val="24"/>
          <w:szCs w:val="24"/>
        </w:rPr>
        <w:t xml:space="preserve"> </w:t>
      </w:r>
      <w:r w:rsidRPr="001B5B1A">
        <w:rPr>
          <w:sz w:val="24"/>
          <w:szCs w:val="24"/>
        </w:rPr>
        <w:t>WHILE</w:t>
      </w:r>
      <w:r w:rsidRPr="001B5B1A">
        <w:rPr>
          <w:spacing w:val="-5"/>
          <w:sz w:val="24"/>
          <w:szCs w:val="24"/>
        </w:rPr>
        <w:t xml:space="preserve"> </w:t>
      </w:r>
      <w:r w:rsidRPr="001B5B1A">
        <w:rPr>
          <w:sz w:val="24"/>
          <w:szCs w:val="24"/>
        </w:rPr>
        <w:t xml:space="preserve">IN </w:t>
      </w:r>
      <w:r w:rsidRPr="001B5B1A">
        <w:rPr>
          <w:spacing w:val="-4"/>
          <w:sz w:val="24"/>
          <w:szCs w:val="24"/>
        </w:rPr>
        <w:t xml:space="preserve">TRANSIT. </w:t>
      </w:r>
      <w:r w:rsidRPr="001B5B1A">
        <w:rPr>
          <w:sz w:val="24"/>
          <w:szCs w:val="24"/>
        </w:rPr>
        <w:t>Purchasers are subject to state and local laws and regulations prohibiting drinking or</w:t>
      </w:r>
      <w:r w:rsidRPr="001B5B1A">
        <w:rPr>
          <w:spacing w:val="-5"/>
          <w:sz w:val="24"/>
          <w:szCs w:val="24"/>
        </w:rPr>
        <w:t xml:space="preserve"> </w:t>
      </w:r>
      <w:r w:rsidRPr="001B5B1A">
        <w:rPr>
          <w:sz w:val="24"/>
          <w:szCs w:val="24"/>
        </w:rPr>
        <w:t>possessing</w:t>
      </w:r>
      <w:r w:rsidRPr="001B5B1A">
        <w:rPr>
          <w:spacing w:val="-5"/>
          <w:sz w:val="24"/>
          <w:szCs w:val="24"/>
        </w:rPr>
        <w:t xml:space="preserve"> </w:t>
      </w:r>
      <w:r w:rsidRPr="001B5B1A">
        <w:rPr>
          <w:sz w:val="24"/>
          <w:szCs w:val="24"/>
        </w:rPr>
        <w:t>open</w:t>
      </w:r>
      <w:r w:rsidRPr="001B5B1A">
        <w:rPr>
          <w:spacing w:val="-4"/>
          <w:sz w:val="24"/>
          <w:szCs w:val="24"/>
        </w:rPr>
        <w:t xml:space="preserve"> </w:t>
      </w:r>
      <w:r w:rsidRPr="001B5B1A">
        <w:rPr>
          <w:sz w:val="24"/>
          <w:szCs w:val="24"/>
        </w:rPr>
        <w:t>containers</w:t>
      </w:r>
      <w:r w:rsidRPr="001B5B1A">
        <w:rPr>
          <w:spacing w:val="-5"/>
          <w:sz w:val="24"/>
          <w:szCs w:val="24"/>
        </w:rPr>
        <w:t xml:space="preserve"> </w:t>
      </w:r>
      <w:r w:rsidRPr="001B5B1A">
        <w:rPr>
          <w:sz w:val="24"/>
          <w:szCs w:val="24"/>
        </w:rPr>
        <w:t>of</w:t>
      </w:r>
      <w:r w:rsidRPr="001B5B1A">
        <w:rPr>
          <w:spacing w:val="-5"/>
          <w:sz w:val="24"/>
          <w:szCs w:val="24"/>
        </w:rPr>
        <w:t xml:space="preserve"> </w:t>
      </w:r>
      <w:r w:rsidRPr="001B5B1A">
        <w:rPr>
          <w:sz w:val="24"/>
          <w:szCs w:val="24"/>
        </w:rPr>
        <w:t>alcoholic</w:t>
      </w:r>
      <w:r w:rsidRPr="001B5B1A">
        <w:rPr>
          <w:spacing w:val="-4"/>
          <w:sz w:val="24"/>
          <w:szCs w:val="24"/>
        </w:rPr>
        <w:t xml:space="preserve"> </w:t>
      </w:r>
      <w:r w:rsidRPr="001B5B1A">
        <w:rPr>
          <w:sz w:val="24"/>
          <w:szCs w:val="24"/>
        </w:rPr>
        <w:t>beverages</w:t>
      </w:r>
      <w:r w:rsidRPr="001B5B1A">
        <w:rPr>
          <w:spacing w:val="-5"/>
          <w:sz w:val="24"/>
          <w:szCs w:val="24"/>
        </w:rPr>
        <w:t xml:space="preserve"> </w:t>
      </w:r>
      <w:r w:rsidRPr="001B5B1A">
        <w:rPr>
          <w:sz w:val="24"/>
          <w:szCs w:val="24"/>
        </w:rPr>
        <w:t>in</w:t>
      </w:r>
      <w:r w:rsidRPr="001B5B1A">
        <w:rPr>
          <w:spacing w:val="-4"/>
          <w:sz w:val="24"/>
          <w:szCs w:val="24"/>
        </w:rPr>
        <w:t xml:space="preserve"> </w:t>
      </w:r>
      <w:r w:rsidRPr="001B5B1A">
        <w:rPr>
          <w:sz w:val="24"/>
          <w:szCs w:val="24"/>
        </w:rPr>
        <w:t>motor</w:t>
      </w:r>
      <w:r w:rsidRPr="001B5B1A">
        <w:rPr>
          <w:spacing w:val="-5"/>
          <w:sz w:val="24"/>
          <w:szCs w:val="24"/>
        </w:rPr>
        <w:t xml:space="preserve"> </w:t>
      </w:r>
      <w:r w:rsidRPr="001B5B1A">
        <w:rPr>
          <w:sz w:val="24"/>
          <w:szCs w:val="24"/>
        </w:rPr>
        <w:t>vehicles,</w:t>
      </w:r>
      <w:r w:rsidRPr="001B5B1A">
        <w:rPr>
          <w:spacing w:val="-5"/>
          <w:sz w:val="24"/>
          <w:szCs w:val="24"/>
        </w:rPr>
        <w:t xml:space="preserve"> </w:t>
      </w:r>
      <w:r w:rsidRPr="001B5B1A">
        <w:rPr>
          <w:sz w:val="24"/>
          <w:szCs w:val="24"/>
        </w:rPr>
        <w:t>including</w:t>
      </w:r>
      <w:r w:rsidRPr="001B5B1A">
        <w:rPr>
          <w:spacing w:val="-4"/>
          <w:sz w:val="24"/>
          <w:szCs w:val="24"/>
        </w:rPr>
        <w:t xml:space="preserve"> </w:t>
      </w:r>
      <w:r w:rsidRPr="001B5B1A">
        <w:rPr>
          <w:sz w:val="24"/>
          <w:szCs w:val="24"/>
        </w:rPr>
        <w:t>section</w:t>
      </w:r>
      <w:r>
        <w:rPr>
          <w:sz w:val="24"/>
          <w:szCs w:val="24"/>
        </w:rPr>
        <w:t xml:space="preserve"> </w:t>
      </w:r>
      <w:r w:rsidRPr="001B5B1A">
        <w:rPr>
          <w:sz w:val="24"/>
          <w:szCs w:val="24"/>
        </w:rPr>
        <w:t>42-4-1305, C.R.S.”</w:t>
      </w:r>
    </w:p>
    <w:p w14:paraId="40DE2FED" w14:textId="77777777" w:rsidR="00A63239" w:rsidRPr="00581D9D" w:rsidRDefault="00A63239" w:rsidP="00A63239">
      <w:pPr>
        <w:numPr>
          <w:ilvl w:val="1"/>
          <w:numId w:val="20"/>
        </w:numPr>
        <w:tabs>
          <w:tab w:val="left" w:pos="1819"/>
          <w:tab w:val="left" w:pos="1820"/>
        </w:tabs>
        <w:rPr>
          <w:sz w:val="24"/>
          <w:szCs w:val="24"/>
        </w:rPr>
      </w:pPr>
      <w:r w:rsidRPr="001B5B1A">
        <w:rPr>
          <w:sz w:val="24"/>
          <w:szCs w:val="24"/>
        </w:rPr>
        <w:t>Licensees</w:t>
      </w:r>
      <w:r w:rsidRPr="001B5B1A">
        <w:rPr>
          <w:spacing w:val="-6"/>
          <w:sz w:val="24"/>
          <w:szCs w:val="24"/>
        </w:rPr>
        <w:t xml:space="preserve"> </w:t>
      </w:r>
      <w:r w:rsidRPr="001B5B1A">
        <w:rPr>
          <w:sz w:val="24"/>
          <w:szCs w:val="24"/>
        </w:rPr>
        <w:t>who</w:t>
      </w:r>
      <w:r w:rsidRPr="001B5B1A">
        <w:rPr>
          <w:spacing w:val="-6"/>
          <w:sz w:val="24"/>
          <w:szCs w:val="24"/>
        </w:rPr>
        <w:t xml:space="preserve"> </w:t>
      </w:r>
      <w:r w:rsidRPr="001B5B1A">
        <w:rPr>
          <w:sz w:val="24"/>
          <w:szCs w:val="24"/>
        </w:rPr>
        <w:t>sell</w:t>
      </w:r>
      <w:r w:rsidRPr="001B5B1A">
        <w:rPr>
          <w:spacing w:val="-6"/>
          <w:sz w:val="24"/>
          <w:szCs w:val="24"/>
        </w:rPr>
        <w:t xml:space="preserve"> </w:t>
      </w:r>
      <w:r w:rsidRPr="001B5B1A">
        <w:rPr>
          <w:sz w:val="24"/>
          <w:szCs w:val="24"/>
        </w:rPr>
        <w:t>alcohol</w:t>
      </w:r>
      <w:r w:rsidRPr="001B5B1A">
        <w:rPr>
          <w:spacing w:val="-6"/>
          <w:sz w:val="24"/>
          <w:szCs w:val="24"/>
        </w:rPr>
        <w:t xml:space="preserve"> </w:t>
      </w:r>
      <w:r w:rsidRPr="001B5B1A">
        <w:rPr>
          <w:sz w:val="24"/>
          <w:szCs w:val="24"/>
        </w:rPr>
        <w:t>beverages</w:t>
      </w:r>
      <w:r w:rsidRPr="001B5B1A">
        <w:rPr>
          <w:spacing w:val="-6"/>
          <w:sz w:val="24"/>
          <w:szCs w:val="24"/>
        </w:rPr>
        <w:t xml:space="preserve"> </w:t>
      </w:r>
      <w:r w:rsidRPr="001B5B1A">
        <w:rPr>
          <w:sz w:val="24"/>
          <w:szCs w:val="24"/>
        </w:rPr>
        <w:t>through</w:t>
      </w:r>
      <w:r w:rsidRPr="001B5B1A">
        <w:rPr>
          <w:spacing w:val="-6"/>
          <w:sz w:val="24"/>
          <w:szCs w:val="24"/>
        </w:rPr>
        <w:t xml:space="preserve"> </w:t>
      </w:r>
      <w:r w:rsidRPr="001B5B1A">
        <w:rPr>
          <w:sz w:val="24"/>
          <w:szCs w:val="24"/>
        </w:rPr>
        <w:t>delivery</w:t>
      </w:r>
      <w:r w:rsidRPr="001B5B1A">
        <w:rPr>
          <w:spacing w:val="-6"/>
          <w:sz w:val="24"/>
          <w:szCs w:val="24"/>
        </w:rPr>
        <w:t xml:space="preserve"> </w:t>
      </w:r>
      <w:r w:rsidRPr="001B5B1A">
        <w:rPr>
          <w:sz w:val="24"/>
          <w:szCs w:val="24"/>
        </w:rPr>
        <w:t>or</w:t>
      </w:r>
      <w:r w:rsidRPr="001B5B1A">
        <w:rPr>
          <w:spacing w:val="-6"/>
          <w:sz w:val="24"/>
          <w:szCs w:val="24"/>
        </w:rPr>
        <w:t xml:space="preserve"> </w:t>
      </w:r>
      <w:r w:rsidRPr="001B5B1A">
        <w:rPr>
          <w:sz w:val="24"/>
          <w:szCs w:val="24"/>
        </w:rPr>
        <w:t>takeout</w:t>
      </w:r>
      <w:r w:rsidRPr="001B5B1A">
        <w:rPr>
          <w:spacing w:val="-6"/>
          <w:sz w:val="24"/>
          <w:szCs w:val="24"/>
        </w:rPr>
        <w:t xml:space="preserve"> </w:t>
      </w:r>
      <w:r w:rsidRPr="001B5B1A">
        <w:rPr>
          <w:sz w:val="24"/>
          <w:szCs w:val="24"/>
        </w:rPr>
        <w:t>pursuant</w:t>
      </w:r>
      <w:r w:rsidRPr="001B5B1A">
        <w:rPr>
          <w:spacing w:val="-6"/>
          <w:sz w:val="24"/>
          <w:szCs w:val="24"/>
        </w:rPr>
        <w:t xml:space="preserve"> </w:t>
      </w:r>
      <w:r w:rsidRPr="001B5B1A">
        <w:rPr>
          <w:sz w:val="24"/>
          <w:szCs w:val="24"/>
        </w:rPr>
        <w:t>to</w:t>
      </w:r>
      <w:r w:rsidRPr="001B5B1A">
        <w:rPr>
          <w:spacing w:val="-6"/>
          <w:sz w:val="24"/>
          <w:szCs w:val="24"/>
        </w:rPr>
        <w:t xml:space="preserve"> </w:t>
      </w:r>
      <w:r w:rsidRPr="001B5B1A">
        <w:rPr>
          <w:sz w:val="24"/>
          <w:szCs w:val="24"/>
        </w:rPr>
        <w:t>this</w:t>
      </w:r>
      <w:r w:rsidRPr="001B5B1A">
        <w:rPr>
          <w:spacing w:val="-6"/>
          <w:sz w:val="24"/>
          <w:szCs w:val="24"/>
        </w:rPr>
        <w:t xml:space="preserve"> </w:t>
      </w:r>
      <w:r w:rsidRPr="001B5B1A">
        <w:rPr>
          <w:sz w:val="24"/>
          <w:szCs w:val="24"/>
        </w:rPr>
        <w:t xml:space="preserve">regulation are responsible for compliance with all laws and regulations prohibiting the sale of alcohol beverages to </w:t>
      </w:r>
      <w:ins w:id="226" w:author="Author">
        <w:r w:rsidRPr="001B5B1A">
          <w:rPr>
            <w:sz w:val="24"/>
            <w:szCs w:val="24"/>
          </w:rPr>
          <w:t xml:space="preserve">a person under twenty-one (21) years of age </w:t>
        </w:r>
      </w:ins>
      <w:del w:id="227" w:author="Author">
        <w:r w:rsidRPr="001B5B1A" w:rsidDel="006B42AD">
          <w:rPr>
            <w:sz w:val="24"/>
            <w:szCs w:val="24"/>
          </w:rPr>
          <w:delText xml:space="preserve">an underage person </w:delText>
        </w:r>
      </w:del>
      <w:r w:rsidRPr="001B5B1A">
        <w:rPr>
          <w:sz w:val="24"/>
          <w:szCs w:val="24"/>
        </w:rPr>
        <w:t>or to a visibly intoxicated</w:t>
      </w:r>
      <w:r w:rsidRPr="001B5B1A">
        <w:rPr>
          <w:spacing w:val="-20"/>
          <w:sz w:val="24"/>
          <w:szCs w:val="24"/>
        </w:rPr>
        <w:t xml:space="preserve"> </w:t>
      </w:r>
      <w:r w:rsidRPr="001B5B1A">
        <w:rPr>
          <w:sz w:val="24"/>
          <w:szCs w:val="24"/>
        </w:rPr>
        <w:t>person.</w:t>
      </w:r>
    </w:p>
    <w:p w14:paraId="26E16CBE" w14:textId="77777777" w:rsidR="00A63239" w:rsidRPr="00581D9D" w:rsidRDefault="00A63239" w:rsidP="00A63239">
      <w:pPr>
        <w:numPr>
          <w:ilvl w:val="1"/>
          <w:numId w:val="20"/>
        </w:numPr>
        <w:tabs>
          <w:tab w:val="left" w:pos="1819"/>
          <w:tab w:val="left" w:pos="1820"/>
        </w:tabs>
        <w:rPr>
          <w:sz w:val="24"/>
          <w:szCs w:val="24"/>
        </w:rPr>
      </w:pPr>
      <w:proofErr w:type="gramStart"/>
      <w:r w:rsidRPr="001B5B1A">
        <w:rPr>
          <w:sz w:val="24"/>
          <w:szCs w:val="24"/>
        </w:rPr>
        <w:t>Licensees</w:t>
      </w:r>
      <w:proofErr w:type="gramEnd"/>
      <w:r w:rsidRPr="001B5B1A">
        <w:rPr>
          <w:spacing w:val="-6"/>
          <w:sz w:val="24"/>
          <w:szCs w:val="24"/>
        </w:rPr>
        <w:t xml:space="preserve"> </w:t>
      </w:r>
      <w:r w:rsidRPr="001B5B1A">
        <w:rPr>
          <w:sz w:val="24"/>
          <w:szCs w:val="24"/>
        </w:rPr>
        <w:t>shall</w:t>
      </w:r>
      <w:r w:rsidRPr="001B5B1A">
        <w:rPr>
          <w:spacing w:val="-6"/>
          <w:sz w:val="24"/>
          <w:szCs w:val="24"/>
        </w:rPr>
        <w:t xml:space="preserve"> </w:t>
      </w:r>
      <w:r w:rsidRPr="001B5B1A">
        <w:rPr>
          <w:sz w:val="24"/>
          <w:szCs w:val="24"/>
        </w:rPr>
        <w:t>only</w:t>
      </w:r>
      <w:r w:rsidRPr="001B5B1A">
        <w:rPr>
          <w:spacing w:val="-6"/>
          <w:sz w:val="24"/>
          <w:szCs w:val="24"/>
        </w:rPr>
        <w:t xml:space="preserve"> </w:t>
      </w:r>
      <w:r w:rsidRPr="001B5B1A">
        <w:rPr>
          <w:sz w:val="24"/>
          <w:szCs w:val="24"/>
        </w:rPr>
        <w:t>sell</w:t>
      </w:r>
      <w:r w:rsidRPr="001B5B1A">
        <w:rPr>
          <w:spacing w:val="-6"/>
          <w:sz w:val="24"/>
          <w:szCs w:val="24"/>
        </w:rPr>
        <w:t xml:space="preserve"> </w:t>
      </w:r>
      <w:r w:rsidRPr="001B5B1A">
        <w:rPr>
          <w:sz w:val="24"/>
          <w:szCs w:val="24"/>
        </w:rPr>
        <w:t>alcohol</w:t>
      </w:r>
      <w:r w:rsidRPr="001B5B1A">
        <w:rPr>
          <w:spacing w:val="-6"/>
          <w:sz w:val="24"/>
          <w:szCs w:val="24"/>
        </w:rPr>
        <w:t xml:space="preserve"> </w:t>
      </w:r>
      <w:r w:rsidRPr="001B5B1A">
        <w:rPr>
          <w:sz w:val="24"/>
          <w:szCs w:val="24"/>
        </w:rPr>
        <w:t>beverages</w:t>
      </w:r>
      <w:r w:rsidRPr="001B5B1A">
        <w:rPr>
          <w:spacing w:val="-6"/>
          <w:sz w:val="24"/>
          <w:szCs w:val="24"/>
        </w:rPr>
        <w:t xml:space="preserve"> </w:t>
      </w:r>
      <w:r w:rsidRPr="001B5B1A">
        <w:rPr>
          <w:sz w:val="24"/>
          <w:szCs w:val="24"/>
        </w:rPr>
        <w:t>through</w:t>
      </w:r>
      <w:r w:rsidRPr="001B5B1A">
        <w:rPr>
          <w:spacing w:val="-5"/>
          <w:sz w:val="24"/>
          <w:szCs w:val="24"/>
        </w:rPr>
        <w:t xml:space="preserve"> </w:t>
      </w:r>
      <w:r w:rsidRPr="001B5B1A">
        <w:rPr>
          <w:sz w:val="24"/>
          <w:szCs w:val="24"/>
        </w:rPr>
        <w:t>takeout</w:t>
      </w:r>
      <w:r w:rsidRPr="001B5B1A">
        <w:rPr>
          <w:spacing w:val="-6"/>
          <w:sz w:val="24"/>
          <w:szCs w:val="24"/>
        </w:rPr>
        <w:t xml:space="preserve"> </w:t>
      </w:r>
      <w:r w:rsidRPr="001B5B1A">
        <w:rPr>
          <w:sz w:val="24"/>
          <w:szCs w:val="24"/>
        </w:rPr>
        <w:t>and</w:t>
      </w:r>
      <w:r w:rsidRPr="001B5B1A">
        <w:rPr>
          <w:spacing w:val="-6"/>
          <w:sz w:val="24"/>
          <w:szCs w:val="24"/>
        </w:rPr>
        <w:t xml:space="preserve"> </w:t>
      </w:r>
      <w:r w:rsidRPr="001B5B1A">
        <w:rPr>
          <w:sz w:val="24"/>
          <w:szCs w:val="24"/>
        </w:rPr>
        <w:t>delivery</w:t>
      </w:r>
      <w:r w:rsidRPr="001B5B1A">
        <w:rPr>
          <w:spacing w:val="-6"/>
          <w:sz w:val="24"/>
          <w:szCs w:val="24"/>
        </w:rPr>
        <w:t xml:space="preserve"> </w:t>
      </w:r>
      <w:r w:rsidRPr="001B5B1A">
        <w:rPr>
          <w:sz w:val="24"/>
          <w:szCs w:val="24"/>
        </w:rPr>
        <w:t>between</w:t>
      </w:r>
      <w:r w:rsidRPr="001B5B1A">
        <w:rPr>
          <w:spacing w:val="-6"/>
          <w:sz w:val="24"/>
          <w:szCs w:val="24"/>
        </w:rPr>
        <w:t xml:space="preserve"> </w:t>
      </w:r>
      <w:r w:rsidRPr="001B5B1A">
        <w:rPr>
          <w:sz w:val="24"/>
          <w:szCs w:val="24"/>
        </w:rPr>
        <w:t>the</w:t>
      </w:r>
      <w:r w:rsidRPr="001B5B1A">
        <w:rPr>
          <w:spacing w:val="-6"/>
          <w:sz w:val="24"/>
          <w:szCs w:val="24"/>
        </w:rPr>
        <w:t xml:space="preserve"> </w:t>
      </w:r>
      <w:r w:rsidRPr="001B5B1A">
        <w:rPr>
          <w:sz w:val="24"/>
          <w:szCs w:val="24"/>
        </w:rPr>
        <w:t>hours of 7 a.m. and 12</w:t>
      </w:r>
      <w:r w:rsidRPr="001B5B1A">
        <w:rPr>
          <w:spacing w:val="-6"/>
          <w:sz w:val="24"/>
          <w:szCs w:val="24"/>
        </w:rPr>
        <w:t xml:space="preserve"> </w:t>
      </w:r>
      <w:r w:rsidRPr="001B5B1A">
        <w:rPr>
          <w:sz w:val="24"/>
          <w:szCs w:val="24"/>
        </w:rPr>
        <w:t>midnight.</w:t>
      </w:r>
    </w:p>
    <w:p w14:paraId="3115801A" w14:textId="77777777" w:rsidR="00A63239" w:rsidRPr="00581D9D" w:rsidRDefault="00A63239" w:rsidP="00A63239">
      <w:pPr>
        <w:numPr>
          <w:ilvl w:val="0"/>
          <w:numId w:val="20"/>
        </w:numPr>
        <w:tabs>
          <w:tab w:val="left" w:pos="1099"/>
          <w:tab w:val="left" w:pos="1100"/>
        </w:tabs>
        <w:rPr>
          <w:sz w:val="24"/>
          <w:szCs w:val="24"/>
        </w:rPr>
      </w:pPr>
      <w:r w:rsidRPr="001B5B1A">
        <w:rPr>
          <w:sz w:val="24"/>
          <w:szCs w:val="24"/>
        </w:rPr>
        <w:t xml:space="preserve">Unless the governor has declared a disaster emergency under part 7 of Article 33.5 of </w:t>
      </w:r>
      <w:r w:rsidRPr="001B5B1A">
        <w:rPr>
          <w:spacing w:val="-3"/>
          <w:sz w:val="24"/>
          <w:szCs w:val="24"/>
        </w:rPr>
        <w:t xml:space="preserve">Title </w:t>
      </w:r>
      <w:r w:rsidRPr="001B5B1A">
        <w:rPr>
          <w:sz w:val="24"/>
          <w:szCs w:val="24"/>
        </w:rPr>
        <w:t xml:space="preserve">24, no </w:t>
      </w:r>
      <w:proofErr w:type="gramStart"/>
      <w:r w:rsidRPr="001B5B1A">
        <w:rPr>
          <w:sz w:val="24"/>
          <w:szCs w:val="24"/>
        </w:rPr>
        <w:t>persons</w:t>
      </w:r>
      <w:proofErr w:type="gramEnd"/>
      <w:r w:rsidRPr="001B5B1A">
        <w:rPr>
          <w:sz w:val="24"/>
          <w:szCs w:val="24"/>
        </w:rPr>
        <w:t xml:space="preserve"> issued a license identified in paragraph (A) of this regulation shall sell more than the following</w:t>
      </w:r>
      <w:r w:rsidRPr="001B5B1A">
        <w:rPr>
          <w:spacing w:val="-4"/>
          <w:sz w:val="24"/>
          <w:szCs w:val="24"/>
        </w:rPr>
        <w:t xml:space="preserve"> </w:t>
      </w:r>
      <w:r w:rsidRPr="001B5B1A">
        <w:rPr>
          <w:sz w:val="24"/>
          <w:szCs w:val="24"/>
        </w:rPr>
        <w:t>amounts</w:t>
      </w:r>
      <w:r w:rsidRPr="001B5B1A">
        <w:rPr>
          <w:spacing w:val="-3"/>
          <w:sz w:val="24"/>
          <w:szCs w:val="24"/>
        </w:rPr>
        <w:t xml:space="preserve"> </w:t>
      </w:r>
      <w:r w:rsidRPr="001B5B1A">
        <w:rPr>
          <w:sz w:val="24"/>
          <w:szCs w:val="24"/>
        </w:rPr>
        <w:t>of</w:t>
      </w:r>
      <w:r w:rsidRPr="001B5B1A">
        <w:rPr>
          <w:spacing w:val="-4"/>
          <w:sz w:val="24"/>
          <w:szCs w:val="24"/>
        </w:rPr>
        <w:t xml:space="preserve"> </w:t>
      </w:r>
      <w:r w:rsidRPr="001B5B1A">
        <w:rPr>
          <w:sz w:val="24"/>
          <w:szCs w:val="24"/>
        </w:rPr>
        <w:t>alcohol</w:t>
      </w:r>
      <w:r w:rsidRPr="001B5B1A">
        <w:rPr>
          <w:spacing w:val="-3"/>
          <w:sz w:val="24"/>
          <w:szCs w:val="24"/>
        </w:rPr>
        <w:t xml:space="preserve"> </w:t>
      </w:r>
      <w:r w:rsidRPr="001B5B1A">
        <w:rPr>
          <w:sz w:val="24"/>
          <w:szCs w:val="24"/>
        </w:rPr>
        <w:t>beverages</w:t>
      </w:r>
      <w:r w:rsidRPr="001B5B1A">
        <w:rPr>
          <w:spacing w:val="-4"/>
          <w:sz w:val="24"/>
          <w:szCs w:val="24"/>
        </w:rPr>
        <w:t xml:space="preserve"> </w:t>
      </w:r>
      <w:r w:rsidRPr="001B5B1A">
        <w:rPr>
          <w:sz w:val="24"/>
          <w:szCs w:val="24"/>
        </w:rPr>
        <w:t>to</w:t>
      </w:r>
      <w:r w:rsidRPr="001B5B1A">
        <w:rPr>
          <w:spacing w:val="-3"/>
          <w:sz w:val="24"/>
          <w:szCs w:val="24"/>
        </w:rPr>
        <w:t xml:space="preserve"> </w:t>
      </w:r>
      <w:r w:rsidRPr="001B5B1A">
        <w:rPr>
          <w:sz w:val="24"/>
          <w:szCs w:val="24"/>
        </w:rPr>
        <w:t>a</w:t>
      </w:r>
      <w:r w:rsidRPr="001B5B1A">
        <w:rPr>
          <w:spacing w:val="-3"/>
          <w:sz w:val="24"/>
          <w:szCs w:val="24"/>
        </w:rPr>
        <w:t xml:space="preserve"> </w:t>
      </w:r>
      <w:r w:rsidRPr="001B5B1A">
        <w:rPr>
          <w:sz w:val="24"/>
          <w:szCs w:val="24"/>
        </w:rPr>
        <w:t>consumer</w:t>
      </w:r>
      <w:r w:rsidRPr="001B5B1A">
        <w:rPr>
          <w:spacing w:val="-4"/>
          <w:sz w:val="24"/>
          <w:szCs w:val="24"/>
        </w:rPr>
        <w:t xml:space="preserve"> </w:t>
      </w:r>
      <w:r w:rsidRPr="001B5B1A">
        <w:rPr>
          <w:sz w:val="24"/>
          <w:szCs w:val="24"/>
        </w:rPr>
        <w:t>as</w:t>
      </w:r>
      <w:r w:rsidRPr="001B5B1A">
        <w:rPr>
          <w:spacing w:val="-3"/>
          <w:sz w:val="24"/>
          <w:szCs w:val="24"/>
        </w:rPr>
        <w:t xml:space="preserve"> </w:t>
      </w:r>
      <w:r w:rsidRPr="001B5B1A">
        <w:rPr>
          <w:sz w:val="24"/>
          <w:szCs w:val="24"/>
        </w:rPr>
        <w:t>part</w:t>
      </w:r>
      <w:r w:rsidRPr="001B5B1A">
        <w:rPr>
          <w:spacing w:val="-4"/>
          <w:sz w:val="24"/>
          <w:szCs w:val="24"/>
        </w:rPr>
        <w:t xml:space="preserve"> </w:t>
      </w:r>
      <w:r w:rsidRPr="001B5B1A">
        <w:rPr>
          <w:sz w:val="24"/>
          <w:szCs w:val="24"/>
        </w:rPr>
        <w:t>of</w:t>
      </w:r>
      <w:r w:rsidRPr="001B5B1A">
        <w:rPr>
          <w:spacing w:val="-3"/>
          <w:sz w:val="24"/>
          <w:szCs w:val="24"/>
        </w:rPr>
        <w:t xml:space="preserve"> </w:t>
      </w:r>
      <w:r w:rsidRPr="001B5B1A">
        <w:rPr>
          <w:sz w:val="24"/>
          <w:szCs w:val="24"/>
        </w:rPr>
        <w:t>a</w:t>
      </w:r>
      <w:r w:rsidRPr="001B5B1A">
        <w:rPr>
          <w:spacing w:val="-4"/>
          <w:sz w:val="24"/>
          <w:szCs w:val="24"/>
        </w:rPr>
        <w:t xml:space="preserve"> </w:t>
      </w:r>
      <w:r w:rsidRPr="001B5B1A">
        <w:rPr>
          <w:sz w:val="24"/>
          <w:szCs w:val="24"/>
        </w:rPr>
        <w:t>takeout</w:t>
      </w:r>
      <w:r w:rsidRPr="001B5B1A">
        <w:rPr>
          <w:spacing w:val="-3"/>
          <w:sz w:val="24"/>
          <w:szCs w:val="24"/>
        </w:rPr>
        <w:t xml:space="preserve"> </w:t>
      </w:r>
      <w:r w:rsidRPr="001B5B1A">
        <w:rPr>
          <w:sz w:val="24"/>
          <w:szCs w:val="24"/>
        </w:rPr>
        <w:t>or</w:t>
      </w:r>
      <w:r w:rsidRPr="001B5B1A">
        <w:rPr>
          <w:spacing w:val="-3"/>
          <w:sz w:val="24"/>
          <w:szCs w:val="24"/>
        </w:rPr>
        <w:t xml:space="preserve"> </w:t>
      </w:r>
      <w:r w:rsidRPr="001B5B1A">
        <w:rPr>
          <w:sz w:val="24"/>
          <w:szCs w:val="24"/>
        </w:rPr>
        <w:t>delivery</w:t>
      </w:r>
      <w:r w:rsidRPr="001B5B1A">
        <w:rPr>
          <w:spacing w:val="-4"/>
          <w:sz w:val="24"/>
          <w:szCs w:val="24"/>
        </w:rPr>
        <w:t xml:space="preserve"> </w:t>
      </w:r>
      <w:r w:rsidRPr="001B5B1A">
        <w:rPr>
          <w:sz w:val="24"/>
          <w:szCs w:val="24"/>
        </w:rPr>
        <w:t>order:</w:t>
      </w:r>
    </w:p>
    <w:p w14:paraId="20E03F70" w14:textId="77777777" w:rsidR="00A63239" w:rsidRPr="00581D9D" w:rsidRDefault="00A63239" w:rsidP="00A63239">
      <w:pPr>
        <w:numPr>
          <w:ilvl w:val="1"/>
          <w:numId w:val="20"/>
        </w:numPr>
        <w:tabs>
          <w:tab w:val="left" w:pos="1819"/>
          <w:tab w:val="left" w:pos="1820"/>
        </w:tabs>
        <w:rPr>
          <w:sz w:val="24"/>
          <w:szCs w:val="24"/>
        </w:rPr>
      </w:pPr>
      <w:r w:rsidRPr="001B5B1A">
        <w:rPr>
          <w:sz w:val="24"/>
          <w:szCs w:val="24"/>
        </w:rPr>
        <w:t>1,500 milliliters, or approximately 50.8 fluid ounces, of vinous liquors;</w:t>
      </w:r>
      <w:r w:rsidRPr="001B5B1A">
        <w:rPr>
          <w:spacing w:val="-23"/>
          <w:sz w:val="24"/>
          <w:szCs w:val="24"/>
        </w:rPr>
        <w:t xml:space="preserve"> </w:t>
      </w:r>
      <w:r w:rsidRPr="001B5B1A">
        <w:rPr>
          <w:sz w:val="24"/>
          <w:szCs w:val="24"/>
        </w:rPr>
        <w:t>and</w:t>
      </w:r>
    </w:p>
    <w:p w14:paraId="55EE64EF" w14:textId="77777777" w:rsidR="00A63239" w:rsidRPr="00581D9D" w:rsidRDefault="00A63239" w:rsidP="00A63239">
      <w:pPr>
        <w:numPr>
          <w:ilvl w:val="1"/>
          <w:numId w:val="20"/>
        </w:numPr>
        <w:tabs>
          <w:tab w:val="left" w:pos="1819"/>
          <w:tab w:val="left" w:pos="1820"/>
        </w:tabs>
        <w:ind w:right="241"/>
        <w:rPr>
          <w:sz w:val="24"/>
          <w:szCs w:val="24"/>
        </w:rPr>
      </w:pPr>
      <w:r w:rsidRPr="001B5B1A">
        <w:rPr>
          <w:sz w:val="24"/>
          <w:szCs w:val="24"/>
        </w:rPr>
        <w:t xml:space="preserve">144 fluid ounces, or approximately 4,259 milliliters, of malt </w:t>
      </w:r>
      <w:r w:rsidRPr="001B5B1A">
        <w:rPr>
          <w:spacing w:val="-3"/>
          <w:sz w:val="24"/>
          <w:szCs w:val="24"/>
        </w:rPr>
        <w:t xml:space="preserve">liquor, </w:t>
      </w:r>
      <w:r w:rsidRPr="001B5B1A">
        <w:rPr>
          <w:sz w:val="24"/>
          <w:szCs w:val="24"/>
        </w:rPr>
        <w:t xml:space="preserve">fermented malt beverages, and hard </w:t>
      </w:r>
      <w:r w:rsidRPr="001B5B1A">
        <w:rPr>
          <w:spacing w:val="-3"/>
          <w:sz w:val="24"/>
          <w:szCs w:val="24"/>
        </w:rPr>
        <w:t>cider,</w:t>
      </w:r>
      <w:r w:rsidRPr="001B5B1A">
        <w:rPr>
          <w:spacing w:val="-4"/>
          <w:sz w:val="24"/>
          <w:szCs w:val="24"/>
        </w:rPr>
        <w:t xml:space="preserve"> </w:t>
      </w:r>
      <w:r w:rsidRPr="001B5B1A">
        <w:rPr>
          <w:sz w:val="24"/>
          <w:szCs w:val="24"/>
        </w:rPr>
        <w:t>and</w:t>
      </w:r>
    </w:p>
    <w:p w14:paraId="35A2F5F9" w14:textId="77777777" w:rsidR="00A63239" w:rsidRPr="00581D9D" w:rsidRDefault="00A63239" w:rsidP="00A63239">
      <w:pPr>
        <w:numPr>
          <w:ilvl w:val="1"/>
          <w:numId w:val="20"/>
        </w:numPr>
        <w:tabs>
          <w:tab w:val="left" w:pos="1819"/>
          <w:tab w:val="left" w:pos="1820"/>
        </w:tabs>
        <w:rPr>
          <w:sz w:val="24"/>
          <w:szCs w:val="24"/>
        </w:rPr>
      </w:pPr>
      <w:r w:rsidRPr="001B5B1A">
        <w:rPr>
          <w:sz w:val="24"/>
          <w:szCs w:val="24"/>
        </w:rPr>
        <w:t xml:space="preserve">One (1) </w:t>
      </w:r>
      <w:r w:rsidRPr="001B5B1A">
        <w:rPr>
          <w:spacing w:val="-3"/>
          <w:sz w:val="24"/>
          <w:szCs w:val="24"/>
        </w:rPr>
        <w:t xml:space="preserve">liter, </w:t>
      </w:r>
      <w:r w:rsidRPr="001B5B1A">
        <w:rPr>
          <w:sz w:val="24"/>
          <w:szCs w:val="24"/>
        </w:rPr>
        <w:t>or approximately 33.8 fluid ounces, of spirituous</w:t>
      </w:r>
      <w:r w:rsidRPr="001B5B1A">
        <w:rPr>
          <w:spacing w:val="-16"/>
          <w:sz w:val="24"/>
          <w:szCs w:val="24"/>
        </w:rPr>
        <w:t xml:space="preserve"> </w:t>
      </w:r>
      <w:proofErr w:type="gramStart"/>
      <w:r w:rsidRPr="001B5B1A">
        <w:rPr>
          <w:sz w:val="24"/>
          <w:szCs w:val="24"/>
        </w:rPr>
        <w:t>liquors</w:t>
      </w:r>
      <w:proofErr w:type="gramEnd"/>
      <w:r w:rsidRPr="001B5B1A">
        <w:rPr>
          <w:sz w:val="24"/>
          <w:szCs w:val="24"/>
        </w:rPr>
        <w:t>.</w:t>
      </w:r>
    </w:p>
    <w:p w14:paraId="47C3206E" w14:textId="77777777" w:rsidR="00A63239" w:rsidRPr="001B5B1A" w:rsidRDefault="00A63239" w:rsidP="00A63239">
      <w:pPr>
        <w:numPr>
          <w:ilvl w:val="0"/>
          <w:numId w:val="20"/>
        </w:numPr>
        <w:tabs>
          <w:tab w:val="left" w:pos="1099"/>
          <w:tab w:val="left" w:pos="1100"/>
        </w:tabs>
        <w:rPr>
          <w:sz w:val="24"/>
          <w:szCs w:val="24"/>
        </w:rPr>
      </w:pPr>
      <w:r w:rsidRPr="001B5B1A">
        <w:rPr>
          <w:sz w:val="24"/>
          <w:szCs w:val="24"/>
        </w:rPr>
        <w:t xml:space="preserve">A violation of this regulation by a licensee, or by any of the agents, servants, </w:t>
      </w:r>
      <w:r w:rsidRPr="001B5B1A">
        <w:rPr>
          <w:sz w:val="24"/>
          <w:szCs w:val="24"/>
        </w:rPr>
        <w:lastRenderedPageBreak/>
        <w:t>or employees of a licensee, may result in disciplinary action, up to and including license revocation, pursuant to subsection</w:t>
      </w:r>
      <w:r w:rsidRPr="001B5B1A">
        <w:rPr>
          <w:spacing w:val="-6"/>
          <w:sz w:val="24"/>
          <w:szCs w:val="24"/>
        </w:rPr>
        <w:t xml:space="preserve"> </w:t>
      </w:r>
      <w:r w:rsidRPr="001B5B1A">
        <w:rPr>
          <w:sz w:val="24"/>
          <w:szCs w:val="24"/>
        </w:rPr>
        <w:t>44-3-601(1),</w:t>
      </w:r>
      <w:r w:rsidRPr="001B5B1A">
        <w:rPr>
          <w:spacing w:val="-6"/>
          <w:sz w:val="24"/>
          <w:szCs w:val="24"/>
        </w:rPr>
        <w:t xml:space="preserve"> </w:t>
      </w:r>
      <w:r w:rsidRPr="001B5B1A">
        <w:rPr>
          <w:sz w:val="24"/>
          <w:szCs w:val="24"/>
        </w:rPr>
        <w:t>C.R.S.,</w:t>
      </w:r>
      <w:r w:rsidRPr="001B5B1A">
        <w:rPr>
          <w:spacing w:val="-5"/>
          <w:sz w:val="24"/>
          <w:szCs w:val="24"/>
        </w:rPr>
        <w:t xml:space="preserve"> </w:t>
      </w:r>
      <w:r w:rsidRPr="001B5B1A">
        <w:rPr>
          <w:sz w:val="24"/>
          <w:szCs w:val="24"/>
        </w:rPr>
        <w:t>and</w:t>
      </w:r>
      <w:r w:rsidRPr="001B5B1A">
        <w:rPr>
          <w:spacing w:val="-6"/>
          <w:sz w:val="24"/>
          <w:szCs w:val="24"/>
        </w:rPr>
        <w:t xml:space="preserve"> </w:t>
      </w:r>
      <w:r w:rsidRPr="001B5B1A">
        <w:rPr>
          <w:sz w:val="24"/>
          <w:szCs w:val="24"/>
        </w:rPr>
        <w:t>may</w:t>
      </w:r>
      <w:r w:rsidRPr="001B5B1A">
        <w:rPr>
          <w:spacing w:val="-5"/>
          <w:sz w:val="24"/>
          <w:szCs w:val="24"/>
        </w:rPr>
        <w:t xml:space="preserve"> </w:t>
      </w:r>
      <w:r w:rsidRPr="001B5B1A">
        <w:rPr>
          <w:sz w:val="24"/>
          <w:szCs w:val="24"/>
        </w:rPr>
        <w:t>result</w:t>
      </w:r>
      <w:r w:rsidRPr="001B5B1A">
        <w:rPr>
          <w:spacing w:val="-6"/>
          <w:sz w:val="24"/>
          <w:szCs w:val="24"/>
        </w:rPr>
        <w:t xml:space="preserve"> </w:t>
      </w:r>
      <w:r w:rsidRPr="001B5B1A">
        <w:rPr>
          <w:sz w:val="24"/>
          <w:szCs w:val="24"/>
        </w:rPr>
        <w:t>in</w:t>
      </w:r>
      <w:r w:rsidRPr="001B5B1A">
        <w:rPr>
          <w:spacing w:val="-5"/>
          <w:sz w:val="24"/>
          <w:szCs w:val="24"/>
        </w:rPr>
        <w:t xml:space="preserve"> </w:t>
      </w:r>
      <w:r w:rsidRPr="001B5B1A">
        <w:rPr>
          <w:sz w:val="24"/>
          <w:szCs w:val="24"/>
        </w:rPr>
        <w:t>summary</w:t>
      </w:r>
      <w:r w:rsidRPr="001B5B1A">
        <w:rPr>
          <w:spacing w:val="-6"/>
          <w:sz w:val="24"/>
          <w:szCs w:val="24"/>
        </w:rPr>
        <w:t xml:space="preserve"> </w:t>
      </w:r>
      <w:r w:rsidRPr="001B5B1A">
        <w:rPr>
          <w:sz w:val="24"/>
          <w:szCs w:val="24"/>
        </w:rPr>
        <w:t>suspension</w:t>
      </w:r>
      <w:r w:rsidRPr="001B5B1A">
        <w:rPr>
          <w:spacing w:val="-6"/>
          <w:sz w:val="24"/>
          <w:szCs w:val="24"/>
        </w:rPr>
        <w:t xml:space="preserve"> </w:t>
      </w:r>
      <w:r w:rsidRPr="001B5B1A">
        <w:rPr>
          <w:sz w:val="24"/>
          <w:szCs w:val="24"/>
        </w:rPr>
        <w:t>of</w:t>
      </w:r>
      <w:r w:rsidRPr="001B5B1A">
        <w:rPr>
          <w:spacing w:val="-5"/>
          <w:sz w:val="24"/>
          <w:szCs w:val="24"/>
        </w:rPr>
        <w:t xml:space="preserve"> </w:t>
      </w:r>
      <w:r w:rsidRPr="001B5B1A">
        <w:rPr>
          <w:sz w:val="24"/>
          <w:szCs w:val="24"/>
        </w:rPr>
        <w:t>a</w:t>
      </w:r>
      <w:r w:rsidRPr="001B5B1A">
        <w:rPr>
          <w:spacing w:val="-6"/>
          <w:sz w:val="24"/>
          <w:szCs w:val="24"/>
        </w:rPr>
        <w:t xml:space="preserve"> </w:t>
      </w:r>
      <w:r w:rsidRPr="001B5B1A">
        <w:rPr>
          <w:sz w:val="24"/>
          <w:szCs w:val="24"/>
        </w:rPr>
        <w:t>license</w:t>
      </w:r>
      <w:r w:rsidRPr="001B5B1A">
        <w:rPr>
          <w:spacing w:val="-5"/>
          <w:sz w:val="24"/>
          <w:szCs w:val="24"/>
        </w:rPr>
        <w:t xml:space="preserve"> </w:t>
      </w:r>
      <w:r w:rsidRPr="001B5B1A">
        <w:rPr>
          <w:sz w:val="24"/>
          <w:szCs w:val="24"/>
        </w:rPr>
        <w:t>pursuant</w:t>
      </w:r>
      <w:r w:rsidRPr="001B5B1A">
        <w:rPr>
          <w:spacing w:val="-6"/>
          <w:sz w:val="24"/>
          <w:szCs w:val="24"/>
        </w:rPr>
        <w:t xml:space="preserve"> </w:t>
      </w:r>
      <w:r w:rsidRPr="001B5B1A">
        <w:rPr>
          <w:sz w:val="24"/>
          <w:szCs w:val="24"/>
        </w:rPr>
        <w:t>to subsection 44-3-601(2), C.R.S., and Regulation</w:t>
      </w:r>
      <w:r w:rsidRPr="001B5B1A">
        <w:rPr>
          <w:spacing w:val="-9"/>
          <w:sz w:val="24"/>
          <w:szCs w:val="24"/>
        </w:rPr>
        <w:t xml:space="preserve"> </w:t>
      </w:r>
      <w:r w:rsidRPr="001B5B1A">
        <w:rPr>
          <w:sz w:val="24"/>
          <w:szCs w:val="24"/>
        </w:rPr>
        <w:t>47-602.</w:t>
      </w:r>
    </w:p>
    <w:p w14:paraId="23C00709" w14:textId="77777777" w:rsidR="00A63239" w:rsidRPr="001B5B1A" w:rsidRDefault="00A63239" w:rsidP="00A63239">
      <w:pPr>
        <w:pStyle w:val="BodyText"/>
        <w:ind w:left="380" w:right="596"/>
        <w:rPr>
          <w:sz w:val="24"/>
          <w:szCs w:val="24"/>
        </w:rPr>
      </w:pPr>
    </w:p>
    <w:p w14:paraId="5FBF5E4E" w14:textId="59D0BDEF" w:rsidR="001375B4" w:rsidRPr="00A63239" w:rsidRDefault="001375B4" w:rsidP="00A63239"/>
    <w:sectPr w:rsidR="001375B4" w:rsidRPr="00A63239" w:rsidSect="00E76518">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5EED0E" w14:textId="77777777" w:rsidR="007B1467" w:rsidRDefault="007B1467">
      <w:r>
        <w:separator/>
      </w:r>
    </w:p>
  </w:endnote>
  <w:endnote w:type="continuationSeparator" w:id="0">
    <w:p w14:paraId="30286A7F" w14:textId="77777777" w:rsidR="007B1467" w:rsidRDefault="007B14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BFF87" w14:textId="77777777" w:rsidR="0095481B" w:rsidRDefault="0095481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02863537"/>
      <w:docPartObj>
        <w:docPartGallery w:val="Page Numbers (Bottom of Page)"/>
        <w:docPartUnique/>
      </w:docPartObj>
    </w:sdtPr>
    <w:sdtEndPr>
      <w:rPr>
        <w:noProof/>
      </w:rPr>
    </w:sdtEndPr>
    <w:sdtContent>
      <w:p w14:paraId="7FF5AD0A" w14:textId="22B8581E" w:rsidR="007B6A5C" w:rsidRPr="00585F90" w:rsidRDefault="007B6A5C" w:rsidP="00585F90">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F73EB" w14:textId="77777777" w:rsidR="007B6A5C" w:rsidRPr="00A36541" w:rsidRDefault="007B6A5C" w:rsidP="007B6A5C">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A3FBF" w14:textId="77777777" w:rsidR="007B1467" w:rsidRDefault="007B1467">
      <w:r>
        <w:separator/>
      </w:r>
    </w:p>
  </w:footnote>
  <w:footnote w:type="continuationSeparator" w:id="0">
    <w:p w14:paraId="4DAFAEBD" w14:textId="77777777" w:rsidR="007B1467" w:rsidRDefault="007B14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03E0F" w14:textId="77777777" w:rsidR="0095481B" w:rsidRDefault="0095481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759DD" w14:textId="568CB04A" w:rsidR="00BE0C58" w:rsidRPr="00D560A2" w:rsidRDefault="00BE0C58" w:rsidP="001F2E79">
    <w:pPr>
      <w:pBdr>
        <w:bottom w:val="single" w:sz="12" w:space="1" w:color="auto"/>
      </w:pBdr>
      <w:tabs>
        <w:tab w:val="left" w:pos="8002"/>
      </w:tabs>
      <w:spacing w:after="0"/>
      <w:rPr>
        <w:b/>
        <w:i/>
        <w:color w:val="000000"/>
      </w:rPr>
    </w:pPr>
    <w:bookmarkStart w:id="228" w:name="_Hlk220342015"/>
    <w:bookmarkStart w:id="229" w:name="_Hlk220342016"/>
    <w:bookmarkStart w:id="230" w:name="_Hlk220342063"/>
    <w:bookmarkStart w:id="231" w:name="_Hlk220342064"/>
    <w:bookmarkStart w:id="232" w:name="_Hlk226463999"/>
    <w:bookmarkStart w:id="233" w:name="_Hlk226464000"/>
    <w:r w:rsidRPr="00D560A2">
      <w:rPr>
        <w:b/>
        <w:i/>
      </w:rPr>
      <w:t>Code of Colorado Regulations</w:t>
    </w:r>
    <w:r w:rsidRPr="00D560A2">
      <w:rPr>
        <w:b/>
        <w:i/>
        <w:caps/>
      </w:rPr>
      <w:tab/>
    </w:r>
    <w:r w:rsidR="0095481B" w:rsidRPr="0095481B">
      <w:rPr>
        <w:b/>
        <w:i/>
        <w:caps/>
      </w:rPr>
      <w:t>1 CCR 203-2</w:t>
    </w:r>
  </w:p>
  <w:bookmarkEnd w:id="228"/>
  <w:bookmarkEnd w:id="229"/>
  <w:bookmarkEnd w:id="230"/>
  <w:bookmarkEnd w:id="231"/>
  <w:bookmarkEnd w:id="232"/>
  <w:bookmarkEnd w:id="233"/>
  <w:p w14:paraId="20EF39CB" w14:textId="4961A433" w:rsidR="00BE0C58" w:rsidRPr="00D560A2" w:rsidRDefault="0095481B" w:rsidP="0095481B">
    <w:pPr>
      <w:pBdr>
        <w:bottom w:val="single" w:sz="12" w:space="1" w:color="auto"/>
      </w:pBdr>
      <w:spacing w:after="0"/>
      <w:rPr>
        <w:b/>
        <w:i/>
      </w:rPr>
    </w:pPr>
    <w:r w:rsidRPr="0095481B">
      <w:rPr>
        <w:b/>
        <w:i/>
      </w:rPr>
      <w:t>Liquor and Tobacco Enforcement Division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464AE7" w14:textId="77777777" w:rsidR="0095481B" w:rsidRDefault="0095481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A5B25"/>
    <w:multiLevelType w:val="hybridMultilevel"/>
    <w:tmpl w:val="C9E27348"/>
    <w:lvl w:ilvl="0" w:tplc="130ABDE0">
      <w:start w:val="1"/>
      <w:numFmt w:val="upperLetter"/>
      <w:lvlText w:val="%1."/>
      <w:lvlJc w:val="left"/>
      <w:pPr>
        <w:ind w:left="1100" w:hanging="720"/>
      </w:pPr>
      <w:rPr>
        <w:rFonts w:ascii="Arial" w:eastAsia="Arial" w:hAnsi="Arial" w:cs="Arial" w:hint="default"/>
        <w:spacing w:val="-15"/>
        <w:w w:val="100"/>
        <w:sz w:val="24"/>
        <w:szCs w:val="24"/>
        <w:lang w:val="en-US" w:eastAsia="en-US" w:bidi="en-US"/>
      </w:rPr>
    </w:lvl>
    <w:lvl w:ilvl="1" w:tplc="791CB4EC">
      <w:numFmt w:val="bullet"/>
      <w:lvlText w:val="•"/>
      <w:lvlJc w:val="left"/>
      <w:pPr>
        <w:ind w:left="2012" w:hanging="720"/>
      </w:pPr>
      <w:rPr>
        <w:rFonts w:hint="default"/>
        <w:lang w:val="en-US" w:eastAsia="en-US" w:bidi="en-US"/>
      </w:rPr>
    </w:lvl>
    <w:lvl w:ilvl="2" w:tplc="733C65F2">
      <w:numFmt w:val="bullet"/>
      <w:lvlText w:val="•"/>
      <w:lvlJc w:val="left"/>
      <w:pPr>
        <w:ind w:left="2924" w:hanging="720"/>
      </w:pPr>
      <w:rPr>
        <w:rFonts w:hint="default"/>
        <w:lang w:val="en-US" w:eastAsia="en-US" w:bidi="en-US"/>
      </w:rPr>
    </w:lvl>
    <w:lvl w:ilvl="3" w:tplc="89A8800C">
      <w:numFmt w:val="bullet"/>
      <w:lvlText w:val="•"/>
      <w:lvlJc w:val="left"/>
      <w:pPr>
        <w:ind w:left="3836" w:hanging="720"/>
      </w:pPr>
      <w:rPr>
        <w:rFonts w:hint="default"/>
        <w:lang w:val="en-US" w:eastAsia="en-US" w:bidi="en-US"/>
      </w:rPr>
    </w:lvl>
    <w:lvl w:ilvl="4" w:tplc="C00C3D5E">
      <w:numFmt w:val="bullet"/>
      <w:lvlText w:val="•"/>
      <w:lvlJc w:val="left"/>
      <w:pPr>
        <w:ind w:left="4748" w:hanging="720"/>
      </w:pPr>
      <w:rPr>
        <w:rFonts w:hint="default"/>
        <w:lang w:val="en-US" w:eastAsia="en-US" w:bidi="en-US"/>
      </w:rPr>
    </w:lvl>
    <w:lvl w:ilvl="5" w:tplc="97EA8010">
      <w:numFmt w:val="bullet"/>
      <w:lvlText w:val="•"/>
      <w:lvlJc w:val="left"/>
      <w:pPr>
        <w:ind w:left="5660" w:hanging="720"/>
      </w:pPr>
      <w:rPr>
        <w:rFonts w:hint="default"/>
        <w:lang w:val="en-US" w:eastAsia="en-US" w:bidi="en-US"/>
      </w:rPr>
    </w:lvl>
    <w:lvl w:ilvl="6" w:tplc="4C7A7688">
      <w:numFmt w:val="bullet"/>
      <w:lvlText w:val="•"/>
      <w:lvlJc w:val="left"/>
      <w:pPr>
        <w:ind w:left="6572" w:hanging="720"/>
      </w:pPr>
      <w:rPr>
        <w:rFonts w:hint="default"/>
        <w:lang w:val="en-US" w:eastAsia="en-US" w:bidi="en-US"/>
      </w:rPr>
    </w:lvl>
    <w:lvl w:ilvl="7" w:tplc="B8EEFAA2">
      <w:numFmt w:val="bullet"/>
      <w:lvlText w:val="•"/>
      <w:lvlJc w:val="left"/>
      <w:pPr>
        <w:ind w:left="7484" w:hanging="720"/>
      </w:pPr>
      <w:rPr>
        <w:rFonts w:hint="default"/>
        <w:lang w:val="en-US" w:eastAsia="en-US" w:bidi="en-US"/>
      </w:rPr>
    </w:lvl>
    <w:lvl w:ilvl="8" w:tplc="CE726E6A">
      <w:numFmt w:val="bullet"/>
      <w:lvlText w:val="•"/>
      <w:lvlJc w:val="left"/>
      <w:pPr>
        <w:ind w:left="8396" w:hanging="720"/>
      </w:pPr>
      <w:rPr>
        <w:rFonts w:hint="default"/>
        <w:lang w:val="en-US" w:eastAsia="en-US" w:bidi="en-US"/>
      </w:rPr>
    </w:lvl>
  </w:abstractNum>
  <w:abstractNum w:abstractNumId="1" w15:restartNumberingAfterBreak="0">
    <w:nsid w:val="0CBE77C2"/>
    <w:multiLevelType w:val="hybridMultilevel"/>
    <w:tmpl w:val="131C61D0"/>
    <w:lvl w:ilvl="0" w:tplc="8632CA44">
      <w:start w:val="1"/>
      <w:numFmt w:val="upperLetter"/>
      <w:lvlText w:val="%1."/>
      <w:lvlJc w:val="left"/>
      <w:pPr>
        <w:ind w:left="740" w:hanging="360"/>
      </w:pPr>
      <w:rPr>
        <w:rFonts w:hint="default"/>
      </w:rPr>
    </w:lvl>
    <w:lvl w:ilvl="1" w:tplc="04090019" w:tentative="1">
      <w:start w:val="1"/>
      <w:numFmt w:val="lowerLetter"/>
      <w:lvlText w:val="%2."/>
      <w:lvlJc w:val="left"/>
      <w:pPr>
        <w:ind w:left="1460" w:hanging="360"/>
      </w:pPr>
    </w:lvl>
    <w:lvl w:ilvl="2" w:tplc="0409001B" w:tentative="1">
      <w:start w:val="1"/>
      <w:numFmt w:val="lowerRoman"/>
      <w:lvlText w:val="%3."/>
      <w:lvlJc w:val="right"/>
      <w:pPr>
        <w:ind w:left="2180" w:hanging="18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2" w15:restartNumberingAfterBreak="0">
    <w:nsid w:val="135E2F32"/>
    <w:multiLevelType w:val="hybridMultilevel"/>
    <w:tmpl w:val="8480AD10"/>
    <w:lvl w:ilvl="0" w:tplc="BD78478C">
      <w:start w:val="1"/>
      <w:numFmt w:val="upperLetter"/>
      <w:lvlText w:val="%1."/>
      <w:lvlJc w:val="left"/>
      <w:pPr>
        <w:ind w:left="1100" w:hanging="720"/>
      </w:pPr>
      <w:rPr>
        <w:rFonts w:ascii="Arial" w:eastAsia="Arial" w:hAnsi="Arial" w:cs="Arial" w:hint="default"/>
        <w:spacing w:val="-4"/>
        <w:w w:val="100"/>
        <w:sz w:val="24"/>
        <w:szCs w:val="24"/>
        <w:lang w:val="en-US" w:eastAsia="en-US" w:bidi="en-US"/>
      </w:rPr>
    </w:lvl>
    <w:lvl w:ilvl="1" w:tplc="7B34EB90">
      <w:start w:val="1"/>
      <w:numFmt w:val="decimal"/>
      <w:lvlText w:val="%2."/>
      <w:lvlJc w:val="left"/>
      <w:pPr>
        <w:ind w:left="1820" w:hanging="720"/>
      </w:pPr>
      <w:rPr>
        <w:rFonts w:ascii="Arial" w:eastAsia="Arial" w:hAnsi="Arial" w:cs="Arial" w:hint="default"/>
        <w:spacing w:val="-1"/>
        <w:w w:val="100"/>
        <w:sz w:val="24"/>
        <w:szCs w:val="24"/>
        <w:lang w:val="en-US" w:eastAsia="en-US" w:bidi="en-US"/>
      </w:rPr>
    </w:lvl>
    <w:lvl w:ilvl="2" w:tplc="D1A2E9CE">
      <w:start w:val="1"/>
      <w:numFmt w:val="lowerLetter"/>
      <w:lvlText w:val="%3."/>
      <w:lvlJc w:val="left"/>
      <w:pPr>
        <w:ind w:left="2540" w:hanging="720"/>
      </w:pPr>
      <w:rPr>
        <w:rFonts w:ascii="Arial" w:eastAsia="Arial" w:hAnsi="Arial" w:cs="Arial" w:hint="default"/>
        <w:spacing w:val="-4"/>
        <w:w w:val="100"/>
        <w:sz w:val="24"/>
        <w:szCs w:val="24"/>
        <w:lang w:val="en-US" w:eastAsia="en-US" w:bidi="en-US"/>
      </w:rPr>
    </w:lvl>
    <w:lvl w:ilvl="3" w:tplc="06AA2B10">
      <w:numFmt w:val="bullet"/>
      <w:lvlText w:val="•"/>
      <w:lvlJc w:val="left"/>
      <w:pPr>
        <w:ind w:left="3500" w:hanging="720"/>
      </w:pPr>
      <w:rPr>
        <w:rFonts w:hint="default"/>
        <w:lang w:val="en-US" w:eastAsia="en-US" w:bidi="en-US"/>
      </w:rPr>
    </w:lvl>
    <w:lvl w:ilvl="4" w:tplc="64DCB29E">
      <w:numFmt w:val="bullet"/>
      <w:lvlText w:val="•"/>
      <w:lvlJc w:val="left"/>
      <w:pPr>
        <w:ind w:left="4460" w:hanging="720"/>
      </w:pPr>
      <w:rPr>
        <w:rFonts w:hint="default"/>
        <w:lang w:val="en-US" w:eastAsia="en-US" w:bidi="en-US"/>
      </w:rPr>
    </w:lvl>
    <w:lvl w:ilvl="5" w:tplc="028E4DD6">
      <w:numFmt w:val="bullet"/>
      <w:lvlText w:val="•"/>
      <w:lvlJc w:val="left"/>
      <w:pPr>
        <w:ind w:left="5420" w:hanging="720"/>
      </w:pPr>
      <w:rPr>
        <w:rFonts w:hint="default"/>
        <w:lang w:val="en-US" w:eastAsia="en-US" w:bidi="en-US"/>
      </w:rPr>
    </w:lvl>
    <w:lvl w:ilvl="6" w:tplc="9932A3AE">
      <w:numFmt w:val="bullet"/>
      <w:lvlText w:val="•"/>
      <w:lvlJc w:val="left"/>
      <w:pPr>
        <w:ind w:left="6380" w:hanging="720"/>
      </w:pPr>
      <w:rPr>
        <w:rFonts w:hint="default"/>
        <w:lang w:val="en-US" w:eastAsia="en-US" w:bidi="en-US"/>
      </w:rPr>
    </w:lvl>
    <w:lvl w:ilvl="7" w:tplc="B7607354">
      <w:numFmt w:val="bullet"/>
      <w:lvlText w:val="•"/>
      <w:lvlJc w:val="left"/>
      <w:pPr>
        <w:ind w:left="7340" w:hanging="720"/>
      </w:pPr>
      <w:rPr>
        <w:rFonts w:hint="default"/>
        <w:lang w:val="en-US" w:eastAsia="en-US" w:bidi="en-US"/>
      </w:rPr>
    </w:lvl>
    <w:lvl w:ilvl="8" w:tplc="F5A434EC">
      <w:numFmt w:val="bullet"/>
      <w:lvlText w:val="•"/>
      <w:lvlJc w:val="left"/>
      <w:pPr>
        <w:ind w:left="8300" w:hanging="720"/>
      </w:pPr>
      <w:rPr>
        <w:rFonts w:hint="default"/>
        <w:lang w:val="en-US" w:eastAsia="en-US" w:bidi="en-US"/>
      </w:rPr>
    </w:lvl>
  </w:abstractNum>
  <w:abstractNum w:abstractNumId="3" w15:restartNumberingAfterBreak="0">
    <w:nsid w:val="155872F4"/>
    <w:multiLevelType w:val="hybridMultilevel"/>
    <w:tmpl w:val="C3C012FA"/>
    <w:lvl w:ilvl="0" w:tplc="6EB0DAA8">
      <w:start w:val="1"/>
      <w:numFmt w:val="upperLetter"/>
      <w:lvlText w:val="%1."/>
      <w:lvlJc w:val="left"/>
      <w:pPr>
        <w:ind w:left="1100" w:hanging="720"/>
      </w:pPr>
      <w:rPr>
        <w:rFonts w:ascii="Arial" w:eastAsia="Arial" w:hAnsi="Arial" w:cs="Arial" w:hint="default"/>
        <w:spacing w:val="-1"/>
        <w:w w:val="100"/>
        <w:sz w:val="24"/>
        <w:szCs w:val="24"/>
        <w:lang w:val="en-US" w:eastAsia="en-US" w:bidi="en-US"/>
      </w:rPr>
    </w:lvl>
    <w:lvl w:ilvl="1" w:tplc="885EF278">
      <w:start w:val="1"/>
      <w:numFmt w:val="decimal"/>
      <w:lvlText w:val="%2."/>
      <w:lvlJc w:val="left"/>
      <w:pPr>
        <w:ind w:left="1820" w:hanging="720"/>
      </w:pPr>
      <w:rPr>
        <w:rFonts w:ascii="Arial" w:eastAsia="Arial" w:hAnsi="Arial" w:cs="Arial" w:hint="default"/>
        <w:spacing w:val="-1"/>
        <w:w w:val="100"/>
        <w:sz w:val="24"/>
        <w:szCs w:val="24"/>
        <w:lang w:val="en-US" w:eastAsia="en-US" w:bidi="en-US"/>
      </w:rPr>
    </w:lvl>
    <w:lvl w:ilvl="2" w:tplc="510E1296">
      <w:numFmt w:val="bullet"/>
      <w:lvlText w:val="•"/>
      <w:lvlJc w:val="left"/>
      <w:pPr>
        <w:ind w:left="2753" w:hanging="720"/>
      </w:pPr>
      <w:rPr>
        <w:rFonts w:hint="default"/>
        <w:lang w:val="en-US" w:eastAsia="en-US" w:bidi="en-US"/>
      </w:rPr>
    </w:lvl>
    <w:lvl w:ilvl="3" w:tplc="68A86812">
      <w:numFmt w:val="bullet"/>
      <w:lvlText w:val="•"/>
      <w:lvlJc w:val="left"/>
      <w:pPr>
        <w:ind w:left="3686" w:hanging="720"/>
      </w:pPr>
      <w:rPr>
        <w:rFonts w:hint="default"/>
        <w:lang w:val="en-US" w:eastAsia="en-US" w:bidi="en-US"/>
      </w:rPr>
    </w:lvl>
    <w:lvl w:ilvl="4" w:tplc="1BF00A88">
      <w:numFmt w:val="bullet"/>
      <w:lvlText w:val="•"/>
      <w:lvlJc w:val="left"/>
      <w:pPr>
        <w:ind w:left="4620" w:hanging="720"/>
      </w:pPr>
      <w:rPr>
        <w:rFonts w:hint="default"/>
        <w:lang w:val="en-US" w:eastAsia="en-US" w:bidi="en-US"/>
      </w:rPr>
    </w:lvl>
    <w:lvl w:ilvl="5" w:tplc="7A8A8F40">
      <w:numFmt w:val="bullet"/>
      <w:lvlText w:val="•"/>
      <w:lvlJc w:val="left"/>
      <w:pPr>
        <w:ind w:left="5553" w:hanging="720"/>
      </w:pPr>
      <w:rPr>
        <w:rFonts w:hint="default"/>
        <w:lang w:val="en-US" w:eastAsia="en-US" w:bidi="en-US"/>
      </w:rPr>
    </w:lvl>
    <w:lvl w:ilvl="6" w:tplc="37485712">
      <w:numFmt w:val="bullet"/>
      <w:lvlText w:val="•"/>
      <w:lvlJc w:val="left"/>
      <w:pPr>
        <w:ind w:left="6486" w:hanging="720"/>
      </w:pPr>
      <w:rPr>
        <w:rFonts w:hint="default"/>
        <w:lang w:val="en-US" w:eastAsia="en-US" w:bidi="en-US"/>
      </w:rPr>
    </w:lvl>
    <w:lvl w:ilvl="7" w:tplc="B156E7D4">
      <w:numFmt w:val="bullet"/>
      <w:lvlText w:val="•"/>
      <w:lvlJc w:val="left"/>
      <w:pPr>
        <w:ind w:left="7420" w:hanging="720"/>
      </w:pPr>
      <w:rPr>
        <w:rFonts w:hint="default"/>
        <w:lang w:val="en-US" w:eastAsia="en-US" w:bidi="en-US"/>
      </w:rPr>
    </w:lvl>
    <w:lvl w:ilvl="8" w:tplc="312CE9F2">
      <w:numFmt w:val="bullet"/>
      <w:lvlText w:val="•"/>
      <w:lvlJc w:val="left"/>
      <w:pPr>
        <w:ind w:left="8353" w:hanging="720"/>
      </w:pPr>
      <w:rPr>
        <w:rFonts w:hint="default"/>
        <w:lang w:val="en-US" w:eastAsia="en-US" w:bidi="en-US"/>
      </w:rPr>
    </w:lvl>
  </w:abstractNum>
  <w:abstractNum w:abstractNumId="4" w15:restartNumberingAfterBreak="0">
    <w:nsid w:val="17415068"/>
    <w:multiLevelType w:val="hybridMultilevel"/>
    <w:tmpl w:val="C636B8E0"/>
    <w:lvl w:ilvl="0" w:tplc="A65C890C">
      <w:start w:val="1"/>
      <w:numFmt w:val="upperLetter"/>
      <w:lvlText w:val="%1."/>
      <w:lvlJc w:val="left"/>
      <w:pPr>
        <w:ind w:left="1100" w:hanging="720"/>
      </w:pPr>
      <w:rPr>
        <w:rFonts w:ascii="Arial" w:eastAsia="Arial" w:hAnsi="Arial" w:cs="Arial" w:hint="default"/>
        <w:spacing w:val="-15"/>
        <w:w w:val="100"/>
        <w:sz w:val="24"/>
        <w:szCs w:val="24"/>
        <w:lang w:val="en-US" w:eastAsia="en-US" w:bidi="en-US"/>
      </w:rPr>
    </w:lvl>
    <w:lvl w:ilvl="1" w:tplc="485C67E6">
      <w:start w:val="1"/>
      <w:numFmt w:val="decimal"/>
      <w:lvlText w:val="%2."/>
      <w:lvlJc w:val="left"/>
      <w:pPr>
        <w:ind w:left="1820" w:hanging="720"/>
      </w:pPr>
      <w:rPr>
        <w:rFonts w:ascii="Arial" w:eastAsia="Arial" w:hAnsi="Arial" w:cs="Arial" w:hint="default"/>
        <w:spacing w:val="-12"/>
        <w:w w:val="100"/>
        <w:sz w:val="24"/>
        <w:szCs w:val="24"/>
        <w:lang w:val="en-US" w:eastAsia="en-US" w:bidi="en-US"/>
      </w:rPr>
    </w:lvl>
    <w:lvl w:ilvl="2" w:tplc="F3D03A16">
      <w:start w:val="1"/>
      <w:numFmt w:val="lowerLetter"/>
      <w:lvlText w:val="%3."/>
      <w:lvlJc w:val="left"/>
      <w:pPr>
        <w:ind w:left="2540" w:hanging="720"/>
      </w:pPr>
      <w:rPr>
        <w:rFonts w:ascii="Arial" w:eastAsia="Arial" w:hAnsi="Arial" w:cs="Arial" w:hint="default"/>
        <w:spacing w:val="-8"/>
        <w:w w:val="100"/>
        <w:sz w:val="24"/>
        <w:szCs w:val="24"/>
        <w:lang w:val="en-US" w:eastAsia="en-US" w:bidi="en-US"/>
      </w:rPr>
    </w:lvl>
    <w:lvl w:ilvl="3" w:tplc="DFF8EBD4">
      <w:numFmt w:val="bullet"/>
      <w:lvlText w:val="•"/>
      <w:lvlJc w:val="left"/>
      <w:pPr>
        <w:ind w:left="3500" w:hanging="720"/>
      </w:pPr>
      <w:rPr>
        <w:rFonts w:hint="default"/>
        <w:lang w:val="en-US" w:eastAsia="en-US" w:bidi="en-US"/>
      </w:rPr>
    </w:lvl>
    <w:lvl w:ilvl="4" w:tplc="D408C82E">
      <w:numFmt w:val="bullet"/>
      <w:lvlText w:val="•"/>
      <w:lvlJc w:val="left"/>
      <w:pPr>
        <w:ind w:left="4460" w:hanging="720"/>
      </w:pPr>
      <w:rPr>
        <w:rFonts w:hint="default"/>
        <w:lang w:val="en-US" w:eastAsia="en-US" w:bidi="en-US"/>
      </w:rPr>
    </w:lvl>
    <w:lvl w:ilvl="5" w:tplc="1B70F46E">
      <w:numFmt w:val="bullet"/>
      <w:lvlText w:val="•"/>
      <w:lvlJc w:val="left"/>
      <w:pPr>
        <w:ind w:left="5420" w:hanging="720"/>
      </w:pPr>
      <w:rPr>
        <w:rFonts w:hint="default"/>
        <w:lang w:val="en-US" w:eastAsia="en-US" w:bidi="en-US"/>
      </w:rPr>
    </w:lvl>
    <w:lvl w:ilvl="6" w:tplc="E9F04664">
      <w:numFmt w:val="bullet"/>
      <w:lvlText w:val="•"/>
      <w:lvlJc w:val="left"/>
      <w:pPr>
        <w:ind w:left="6380" w:hanging="720"/>
      </w:pPr>
      <w:rPr>
        <w:rFonts w:hint="default"/>
        <w:lang w:val="en-US" w:eastAsia="en-US" w:bidi="en-US"/>
      </w:rPr>
    </w:lvl>
    <w:lvl w:ilvl="7" w:tplc="EC2AA838">
      <w:numFmt w:val="bullet"/>
      <w:lvlText w:val="•"/>
      <w:lvlJc w:val="left"/>
      <w:pPr>
        <w:ind w:left="7340" w:hanging="720"/>
      </w:pPr>
      <w:rPr>
        <w:rFonts w:hint="default"/>
        <w:lang w:val="en-US" w:eastAsia="en-US" w:bidi="en-US"/>
      </w:rPr>
    </w:lvl>
    <w:lvl w:ilvl="8" w:tplc="0EA410D2">
      <w:numFmt w:val="bullet"/>
      <w:lvlText w:val="•"/>
      <w:lvlJc w:val="left"/>
      <w:pPr>
        <w:ind w:left="8300" w:hanging="720"/>
      </w:pPr>
      <w:rPr>
        <w:rFonts w:hint="default"/>
        <w:lang w:val="en-US" w:eastAsia="en-US" w:bidi="en-US"/>
      </w:rPr>
    </w:lvl>
  </w:abstractNum>
  <w:abstractNum w:abstractNumId="5" w15:restartNumberingAfterBreak="0">
    <w:nsid w:val="1D1C65CA"/>
    <w:multiLevelType w:val="hybridMultilevel"/>
    <w:tmpl w:val="4C90AEE2"/>
    <w:lvl w:ilvl="0" w:tplc="F676A144">
      <w:start w:val="1"/>
      <w:numFmt w:val="decimal"/>
      <w:lvlText w:val="%1."/>
      <w:lvlJc w:val="left"/>
      <w:pPr>
        <w:ind w:left="1820" w:hanging="720"/>
      </w:pPr>
      <w:rPr>
        <w:rFonts w:ascii="Arial" w:eastAsia="Arial" w:hAnsi="Arial" w:cs="Arial" w:hint="default"/>
        <w:spacing w:val="-12"/>
        <w:w w:val="100"/>
        <w:sz w:val="24"/>
        <w:szCs w:val="24"/>
        <w:lang w:val="en-US" w:eastAsia="en-US" w:bidi="en-US"/>
      </w:rPr>
    </w:lvl>
    <w:lvl w:ilvl="1" w:tplc="7CD80246">
      <w:start w:val="1"/>
      <w:numFmt w:val="lowerLetter"/>
      <w:lvlText w:val="%2."/>
      <w:lvlJc w:val="left"/>
      <w:pPr>
        <w:ind w:left="2540" w:hanging="720"/>
      </w:pPr>
      <w:rPr>
        <w:rFonts w:ascii="Arial" w:eastAsia="Arial" w:hAnsi="Arial" w:cs="Arial" w:hint="default"/>
        <w:spacing w:val="-3"/>
        <w:w w:val="100"/>
        <w:sz w:val="24"/>
        <w:szCs w:val="24"/>
        <w:lang w:val="en-US" w:eastAsia="en-US" w:bidi="en-US"/>
      </w:rPr>
    </w:lvl>
    <w:lvl w:ilvl="2" w:tplc="15A84360">
      <w:start w:val="1"/>
      <w:numFmt w:val="lowerRoman"/>
      <w:lvlText w:val="%3."/>
      <w:lvlJc w:val="left"/>
      <w:pPr>
        <w:ind w:left="3260" w:hanging="720"/>
      </w:pPr>
      <w:rPr>
        <w:rFonts w:ascii="Arial" w:eastAsia="Arial" w:hAnsi="Arial" w:cs="Arial" w:hint="default"/>
        <w:spacing w:val="-1"/>
        <w:w w:val="100"/>
        <w:sz w:val="24"/>
        <w:szCs w:val="24"/>
        <w:lang w:val="en-US" w:eastAsia="en-US" w:bidi="en-US"/>
      </w:rPr>
    </w:lvl>
    <w:lvl w:ilvl="3" w:tplc="BE5ED6EE">
      <w:start w:val="1"/>
      <w:numFmt w:val="decimal"/>
      <w:lvlText w:val="%4."/>
      <w:lvlJc w:val="left"/>
      <w:pPr>
        <w:ind w:left="3770" w:hanging="360"/>
      </w:pPr>
      <w:rPr>
        <w:rFonts w:ascii="Arial" w:eastAsia="Arial" w:hAnsi="Arial" w:cs="Arial" w:hint="default"/>
        <w:spacing w:val="-12"/>
        <w:w w:val="100"/>
        <w:sz w:val="24"/>
        <w:szCs w:val="24"/>
        <w:lang w:val="en-US" w:eastAsia="en-US" w:bidi="en-US"/>
      </w:rPr>
    </w:lvl>
    <w:lvl w:ilvl="4" w:tplc="A462B5A0">
      <w:numFmt w:val="bullet"/>
      <w:lvlText w:val="•"/>
      <w:lvlJc w:val="left"/>
      <w:pPr>
        <w:ind w:left="5000" w:hanging="720"/>
      </w:pPr>
      <w:rPr>
        <w:rFonts w:hint="default"/>
        <w:lang w:val="en-US" w:eastAsia="en-US" w:bidi="en-US"/>
      </w:rPr>
    </w:lvl>
    <w:lvl w:ilvl="5" w:tplc="27A8C7FE">
      <w:numFmt w:val="bullet"/>
      <w:lvlText w:val="•"/>
      <w:lvlJc w:val="left"/>
      <w:pPr>
        <w:ind w:left="5870" w:hanging="720"/>
      </w:pPr>
      <w:rPr>
        <w:rFonts w:hint="default"/>
        <w:lang w:val="en-US" w:eastAsia="en-US" w:bidi="en-US"/>
      </w:rPr>
    </w:lvl>
    <w:lvl w:ilvl="6" w:tplc="12047FBC">
      <w:numFmt w:val="bullet"/>
      <w:lvlText w:val="•"/>
      <w:lvlJc w:val="left"/>
      <w:pPr>
        <w:ind w:left="6740" w:hanging="720"/>
      </w:pPr>
      <w:rPr>
        <w:rFonts w:hint="default"/>
        <w:lang w:val="en-US" w:eastAsia="en-US" w:bidi="en-US"/>
      </w:rPr>
    </w:lvl>
    <w:lvl w:ilvl="7" w:tplc="B680C170">
      <w:numFmt w:val="bullet"/>
      <w:lvlText w:val="•"/>
      <w:lvlJc w:val="left"/>
      <w:pPr>
        <w:ind w:left="7610" w:hanging="720"/>
      </w:pPr>
      <w:rPr>
        <w:rFonts w:hint="default"/>
        <w:lang w:val="en-US" w:eastAsia="en-US" w:bidi="en-US"/>
      </w:rPr>
    </w:lvl>
    <w:lvl w:ilvl="8" w:tplc="775CA3D0">
      <w:numFmt w:val="bullet"/>
      <w:lvlText w:val="•"/>
      <w:lvlJc w:val="left"/>
      <w:pPr>
        <w:ind w:left="8480" w:hanging="720"/>
      </w:pPr>
      <w:rPr>
        <w:rFonts w:hint="default"/>
        <w:lang w:val="en-US" w:eastAsia="en-US" w:bidi="en-US"/>
      </w:rPr>
    </w:lvl>
  </w:abstractNum>
  <w:abstractNum w:abstractNumId="6" w15:restartNumberingAfterBreak="0">
    <w:nsid w:val="1E3A42FA"/>
    <w:multiLevelType w:val="hybridMultilevel"/>
    <w:tmpl w:val="E3DAA574"/>
    <w:lvl w:ilvl="0" w:tplc="9AF2CF6E">
      <w:start w:val="1"/>
      <w:numFmt w:val="upperLetter"/>
      <w:lvlText w:val="%1."/>
      <w:lvlJc w:val="left"/>
      <w:pPr>
        <w:ind w:left="1100" w:hanging="720"/>
      </w:pPr>
      <w:rPr>
        <w:rFonts w:ascii="Arial" w:eastAsia="Arial" w:hAnsi="Arial" w:cs="Arial" w:hint="default"/>
        <w:spacing w:val="-1"/>
        <w:w w:val="100"/>
        <w:sz w:val="24"/>
        <w:szCs w:val="24"/>
        <w:lang w:val="en-US" w:eastAsia="en-US" w:bidi="en-US"/>
      </w:rPr>
    </w:lvl>
    <w:lvl w:ilvl="1" w:tplc="CE08A952">
      <w:start w:val="1"/>
      <w:numFmt w:val="decimal"/>
      <w:lvlText w:val="%2."/>
      <w:lvlJc w:val="left"/>
      <w:pPr>
        <w:ind w:left="1820" w:hanging="720"/>
      </w:pPr>
      <w:rPr>
        <w:rFonts w:ascii="Arial" w:eastAsia="Arial" w:hAnsi="Arial" w:cs="Arial" w:hint="default"/>
        <w:spacing w:val="-12"/>
        <w:w w:val="100"/>
        <w:sz w:val="24"/>
        <w:szCs w:val="24"/>
        <w:lang w:val="en-US" w:eastAsia="en-US" w:bidi="en-US"/>
      </w:rPr>
    </w:lvl>
    <w:lvl w:ilvl="2" w:tplc="AC9A1002">
      <w:numFmt w:val="bullet"/>
      <w:lvlText w:val="•"/>
      <w:lvlJc w:val="left"/>
      <w:pPr>
        <w:ind w:left="2753" w:hanging="720"/>
      </w:pPr>
      <w:rPr>
        <w:rFonts w:hint="default"/>
        <w:lang w:val="en-US" w:eastAsia="en-US" w:bidi="en-US"/>
      </w:rPr>
    </w:lvl>
    <w:lvl w:ilvl="3" w:tplc="7D4A0EF8">
      <w:numFmt w:val="bullet"/>
      <w:lvlText w:val="•"/>
      <w:lvlJc w:val="left"/>
      <w:pPr>
        <w:ind w:left="3686" w:hanging="720"/>
      </w:pPr>
      <w:rPr>
        <w:rFonts w:hint="default"/>
        <w:lang w:val="en-US" w:eastAsia="en-US" w:bidi="en-US"/>
      </w:rPr>
    </w:lvl>
    <w:lvl w:ilvl="4" w:tplc="BF30218C">
      <w:numFmt w:val="bullet"/>
      <w:lvlText w:val="•"/>
      <w:lvlJc w:val="left"/>
      <w:pPr>
        <w:ind w:left="4620" w:hanging="720"/>
      </w:pPr>
      <w:rPr>
        <w:rFonts w:hint="default"/>
        <w:lang w:val="en-US" w:eastAsia="en-US" w:bidi="en-US"/>
      </w:rPr>
    </w:lvl>
    <w:lvl w:ilvl="5" w:tplc="58A2D44E">
      <w:numFmt w:val="bullet"/>
      <w:lvlText w:val="•"/>
      <w:lvlJc w:val="left"/>
      <w:pPr>
        <w:ind w:left="5553" w:hanging="720"/>
      </w:pPr>
      <w:rPr>
        <w:rFonts w:hint="default"/>
        <w:lang w:val="en-US" w:eastAsia="en-US" w:bidi="en-US"/>
      </w:rPr>
    </w:lvl>
    <w:lvl w:ilvl="6" w:tplc="6D583090">
      <w:numFmt w:val="bullet"/>
      <w:lvlText w:val="•"/>
      <w:lvlJc w:val="left"/>
      <w:pPr>
        <w:ind w:left="6486" w:hanging="720"/>
      </w:pPr>
      <w:rPr>
        <w:rFonts w:hint="default"/>
        <w:lang w:val="en-US" w:eastAsia="en-US" w:bidi="en-US"/>
      </w:rPr>
    </w:lvl>
    <w:lvl w:ilvl="7" w:tplc="8E90B028">
      <w:numFmt w:val="bullet"/>
      <w:lvlText w:val="•"/>
      <w:lvlJc w:val="left"/>
      <w:pPr>
        <w:ind w:left="7420" w:hanging="720"/>
      </w:pPr>
      <w:rPr>
        <w:rFonts w:hint="default"/>
        <w:lang w:val="en-US" w:eastAsia="en-US" w:bidi="en-US"/>
      </w:rPr>
    </w:lvl>
    <w:lvl w:ilvl="8" w:tplc="8466E440">
      <w:numFmt w:val="bullet"/>
      <w:lvlText w:val="•"/>
      <w:lvlJc w:val="left"/>
      <w:pPr>
        <w:ind w:left="8353" w:hanging="720"/>
      </w:pPr>
      <w:rPr>
        <w:rFonts w:hint="default"/>
        <w:lang w:val="en-US" w:eastAsia="en-US" w:bidi="en-US"/>
      </w:rPr>
    </w:lvl>
  </w:abstractNum>
  <w:abstractNum w:abstractNumId="7" w15:restartNumberingAfterBreak="0">
    <w:nsid w:val="1FE719EB"/>
    <w:multiLevelType w:val="hybridMultilevel"/>
    <w:tmpl w:val="256CE5D6"/>
    <w:lvl w:ilvl="0" w:tplc="0C708E9C">
      <w:start w:val="3"/>
      <w:numFmt w:val="lowerRoman"/>
      <w:lvlText w:val="%1."/>
      <w:lvlJc w:val="left"/>
      <w:pPr>
        <w:ind w:left="3260" w:hanging="720"/>
      </w:pPr>
      <w:rPr>
        <w:rFonts w:ascii="Arial" w:eastAsia="Arial" w:hAnsi="Arial" w:cs="Arial" w:hint="default"/>
        <w:spacing w:val="-1"/>
        <w:w w:val="100"/>
        <w:sz w:val="20"/>
        <w:szCs w:val="20"/>
        <w:lang w:val="en-US" w:eastAsia="en-US" w:bidi="en-US"/>
      </w:rPr>
    </w:lvl>
    <w:lvl w:ilvl="1" w:tplc="9F4E1D3C">
      <w:start w:val="1"/>
      <w:numFmt w:val="decimal"/>
      <w:lvlText w:val="%2."/>
      <w:lvlJc w:val="left"/>
      <w:pPr>
        <w:ind w:left="3980" w:hanging="720"/>
        <w:jc w:val="right"/>
      </w:pPr>
      <w:rPr>
        <w:rFonts w:ascii="Arial" w:eastAsia="Arial" w:hAnsi="Arial" w:cs="Arial" w:hint="default"/>
        <w:spacing w:val="-3"/>
        <w:w w:val="100"/>
        <w:sz w:val="20"/>
        <w:szCs w:val="20"/>
        <w:lang w:val="en-US" w:eastAsia="en-US" w:bidi="en-US"/>
      </w:rPr>
    </w:lvl>
    <w:lvl w:ilvl="2" w:tplc="CE529E06">
      <w:start w:val="1"/>
      <w:numFmt w:val="lowerLetter"/>
      <w:lvlText w:val="%3."/>
      <w:lvlJc w:val="left"/>
      <w:pPr>
        <w:ind w:left="2540" w:hanging="720"/>
      </w:pPr>
      <w:rPr>
        <w:rFonts w:ascii="Arial" w:eastAsia="Arial" w:hAnsi="Arial" w:cs="Arial" w:hint="default"/>
        <w:spacing w:val="-1"/>
        <w:w w:val="100"/>
        <w:sz w:val="24"/>
        <w:szCs w:val="24"/>
        <w:lang w:val="en-US" w:eastAsia="en-US" w:bidi="en-US"/>
      </w:rPr>
    </w:lvl>
    <w:lvl w:ilvl="3" w:tplc="8C481DF2">
      <w:numFmt w:val="bullet"/>
      <w:lvlText w:val="•"/>
      <w:lvlJc w:val="left"/>
      <w:pPr>
        <w:ind w:left="4760" w:hanging="720"/>
      </w:pPr>
      <w:rPr>
        <w:rFonts w:hint="default"/>
        <w:lang w:val="en-US" w:eastAsia="en-US" w:bidi="en-US"/>
      </w:rPr>
    </w:lvl>
    <w:lvl w:ilvl="4" w:tplc="2A50835E">
      <w:numFmt w:val="bullet"/>
      <w:lvlText w:val="•"/>
      <w:lvlJc w:val="left"/>
      <w:pPr>
        <w:ind w:left="5540" w:hanging="720"/>
      </w:pPr>
      <w:rPr>
        <w:rFonts w:hint="default"/>
        <w:lang w:val="en-US" w:eastAsia="en-US" w:bidi="en-US"/>
      </w:rPr>
    </w:lvl>
    <w:lvl w:ilvl="5" w:tplc="45F8B6D2">
      <w:numFmt w:val="bullet"/>
      <w:lvlText w:val="•"/>
      <w:lvlJc w:val="left"/>
      <w:pPr>
        <w:ind w:left="6320" w:hanging="720"/>
      </w:pPr>
      <w:rPr>
        <w:rFonts w:hint="default"/>
        <w:lang w:val="en-US" w:eastAsia="en-US" w:bidi="en-US"/>
      </w:rPr>
    </w:lvl>
    <w:lvl w:ilvl="6" w:tplc="0F1E34C6">
      <w:numFmt w:val="bullet"/>
      <w:lvlText w:val="•"/>
      <w:lvlJc w:val="left"/>
      <w:pPr>
        <w:ind w:left="7100" w:hanging="720"/>
      </w:pPr>
      <w:rPr>
        <w:rFonts w:hint="default"/>
        <w:lang w:val="en-US" w:eastAsia="en-US" w:bidi="en-US"/>
      </w:rPr>
    </w:lvl>
    <w:lvl w:ilvl="7" w:tplc="07328D7A">
      <w:numFmt w:val="bullet"/>
      <w:lvlText w:val="•"/>
      <w:lvlJc w:val="left"/>
      <w:pPr>
        <w:ind w:left="7880" w:hanging="720"/>
      </w:pPr>
      <w:rPr>
        <w:rFonts w:hint="default"/>
        <w:lang w:val="en-US" w:eastAsia="en-US" w:bidi="en-US"/>
      </w:rPr>
    </w:lvl>
    <w:lvl w:ilvl="8" w:tplc="1D2EF142">
      <w:numFmt w:val="bullet"/>
      <w:lvlText w:val="•"/>
      <w:lvlJc w:val="left"/>
      <w:pPr>
        <w:ind w:left="8660" w:hanging="720"/>
      </w:pPr>
      <w:rPr>
        <w:rFonts w:hint="default"/>
        <w:lang w:val="en-US" w:eastAsia="en-US" w:bidi="en-US"/>
      </w:rPr>
    </w:lvl>
  </w:abstractNum>
  <w:abstractNum w:abstractNumId="8" w15:restartNumberingAfterBreak="0">
    <w:nsid w:val="223F74C7"/>
    <w:multiLevelType w:val="hybridMultilevel"/>
    <w:tmpl w:val="8A6A73DE"/>
    <w:lvl w:ilvl="0" w:tplc="B072A910">
      <w:start w:val="1"/>
      <w:numFmt w:val="upperLetter"/>
      <w:lvlText w:val="%1."/>
      <w:lvlJc w:val="left"/>
      <w:pPr>
        <w:ind w:left="740" w:hanging="360"/>
      </w:pPr>
      <w:rPr>
        <w:rFonts w:hint="default"/>
        <w:u w:val="none"/>
      </w:rPr>
    </w:lvl>
    <w:lvl w:ilvl="1" w:tplc="0409000F">
      <w:start w:val="1"/>
      <w:numFmt w:val="decimal"/>
      <w:lvlText w:val="%2."/>
      <w:lvlJc w:val="left"/>
      <w:pPr>
        <w:ind w:left="1460" w:hanging="360"/>
      </w:pPr>
    </w:lvl>
    <w:lvl w:ilvl="2" w:tplc="04090019">
      <w:start w:val="1"/>
      <w:numFmt w:val="lowerLetter"/>
      <w:lvlText w:val="%3."/>
      <w:lvlJc w:val="left"/>
      <w:pPr>
        <w:ind w:left="2360" w:hanging="360"/>
      </w:pPr>
    </w:lvl>
    <w:lvl w:ilvl="3" w:tplc="0409000F" w:tentative="1">
      <w:start w:val="1"/>
      <w:numFmt w:val="decimal"/>
      <w:lvlText w:val="%4."/>
      <w:lvlJc w:val="left"/>
      <w:pPr>
        <w:ind w:left="2900" w:hanging="360"/>
      </w:pPr>
    </w:lvl>
    <w:lvl w:ilvl="4" w:tplc="04090019" w:tentative="1">
      <w:start w:val="1"/>
      <w:numFmt w:val="lowerLetter"/>
      <w:lvlText w:val="%5."/>
      <w:lvlJc w:val="left"/>
      <w:pPr>
        <w:ind w:left="3620" w:hanging="360"/>
      </w:pPr>
    </w:lvl>
    <w:lvl w:ilvl="5" w:tplc="0409001B" w:tentative="1">
      <w:start w:val="1"/>
      <w:numFmt w:val="lowerRoman"/>
      <w:lvlText w:val="%6."/>
      <w:lvlJc w:val="right"/>
      <w:pPr>
        <w:ind w:left="4340" w:hanging="180"/>
      </w:pPr>
    </w:lvl>
    <w:lvl w:ilvl="6" w:tplc="0409000F" w:tentative="1">
      <w:start w:val="1"/>
      <w:numFmt w:val="decimal"/>
      <w:lvlText w:val="%7."/>
      <w:lvlJc w:val="left"/>
      <w:pPr>
        <w:ind w:left="5060" w:hanging="360"/>
      </w:pPr>
    </w:lvl>
    <w:lvl w:ilvl="7" w:tplc="04090019" w:tentative="1">
      <w:start w:val="1"/>
      <w:numFmt w:val="lowerLetter"/>
      <w:lvlText w:val="%8."/>
      <w:lvlJc w:val="left"/>
      <w:pPr>
        <w:ind w:left="5780" w:hanging="360"/>
      </w:pPr>
    </w:lvl>
    <w:lvl w:ilvl="8" w:tplc="0409001B" w:tentative="1">
      <w:start w:val="1"/>
      <w:numFmt w:val="lowerRoman"/>
      <w:lvlText w:val="%9."/>
      <w:lvlJc w:val="right"/>
      <w:pPr>
        <w:ind w:left="6500" w:hanging="180"/>
      </w:pPr>
    </w:lvl>
  </w:abstractNum>
  <w:abstractNum w:abstractNumId="9" w15:restartNumberingAfterBreak="0">
    <w:nsid w:val="35EC5712"/>
    <w:multiLevelType w:val="hybridMultilevel"/>
    <w:tmpl w:val="99C47D64"/>
    <w:lvl w:ilvl="0" w:tplc="C88AFE56">
      <w:start w:val="1"/>
      <w:numFmt w:val="upperLetter"/>
      <w:lvlText w:val="%1."/>
      <w:lvlJc w:val="left"/>
      <w:pPr>
        <w:ind w:left="1100" w:hanging="720"/>
      </w:pPr>
      <w:rPr>
        <w:rFonts w:ascii="Arial" w:eastAsia="Arial" w:hAnsi="Arial" w:cs="Arial" w:hint="default"/>
        <w:spacing w:val="-12"/>
        <w:w w:val="100"/>
        <w:sz w:val="24"/>
        <w:szCs w:val="24"/>
        <w:lang w:val="en-US" w:eastAsia="en-US" w:bidi="en-US"/>
      </w:rPr>
    </w:lvl>
    <w:lvl w:ilvl="1" w:tplc="DB82C398">
      <w:start w:val="1"/>
      <w:numFmt w:val="decimal"/>
      <w:lvlText w:val="%2."/>
      <w:lvlJc w:val="left"/>
      <w:pPr>
        <w:ind w:left="1820" w:hanging="720"/>
      </w:pPr>
      <w:rPr>
        <w:rFonts w:ascii="Arial" w:eastAsia="Arial" w:hAnsi="Arial" w:cs="Arial" w:hint="default"/>
        <w:spacing w:val="-15"/>
        <w:w w:val="100"/>
        <w:sz w:val="24"/>
        <w:szCs w:val="24"/>
        <w:lang w:val="en-US" w:eastAsia="en-US" w:bidi="en-US"/>
      </w:rPr>
    </w:lvl>
    <w:lvl w:ilvl="2" w:tplc="9C2CC18A">
      <w:numFmt w:val="bullet"/>
      <w:lvlText w:val="•"/>
      <w:lvlJc w:val="left"/>
      <w:pPr>
        <w:ind w:left="2753" w:hanging="720"/>
      </w:pPr>
      <w:rPr>
        <w:rFonts w:hint="default"/>
        <w:lang w:val="en-US" w:eastAsia="en-US" w:bidi="en-US"/>
      </w:rPr>
    </w:lvl>
    <w:lvl w:ilvl="3" w:tplc="797CEC9A">
      <w:numFmt w:val="bullet"/>
      <w:lvlText w:val="•"/>
      <w:lvlJc w:val="left"/>
      <w:pPr>
        <w:ind w:left="3686" w:hanging="720"/>
      </w:pPr>
      <w:rPr>
        <w:rFonts w:hint="default"/>
        <w:lang w:val="en-US" w:eastAsia="en-US" w:bidi="en-US"/>
      </w:rPr>
    </w:lvl>
    <w:lvl w:ilvl="4" w:tplc="936C10EE">
      <w:numFmt w:val="bullet"/>
      <w:lvlText w:val="•"/>
      <w:lvlJc w:val="left"/>
      <w:pPr>
        <w:ind w:left="4620" w:hanging="720"/>
      </w:pPr>
      <w:rPr>
        <w:rFonts w:hint="default"/>
        <w:lang w:val="en-US" w:eastAsia="en-US" w:bidi="en-US"/>
      </w:rPr>
    </w:lvl>
    <w:lvl w:ilvl="5" w:tplc="FA1CBE2E">
      <w:numFmt w:val="bullet"/>
      <w:lvlText w:val="•"/>
      <w:lvlJc w:val="left"/>
      <w:pPr>
        <w:ind w:left="5553" w:hanging="720"/>
      </w:pPr>
      <w:rPr>
        <w:rFonts w:hint="default"/>
        <w:lang w:val="en-US" w:eastAsia="en-US" w:bidi="en-US"/>
      </w:rPr>
    </w:lvl>
    <w:lvl w:ilvl="6" w:tplc="5A664CFC">
      <w:numFmt w:val="bullet"/>
      <w:lvlText w:val="•"/>
      <w:lvlJc w:val="left"/>
      <w:pPr>
        <w:ind w:left="6486" w:hanging="720"/>
      </w:pPr>
      <w:rPr>
        <w:rFonts w:hint="default"/>
        <w:lang w:val="en-US" w:eastAsia="en-US" w:bidi="en-US"/>
      </w:rPr>
    </w:lvl>
    <w:lvl w:ilvl="7" w:tplc="DCA2ADA8">
      <w:numFmt w:val="bullet"/>
      <w:lvlText w:val="•"/>
      <w:lvlJc w:val="left"/>
      <w:pPr>
        <w:ind w:left="7420" w:hanging="720"/>
      </w:pPr>
      <w:rPr>
        <w:rFonts w:hint="default"/>
        <w:lang w:val="en-US" w:eastAsia="en-US" w:bidi="en-US"/>
      </w:rPr>
    </w:lvl>
    <w:lvl w:ilvl="8" w:tplc="BC8A78E2">
      <w:numFmt w:val="bullet"/>
      <w:lvlText w:val="•"/>
      <w:lvlJc w:val="left"/>
      <w:pPr>
        <w:ind w:left="8353" w:hanging="720"/>
      </w:pPr>
      <w:rPr>
        <w:rFonts w:hint="default"/>
        <w:lang w:val="en-US" w:eastAsia="en-US" w:bidi="en-US"/>
      </w:rPr>
    </w:lvl>
  </w:abstractNum>
  <w:abstractNum w:abstractNumId="10" w15:restartNumberingAfterBreak="0">
    <w:nsid w:val="372C4CCB"/>
    <w:multiLevelType w:val="hybridMultilevel"/>
    <w:tmpl w:val="8910A43C"/>
    <w:lvl w:ilvl="0" w:tplc="D65C0092">
      <w:start w:val="1"/>
      <w:numFmt w:val="upperLetter"/>
      <w:lvlText w:val="%1."/>
      <w:lvlJc w:val="left"/>
      <w:pPr>
        <w:ind w:left="1100" w:hanging="720"/>
      </w:pPr>
      <w:rPr>
        <w:rFonts w:ascii="Arial" w:eastAsia="Arial" w:hAnsi="Arial" w:cs="Arial" w:hint="default"/>
        <w:spacing w:val="-15"/>
        <w:w w:val="100"/>
        <w:sz w:val="24"/>
        <w:szCs w:val="24"/>
        <w:lang w:val="en-US" w:eastAsia="en-US" w:bidi="en-US"/>
      </w:rPr>
    </w:lvl>
    <w:lvl w:ilvl="1" w:tplc="D1ECDD94">
      <w:start w:val="1"/>
      <w:numFmt w:val="decimal"/>
      <w:lvlText w:val="%2."/>
      <w:lvlJc w:val="left"/>
      <w:pPr>
        <w:ind w:left="1820" w:hanging="720"/>
      </w:pPr>
      <w:rPr>
        <w:rFonts w:ascii="Arial" w:eastAsia="Arial" w:hAnsi="Arial" w:cs="Arial" w:hint="default"/>
        <w:spacing w:val="-1"/>
        <w:w w:val="100"/>
        <w:sz w:val="24"/>
        <w:szCs w:val="24"/>
        <w:lang w:val="en-US" w:eastAsia="en-US" w:bidi="en-US"/>
      </w:rPr>
    </w:lvl>
    <w:lvl w:ilvl="2" w:tplc="3932C272">
      <w:start w:val="1"/>
      <w:numFmt w:val="lowerLetter"/>
      <w:lvlText w:val="%3."/>
      <w:lvlJc w:val="left"/>
      <w:pPr>
        <w:ind w:left="2180" w:hanging="360"/>
      </w:pPr>
      <w:rPr>
        <w:rFonts w:ascii="Arial" w:eastAsia="Arial" w:hAnsi="Arial" w:cs="Arial" w:hint="default"/>
        <w:spacing w:val="-3"/>
        <w:w w:val="100"/>
        <w:sz w:val="24"/>
        <w:szCs w:val="24"/>
        <w:lang w:val="en-US" w:eastAsia="en-US" w:bidi="en-US"/>
      </w:rPr>
    </w:lvl>
    <w:lvl w:ilvl="3" w:tplc="32FC5374">
      <w:numFmt w:val="bullet"/>
      <w:lvlText w:val="•"/>
      <w:lvlJc w:val="left"/>
      <w:pPr>
        <w:ind w:left="3686" w:hanging="720"/>
      </w:pPr>
      <w:rPr>
        <w:rFonts w:hint="default"/>
        <w:lang w:val="en-US" w:eastAsia="en-US" w:bidi="en-US"/>
      </w:rPr>
    </w:lvl>
    <w:lvl w:ilvl="4" w:tplc="F52C618E">
      <w:numFmt w:val="bullet"/>
      <w:lvlText w:val="•"/>
      <w:lvlJc w:val="left"/>
      <w:pPr>
        <w:ind w:left="4620" w:hanging="720"/>
      </w:pPr>
      <w:rPr>
        <w:rFonts w:hint="default"/>
        <w:lang w:val="en-US" w:eastAsia="en-US" w:bidi="en-US"/>
      </w:rPr>
    </w:lvl>
    <w:lvl w:ilvl="5" w:tplc="F5EC2A1A">
      <w:numFmt w:val="bullet"/>
      <w:lvlText w:val="•"/>
      <w:lvlJc w:val="left"/>
      <w:pPr>
        <w:ind w:left="5553" w:hanging="720"/>
      </w:pPr>
      <w:rPr>
        <w:rFonts w:hint="default"/>
        <w:lang w:val="en-US" w:eastAsia="en-US" w:bidi="en-US"/>
      </w:rPr>
    </w:lvl>
    <w:lvl w:ilvl="6" w:tplc="7160135C">
      <w:numFmt w:val="bullet"/>
      <w:lvlText w:val="•"/>
      <w:lvlJc w:val="left"/>
      <w:pPr>
        <w:ind w:left="6486" w:hanging="720"/>
      </w:pPr>
      <w:rPr>
        <w:rFonts w:hint="default"/>
        <w:lang w:val="en-US" w:eastAsia="en-US" w:bidi="en-US"/>
      </w:rPr>
    </w:lvl>
    <w:lvl w:ilvl="7" w:tplc="12B87FAE">
      <w:numFmt w:val="bullet"/>
      <w:lvlText w:val="•"/>
      <w:lvlJc w:val="left"/>
      <w:pPr>
        <w:ind w:left="7420" w:hanging="720"/>
      </w:pPr>
      <w:rPr>
        <w:rFonts w:hint="default"/>
        <w:lang w:val="en-US" w:eastAsia="en-US" w:bidi="en-US"/>
      </w:rPr>
    </w:lvl>
    <w:lvl w:ilvl="8" w:tplc="D7C8BE70">
      <w:numFmt w:val="bullet"/>
      <w:lvlText w:val="•"/>
      <w:lvlJc w:val="left"/>
      <w:pPr>
        <w:ind w:left="8353" w:hanging="720"/>
      </w:pPr>
      <w:rPr>
        <w:rFonts w:hint="default"/>
        <w:lang w:val="en-US" w:eastAsia="en-US" w:bidi="en-US"/>
      </w:rPr>
    </w:lvl>
  </w:abstractNum>
  <w:abstractNum w:abstractNumId="11" w15:restartNumberingAfterBreak="0">
    <w:nsid w:val="39F23C6B"/>
    <w:multiLevelType w:val="hybridMultilevel"/>
    <w:tmpl w:val="A1747208"/>
    <w:lvl w:ilvl="0" w:tplc="3878D158">
      <w:start w:val="1"/>
      <w:numFmt w:val="upperLetter"/>
      <w:lvlText w:val="%1."/>
      <w:lvlJc w:val="left"/>
      <w:pPr>
        <w:ind w:left="1100" w:hanging="720"/>
      </w:pPr>
      <w:rPr>
        <w:rFonts w:ascii="Arial" w:eastAsia="Arial" w:hAnsi="Arial" w:cs="Arial" w:hint="default"/>
        <w:spacing w:val="-1"/>
        <w:w w:val="100"/>
        <w:sz w:val="24"/>
        <w:szCs w:val="24"/>
        <w:lang w:val="en-US" w:eastAsia="en-US" w:bidi="en-US"/>
      </w:rPr>
    </w:lvl>
    <w:lvl w:ilvl="1" w:tplc="40BCB940">
      <w:numFmt w:val="bullet"/>
      <w:lvlText w:val="•"/>
      <w:lvlJc w:val="left"/>
      <w:pPr>
        <w:ind w:left="2012" w:hanging="720"/>
      </w:pPr>
      <w:rPr>
        <w:rFonts w:hint="default"/>
        <w:lang w:val="en-US" w:eastAsia="en-US" w:bidi="en-US"/>
      </w:rPr>
    </w:lvl>
    <w:lvl w:ilvl="2" w:tplc="5E9263A6">
      <w:numFmt w:val="bullet"/>
      <w:lvlText w:val="•"/>
      <w:lvlJc w:val="left"/>
      <w:pPr>
        <w:ind w:left="2924" w:hanging="720"/>
      </w:pPr>
      <w:rPr>
        <w:rFonts w:hint="default"/>
        <w:lang w:val="en-US" w:eastAsia="en-US" w:bidi="en-US"/>
      </w:rPr>
    </w:lvl>
    <w:lvl w:ilvl="3" w:tplc="6B36921C">
      <w:numFmt w:val="bullet"/>
      <w:lvlText w:val="•"/>
      <w:lvlJc w:val="left"/>
      <w:pPr>
        <w:ind w:left="3836" w:hanging="720"/>
      </w:pPr>
      <w:rPr>
        <w:rFonts w:hint="default"/>
        <w:lang w:val="en-US" w:eastAsia="en-US" w:bidi="en-US"/>
      </w:rPr>
    </w:lvl>
    <w:lvl w:ilvl="4" w:tplc="CCE2AB80">
      <w:numFmt w:val="bullet"/>
      <w:lvlText w:val="•"/>
      <w:lvlJc w:val="left"/>
      <w:pPr>
        <w:ind w:left="4748" w:hanging="720"/>
      </w:pPr>
      <w:rPr>
        <w:rFonts w:hint="default"/>
        <w:lang w:val="en-US" w:eastAsia="en-US" w:bidi="en-US"/>
      </w:rPr>
    </w:lvl>
    <w:lvl w:ilvl="5" w:tplc="ECBC852C">
      <w:numFmt w:val="bullet"/>
      <w:lvlText w:val="•"/>
      <w:lvlJc w:val="left"/>
      <w:pPr>
        <w:ind w:left="5660" w:hanging="720"/>
      </w:pPr>
      <w:rPr>
        <w:rFonts w:hint="default"/>
        <w:lang w:val="en-US" w:eastAsia="en-US" w:bidi="en-US"/>
      </w:rPr>
    </w:lvl>
    <w:lvl w:ilvl="6" w:tplc="687E2C16">
      <w:numFmt w:val="bullet"/>
      <w:lvlText w:val="•"/>
      <w:lvlJc w:val="left"/>
      <w:pPr>
        <w:ind w:left="6572" w:hanging="720"/>
      </w:pPr>
      <w:rPr>
        <w:rFonts w:hint="default"/>
        <w:lang w:val="en-US" w:eastAsia="en-US" w:bidi="en-US"/>
      </w:rPr>
    </w:lvl>
    <w:lvl w:ilvl="7" w:tplc="A056A374">
      <w:numFmt w:val="bullet"/>
      <w:lvlText w:val="•"/>
      <w:lvlJc w:val="left"/>
      <w:pPr>
        <w:ind w:left="7484" w:hanging="720"/>
      </w:pPr>
      <w:rPr>
        <w:rFonts w:hint="default"/>
        <w:lang w:val="en-US" w:eastAsia="en-US" w:bidi="en-US"/>
      </w:rPr>
    </w:lvl>
    <w:lvl w:ilvl="8" w:tplc="173A8738">
      <w:numFmt w:val="bullet"/>
      <w:lvlText w:val="•"/>
      <w:lvlJc w:val="left"/>
      <w:pPr>
        <w:ind w:left="8396" w:hanging="720"/>
      </w:pPr>
      <w:rPr>
        <w:rFonts w:hint="default"/>
        <w:lang w:val="en-US" w:eastAsia="en-US" w:bidi="en-US"/>
      </w:rPr>
    </w:lvl>
  </w:abstractNum>
  <w:abstractNum w:abstractNumId="12"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3" w15:restartNumberingAfterBreak="0">
    <w:nsid w:val="563F6707"/>
    <w:multiLevelType w:val="multilevel"/>
    <w:tmpl w:val="C42209AC"/>
    <w:numStyleLink w:val="CDOSCCR"/>
  </w:abstractNum>
  <w:abstractNum w:abstractNumId="14" w15:restartNumberingAfterBreak="0">
    <w:nsid w:val="63FF6B44"/>
    <w:multiLevelType w:val="hybridMultilevel"/>
    <w:tmpl w:val="7E1089CA"/>
    <w:lvl w:ilvl="0" w:tplc="A260D722">
      <w:start w:val="1"/>
      <w:numFmt w:val="upperLetter"/>
      <w:lvlText w:val="%1."/>
      <w:lvlJc w:val="left"/>
      <w:pPr>
        <w:ind w:left="1100" w:hanging="720"/>
      </w:pPr>
      <w:rPr>
        <w:rFonts w:ascii="Arial" w:eastAsia="Arial" w:hAnsi="Arial" w:cs="Arial" w:hint="default"/>
        <w:spacing w:val="-26"/>
        <w:w w:val="100"/>
        <w:sz w:val="24"/>
        <w:szCs w:val="24"/>
        <w:lang w:val="en-US" w:eastAsia="en-US" w:bidi="en-US"/>
      </w:rPr>
    </w:lvl>
    <w:lvl w:ilvl="1" w:tplc="9A507CC2">
      <w:numFmt w:val="bullet"/>
      <w:lvlText w:val="•"/>
      <w:lvlJc w:val="left"/>
      <w:pPr>
        <w:ind w:left="2012" w:hanging="720"/>
      </w:pPr>
      <w:rPr>
        <w:rFonts w:hint="default"/>
        <w:lang w:val="en-US" w:eastAsia="en-US" w:bidi="en-US"/>
      </w:rPr>
    </w:lvl>
    <w:lvl w:ilvl="2" w:tplc="A9CEE06E">
      <w:numFmt w:val="bullet"/>
      <w:lvlText w:val="•"/>
      <w:lvlJc w:val="left"/>
      <w:pPr>
        <w:ind w:left="2924" w:hanging="720"/>
      </w:pPr>
      <w:rPr>
        <w:rFonts w:hint="default"/>
        <w:lang w:val="en-US" w:eastAsia="en-US" w:bidi="en-US"/>
      </w:rPr>
    </w:lvl>
    <w:lvl w:ilvl="3" w:tplc="88EAF0D2">
      <w:numFmt w:val="bullet"/>
      <w:lvlText w:val="•"/>
      <w:lvlJc w:val="left"/>
      <w:pPr>
        <w:ind w:left="3836" w:hanging="720"/>
      </w:pPr>
      <w:rPr>
        <w:rFonts w:hint="default"/>
        <w:lang w:val="en-US" w:eastAsia="en-US" w:bidi="en-US"/>
      </w:rPr>
    </w:lvl>
    <w:lvl w:ilvl="4" w:tplc="4D1469EA">
      <w:numFmt w:val="bullet"/>
      <w:lvlText w:val="•"/>
      <w:lvlJc w:val="left"/>
      <w:pPr>
        <w:ind w:left="4748" w:hanging="720"/>
      </w:pPr>
      <w:rPr>
        <w:rFonts w:hint="default"/>
        <w:lang w:val="en-US" w:eastAsia="en-US" w:bidi="en-US"/>
      </w:rPr>
    </w:lvl>
    <w:lvl w:ilvl="5" w:tplc="B89CB068">
      <w:numFmt w:val="bullet"/>
      <w:lvlText w:val="•"/>
      <w:lvlJc w:val="left"/>
      <w:pPr>
        <w:ind w:left="5660" w:hanging="720"/>
      </w:pPr>
      <w:rPr>
        <w:rFonts w:hint="default"/>
        <w:lang w:val="en-US" w:eastAsia="en-US" w:bidi="en-US"/>
      </w:rPr>
    </w:lvl>
    <w:lvl w:ilvl="6" w:tplc="20C8F59A">
      <w:numFmt w:val="bullet"/>
      <w:lvlText w:val="•"/>
      <w:lvlJc w:val="left"/>
      <w:pPr>
        <w:ind w:left="6572" w:hanging="720"/>
      </w:pPr>
      <w:rPr>
        <w:rFonts w:hint="default"/>
        <w:lang w:val="en-US" w:eastAsia="en-US" w:bidi="en-US"/>
      </w:rPr>
    </w:lvl>
    <w:lvl w:ilvl="7" w:tplc="B540072E">
      <w:numFmt w:val="bullet"/>
      <w:lvlText w:val="•"/>
      <w:lvlJc w:val="left"/>
      <w:pPr>
        <w:ind w:left="7484" w:hanging="720"/>
      </w:pPr>
      <w:rPr>
        <w:rFonts w:hint="default"/>
        <w:lang w:val="en-US" w:eastAsia="en-US" w:bidi="en-US"/>
      </w:rPr>
    </w:lvl>
    <w:lvl w:ilvl="8" w:tplc="BFE42654">
      <w:numFmt w:val="bullet"/>
      <w:lvlText w:val="•"/>
      <w:lvlJc w:val="left"/>
      <w:pPr>
        <w:ind w:left="8396" w:hanging="720"/>
      </w:pPr>
      <w:rPr>
        <w:rFonts w:hint="default"/>
        <w:lang w:val="en-US" w:eastAsia="en-US" w:bidi="en-US"/>
      </w:rPr>
    </w:lvl>
  </w:abstractNum>
  <w:abstractNum w:abstractNumId="15" w15:restartNumberingAfterBreak="0">
    <w:nsid w:val="6A5A58D3"/>
    <w:multiLevelType w:val="hybridMultilevel"/>
    <w:tmpl w:val="10C6D332"/>
    <w:lvl w:ilvl="0" w:tplc="BC3E3AFE">
      <w:start w:val="1"/>
      <w:numFmt w:val="upperLetter"/>
      <w:lvlText w:val="%1."/>
      <w:lvlJc w:val="left"/>
      <w:pPr>
        <w:ind w:left="1100" w:hanging="720"/>
      </w:pPr>
      <w:rPr>
        <w:rFonts w:ascii="Arial" w:eastAsia="Arial" w:hAnsi="Arial" w:cs="Arial" w:hint="default"/>
        <w:spacing w:val="-26"/>
        <w:w w:val="100"/>
        <w:sz w:val="24"/>
        <w:szCs w:val="24"/>
        <w:lang w:val="en-US" w:eastAsia="en-US" w:bidi="en-US"/>
      </w:rPr>
    </w:lvl>
    <w:lvl w:ilvl="1" w:tplc="0409000F">
      <w:start w:val="1"/>
      <w:numFmt w:val="decimal"/>
      <w:lvlText w:val="%2."/>
      <w:lvlJc w:val="left"/>
      <w:pPr>
        <w:ind w:left="1460" w:hanging="360"/>
      </w:pPr>
    </w:lvl>
    <w:lvl w:ilvl="2" w:tplc="A72604AE">
      <w:numFmt w:val="bullet"/>
      <w:lvlText w:val="•"/>
      <w:lvlJc w:val="left"/>
      <w:pPr>
        <w:ind w:left="2753" w:hanging="720"/>
      </w:pPr>
      <w:rPr>
        <w:rFonts w:hint="default"/>
        <w:lang w:val="en-US" w:eastAsia="en-US" w:bidi="en-US"/>
      </w:rPr>
    </w:lvl>
    <w:lvl w:ilvl="3" w:tplc="C6C64194">
      <w:numFmt w:val="bullet"/>
      <w:lvlText w:val="•"/>
      <w:lvlJc w:val="left"/>
      <w:pPr>
        <w:ind w:left="3686" w:hanging="720"/>
      </w:pPr>
      <w:rPr>
        <w:rFonts w:hint="default"/>
        <w:lang w:val="en-US" w:eastAsia="en-US" w:bidi="en-US"/>
      </w:rPr>
    </w:lvl>
    <w:lvl w:ilvl="4" w:tplc="6102E05A">
      <w:numFmt w:val="bullet"/>
      <w:lvlText w:val="•"/>
      <w:lvlJc w:val="left"/>
      <w:pPr>
        <w:ind w:left="4620" w:hanging="720"/>
      </w:pPr>
      <w:rPr>
        <w:rFonts w:hint="default"/>
        <w:lang w:val="en-US" w:eastAsia="en-US" w:bidi="en-US"/>
      </w:rPr>
    </w:lvl>
    <w:lvl w:ilvl="5" w:tplc="88629C44">
      <w:numFmt w:val="bullet"/>
      <w:lvlText w:val="•"/>
      <w:lvlJc w:val="left"/>
      <w:pPr>
        <w:ind w:left="5553" w:hanging="720"/>
      </w:pPr>
      <w:rPr>
        <w:rFonts w:hint="default"/>
        <w:lang w:val="en-US" w:eastAsia="en-US" w:bidi="en-US"/>
      </w:rPr>
    </w:lvl>
    <w:lvl w:ilvl="6" w:tplc="7D767C5A">
      <w:numFmt w:val="bullet"/>
      <w:lvlText w:val="•"/>
      <w:lvlJc w:val="left"/>
      <w:pPr>
        <w:ind w:left="6486" w:hanging="720"/>
      </w:pPr>
      <w:rPr>
        <w:rFonts w:hint="default"/>
        <w:lang w:val="en-US" w:eastAsia="en-US" w:bidi="en-US"/>
      </w:rPr>
    </w:lvl>
    <w:lvl w:ilvl="7" w:tplc="04546BEC">
      <w:numFmt w:val="bullet"/>
      <w:lvlText w:val="•"/>
      <w:lvlJc w:val="left"/>
      <w:pPr>
        <w:ind w:left="7420" w:hanging="720"/>
      </w:pPr>
      <w:rPr>
        <w:rFonts w:hint="default"/>
        <w:lang w:val="en-US" w:eastAsia="en-US" w:bidi="en-US"/>
      </w:rPr>
    </w:lvl>
    <w:lvl w:ilvl="8" w:tplc="A51C95DE">
      <w:numFmt w:val="bullet"/>
      <w:lvlText w:val="•"/>
      <w:lvlJc w:val="left"/>
      <w:pPr>
        <w:ind w:left="8353" w:hanging="720"/>
      </w:pPr>
      <w:rPr>
        <w:rFonts w:hint="default"/>
        <w:lang w:val="en-US" w:eastAsia="en-US" w:bidi="en-US"/>
      </w:rPr>
    </w:lvl>
  </w:abstractNum>
  <w:abstractNum w:abstractNumId="16" w15:restartNumberingAfterBreak="0">
    <w:nsid w:val="6EEB6E19"/>
    <w:multiLevelType w:val="hybridMultilevel"/>
    <w:tmpl w:val="34FE5C00"/>
    <w:lvl w:ilvl="0" w:tplc="33B86444">
      <w:start w:val="1"/>
      <w:numFmt w:val="upperLetter"/>
      <w:lvlText w:val="%1."/>
      <w:lvlJc w:val="left"/>
      <w:pPr>
        <w:ind w:left="1100" w:hanging="720"/>
      </w:pPr>
      <w:rPr>
        <w:rFonts w:ascii="Arial" w:eastAsia="Arial" w:hAnsi="Arial" w:cs="Arial" w:hint="default"/>
        <w:spacing w:val="-15"/>
        <w:w w:val="100"/>
        <w:sz w:val="24"/>
        <w:szCs w:val="24"/>
        <w:lang w:val="en-US" w:eastAsia="en-US" w:bidi="en-US"/>
      </w:rPr>
    </w:lvl>
    <w:lvl w:ilvl="1" w:tplc="C55AC41A">
      <w:start w:val="1"/>
      <w:numFmt w:val="decimal"/>
      <w:lvlText w:val="%2."/>
      <w:lvlJc w:val="left"/>
      <w:pPr>
        <w:ind w:left="1820" w:hanging="720"/>
      </w:pPr>
      <w:rPr>
        <w:rFonts w:ascii="Arial" w:eastAsia="Arial" w:hAnsi="Arial" w:cs="Arial" w:hint="default"/>
        <w:spacing w:val="-23"/>
        <w:w w:val="100"/>
        <w:sz w:val="24"/>
        <w:szCs w:val="24"/>
        <w:lang w:val="en-US" w:eastAsia="en-US" w:bidi="en-US"/>
      </w:rPr>
    </w:lvl>
    <w:lvl w:ilvl="2" w:tplc="519AF9A8">
      <w:numFmt w:val="bullet"/>
      <w:lvlText w:val="•"/>
      <w:lvlJc w:val="left"/>
      <w:pPr>
        <w:ind w:left="2753" w:hanging="720"/>
      </w:pPr>
      <w:rPr>
        <w:rFonts w:hint="default"/>
        <w:lang w:val="en-US" w:eastAsia="en-US" w:bidi="en-US"/>
      </w:rPr>
    </w:lvl>
    <w:lvl w:ilvl="3" w:tplc="5360E6AA">
      <w:numFmt w:val="bullet"/>
      <w:lvlText w:val="•"/>
      <w:lvlJc w:val="left"/>
      <w:pPr>
        <w:ind w:left="3686" w:hanging="720"/>
      </w:pPr>
      <w:rPr>
        <w:rFonts w:hint="default"/>
        <w:lang w:val="en-US" w:eastAsia="en-US" w:bidi="en-US"/>
      </w:rPr>
    </w:lvl>
    <w:lvl w:ilvl="4" w:tplc="A0F8E06E">
      <w:numFmt w:val="bullet"/>
      <w:lvlText w:val="•"/>
      <w:lvlJc w:val="left"/>
      <w:pPr>
        <w:ind w:left="4620" w:hanging="720"/>
      </w:pPr>
      <w:rPr>
        <w:rFonts w:hint="default"/>
        <w:lang w:val="en-US" w:eastAsia="en-US" w:bidi="en-US"/>
      </w:rPr>
    </w:lvl>
    <w:lvl w:ilvl="5" w:tplc="6638C7D8">
      <w:numFmt w:val="bullet"/>
      <w:lvlText w:val="•"/>
      <w:lvlJc w:val="left"/>
      <w:pPr>
        <w:ind w:left="5553" w:hanging="720"/>
      </w:pPr>
      <w:rPr>
        <w:rFonts w:hint="default"/>
        <w:lang w:val="en-US" w:eastAsia="en-US" w:bidi="en-US"/>
      </w:rPr>
    </w:lvl>
    <w:lvl w:ilvl="6" w:tplc="5B1E1532">
      <w:numFmt w:val="bullet"/>
      <w:lvlText w:val="•"/>
      <w:lvlJc w:val="left"/>
      <w:pPr>
        <w:ind w:left="6486" w:hanging="720"/>
      </w:pPr>
      <w:rPr>
        <w:rFonts w:hint="default"/>
        <w:lang w:val="en-US" w:eastAsia="en-US" w:bidi="en-US"/>
      </w:rPr>
    </w:lvl>
    <w:lvl w:ilvl="7" w:tplc="7D42DEA8">
      <w:numFmt w:val="bullet"/>
      <w:lvlText w:val="•"/>
      <w:lvlJc w:val="left"/>
      <w:pPr>
        <w:ind w:left="7420" w:hanging="720"/>
      </w:pPr>
      <w:rPr>
        <w:rFonts w:hint="default"/>
        <w:lang w:val="en-US" w:eastAsia="en-US" w:bidi="en-US"/>
      </w:rPr>
    </w:lvl>
    <w:lvl w:ilvl="8" w:tplc="80A0148C">
      <w:numFmt w:val="bullet"/>
      <w:lvlText w:val="•"/>
      <w:lvlJc w:val="left"/>
      <w:pPr>
        <w:ind w:left="8353" w:hanging="720"/>
      </w:pPr>
      <w:rPr>
        <w:rFonts w:hint="default"/>
        <w:lang w:val="en-US" w:eastAsia="en-US" w:bidi="en-US"/>
      </w:rPr>
    </w:lvl>
  </w:abstractNum>
  <w:abstractNum w:abstractNumId="17" w15:restartNumberingAfterBreak="0">
    <w:nsid w:val="734858DE"/>
    <w:multiLevelType w:val="hybridMultilevel"/>
    <w:tmpl w:val="068C8CDA"/>
    <w:lvl w:ilvl="0" w:tplc="FEB61074">
      <w:start w:val="1"/>
      <w:numFmt w:val="lowerLetter"/>
      <w:lvlText w:val="%1."/>
      <w:lvlJc w:val="left"/>
      <w:pPr>
        <w:ind w:left="2540" w:hanging="720"/>
      </w:pPr>
      <w:rPr>
        <w:rFonts w:ascii="Arial" w:eastAsia="Arial" w:hAnsi="Arial" w:cs="Arial" w:hint="default"/>
        <w:spacing w:val="-1"/>
        <w:w w:val="100"/>
        <w:sz w:val="20"/>
        <w:szCs w:val="20"/>
        <w:lang w:val="en-US" w:eastAsia="en-US" w:bidi="en-US"/>
      </w:rPr>
    </w:lvl>
    <w:lvl w:ilvl="1" w:tplc="9CB679F8">
      <w:numFmt w:val="bullet"/>
      <w:lvlText w:val="•"/>
      <w:lvlJc w:val="left"/>
      <w:pPr>
        <w:ind w:left="3308" w:hanging="720"/>
      </w:pPr>
      <w:rPr>
        <w:rFonts w:hint="default"/>
        <w:lang w:val="en-US" w:eastAsia="en-US" w:bidi="en-US"/>
      </w:rPr>
    </w:lvl>
    <w:lvl w:ilvl="2" w:tplc="B442F3C8">
      <w:numFmt w:val="bullet"/>
      <w:lvlText w:val="•"/>
      <w:lvlJc w:val="left"/>
      <w:pPr>
        <w:ind w:left="4076" w:hanging="720"/>
      </w:pPr>
      <w:rPr>
        <w:rFonts w:hint="default"/>
        <w:lang w:val="en-US" w:eastAsia="en-US" w:bidi="en-US"/>
      </w:rPr>
    </w:lvl>
    <w:lvl w:ilvl="3" w:tplc="C69CFD7C">
      <w:numFmt w:val="bullet"/>
      <w:lvlText w:val="•"/>
      <w:lvlJc w:val="left"/>
      <w:pPr>
        <w:ind w:left="4844" w:hanging="720"/>
      </w:pPr>
      <w:rPr>
        <w:rFonts w:hint="default"/>
        <w:lang w:val="en-US" w:eastAsia="en-US" w:bidi="en-US"/>
      </w:rPr>
    </w:lvl>
    <w:lvl w:ilvl="4" w:tplc="19948A50">
      <w:numFmt w:val="bullet"/>
      <w:lvlText w:val="•"/>
      <w:lvlJc w:val="left"/>
      <w:pPr>
        <w:ind w:left="5612" w:hanging="720"/>
      </w:pPr>
      <w:rPr>
        <w:rFonts w:hint="default"/>
        <w:lang w:val="en-US" w:eastAsia="en-US" w:bidi="en-US"/>
      </w:rPr>
    </w:lvl>
    <w:lvl w:ilvl="5" w:tplc="C818BA50">
      <w:numFmt w:val="bullet"/>
      <w:lvlText w:val="•"/>
      <w:lvlJc w:val="left"/>
      <w:pPr>
        <w:ind w:left="6380" w:hanging="720"/>
      </w:pPr>
      <w:rPr>
        <w:rFonts w:hint="default"/>
        <w:lang w:val="en-US" w:eastAsia="en-US" w:bidi="en-US"/>
      </w:rPr>
    </w:lvl>
    <w:lvl w:ilvl="6" w:tplc="4018465A">
      <w:numFmt w:val="bullet"/>
      <w:lvlText w:val="•"/>
      <w:lvlJc w:val="left"/>
      <w:pPr>
        <w:ind w:left="7148" w:hanging="720"/>
      </w:pPr>
      <w:rPr>
        <w:rFonts w:hint="default"/>
        <w:lang w:val="en-US" w:eastAsia="en-US" w:bidi="en-US"/>
      </w:rPr>
    </w:lvl>
    <w:lvl w:ilvl="7" w:tplc="7D0804E4">
      <w:numFmt w:val="bullet"/>
      <w:lvlText w:val="•"/>
      <w:lvlJc w:val="left"/>
      <w:pPr>
        <w:ind w:left="7916" w:hanging="720"/>
      </w:pPr>
      <w:rPr>
        <w:rFonts w:hint="default"/>
        <w:lang w:val="en-US" w:eastAsia="en-US" w:bidi="en-US"/>
      </w:rPr>
    </w:lvl>
    <w:lvl w:ilvl="8" w:tplc="FAB47CAA">
      <w:numFmt w:val="bullet"/>
      <w:lvlText w:val="•"/>
      <w:lvlJc w:val="left"/>
      <w:pPr>
        <w:ind w:left="8684" w:hanging="720"/>
      </w:pPr>
      <w:rPr>
        <w:rFonts w:hint="default"/>
        <w:lang w:val="en-US" w:eastAsia="en-US" w:bidi="en-US"/>
      </w:rPr>
    </w:lvl>
  </w:abstractNum>
  <w:abstractNum w:abstractNumId="18" w15:restartNumberingAfterBreak="0">
    <w:nsid w:val="73723D33"/>
    <w:multiLevelType w:val="hybridMultilevel"/>
    <w:tmpl w:val="9B0CB82E"/>
    <w:lvl w:ilvl="0" w:tplc="9438A118">
      <w:start w:val="1"/>
      <w:numFmt w:val="upperLetter"/>
      <w:lvlText w:val="%1."/>
      <w:lvlJc w:val="left"/>
      <w:pPr>
        <w:ind w:left="1100" w:hanging="720"/>
      </w:pPr>
      <w:rPr>
        <w:rFonts w:ascii="Arial" w:eastAsia="Arial" w:hAnsi="Arial" w:cs="Arial" w:hint="default"/>
        <w:spacing w:val="-15"/>
        <w:w w:val="100"/>
        <w:sz w:val="24"/>
        <w:szCs w:val="24"/>
        <w:lang w:val="en-US" w:eastAsia="en-US" w:bidi="en-US"/>
      </w:rPr>
    </w:lvl>
    <w:lvl w:ilvl="1" w:tplc="42C2935A">
      <w:start w:val="1"/>
      <w:numFmt w:val="decimal"/>
      <w:lvlText w:val="%2."/>
      <w:lvlJc w:val="left"/>
      <w:pPr>
        <w:ind w:left="1820" w:hanging="720"/>
      </w:pPr>
      <w:rPr>
        <w:rFonts w:ascii="Arial" w:eastAsia="Arial" w:hAnsi="Arial" w:cs="Arial" w:hint="default"/>
        <w:spacing w:val="-12"/>
        <w:w w:val="100"/>
        <w:sz w:val="24"/>
        <w:szCs w:val="24"/>
        <w:lang w:val="en-US" w:eastAsia="en-US" w:bidi="en-US"/>
      </w:rPr>
    </w:lvl>
    <w:lvl w:ilvl="2" w:tplc="6C4E4C7A">
      <w:numFmt w:val="bullet"/>
      <w:lvlText w:val="•"/>
      <w:lvlJc w:val="left"/>
      <w:pPr>
        <w:ind w:left="2753" w:hanging="720"/>
      </w:pPr>
      <w:rPr>
        <w:rFonts w:hint="default"/>
        <w:lang w:val="en-US" w:eastAsia="en-US" w:bidi="en-US"/>
      </w:rPr>
    </w:lvl>
    <w:lvl w:ilvl="3" w:tplc="58DA0972">
      <w:numFmt w:val="bullet"/>
      <w:lvlText w:val="•"/>
      <w:lvlJc w:val="left"/>
      <w:pPr>
        <w:ind w:left="3686" w:hanging="720"/>
      </w:pPr>
      <w:rPr>
        <w:rFonts w:hint="default"/>
        <w:lang w:val="en-US" w:eastAsia="en-US" w:bidi="en-US"/>
      </w:rPr>
    </w:lvl>
    <w:lvl w:ilvl="4" w:tplc="C8387FDC">
      <w:numFmt w:val="bullet"/>
      <w:lvlText w:val="•"/>
      <w:lvlJc w:val="left"/>
      <w:pPr>
        <w:ind w:left="4620" w:hanging="720"/>
      </w:pPr>
      <w:rPr>
        <w:rFonts w:hint="default"/>
        <w:lang w:val="en-US" w:eastAsia="en-US" w:bidi="en-US"/>
      </w:rPr>
    </w:lvl>
    <w:lvl w:ilvl="5" w:tplc="B1A8F464">
      <w:numFmt w:val="bullet"/>
      <w:lvlText w:val="•"/>
      <w:lvlJc w:val="left"/>
      <w:pPr>
        <w:ind w:left="5553" w:hanging="720"/>
      </w:pPr>
      <w:rPr>
        <w:rFonts w:hint="default"/>
        <w:lang w:val="en-US" w:eastAsia="en-US" w:bidi="en-US"/>
      </w:rPr>
    </w:lvl>
    <w:lvl w:ilvl="6" w:tplc="3F3E88C0">
      <w:numFmt w:val="bullet"/>
      <w:lvlText w:val="•"/>
      <w:lvlJc w:val="left"/>
      <w:pPr>
        <w:ind w:left="6486" w:hanging="720"/>
      </w:pPr>
      <w:rPr>
        <w:rFonts w:hint="default"/>
        <w:lang w:val="en-US" w:eastAsia="en-US" w:bidi="en-US"/>
      </w:rPr>
    </w:lvl>
    <w:lvl w:ilvl="7" w:tplc="9982B78E">
      <w:numFmt w:val="bullet"/>
      <w:lvlText w:val="•"/>
      <w:lvlJc w:val="left"/>
      <w:pPr>
        <w:ind w:left="7420" w:hanging="720"/>
      </w:pPr>
      <w:rPr>
        <w:rFonts w:hint="default"/>
        <w:lang w:val="en-US" w:eastAsia="en-US" w:bidi="en-US"/>
      </w:rPr>
    </w:lvl>
    <w:lvl w:ilvl="8" w:tplc="6FF8F2D2">
      <w:numFmt w:val="bullet"/>
      <w:lvlText w:val="•"/>
      <w:lvlJc w:val="left"/>
      <w:pPr>
        <w:ind w:left="8353" w:hanging="720"/>
      </w:pPr>
      <w:rPr>
        <w:rFonts w:hint="default"/>
        <w:lang w:val="en-US" w:eastAsia="en-US" w:bidi="en-US"/>
      </w:rPr>
    </w:lvl>
  </w:abstractNum>
  <w:abstractNum w:abstractNumId="19" w15:restartNumberingAfterBreak="0">
    <w:nsid w:val="7C5D4079"/>
    <w:multiLevelType w:val="hybridMultilevel"/>
    <w:tmpl w:val="B5C60436"/>
    <w:lvl w:ilvl="0" w:tplc="F4B8D862">
      <w:start w:val="1"/>
      <w:numFmt w:val="upperLetter"/>
      <w:lvlText w:val="%1."/>
      <w:lvlJc w:val="left"/>
      <w:pPr>
        <w:ind w:left="1100" w:hanging="720"/>
      </w:pPr>
      <w:rPr>
        <w:rFonts w:ascii="Arial" w:eastAsia="Arial" w:hAnsi="Arial" w:cs="Arial" w:hint="default"/>
        <w:spacing w:val="-1"/>
        <w:w w:val="100"/>
        <w:sz w:val="24"/>
        <w:szCs w:val="24"/>
        <w:lang w:val="en-US" w:eastAsia="en-US" w:bidi="en-US"/>
      </w:rPr>
    </w:lvl>
    <w:lvl w:ilvl="1" w:tplc="6568BCD8">
      <w:start w:val="1"/>
      <w:numFmt w:val="decimal"/>
      <w:lvlText w:val="%2."/>
      <w:lvlJc w:val="left"/>
      <w:pPr>
        <w:ind w:left="1820" w:hanging="720"/>
      </w:pPr>
      <w:rPr>
        <w:rFonts w:ascii="Arial" w:eastAsia="Arial" w:hAnsi="Arial" w:cs="Arial" w:hint="default"/>
        <w:spacing w:val="-1"/>
        <w:w w:val="100"/>
        <w:sz w:val="24"/>
        <w:szCs w:val="24"/>
        <w:lang w:val="en-US" w:eastAsia="en-US" w:bidi="en-US"/>
      </w:rPr>
    </w:lvl>
    <w:lvl w:ilvl="2" w:tplc="47924298">
      <w:start w:val="1"/>
      <w:numFmt w:val="lowerLetter"/>
      <w:lvlText w:val="%3."/>
      <w:lvlJc w:val="left"/>
      <w:pPr>
        <w:ind w:left="2540" w:hanging="720"/>
      </w:pPr>
      <w:rPr>
        <w:rFonts w:ascii="Arial" w:eastAsia="Arial" w:hAnsi="Arial" w:cs="Arial" w:hint="default"/>
        <w:spacing w:val="-1"/>
        <w:w w:val="100"/>
        <w:sz w:val="24"/>
        <w:szCs w:val="24"/>
        <w:lang w:val="en-US" w:eastAsia="en-US" w:bidi="en-US"/>
      </w:rPr>
    </w:lvl>
    <w:lvl w:ilvl="3" w:tplc="E3F4ABFA">
      <w:start w:val="1"/>
      <w:numFmt w:val="lowerRoman"/>
      <w:lvlText w:val="%4."/>
      <w:lvlJc w:val="left"/>
      <w:pPr>
        <w:ind w:left="3260" w:hanging="720"/>
      </w:pPr>
      <w:rPr>
        <w:rFonts w:ascii="Arial" w:eastAsia="Arial" w:hAnsi="Arial" w:cs="Arial" w:hint="default"/>
        <w:spacing w:val="-1"/>
        <w:w w:val="100"/>
        <w:sz w:val="24"/>
        <w:szCs w:val="24"/>
        <w:lang w:val="en-US" w:eastAsia="en-US" w:bidi="en-US"/>
      </w:rPr>
    </w:lvl>
    <w:lvl w:ilvl="4" w:tplc="5C4893AE">
      <w:numFmt w:val="bullet"/>
      <w:lvlText w:val="•"/>
      <w:lvlJc w:val="left"/>
      <w:pPr>
        <w:ind w:left="4254" w:hanging="720"/>
      </w:pPr>
      <w:rPr>
        <w:rFonts w:hint="default"/>
        <w:lang w:val="en-US" w:eastAsia="en-US" w:bidi="en-US"/>
      </w:rPr>
    </w:lvl>
    <w:lvl w:ilvl="5" w:tplc="19BA63C2">
      <w:numFmt w:val="bullet"/>
      <w:lvlText w:val="•"/>
      <w:lvlJc w:val="left"/>
      <w:pPr>
        <w:ind w:left="5248" w:hanging="720"/>
      </w:pPr>
      <w:rPr>
        <w:rFonts w:hint="default"/>
        <w:lang w:val="en-US" w:eastAsia="en-US" w:bidi="en-US"/>
      </w:rPr>
    </w:lvl>
    <w:lvl w:ilvl="6" w:tplc="63EE0378">
      <w:numFmt w:val="bullet"/>
      <w:lvlText w:val="•"/>
      <w:lvlJc w:val="left"/>
      <w:pPr>
        <w:ind w:left="6242" w:hanging="720"/>
      </w:pPr>
      <w:rPr>
        <w:rFonts w:hint="default"/>
        <w:lang w:val="en-US" w:eastAsia="en-US" w:bidi="en-US"/>
      </w:rPr>
    </w:lvl>
    <w:lvl w:ilvl="7" w:tplc="6128D8B8">
      <w:numFmt w:val="bullet"/>
      <w:lvlText w:val="•"/>
      <w:lvlJc w:val="left"/>
      <w:pPr>
        <w:ind w:left="7237" w:hanging="720"/>
      </w:pPr>
      <w:rPr>
        <w:rFonts w:hint="default"/>
        <w:lang w:val="en-US" w:eastAsia="en-US" w:bidi="en-US"/>
      </w:rPr>
    </w:lvl>
    <w:lvl w:ilvl="8" w:tplc="C38C71F2">
      <w:numFmt w:val="bullet"/>
      <w:lvlText w:val="•"/>
      <w:lvlJc w:val="left"/>
      <w:pPr>
        <w:ind w:left="8231" w:hanging="720"/>
      </w:pPr>
      <w:rPr>
        <w:rFonts w:hint="default"/>
        <w:lang w:val="en-US" w:eastAsia="en-US" w:bidi="en-US"/>
      </w:rPr>
    </w:lvl>
  </w:abstractNum>
  <w:abstractNum w:abstractNumId="20" w15:restartNumberingAfterBreak="0">
    <w:nsid w:val="7D050278"/>
    <w:multiLevelType w:val="hybridMultilevel"/>
    <w:tmpl w:val="9D9A87BE"/>
    <w:lvl w:ilvl="0" w:tplc="09288C8C">
      <w:start w:val="1"/>
      <w:numFmt w:val="upperLetter"/>
      <w:lvlText w:val="%1."/>
      <w:lvlJc w:val="left"/>
      <w:pPr>
        <w:ind w:left="1100" w:hanging="720"/>
      </w:pPr>
      <w:rPr>
        <w:rFonts w:ascii="Arial" w:eastAsia="Arial" w:hAnsi="Arial" w:cs="Arial" w:hint="default"/>
        <w:spacing w:val="-1"/>
        <w:w w:val="100"/>
        <w:sz w:val="24"/>
        <w:szCs w:val="24"/>
        <w:lang w:val="en-US" w:eastAsia="en-US" w:bidi="en-US"/>
      </w:rPr>
    </w:lvl>
    <w:lvl w:ilvl="1" w:tplc="CF849720">
      <w:numFmt w:val="bullet"/>
      <w:lvlText w:val="•"/>
      <w:lvlJc w:val="left"/>
      <w:pPr>
        <w:ind w:left="2012" w:hanging="720"/>
      </w:pPr>
      <w:rPr>
        <w:rFonts w:hint="default"/>
        <w:lang w:val="en-US" w:eastAsia="en-US" w:bidi="en-US"/>
      </w:rPr>
    </w:lvl>
    <w:lvl w:ilvl="2" w:tplc="500A0A02">
      <w:numFmt w:val="bullet"/>
      <w:lvlText w:val="•"/>
      <w:lvlJc w:val="left"/>
      <w:pPr>
        <w:ind w:left="2924" w:hanging="720"/>
      </w:pPr>
      <w:rPr>
        <w:rFonts w:hint="default"/>
        <w:lang w:val="en-US" w:eastAsia="en-US" w:bidi="en-US"/>
      </w:rPr>
    </w:lvl>
    <w:lvl w:ilvl="3" w:tplc="7264F442">
      <w:numFmt w:val="bullet"/>
      <w:lvlText w:val="•"/>
      <w:lvlJc w:val="left"/>
      <w:pPr>
        <w:ind w:left="3836" w:hanging="720"/>
      </w:pPr>
      <w:rPr>
        <w:rFonts w:hint="default"/>
        <w:lang w:val="en-US" w:eastAsia="en-US" w:bidi="en-US"/>
      </w:rPr>
    </w:lvl>
    <w:lvl w:ilvl="4" w:tplc="2428563A">
      <w:numFmt w:val="bullet"/>
      <w:lvlText w:val="•"/>
      <w:lvlJc w:val="left"/>
      <w:pPr>
        <w:ind w:left="4748" w:hanging="720"/>
      </w:pPr>
      <w:rPr>
        <w:rFonts w:hint="default"/>
        <w:lang w:val="en-US" w:eastAsia="en-US" w:bidi="en-US"/>
      </w:rPr>
    </w:lvl>
    <w:lvl w:ilvl="5" w:tplc="5180EF0A">
      <w:numFmt w:val="bullet"/>
      <w:lvlText w:val="•"/>
      <w:lvlJc w:val="left"/>
      <w:pPr>
        <w:ind w:left="5660" w:hanging="720"/>
      </w:pPr>
      <w:rPr>
        <w:rFonts w:hint="default"/>
        <w:lang w:val="en-US" w:eastAsia="en-US" w:bidi="en-US"/>
      </w:rPr>
    </w:lvl>
    <w:lvl w:ilvl="6" w:tplc="EAC8AC06">
      <w:numFmt w:val="bullet"/>
      <w:lvlText w:val="•"/>
      <w:lvlJc w:val="left"/>
      <w:pPr>
        <w:ind w:left="6572" w:hanging="720"/>
      </w:pPr>
      <w:rPr>
        <w:rFonts w:hint="default"/>
        <w:lang w:val="en-US" w:eastAsia="en-US" w:bidi="en-US"/>
      </w:rPr>
    </w:lvl>
    <w:lvl w:ilvl="7" w:tplc="E2F8FAFC">
      <w:numFmt w:val="bullet"/>
      <w:lvlText w:val="•"/>
      <w:lvlJc w:val="left"/>
      <w:pPr>
        <w:ind w:left="7484" w:hanging="720"/>
      </w:pPr>
      <w:rPr>
        <w:rFonts w:hint="default"/>
        <w:lang w:val="en-US" w:eastAsia="en-US" w:bidi="en-US"/>
      </w:rPr>
    </w:lvl>
    <w:lvl w:ilvl="8" w:tplc="27BCE464">
      <w:numFmt w:val="bullet"/>
      <w:lvlText w:val="•"/>
      <w:lvlJc w:val="left"/>
      <w:pPr>
        <w:ind w:left="8396" w:hanging="720"/>
      </w:pPr>
      <w:rPr>
        <w:rFonts w:hint="default"/>
        <w:lang w:val="en-US" w:eastAsia="en-US" w:bidi="en-US"/>
      </w:rPr>
    </w:lvl>
  </w:abstractNum>
  <w:num w:numId="1" w16cid:durableId="236018032">
    <w:abstractNumId w:val="12"/>
  </w:num>
  <w:num w:numId="2" w16cid:durableId="2116245184">
    <w:abstractNumId w:val="13"/>
    <w:lvlOverride w:ilvl="0">
      <w:lvl w:ilvl="0">
        <w:start w:val="1"/>
        <w:numFmt w:val="upperLetter"/>
        <w:lvlText w:val="%1."/>
        <w:lvlJc w:val="left"/>
        <w:pPr>
          <w:ind w:left="720" w:hanging="720"/>
        </w:pPr>
        <w:rPr>
          <w:rFonts w:hint="default"/>
          <w:color w:val="auto"/>
        </w:rPr>
      </w:lvl>
    </w:lvlOverride>
  </w:num>
  <w:num w:numId="3" w16cid:durableId="1542742511">
    <w:abstractNumId w:val="17"/>
  </w:num>
  <w:num w:numId="4" w16cid:durableId="1564872054">
    <w:abstractNumId w:val="7"/>
  </w:num>
  <w:num w:numId="5" w16cid:durableId="1527325625">
    <w:abstractNumId w:val="5"/>
  </w:num>
  <w:num w:numId="6" w16cid:durableId="503938990">
    <w:abstractNumId w:val="20"/>
  </w:num>
  <w:num w:numId="7" w16cid:durableId="55864876">
    <w:abstractNumId w:val="10"/>
  </w:num>
  <w:num w:numId="8" w16cid:durableId="1748502722">
    <w:abstractNumId w:val="15"/>
  </w:num>
  <w:num w:numId="9" w16cid:durableId="1115634960">
    <w:abstractNumId w:val="1"/>
  </w:num>
  <w:num w:numId="10" w16cid:durableId="501355441">
    <w:abstractNumId w:val="19"/>
  </w:num>
  <w:num w:numId="11" w16cid:durableId="1094787883">
    <w:abstractNumId w:val="9"/>
  </w:num>
  <w:num w:numId="12" w16cid:durableId="304550547">
    <w:abstractNumId w:val="11"/>
  </w:num>
  <w:num w:numId="13" w16cid:durableId="1426994400">
    <w:abstractNumId w:val="14"/>
  </w:num>
  <w:num w:numId="14" w16cid:durableId="1361516763">
    <w:abstractNumId w:val="3"/>
  </w:num>
  <w:num w:numId="15" w16cid:durableId="1307319618">
    <w:abstractNumId w:val="6"/>
  </w:num>
  <w:num w:numId="16" w16cid:durableId="1531381616">
    <w:abstractNumId w:val="16"/>
  </w:num>
  <w:num w:numId="17" w16cid:durableId="765077400">
    <w:abstractNumId w:val="2"/>
  </w:num>
  <w:num w:numId="18" w16cid:durableId="1427076995">
    <w:abstractNumId w:val="0"/>
  </w:num>
  <w:num w:numId="19" w16cid:durableId="1737163778">
    <w:abstractNumId w:val="18"/>
  </w:num>
  <w:num w:numId="20" w16cid:durableId="531918153">
    <w:abstractNumId w:val="4"/>
  </w:num>
  <w:num w:numId="21" w16cid:durableId="1703401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75B4"/>
    <w:rsid w:val="00074A5F"/>
    <w:rsid w:val="00084CAD"/>
    <w:rsid w:val="00085F48"/>
    <w:rsid w:val="000D0BE6"/>
    <w:rsid w:val="000D2BE2"/>
    <w:rsid w:val="001375B4"/>
    <w:rsid w:val="0018774D"/>
    <w:rsid w:val="001F2E79"/>
    <w:rsid w:val="002A18CB"/>
    <w:rsid w:val="002F3C1F"/>
    <w:rsid w:val="00352BDF"/>
    <w:rsid w:val="00365D1A"/>
    <w:rsid w:val="003C6B3F"/>
    <w:rsid w:val="0041267F"/>
    <w:rsid w:val="00415DF6"/>
    <w:rsid w:val="00427EAB"/>
    <w:rsid w:val="00450CE1"/>
    <w:rsid w:val="005355E2"/>
    <w:rsid w:val="005477B1"/>
    <w:rsid w:val="00585F90"/>
    <w:rsid w:val="005D6B13"/>
    <w:rsid w:val="00633A1F"/>
    <w:rsid w:val="006374E5"/>
    <w:rsid w:val="006467BD"/>
    <w:rsid w:val="006D421B"/>
    <w:rsid w:val="007B1467"/>
    <w:rsid w:val="007B6A5C"/>
    <w:rsid w:val="0095481B"/>
    <w:rsid w:val="0095772C"/>
    <w:rsid w:val="0098239E"/>
    <w:rsid w:val="009A05E6"/>
    <w:rsid w:val="00A63239"/>
    <w:rsid w:val="00AA399D"/>
    <w:rsid w:val="00AB71C2"/>
    <w:rsid w:val="00AC6457"/>
    <w:rsid w:val="00AD638C"/>
    <w:rsid w:val="00B361FD"/>
    <w:rsid w:val="00B57F10"/>
    <w:rsid w:val="00B76C23"/>
    <w:rsid w:val="00BD7867"/>
    <w:rsid w:val="00BE0C58"/>
    <w:rsid w:val="00C147AA"/>
    <w:rsid w:val="00C40192"/>
    <w:rsid w:val="00C8417D"/>
    <w:rsid w:val="00CA5B82"/>
    <w:rsid w:val="00D25BB7"/>
    <w:rsid w:val="00D542FD"/>
    <w:rsid w:val="00D81C02"/>
    <w:rsid w:val="00DA6214"/>
    <w:rsid w:val="00DB3FA9"/>
    <w:rsid w:val="00DC5579"/>
    <w:rsid w:val="00DC68B1"/>
    <w:rsid w:val="00E7143E"/>
    <w:rsid w:val="00E75DC2"/>
    <w:rsid w:val="00E76518"/>
    <w:rsid w:val="00FD0D0F"/>
    <w:rsid w:val="00FE05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22F4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3239"/>
    <w:pPr>
      <w:widowControl w:val="0"/>
      <w:autoSpaceDE w:val="0"/>
      <w:autoSpaceDN w:val="0"/>
      <w:spacing w:after="120" w:line="360" w:lineRule="auto"/>
    </w:pPr>
    <w:rPr>
      <w:rFonts w:ascii="Arial" w:eastAsia="Arial" w:hAnsi="Arial" w:cs="Arial"/>
      <w:kern w:val="0"/>
      <w:sz w:val="22"/>
      <w:szCs w:val="22"/>
      <w:lang w:bidi="en-US"/>
      <w14:ligatures w14:val="none"/>
    </w:rPr>
  </w:style>
  <w:style w:type="paragraph" w:styleId="Heading1">
    <w:name w:val="heading 1"/>
    <w:basedOn w:val="Normal"/>
    <w:next w:val="Normal"/>
    <w:link w:val="Heading1Char"/>
    <w:autoRedefine/>
    <w:uiPriority w:val="9"/>
    <w:qFormat/>
    <w:rsid w:val="00DB3FA9"/>
    <w:pPr>
      <w:keepNext/>
      <w:spacing w:after="60"/>
      <w:outlineLvl w:val="0"/>
    </w:pPr>
    <w:rPr>
      <w:b/>
      <w:bCs/>
      <w:caps/>
      <w:kern w:val="32"/>
      <w:szCs w:val="32"/>
    </w:rPr>
  </w:style>
  <w:style w:type="paragraph" w:styleId="Heading2">
    <w:name w:val="heading 2"/>
    <w:basedOn w:val="Normal"/>
    <w:next w:val="Normal"/>
    <w:link w:val="Heading2Char"/>
    <w:autoRedefine/>
    <w:uiPriority w:val="9"/>
    <w:qFormat/>
    <w:rsid w:val="00A63239"/>
    <w:pPr>
      <w:tabs>
        <w:tab w:val="left" w:pos="2539"/>
      </w:tabs>
      <w:ind w:left="380"/>
      <w:outlineLvl w:val="1"/>
    </w:pPr>
    <w:rPr>
      <w:b/>
      <w:bCs/>
      <w:sz w:val="24"/>
      <w:szCs w:val="24"/>
    </w:rPr>
  </w:style>
  <w:style w:type="paragraph" w:styleId="Heading3">
    <w:name w:val="heading 3"/>
    <w:basedOn w:val="Normal"/>
    <w:next w:val="Normal"/>
    <w:link w:val="Heading3Char"/>
    <w:autoRedefine/>
    <w:uiPriority w:val="9"/>
    <w:qFormat/>
    <w:rsid w:val="00DB3FA9"/>
    <w:pPr>
      <w:keepNext/>
      <w:spacing w:after="60"/>
      <w:outlineLvl w:val="2"/>
    </w:pPr>
    <w:rPr>
      <w:b/>
      <w:bCs/>
      <w:szCs w:val="26"/>
    </w:rPr>
  </w:style>
  <w:style w:type="paragraph" w:styleId="Heading4">
    <w:name w:val="heading 4"/>
    <w:basedOn w:val="Normal"/>
    <w:next w:val="Normal"/>
    <w:link w:val="Heading4Char"/>
    <w:uiPriority w:val="9"/>
    <w:semiHidden/>
    <w:unhideWhenUsed/>
    <w:qFormat/>
    <w:rsid w:val="001375B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375B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375B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375B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375B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375B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B3FA9"/>
    <w:rPr>
      <w:rFonts w:ascii="Arial" w:hAnsi="Arial" w:cs="Times New Roman"/>
      <w:b/>
      <w:bCs/>
      <w:caps/>
      <w:kern w:val="32"/>
      <w:szCs w:val="32"/>
      <w14:ligatures w14:val="none"/>
    </w:rPr>
  </w:style>
  <w:style w:type="paragraph" w:customStyle="1" w:styleId="Upar1Bold">
    <w:name w:val="Upar1 + Bold"/>
    <w:basedOn w:val="Normal"/>
    <w:autoRedefine/>
    <w:rsid w:val="00B361FD"/>
    <w:pPr>
      <w:tabs>
        <w:tab w:val="left" w:pos="720"/>
        <w:tab w:val="left" w:pos="1440"/>
      </w:tabs>
    </w:pPr>
    <w:rPr>
      <w:b/>
      <w:bCs/>
    </w:rPr>
  </w:style>
  <w:style w:type="paragraph" w:customStyle="1" w:styleId="FootnoteItalic">
    <w:name w:val="Footnote + Italic"/>
    <w:basedOn w:val="Normal"/>
    <w:autoRedefine/>
    <w:rsid w:val="006467BD"/>
    <w:pPr>
      <w:pBdr>
        <w:bottom w:val="single" w:sz="12" w:space="1" w:color="auto"/>
      </w:pBdr>
    </w:pPr>
    <w:rPr>
      <w:i/>
      <w:iCs/>
      <w:szCs w:val="16"/>
    </w:rPr>
  </w:style>
  <w:style w:type="paragraph" w:customStyle="1" w:styleId="par1">
    <w:name w:val="par1"/>
    <w:basedOn w:val="Normal"/>
    <w:autoRedefine/>
    <w:qFormat/>
    <w:rsid w:val="006467BD"/>
    <w:pPr>
      <w:tabs>
        <w:tab w:val="left" w:pos="720"/>
        <w:tab w:val="left" w:pos="1440"/>
        <w:tab w:val="left" w:pos="2160"/>
      </w:tabs>
      <w:ind w:left="720" w:hanging="720"/>
    </w:pPr>
    <w:rPr>
      <w:szCs w:val="24"/>
    </w:rPr>
  </w:style>
  <w:style w:type="paragraph" w:customStyle="1" w:styleId="Par1Before3pt">
    <w:name w:val="Par1 + Before:  3 pt"/>
    <w:basedOn w:val="par1"/>
    <w:autoRedefine/>
    <w:rsid w:val="00B361FD"/>
    <w:pPr>
      <w:spacing w:before="60"/>
    </w:pPr>
  </w:style>
  <w:style w:type="character" w:customStyle="1" w:styleId="Heading2Char">
    <w:name w:val="Heading 2 Char"/>
    <w:link w:val="Heading2"/>
    <w:uiPriority w:val="9"/>
    <w:rsid w:val="00A63239"/>
    <w:rPr>
      <w:rFonts w:ascii="Arial" w:eastAsia="Arial" w:hAnsi="Arial" w:cs="Arial"/>
      <w:b/>
      <w:bCs/>
      <w:kern w:val="0"/>
      <w:lang w:bidi="en-US"/>
      <w14:ligatures w14:val="none"/>
    </w:rPr>
  </w:style>
  <w:style w:type="character" w:customStyle="1" w:styleId="Heading3Char">
    <w:name w:val="Heading 3 Char"/>
    <w:basedOn w:val="DefaultParagraphFont"/>
    <w:link w:val="Heading3"/>
    <w:uiPriority w:val="9"/>
    <w:rsid w:val="00DB3FA9"/>
    <w:rPr>
      <w:rFonts w:ascii="Arial" w:hAnsi="Arial" w:cs="Times New Roman"/>
      <w:b/>
      <w:bCs/>
      <w:kern w:val="0"/>
      <w:szCs w:val="26"/>
      <w14:ligatures w14:val="none"/>
    </w:rPr>
  </w:style>
  <w:style w:type="paragraph" w:customStyle="1" w:styleId="Par1Underline">
    <w:name w:val="Par1 + Underline"/>
    <w:basedOn w:val="par1"/>
    <w:autoRedefine/>
    <w:rsid w:val="00B361FD"/>
    <w:rPr>
      <w:u w:val="single"/>
    </w:rPr>
  </w:style>
  <w:style w:type="paragraph" w:customStyle="1" w:styleId="Styleupar1Bold">
    <w:name w:val="Style upar1 + Bold"/>
    <w:basedOn w:val="upar1"/>
    <w:autoRedefine/>
    <w:qFormat/>
    <w:rsid w:val="00DB3FA9"/>
    <w:rPr>
      <w:b/>
      <w:bCs/>
    </w:rPr>
  </w:style>
  <w:style w:type="paragraph" w:customStyle="1" w:styleId="upar1">
    <w:name w:val="upar1"/>
    <w:basedOn w:val="Normal"/>
    <w:autoRedefine/>
    <w:rsid w:val="009A05E6"/>
    <w:pPr>
      <w:tabs>
        <w:tab w:val="left" w:pos="720"/>
        <w:tab w:val="left" w:pos="1440"/>
      </w:tabs>
    </w:pPr>
  </w:style>
  <w:style w:type="paragraph" w:customStyle="1" w:styleId="StyleHeading2Italic">
    <w:name w:val="Style Heading 2 + Italic"/>
    <w:basedOn w:val="Heading2"/>
    <w:autoRedefine/>
    <w:rsid w:val="009A05E6"/>
    <w:rPr>
      <w:i/>
      <w:iCs/>
    </w:rPr>
  </w:style>
  <w:style w:type="paragraph" w:customStyle="1" w:styleId="StyleFootnoteItalic">
    <w:name w:val="Style Footnote + Italic"/>
    <w:basedOn w:val="Normal"/>
    <w:autoRedefine/>
    <w:rsid w:val="0095772C"/>
    <w:pPr>
      <w:spacing w:before="120"/>
    </w:pPr>
    <w:rPr>
      <w:i/>
      <w:iCs/>
      <w:szCs w:val="16"/>
    </w:rPr>
  </w:style>
  <w:style w:type="paragraph" w:customStyle="1" w:styleId="StyleFootnoteItalic1">
    <w:name w:val="Style Footnote + Italic1"/>
    <w:basedOn w:val="Normal"/>
    <w:autoRedefine/>
    <w:rsid w:val="0095772C"/>
    <w:pPr>
      <w:spacing w:before="120"/>
    </w:pPr>
    <w:rPr>
      <w:i/>
      <w:iCs/>
      <w:szCs w:val="16"/>
    </w:rPr>
  </w:style>
  <w:style w:type="paragraph" w:customStyle="1" w:styleId="StyleFootnoteItalic2">
    <w:name w:val="Style Footnote + Italic2"/>
    <w:basedOn w:val="Normal"/>
    <w:autoRedefine/>
    <w:rsid w:val="00CA5B82"/>
    <w:pPr>
      <w:spacing w:before="120"/>
    </w:pPr>
    <w:rPr>
      <w:i/>
      <w:iCs/>
      <w:szCs w:val="16"/>
    </w:rPr>
  </w:style>
  <w:style w:type="paragraph" w:customStyle="1" w:styleId="StyleHeading1Allcaps">
    <w:name w:val="Style Heading 1 + All caps"/>
    <w:basedOn w:val="Heading1"/>
    <w:autoRedefine/>
    <w:rsid w:val="00415DF6"/>
    <w:rPr>
      <w:caps w:val="0"/>
    </w:rPr>
  </w:style>
  <w:style w:type="character" w:customStyle="1" w:styleId="Heading4Char">
    <w:name w:val="Heading 4 Char"/>
    <w:basedOn w:val="DefaultParagraphFont"/>
    <w:link w:val="Heading4"/>
    <w:uiPriority w:val="9"/>
    <w:semiHidden/>
    <w:rsid w:val="001375B4"/>
    <w:rPr>
      <w:rFonts w:eastAsiaTheme="majorEastAsia" w:cstheme="majorBidi"/>
      <w:i/>
      <w:iCs/>
      <w:color w:val="0F4761" w:themeColor="accent1" w:themeShade="BF"/>
      <w:kern w:val="0"/>
      <w:szCs w:val="20"/>
      <w14:ligatures w14:val="none"/>
    </w:rPr>
  </w:style>
  <w:style w:type="character" w:customStyle="1" w:styleId="Heading5Char">
    <w:name w:val="Heading 5 Char"/>
    <w:basedOn w:val="DefaultParagraphFont"/>
    <w:link w:val="Heading5"/>
    <w:uiPriority w:val="9"/>
    <w:semiHidden/>
    <w:rsid w:val="001375B4"/>
    <w:rPr>
      <w:rFonts w:eastAsiaTheme="majorEastAsia" w:cstheme="majorBidi"/>
      <w:color w:val="0F4761" w:themeColor="accent1" w:themeShade="BF"/>
      <w:kern w:val="0"/>
      <w:szCs w:val="20"/>
      <w14:ligatures w14:val="none"/>
    </w:rPr>
  </w:style>
  <w:style w:type="character" w:customStyle="1" w:styleId="Heading6Char">
    <w:name w:val="Heading 6 Char"/>
    <w:basedOn w:val="DefaultParagraphFont"/>
    <w:link w:val="Heading6"/>
    <w:uiPriority w:val="9"/>
    <w:semiHidden/>
    <w:rsid w:val="001375B4"/>
    <w:rPr>
      <w:rFonts w:eastAsiaTheme="majorEastAsia" w:cstheme="majorBidi"/>
      <w:i/>
      <w:iCs/>
      <w:color w:val="595959" w:themeColor="text1" w:themeTint="A6"/>
      <w:kern w:val="0"/>
      <w:szCs w:val="20"/>
      <w14:ligatures w14:val="none"/>
    </w:rPr>
  </w:style>
  <w:style w:type="character" w:customStyle="1" w:styleId="Heading7Char">
    <w:name w:val="Heading 7 Char"/>
    <w:basedOn w:val="DefaultParagraphFont"/>
    <w:link w:val="Heading7"/>
    <w:uiPriority w:val="9"/>
    <w:semiHidden/>
    <w:rsid w:val="001375B4"/>
    <w:rPr>
      <w:rFonts w:eastAsiaTheme="majorEastAsia" w:cstheme="majorBidi"/>
      <w:color w:val="595959" w:themeColor="text1" w:themeTint="A6"/>
      <w:kern w:val="0"/>
      <w:szCs w:val="20"/>
      <w14:ligatures w14:val="none"/>
    </w:rPr>
  </w:style>
  <w:style w:type="character" w:customStyle="1" w:styleId="Heading8Char">
    <w:name w:val="Heading 8 Char"/>
    <w:basedOn w:val="DefaultParagraphFont"/>
    <w:link w:val="Heading8"/>
    <w:uiPriority w:val="9"/>
    <w:semiHidden/>
    <w:rsid w:val="001375B4"/>
    <w:rPr>
      <w:rFonts w:eastAsiaTheme="majorEastAsia" w:cstheme="majorBidi"/>
      <w:i/>
      <w:iCs/>
      <w:color w:val="272727" w:themeColor="text1" w:themeTint="D8"/>
      <w:kern w:val="0"/>
      <w:szCs w:val="20"/>
      <w14:ligatures w14:val="none"/>
    </w:rPr>
  </w:style>
  <w:style w:type="character" w:customStyle="1" w:styleId="Heading9Char">
    <w:name w:val="Heading 9 Char"/>
    <w:basedOn w:val="DefaultParagraphFont"/>
    <w:link w:val="Heading9"/>
    <w:uiPriority w:val="9"/>
    <w:semiHidden/>
    <w:rsid w:val="001375B4"/>
    <w:rPr>
      <w:rFonts w:eastAsiaTheme="majorEastAsia" w:cstheme="majorBidi"/>
      <w:color w:val="272727" w:themeColor="text1" w:themeTint="D8"/>
      <w:kern w:val="0"/>
      <w:szCs w:val="20"/>
      <w14:ligatures w14:val="none"/>
    </w:rPr>
  </w:style>
  <w:style w:type="paragraph" w:styleId="Title">
    <w:name w:val="Title"/>
    <w:basedOn w:val="Normal"/>
    <w:next w:val="Normal"/>
    <w:link w:val="TitleChar"/>
    <w:uiPriority w:val="10"/>
    <w:qFormat/>
    <w:rsid w:val="001375B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75B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1375B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75B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1375B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75B4"/>
    <w:rPr>
      <w:rFonts w:ascii="Arial" w:hAnsi="Arial" w:cs="Times New Roman"/>
      <w:i/>
      <w:iCs/>
      <w:color w:val="404040" w:themeColor="text1" w:themeTint="BF"/>
      <w:kern w:val="0"/>
      <w:szCs w:val="20"/>
      <w14:ligatures w14:val="none"/>
    </w:rPr>
  </w:style>
  <w:style w:type="paragraph" w:styleId="ListParagraph">
    <w:name w:val="List Paragraph"/>
    <w:basedOn w:val="Normal"/>
    <w:link w:val="ListParagraphChar"/>
    <w:uiPriority w:val="34"/>
    <w:qFormat/>
    <w:rsid w:val="001375B4"/>
    <w:pPr>
      <w:ind w:left="720"/>
      <w:contextualSpacing/>
    </w:pPr>
  </w:style>
  <w:style w:type="character" w:styleId="IntenseEmphasis">
    <w:name w:val="Intense Emphasis"/>
    <w:uiPriority w:val="21"/>
    <w:qFormat/>
    <w:rsid w:val="00A63239"/>
    <w:rPr>
      <w:i/>
      <w:iCs/>
      <w:color w:val="215E99" w:themeColor="text2" w:themeTint="BF"/>
      <w:sz w:val="24"/>
      <w:szCs w:val="24"/>
    </w:rPr>
  </w:style>
  <w:style w:type="paragraph" w:styleId="IntenseQuote">
    <w:name w:val="Intense Quote"/>
    <w:basedOn w:val="Normal"/>
    <w:next w:val="Normal"/>
    <w:link w:val="IntenseQuoteChar"/>
    <w:uiPriority w:val="30"/>
    <w:qFormat/>
    <w:rsid w:val="001375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75B4"/>
    <w:rPr>
      <w:rFonts w:ascii="Arial" w:hAnsi="Arial" w:cs="Times New Roman"/>
      <w:i/>
      <w:iCs/>
      <w:color w:val="0F4761" w:themeColor="accent1" w:themeShade="BF"/>
      <w:kern w:val="0"/>
      <w:szCs w:val="20"/>
      <w14:ligatures w14:val="none"/>
    </w:rPr>
  </w:style>
  <w:style w:type="character" w:styleId="IntenseReference">
    <w:name w:val="Intense Reference"/>
    <w:basedOn w:val="DefaultParagraphFont"/>
    <w:uiPriority w:val="32"/>
    <w:qFormat/>
    <w:rsid w:val="001375B4"/>
    <w:rPr>
      <w:b/>
      <w:bCs/>
      <w:smallCaps/>
      <w:color w:val="0F4761" w:themeColor="accent1" w:themeShade="BF"/>
      <w:spacing w:val="5"/>
    </w:rPr>
  </w:style>
  <w:style w:type="paragraph" w:customStyle="1" w:styleId="par2">
    <w:name w:val="par2"/>
    <w:basedOn w:val="par1"/>
    <w:autoRedefine/>
    <w:rsid w:val="001375B4"/>
    <w:pPr>
      <w:ind w:left="1440"/>
    </w:pPr>
  </w:style>
  <w:style w:type="paragraph" w:styleId="Footer">
    <w:name w:val="footer"/>
    <w:basedOn w:val="Normal"/>
    <w:link w:val="FooterChar"/>
    <w:uiPriority w:val="99"/>
    <w:rsid w:val="001375B4"/>
    <w:pPr>
      <w:tabs>
        <w:tab w:val="center" w:pos="4680"/>
        <w:tab w:val="right" w:pos="9360"/>
      </w:tabs>
    </w:pPr>
  </w:style>
  <w:style w:type="character" w:customStyle="1" w:styleId="FooterChar">
    <w:name w:val="Footer Char"/>
    <w:basedOn w:val="DefaultParagraphFont"/>
    <w:link w:val="Footer"/>
    <w:uiPriority w:val="99"/>
    <w:rsid w:val="001375B4"/>
    <w:rPr>
      <w:rFonts w:ascii="Arial" w:hAnsi="Arial" w:cs="Times New Roman"/>
      <w:kern w:val="0"/>
      <w:szCs w:val="20"/>
      <w14:ligatures w14:val="none"/>
    </w:rPr>
  </w:style>
  <w:style w:type="numbering" w:customStyle="1" w:styleId="CDOSCCR">
    <w:name w:val="CDOS CCR"/>
    <w:rsid w:val="001375B4"/>
    <w:pPr>
      <w:numPr>
        <w:numId w:val="1"/>
      </w:numPr>
    </w:pPr>
  </w:style>
  <w:style w:type="character" w:customStyle="1" w:styleId="ListParagraphChar">
    <w:name w:val="List Paragraph Char"/>
    <w:basedOn w:val="DefaultParagraphFont"/>
    <w:link w:val="ListParagraph"/>
    <w:uiPriority w:val="34"/>
    <w:rsid w:val="001375B4"/>
    <w:rPr>
      <w:rFonts w:ascii="Arial" w:hAnsi="Arial" w:cs="Times New Roman"/>
      <w:kern w:val="0"/>
      <w:szCs w:val="20"/>
      <w14:ligatures w14:val="none"/>
    </w:rPr>
  </w:style>
  <w:style w:type="paragraph" w:styleId="Header">
    <w:name w:val="header"/>
    <w:basedOn w:val="Normal"/>
    <w:link w:val="HeaderChar"/>
    <w:uiPriority w:val="99"/>
    <w:unhideWhenUsed/>
    <w:rsid w:val="000D2BE2"/>
    <w:pPr>
      <w:tabs>
        <w:tab w:val="center" w:pos="4680"/>
        <w:tab w:val="right" w:pos="9360"/>
      </w:tabs>
    </w:pPr>
  </w:style>
  <w:style w:type="character" w:customStyle="1" w:styleId="HeaderChar">
    <w:name w:val="Header Char"/>
    <w:basedOn w:val="DefaultParagraphFont"/>
    <w:link w:val="Header"/>
    <w:uiPriority w:val="99"/>
    <w:rsid w:val="000D2BE2"/>
    <w:rPr>
      <w:rFonts w:ascii="Arial" w:hAnsi="Arial" w:cs="Times New Roman"/>
      <w:kern w:val="0"/>
      <w:szCs w:val="20"/>
      <w14:ligatures w14:val="none"/>
    </w:rPr>
  </w:style>
  <w:style w:type="paragraph" w:styleId="BodyText">
    <w:name w:val="Body Text"/>
    <w:basedOn w:val="Normal"/>
    <w:link w:val="BodyTextChar"/>
    <w:uiPriority w:val="1"/>
    <w:qFormat/>
    <w:rsid w:val="00A63239"/>
    <w:rPr>
      <w:sz w:val="20"/>
      <w:szCs w:val="20"/>
    </w:rPr>
  </w:style>
  <w:style w:type="character" w:customStyle="1" w:styleId="BodyTextChar">
    <w:name w:val="Body Text Char"/>
    <w:basedOn w:val="DefaultParagraphFont"/>
    <w:link w:val="BodyText"/>
    <w:uiPriority w:val="1"/>
    <w:rsid w:val="00A63239"/>
    <w:rPr>
      <w:rFonts w:ascii="Arial" w:eastAsia="Arial" w:hAnsi="Arial" w:cs="Arial"/>
      <w:kern w:val="0"/>
      <w:sz w:val="20"/>
      <w:szCs w:val="20"/>
      <w:lang w:bidi="en-US"/>
      <w14:ligatures w14:val="none"/>
    </w:rPr>
  </w:style>
  <w:style w:type="paragraph" w:styleId="Revision">
    <w:name w:val="Revision"/>
    <w:hidden/>
    <w:uiPriority w:val="99"/>
    <w:semiHidden/>
    <w:rsid w:val="00A63239"/>
    <w:pPr>
      <w:spacing w:after="0" w:line="240" w:lineRule="auto"/>
    </w:pPr>
    <w:rPr>
      <w:rFonts w:ascii="Arial" w:eastAsia="Arial" w:hAnsi="Arial" w:cs="Arial"/>
      <w:kern w:val="0"/>
      <w:sz w:val="22"/>
      <w:szCs w:val="22"/>
      <w:lang w:bidi="en-US"/>
      <w14:ligatures w14:val="none"/>
    </w:rPr>
  </w:style>
  <w:style w:type="character" w:styleId="CommentReference">
    <w:name w:val="annotation reference"/>
    <w:basedOn w:val="DefaultParagraphFont"/>
    <w:uiPriority w:val="99"/>
    <w:semiHidden/>
    <w:unhideWhenUsed/>
    <w:rsid w:val="00A63239"/>
    <w:rPr>
      <w:sz w:val="16"/>
      <w:szCs w:val="16"/>
    </w:rPr>
  </w:style>
  <w:style w:type="paragraph" w:styleId="CommentText">
    <w:name w:val="annotation text"/>
    <w:basedOn w:val="Normal"/>
    <w:link w:val="CommentTextChar"/>
    <w:uiPriority w:val="99"/>
    <w:unhideWhenUsed/>
    <w:rsid w:val="00A63239"/>
    <w:rPr>
      <w:sz w:val="20"/>
      <w:szCs w:val="20"/>
    </w:rPr>
  </w:style>
  <w:style w:type="character" w:customStyle="1" w:styleId="CommentTextChar">
    <w:name w:val="Comment Text Char"/>
    <w:basedOn w:val="DefaultParagraphFont"/>
    <w:link w:val="CommentText"/>
    <w:uiPriority w:val="99"/>
    <w:rsid w:val="00A63239"/>
    <w:rPr>
      <w:rFonts w:ascii="Arial" w:eastAsia="Arial" w:hAnsi="Arial" w:cs="Arial"/>
      <w:kern w:val="0"/>
      <w:sz w:val="20"/>
      <w:szCs w:val="20"/>
      <w:lang w:bidi="en-US"/>
      <w14:ligatures w14:val="none"/>
    </w:rPr>
  </w:style>
  <w:style w:type="paragraph" w:styleId="CommentSubject">
    <w:name w:val="annotation subject"/>
    <w:basedOn w:val="CommentText"/>
    <w:next w:val="CommentText"/>
    <w:link w:val="CommentSubjectChar"/>
    <w:uiPriority w:val="99"/>
    <w:semiHidden/>
    <w:unhideWhenUsed/>
    <w:rsid w:val="00A63239"/>
    <w:rPr>
      <w:b/>
      <w:bCs/>
    </w:rPr>
  </w:style>
  <w:style w:type="character" w:customStyle="1" w:styleId="CommentSubjectChar">
    <w:name w:val="Comment Subject Char"/>
    <w:basedOn w:val="CommentTextChar"/>
    <w:link w:val="CommentSubject"/>
    <w:uiPriority w:val="99"/>
    <w:semiHidden/>
    <w:rsid w:val="00A63239"/>
    <w:rPr>
      <w:rFonts w:ascii="Arial" w:eastAsia="Arial" w:hAnsi="Arial" w:cs="Arial"/>
      <w:b/>
      <w:bCs/>
      <w:kern w:val="0"/>
      <w:sz w:val="20"/>
      <w:szCs w:val="20"/>
      <w:lang w:bidi="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8BD3B2-DEF2-448B-801A-1B4E009FB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44</Pages>
  <Words>11446</Words>
  <Characters>65243</Characters>
  <Application>Microsoft Office Word</Application>
  <DocSecurity>0</DocSecurity>
  <Lines>543</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2026-09-30T21:13:00Z</dcterms:created>
  <dcterms:modified xsi:type="dcterms:W3CDTF">2026-09-30T21:21:00Z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2026-08-14T14:16:54Z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916329f9-609b-45f0-bf11-0778c83dbb01</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