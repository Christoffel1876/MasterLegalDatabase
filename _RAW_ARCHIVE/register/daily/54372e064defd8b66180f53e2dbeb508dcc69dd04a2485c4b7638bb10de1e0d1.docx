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9E84E" w14:textId="77777777" w:rsidR="002C19E8" w:rsidRPr="00B435D0" w:rsidRDefault="002C19E8" w:rsidP="00B435D0">
      <w:pPr>
        <w:pStyle w:val="Heading1"/>
        <w:rPr>
          <w:sz w:val="20"/>
          <w:szCs w:val="20"/>
        </w:rPr>
      </w:pPr>
      <w:r w:rsidRPr="00B435D0">
        <w:rPr>
          <w:sz w:val="20"/>
          <w:szCs w:val="20"/>
        </w:rPr>
        <w:t>DEPARTMENT OF REGULATORY AGENCIES</w:t>
      </w:r>
    </w:p>
    <w:p w14:paraId="6761B58D" w14:textId="77777777" w:rsidR="002C19E8" w:rsidRDefault="002C19E8" w:rsidP="002C19E8">
      <w:pPr>
        <w:pStyle w:val="upar1"/>
        <w:rPr>
          <w:b/>
        </w:rPr>
      </w:pPr>
      <w:r w:rsidRPr="002C19E8">
        <w:rPr>
          <w:b/>
        </w:rPr>
        <w:t>Office of Outfitters Registration</w:t>
      </w:r>
    </w:p>
    <w:p w14:paraId="2A7ECB6C" w14:textId="77777777" w:rsidR="002251A0" w:rsidRPr="00B435D0" w:rsidRDefault="002251A0" w:rsidP="00B435D0">
      <w:pPr>
        <w:pStyle w:val="Heading2"/>
        <w:rPr>
          <w:i w:val="0"/>
          <w:iCs w:val="0"/>
          <w:sz w:val="20"/>
          <w:szCs w:val="20"/>
        </w:rPr>
      </w:pPr>
      <w:r w:rsidRPr="00B435D0">
        <w:rPr>
          <w:i w:val="0"/>
          <w:iCs w:val="0"/>
          <w:sz w:val="20"/>
          <w:szCs w:val="20"/>
        </w:rPr>
        <w:t>OUTFITTERS REGISTRATION RULES AND REGULATIONS</w:t>
      </w:r>
    </w:p>
    <w:p w14:paraId="5D4EC8F9" w14:textId="77777777" w:rsidR="002C19E8" w:rsidRPr="002C43F6" w:rsidRDefault="002C19E8" w:rsidP="002C19E8">
      <w:pPr>
        <w:pStyle w:val="upar1"/>
        <w:rPr>
          <w:b/>
          <w:bCs/>
        </w:rPr>
      </w:pPr>
      <w:r w:rsidRPr="002C19E8">
        <w:rPr>
          <w:b/>
        </w:rPr>
        <w:t>4 CCR 733-1</w:t>
      </w:r>
    </w:p>
    <w:p w14:paraId="3280D106" w14:textId="77777777" w:rsidR="002C19E8" w:rsidRPr="002C19E8" w:rsidRDefault="002C19E8" w:rsidP="002C19E8">
      <w:pPr>
        <w:pStyle w:val="Footnote"/>
        <w:rPr>
          <w:i/>
        </w:rPr>
      </w:pPr>
      <w:r w:rsidRPr="002C19E8">
        <w:rPr>
          <w:i/>
        </w:rPr>
        <w:t>[Editor’s Notes follow the text of the rules at the end of this CCR Document.]</w:t>
      </w:r>
    </w:p>
    <w:p w14:paraId="12DFA17C" w14:textId="26547B22" w:rsidR="002C19E8" w:rsidRPr="002C19E8" w:rsidRDefault="00376474" w:rsidP="002C19E8">
      <w:pPr>
        <w:pStyle w:val="upar1"/>
      </w:pPr>
      <w:r w:rsidRPr="00376474">
        <w:t>_____________________________________________________</w:t>
      </w:r>
      <w:r w:rsidR="00625D12">
        <w:t>___________</w:t>
      </w:r>
      <w:r w:rsidRPr="00376474">
        <w:t>____________________</w:t>
      </w:r>
    </w:p>
    <w:p w14:paraId="0846884A" w14:textId="7C9E1ACD" w:rsidR="00ED0013" w:rsidRDefault="00ED0013" w:rsidP="00ED0013">
      <w:pPr>
        <w:jc w:val="center"/>
      </w:pPr>
      <w:r>
        <w:t>…</w:t>
      </w:r>
    </w:p>
    <w:p w14:paraId="7225293B" w14:textId="16ABB4EC" w:rsidR="00ED0013" w:rsidRPr="00ED0013" w:rsidRDefault="00ED0013" w:rsidP="00ED0013">
      <w:pPr>
        <w:pStyle w:val="Heading2"/>
        <w:rPr>
          <w:i w:val="0"/>
          <w:iCs w:val="0"/>
          <w:sz w:val="20"/>
          <w:szCs w:val="20"/>
        </w:rPr>
      </w:pPr>
      <w:r w:rsidRPr="00ED0013">
        <w:rPr>
          <w:i w:val="0"/>
          <w:iCs w:val="0"/>
          <w:sz w:val="20"/>
          <w:szCs w:val="20"/>
        </w:rPr>
        <w:t>1.5</w:t>
      </w:r>
      <w:r w:rsidRPr="00ED0013">
        <w:rPr>
          <w:i w:val="0"/>
          <w:iCs w:val="0"/>
          <w:sz w:val="20"/>
          <w:szCs w:val="20"/>
        </w:rPr>
        <w:tab/>
        <w:t>REGISTRATION MAINTENANCE AND REPORTING CHANGES</w:t>
      </w:r>
    </w:p>
    <w:p w14:paraId="63E93300" w14:textId="611B42E6" w:rsidR="00ED0013" w:rsidRDefault="00ED0013" w:rsidP="00ED0013">
      <w:pPr>
        <w:jc w:val="center"/>
      </w:pPr>
      <w:r>
        <w:t>…</w:t>
      </w:r>
    </w:p>
    <w:p w14:paraId="04567F1D" w14:textId="511DF784" w:rsidR="00ED0013" w:rsidRDefault="00ED0013" w:rsidP="00ED0013">
      <w:pPr>
        <w:pStyle w:val="par1"/>
      </w:pPr>
      <w:r>
        <w:t>C.</w:t>
      </w:r>
      <w:r>
        <w:tab/>
        <w:t xml:space="preserve">Renewal of an Active Registration </w:t>
      </w:r>
    </w:p>
    <w:p w14:paraId="05573589" w14:textId="00F4F9C0" w:rsidR="00ED0013" w:rsidRDefault="00ED0013" w:rsidP="00ED0013">
      <w:pPr>
        <w:pStyle w:val="par2"/>
      </w:pPr>
      <w:r>
        <w:t>1.</w:t>
      </w:r>
      <w:r>
        <w:tab/>
        <w:t>All active registrations expire and must be renewed in a manner approved by the Director pursuant to section 12-20-103, C.R.S. in order to maintain an active registration.</w:t>
      </w:r>
    </w:p>
    <w:p w14:paraId="7DAD6C82" w14:textId="77777777" w:rsidR="00ED0013" w:rsidRDefault="00ED0013" w:rsidP="00ED0013">
      <w:pPr>
        <w:pStyle w:val="par2"/>
      </w:pPr>
      <w:r>
        <w:t xml:space="preserve">2. </w:t>
      </w:r>
      <w:r>
        <w:tab/>
        <w:t xml:space="preserve">As a condition of renewal, a registrant shall attest that the registrant has complied with the statutory and rule requirements to hold a valid first aid card or the equivalent training, possess a surety bond, and possess the required minimum liability insurance. The Director may audit attestations any time after the renewal. </w:t>
      </w:r>
    </w:p>
    <w:p w14:paraId="0128A9B9" w14:textId="45D7B20B" w:rsidR="00ED0013" w:rsidRDefault="00ED0013" w:rsidP="00ED0013">
      <w:pPr>
        <w:pStyle w:val="par2"/>
      </w:pPr>
      <w:r>
        <w:t>3.</w:t>
      </w:r>
      <w:r>
        <w:tab/>
        <w:t>Failing to renew a registration will result in expiration of the registration. The registrant</w:t>
      </w:r>
      <w:del w:id="0" w:author="Rascon Arana, Maria" w:date="2026-08-26T13:51:00Z" w16du:dateUtc="2026-08-26T19:51:00Z">
        <w:r w:rsidDel="00A95123">
          <w:delText xml:space="preserve"> must reinstate the</w:delText>
        </w:r>
      </w:del>
      <w:r>
        <w:t xml:space="preserve"> registration</w:t>
      </w:r>
      <w:ins w:id="1" w:author="Rascon Arana, Maria" w:date="2026-08-26T13:52:00Z" w16du:dateUtc="2026-08-26T19:52:00Z">
        <w:r w:rsidR="00A95123">
          <w:t xml:space="preserve"> must be reinstated</w:t>
        </w:r>
      </w:ins>
      <w:r>
        <w:t xml:space="preserve"> as set forth in Colorado </w:t>
      </w:r>
      <w:commentRangeStart w:id="2"/>
      <w:r>
        <w:t>Revised Statutes and these Rules prior to continu</w:t>
      </w:r>
      <w:ins w:id="3" w:author="Rascon Arana, Maria" w:date="2026-08-26T13:52:00Z" w16du:dateUtc="2026-08-26T19:52:00Z">
        <w:r w:rsidR="00A95123">
          <w:t>ing</w:t>
        </w:r>
      </w:ins>
      <w:del w:id="4" w:author="Rascon Arana, Maria" w:date="2026-08-26T13:52:00Z" w16du:dateUtc="2026-08-26T19:52:00Z">
        <w:r w:rsidDel="00A95123">
          <w:delText>e</w:delText>
        </w:r>
      </w:del>
      <w:r>
        <w:t xml:space="preserve"> providing or offering to provide outfitting services. </w:t>
      </w:r>
      <w:commentRangeEnd w:id="2"/>
      <w:r w:rsidR="00A95123">
        <w:rPr>
          <w:rStyle w:val="CommentReference"/>
          <w:sz w:val="20"/>
          <w:szCs w:val="24"/>
        </w:rPr>
        <w:commentReference w:id="2"/>
      </w:r>
    </w:p>
    <w:p w14:paraId="23830CCC" w14:textId="15D57F13" w:rsidR="00ED0013" w:rsidRDefault="00ED0013" w:rsidP="00ED0013">
      <w:pPr>
        <w:jc w:val="center"/>
      </w:pPr>
      <w:r>
        <w:t>…</w:t>
      </w:r>
    </w:p>
    <w:p w14:paraId="67A43457" w14:textId="1E9D0145" w:rsidR="00557C59" w:rsidRPr="00433A12" w:rsidRDefault="00557C59" w:rsidP="00433A12">
      <w:pPr>
        <w:pStyle w:val="Heading2"/>
        <w:rPr>
          <w:i w:val="0"/>
          <w:iCs w:val="0"/>
          <w:sz w:val="20"/>
          <w:szCs w:val="20"/>
        </w:rPr>
      </w:pPr>
      <w:r w:rsidRPr="00433A12">
        <w:rPr>
          <w:i w:val="0"/>
          <w:iCs w:val="0"/>
          <w:sz w:val="20"/>
          <w:szCs w:val="20"/>
        </w:rPr>
        <w:t xml:space="preserve">1.6 </w:t>
      </w:r>
      <w:r w:rsidRPr="00433A12">
        <w:rPr>
          <w:i w:val="0"/>
          <w:iCs w:val="0"/>
          <w:sz w:val="20"/>
          <w:szCs w:val="20"/>
        </w:rPr>
        <w:tab/>
        <w:t xml:space="preserve">RESPONSIBILITIES, PROFESSIONAL CONDUCT AND PROHIBITED CONDUCT </w:t>
      </w:r>
    </w:p>
    <w:p w14:paraId="2178D156" w14:textId="421CCC24" w:rsidR="00AC153D" w:rsidRPr="00C9762B" w:rsidRDefault="00557C59" w:rsidP="00557C59">
      <w:pPr>
        <w:pStyle w:val="par1"/>
        <w:rPr>
          <w:rFonts w:cs="Arial"/>
          <w:szCs w:val="20"/>
        </w:rPr>
      </w:pPr>
      <w:r w:rsidRPr="00C9762B">
        <w:rPr>
          <w:rFonts w:cs="Arial"/>
          <w:szCs w:val="20"/>
        </w:rPr>
        <w:t>A.</w:t>
      </w:r>
      <w:r w:rsidRPr="00C9762B">
        <w:rPr>
          <w:rFonts w:cs="Arial"/>
          <w:szCs w:val="20"/>
        </w:rPr>
        <w:tab/>
        <w:t>Responsibilities and Professional Conduct</w:t>
      </w:r>
    </w:p>
    <w:p w14:paraId="2DA1B9E5" w14:textId="283EAF4C" w:rsidR="00B87FE4" w:rsidRPr="00C9762B" w:rsidRDefault="00557C59" w:rsidP="00B87FE4">
      <w:pPr>
        <w:pStyle w:val="par2"/>
        <w:rPr>
          <w:rFonts w:cs="Arial"/>
          <w:szCs w:val="20"/>
        </w:rPr>
      </w:pPr>
      <w:r w:rsidRPr="00C9762B">
        <w:rPr>
          <w:rFonts w:cs="Arial"/>
          <w:szCs w:val="20"/>
        </w:rPr>
        <w:t>1.</w:t>
      </w:r>
      <w:r w:rsidRPr="00C9762B">
        <w:rPr>
          <w:rFonts w:cs="Arial"/>
          <w:szCs w:val="20"/>
        </w:rPr>
        <w:tab/>
      </w:r>
      <w:r w:rsidR="00B87FE4" w:rsidRPr="00B87FE4">
        <w:rPr>
          <w:rFonts w:cs="Arial"/>
          <w:szCs w:val="20"/>
        </w:rPr>
        <w:t xml:space="preserve">A registrant shall be responsible for the acts of all employees, contracted personnel, and booking agents when those persons are acting within the scope of their employment, contract, agreement, at the registrant's direction, or under the registrant’s supervision.  </w:t>
      </w:r>
    </w:p>
    <w:p w14:paraId="2D44E8F3" w14:textId="7780548E" w:rsidR="00557C59" w:rsidRPr="00C9762B" w:rsidRDefault="00557C59" w:rsidP="00557C59">
      <w:pPr>
        <w:pStyle w:val="par2"/>
        <w:rPr>
          <w:rFonts w:cs="Arial"/>
          <w:szCs w:val="20"/>
        </w:rPr>
      </w:pPr>
      <w:r w:rsidRPr="00C9762B">
        <w:rPr>
          <w:rFonts w:cs="Arial"/>
          <w:szCs w:val="20"/>
        </w:rPr>
        <w:t xml:space="preserve">2. </w:t>
      </w:r>
      <w:r w:rsidRPr="00C9762B">
        <w:rPr>
          <w:rFonts w:cs="Arial"/>
          <w:szCs w:val="20"/>
        </w:rPr>
        <w:tab/>
      </w:r>
      <w:r w:rsidR="00B87FE4" w:rsidRPr="00B87FE4">
        <w:rPr>
          <w:rFonts w:cs="Arial"/>
          <w:szCs w:val="20"/>
        </w:rPr>
        <w:t xml:space="preserve">A registrant shall respect the legal rights of others, endeavor to promote and practice good stewardship of natural resources, and provide outfitting services on public lands in a manner such that they do not interfere with general public access to public land or access to wildlife on public land.  </w:t>
      </w:r>
    </w:p>
    <w:p w14:paraId="2C66276D" w14:textId="77777777" w:rsidR="00B87FE4" w:rsidRDefault="00557C59" w:rsidP="00557C59">
      <w:pPr>
        <w:pStyle w:val="par2"/>
        <w:rPr>
          <w:rFonts w:cs="Arial"/>
          <w:szCs w:val="20"/>
        </w:rPr>
      </w:pPr>
      <w:r w:rsidRPr="00C9762B">
        <w:rPr>
          <w:rFonts w:cs="Arial"/>
          <w:szCs w:val="20"/>
        </w:rPr>
        <w:t xml:space="preserve">3. </w:t>
      </w:r>
      <w:r w:rsidRPr="00C9762B">
        <w:rPr>
          <w:rFonts w:cs="Arial"/>
          <w:szCs w:val="20"/>
        </w:rPr>
        <w:tab/>
      </w:r>
      <w:r w:rsidR="00B87FE4" w:rsidRPr="00B87FE4">
        <w:rPr>
          <w:rFonts w:cs="Arial"/>
          <w:szCs w:val="20"/>
        </w:rPr>
        <w:t xml:space="preserve">A registrant shall promptly refund deposits paid by clients upon request if such deposits are due to a client in accordance with the outfitter’s written refund policy or any other written agreements;  </w:t>
      </w:r>
    </w:p>
    <w:p w14:paraId="33298E68" w14:textId="77777777" w:rsidR="00B87FE4" w:rsidRDefault="00557C59" w:rsidP="00557C59">
      <w:pPr>
        <w:pStyle w:val="par2"/>
        <w:rPr>
          <w:rFonts w:cs="Arial"/>
          <w:szCs w:val="20"/>
        </w:rPr>
      </w:pPr>
      <w:r w:rsidRPr="00C9762B">
        <w:rPr>
          <w:rFonts w:cs="Arial"/>
          <w:szCs w:val="20"/>
        </w:rPr>
        <w:t xml:space="preserve">4. </w:t>
      </w:r>
      <w:r w:rsidRPr="00C9762B">
        <w:rPr>
          <w:rFonts w:cs="Arial"/>
          <w:szCs w:val="20"/>
        </w:rPr>
        <w:tab/>
      </w:r>
      <w:r w:rsidR="00B87FE4" w:rsidRPr="00B87FE4">
        <w:rPr>
          <w:rFonts w:cs="Arial"/>
          <w:szCs w:val="20"/>
        </w:rPr>
        <w:t xml:space="preserve">A registrant shall honor the terms of contractual obligations to clients. If the registrant is unable to honor the terms of a client contract for any reason, the registrant shall immediately notify the client.  </w:t>
      </w:r>
    </w:p>
    <w:p w14:paraId="33F864A7" w14:textId="77777777" w:rsidR="00B87FE4" w:rsidRDefault="00557C59" w:rsidP="00557C59">
      <w:pPr>
        <w:pStyle w:val="par2"/>
        <w:rPr>
          <w:rFonts w:cs="Arial"/>
          <w:szCs w:val="20"/>
        </w:rPr>
      </w:pPr>
      <w:r w:rsidRPr="00C9762B">
        <w:rPr>
          <w:rFonts w:cs="Arial"/>
          <w:szCs w:val="20"/>
        </w:rPr>
        <w:lastRenderedPageBreak/>
        <w:t xml:space="preserve">5. </w:t>
      </w:r>
      <w:r w:rsidRPr="00C9762B">
        <w:rPr>
          <w:rFonts w:cs="Arial"/>
          <w:szCs w:val="20"/>
        </w:rPr>
        <w:tab/>
      </w:r>
      <w:r w:rsidR="00B87FE4" w:rsidRPr="00B87FE4">
        <w:rPr>
          <w:rFonts w:cs="Arial"/>
          <w:szCs w:val="20"/>
        </w:rPr>
        <w:t xml:space="preserve">A registrant shall ensure that each client has the necessary permits, stamps, and licenses prior to hunting or fishing when the registrant identifies this as a service they expect to provide.  </w:t>
      </w:r>
    </w:p>
    <w:p w14:paraId="7F9836C3" w14:textId="77DFD488" w:rsidR="00557C59" w:rsidRPr="00C9762B" w:rsidRDefault="00557C59" w:rsidP="00557C59">
      <w:pPr>
        <w:pStyle w:val="par2"/>
        <w:rPr>
          <w:rFonts w:cs="Arial"/>
          <w:szCs w:val="20"/>
        </w:rPr>
      </w:pPr>
      <w:r w:rsidRPr="00C9762B">
        <w:rPr>
          <w:rFonts w:cs="Arial"/>
          <w:szCs w:val="20"/>
        </w:rPr>
        <w:t xml:space="preserve">6. </w:t>
      </w:r>
      <w:r w:rsidRPr="00C9762B">
        <w:rPr>
          <w:rFonts w:cs="Arial"/>
          <w:szCs w:val="20"/>
        </w:rPr>
        <w:tab/>
      </w:r>
      <w:r w:rsidR="00B87FE4" w:rsidRPr="00B87FE4">
        <w:rPr>
          <w:rFonts w:cs="Arial"/>
          <w:szCs w:val="20"/>
        </w:rPr>
        <w:t xml:space="preserve">A registrant shall inform clients, employees, contracted personnel, or others who act on behalf of the registrant of all applicable local, state, and federal laws related to land management and fish and game laws and maintain proof of such notification.  </w:t>
      </w:r>
      <w:r w:rsidRPr="00C9762B">
        <w:rPr>
          <w:rFonts w:cs="Arial"/>
          <w:szCs w:val="20"/>
        </w:rPr>
        <w:t xml:space="preserve"> </w:t>
      </w:r>
    </w:p>
    <w:p w14:paraId="0D79E19C" w14:textId="24B08A97" w:rsidR="00557C59" w:rsidRPr="00C9762B" w:rsidRDefault="00557C59" w:rsidP="00557C59">
      <w:pPr>
        <w:pStyle w:val="par2"/>
        <w:rPr>
          <w:rFonts w:cs="Arial"/>
          <w:szCs w:val="20"/>
        </w:rPr>
      </w:pPr>
      <w:r w:rsidRPr="00C9762B">
        <w:rPr>
          <w:rFonts w:cs="Arial"/>
          <w:szCs w:val="20"/>
        </w:rPr>
        <w:t xml:space="preserve">7. </w:t>
      </w:r>
      <w:r w:rsidRPr="00C9762B">
        <w:rPr>
          <w:rFonts w:cs="Arial"/>
          <w:szCs w:val="20"/>
        </w:rPr>
        <w:tab/>
      </w:r>
      <w:r w:rsidR="00B87FE4" w:rsidRPr="00B87FE4">
        <w:rPr>
          <w:rFonts w:cs="Arial"/>
          <w:szCs w:val="20"/>
        </w:rPr>
        <w:t xml:space="preserve">A registrant shall clearly indicate to clients the boundaries of the property they will be hunting or fishing, and inform clients of any special restrictions with conducting their hunt or fishing.  </w:t>
      </w:r>
      <w:r w:rsidRPr="00C9762B">
        <w:rPr>
          <w:rFonts w:cs="Arial"/>
          <w:szCs w:val="20"/>
        </w:rPr>
        <w:t xml:space="preserve"> </w:t>
      </w:r>
    </w:p>
    <w:p w14:paraId="17D0E070" w14:textId="1E4B7E0A" w:rsidR="00557C59" w:rsidRPr="00C9762B" w:rsidRDefault="00557C59" w:rsidP="00557C59">
      <w:pPr>
        <w:pStyle w:val="par2"/>
        <w:rPr>
          <w:rFonts w:cs="Arial"/>
          <w:szCs w:val="20"/>
        </w:rPr>
      </w:pPr>
      <w:r w:rsidRPr="00C9762B">
        <w:rPr>
          <w:rFonts w:cs="Arial"/>
          <w:szCs w:val="20"/>
        </w:rPr>
        <w:t>8.</w:t>
      </w:r>
      <w:r w:rsidRPr="00C9762B">
        <w:rPr>
          <w:rFonts w:cs="Arial"/>
          <w:szCs w:val="20"/>
        </w:rPr>
        <w:tab/>
      </w:r>
      <w:r w:rsidR="00B87FE4" w:rsidRPr="00B87FE4">
        <w:rPr>
          <w:rFonts w:cs="Arial"/>
          <w:szCs w:val="20"/>
        </w:rPr>
        <w:t>A registrant shall not subject any animal used in providing outfitting services to abuse, or cruel and inhumane treatment as provided by Colorado law.</w:t>
      </w:r>
    </w:p>
    <w:p w14:paraId="433ED618" w14:textId="262E331A" w:rsidR="00557C59" w:rsidRPr="00C9762B" w:rsidRDefault="00557C59" w:rsidP="00557C59">
      <w:pPr>
        <w:pStyle w:val="par2"/>
        <w:rPr>
          <w:rFonts w:cs="Arial"/>
          <w:szCs w:val="20"/>
        </w:rPr>
      </w:pPr>
      <w:r w:rsidRPr="00C9762B">
        <w:rPr>
          <w:rFonts w:cs="Arial"/>
          <w:szCs w:val="20"/>
        </w:rPr>
        <w:t xml:space="preserve">9. </w:t>
      </w:r>
      <w:r w:rsidRPr="00C9762B">
        <w:rPr>
          <w:rFonts w:cs="Arial"/>
          <w:szCs w:val="20"/>
        </w:rPr>
        <w:tab/>
      </w:r>
      <w:r w:rsidR="00B87FE4" w:rsidRPr="00B87FE4">
        <w:rPr>
          <w:rFonts w:cs="Arial"/>
          <w:szCs w:val="20"/>
        </w:rPr>
        <w:t xml:space="preserve">A registrant shall not make any substantially false statements or fail to disclose any substantial facts requested in connection with an application or any communication with the Director.  </w:t>
      </w:r>
    </w:p>
    <w:p w14:paraId="45699296" w14:textId="77777777" w:rsidR="00B87FE4" w:rsidRDefault="00557C59" w:rsidP="00557C59">
      <w:pPr>
        <w:pStyle w:val="par2"/>
        <w:rPr>
          <w:rFonts w:cs="Arial"/>
          <w:szCs w:val="20"/>
        </w:rPr>
      </w:pPr>
      <w:r w:rsidRPr="00C9762B">
        <w:rPr>
          <w:rFonts w:cs="Arial"/>
          <w:szCs w:val="20"/>
        </w:rPr>
        <w:t>10.</w:t>
      </w:r>
      <w:r w:rsidRPr="00C9762B">
        <w:rPr>
          <w:rFonts w:cs="Arial"/>
          <w:szCs w:val="20"/>
        </w:rPr>
        <w:tab/>
      </w:r>
      <w:r w:rsidR="00B87FE4" w:rsidRPr="00B87FE4">
        <w:rPr>
          <w:rFonts w:cs="Arial"/>
          <w:szCs w:val="20"/>
        </w:rPr>
        <w:t xml:space="preserve">A registrant shall not make guarantees as to the successful taking of fish or wildlife.  </w:t>
      </w:r>
    </w:p>
    <w:p w14:paraId="2C769C9D" w14:textId="77777777" w:rsidR="00B87FE4" w:rsidRDefault="00557C59" w:rsidP="00557C59">
      <w:pPr>
        <w:pStyle w:val="par2"/>
        <w:rPr>
          <w:rFonts w:cs="Arial"/>
          <w:szCs w:val="20"/>
        </w:rPr>
      </w:pPr>
      <w:r w:rsidRPr="00C9762B">
        <w:rPr>
          <w:rFonts w:cs="Arial"/>
          <w:szCs w:val="20"/>
        </w:rPr>
        <w:t>11.</w:t>
      </w:r>
      <w:r w:rsidRPr="00C9762B">
        <w:rPr>
          <w:rFonts w:cs="Arial"/>
          <w:szCs w:val="20"/>
        </w:rPr>
        <w:tab/>
      </w:r>
      <w:r w:rsidR="00B87FE4" w:rsidRPr="00B87FE4">
        <w:rPr>
          <w:rFonts w:cs="Arial"/>
          <w:szCs w:val="20"/>
        </w:rPr>
        <w:t>A registrant shall accurately represent its facilities, prices, equipment, services or hunting or fishing opportunities.</w:t>
      </w:r>
    </w:p>
    <w:p w14:paraId="25E0F800" w14:textId="2455CD1E" w:rsidR="00557C59" w:rsidRPr="00C9762B" w:rsidRDefault="00557C59" w:rsidP="00557C59">
      <w:pPr>
        <w:pStyle w:val="par2"/>
        <w:rPr>
          <w:rFonts w:cs="Arial"/>
          <w:szCs w:val="20"/>
        </w:rPr>
      </w:pPr>
      <w:r w:rsidRPr="00C9762B">
        <w:rPr>
          <w:rFonts w:cs="Arial"/>
          <w:szCs w:val="20"/>
        </w:rPr>
        <w:t xml:space="preserve">12. </w:t>
      </w:r>
      <w:r w:rsidRPr="00C9762B">
        <w:rPr>
          <w:rFonts w:cs="Arial"/>
          <w:szCs w:val="20"/>
        </w:rPr>
        <w:tab/>
      </w:r>
      <w:r w:rsidR="00B87FE4" w:rsidRPr="00B87FE4">
        <w:rPr>
          <w:rFonts w:cs="Arial"/>
          <w:szCs w:val="20"/>
        </w:rPr>
        <w:t xml:space="preserve">A registrant shall not conduct any outfitting services on private or public land, except legal transportation across such lands, without first having obtained permission from the landowner or written authorization from the agency administering the public land.  </w:t>
      </w:r>
      <w:r w:rsidRPr="00C9762B">
        <w:rPr>
          <w:rFonts w:cs="Arial"/>
          <w:szCs w:val="20"/>
        </w:rPr>
        <w:t xml:space="preserve"> </w:t>
      </w:r>
    </w:p>
    <w:p w14:paraId="4296CE19" w14:textId="726B076B" w:rsidR="00557C59" w:rsidRPr="00C9762B" w:rsidRDefault="00557C59" w:rsidP="00557C59">
      <w:pPr>
        <w:pStyle w:val="par2"/>
        <w:rPr>
          <w:rFonts w:cs="Arial"/>
          <w:szCs w:val="20"/>
        </w:rPr>
      </w:pPr>
      <w:r w:rsidRPr="00C9762B">
        <w:rPr>
          <w:rFonts w:cs="Arial"/>
          <w:szCs w:val="20"/>
        </w:rPr>
        <w:t>13.</w:t>
      </w:r>
      <w:r w:rsidRPr="00C9762B">
        <w:rPr>
          <w:rFonts w:cs="Arial"/>
          <w:szCs w:val="20"/>
        </w:rPr>
        <w:tab/>
      </w:r>
      <w:r w:rsidR="00B87FE4" w:rsidRPr="00B87FE4">
        <w:rPr>
          <w:rFonts w:cs="Arial"/>
          <w:szCs w:val="20"/>
        </w:rPr>
        <w:t xml:space="preserve">A registrant shall not condone or willfully allow violations or attempted violations of state and federal statutes or rules related to trespass, land use, wildlife, or cruelty to animals by employees, independent contractors, or clients.  </w:t>
      </w:r>
      <w:r w:rsidRPr="00C9762B">
        <w:rPr>
          <w:rFonts w:cs="Arial"/>
          <w:szCs w:val="20"/>
        </w:rPr>
        <w:t xml:space="preserve"> </w:t>
      </w:r>
    </w:p>
    <w:p w14:paraId="2E6D7478" w14:textId="6173FA84" w:rsidR="00557C59" w:rsidRPr="00C9762B" w:rsidRDefault="00557C59" w:rsidP="00557C59">
      <w:pPr>
        <w:pStyle w:val="par2"/>
        <w:rPr>
          <w:rFonts w:cs="Arial"/>
          <w:szCs w:val="20"/>
        </w:rPr>
      </w:pPr>
      <w:r w:rsidRPr="00C9762B">
        <w:rPr>
          <w:rFonts w:cs="Arial"/>
          <w:szCs w:val="20"/>
        </w:rPr>
        <w:t xml:space="preserve">14. </w:t>
      </w:r>
      <w:r w:rsidRPr="00C9762B">
        <w:rPr>
          <w:rFonts w:cs="Arial"/>
          <w:szCs w:val="20"/>
        </w:rPr>
        <w:tab/>
      </w:r>
      <w:r w:rsidR="00B87FE4" w:rsidRPr="00B87FE4">
        <w:rPr>
          <w:rFonts w:cs="Arial"/>
          <w:szCs w:val="20"/>
        </w:rPr>
        <w:t>A registrant is prohibited from behaving in a threatening, intimidating, demeaning, or similar manner in verbal or written communications when interacting with the public, clients, employees, federal, state or local government agency.</w:t>
      </w:r>
    </w:p>
    <w:p w14:paraId="3819DBD6" w14:textId="03748347" w:rsidR="00557C59" w:rsidRPr="00C9762B" w:rsidRDefault="00557C59" w:rsidP="00557C59">
      <w:pPr>
        <w:pStyle w:val="par2"/>
        <w:rPr>
          <w:rFonts w:cs="Arial"/>
          <w:szCs w:val="20"/>
        </w:rPr>
      </w:pPr>
      <w:r w:rsidRPr="00C9762B">
        <w:rPr>
          <w:rFonts w:cs="Arial"/>
          <w:szCs w:val="20"/>
        </w:rPr>
        <w:t xml:space="preserve">15. </w:t>
      </w:r>
      <w:r w:rsidRPr="00C9762B">
        <w:rPr>
          <w:rFonts w:cs="Arial"/>
          <w:szCs w:val="20"/>
        </w:rPr>
        <w:tab/>
      </w:r>
      <w:r w:rsidR="00B87FE4" w:rsidRPr="00B87FE4">
        <w:rPr>
          <w:rFonts w:cs="Arial"/>
          <w:szCs w:val="20"/>
        </w:rPr>
        <w:t>A registrant shall fully cooperate with private landowners and public land management agencies and shall adhere to the laws; rules and regulations of the Director; Department of Natural Resources, including Colorado Parks and Wildlife; United States Forest Service; National Park Service; Bureau of Land Management; State Land Office; U.S. Fish and Wildlife Service; and any other government agency having authority over outfitters or outfitting services.</w:t>
      </w:r>
    </w:p>
    <w:p w14:paraId="467ED413" w14:textId="77777777" w:rsidR="00B87FE4" w:rsidRDefault="00557C59" w:rsidP="00557C59">
      <w:pPr>
        <w:pStyle w:val="par2"/>
        <w:rPr>
          <w:rFonts w:cs="Arial"/>
          <w:szCs w:val="20"/>
        </w:rPr>
      </w:pPr>
      <w:r w:rsidRPr="00C9762B">
        <w:rPr>
          <w:rFonts w:cs="Arial"/>
          <w:szCs w:val="20"/>
        </w:rPr>
        <w:t xml:space="preserve">16. </w:t>
      </w:r>
      <w:r w:rsidRPr="00C9762B">
        <w:rPr>
          <w:rFonts w:cs="Arial"/>
          <w:szCs w:val="20"/>
        </w:rPr>
        <w:tab/>
      </w:r>
      <w:r w:rsidR="00B87FE4" w:rsidRPr="00B87FE4">
        <w:rPr>
          <w:rFonts w:cs="Arial"/>
          <w:szCs w:val="20"/>
        </w:rPr>
        <w:t xml:space="preserve">A registrant shall promptly report any known or observed violation of federal or state law or regulation governing wildlife, game, or fish to an appropriate law enforcement officer.  </w:t>
      </w:r>
    </w:p>
    <w:p w14:paraId="6EBD791A" w14:textId="77777777" w:rsidR="00B87FE4" w:rsidRDefault="00275528" w:rsidP="00B87FE4">
      <w:pPr>
        <w:pStyle w:val="par2"/>
        <w:rPr>
          <w:ins w:id="5" w:author="Rascon Arana, Maria" w:date="2026-08-17T15:02:00Z" w16du:dateUtc="2026-08-17T21:02:00Z"/>
          <w:rFonts w:cs="Arial"/>
          <w:szCs w:val="20"/>
        </w:rPr>
      </w:pPr>
      <w:r w:rsidRPr="00C9762B">
        <w:rPr>
          <w:rFonts w:cs="Arial"/>
          <w:szCs w:val="20"/>
        </w:rPr>
        <w:t>17.</w:t>
      </w:r>
      <w:r w:rsidRPr="00C9762B">
        <w:rPr>
          <w:rFonts w:cs="Arial"/>
          <w:szCs w:val="20"/>
        </w:rPr>
        <w:tab/>
      </w:r>
      <w:r w:rsidR="00B87FE4" w:rsidRPr="00B87FE4">
        <w:rPr>
          <w:rFonts w:cs="Arial"/>
          <w:szCs w:val="20"/>
        </w:rPr>
        <w:t xml:space="preserve">A registrant is responsible for ensuring that the guides employed for services have knowledge of hunting and fishing techniques sufficient to provide the particular services for which the registrant contracted and for ensuring those guides have the knowledge of equipment, terrain, and hazards sufficient to provide a safe experience for the persons they are guiding. </w:t>
      </w:r>
    </w:p>
    <w:p w14:paraId="783669F3" w14:textId="0455B5D1" w:rsidR="00036E00" w:rsidRDefault="00036E00" w:rsidP="00B87FE4">
      <w:pPr>
        <w:pStyle w:val="par2"/>
        <w:rPr>
          <w:rFonts w:cs="Arial"/>
          <w:szCs w:val="20"/>
        </w:rPr>
      </w:pPr>
      <w:ins w:id="6" w:author="Rascon Arana, Maria" w:date="2026-08-17T15:02:00Z" w16du:dateUtc="2026-08-17T21:02:00Z">
        <w:r>
          <w:rPr>
            <w:rFonts w:cs="Arial"/>
            <w:szCs w:val="20"/>
          </w:rPr>
          <w:t>18.</w:t>
        </w:r>
        <w:r>
          <w:rPr>
            <w:rFonts w:cs="Arial"/>
            <w:szCs w:val="20"/>
          </w:rPr>
          <w:tab/>
          <w:t>A registrant shall no</w:t>
        </w:r>
      </w:ins>
      <w:ins w:id="7" w:author="Rascon Arana, Maria" w:date="2026-08-28T08:35:00Z" w16du:dateUtc="2026-08-28T14:35:00Z">
        <w:r w:rsidR="006A6207">
          <w:rPr>
            <w:rFonts w:cs="Arial"/>
            <w:szCs w:val="20"/>
          </w:rPr>
          <w:t>t</w:t>
        </w:r>
      </w:ins>
      <w:ins w:id="8" w:author="Rascon Arana, Maria" w:date="2026-08-17T15:02:00Z" w16du:dateUtc="2026-08-17T21:02:00Z">
        <w:r>
          <w:rPr>
            <w:rFonts w:cs="Arial"/>
            <w:szCs w:val="20"/>
          </w:rPr>
          <w:t xml:space="preserve"> permit, authorize, or allow any individual </w:t>
        </w:r>
      </w:ins>
      <w:ins w:id="9" w:author="Rascon Arana, Maria" w:date="2026-08-17T15:03:00Z" w16du:dateUtc="2026-08-17T21:03:00Z">
        <w:r>
          <w:rPr>
            <w:rFonts w:cs="Arial"/>
            <w:szCs w:val="20"/>
          </w:rPr>
          <w:t>acting as a hunting or fishing guide under the registrant’s supervision, employment, or affiliation</w:t>
        </w:r>
      </w:ins>
      <w:ins w:id="10" w:author="Rascon Arana, Maria" w:date="2026-08-17T15:04:00Z" w16du:dateUtc="2026-08-17T21:04:00Z">
        <w:r>
          <w:rPr>
            <w:rFonts w:cs="Arial"/>
            <w:szCs w:val="20"/>
          </w:rPr>
          <w:t xml:space="preserve"> to provide, offer to provide, or assist in providing guided hunting or fishing services while the individual’s </w:t>
        </w:r>
        <w:r>
          <w:rPr>
            <w:rFonts w:cs="Arial"/>
            <w:szCs w:val="20"/>
          </w:rPr>
          <w:lastRenderedPageBreak/>
          <w:t xml:space="preserve">hunting license, fishing license, or any other license, permit, registration or legal </w:t>
        </w:r>
      </w:ins>
      <w:ins w:id="11" w:author="Rascon Arana, Maria" w:date="2026-08-17T15:05:00Z" w16du:dateUtc="2026-08-17T21:05:00Z">
        <w:r>
          <w:rPr>
            <w:rFonts w:cs="Arial"/>
            <w:szCs w:val="20"/>
          </w:rPr>
          <w:t>authorization</w:t>
        </w:r>
      </w:ins>
      <w:ins w:id="12" w:author="Rascon Arana, Maria" w:date="2026-08-17T15:04:00Z" w16du:dateUtc="2026-08-17T21:04:00Z">
        <w:r>
          <w:rPr>
            <w:rFonts w:cs="Arial"/>
            <w:szCs w:val="20"/>
          </w:rPr>
          <w:t xml:space="preserve"> required by law to provide out</w:t>
        </w:r>
      </w:ins>
      <w:ins w:id="13" w:author="Rascon Arana, Maria" w:date="2026-08-17T15:05:00Z" w16du:dateUtc="2026-08-17T21:05:00Z">
        <w:r>
          <w:rPr>
            <w:rFonts w:cs="Arial"/>
            <w:szCs w:val="20"/>
          </w:rPr>
          <w:t>fitting services is suspended, revoked, expired, or otherwise invalid.</w:t>
        </w:r>
      </w:ins>
    </w:p>
    <w:p w14:paraId="6D4B12AC" w14:textId="0F933F52" w:rsidR="00557C59" w:rsidRPr="00C9762B" w:rsidRDefault="00557C59" w:rsidP="00B87FE4">
      <w:pPr>
        <w:pStyle w:val="par1"/>
      </w:pPr>
      <w:r w:rsidRPr="00C9762B">
        <w:t>B.</w:t>
      </w:r>
      <w:r w:rsidRPr="00C9762B">
        <w:tab/>
        <w:t xml:space="preserve">Cooperation with Investigations </w:t>
      </w:r>
    </w:p>
    <w:p w14:paraId="61F1D79A" w14:textId="77777777" w:rsidR="00B87FE4" w:rsidRDefault="005A4EE0" w:rsidP="00FD5BC8">
      <w:pPr>
        <w:pStyle w:val="par2"/>
        <w:rPr>
          <w:rFonts w:cs="Arial"/>
          <w:szCs w:val="20"/>
        </w:rPr>
      </w:pPr>
      <w:r w:rsidRPr="00C9762B">
        <w:rPr>
          <w:rFonts w:cs="Arial"/>
          <w:szCs w:val="20"/>
        </w:rPr>
        <w:t>1.</w:t>
      </w:r>
      <w:r w:rsidRPr="00C9762B">
        <w:rPr>
          <w:rFonts w:cs="Arial"/>
          <w:szCs w:val="20"/>
        </w:rPr>
        <w:tab/>
      </w:r>
      <w:r w:rsidR="00B87FE4" w:rsidRPr="00B87FE4">
        <w:rPr>
          <w:rFonts w:cs="Arial"/>
          <w:szCs w:val="20"/>
        </w:rPr>
        <w:t xml:space="preserve">Registrants having knowledge of, or involvement in, any alleged violation of any provision of Article 145 of Title 12, C.R.S.; Article 6 of Title 33, C.R.S.; these Rules; or any alleged conduct for which disciplinary action would be warranted under section 12-145-109(1), C.R.S. shall cooperate with any investigation initiated by the Director and furnish such information, assistance, and documentation as may be requested.  </w:t>
      </w:r>
    </w:p>
    <w:p w14:paraId="5C7AA87D" w14:textId="77777777" w:rsidR="00B87FE4" w:rsidRDefault="005A4EE0" w:rsidP="00B87FE4">
      <w:pPr>
        <w:pStyle w:val="par2"/>
        <w:rPr>
          <w:rFonts w:cs="Arial"/>
          <w:szCs w:val="20"/>
        </w:rPr>
      </w:pPr>
      <w:r w:rsidRPr="00C9762B">
        <w:rPr>
          <w:rFonts w:cs="Arial"/>
          <w:szCs w:val="20"/>
        </w:rPr>
        <w:t>2.</w:t>
      </w:r>
      <w:r w:rsidRPr="00C9762B">
        <w:rPr>
          <w:rFonts w:cs="Arial"/>
          <w:szCs w:val="20"/>
        </w:rPr>
        <w:tab/>
      </w:r>
      <w:r w:rsidR="00B87FE4" w:rsidRPr="00B87FE4">
        <w:rPr>
          <w:rFonts w:cs="Arial"/>
          <w:szCs w:val="20"/>
        </w:rPr>
        <w:t xml:space="preserve">A licensee shall allow the Director or designee access at reasonable times to inspect hunting camps for the purpose of ensuring the premises, equipment, and/or procedures of a registrant are being conducted in a manner consistent with the laws and rules of the Office. </w:t>
      </w:r>
    </w:p>
    <w:p w14:paraId="255DF3C2" w14:textId="7D9FF355" w:rsidR="00557C59" w:rsidRPr="00C9762B" w:rsidRDefault="00557C59" w:rsidP="00B87FE4">
      <w:pPr>
        <w:pStyle w:val="par1"/>
      </w:pPr>
      <w:r w:rsidRPr="00C9762B">
        <w:t>C</w:t>
      </w:r>
      <w:r w:rsidR="00B87FE4">
        <w:t>.</w:t>
      </w:r>
      <w:r w:rsidR="00036E00">
        <w:tab/>
      </w:r>
      <w:r w:rsidRPr="00C9762B">
        <w:t xml:space="preserve">Advertising Outfitting Services </w:t>
      </w:r>
    </w:p>
    <w:p w14:paraId="205D22FC" w14:textId="77777777" w:rsidR="00557C59" w:rsidRPr="00C9762B" w:rsidRDefault="00557C59" w:rsidP="00557C59">
      <w:pPr>
        <w:pStyle w:val="par2"/>
        <w:rPr>
          <w:rFonts w:cs="Arial"/>
          <w:szCs w:val="20"/>
        </w:rPr>
      </w:pPr>
      <w:r w:rsidRPr="00C9762B">
        <w:rPr>
          <w:rFonts w:cs="Arial"/>
          <w:szCs w:val="20"/>
        </w:rPr>
        <w:t xml:space="preserve">1. </w:t>
      </w:r>
      <w:r w:rsidRPr="00C9762B">
        <w:rPr>
          <w:rFonts w:cs="Arial"/>
          <w:szCs w:val="20"/>
        </w:rPr>
        <w:tab/>
        <w:t xml:space="preserve">General </w:t>
      </w:r>
    </w:p>
    <w:p w14:paraId="3013D84B" w14:textId="77777777" w:rsidR="00557C59" w:rsidRPr="00C9762B" w:rsidRDefault="00557C59" w:rsidP="00557C59">
      <w:pPr>
        <w:pStyle w:val="par2"/>
        <w:rPr>
          <w:rFonts w:cs="Arial"/>
          <w:szCs w:val="20"/>
        </w:rPr>
      </w:pPr>
      <w:r w:rsidRPr="00C9762B">
        <w:rPr>
          <w:rFonts w:cs="Arial"/>
          <w:szCs w:val="20"/>
        </w:rPr>
        <w:tab/>
        <w:t xml:space="preserve">In any advertisement offering to provide outfitting services, a registrant shall accurately represent its facilities, prices, equipment, services and hunting or fishing opportunities. A registrant shall not engage in fraud, deceit, misrepresentation, or concealment of any material fact in advertising, soliciting, or in providing outfitting services to the public. </w:t>
      </w:r>
    </w:p>
    <w:p w14:paraId="045D7850" w14:textId="77777777" w:rsidR="00557C59" w:rsidRPr="00C9762B" w:rsidRDefault="00557C59" w:rsidP="00557C59">
      <w:pPr>
        <w:pStyle w:val="par2"/>
        <w:rPr>
          <w:rFonts w:cs="Arial"/>
          <w:szCs w:val="20"/>
        </w:rPr>
      </w:pPr>
      <w:r w:rsidRPr="00C9762B">
        <w:rPr>
          <w:rFonts w:cs="Arial"/>
          <w:szCs w:val="20"/>
        </w:rPr>
        <w:t xml:space="preserve">2. </w:t>
      </w:r>
      <w:r w:rsidRPr="00C9762B">
        <w:rPr>
          <w:rFonts w:cs="Arial"/>
          <w:szCs w:val="20"/>
        </w:rPr>
        <w:tab/>
        <w:t xml:space="preserve">Advertising via the Internet. </w:t>
      </w:r>
    </w:p>
    <w:p w14:paraId="10DD37FB" w14:textId="77777777" w:rsidR="00557C59" w:rsidRPr="00C9762B" w:rsidRDefault="00557C59" w:rsidP="00557C59">
      <w:pPr>
        <w:pStyle w:val="par2"/>
        <w:rPr>
          <w:rFonts w:cs="Arial"/>
          <w:szCs w:val="20"/>
        </w:rPr>
      </w:pPr>
      <w:r w:rsidRPr="00C9762B">
        <w:rPr>
          <w:rFonts w:cs="Arial"/>
          <w:szCs w:val="20"/>
        </w:rPr>
        <w:tab/>
        <w:t xml:space="preserve">Any registrant offering to perform outfitting services via the internet must include the following minimum information on the internet site: </w:t>
      </w:r>
    </w:p>
    <w:p w14:paraId="11B96464" w14:textId="77777777" w:rsidR="00557C59" w:rsidRPr="00C9762B" w:rsidRDefault="00557C59" w:rsidP="00557C59">
      <w:pPr>
        <w:pStyle w:val="par3"/>
        <w:rPr>
          <w:rFonts w:cs="Arial"/>
          <w:szCs w:val="20"/>
        </w:rPr>
      </w:pPr>
      <w:r w:rsidRPr="00C9762B">
        <w:rPr>
          <w:rFonts w:cs="Arial"/>
          <w:szCs w:val="20"/>
        </w:rPr>
        <w:t xml:space="preserve">a. </w:t>
      </w:r>
      <w:r w:rsidRPr="00C9762B">
        <w:rPr>
          <w:rFonts w:cs="Arial"/>
          <w:szCs w:val="20"/>
        </w:rPr>
        <w:tab/>
        <w:t xml:space="preserve">Name of the registrant; </w:t>
      </w:r>
    </w:p>
    <w:p w14:paraId="104CF964" w14:textId="77777777" w:rsidR="00557C59" w:rsidRPr="00C9762B" w:rsidRDefault="00557C59" w:rsidP="00557C59">
      <w:pPr>
        <w:pStyle w:val="par3"/>
        <w:rPr>
          <w:rFonts w:cs="Arial"/>
          <w:szCs w:val="20"/>
        </w:rPr>
      </w:pPr>
      <w:r w:rsidRPr="00C9762B">
        <w:rPr>
          <w:rFonts w:cs="Arial"/>
          <w:szCs w:val="20"/>
        </w:rPr>
        <w:t xml:space="preserve">b. </w:t>
      </w:r>
      <w:r w:rsidRPr="00C9762B">
        <w:rPr>
          <w:rFonts w:cs="Arial"/>
          <w:szCs w:val="20"/>
        </w:rPr>
        <w:tab/>
        <w:t xml:space="preserve">Mailing and physical address of the principal location where the registrant offers and/or provides outfitting services; and, </w:t>
      </w:r>
    </w:p>
    <w:p w14:paraId="7408397B" w14:textId="77777777" w:rsidR="00557C59" w:rsidRPr="00C9762B" w:rsidRDefault="00557C59" w:rsidP="00557C59">
      <w:pPr>
        <w:pStyle w:val="par3"/>
        <w:rPr>
          <w:rFonts w:cs="Arial"/>
          <w:szCs w:val="20"/>
        </w:rPr>
      </w:pPr>
      <w:r w:rsidRPr="00C9762B">
        <w:rPr>
          <w:rFonts w:cs="Arial"/>
          <w:szCs w:val="20"/>
        </w:rPr>
        <w:t xml:space="preserve">c. </w:t>
      </w:r>
      <w:r w:rsidRPr="00C9762B">
        <w:rPr>
          <w:rFonts w:cs="Arial"/>
          <w:szCs w:val="20"/>
        </w:rPr>
        <w:tab/>
        <w:t xml:space="preserve">Registrant’s business telephone number. </w:t>
      </w:r>
    </w:p>
    <w:p w14:paraId="7A9220D0" w14:textId="77777777" w:rsidR="00557C59" w:rsidRPr="00C9762B" w:rsidRDefault="00557C59" w:rsidP="00557C59">
      <w:pPr>
        <w:pStyle w:val="par1"/>
        <w:rPr>
          <w:rFonts w:cs="Arial"/>
          <w:szCs w:val="20"/>
        </w:rPr>
      </w:pPr>
      <w:r w:rsidRPr="00C9762B">
        <w:rPr>
          <w:rFonts w:cs="Arial"/>
          <w:szCs w:val="20"/>
        </w:rPr>
        <w:t xml:space="preserve">D. </w:t>
      </w:r>
      <w:r w:rsidRPr="00C9762B">
        <w:rPr>
          <w:rFonts w:cs="Arial"/>
          <w:szCs w:val="20"/>
        </w:rPr>
        <w:tab/>
        <w:t xml:space="preserve">Emergency Guide Replacement </w:t>
      </w:r>
    </w:p>
    <w:p w14:paraId="5301B297" w14:textId="77777777" w:rsidR="00557C59" w:rsidRPr="00C9762B" w:rsidRDefault="00557C59" w:rsidP="00557C59">
      <w:pPr>
        <w:pStyle w:val="par2"/>
        <w:rPr>
          <w:rFonts w:cs="Arial"/>
          <w:szCs w:val="20"/>
        </w:rPr>
      </w:pPr>
      <w:r w:rsidRPr="00C9762B">
        <w:rPr>
          <w:rFonts w:cs="Arial"/>
          <w:szCs w:val="20"/>
        </w:rPr>
        <w:t xml:space="preserve">1. </w:t>
      </w:r>
      <w:r w:rsidRPr="00C9762B">
        <w:rPr>
          <w:rFonts w:cs="Arial"/>
          <w:szCs w:val="20"/>
        </w:rPr>
        <w:tab/>
        <w:t>Pursuant to section 12-145-109(1)(j), C.R.S., a registrant shall not be subject to disciplinary action for hiring an individual who does not meet the requirements of section 12-145-106, C.R.S. in an “emergency situation.” The Director shall consider that an emergency situation exists only when, due to circumstances beyond a registrant’s control, a guide becomes unable to provide services to a client with less than seven days before a scheduled hunt. In such a situation, the registrant may employ an individual who does not have a valid first aid card, first aid instructor’s card, or equivalent training. Any individual hired as a guide in an emergency situation shall be at least eighteen years old. A registrant may employ an individual who does not possess a first aid card, first aid instructor’s card, or equivalent training to serve as a guide for either ten calendar days or for one hunting or fishing excursion, whichever is less.</w:t>
      </w:r>
    </w:p>
    <w:p w14:paraId="032D1B68" w14:textId="77777777" w:rsidR="00557C59" w:rsidRPr="00C9762B" w:rsidRDefault="00557C59" w:rsidP="007816AF">
      <w:pPr>
        <w:pStyle w:val="par2"/>
        <w:rPr>
          <w:rFonts w:cs="Arial"/>
          <w:szCs w:val="20"/>
        </w:rPr>
      </w:pPr>
      <w:r w:rsidRPr="00C9762B">
        <w:rPr>
          <w:rFonts w:cs="Arial"/>
          <w:szCs w:val="20"/>
        </w:rPr>
        <w:t xml:space="preserve">2. </w:t>
      </w:r>
      <w:r w:rsidRPr="00C9762B">
        <w:rPr>
          <w:rFonts w:cs="Arial"/>
          <w:szCs w:val="20"/>
        </w:rPr>
        <w:tab/>
        <w:t xml:space="preserve">When an emergency situation arises, the registrant must notify the client, in writing. The registrant and the client shall sign and date the written notification. The registrant shall </w:t>
      </w:r>
      <w:r w:rsidRPr="00C9762B">
        <w:rPr>
          <w:rFonts w:cs="Arial"/>
          <w:szCs w:val="20"/>
        </w:rPr>
        <w:lastRenderedPageBreak/>
        <w:t xml:space="preserve">maintain a copy of the signed written notification and provide a copy to the client. The written notification shall state the following, at a minimum: </w:t>
      </w:r>
    </w:p>
    <w:p w14:paraId="7481225F" w14:textId="77777777" w:rsidR="00557C59" w:rsidRPr="00C9762B" w:rsidRDefault="00557C59" w:rsidP="00557C59">
      <w:pPr>
        <w:pStyle w:val="par3"/>
        <w:rPr>
          <w:rFonts w:cs="Arial"/>
          <w:szCs w:val="20"/>
        </w:rPr>
      </w:pPr>
      <w:r w:rsidRPr="00C9762B">
        <w:rPr>
          <w:rFonts w:cs="Arial"/>
          <w:szCs w:val="20"/>
        </w:rPr>
        <w:t xml:space="preserve">a. </w:t>
      </w:r>
      <w:r w:rsidRPr="00C9762B">
        <w:rPr>
          <w:rFonts w:cs="Arial"/>
          <w:szCs w:val="20"/>
        </w:rPr>
        <w:tab/>
        <w:t xml:space="preserve">The nature of the emergency; </w:t>
      </w:r>
    </w:p>
    <w:p w14:paraId="19107C32" w14:textId="77777777" w:rsidR="00557C59" w:rsidRPr="00C9762B" w:rsidRDefault="00557C59" w:rsidP="00557C59">
      <w:pPr>
        <w:pStyle w:val="par3"/>
        <w:rPr>
          <w:rFonts w:cs="Arial"/>
          <w:szCs w:val="20"/>
        </w:rPr>
      </w:pPr>
      <w:r w:rsidRPr="00C9762B">
        <w:rPr>
          <w:rFonts w:cs="Arial"/>
          <w:szCs w:val="20"/>
        </w:rPr>
        <w:t xml:space="preserve">b. </w:t>
      </w:r>
      <w:r w:rsidRPr="00C9762B">
        <w:rPr>
          <w:rFonts w:cs="Arial"/>
          <w:szCs w:val="20"/>
        </w:rPr>
        <w:tab/>
        <w:t xml:space="preserve">The individual who will be guiding the client; and </w:t>
      </w:r>
    </w:p>
    <w:p w14:paraId="287940F0" w14:textId="77777777" w:rsidR="00557C59" w:rsidRPr="00C9762B" w:rsidRDefault="00557C59" w:rsidP="00557C59">
      <w:pPr>
        <w:pStyle w:val="par3"/>
        <w:rPr>
          <w:rFonts w:cs="Arial"/>
          <w:szCs w:val="20"/>
        </w:rPr>
      </w:pPr>
      <w:r w:rsidRPr="00C9762B">
        <w:rPr>
          <w:rFonts w:cs="Arial"/>
          <w:szCs w:val="20"/>
        </w:rPr>
        <w:t xml:space="preserve">c. </w:t>
      </w:r>
      <w:r w:rsidRPr="00C9762B">
        <w:rPr>
          <w:rFonts w:cs="Arial"/>
          <w:szCs w:val="20"/>
        </w:rPr>
        <w:tab/>
        <w:t xml:space="preserve">That the replacement individual fails to meet the requirements section 12-145- 106, C.R.S. </w:t>
      </w:r>
    </w:p>
    <w:p w14:paraId="063BC83C" w14:textId="06D2F4C4" w:rsidR="007816AF" w:rsidRDefault="002F42BA" w:rsidP="002F42BA">
      <w:pPr>
        <w:pStyle w:val="par1"/>
        <w:jc w:val="center"/>
        <w:rPr>
          <w:rFonts w:cs="Arial"/>
          <w:szCs w:val="20"/>
        </w:rPr>
      </w:pPr>
      <w:r>
        <w:rPr>
          <w:rFonts w:cs="Arial"/>
          <w:szCs w:val="20"/>
        </w:rPr>
        <w:t>…</w:t>
      </w:r>
    </w:p>
    <w:p w14:paraId="5F3EEDFC" w14:textId="3ACB1298" w:rsidR="00A463F3" w:rsidRDefault="00A463F3" w:rsidP="00A463F3">
      <w:pPr>
        <w:pStyle w:val="Heading2"/>
        <w:rPr>
          <w:i w:val="0"/>
          <w:iCs w:val="0"/>
          <w:sz w:val="20"/>
          <w:szCs w:val="20"/>
        </w:rPr>
      </w:pPr>
      <w:r w:rsidRPr="00A463F3">
        <w:rPr>
          <w:i w:val="0"/>
          <w:iCs w:val="0"/>
          <w:sz w:val="20"/>
          <w:szCs w:val="20"/>
        </w:rPr>
        <w:t>1.7</w:t>
      </w:r>
      <w:r w:rsidRPr="00A463F3">
        <w:rPr>
          <w:i w:val="0"/>
          <w:iCs w:val="0"/>
          <w:sz w:val="20"/>
          <w:szCs w:val="20"/>
        </w:rPr>
        <w:tab/>
        <w:t>SPECIFIC REQUIREMENTS FOR OUTFITTING SERVICES</w:t>
      </w:r>
    </w:p>
    <w:p w14:paraId="71E6ECE2" w14:textId="77777777" w:rsidR="00A463F3" w:rsidRDefault="00A463F3" w:rsidP="00A463F3">
      <w:pPr>
        <w:pStyle w:val="par1"/>
      </w:pPr>
      <w:r>
        <w:t>A.</w:t>
      </w:r>
      <w:r>
        <w:tab/>
        <w:t>Field Safety Kit</w:t>
      </w:r>
    </w:p>
    <w:p w14:paraId="431A7E95" w14:textId="1A8D91D2" w:rsidR="00A463F3" w:rsidRDefault="00A463F3" w:rsidP="00A463F3">
      <w:pPr>
        <w:pStyle w:val="upar2"/>
      </w:pPr>
      <w:r>
        <w:t xml:space="preserve">A registrant, guide, or contracted personnel leading a member of the public in the field shall maintain and carry a safety kit containing appropriate supplies to provide immediate and necessary first aid suitable for the services provided. At a minimum, </w:t>
      </w:r>
      <w:ins w:id="14" w:author="Rascon Arana, Maria" w:date="2026-08-26T13:55:00Z" w16du:dateUtc="2026-08-26T19:55:00Z">
        <w:r>
          <w:t>safety</w:t>
        </w:r>
      </w:ins>
      <w:del w:id="15" w:author="Rascon Arana, Maria" w:date="2026-08-26T13:55:00Z" w16du:dateUtc="2026-08-26T19:55:00Z">
        <w:r w:rsidDel="00A463F3">
          <w:delText>such</w:delText>
        </w:r>
      </w:del>
      <w:r>
        <w:t xml:space="preserve"> kit</w:t>
      </w:r>
      <w:ins w:id="16" w:author="Rascon Arana, Maria" w:date="2026-08-26T13:55:00Z" w16du:dateUtc="2026-08-26T19:55:00Z">
        <w:r>
          <w:t>s</w:t>
        </w:r>
      </w:ins>
      <w:r>
        <w:t xml:space="preserve"> must contain adhesive bandages, sterile pads, flexible gauze bandages, first aid tape, and antiseptic to dress a minor cut or injury.</w:t>
      </w:r>
    </w:p>
    <w:p w14:paraId="6A76E3EE" w14:textId="77777777" w:rsidR="00A463F3" w:rsidRDefault="00A463F3" w:rsidP="00A463F3">
      <w:pPr>
        <w:pStyle w:val="par1"/>
      </w:pPr>
      <w:r>
        <w:t>B.</w:t>
      </w:r>
      <w:r>
        <w:tab/>
        <w:t>Guided Hunt - Camp Safety Kit</w:t>
      </w:r>
    </w:p>
    <w:p w14:paraId="6E131E70" w14:textId="44E024A2" w:rsidR="00A463F3" w:rsidRDefault="00A463F3" w:rsidP="00A463F3">
      <w:pPr>
        <w:pStyle w:val="upar2"/>
      </w:pPr>
      <w:r>
        <w:t xml:space="preserve">Registrants are responsible for keeping and maintaining a safety kit at each camp which contains appropriate supplies to necessary provide first aid for the services provided. The camp safety kit must be of a size appropriate for 50% of the guests at the camp. At a minimum, </w:t>
      </w:r>
      <w:del w:id="17" w:author="Rascon Arana, Maria" w:date="2026-08-26T13:56:00Z" w16du:dateUtc="2026-08-26T19:56:00Z">
        <w:r w:rsidDel="00A463F3">
          <w:delText xml:space="preserve">such </w:delText>
        </w:r>
      </w:del>
      <w:r>
        <w:t>safety kit</w:t>
      </w:r>
      <w:ins w:id="18" w:author="Rascon Arana, Maria" w:date="2026-08-26T13:56:00Z" w16du:dateUtc="2026-08-26T19:56:00Z">
        <w:r>
          <w:t>s</w:t>
        </w:r>
      </w:ins>
      <w:r>
        <w:t xml:space="preserve"> must contain adhesive bandages in varying sizes, sterile pads, flexible gauze bandages, first aid tape, and antiseptic suitable to dress a large wound or injury.</w:t>
      </w:r>
    </w:p>
    <w:p w14:paraId="20DD2455" w14:textId="46F7BFB7" w:rsidR="00A463F3" w:rsidRPr="00A463F3" w:rsidRDefault="00A463F3" w:rsidP="00A463F3">
      <w:pPr>
        <w:jc w:val="center"/>
      </w:pPr>
      <w:r>
        <w:t>…</w:t>
      </w:r>
    </w:p>
    <w:p w14:paraId="54FBF827" w14:textId="77777777" w:rsidR="00934150" w:rsidRPr="006664C4" w:rsidRDefault="00F77A88" w:rsidP="006664C4">
      <w:pPr>
        <w:pStyle w:val="Heading2"/>
        <w:rPr>
          <w:i w:val="0"/>
          <w:iCs w:val="0"/>
          <w:sz w:val="20"/>
          <w:szCs w:val="20"/>
        </w:rPr>
      </w:pPr>
      <w:commentRangeStart w:id="19"/>
      <w:commentRangeStart w:id="20"/>
      <w:commentRangeStart w:id="21"/>
      <w:commentRangeStart w:id="22"/>
      <w:r w:rsidRPr="006664C4">
        <w:rPr>
          <w:i w:val="0"/>
          <w:iCs w:val="0"/>
          <w:sz w:val="20"/>
          <w:szCs w:val="20"/>
        </w:rPr>
        <w:t>1.</w:t>
      </w:r>
      <w:r w:rsidR="00934150" w:rsidRPr="006664C4">
        <w:rPr>
          <w:i w:val="0"/>
          <w:iCs w:val="0"/>
          <w:sz w:val="20"/>
          <w:szCs w:val="20"/>
        </w:rPr>
        <w:t>10</w:t>
      </w:r>
      <w:r w:rsidRPr="006664C4">
        <w:rPr>
          <w:i w:val="0"/>
          <w:iCs w:val="0"/>
          <w:sz w:val="20"/>
          <w:szCs w:val="20"/>
        </w:rPr>
        <w:t xml:space="preserve"> </w:t>
      </w:r>
      <w:commentRangeEnd w:id="19"/>
      <w:r w:rsidR="00683B79" w:rsidRPr="006664C4">
        <w:rPr>
          <w:rStyle w:val="CommentReference"/>
          <w:i w:val="0"/>
          <w:iCs w:val="0"/>
          <w:sz w:val="20"/>
          <w:szCs w:val="20"/>
        </w:rPr>
        <w:commentReference w:id="19"/>
      </w:r>
      <w:commentRangeEnd w:id="20"/>
      <w:r w:rsidR="00683B79" w:rsidRPr="006664C4">
        <w:rPr>
          <w:rStyle w:val="CommentReference"/>
          <w:i w:val="0"/>
          <w:iCs w:val="0"/>
          <w:sz w:val="20"/>
          <w:szCs w:val="20"/>
        </w:rPr>
        <w:commentReference w:id="20"/>
      </w:r>
      <w:commentRangeEnd w:id="21"/>
      <w:r w:rsidR="00683B79" w:rsidRPr="006664C4">
        <w:rPr>
          <w:rStyle w:val="CommentReference"/>
          <w:i w:val="0"/>
          <w:iCs w:val="0"/>
          <w:sz w:val="20"/>
          <w:szCs w:val="20"/>
        </w:rPr>
        <w:commentReference w:id="21"/>
      </w:r>
      <w:commentRangeEnd w:id="22"/>
      <w:r w:rsidR="00683B79" w:rsidRPr="006664C4">
        <w:rPr>
          <w:rStyle w:val="CommentReference"/>
          <w:i w:val="0"/>
          <w:iCs w:val="0"/>
          <w:sz w:val="20"/>
          <w:szCs w:val="20"/>
        </w:rPr>
        <w:commentReference w:id="22"/>
      </w:r>
      <w:r w:rsidRPr="006664C4">
        <w:rPr>
          <w:i w:val="0"/>
          <w:iCs w:val="0"/>
          <w:sz w:val="20"/>
          <w:szCs w:val="20"/>
        </w:rPr>
        <w:tab/>
      </w:r>
      <w:r w:rsidR="00934150" w:rsidRPr="006664C4">
        <w:rPr>
          <w:i w:val="0"/>
          <w:iCs w:val="0"/>
          <w:sz w:val="20"/>
          <w:szCs w:val="20"/>
        </w:rPr>
        <w:t>ADVISORY COMMITTEE</w:t>
      </w:r>
    </w:p>
    <w:p w14:paraId="2F00983C" w14:textId="77777777" w:rsidR="00934150" w:rsidRDefault="00934150" w:rsidP="00934150">
      <w:pPr>
        <w:pStyle w:val="upar1"/>
      </w:pPr>
      <w:r w:rsidRPr="00934150">
        <w:t xml:space="preserve">The purpose of this chapter to clarify the terms and scope of the members of the advisory committee required pursuant to section 12-145-114, C.R.S. </w:t>
      </w:r>
    </w:p>
    <w:p w14:paraId="1B2B907A" w14:textId="2A774F7A" w:rsidR="00F77A88" w:rsidRDefault="00F77A88" w:rsidP="00934150">
      <w:pPr>
        <w:pStyle w:val="par1"/>
      </w:pPr>
      <w:r w:rsidRPr="00C9762B">
        <w:t xml:space="preserve"> </w:t>
      </w:r>
      <w:r w:rsidR="00934150">
        <w:t>A.</w:t>
      </w:r>
      <w:r w:rsidR="00934150">
        <w:tab/>
      </w:r>
      <w:r w:rsidR="00934150" w:rsidRPr="00934150">
        <w:t xml:space="preserve">The Director shall appoint an advisory committee to consist of </w:t>
      </w:r>
      <w:ins w:id="23" w:author="Rascon Arana, Maria" w:date="2026-08-17T15:07:00Z" w16du:dateUtc="2026-08-17T21:07:00Z">
        <w:r w:rsidR="00036E00">
          <w:t>three</w:t>
        </w:r>
      </w:ins>
      <w:del w:id="24" w:author="Rascon Arana, Maria" w:date="2026-08-17T15:07:00Z" w16du:dateUtc="2026-08-17T21:07:00Z">
        <w:r w:rsidR="00934150" w:rsidRPr="00934150" w:rsidDel="00036E00">
          <w:delText>five</w:delText>
        </w:r>
      </w:del>
      <w:r w:rsidR="00934150" w:rsidRPr="00934150">
        <w:t xml:space="preserve"> members. The advisory committee membership shall consist of the following:</w:t>
      </w:r>
    </w:p>
    <w:p w14:paraId="37E35F31" w14:textId="60FE5F44" w:rsidR="00934150" w:rsidRDefault="00934150" w:rsidP="00934150">
      <w:pPr>
        <w:pStyle w:val="par2"/>
      </w:pPr>
      <w:r>
        <w:t>1.</w:t>
      </w:r>
      <w:r>
        <w:tab/>
      </w:r>
      <w:r w:rsidRPr="00934150">
        <w:t xml:space="preserve">At least </w:t>
      </w:r>
      <w:ins w:id="25" w:author="Rascon Arana, Maria" w:date="2026-08-17T15:07:00Z" w16du:dateUtc="2026-08-17T21:07:00Z">
        <w:r w:rsidR="00036E00">
          <w:t>two</w:t>
        </w:r>
      </w:ins>
      <w:del w:id="26" w:author="Rascon Arana, Maria" w:date="2026-08-17T15:07:00Z" w16du:dateUtc="2026-08-17T21:07:00Z">
        <w:r w:rsidRPr="00934150" w:rsidDel="00036E00">
          <w:delText>three</w:delText>
        </w:r>
      </w:del>
      <w:r w:rsidRPr="00934150">
        <w:t xml:space="preserve"> individuals each of whom is a registrant</w:t>
      </w:r>
      <w:ins w:id="27" w:author="Rascon Arana, Maria" w:date="2026-08-17T15:07:00Z" w16du:dateUtc="2026-08-17T21:07:00Z">
        <w:r w:rsidR="00193799">
          <w:t>,</w:t>
        </w:r>
      </w:ins>
      <w:del w:id="28" w:author="Rascon Arana, Maria" w:date="2026-08-17T15:07:00Z" w16du:dateUtc="2026-08-17T21:07:00Z">
        <w:r w:rsidRPr="00934150" w:rsidDel="00193799">
          <w:delText xml:space="preserve"> or</w:delText>
        </w:r>
      </w:del>
      <w:r w:rsidRPr="00934150">
        <w:t xml:space="preserve"> responsible party for an entity registrant and who personally provides outfitting services</w:t>
      </w:r>
      <w:ins w:id="29" w:author="Rascon Arana, Maria" w:date="2026-08-17T15:08:00Z" w16du:dateUtc="2026-08-17T21:08:00Z">
        <w:r w:rsidR="00193799">
          <w:t>, and/or an individual who is a member of the general public</w:t>
        </w:r>
      </w:ins>
      <w:r w:rsidRPr="00934150">
        <w:t>. To qualify for appointment to the advisory committee, individuals:</w:t>
      </w:r>
    </w:p>
    <w:p w14:paraId="2A9966CC" w14:textId="2CF575C0" w:rsidR="00934150" w:rsidRDefault="00934150" w:rsidP="00934150">
      <w:pPr>
        <w:pStyle w:val="par3"/>
      </w:pPr>
      <w:r>
        <w:t>a.</w:t>
      </w:r>
      <w:r>
        <w:tab/>
      </w:r>
      <w:r w:rsidRPr="00934150">
        <w:t>May be required to provide proof of experience (fishing or big game hunting) for the five years preceding the date of the application;</w:t>
      </w:r>
    </w:p>
    <w:p w14:paraId="733B91F3" w14:textId="5D221B01" w:rsidR="00934150" w:rsidRDefault="00934150" w:rsidP="00934150">
      <w:pPr>
        <w:pStyle w:val="par3"/>
      </w:pPr>
      <w:r>
        <w:t>b.</w:t>
      </w:r>
      <w:r>
        <w:tab/>
      </w:r>
      <w:r w:rsidRPr="00934150">
        <w:t>Shall not have had any pending or prior disciplinary action against their registration within the five years preceding the date of the application; and,</w:t>
      </w:r>
    </w:p>
    <w:p w14:paraId="4FE86B09" w14:textId="51504133" w:rsidR="00934150" w:rsidRDefault="00934150" w:rsidP="00934150">
      <w:pPr>
        <w:pStyle w:val="par3"/>
      </w:pPr>
      <w:r>
        <w:t>c.</w:t>
      </w:r>
      <w:r>
        <w:tab/>
      </w:r>
      <w:r w:rsidRPr="00934150">
        <w:t>Shall not serve as an officer or in a leadership role at the state level with an outfitting-related association at the time of application and while serving as an advisory committee member.</w:t>
      </w:r>
    </w:p>
    <w:p w14:paraId="1351F60C" w14:textId="587BA985" w:rsidR="00934150" w:rsidRDefault="00934150" w:rsidP="00934150">
      <w:pPr>
        <w:pStyle w:val="par2"/>
      </w:pPr>
      <w:r>
        <w:lastRenderedPageBreak/>
        <w:t>2.</w:t>
      </w:r>
      <w:r>
        <w:tab/>
      </w:r>
      <w:r w:rsidRPr="00934150">
        <w:t>One individual who is involved with land or wildlife management</w:t>
      </w:r>
      <w:ins w:id="30" w:author="Rascon Arana, Maria" w:date="2026-08-17T15:09:00Z" w16du:dateUtc="2026-08-17T21:09:00Z">
        <w:r w:rsidR="00193799">
          <w:t>.</w:t>
        </w:r>
      </w:ins>
      <w:del w:id="31" w:author="Rascon Arana, Maria" w:date="2026-08-17T15:09:00Z" w16du:dateUtc="2026-08-17T21:09:00Z">
        <w:r w:rsidRPr="00934150" w:rsidDel="00193799">
          <w:delText>, and</w:delText>
        </w:r>
      </w:del>
    </w:p>
    <w:p w14:paraId="573BBB92" w14:textId="18245BDF" w:rsidR="00934150" w:rsidDel="00193799" w:rsidRDefault="00934150" w:rsidP="00934150">
      <w:pPr>
        <w:pStyle w:val="par2"/>
        <w:rPr>
          <w:del w:id="32" w:author="Rascon Arana, Maria" w:date="2026-08-17T15:09:00Z" w16du:dateUtc="2026-08-17T21:09:00Z"/>
        </w:rPr>
      </w:pPr>
      <w:del w:id="33" w:author="Rascon Arana, Maria" w:date="2026-08-17T15:09:00Z" w16du:dateUtc="2026-08-17T21:09:00Z">
        <w:r w:rsidDel="00193799">
          <w:delText>3.</w:delText>
        </w:r>
        <w:r w:rsidDel="00193799">
          <w:tab/>
        </w:r>
        <w:r w:rsidRPr="00934150" w:rsidDel="00193799">
          <w:delText>One individual who is a member of the general public.</w:delText>
        </w:r>
      </w:del>
    </w:p>
    <w:p w14:paraId="01907BFD" w14:textId="50E32C3F" w:rsidR="00934150" w:rsidRDefault="00934150" w:rsidP="00934150">
      <w:pPr>
        <w:pStyle w:val="par1"/>
      </w:pPr>
      <w:r>
        <w:t>B.</w:t>
      </w:r>
      <w:r>
        <w:tab/>
      </w:r>
      <w:r w:rsidRPr="00934150">
        <w:t>Advisory committee members serve at the request and pleasure of the Director. The Director shall set the term limits.</w:t>
      </w:r>
    </w:p>
    <w:p w14:paraId="51B2013D" w14:textId="1350C88F" w:rsidR="00934150" w:rsidRDefault="00934150" w:rsidP="00934150">
      <w:pPr>
        <w:pStyle w:val="par1"/>
      </w:pPr>
      <w:r>
        <w:t>C.</w:t>
      </w:r>
      <w:r>
        <w:tab/>
      </w:r>
      <w:r w:rsidRPr="00934150">
        <w:t>The Director may remove any advisory committee member for cause as the Director deems appropriate.</w:t>
      </w:r>
    </w:p>
    <w:p w14:paraId="0F1659E9" w14:textId="113F20B0" w:rsidR="00934150" w:rsidRDefault="00934150" w:rsidP="00934150">
      <w:pPr>
        <w:pStyle w:val="par1"/>
      </w:pPr>
      <w:r>
        <w:t>D.</w:t>
      </w:r>
      <w:r>
        <w:tab/>
      </w:r>
      <w:r w:rsidRPr="00934150">
        <w:t>Any advisory committee member may resign at any time by filing a written resignation notice with the Director. Upon receipt of the notice, the Director may appoint an individual to serve the remainder of the unexpired term.</w:t>
      </w:r>
    </w:p>
    <w:p w14:paraId="48EC4B37" w14:textId="797A9F6B" w:rsidR="00934150" w:rsidRPr="00C9762B" w:rsidRDefault="00934150" w:rsidP="00934150">
      <w:pPr>
        <w:pStyle w:val="par1"/>
      </w:pPr>
      <w:r>
        <w:t>E.</w:t>
      </w:r>
      <w:r>
        <w:tab/>
      </w:r>
      <w:r w:rsidRPr="00934150">
        <w:t>Advisory committee members are responsible for providing recommendations to the Director concerning regulation of outfitting or outfitters in Colorado. Such recommendations are subject to the final approval of the Director.</w:t>
      </w:r>
    </w:p>
    <w:p w14:paraId="4939A042" w14:textId="77777777" w:rsidR="00F77A88" w:rsidRPr="00C9762B" w:rsidRDefault="00F77A88" w:rsidP="00F77A88">
      <w:pPr>
        <w:jc w:val="center"/>
        <w:rPr>
          <w:rFonts w:cs="Arial"/>
        </w:rPr>
      </w:pPr>
      <w:r w:rsidRPr="00C9762B">
        <w:rPr>
          <w:rFonts w:cs="Arial"/>
        </w:rPr>
        <w:t>…</w:t>
      </w:r>
    </w:p>
    <w:p w14:paraId="42C5D1AD" w14:textId="6C67032A" w:rsidR="002C19E8" w:rsidRPr="00C9762B" w:rsidRDefault="00376474" w:rsidP="00177FA4">
      <w:pPr>
        <w:pStyle w:val="upar1"/>
      </w:pPr>
      <w:r w:rsidRPr="00C9762B">
        <w:t>__________________________________________________________</w:t>
      </w:r>
      <w:r w:rsidR="00625D12">
        <w:t>___________</w:t>
      </w:r>
      <w:r w:rsidRPr="00C9762B">
        <w:t>_______________</w:t>
      </w:r>
    </w:p>
    <w:p w14:paraId="3A09C18D" w14:textId="77777777" w:rsidR="002C19E8" w:rsidRPr="006664C4" w:rsidRDefault="002C19E8" w:rsidP="006664C4">
      <w:pPr>
        <w:pStyle w:val="Heading2"/>
        <w:rPr>
          <w:i w:val="0"/>
          <w:iCs w:val="0"/>
          <w:sz w:val="20"/>
          <w:szCs w:val="20"/>
        </w:rPr>
      </w:pPr>
      <w:r w:rsidRPr="006664C4">
        <w:rPr>
          <w:i w:val="0"/>
          <w:iCs w:val="0"/>
          <w:sz w:val="20"/>
          <w:szCs w:val="20"/>
        </w:rPr>
        <w:t>Editor’s Notes</w:t>
      </w:r>
    </w:p>
    <w:p w14:paraId="235300B0" w14:textId="77777777" w:rsidR="002C19E8" w:rsidRPr="00C9762B" w:rsidRDefault="002C19E8" w:rsidP="00177FA4">
      <w:pPr>
        <w:pStyle w:val="upar1"/>
        <w:rPr>
          <w:b/>
        </w:rPr>
      </w:pPr>
      <w:r w:rsidRPr="00C9762B">
        <w:rPr>
          <w:b/>
        </w:rPr>
        <w:t>History</w:t>
      </w:r>
    </w:p>
    <w:p w14:paraId="424E17D6" w14:textId="77777777" w:rsidR="002C19E8" w:rsidRPr="00C9762B" w:rsidRDefault="002C19E8" w:rsidP="00376474">
      <w:pPr>
        <w:pStyle w:val="par1"/>
        <w:spacing w:before="60"/>
        <w:rPr>
          <w:rFonts w:cs="Arial"/>
          <w:szCs w:val="20"/>
        </w:rPr>
      </w:pPr>
      <w:r w:rsidRPr="00C9762B">
        <w:rPr>
          <w:rFonts w:cs="Arial"/>
          <w:szCs w:val="20"/>
        </w:rPr>
        <w:t>Entire rule eff. 10/01/2011.</w:t>
      </w:r>
    </w:p>
    <w:p w14:paraId="48F5338D" w14:textId="77777777" w:rsidR="002C19E8" w:rsidRPr="00C9762B" w:rsidRDefault="002C19E8" w:rsidP="00177FA4">
      <w:pPr>
        <w:pStyle w:val="par1"/>
        <w:spacing w:before="60"/>
        <w:rPr>
          <w:rFonts w:cs="Arial"/>
          <w:szCs w:val="20"/>
        </w:rPr>
      </w:pPr>
      <w:r w:rsidRPr="00C9762B">
        <w:rPr>
          <w:rFonts w:cs="Arial"/>
          <w:szCs w:val="20"/>
        </w:rPr>
        <w:t>Entire rule eff. 01/31/2017.</w:t>
      </w:r>
    </w:p>
    <w:p w14:paraId="01C774A7" w14:textId="77777777" w:rsidR="009C664E" w:rsidRPr="00C9762B" w:rsidRDefault="009C664E" w:rsidP="00177FA4">
      <w:pPr>
        <w:pStyle w:val="par1"/>
        <w:spacing w:before="60"/>
        <w:rPr>
          <w:rFonts w:cs="Arial"/>
          <w:szCs w:val="20"/>
        </w:rPr>
      </w:pPr>
      <w:r w:rsidRPr="00C9762B">
        <w:rPr>
          <w:rFonts w:cs="Arial"/>
          <w:szCs w:val="20"/>
        </w:rPr>
        <w:t>Rule 1.2 D.2 eff. 07/30/2020.</w:t>
      </w:r>
    </w:p>
    <w:p w14:paraId="5BD2E8A2" w14:textId="77777777" w:rsidR="00376474" w:rsidRPr="00C9762B" w:rsidRDefault="00376474" w:rsidP="00177FA4">
      <w:pPr>
        <w:pStyle w:val="par1"/>
        <w:spacing w:before="60"/>
        <w:rPr>
          <w:rFonts w:cs="Arial"/>
          <w:szCs w:val="20"/>
        </w:rPr>
      </w:pPr>
      <w:r w:rsidRPr="00C9762B">
        <w:rPr>
          <w:rFonts w:cs="Arial"/>
          <w:szCs w:val="20"/>
        </w:rPr>
        <w:t>Entire rule eff. 12/15/2020.</w:t>
      </w:r>
    </w:p>
    <w:p w14:paraId="45337103" w14:textId="77777777" w:rsidR="00516F59" w:rsidRPr="00C9762B" w:rsidRDefault="00516F59" w:rsidP="00177FA4">
      <w:pPr>
        <w:pStyle w:val="par1"/>
        <w:spacing w:before="60"/>
        <w:rPr>
          <w:rFonts w:cs="Arial"/>
          <w:szCs w:val="20"/>
        </w:rPr>
      </w:pPr>
      <w:r w:rsidRPr="00C9762B">
        <w:rPr>
          <w:rFonts w:cs="Arial"/>
          <w:szCs w:val="20"/>
        </w:rPr>
        <w:t>Rule 1.5 A.1.b eff. 11/14/2021.</w:t>
      </w:r>
    </w:p>
    <w:p w14:paraId="6183489E" w14:textId="77777777" w:rsidR="007946FF" w:rsidRPr="00C9762B" w:rsidRDefault="007946FF" w:rsidP="00177FA4">
      <w:pPr>
        <w:pStyle w:val="par1"/>
        <w:spacing w:before="60"/>
        <w:rPr>
          <w:rFonts w:cs="Arial"/>
          <w:szCs w:val="20"/>
        </w:rPr>
      </w:pPr>
      <w:r w:rsidRPr="00C9762B">
        <w:rPr>
          <w:rFonts w:cs="Arial"/>
          <w:szCs w:val="20"/>
        </w:rPr>
        <w:t>Rule 1.12 emer. rule eff. 08/15/2022.</w:t>
      </w:r>
    </w:p>
    <w:p w14:paraId="0485CF03" w14:textId="77777777" w:rsidR="00A234F8" w:rsidRPr="00C9762B" w:rsidRDefault="00A234F8" w:rsidP="00177FA4">
      <w:pPr>
        <w:pStyle w:val="par1"/>
        <w:spacing w:before="60"/>
        <w:rPr>
          <w:rFonts w:cs="Arial"/>
          <w:szCs w:val="20"/>
        </w:rPr>
      </w:pPr>
      <w:r w:rsidRPr="00C9762B">
        <w:rPr>
          <w:rFonts w:cs="Arial"/>
          <w:szCs w:val="20"/>
        </w:rPr>
        <w:t>Rule 1.12 eff. 11/30/2022.</w:t>
      </w:r>
    </w:p>
    <w:p w14:paraId="1C635200" w14:textId="77777777" w:rsidR="00D27967" w:rsidRDefault="00D27967" w:rsidP="00177FA4">
      <w:pPr>
        <w:pStyle w:val="par1"/>
        <w:spacing w:before="60"/>
        <w:rPr>
          <w:rFonts w:cs="Arial"/>
          <w:szCs w:val="20"/>
        </w:rPr>
      </w:pPr>
      <w:r w:rsidRPr="00C9762B">
        <w:rPr>
          <w:rFonts w:cs="Arial"/>
          <w:szCs w:val="20"/>
        </w:rPr>
        <w:t>Rule 1.12 repealed eff. 02/15/2024.</w:t>
      </w:r>
    </w:p>
    <w:p w14:paraId="1719BA50" w14:textId="5740467F" w:rsidR="00720421" w:rsidRPr="00C9762B" w:rsidRDefault="00720421" w:rsidP="00177FA4">
      <w:pPr>
        <w:pStyle w:val="par1"/>
        <w:spacing w:before="60"/>
        <w:rPr>
          <w:rFonts w:cs="Arial"/>
          <w:szCs w:val="20"/>
        </w:rPr>
      </w:pPr>
      <w:r w:rsidRPr="00720421">
        <w:rPr>
          <w:rFonts w:cs="Arial"/>
          <w:szCs w:val="20"/>
        </w:rPr>
        <w:t>Rules 1.2-1.6, 1.8 eff. 03/17/2026.</w:t>
      </w:r>
    </w:p>
    <w:p w14:paraId="294D8E69" w14:textId="77777777" w:rsidR="00BB6BD6" w:rsidRPr="00C9762B" w:rsidRDefault="00BB6BD6" w:rsidP="00BB6BD6">
      <w:pPr>
        <w:rPr>
          <w:rFonts w:cs="Arial"/>
        </w:rPr>
      </w:pPr>
    </w:p>
    <w:p w14:paraId="1F5D25C4" w14:textId="77777777" w:rsidR="00BB6BD6" w:rsidRPr="00C9762B" w:rsidRDefault="00BB6BD6" w:rsidP="00BB6BD6">
      <w:pPr>
        <w:pStyle w:val="upar1"/>
        <w:rPr>
          <w:b/>
          <w:bCs/>
        </w:rPr>
      </w:pPr>
      <w:r w:rsidRPr="00C9762B">
        <w:rPr>
          <w:b/>
          <w:bCs/>
        </w:rPr>
        <w:t>Annotations</w:t>
      </w:r>
    </w:p>
    <w:p w14:paraId="537E9EF4" w14:textId="77777777" w:rsidR="00BB6BD6" w:rsidRPr="00C9762B" w:rsidRDefault="00BB6BD6" w:rsidP="00BB6BD6">
      <w:pPr>
        <w:pStyle w:val="upar1"/>
      </w:pPr>
      <w:r w:rsidRPr="00C9762B">
        <w:t>Rules 1.12 B. and 1.12 C. (adopted 10/10/2022) were not extended by Senate Bill 23-102 and therefore expired 05/15/2023.</w:t>
      </w:r>
    </w:p>
    <w:sectPr w:rsidR="00BB6BD6" w:rsidRPr="00C9762B" w:rsidSect="00D311B0">
      <w:headerReference w:type="default" r:id="rId12"/>
      <w:footerReference w:type="default" r:id="rId13"/>
      <w:footerReference w:type="first" r:id="rId14"/>
      <w:pgSz w:w="12240" w:h="15840" w:code="1"/>
      <w:pgMar w:top="1440" w:right="1440" w:bottom="1440" w:left="1440" w:header="432"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ascon Arana, Maria" w:date="2026-08-26T13:53:00Z" w:initials="MR">
    <w:p w14:paraId="427F9AE4" w14:textId="77777777" w:rsidR="00A95123" w:rsidRDefault="00A95123" w:rsidP="00A95123">
      <w:pPr>
        <w:pStyle w:val="CommentText"/>
      </w:pPr>
      <w:r>
        <w:rPr>
          <w:rStyle w:val="CommentReference"/>
        </w:rPr>
        <w:annotationRef/>
      </w:r>
      <w:r>
        <w:rPr>
          <w:color w:val="000000"/>
        </w:rPr>
        <w:t>Kathy Duran - This sentence needs to be revised.</w:t>
      </w:r>
    </w:p>
  </w:comment>
  <w:comment w:id="19" w:author="Rascon Arana, Maria" w:date="2026-09-08T11:09:00Z" w:initials="MR">
    <w:p w14:paraId="1F13D28B" w14:textId="77777777" w:rsidR="00087A09" w:rsidRDefault="00683B79" w:rsidP="00087A09">
      <w:pPr>
        <w:pStyle w:val="CommentText"/>
      </w:pPr>
      <w:r>
        <w:rPr>
          <w:rStyle w:val="CommentReference"/>
        </w:rPr>
        <w:annotationRef/>
      </w:r>
      <w:r w:rsidR="00087A09">
        <w:t>Marie Haskett - concern about revision re 5 to 3 members for the advisory committee. Are complaints still coming in and does the committee address the complaints? The board should assist.</w:t>
      </w:r>
    </w:p>
  </w:comment>
  <w:comment w:id="20" w:author="Rascon Arana, Maria" w:date="2026-09-08T11:12:00Z" w:initials="MR">
    <w:p w14:paraId="595C195B" w14:textId="70A789AF" w:rsidR="00683B79" w:rsidRDefault="00683B79" w:rsidP="00683B79">
      <w:pPr>
        <w:pStyle w:val="CommentText"/>
      </w:pPr>
      <w:r>
        <w:rPr>
          <w:rStyle w:val="CommentReference"/>
        </w:rPr>
        <w:annotationRef/>
      </w:r>
      <w:r>
        <w:t>Bill deVergie - please enforce the rules to protect the public.</w:t>
      </w:r>
    </w:p>
  </w:comment>
  <w:comment w:id="21" w:author="Rascon Arana, Maria" w:date="2026-09-08T11:13:00Z" w:initials="MR">
    <w:p w14:paraId="5E3A41ED" w14:textId="77777777" w:rsidR="00683B79" w:rsidRDefault="00683B79" w:rsidP="00683B79">
      <w:pPr>
        <w:pStyle w:val="CommentText"/>
      </w:pPr>
      <w:r>
        <w:rPr>
          <w:rStyle w:val="CommentReference"/>
        </w:rPr>
        <w:annotationRef/>
      </w:r>
      <w:r>
        <w:t>Jennifer Burbey - agrees w above comments. Has the board given feedback?</w:t>
      </w:r>
    </w:p>
  </w:comment>
  <w:comment w:id="22" w:author="Rascon Arana, Maria" w:date="2026-09-08T11:15:00Z" w:initials="MR">
    <w:p w14:paraId="7FB86D52" w14:textId="3D4EA62B" w:rsidR="00683B79" w:rsidRDefault="00683B79" w:rsidP="00683B79">
      <w:pPr>
        <w:pStyle w:val="CommentText"/>
      </w:pPr>
      <w:r>
        <w:rPr>
          <w:rStyle w:val="CommentReference"/>
        </w:rPr>
        <w:annotationRef/>
      </w:r>
      <w:r>
        <w:t>Alexi Kelley - agrees w above comments.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7F9AE4" w15:done="0"/>
  <w15:commentEx w15:paraId="1F13D28B" w15:done="0"/>
  <w15:commentEx w15:paraId="595C195B" w15:paraIdParent="1F13D28B" w15:done="0"/>
  <w15:commentEx w15:paraId="5E3A41ED" w15:paraIdParent="1F13D28B" w15:done="0"/>
  <w15:commentEx w15:paraId="7FB86D52" w15:paraIdParent="1F13D2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06C174" w16cex:dateUtc="2026-08-26T19:53:00Z"/>
  <w16cex:commentExtensible w16cex:durableId="4A2E1161" w16cex:dateUtc="2026-09-08T17:09:00Z"/>
  <w16cex:commentExtensible w16cex:durableId="60E0138E" w16cex:dateUtc="2026-09-08T17:12:00Z"/>
  <w16cex:commentExtensible w16cex:durableId="642A0BE2" w16cex:dateUtc="2026-09-08T17:13:00Z"/>
  <w16cex:commentExtensible w16cex:durableId="2F36A2EE" w16cex:dateUtc="2026-09-08T1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7F9AE4" w16cid:durableId="1F06C174"/>
  <w16cid:commentId w16cid:paraId="1F13D28B" w16cid:durableId="4A2E1161"/>
  <w16cid:commentId w16cid:paraId="595C195B" w16cid:durableId="60E0138E"/>
  <w16cid:commentId w16cid:paraId="5E3A41ED" w16cid:durableId="642A0BE2"/>
  <w16cid:commentId w16cid:paraId="7FB86D52" w16cid:durableId="2F36A2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9CC20" w14:textId="77777777" w:rsidR="00911E24" w:rsidRDefault="00911E24" w:rsidP="00112A8C">
      <w:pPr>
        <w:spacing w:before="0"/>
      </w:pPr>
      <w:r>
        <w:separator/>
      </w:r>
    </w:p>
  </w:endnote>
  <w:endnote w:type="continuationSeparator" w:id="0">
    <w:p w14:paraId="47CC15CE" w14:textId="77777777" w:rsidR="00911E24" w:rsidRDefault="00911E24"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62218" w14:textId="77777777" w:rsidR="00F73E73" w:rsidRPr="000A5A5A" w:rsidRDefault="00F73E73"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0068" w14:textId="77777777" w:rsidR="00F73E73" w:rsidRPr="00A36541" w:rsidRDefault="00F73E73"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8667D" w14:textId="77777777" w:rsidR="00911E24" w:rsidRDefault="00911E24" w:rsidP="00112A8C">
      <w:pPr>
        <w:spacing w:before="0"/>
      </w:pPr>
      <w:r>
        <w:separator/>
      </w:r>
    </w:p>
  </w:footnote>
  <w:footnote w:type="continuationSeparator" w:id="0">
    <w:p w14:paraId="68E3C72E" w14:textId="77777777" w:rsidR="00911E24" w:rsidRDefault="00911E24"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C7071" w14:textId="77777777" w:rsidR="00F73E73" w:rsidRDefault="00F73E73"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4</w:t>
    </w:r>
    <w:r w:rsidRPr="00967C63">
      <w:rPr>
        <w:rFonts w:cs="Arial"/>
        <w:b/>
        <w:i/>
        <w:color w:val="000000"/>
        <w:sz w:val="18"/>
        <w:szCs w:val="18"/>
      </w:rPr>
      <w:t xml:space="preserve"> CCR </w:t>
    </w:r>
    <w:r>
      <w:rPr>
        <w:rFonts w:cs="Arial"/>
        <w:b/>
        <w:i/>
        <w:color w:val="000000"/>
        <w:sz w:val="18"/>
        <w:szCs w:val="18"/>
      </w:rPr>
      <w:t>733-1</w:t>
    </w:r>
  </w:p>
  <w:p w14:paraId="71E25BF7" w14:textId="77777777" w:rsidR="00F73E73" w:rsidRPr="000A5A5A" w:rsidRDefault="00F73E73" w:rsidP="000A5A5A">
    <w:pPr>
      <w:pStyle w:val="Header"/>
      <w:pBdr>
        <w:bottom w:val="single" w:sz="12" w:space="1" w:color="auto"/>
      </w:pBdr>
      <w:tabs>
        <w:tab w:val="clear" w:pos="4680"/>
      </w:tabs>
      <w:spacing w:before="0"/>
      <w:rPr>
        <w:rFonts w:cs="Arial"/>
        <w:b/>
        <w:i/>
        <w:sz w:val="18"/>
        <w:szCs w:val="18"/>
      </w:rPr>
    </w:pPr>
    <w:r>
      <w:rPr>
        <w:rFonts w:cs="Arial"/>
        <w:b/>
        <w:i/>
        <w:color w:val="000000"/>
        <w:sz w:val="18"/>
        <w:szCs w:val="18"/>
      </w:rPr>
      <w:t>Office of Outfitters Registration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706439568">
    <w:abstractNumId w:val="9"/>
  </w:num>
  <w:num w:numId="2" w16cid:durableId="1277907656">
    <w:abstractNumId w:val="7"/>
  </w:num>
  <w:num w:numId="3" w16cid:durableId="2111005558">
    <w:abstractNumId w:val="6"/>
  </w:num>
  <w:num w:numId="4" w16cid:durableId="1694570097">
    <w:abstractNumId w:val="5"/>
  </w:num>
  <w:num w:numId="5" w16cid:durableId="294994142">
    <w:abstractNumId w:val="4"/>
  </w:num>
  <w:num w:numId="6" w16cid:durableId="996154048">
    <w:abstractNumId w:val="8"/>
  </w:num>
  <w:num w:numId="7" w16cid:durableId="1630014938">
    <w:abstractNumId w:val="3"/>
  </w:num>
  <w:num w:numId="8" w16cid:durableId="208346656">
    <w:abstractNumId w:val="2"/>
  </w:num>
  <w:num w:numId="9" w16cid:durableId="2057123886">
    <w:abstractNumId w:val="1"/>
  </w:num>
  <w:num w:numId="10" w16cid:durableId="18548036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scon Arana, Maria">
    <w15:presenceInfo w15:providerId="AD" w15:userId="S::mdhernandez@dora.state.co.us::59d6495d-0bf9-491e-a1bf-024d70509a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5F4"/>
    <w:rsid w:val="000233CD"/>
    <w:rsid w:val="000245D4"/>
    <w:rsid w:val="00025D8B"/>
    <w:rsid w:val="00036E00"/>
    <w:rsid w:val="00052BCD"/>
    <w:rsid w:val="00055BD4"/>
    <w:rsid w:val="0007760E"/>
    <w:rsid w:val="00087A09"/>
    <w:rsid w:val="000A5A5A"/>
    <w:rsid w:val="000A6B8D"/>
    <w:rsid w:val="000B54D6"/>
    <w:rsid w:val="000B6B7B"/>
    <w:rsid w:val="000C4091"/>
    <w:rsid w:val="000D38A8"/>
    <w:rsid w:val="000D42C4"/>
    <w:rsid w:val="000F099C"/>
    <w:rsid w:val="001021B9"/>
    <w:rsid w:val="00112A8C"/>
    <w:rsid w:val="00133F65"/>
    <w:rsid w:val="00136129"/>
    <w:rsid w:val="001552DF"/>
    <w:rsid w:val="001649EF"/>
    <w:rsid w:val="00171737"/>
    <w:rsid w:val="00177FA4"/>
    <w:rsid w:val="0018020C"/>
    <w:rsid w:val="00180680"/>
    <w:rsid w:val="0018156C"/>
    <w:rsid w:val="00193799"/>
    <w:rsid w:val="001A40AC"/>
    <w:rsid w:val="001B12E6"/>
    <w:rsid w:val="001B391A"/>
    <w:rsid w:val="001C2929"/>
    <w:rsid w:val="001E3608"/>
    <w:rsid w:val="001E3BA2"/>
    <w:rsid w:val="001E5C35"/>
    <w:rsid w:val="001F2A00"/>
    <w:rsid w:val="001F2BFF"/>
    <w:rsid w:val="00206B60"/>
    <w:rsid w:val="002178A4"/>
    <w:rsid w:val="00222B88"/>
    <w:rsid w:val="002251A0"/>
    <w:rsid w:val="0023592E"/>
    <w:rsid w:val="002436F6"/>
    <w:rsid w:val="002451A9"/>
    <w:rsid w:val="00251DF5"/>
    <w:rsid w:val="00274B38"/>
    <w:rsid w:val="00275528"/>
    <w:rsid w:val="00277A3F"/>
    <w:rsid w:val="00285823"/>
    <w:rsid w:val="00290E1C"/>
    <w:rsid w:val="00295DF4"/>
    <w:rsid w:val="002A223F"/>
    <w:rsid w:val="002B6A47"/>
    <w:rsid w:val="002C19E8"/>
    <w:rsid w:val="002C43F6"/>
    <w:rsid w:val="002C5427"/>
    <w:rsid w:val="002C7819"/>
    <w:rsid w:val="002D3915"/>
    <w:rsid w:val="002D4380"/>
    <w:rsid w:val="002D6031"/>
    <w:rsid w:val="002E252C"/>
    <w:rsid w:val="002E3C6C"/>
    <w:rsid w:val="002F42BA"/>
    <w:rsid w:val="00300718"/>
    <w:rsid w:val="00322117"/>
    <w:rsid w:val="0032573C"/>
    <w:rsid w:val="00337689"/>
    <w:rsid w:val="00341C36"/>
    <w:rsid w:val="0035190C"/>
    <w:rsid w:val="00353650"/>
    <w:rsid w:val="00356142"/>
    <w:rsid w:val="00362D18"/>
    <w:rsid w:val="003635C9"/>
    <w:rsid w:val="00371132"/>
    <w:rsid w:val="00375133"/>
    <w:rsid w:val="00376474"/>
    <w:rsid w:val="00377FE8"/>
    <w:rsid w:val="003800C9"/>
    <w:rsid w:val="003905F4"/>
    <w:rsid w:val="00391F2C"/>
    <w:rsid w:val="00396731"/>
    <w:rsid w:val="003A4832"/>
    <w:rsid w:val="003A5B0E"/>
    <w:rsid w:val="003B72CC"/>
    <w:rsid w:val="003D2E68"/>
    <w:rsid w:val="003D78E1"/>
    <w:rsid w:val="003E2E7F"/>
    <w:rsid w:val="003E4BAD"/>
    <w:rsid w:val="003F61D0"/>
    <w:rsid w:val="00431A3C"/>
    <w:rsid w:val="00433A12"/>
    <w:rsid w:val="00451FCF"/>
    <w:rsid w:val="00455306"/>
    <w:rsid w:val="00475A8A"/>
    <w:rsid w:val="00482FBA"/>
    <w:rsid w:val="0049255B"/>
    <w:rsid w:val="00494E0F"/>
    <w:rsid w:val="004C175C"/>
    <w:rsid w:val="004D2D05"/>
    <w:rsid w:val="004D31B0"/>
    <w:rsid w:val="004D6281"/>
    <w:rsid w:val="004D657B"/>
    <w:rsid w:val="004D6B20"/>
    <w:rsid w:val="004E7726"/>
    <w:rsid w:val="004F0A85"/>
    <w:rsid w:val="004F187C"/>
    <w:rsid w:val="004F3903"/>
    <w:rsid w:val="00501DD5"/>
    <w:rsid w:val="00507571"/>
    <w:rsid w:val="00516F59"/>
    <w:rsid w:val="00525DF5"/>
    <w:rsid w:val="00526116"/>
    <w:rsid w:val="00527506"/>
    <w:rsid w:val="00535193"/>
    <w:rsid w:val="005515CC"/>
    <w:rsid w:val="005546F3"/>
    <w:rsid w:val="00554725"/>
    <w:rsid w:val="00557C59"/>
    <w:rsid w:val="00565958"/>
    <w:rsid w:val="00567FC4"/>
    <w:rsid w:val="00573E74"/>
    <w:rsid w:val="0057517A"/>
    <w:rsid w:val="00590B2B"/>
    <w:rsid w:val="00596736"/>
    <w:rsid w:val="00596984"/>
    <w:rsid w:val="005A040E"/>
    <w:rsid w:val="005A4EE0"/>
    <w:rsid w:val="005B362F"/>
    <w:rsid w:val="005B411F"/>
    <w:rsid w:val="005B5FCE"/>
    <w:rsid w:val="005C47C6"/>
    <w:rsid w:val="005D2D3B"/>
    <w:rsid w:val="005D2F10"/>
    <w:rsid w:val="005D7A18"/>
    <w:rsid w:val="005F22C8"/>
    <w:rsid w:val="005F2938"/>
    <w:rsid w:val="005F4D3F"/>
    <w:rsid w:val="00614C5A"/>
    <w:rsid w:val="0062193A"/>
    <w:rsid w:val="00625D12"/>
    <w:rsid w:val="00630B03"/>
    <w:rsid w:val="00644C60"/>
    <w:rsid w:val="00646D59"/>
    <w:rsid w:val="006664C4"/>
    <w:rsid w:val="006731E5"/>
    <w:rsid w:val="00673457"/>
    <w:rsid w:val="00683B79"/>
    <w:rsid w:val="006A6207"/>
    <w:rsid w:val="006C5BAA"/>
    <w:rsid w:val="006C74CC"/>
    <w:rsid w:val="006E3111"/>
    <w:rsid w:val="006F11A3"/>
    <w:rsid w:val="00701EFE"/>
    <w:rsid w:val="007124B0"/>
    <w:rsid w:val="00720421"/>
    <w:rsid w:val="00726C5A"/>
    <w:rsid w:val="007553E0"/>
    <w:rsid w:val="00755D06"/>
    <w:rsid w:val="00762642"/>
    <w:rsid w:val="00763626"/>
    <w:rsid w:val="0076525B"/>
    <w:rsid w:val="00770439"/>
    <w:rsid w:val="00773AD6"/>
    <w:rsid w:val="007816AF"/>
    <w:rsid w:val="0078670A"/>
    <w:rsid w:val="00792A4F"/>
    <w:rsid w:val="007946FF"/>
    <w:rsid w:val="007B21D1"/>
    <w:rsid w:val="007B7EAE"/>
    <w:rsid w:val="007C0367"/>
    <w:rsid w:val="007E221D"/>
    <w:rsid w:val="007E30A9"/>
    <w:rsid w:val="007E4BE7"/>
    <w:rsid w:val="0080471E"/>
    <w:rsid w:val="00813186"/>
    <w:rsid w:val="00835BCB"/>
    <w:rsid w:val="00841C32"/>
    <w:rsid w:val="008A7FC9"/>
    <w:rsid w:val="008B28F7"/>
    <w:rsid w:val="008D3194"/>
    <w:rsid w:val="008D7CD9"/>
    <w:rsid w:val="008F7177"/>
    <w:rsid w:val="00911E24"/>
    <w:rsid w:val="00920DCB"/>
    <w:rsid w:val="00934150"/>
    <w:rsid w:val="00944001"/>
    <w:rsid w:val="00963C78"/>
    <w:rsid w:val="0096440C"/>
    <w:rsid w:val="009649D7"/>
    <w:rsid w:val="00964DB6"/>
    <w:rsid w:val="00971EA5"/>
    <w:rsid w:val="009970AA"/>
    <w:rsid w:val="009A342D"/>
    <w:rsid w:val="009A3DF6"/>
    <w:rsid w:val="009C40A7"/>
    <w:rsid w:val="009C64DE"/>
    <w:rsid w:val="009C664E"/>
    <w:rsid w:val="009C7528"/>
    <w:rsid w:val="009D0DC7"/>
    <w:rsid w:val="009D7153"/>
    <w:rsid w:val="009F7689"/>
    <w:rsid w:val="00A0488D"/>
    <w:rsid w:val="00A176DD"/>
    <w:rsid w:val="00A234F8"/>
    <w:rsid w:val="00A24F3B"/>
    <w:rsid w:val="00A36541"/>
    <w:rsid w:val="00A42FD6"/>
    <w:rsid w:val="00A45D02"/>
    <w:rsid w:val="00A463F3"/>
    <w:rsid w:val="00A56395"/>
    <w:rsid w:val="00A70908"/>
    <w:rsid w:val="00A7787D"/>
    <w:rsid w:val="00A82182"/>
    <w:rsid w:val="00A95123"/>
    <w:rsid w:val="00A970CD"/>
    <w:rsid w:val="00AA7F49"/>
    <w:rsid w:val="00AB58A8"/>
    <w:rsid w:val="00AC0962"/>
    <w:rsid w:val="00AC153D"/>
    <w:rsid w:val="00AD3E6A"/>
    <w:rsid w:val="00AF21DA"/>
    <w:rsid w:val="00AF7DBC"/>
    <w:rsid w:val="00B0153D"/>
    <w:rsid w:val="00B017B6"/>
    <w:rsid w:val="00B0650A"/>
    <w:rsid w:val="00B25468"/>
    <w:rsid w:val="00B435D0"/>
    <w:rsid w:val="00B51396"/>
    <w:rsid w:val="00B617A6"/>
    <w:rsid w:val="00B66BBF"/>
    <w:rsid w:val="00B8791C"/>
    <w:rsid w:val="00B87FE4"/>
    <w:rsid w:val="00B92F4D"/>
    <w:rsid w:val="00B93171"/>
    <w:rsid w:val="00BB064C"/>
    <w:rsid w:val="00BB6BD6"/>
    <w:rsid w:val="00BC6406"/>
    <w:rsid w:val="00BE41CA"/>
    <w:rsid w:val="00BF29F4"/>
    <w:rsid w:val="00C00DF4"/>
    <w:rsid w:val="00C202C2"/>
    <w:rsid w:val="00C21BE5"/>
    <w:rsid w:val="00C26191"/>
    <w:rsid w:val="00C261D9"/>
    <w:rsid w:val="00C333DB"/>
    <w:rsid w:val="00C56A65"/>
    <w:rsid w:val="00C57A37"/>
    <w:rsid w:val="00C66482"/>
    <w:rsid w:val="00C9762B"/>
    <w:rsid w:val="00CB4167"/>
    <w:rsid w:val="00CB4D82"/>
    <w:rsid w:val="00CD06F3"/>
    <w:rsid w:val="00D132C1"/>
    <w:rsid w:val="00D24BE5"/>
    <w:rsid w:val="00D27967"/>
    <w:rsid w:val="00D30F54"/>
    <w:rsid w:val="00D311B0"/>
    <w:rsid w:val="00D34803"/>
    <w:rsid w:val="00D410BA"/>
    <w:rsid w:val="00D42425"/>
    <w:rsid w:val="00D5642D"/>
    <w:rsid w:val="00D919E8"/>
    <w:rsid w:val="00DA4C73"/>
    <w:rsid w:val="00DB075B"/>
    <w:rsid w:val="00DB2FE4"/>
    <w:rsid w:val="00DB4C27"/>
    <w:rsid w:val="00DC0D06"/>
    <w:rsid w:val="00DC0DA6"/>
    <w:rsid w:val="00DC6653"/>
    <w:rsid w:val="00DD4D65"/>
    <w:rsid w:val="00DD6767"/>
    <w:rsid w:val="00DF0958"/>
    <w:rsid w:val="00E00838"/>
    <w:rsid w:val="00E1501C"/>
    <w:rsid w:val="00E3094D"/>
    <w:rsid w:val="00E32482"/>
    <w:rsid w:val="00E34E67"/>
    <w:rsid w:val="00E5169E"/>
    <w:rsid w:val="00E571AF"/>
    <w:rsid w:val="00E607A5"/>
    <w:rsid w:val="00E637CF"/>
    <w:rsid w:val="00E7060F"/>
    <w:rsid w:val="00E8382D"/>
    <w:rsid w:val="00E83A16"/>
    <w:rsid w:val="00EA12E4"/>
    <w:rsid w:val="00EA52A8"/>
    <w:rsid w:val="00EA7D09"/>
    <w:rsid w:val="00EC4517"/>
    <w:rsid w:val="00EC645C"/>
    <w:rsid w:val="00ED0013"/>
    <w:rsid w:val="00ED0E39"/>
    <w:rsid w:val="00ED5F8A"/>
    <w:rsid w:val="00F01364"/>
    <w:rsid w:val="00F43F4A"/>
    <w:rsid w:val="00F5170A"/>
    <w:rsid w:val="00F5505C"/>
    <w:rsid w:val="00F73E73"/>
    <w:rsid w:val="00F77A88"/>
    <w:rsid w:val="00F939C9"/>
    <w:rsid w:val="00F944D6"/>
    <w:rsid w:val="00FA0DC4"/>
    <w:rsid w:val="00FA6C6D"/>
    <w:rsid w:val="00FB1DCF"/>
    <w:rsid w:val="00FD5BC8"/>
    <w:rsid w:val="00FF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AFCADC"/>
  <w15:chartTrackingRefBased/>
  <w15:docId w15:val="{14AFC96F-7F0F-4C17-9537-004FD9720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7C1"/>
    <w:pPr>
      <w:spacing w:before="240"/>
    </w:pPr>
    <w:rPr>
      <w:rFonts w:ascii="Arial" w:hAnsi="Arial"/>
    </w:rPr>
  </w:style>
  <w:style w:type="paragraph" w:styleId="Heading1">
    <w:name w:val="heading 1"/>
    <w:basedOn w:val="Normal"/>
    <w:next w:val="Normal"/>
    <w:qFormat/>
    <w:rsid w:val="00FF77C1"/>
    <w:pPr>
      <w:keepNext/>
      <w:spacing w:after="60"/>
      <w:outlineLvl w:val="0"/>
    </w:pPr>
    <w:rPr>
      <w:b/>
      <w:bCs/>
      <w:kern w:val="32"/>
      <w:sz w:val="32"/>
      <w:szCs w:val="32"/>
    </w:rPr>
  </w:style>
  <w:style w:type="paragraph" w:styleId="Heading2">
    <w:name w:val="heading 2"/>
    <w:basedOn w:val="Normal"/>
    <w:next w:val="Normal"/>
    <w:qFormat/>
    <w:rsid w:val="00FF77C1"/>
    <w:pPr>
      <w:keepNext/>
      <w:spacing w:after="60"/>
      <w:outlineLvl w:val="1"/>
    </w:pPr>
    <w:rPr>
      <w:b/>
      <w:bCs/>
      <w:i/>
      <w:iCs/>
      <w:sz w:val="28"/>
      <w:szCs w:val="28"/>
    </w:rPr>
  </w:style>
  <w:style w:type="paragraph" w:styleId="Heading3">
    <w:name w:val="heading 3"/>
    <w:basedOn w:val="Normal"/>
    <w:next w:val="Normal"/>
    <w:qFormat/>
    <w:rsid w:val="00FF77C1"/>
    <w:pPr>
      <w:keepNext/>
      <w:spacing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431A3C"/>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FF77C1"/>
    <w:pPr>
      <w:outlineLvl w:val="1"/>
    </w:pPr>
  </w:style>
  <w:style w:type="paragraph" w:customStyle="1" w:styleId="par1">
    <w:name w:val="par1"/>
    <w:basedOn w:val="Normal"/>
    <w:rsid w:val="00FF77C1"/>
    <w:pPr>
      <w:tabs>
        <w:tab w:val="left" w:pos="720"/>
        <w:tab w:val="left" w:pos="1440"/>
        <w:tab w:val="left" w:pos="2160"/>
      </w:tabs>
      <w:ind w:left="720" w:hanging="720"/>
    </w:pPr>
    <w:rPr>
      <w:szCs w:val="24"/>
    </w:rPr>
  </w:style>
  <w:style w:type="paragraph" w:customStyle="1" w:styleId="cp">
    <w:name w:val="cp"/>
    <w:basedOn w:val="Normal"/>
    <w:rsid w:val="00FF77C1"/>
    <w:pPr>
      <w:jc w:val="center"/>
    </w:pPr>
  </w:style>
  <w:style w:type="paragraph" w:customStyle="1" w:styleId="par2">
    <w:name w:val="par2"/>
    <w:basedOn w:val="par1"/>
    <w:rsid w:val="00FF77C1"/>
    <w:pPr>
      <w:ind w:left="1440"/>
    </w:pPr>
  </w:style>
  <w:style w:type="paragraph" w:customStyle="1" w:styleId="upar2">
    <w:name w:val="upar2"/>
    <w:basedOn w:val="upar1"/>
    <w:rsid w:val="00FF77C1"/>
    <w:pPr>
      <w:ind w:left="720"/>
    </w:pPr>
    <w:rPr>
      <w:szCs w:val="24"/>
    </w:rPr>
  </w:style>
  <w:style w:type="paragraph" w:customStyle="1" w:styleId="upar1">
    <w:name w:val="upar1"/>
    <w:basedOn w:val="Normal"/>
    <w:rsid w:val="00FF77C1"/>
    <w:pPr>
      <w:tabs>
        <w:tab w:val="left" w:pos="720"/>
        <w:tab w:val="left" w:pos="1440"/>
      </w:tabs>
    </w:pPr>
    <w:rPr>
      <w:rFonts w:cs="Arial"/>
    </w:rPr>
  </w:style>
  <w:style w:type="paragraph" w:customStyle="1" w:styleId="upar3">
    <w:name w:val="upar3"/>
    <w:basedOn w:val="upar1"/>
    <w:rsid w:val="00FF77C1"/>
    <w:pPr>
      <w:ind w:left="1440"/>
    </w:pPr>
  </w:style>
  <w:style w:type="paragraph" w:customStyle="1" w:styleId="Title3">
    <w:name w:val="Title3"/>
    <w:basedOn w:val="Title2"/>
    <w:autoRedefine/>
    <w:rsid w:val="00FF77C1"/>
    <w:pPr>
      <w:outlineLvl w:val="2"/>
    </w:pPr>
  </w:style>
  <w:style w:type="paragraph" w:customStyle="1" w:styleId="Title4">
    <w:name w:val="Title4"/>
    <w:basedOn w:val="Title2"/>
    <w:autoRedefine/>
    <w:rsid w:val="00FF77C1"/>
    <w:pPr>
      <w:outlineLvl w:val="3"/>
    </w:pPr>
  </w:style>
  <w:style w:type="paragraph" w:customStyle="1" w:styleId="upar4">
    <w:name w:val="upar4"/>
    <w:basedOn w:val="upar1"/>
    <w:rsid w:val="00FF77C1"/>
    <w:pPr>
      <w:ind w:left="2160"/>
    </w:pPr>
  </w:style>
  <w:style w:type="paragraph" w:customStyle="1" w:styleId="par3">
    <w:name w:val="par3"/>
    <w:basedOn w:val="par1"/>
    <w:rsid w:val="00FF77C1"/>
    <w:pPr>
      <w:ind w:left="2160"/>
    </w:pPr>
  </w:style>
  <w:style w:type="paragraph" w:customStyle="1" w:styleId="par4">
    <w:name w:val="par4"/>
    <w:basedOn w:val="par1"/>
    <w:rsid w:val="00FF77C1"/>
    <w:pPr>
      <w:ind w:left="2880"/>
    </w:pPr>
  </w:style>
  <w:style w:type="paragraph" w:customStyle="1" w:styleId="par5">
    <w:name w:val="par5"/>
    <w:basedOn w:val="par1"/>
    <w:rsid w:val="00FF77C1"/>
    <w:pPr>
      <w:ind w:left="3600"/>
    </w:pPr>
  </w:style>
  <w:style w:type="paragraph" w:customStyle="1" w:styleId="upar5">
    <w:name w:val="upar5"/>
    <w:basedOn w:val="upar1"/>
    <w:rsid w:val="00FF77C1"/>
    <w:pPr>
      <w:ind w:left="2880"/>
    </w:pPr>
  </w:style>
  <w:style w:type="paragraph" w:customStyle="1" w:styleId="par6">
    <w:name w:val="par6"/>
    <w:basedOn w:val="par1"/>
    <w:rsid w:val="00FF77C1"/>
    <w:pPr>
      <w:ind w:left="4320"/>
    </w:pPr>
  </w:style>
  <w:style w:type="paragraph" w:customStyle="1" w:styleId="upar6">
    <w:name w:val="upar6"/>
    <w:basedOn w:val="upar1"/>
    <w:rsid w:val="00FF77C1"/>
    <w:pPr>
      <w:ind w:left="3600"/>
    </w:pPr>
  </w:style>
  <w:style w:type="paragraph" w:customStyle="1" w:styleId="Footnote">
    <w:name w:val="Footnote"/>
    <w:basedOn w:val="Normal"/>
    <w:rsid w:val="00FF77C1"/>
    <w:pPr>
      <w:spacing w:before="120"/>
    </w:pPr>
    <w:rPr>
      <w:sz w:val="16"/>
      <w:szCs w:val="16"/>
    </w:rPr>
  </w:style>
  <w:style w:type="paragraph" w:styleId="Header">
    <w:name w:val="header"/>
    <w:basedOn w:val="Normal"/>
    <w:link w:val="HeaderChar"/>
    <w:rsid w:val="00FF77C1"/>
    <w:pPr>
      <w:tabs>
        <w:tab w:val="center" w:pos="4680"/>
        <w:tab w:val="right" w:pos="9360"/>
      </w:tabs>
    </w:pPr>
  </w:style>
  <w:style w:type="character" w:customStyle="1" w:styleId="HeaderChar">
    <w:name w:val="Header Char"/>
    <w:link w:val="Header"/>
    <w:rsid w:val="00FF77C1"/>
    <w:rPr>
      <w:rFonts w:ascii="Arial" w:hAnsi="Arial"/>
    </w:rPr>
  </w:style>
  <w:style w:type="paragraph" w:styleId="Footer">
    <w:name w:val="footer"/>
    <w:basedOn w:val="Normal"/>
    <w:link w:val="FooterChar"/>
    <w:rsid w:val="00FF77C1"/>
    <w:pPr>
      <w:tabs>
        <w:tab w:val="center" w:pos="4680"/>
        <w:tab w:val="right" w:pos="9360"/>
      </w:tabs>
    </w:pPr>
  </w:style>
  <w:style w:type="character" w:customStyle="1" w:styleId="FooterChar">
    <w:name w:val="Footer Char"/>
    <w:link w:val="Footer"/>
    <w:rsid w:val="00FF77C1"/>
    <w:rPr>
      <w:rFonts w:ascii="Arial" w:hAnsi="Arial"/>
    </w:rPr>
  </w:style>
  <w:style w:type="paragraph" w:styleId="Revision">
    <w:name w:val="Revision"/>
    <w:hidden/>
    <w:uiPriority w:val="99"/>
    <w:semiHidden/>
    <w:rsid w:val="00A0488D"/>
    <w:rPr>
      <w:rFonts w:ascii="Arial" w:hAnsi="Arial"/>
    </w:rPr>
  </w:style>
  <w:style w:type="character" w:styleId="CommentReference">
    <w:name w:val="annotation reference"/>
    <w:rsid w:val="00353650"/>
    <w:rPr>
      <w:sz w:val="16"/>
      <w:szCs w:val="16"/>
    </w:rPr>
  </w:style>
  <w:style w:type="paragraph" w:styleId="CommentText">
    <w:name w:val="annotation text"/>
    <w:basedOn w:val="Normal"/>
    <w:link w:val="CommentTextChar"/>
    <w:rsid w:val="00353650"/>
  </w:style>
  <w:style w:type="character" w:customStyle="1" w:styleId="CommentTextChar">
    <w:name w:val="Comment Text Char"/>
    <w:link w:val="CommentText"/>
    <w:rsid w:val="00353650"/>
    <w:rPr>
      <w:rFonts w:ascii="Arial" w:hAnsi="Arial"/>
    </w:rPr>
  </w:style>
  <w:style w:type="paragraph" w:styleId="CommentSubject">
    <w:name w:val="annotation subject"/>
    <w:basedOn w:val="CommentText"/>
    <w:next w:val="CommentText"/>
    <w:link w:val="CommentSubjectChar"/>
    <w:rsid w:val="00353650"/>
    <w:rPr>
      <w:b/>
      <w:bCs/>
    </w:rPr>
  </w:style>
  <w:style w:type="character" w:customStyle="1" w:styleId="CommentSubjectChar">
    <w:name w:val="Comment Subject Char"/>
    <w:link w:val="CommentSubject"/>
    <w:rsid w:val="0035365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A5097C-950B-4122-8725-360F73DD6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89</TotalTime>
  <Pages>5</Pages>
  <Words>1824</Words>
  <Characters>10400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Secretary of State</dc:creator>
  <cp:keywords/>
  <cp:lastModifiedBy>Rascon Arana, Maria</cp:lastModifiedBy>
  <cp:revision>19</cp:revision>
  <cp:lastPrinted>2022-09-07T18:26:00Z</cp:lastPrinted>
  <dcterms:created xsi:type="dcterms:W3CDTF">2026-08-17T20:14:00Z</dcterms:created>
  <dcterms:modified xsi:type="dcterms:W3CDTF">2026-09-14T19:56:00Z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2022-12-05T23:44:37Z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58a1d0ff-a7ba-4f93-953d-b799332d1295</vt:lpwstr>
  </property>
  <property fmtid="{D5CDD505-2E9C-101B-9397-08002B2CF9AE}" pid="8" name="MSIP_Label_59e4beaa-c4ba-4ea9-a1f4-4e52626a3d73_ContentBits">
    <vt:lpwstr>0</vt:lpwstr>
  </property>
</Properties>
</file>