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13D6F" w14:textId="77777777" w:rsidR="00F70970" w:rsidRDefault="00F70970" w:rsidP="00EC2002">
      <w:pPr>
        <w:pStyle w:val="Title1"/>
      </w:pPr>
      <w:bookmarkStart w:id="0" w:name="_Hlk140240422"/>
      <w:r>
        <w:t>DEPARTMENT OF REGULATORY AGENCIES</w:t>
      </w:r>
    </w:p>
    <w:p w14:paraId="7D9E9AD2" w14:textId="77777777" w:rsidR="00F70970" w:rsidRDefault="00F70970" w:rsidP="00F70970">
      <w:pPr>
        <w:pStyle w:val="upar1"/>
        <w:rPr>
          <w:b/>
          <w:bCs/>
        </w:rPr>
      </w:pPr>
      <w:r>
        <w:rPr>
          <w:b/>
          <w:bCs/>
        </w:rPr>
        <w:t>Colorado Medical Board</w:t>
      </w:r>
    </w:p>
    <w:p w14:paraId="48A65FC7" w14:textId="77777777" w:rsidR="00F70970" w:rsidRPr="00CB2386" w:rsidRDefault="00F70970" w:rsidP="00CB2386">
      <w:pPr>
        <w:pStyle w:val="Heading1"/>
        <w:rPr>
          <w:rFonts w:ascii="Arial" w:hAnsi="Arial" w:cs="Arial"/>
          <w:b/>
          <w:bCs/>
          <w:color w:val="auto"/>
          <w:sz w:val="20"/>
          <w:szCs w:val="20"/>
        </w:rPr>
      </w:pPr>
      <w:r w:rsidRPr="00CB2386">
        <w:rPr>
          <w:rFonts w:ascii="Arial" w:hAnsi="Arial" w:cs="Arial"/>
          <w:b/>
          <w:bCs/>
          <w:color w:val="auto"/>
          <w:sz w:val="20"/>
          <w:szCs w:val="20"/>
        </w:rPr>
        <w:t xml:space="preserve">MEDICAL RULES AND REGULATIONS </w:t>
      </w:r>
    </w:p>
    <w:p w14:paraId="31B527F1" w14:textId="77777777" w:rsidR="00F70970" w:rsidRDefault="00F70970" w:rsidP="00F70970">
      <w:pPr>
        <w:pStyle w:val="upar1"/>
        <w:rPr>
          <w:i/>
          <w:iCs/>
        </w:rPr>
      </w:pPr>
      <w:r>
        <w:rPr>
          <w:b/>
          <w:bCs/>
        </w:rPr>
        <w:t>3 CCR 713-1</w:t>
      </w:r>
    </w:p>
    <w:p w14:paraId="0DCA0971" w14:textId="77777777" w:rsidR="00F70970" w:rsidRDefault="00F70970" w:rsidP="00F70970">
      <w:pPr>
        <w:pStyle w:val="FootnoteText"/>
        <w:rPr>
          <w:i/>
          <w:iCs/>
        </w:rPr>
      </w:pPr>
      <w:r>
        <w:rPr>
          <w:i/>
          <w:iCs/>
        </w:rPr>
        <w:t>[Editor’s Notes follow the text of the rules at the end of this CCR Document.]</w:t>
      </w:r>
    </w:p>
    <w:p w14:paraId="1AD8F311" w14:textId="320C6953" w:rsidR="00F70970" w:rsidRDefault="00F70970" w:rsidP="00F70970">
      <w:pPr>
        <w:pStyle w:val="upar1"/>
      </w:pPr>
      <w:r>
        <w:t>_________________________________________________________________________</w:t>
      </w:r>
      <w:r w:rsidR="00026A91">
        <w:t>___________</w:t>
      </w:r>
    </w:p>
    <w:p w14:paraId="5A363AAD" w14:textId="77777777" w:rsidR="00C77CCC" w:rsidRDefault="00C77CCC" w:rsidP="00C77CCC">
      <w:pPr>
        <w:jc w:val="center"/>
        <w:rPr>
          <w:color w:val="000000" w:themeColor="text1"/>
        </w:rPr>
      </w:pPr>
    </w:p>
    <w:p w14:paraId="0FF1A3CD" w14:textId="2CF5CD45" w:rsidR="00F70970" w:rsidRPr="007E17DF" w:rsidRDefault="00662907" w:rsidP="00662907">
      <w:pPr>
        <w:tabs>
          <w:tab w:val="left" w:pos="4512"/>
          <w:tab w:val="center" w:pos="4680"/>
        </w:tabs>
        <w:rPr>
          <w:rFonts w:ascii="Arial" w:hAnsi="Arial" w:cs="Arial"/>
          <w:color w:val="000000" w:themeColor="text1"/>
          <w:sz w:val="20"/>
          <w:szCs w:val="20"/>
        </w:rPr>
      </w:pPr>
      <w:r w:rsidRPr="00F87618">
        <w:rPr>
          <w:rFonts w:ascii="Arial" w:hAnsi="Arial" w:cs="Arial"/>
          <w:color w:val="000000" w:themeColor="text1"/>
          <w:sz w:val="20"/>
          <w:szCs w:val="20"/>
        </w:rPr>
        <w:tab/>
      </w:r>
      <w:r w:rsidR="00F70970" w:rsidRPr="007E17DF">
        <w:rPr>
          <w:rFonts w:ascii="Arial" w:hAnsi="Arial" w:cs="Arial"/>
          <w:color w:val="000000" w:themeColor="text1"/>
          <w:sz w:val="20"/>
          <w:szCs w:val="20"/>
        </w:rPr>
        <w:t>…</w:t>
      </w:r>
    </w:p>
    <w:p w14:paraId="536DC960" w14:textId="52F9083D" w:rsidR="001F49B1" w:rsidRPr="00CB2386" w:rsidRDefault="001F49B1" w:rsidP="00CB2386">
      <w:pPr>
        <w:pStyle w:val="Heading2"/>
        <w:rPr>
          <w:rFonts w:ascii="Arial" w:hAnsi="Arial" w:cs="Arial"/>
          <w:b/>
          <w:bCs/>
          <w:color w:val="auto"/>
          <w:sz w:val="20"/>
          <w:szCs w:val="20"/>
        </w:rPr>
      </w:pPr>
      <w:commentRangeStart w:id="1"/>
      <w:commentRangeStart w:id="2"/>
      <w:commentRangeStart w:id="3"/>
      <w:commentRangeStart w:id="4"/>
      <w:r w:rsidRPr="00CB2386">
        <w:rPr>
          <w:rFonts w:ascii="Arial" w:hAnsi="Arial" w:cs="Arial"/>
          <w:b/>
          <w:bCs/>
          <w:color w:val="auto"/>
          <w:sz w:val="20"/>
          <w:szCs w:val="20"/>
        </w:rPr>
        <w:t xml:space="preserve">1.5 </w:t>
      </w:r>
      <w:commentRangeEnd w:id="1"/>
      <w:r w:rsidR="005E5045" w:rsidRPr="00CB2386">
        <w:rPr>
          <w:rStyle w:val="CommentReference"/>
          <w:rFonts w:ascii="Arial" w:hAnsi="Arial" w:cs="Arial"/>
          <w:b/>
          <w:bCs/>
          <w:color w:val="auto"/>
          <w:sz w:val="20"/>
          <w:szCs w:val="20"/>
        </w:rPr>
        <w:commentReference w:id="1"/>
      </w:r>
      <w:commentRangeEnd w:id="2"/>
      <w:r w:rsidR="006733DA" w:rsidRPr="00CB2386">
        <w:rPr>
          <w:rStyle w:val="CommentReference"/>
          <w:rFonts w:ascii="Arial" w:hAnsi="Arial" w:cs="Arial"/>
          <w:b/>
          <w:bCs/>
          <w:color w:val="auto"/>
          <w:sz w:val="20"/>
          <w:szCs w:val="20"/>
        </w:rPr>
        <w:commentReference w:id="2"/>
      </w:r>
      <w:commentRangeEnd w:id="3"/>
      <w:r w:rsidR="008B504D" w:rsidRPr="00CB2386">
        <w:rPr>
          <w:rStyle w:val="CommentReference"/>
          <w:rFonts w:ascii="Arial" w:hAnsi="Arial" w:cs="Arial"/>
          <w:b/>
          <w:bCs/>
          <w:color w:val="auto"/>
          <w:sz w:val="20"/>
          <w:szCs w:val="20"/>
        </w:rPr>
        <w:commentReference w:id="3"/>
      </w:r>
      <w:commentRangeEnd w:id="4"/>
      <w:r w:rsidR="00C922A7" w:rsidRPr="00CB2386">
        <w:rPr>
          <w:rStyle w:val="CommentReference"/>
          <w:rFonts w:ascii="Arial" w:hAnsi="Arial" w:cs="Arial"/>
          <w:b/>
          <w:bCs/>
          <w:color w:val="auto"/>
          <w:sz w:val="20"/>
          <w:szCs w:val="20"/>
        </w:rPr>
        <w:commentReference w:id="4"/>
      </w:r>
      <w:r w:rsidRPr="00CB2386">
        <w:rPr>
          <w:rFonts w:ascii="Arial" w:hAnsi="Arial" w:cs="Arial"/>
          <w:b/>
          <w:bCs/>
          <w:color w:val="auto"/>
          <w:sz w:val="20"/>
          <w:szCs w:val="20"/>
        </w:rPr>
        <w:tab/>
        <w:t xml:space="preserve">RULES AND REGULATIONS RELATING TO THE UNITED STATES MEDICAL LICENSING EXAMINATION, THE COMPREHENSIVE OSTEOPATHIC MEDICAL LICENSING EXAMINATION-USA, AND THE FEDERAL LICENSURE EXAMINATION </w:t>
      </w:r>
    </w:p>
    <w:p w14:paraId="6887B37D" w14:textId="77777777" w:rsidR="001F49B1" w:rsidRPr="007E17DF" w:rsidRDefault="001F49B1" w:rsidP="001F49B1">
      <w:pPr>
        <w:pStyle w:val="par1"/>
        <w:rPr>
          <w:rFonts w:cs="Arial"/>
          <w:szCs w:val="20"/>
        </w:rPr>
      </w:pPr>
      <w:r w:rsidRPr="007E17DF">
        <w:rPr>
          <w:rFonts w:cs="Arial"/>
          <w:szCs w:val="20"/>
        </w:rPr>
        <w:t>A.</w:t>
      </w:r>
      <w:r w:rsidRPr="007E17DF">
        <w:rPr>
          <w:rFonts w:cs="Arial"/>
          <w:szCs w:val="20"/>
        </w:rPr>
        <w:tab/>
        <w:t xml:space="preserve">Basis: The authority for the promulgation of these rules and regulations by the Colorado Medical Board (“Board”) is set forth in sections 12-20-204(1) and 12240-106(1)(a), 12-240-115, and 12240-110(1)(a), (b) and (c), C.R.S. </w:t>
      </w:r>
    </w:p>
    <w:p w14:paraId="6E02BBDB" w14:textId="77777777" w:rsidR="001F49B1" w:rsidRPr="007E17DF" w:rsidRDefault="001F49B1" w:rsidP="001F49B1">
      <w:pPr>
        <w:pStyle w:val="par1"/>
        <w:rPr>
          <w:rFonts w:cs="Arial"/>
          <w:szCs w:val="20"/>
        </w:rPr>
      </w:pPr>
      <w:r w:rsidRPr="007E17DF">
        <w:rPr>
          <w:rFonts w:cs="Arial"/>
          <w:szCs w:val="20"/>
        </w:rPr>
        <w:t>B.</w:t>
      </w:r>
      <w:r w:rsidRPr="007E17DF">
        <w:rPr>
          <w:rFonts w:cs="Arial"/>
          <w:szCs w:val="20"/>
        </w:rPr>
        <w:tab/>
        <w:t xml:space="preserve">Purpose: The purpose of the rules and regulations is to set forth administrative guidelines for eligibility and acceptance of examinations as required by section 12-240-110(1), C.R.S. These Rules are not meant to preclude acceptance of any licensing exam previously approved by the board. </w:t>
      </w:r>
    </w:p>
    <w:p w14:paraId="3E0D94B9" w14:textId="5A386698" w:rsidR="00D7719A" w:rsidRPr="007E17DF" w:rsidRDefault="001F49B1" w:rsidP="001F49B1">
      <w:pPr>
        <w:pStyle w:val="par1"/>
        <w:rPr>
          <w:rFonts w:cs="Arial"/>
          <w:szCs w:val="20"/>
        </w:rPr>
      </w:pPr>
      <w:r w:rsidRPr="007E17DF">
        <w:rPr>
          <w:rFonts w:cs="Arial"/>
          <w:szCs w:val="20"/>
        </w:rPr>
        <w:t>C.</w:t>
      </w:r>
      <w:r w:rsidRPr="007E17DF">
        <w:rPr>
          <w:rFonts w:cs="Arial"/>
          <w:szCs w:val="20"/>
        </w:rPr>
        <w:tab/>
        <w:t>The Board authorizes the following examinations as satisfying the required examinations identified in section 12-240-110(1)(b), C.R.S.</w:t>
      </w:r>
    </w:p>
    <w:p w14:paraId="76042B5A" w14:textId="77777777" w:rsidR="001F49B1" w:rsidRPr="007E17DF" w:rsidRDefault="001F49B1" w:rsidP="001F49B1">
      <w:pPr>
        <w:pStyle w:val="par2"/>
        <w:rPr>
          <w:rFonts w:cs="Arial"/>
          <w:szCs w:val="20"/>
        </w:rPr>
      </w:pPr>
      <w:r w:rsidRPr="007E17DF">
        <w:rPr>
          <w:rFonts w:cs="Arial"/>
          <w:szCs w:val="20"/>
        </w:rPr>
        <w:t>1.</w:t>
      </w:r>
      <w:r w:rsidRPr="007E17DF">
        <w:rPr>
          <w:rFonts w:cs="Arial"/>
          <w:szCs w:val="20"/>
        </w:rPr>
        <w:tab/>
        <w:t xml:space="preserve">The United States Medical Licensing Examination (“USMLE”), administered by the National Board of Medical Examiners; </w:t>
      </w:r>
    </w:p>
    <w:p w14:paraId="3A745D1B" w14:textId="77777777" w:rsidR="001F49B1" w:rsidRPr="007E17DF" w:rsidRDefault="001F49B1" w:rsidP="001F49B1">
      <w:pPr>
        <w:pStyle w:val="par2"/>
        <w:rPr>
          <w:rFonts w:cs="Arial"/>
          <w:szCs w:val="20"/>
        </w:rPr>
      </w:pPr>
      <w:r w:rsidRPr="007E17DF">
        <w:rPr>
          <w:rFonts w:cs="Arial"/>
          <w:szCs w:val="20"/>
        </w:rPr>
        <w:t>2.</w:t>
      </w:r>
      <w:r w:rsidRPr="007E17DF">
        <w:rPr>
          <w:rFonts w:cs="Arial"/>
          <w:szCs w:val="20"/>
        </w:rPr>
        <w:tab/>
        <w:t xml:space="preserve">The Comprehensive Osteopathic Medical Licensing Examination-USA (“COMLEX-USA”), administered by the National Board of Osteopathic Medical Examiners; </w:t>
      </w:r>
    </w:p>
    <w:p w14:paraId="4BA9E78C" w14:textId="77777777" w:rsidR="001F49B1" w:rsidRPr="007E17DF" w:rsidRDefault="001F49B1" w:rsidP="001F49B1">
      <w:pPr>
        <w:pStyle w:val="par2"/>
        <w:rPr>
          <w:rFonts w:cs="Arial"/>
          <w:szCs w:val="20"/>
        </w:rPr>
      </w:pPr>
      <w:r w:rsidRPr="007E17DF">
        <w:rPr>
          <w:rFonts w:cs="Arial"/>
          <w:szCs w:val="20"/>
        </w:rPr>
        <w:t>3.</w:t>
      </w:r>
      <w:r w:rsidRPr="007E17DF">
        <w:rPr>
          <w:rFonts w:cs="Arial"/>
          <w:szCs w:val="20"/>
        </w:rPr>
        <w:tab/>
        <w:t xml:space="preserve">The Federal Licensure Examination (“FLEX”), administered by the Federation of State Medical Boards. </w:t>
      </w:r>
    </w:p>
    <w:p w14:paraId="2AC31410" w14:textId="77777777" w:rsidR="001F49B1" w:rsidRPr="007E17DF" w:rsidRDefault="001F49B1" w:rsidP="001F49B1">
      <w:pPr>
        <w:pStyle w:val="par1"/>
        <w:rPr>
          <w:rFonts w:cs="Arial"/>
          <w:szCs w:val="20"/>
        </w:rPr>
      </w:pPr>
      <w:r w:rsidRPr="007E17DF">
        <w:rPr>
          <w:rFonts w:cs="Arial"/>
          <w:szCs w:val="20"/>
        </w:rPr>
        <w:t>D.</w:t>
      </w:r>
      <w:r w:rsidRPr="007E17DF">
        <w:rPr>
          <w:rFonts w:cs="Arial"/>
          <w:szCs w:val="20"/>
        </w:rPr>
        <w:tab/>
        <w:t xml:space="preserve">Additional examinations approved by the Board, for the purpose of satisfying the required examinations identified in Section 12-240-110(1)(a), C.R.S. include: </w:t>
      </w:r>
    </w:p>
    <w:p w14:paraId="3946D696" w14:textId="77777777" w:rsidR="001F49B1" w:rsidRPr="007E17DF" w:rsidRDefault="001F49B1" w:rsidP="001F49B1">
      <w:pPr>
        <w:pStyle w:val="par2"/>
        <w:rPr>
          <w:rFonts w:cs="Arial"/>
          <w:szCs w:val="20"/>
        </w:rPr>
      </w:pPr>
      <w:r w:rsidRPr="007E17DF">
        <w:rPr>
          <w:rFonts w:cs="Arial"/>
          <w:szCs w:val="20"/>
        </w:rPr>
        <w:t xml:space="preserve">1. </w:t>
      </w:r>
      <w:r w:rsidRPr="007E17DF">
        <w:rPr>
          <w:rFonts w:cs="Arial"/>
          <w:szCs w:val="20"/>
        </w:rPr>
        <w:tab/>
        <w:t xml:space="preserve">Medical Council of Canada Qualifying Examination (“MCCQE”), Part I, along with conferral of the Licentiate of the Medical Council of Canada (“LMCC”). </w:t>
      </w:r>
    </w:p>
    <w:p w14:paraId="5559109F" w14:textId="77777777" w:rsidR="001F49B1" w:rsidRPr="007E17DF" w:rsidRDefault="001F49B1" w:rsidP="001F49B1">
      <w:pPr>
        <w:pStyle w:val="par2"/>
        <w:rPr>
          <w:rFonts w:cs="Arial"/>
          <w:szCs w:val="20"/>
        </w:rPr>
      </w:pPr>
      <w:r w:rsidRPr="007E17DF">
        <w:rPr>
          <w:rFonts w:cs="Arial"/>
          <w:szCs w:val="20"/>
        </w:rPr>
        <w:t xml:space="preserve">To be eligible for USMLE Step 3 or COMLEX-USA Level 3, applicant must have: </w:t>
      </w:r>
    </w:p>
    <w:p w14:paraId="25A9A58B" w14:textId="417057CE" w:rsidR="001F49B1" w:rsidRPr="007E17DF" w:rsidRDefault="001F49B1" w:rsidP="001F49B1">
      <w:pPr>
        <w:pStyle w:val="par2"/>
        <w:rPr>
          <w:rFonts w:cs="Arial"/>
          <w:szCs w:val="20"/>
        </w:rPr>
      </w:pPr>
      <w:r w:rsidRPr="007E17DF">
        <w:rPr>
          <w:rFonts w:cs="Arial"/>
          <w:szCs w:val="20"/>
        </w:rPr>
        <w:t>1.</w:t>
      </w:r>
      <w:r w:rsidRPr="007E17DF">
        <w:rPr>
          <w:rFonts w:cs="Arial"/>
          <w:szCs w:val="20"/>
        </w:rPr>
        <w:tab/>
        <w:t xml:space="preserve">Obtained the degree of Medical Doctor (“M.D.”) or Doctor of Osteopathic Medicine (“D.O.); and, </w:t>
      </w:r>
    </w:p>
    <w:p w14:paraId="338E1116" w14:textId="77777777" w:rsidR="001F49B1" w:rsidRPr="007E17DF" w:rsidRDefault="001F49B1" w:rsidP="001F49B1">
      <w:pPr>
        <w:pStyle w:val="par2"/>
        <w:rPr>
          <w:rFonts w:cs="Arial"/>
          <w:szCs w:val="20"/>
        </w:rPr>
      </w:pPr>
      <w:r w:rsidRPr="007E17DF">
        <w:rPr>
          <w:rFonts w:cs="Arial"/>
          <w:szCs w:val="20"/>
        </w:rPr>
        <w:t>2.</w:t>
      </w:r>
      <w:r w:rsidRPr="007E17DF">
        <w:rPr>
          <w:rFonts w:cs="Arial"/>
          <w:szCs w:val="20"/>
        </w:rPr>
        <w:tab/>
        <w:t xml:space="preserve">Successfully completed both USMLE Steps 1 and 2 or COMLEX-USA Level 1 and 2. </w:t>
      </w:r>
    </w:p>
    <w:p w14:paraId="26C05CD5" w14:textId="650009FC" w:rsidR="00815D9B" w:rsidRPr="007E17DF" w:rsidRDefault="001F49B1" w:rsidP="001F49B1">
      <w:pPr>
        <w:pStyle w:val="par1"/>
        <w:rPr>
          <w:rFonts w:cs="Arial"/>
          <w:szCs w:val="20"/>
        </w:rPr>
      </w:pPr>
      <w:r w:rsidRPr="007E17DF">
        <w:rPr>
          <w:rFonts w:cs="Arial"/>
          <w:szCs w:val="20"/>
        </w:rPr>
        <w:t>E.</w:t>
      </w:r>
      <w:r w:rsidRPr="007E17DF">
        <w:rPr>
          <w:rFonts w:cs="Arial"/>
          <w:szCs w:val="20"/>
        </w:rPr>
        <w:tab/>
        <w:t xml:space="preserve">To be eligible to sit for the USMLE Step 3 or COMLEX-USA Level 3, an applicant must be serving in, or have completed, one year of postgraduate training in a program of graduate medical </w:t>
      </w:r>
      <w:r w:rsidRPr="007E17DF">
        <w:rPr>
          <w:rFonts w:cs="Arial"/>
          <w:szCs w:val="20"/>
        </w:rPr>
        <w:lastRenderedPageBreak/>
        <w:t xml:space="preserve">education accredited by the Accreditation Council for Graduate Medical Education (“ACGME”) of the American Medical Association (“AMA”) or the American Osteopathic Association (“AOA”). </w:t>
      </w:r>
    </w:p>
    <w:p w14:paraId="3DEB05AB" w14:textId="77777777" w:rsidR="00815D9B" w:rsidRPr="007E17DF" w:rsidRDefault="001F49B1" w:rsidP="001F49B1">
      <w:pPr>
        <w:pStyle w:val="par1"/>
        <w:rPr>
          <w:rFonts w:cs="Arial"/>
          <w:szCs w:val="20"/>
        </w:rPr>
      </w:pPr>
      <w:r w:rsidRPr="007E17DF">
        <w:rPr>
          <w:rFonts w:cs="Arial"/>
          <w:szCs w:val="20"/>
        </w:rPr>
        <w:t>F.</w:t>
      </w:r>
      <w:r w:rsidR="00815D9B" w:rsidRPr="007E17DF">
        <w:rPr>
          <w:rFonts w:cs="Arial"/>
          <w:szCs w:val="20"/>
        </w:rPr>
        <w:tab/>
      </w:r>
      <w:r w:rsidRPr="007E17DF">
        <w:rPr>
          <w:rFonts w:cs="Arial"/>
          <w:szCs w:val="20"/>
        </w:rPr>
        <w:t xml:space="preserve">An examinee who fails USMLE Step 3 or COMLEX-USA Level 3 may be reexamined at any subsequent examination upon payment of the required fee. </w:t>
      </w:r>
    </w:p>
    <w:p w14:paraId="4856A4DC" w14:textId="77777777" w:rsidR="00815D9B" w:rsidRPr="007E17DF" w:rsidRDefault="00815D9B" w:rsidP="001F49B1">
      <w:pPr>
        <w:pStyle w:val="par1"/>
        <w:rPr>
          <w:rFonts w:cs="Arial"/>
          <w:szCs w:val="20"/>
        </w:rPr>
      </w:pPr>
      <w:r w:rsidRPr="007E17DF">
        <w:rPr>
          <w:rFonts w:cs="Arial"/>
          <w:szCs w:val="20"/>
        </w:rPr>
        <w:t>G.</w:t>
      </w:r>
      <w:r w:rsidRPr="007E17DF">
        <w:rPr>
          <w:rFonts w:cs="Arial"/>
          <w:szCs w:val="20"/>
        </w:rPr>
        <w:tab/>
      </w:r>
      <w:r w:rsidR="001F49B1" w:rsidRPr="007E17DF">
        <w:rPr>
          <w:rFonts w:cs="Arial"/>
          <w:szCs w:val="20"/>
        </w:rPr>
        <w:t xml:space="preserve">In order to be eligible for licensure, an applicant must successfully complete USMLE Steps 1, 2, and 3 or COMLEX-USA Levels 1, 2, 3, within ten years of the date the applicant first sat for any step of the USMLE or any level of the COMLEX, irrespective of whether the applicant passed said step or level. . </w:t>
      </w:r>
    </w:p>
    <w:p w14:paraId="268013E4" w14:textId="77777777" w:rsidR="00815D9B" w:rsidRPr="007E17DF" w:rsidRDefault="001F49B1" w:rsidP="00815D9B">
      <w:pPr>
        <w:pStyle w:val="par2"/>
        <w:rPr>
          <w:rFonts w:cs="Arial"/>
          <w:szCs w:val="20"/>
        </w:rPr>
      </w:pPr>
      <w:r w:rsidRPr="007E17DF">
        <w:rPr>
          <w:rFonts w:cs="Arial"/>
          <w:szCs w:val="20"/>
        </w:rPr>
        <w:t>1.</w:t>
      </w:r>
      <w:r w:rsidR="00815D9B" w:rsidRPr="007E17DF">
        <w:rPr>
          <w:rFonts w:cs="Arial"/>
          <w:szCs w:val="20"/>
        </w:rPr>
        <w:tab/>
      </w:r>
      <w:r w:rsidRPr="007E17DF">
        <w:rPr>
          <w:rFonts w:cs="Arial"/>
          <w:szCs w:val="20"/>
        </w:rPr>
        <w:t xml:space="preserve">Upon applicant’s showing of good cause, the Board may waive the time requirements set forth in this paragraph (G). Any such waiver shall be based upon the circumstances relating to the particular individual’s application. The decision to grant or deny such a waiver shall be in the sole discretion of the board. </w:t>
      </w:r>
    </w:p>
    <w:p w14:paraId="084F9BBB" w14:textId="77777777" w:rsidR="00815D9B" w:rsidRPr="007E17DF" w:rsidRDefault="00815D9B" w:rsidP="00815D9B">
      <w:pPr>
        <w:pStyle w:val="par1"/>
        <w:rPr>
          <w:rFonts w:cs="Arial"/>
          <w:color w:val="000000" w:themeColor="text1"/>
          <w:szCs w:val="20"/>
        </w:rPr>
      </w:pPr>
      <w:r w:rsidRPr="007E17DF">
        <w:rPr>
          <w:rFonts w:cs="Arial"/>
          <w:szCs w:val="20"/>
        </w:rPr>
        <w:t>H.</w:t>
      </w:r>
      <w:r w:rsidRPr="007E17DF">
        <w:rPr>
          <w:rFonts w:cs="Arial"/>
          <w:szCs w:val="20"/>
        </w:rPr>
        <w:tab/>
      </w:r>
      <w:r w:rsidR="001F49B1" w:rsidRPr="007E17DF">
        <w:rPr>
          <w:rFonts w:cs="Arial"/>
          <w:szCs w:val="20"/>
        </w:rPr>
        <w:t>A failure of any USMLE step or COMLEX-USA level, regardless of the jurisdiction in which the examination was administered, shall be considered a failure of that</w:t>
      </w:r>
      <w:r w:rsidRPr="007E17DF">
        <w:rPr>
          <w:rFonts w:cs="Arial"/>
          <w:szCs w:val="20"/>
        </w:rPr>
        <w:t xml:space="preserve"> </w:t>
      </w:r>
      <w:r w:rsidRPr="007E17DF">
        <w:rPr>
          <w:rFonts w:cs="Arial"/>
          <w:color w:val="000000" w:themeColor="text1"/>
          <w:szCs w:val="20"/>
        </w:rPr>
        <w:t xml:space="preserve">step for purposes of Colorado licensure and shall be considered for purposes of determining compliance with the requirements of paragraph (D) above. </w:t>
      </w:r>
    </w:p>
    <w:p w14:paraId="1EC72DFC" w14:textId="7EC6A91F" w:rsidR="00815D9B" w:rsidRPr="007E17DF" w:rsidRDefault="00815D9B" w:rsidP="00815D9B">
      <w:pPr>
        <w:pStyle w:val="par1"/>
        <w:rPr>
          <w:rFonts w:cs="Arial"/>
          <w:color w:val="000000" w:themeColor="text1"/>
          <w:szCs w:val="20"/>
        </w:rPr>
      </w:pPr>
      <w:r w:rsidRPr="007E17DF">
        <w:rPr>
          <w:rFonts w:cs="Arial"/>
          <w:color w:val="000000" w:themeColor="text1"/>
          <w:szCs w:val="20"/>
        </w:rPr>
        <w:t>I.</w:t>
      </w:r>
      <w:r w:rsidRPr="007E17DF">
        <w:rPr>
          <w:rFonts w:cs="Arial"/>
          <w:color w:val="000000" w:themeColor="text1"/>
          <w:szCs w:val="20"/>
        </w:rPr>
        <w:tab/>
        <w:t xml:space="preserve">The USMLE examination is designed to supersede and replace the FLEX over time. </w:t>
      </w:r>
    </w:p>
    <w:p w14:paraId="2E275C38" w14:textId="097B8493" w:rsidR="00815D9B" w:rsidRPr="007E17DF" w:rsidRDefault="00815D9B" w:rsidP="00FB2C4B">
      <w:pPr>
        <w:pStyle w:val="par2"/>
        <w:rPr>
          <w:rFonts w:cs="Arial"/>
          <w:szCs w:val="20"/>
        </w:rPr>
      </w:pPr>
      <w:r w:rsidRPr="007E17DF">
        <w:rPr>
          <w:rFonts w:cs="Arial"/>
          <w:szCs w:val="20"/>
        </w:rPr>
        <w:t>1.</w:t>
      </w:r>
      <w:r w:rsidRPr="007E17DF">
        <w:rPr>
          <w:rFonts w:cs="Arial"/>
          <w:szCs w:val="20"/>
        </w:rPr>
        <w:tab/>
        <w:t xml:space="preserve">For those medical students and physicians who may have already successfully completed part of the FLEX or National Board Examination sequence, the Board designates the following combinations of examinations, and passing score for each, which shall be considered comparable to the existing examinations. In order to meet the examination requirement for licensure, the examination sequence combinations illustrated above must be successfully completed no later than January 1, 2000. </w:t>
      </w:r>
    </w:p>
    <w:p w14:paraId="0429B46C" w14:textId="19738D19" w:rsidR="00815D9B" w:rsidRPr="007E17DF" w:rsidRDefault="00815D9B" w:rsidP="00B67EF7">
      <w:pPr>
        <w:pStyle w:val="par2"/>
        <w:jc w:val="center"/>
        <w:rPr>
          <w:rFonts w:cs="Arial"/>
          <w:szCs w:val="20"/>
        </w:rPr>
      </w:pPr>
      <w:r w:rsidRPr="007E17DF">
        <w:rPr>
          <w:rFonts w:cs="Arial"/>
          <w:szCs w:val="20"/>
        </w:rPr>
        <w:t>NBME Part I (passing score = 75) or USMLE Step 1 (passing score = 75)</w:t>
      </w:r>
    </w:p>
    <w:p w14:paraId="1659425F" w14:textId="625296A8" w:rsidR="00815D9B" w:rsidRPr="007E17DF" w:rsidRDefault="00815D9B" w:rsidP="00B67EF7">
      <w:pPr>
        <w:pStyle w:val="par2"/>
        <w:jc w:val="center"/>
        <w:rPr>
          <w:rFonts w:cs="Arial"/>
          <w:szCs w:val="20"/>
        </w:rPr>
      </w:pPr>
      <w:r w:rsidRPr="007E17DF">
        <w:rPr>
          <w:rFonts w:cs="Arial"/>
          <w:szCs w:val="20"/>
        </w:rPr>
        <w:t>NBME Part II (passing score = 75) or USMLE Step 2 (passing score = 75)</w:t>
      </w:r>
    </w:p>
    <w:p w14:paraId="27749058" w14:textId="370A2783" w:rsidR="00815D9B" w:rsidRPr="007E17DF" w:rsidRDefault="00815D9B" w:rsidP="00B67EF7">
      <w:pPr>
        <w:pStyle w:val="par2"/>
        <w:jc w:val="center"/>
        <w:rPr>
          <w:rFonts w:cs="Arial"/>
          <w:szCs w:val="20"/>
        </w:rPr>
      </w:pPr>
      <w:r w:rsidRPr="007E17DF">
        <w:rPr>
          <w:rFonts w:cs="Arial"/>
          <w:szCs w:val="20"/>
        </w:rPr>
        <w:t>NBME Part III (passing score = 75) or USMLE Step 3 (passing score = 75)</w:t>
      </w:r>
    </w:p>
    <w:p w14:paraId="4959310B" w14:textId="1745D7C1" w:rsidR="00815D9B" w:rsidRPr="007E17DF" w:rsidRDefault="00815D9B" w:rsidP="00B67EF7">
      <w:pPr>
        <w:pStyle w:val="par2"/>
        <w:jc w:val="center"/>
        <w:rPr>
          <w:rFonts w:cs="Arial"/>
          <w:b/>
          <w:bCs/>
          <w:szCs w:val="20"/>
        </w:rPr>
      </w:pPr>
      <w:r w:rsidRPr="007E17DF">
        <w:rPr>
          <w:rFonts w:cs="Arial"/>
          <w:b/>
          <w:bCs/>
          <w:szCs w:val="20"/>
        </w:rPr>
        <w:t>Or</w:t>
      </w:r>
    </w:p>
    <w:p w14:paraId="17232C89" w14:textId="69D3D1D4" w:rsidR="00815D9B" w:rsidRPr="007E17DF" w:rsidRDefault="00815D9B" w:rsidP="00B67EF7">
      <w:pPr>
        <w:pStyle w:val="par2"/>
        <w:jc w:val="center"/>
        <w:rPr>
          <w:rFonts w:cs="Arial"/>
          <w:szCs w:val="20"/>
        </w:rPr>
      </w:pPr>
      <w:r w:rsidRPr="007E17DF">
        <w:rPr>
          <w:rFonts w:cs="Arial"/>
          <w:szCs w:val="20"/>
        </w:rPr>
        <w:t>FLEX Component 1(passing score = 75) plus USMLE Step 3 (passing score = 75)</w:t>
      </w:r>
    </w:p>
    <w:p w14:paraId="5CC4A962" w14:textId="068667C7" w:rsidR="00815D9B" w:rsidRPr="007E17DF" w:rsidRDefault="00815D9B" w:rsidP="00B67EF7">
      <w:pPr>
        <w:pStyle w:val="par2"/>
        <w:jc w:val="center"/>
        <w:rPr>
          <w:rFonts w:cs="Arial"/>
          <w:b/>
          <w:bCs/>
          <w:szCs w:val="20"/>
        </w:rPr>
      </w:pPr>
      <w:r w:rsidRPr="007E17DF">
        <w:rPr>
          <w:rFonts w:cs="Arial"/>
          <w:b/>
          <w:bCs/>
          <w:szCs w:val="20"/>
        </w:rPr>
        <w:t>Or</w:t>
      </w:r>
    </w:p>
    <w:p w14:paraId="29F56777" w14:textId="7E706A44" w:rsidR="00815D9B" w:rsidRPr="007E17DF" w:rsidRDefault="00815D9B" w:rsidP="00B67EF7">
      <w:pPr>
        <w:pStyle w:val="par2"/>
        <w:jc w:val="center"/>
        <w:rPr>
          <w:rFonts w:cs="Arial"/>
          <w:szCs w:val="20"/>
        </w:rPr>
      </w:pPr>
      <w:r w:rsidRPr="007E17DF">
        <w:rPr>
          <w:rFonts w:cs="Arial"/>
          <w:szCs w:val="20"/>
        </w:rPr>
        <w:t>NBME Part I (passing score = 75) or USMLE Step 1 (passing score = 75)</w:t>
      </w:r>
    </w:p>
    <w:p w14:paraId="76F423BB" w14:textId="3DD9C4AF" w:rsidR="00815D9B" w:rsidRPr="007E17DF" w:rsidRDefault="00815D9B" w:rsidP="00B67EF7">
      <w:pPr>
        <w:pStyle w:val="par2"/>
        <w:jc w:val="center"/>
        <w:rPr>
          <w:rFonts w:cs="Arial"/>
          <w:b/>
          <w:bCs/>
          <w:szCs w:val="20"/>
        </w:rPr>
      </w:pPr>
      <w:r w:rsidRPr="007E17DF">
        <w:rPr>
          <w:rFonts w:cs="Arial"/>
          <w:b/>
          <w:bCs/>
          <w:szCs w:val="20"/>
        </w:rPr>
        <w:t>plus</w:t>
      </w:r>
    </w:p>
    <w:p w14:paraId="4F3E86A7" w14:textId="57061CB9" w:rsidR="00815D9B" w:rsidRPr="007E17DF" w:rsidRDefault="00815D9B" w:rsidP="00B67EF7">
      <w:pPr>
        <w:pStyle w:val="par2"/>
        <w:jc w:val="center"/>
        <w:rPr>
          <w:rFonts w:cs="Arial"/>
          <w:szCs w:val="20"/>
        </w:rPr>
      </w:pPr>
      <w:r w:rsidRPr="007E17DF">
        <w:rPr>
          <w:rFonts w:cs="Arial"/>
          <w:szCs w:val="20"/>
        </w:rPr>
        <w:t>NBME Part II (passing score = 75)</w:t>
      </w:r>
    </w:p>
    <w:p w14:paraId="72E2BA7D" w14:textId="38C86486" w:rsidR="00815D9B" w:rsidRPr="007E17DF" w:rsidRDefault="00815D9B" w:rsidP="00B67EF7">
      <w:pPr>
        <w:pStyle w:val="par2"/>
        <w:jc w:val="center"/>
        <w:rPr>
          <w:rFonts w:cs="Arial"/>
          <w:b/>
          <w:bCs/>
          <w:szCs w:val="20"/>
        </w:rPr>
      </w:pPr>
      <w:r w:rsidRPr="007E17DF">
        <w:rPr>
          <w:rFonts w:cs="Arial"/>
          <w:b/>
          <w:bCs/>
          <w:szCs w:val="20"/>
        </w:rPr>
        <w:t>or</w:t>
      </w:r>
    </w:p>
    <w:p w14:paraId="08CBF179" w14:textId="7BF1E15B" w:rsidR="00815D9B" w:rsidRPr="007E17DF" w:rsidRDefault="00815D9B" w:rsidP="00B67EF7">
      <w:pPr>
        <w:pStyle w:val="par2"/>
        <w:jc w:val="center"/>
        <w:rPr>
          <w:rFonts w:cs="Arial"/>
          <w:szCs w:val="20"/>
        </w:rPr>
      </w:pPr>
      <w:r w:rsidRPr="007E17DF">
        <w:rPr>
          <w:rFonts w:cs="Arial"/>
          <w:szCs w:val="20"/>
        </w:rPr>
        <w:t>USMLE Step 2 (passing score = 75)</w:t>
      </w:r>
    </w:p>
    <w:p w14:paraId="512A0BED" w14:textId="2BA37496" w:rsidR="00815D9B" w:rsidRPr="007E17DF" w:rsidRDefault="00815D9B" w:rsidP="00B67EF7">
      <w:pPr>
        <w:pStyle w:val="par2"/>
        <w:jc w:val="center"/>
        <w:rPr>
          <w:rFonts w:cs="Arial"/>
          <w:b/>
          <w:bCs/>
          <w:szCs w:val="20"/>
        </w:rPr>
      </w:pPr>
      <w:r w:rsidRPr="007E17DF">
        <w:rPr>
          <w:rFonts w:cs="Arial"/>
          <w:b/>
          <w:bCs/>
          <w:szCs w:val="20"/>
        </w:rPr>
        <w:t>plus</w:t>
      </w:r>
    </w:p>
    <w:p w14:paraId="6D32AFD3" w14:textId="31080A90" w:rsidR="001F49B1" w:rsidRPr="007E17DF" w:rsidRDefault="00815D9B" w:rsidP="00B67EF7">
      <w:pPr>
        <w:pStyle w:val="par2"/>
        <w:jc w:val="center"/>
        <w:rPr>
          <w:rFonts w:cs="Arial"/>
          <w:szCs w:val="20"/>
        </w:rPr>
      </w:pPr>
      <w:r w:rsidRPr="007E17DF">
        <w:rPr>
          <w:rFonts w:cs="Arial"/>
          <w:szCs w:val="20"/>
        </w:rPr>
        <w:t>FLEX Component 2 (passing score = 75)</w:t>
      </w:r>
    </w:p>
    <w:p w14:paraId="7EE400B6" w14:textId="6699AD98" w:rsidR="007E17DF" w:rsidRPr="007E17DF" w:rsidRDefault="00D9443F" w:rsidP="00FB2C4B">
      <w:pPr>
        <w:pStyle w:val="par2"/>
        <w:rPr>
          <w:rFonts w:cs="Arial"/>
          <w:szCs w:val="20"/>
        </w:rPr>
      </w:pPr>
      <w:r w:rsidRPr="007E17DF">
        <w:rPr>
          <w:rFonts w:cs="Arial"/>
          <w:szCs w:val="20"/>
        </w:rPr>
        <w:lastRenderedPageBreak/>
        <w:t>2.</w:t>
      </w:r>
      <w:r w:rsidRPr="007E17DF">
        <w:rPr>
          <w:rFonts w:cs="Arial"/>
          <w:szCs w:val="20"/>
        </w:rPr>
        <w:tab/>
        <w:t xml:space="preserve">For those applicants who successfully completed the FLEX, the Board finds the following minimum scores required to meet the requirements of section 12-240-110(1), C.R.S.: </w:t>
      </w:r>
    </w:p>
    <w:p w14:paraId="5269BB1D" w14:textId="4A60CB71" w:rsidR="007E17DF" w:rsidRPr="007E17DF" w:rsidRDefault="00D9443F" w:rsidP="00B67EF7">
      <w:pPr>
        <w:pStyle w:val="par3"/>
        <w:rPr>
          <w:rFonts w:cs="Arial"/>
          <w:b/>
          <w:bCs/>
          <w:szCs w:val="20"/>
        </w:rPr>
      </w:pPr>
      <w:r w:rsidRPr="007E17DF">
        <w:rPr>
          <w:rFonts w:cs="Arial"/>
          <w:b/>
          <w:bCs/>
          <w:szCs w:val="20"/>
        </w:rPr>
        <w:t xml:space="preserve">DATE OF EXAM </w:t>
      </w:r>
      <w:r w:rsidR="007E17DF" w:rsidRPr="007E17DF">
        <w:rPr>
          <w:rFonts w:cs="Arial"/>
          <w:b/>
          <w:bCs/>
          <w:szCs w:val="20"/>
        </w:rPr>
        <w:tab/>
        <w:t xml:space="preserve">ACCEPTED </w:t>
      </w:r>
    </w:p>
    <w:p w14:paraId="660BED21" w14:textId="68B16221" w:rsidR="007E17DF" w:rsidRPr="007E17DF" w:rsidRDefault="007E17DF" w:rsidP="00B67EF7">
      <w:pPr>
        <w:rPr>
          <w:rFonts w:cs="Arial"/>
          <w:b/>
          <w:bCs/>
          <w:szCs w:val="20"/>
        </w:rPr>
      </w:pPr>
      <w:r w:rsidRPr="007E17DF">
        <w:rPr>
          <w:rFonts w:cs="Arial"/>
          <w:szCs w:val="20"/>
        </w:rPr>
        <w:tab/>
      </w:r>
      <w:r w:rsidRPr="007E17DF">
        <w:rPr>
          <w:rFonts w:cs="Arial"/>
          <w:szCs w:val="20"/>
        </w:rPr>
        <w:tab/>
      </w:r>
      <w:r w:rsidRPr="007E17DF">
        <w:rPr>
          <w:rFonts w:cs="Arial"/>
          <w:szCs w:val="20"/>
        </w:rPr>
        <w:tab/>
      </w:r>
      <w:r w:rsidRPr="007E17DF">
        <w:rPr>
          <w:rFonts w:cs="Arial"/>
          <w:szCs w:val="20"/>
        </w:rPr>
        <w:tab/>
      </w:r>
      <w:r w:rsidRPr="007E17DF">
        <w:rPr>
          <w:rFonts w:cs="Arial"/>
          <w:szCs w:val="20"/>
        </w:rPr>
        <w:tab/>
      </w:r>
      <w:r w:rsidRPr="007E17DF">
        <w:rPr>
          <w:rFonts w:cs="Arial"/>
          <w:b/>
          <w:bCs/>
          <w:szCs w:val="20"/>
        </w:rPr>
        <w:t>SCORES</w:t>
      </w:r>
    </w:p>
    <w:p w14:paraId="4AA6A86C" w14:textId="4E2E8196" w:rsidR="007E17DF" w:rsidRPr="007E17DF" w:rsidRDefault="00D9443F" w:rsidP="00B67EF7">
      <w:pPr>
        <w:pStyle w:val="par3"/>
        <w:spacing w:before="0"/>
        <w:rPr>
          <w:rFonts w:cs="Arial"/>
          <w:szCs w:val="20"/>
        </w:rPr>
      </w:pPr>
      <w:r w:rsidRPr="007E17DF">
        <w:rPr>
          <w:rFonts w:cs="Arial"/>
          <w:szCs w:val="20"/>
        </w:rPr>
        <w:t xml:space="preserve">Before June 1985 </w:t>
      </w:r>
      <w:r w:rsidR="007E17DF" w:rsidRPr="007E17DF">
        <w:rPr>
          <w:rFonts w:cs="Arial"/>
          <w:szCs w:val="20"/>
        </w:rPr>
        <w:tab/>
        <w:t xml:space="preserve">75% weighted </w:t>
      </w:r>
    </w:p>
    <w:p w14:paraId="1A5D22A0" w14:textId="547542F9" w:rsidR="007E17DF" w:rsidRPr="007E17DF" w:rsidRDefault="007E17DF" w:rsidP="00B67EF7">
      <w:pPr>
        <w:spacing w:after="0" w:line="240" w:lineRule="auto"/>
        <w:rPr>
          <w:rFonts w:cs="Arial"/>
          <w:szCs w:val="20"/>
        </w:rPr>
      </w:pPr>
      <w:r w:rsidRPr="007E17DF">
        <w:rPr>
          <w:rFonts w:cs="Arial"/>
          <w:szCs w:val="20"/>
        </w:rPr>
        <w:tab/>
      </w:r>
      <w:r w:rsidRPr="007E17DF">
        <w:rPr>
          <w:rFonts w:cs="Arial"/>
          <w:szCs w:val="20"/>
        </w:rPr>
        <w:tab/>
      </w:r>
      <w:r w:rsidRPr="007E17DF">
        <w:rPr>
          <w:rFonts w:cs="Arial"/>
          <w:szCs w:val="20"/>
        </w:rPr>
        <w:tab/>
      </w:r>
      <w:r w:rsidRPr="007E17DF">
        <w:rPr>
          <w:rFonts w:cs="Arial"/>
          <w:szCs w:val="20"/>
        </w:rPr>
        <w:tab/>
      </w:r>
      <w:r w:rsidRPr="007E17DF">
        <w:rPr>
          <w:rFonts w:cs="Arial"/>
          <w:szCs w:val="20"/>
        </w:rPr>
        <w:tab/>
        <w:t xml:space="preserve">average; passed in </w:t>
      </w:r>
    </w:p>
    <w:p w14:paraId="729E3F69" w14:textId="31A0068B" w:rsidR="007E17DF" w:rsidRPr="007E17DF" w:rsidRDefault="007E17DF" w:rsidP="00B67EF7">
      <w:pPr>
        <w:pStyle w:val="par3"/>
        <w:spacing w:before="0"/>
        <w:rPr>
          <w:rFonts w:cs="Arial"/>
          <w:szCs w:val="20"/>
        </w:rPr>
      </w:pPr>
      <w:r w:rsidRPr="007E17DF">
        <w:rPr>
          <w:rFonts w:cs="Arial"/>
          <w:szCs w:val="20"/>
        </w:rPr>
        <w:tab/>
      </w:r>
      <w:r w:rsidRPr="007E17DF">
        <w:rPr>
          <w:rFonts w:cs="Arial"/>
          <w:szCs w:val="20"/>
        </w:rPr>
        <w:tab/>
      </w:r>
      <w:r w:rsidRPr="007E17DF">
        <w:rPr>
          <w:rFonts w:cs="Arial"/>
          <w:szCs w:val="20"/>
        </w:rPr>
        <w:tab/>
        <w:t xml:space="preserve">one sitting; no </w:t>
      </w:r>
    </w:p>
    <w:p w14:paraId="730080B9" w14:textId="3C584BA3" w:rsidR="007E17DF" w:rsidRPr="007E17DF" w:rsidRDefault="007E17DF" w:rsidP="00B67EF7">
      <w:pPr>
        <w:pStyle w:val="par3"/>
        <w:spacing w:before="0"/>
        <w:rPr>
          <w:rFonts w:cs="Arial"/>
          <w:szCs w:val="20"/>
        </w:rPr>
      </w:pPr>
      <w:r w:rsidRPr="007E17DF">
        <w:rPr>
          <w:rFonts w:cs="Arial"/>
          <w:szCs w:val="20"/>
        </w:rPr>
        <w:tab/>
      </w:r>
      <w:r w:rsidRPr="007E17DF">
        <w:rPr>
          <w:rFonts w:cs="Arial"/>
          <w:szCs w:val="20"/>
        </w:rPr>
        <w:tab/>
      </w:r>
      <w:r w:rsidRPr="007E17DF">
        <w:rPr>
          <w:rFonts w:cs="Arial"/>
          <w:szCs w:val="20"/>
        </w:rPr>
        <w:tab/>
        <w:t xml:space="preserve">scrambling or </w:t>
      </w:r>
    </w:p>
    <w:p w14:paraId="5E83D9B7" w14:textId="0E16A511" w:rsidR="007E17DF" w:rsidRPr="007E17DF" w:rsidRDefault="007E17DF" w:rsidP="00B67EF7">
      <w:pPr>
        <w:pStyle w:val="par3"/>
        <w:spacing w:before="0"/>
        <w:rPr>
          <w:rFonts w:cs="Arial"/>
          <w:szCs w:val="20"/>
        </w:rPr>
      </w:pPr>
      <w:r w:rsidRPr="007E17DF">
        <w:rPr>
          <w:rFonts w:cs="Arial"/>
          <w:szCs w:val="20"/>
        </w:rPr>
        <w:tab/>
      </w:r>
      <w:r w:rsidRPr="007E17DF">
        <w:rPr>
          <w:rFonts w:cs="Arial"/>
          <w:szCs w:val="20"/>
        </w:rPr>
        <w:tab/>
      </w:r>
      <w:r w:rsidRPr="007E17DF">
        <w:rPr>
          <w:rFonts w:cs="Arial"/>
          <w:szCs w:val="20"/>
        </w:rPr>
        <w:tab/>
        <w:t xml:space="preserve">replacement of </w:t>
      </w:r>
      <w:r w:rsidRPr="007E17DF">
        <w:rPr>
          <w:rFonts w:cs="Arial"/>
          <w:szCs w:val="20"/>
        </w:rPr>
        <w:tab/>
      </w:r>
    </w:p>
    <w:p w14:paraId="550F3AF7" w14:textId="0C972A26" w:rsidR="007E17DF" w:rsidRPr="007E17DF" w:rsidRDefault="007E17DF" w:rsidP="00B67EF7">
      <w:pPr>
        <w:pStyle w:val="par3"/>
        <w:spacing w:before="0"/>
        <w:rPr>
          <w:rFonts w:cs="Arial"/>
          <w:szCs w:val="20"/>
        </w:rPr>
      </w:pPr>
      <w:r w:rsidRPr="007E17DF">
        <w:rPr>
          <w:rFonts w:cs="Arial"/>
          <w:szCs w:val="20"/>
        </w:rPr>
        <w:tab/>
      </w:r>
      <w:r w:rsidRPr="007E17DF">
        <w:rPr>
          <w:rFonts w:cs="Arial"/>
          <w:szCs w:val="20"/>
        </w:rPr>
        <w:tab/>
      </w:r>
      <w:r w:rsidRPr="007E17DF">
        <w:rPr>
          <w:rFonts w:cs="Arial"/>
          <w:szCs w:val="20"/>
        </w:rPr>
        <w:tab/>
        <w:t>scores.</w:t>
      </w:r>
    </w:p>
    <w:p w14:paraId="0559A9BA" w14:textId="1E389A3F" w:rsidR="007E17DF" w:rsidRPr="007E17DF" w:rsidRDefault="007E17DF" w:rsidP="00B67EF7">
      <w:pPr>
        <w:pStyle w:val="par3"/>
        <w:spacing w:before="0"/>
        <w:rPr>
          <w:rFonts w:cs="Arial"/>
          <w:szCs w:val="20"/>
        </w:rPr>
      </w:pPr>
    </w:p>
    <w:p w14:paraId="55F0A3C9" w14:textId="1DD6DD35" w:rsidR="007E17DF" w:rsidRPr="007E17DF" w:rsidRDefault="00D9443F" w:rsidP="00B67EF7">
      <w:pPr>
        <w:pStyle w:val="par3"/>
        <w:spacing w:before="0"/>
        <w:rPr>
          <w:rFonts w:cs="Arial"/>
          <w:szCs w:val="20"/>
        </w:rPr>
      </w:pPr>
      <w:r w:rsidRPr="007E17DF">
        <w:rPr>
          <w:rFonts w:cs="Arial"/>
          <w:szCs w:val="20"/>
        </w:rPr>
        <w:t xml:space="preserve">Between June 1985 </w:t>
      </w:r>
      <w:r w:rsidR="007E17DF" w:rsidRPr="007E17DF">
        <w:rPr>
          <w:rFonts w:cs="Arial"/>
          <w:szCs w:val="20"/>
        </w:rPr>
        <w:tab/>
        <w:t xml:space="preserve">75 each component; </w:t>
      </w:r>
    </w:p>
    <w:p w14:paraId="43519BC7" w14:textId="3C341C04" w:rsidR="007E17DF" w:rsidRPr="007E17DF" w:rsidRDefault="00D9443F" w:rsidP="00B67EF7">
      <w:pPr>
        <w:pStyle w:val="par3"/>
        <w:spacing w:before="0"/>
        <w:rPr>
          <w:rFonts w:cs="Arial"/>
          <w:szCs w:val="20"/>
        </w:rPr>
      </w:pPr>
      <w:r w:rsidRPr="007E17DF">
        <w:rPr>
          <w:rFonts w:cs="Arial"/>
          <w:szCs w:val="20"/>
        </w:rPr>
        <w:t xml:space="preserve">and December </w:t>
      </w:r>
      <w:r w:rsidR="007E17DF" w:rsidRPr="007E17DF">
        <w:rPr>
          <w:rFonts w:cs="Arial"/>
          <w:szCs w:val="20"/>
        </w:rPr>
        <w:tab/>
      </w:r>
      <w:r w:rsidR="007E17DF" w:rsidRPr="007E17DF">
        <w:rPr>
          <w:rFonts w:cs="Arial"/>
          <w:szCs w:val="20"/>
        </w:rPr>
        <w:tab/>
        <w:t xml:space="preserve">both components </w:t>
      </w:r>
    </w:p>
    <w:p w14:paraId="7B33113E" w14:textId="46F81C95" w:rsidR="007E17DF" w:rsidRPr="007E17DF" w:rsidRDefault="00D9443F" w:rsidP="00B67EF7">
      <w:pPr>
        <w:pStyle w:val="par3"/>
        <w:spacing w:before="0"/>
        <w:rPr>
          <w:rFonts w:cs="Arial"/>
          <w:szCs w:val="20"/>
        </w:rPr>
      </w:pPr>
      <w:r w:rsidRPr="007E17DF">
        <w:rPr>
          <w:rFonts w:cs="Arial"/>
          <w:szCs w:val="20"/>
        </w:rPr>
        <w:t xml:space="preserve">1993 </w:t>
      </w:r>
      <w:r w:rsidR="007E17DF" w:rsidRPr="007E17DF">
        <w:rPr>
          <w:rFonts w:cs="Arial"/>
          <w:szCs w:val="20"/>
        </w:rPr>
        <w:tab/>
      </w:r>
      <w:r w:rsidR="007E17DF" w:rsidRPr="007E17DF">
        <w:rPr>
          <w:rFonts w:cs="Arial"/>
          <w:szCs w:val="20"/>
        </w:rPr>
        <w:tab/>
      </w:r>
      <w:r w:rsidR="007E17DF" w:rsidRPr="007E17DF">
        <w:rPr>
          <w:rFonts w:cs="Arial"/>
          <w:szCs w:val="20"/>
        </w:rPr>
        <w:tab/>
        <w:t xml:space="preserve">must be passed </w:t>
      </w:r>
    </w:p>
    <w:p w14:paraId="47133131" w14:textId="7763C4CF" w:rsidR="007E17DF" w:rsidRPr="007E17DF" w:rsidRDefault="007E17DF" w:rsidP="00B67EF7">
      <w:pPr>
        <w:pStyle w:val="par3"/>
        <w:spacing w:before="0"/>
        <w:rPr>
          <w:rFonts w:cs="Arial"/>
          <w:szCs w:val="20"/>
        </w:rPr>
      </w:pPr>
      <w:r w:rsidRPr="007E17DF">
        <w:rPr>
          <w:rFonts w:cs="Arial"/>
          <w:szCs w:val="20"/>
        </w:rPr>
        <w:tab/>
      </w:r>
      <w:r w:rsidRPr="007E17DF">
        <w:rPr>
          <w:rFonts w:cs="Arial"/>
          <w:szCs w:val="20"/>
        </w:rPr>
        <w:tab/>
      </w:r>
      <w:r w:rsidRPr="007E17DF">
        <w:rPr>
          <w:rFonts w:cs="Arial"/>
          <w:szCs w:val="20"/>
        </w:rPr>
        <w:tab/>
        <w:t>within 7 years</w:t>
      </w:r>
    </w:p>
    <w:p w14:paraId="3A72377D" w14:textId="77777777" w:rsidR="007E17DF" w:rsidRPr="007E17DF" w:rsidRDefault="007E17DF" w:rsidP="007E17DF">
      <w:pPr>
        <w:rPr>
          <w:rFonts w:ascii="Arial" w:hAnsi="Arial" w:cs="Arial"/>
          <w:sz w:val="20"/>
          <w:szCs w:val="20"/>
        </w:rPr>
      </w:pPr>
    </w:p>
    <w:p w14:paraId="5BA8E1DA" w14:textId="3C87303A" w:rsidR="00D9443F" w:rsidRPr="007E17DF" w:rsidRDefault="00D9443F" w:rsidP="007E17DF">
      <w:pPr>
        <w:rPr>
          <w:rFonts w:ascii="Arial" w:hAnsi="Arial" w:cs="Arial"/>
          <w:sz w:val="20"/>
          <w:szCs w:val="20"/>
        </w:rPr>
      </w:pPr>
      <w:r w:rsidRPr="007E17DF">
        <w:rPr>
          <w:rFonts w:ascii="Arial" w:hAnsi="Arial" w:cs="Arial"/>
          <w:sz w:val="20"/>
          <w:szCs w:val="20"/>
        </w:rPr>
        <w:t>Effective: 5/30/93; Revised:1/30/95; Revised: 5/30/95; Revised: 12/1/95; Revised: 9/30/98; Revised 6/30/00; Revised 12/30/00; Revised 11/15/02, Effective 1/30/03; Revised 8/19/10, Effective 10/15/10; Revised 5/22/14, Effective 7/15/14; Revised 8/20/15, Effective 10/15/15</w:t>
      </w:r>
    </w:p>
    <w:p w14:paraId="285D669D" w14:textId="0BC57847" w:rsidR="00D7719A" w:rsidRDefault="00D7719A" w:rsidP="00D7719A">
      <w:pPr>
        <w:tabs>
          <w:tab w:val="left" w:pos="4512"/>
          <w:tab w:val="center" w:pos="4680"/>
        </w:tabs>
        <w:jc w:val="center"/>
        <w:rPr>
          <w:rFonts w:ascii="Arial" w:hAnsi="Arial" w:cs="Arial"/>
          <w:color w:val="000000" w:themeColor="text1"/>
          <w:sz w:val="20"/>
          <w:szCs w:val="20"/>
        </w:rPr>
      </w:pPr>
      <w:r>
        <w:rPr>
          <w:rFonts w:ascii="Arial" w:hAnsi="Arial" w:cs="Arial"/>
          <w:color w:val="000000" w:themeColor="text1"/>
          <w:sz w:val="20"/>
          <w:szCs w:val="20"/>
        </w:rPr>
        <w:t>…</w:t>
      </w:r>
    </w:p>
    <w:p w14:paraId="1430BC82" w14:textId="324BD79A" w:rsidR="00CB2386" w:rsidRDefault="00CB2386" w:rsidP="00CB2386">
      <w:pPr>
        <w:pStyle w:val="Heading2"/>
        <w:rPr>
          <w:rFonts w:ascii="Arial" w:hAnsi="Arial" w:cs="Arial"/>
          <w:b/>
          <w:bCs/>
          <w:color w:val="auto"/>
          <w:sz w:val="20"/>
          <w:szCs w:val="20"/>
        </w:rPr>
      </w:pPr>
      <w:commentRangeStart w:id="5"/>
      <w:commentRangeStart w:id="6"/>
      <w:commentRangeStart w:id="7"/>
      <w:commentRangeStart w:id="8"/>
      <w:commentRangeStart w:id="9"/>
      <w:commentRangeStart w:id="10"/>
      <w:commentRangeStart w:id="11"/>
      <w:commentRangeStart w:id="12"/>
      <w:commentRangeStart w:id="13"/>
      <w:commentRangeStart w:id="14"/>
      <w:commentRangeStart w:id="15"/>
      <w:commentRangeStart w:id="16"/>
      <w:commentRangeStart w:id="17"/>
      <w:commentRangeStart w:id="18"/>
      <w:commentRangeStart w:id="19"/>
      <w:commentRangeStart w:id="20"/>
      <w:commentRangeStart w:id="21"/>
      <w:commentRangeStart w:id="22"/>
      <w:commentRangeStart w:id="23"/>
      <w:commentRangeStart w:id="24"/>
      <w:commentRangeStart w:id="25"/>
      <w:commentRangeStart w:id="26"/>
      <w:commentRangeStart w:id="27"/>
      <w:commentRangeStart w:id="28"/>
      <w:commentRangeStart w:id="29"/>
      <w:commentRangeStart w:id="30"/>
      <w:commentRangeStart w:id="31"/>
      <w:commentRangeStart w:id="32"/>
      <w:commentRangeStart w:id="33"/>
      <w:commentRangeStart w:id="34"/>
      <w:commentRangeStart w:id="35"/>
      <w:commentRangeStart w:id="36"/>
      <w:commentRangeStart w:id="37"/>
      <w:commentRangeStart w:id="38"/>
      <w:commentRangeStart w:id="39"/>
      <w:commentRangeStart w:id="40"/>
      <w:commentRangeStart w:id="41"/>
      <w:r w:rsidRPr="00CB2386">
        <w:rPr>
          <w:rFonts w:ascii="Arial" w:hAnsi="Arial" w:cs="Arial"/>
          <w:b/>
          <w:bCs/>
          <w:color w:val="auto"/>
          <w:sz w:val="20"/>
          <w:szCs w:val="20"/>
        </w:rPr>
        <w:t>1.6</w:t>
      </w:r>
      <w:commentRangeEnd w:id="5"/>
      <w:r w:rsidR="006313A2">
        <w:rPr>
          <w:rStyle w:val="CommentReference"/>
          <w:rFonts w:ascii="Arial" w:hAnsi="Arial" w:cs="Arial"/>
          <w:b/>
          <w:bCs/>
          <w:color w:val="auto"/>
          <w:sz w:val="20"/>
          <w:szCs w:val="20"/>
        </w:rPr>
        <w:commentReference w:id="5"/>
      </w:r>
      <w:commentRangeEnd w:id="6"/>
      <w:r w:rsidR="003E3C70">
        <w:rPr>
          <w:rStyle w:val="CommentReference"/>
          <w:rFonts w:ascii="Arial" w:hAnsi="Arial" w:cs="Arial"/>
          <w:b/>
          <w:bCs/>
          <w:color w:val="auto"/>
          <w:sz w:val="20"/>
          <w:szCs w:val="20"/>
        </w:rPr>
        <w:commentReference w:id="6"/>
      </w:r>
      <w:commentRangeEnd w:id="7"/>
      <w:r w:rsidR="003E3C70">
        <w:rPr>
          <w:rStyle w:val="CommentReference"/>
          <w:rFonts w:ascii="Arial" w:hAnsi="Arial" w:cs="Arial"/>
          <w:b/>
          <w:bCs/>
          <w:color w:val="auto"/>
          <w:sz w:val="20"/>
          <w:szCs w:val="20"/>
        </w:rPr>
        <w:commentReference w:id="7"/>
      </w:r>
      <w:commentRangeEnd w:id="8"/>
      <w:r w:rsidR="000D3E3C">
        <w:rPr>
          <w:rStyle w:val="CommentReference"/>
          <w:rFonts w:ascii="Arial" w:hAnsi="Arial" w:cs="Arial"/>
          <w:b/>
          <w:bCs/>
          <w:color w:val="auto"/>
          <w:sz w:val="20"/>
          <w:szCs w:val="20"/>
        </w:rPr>
        <w:commentReference w:id="8"/>
      </w:r>
      <w:commentRangeEnd w:id="9"/>
      <w:r w:rsidR="000D3E3C">
        <w:rPr>
          <w:rStyle w:val="CommentReference"/>
          <w:rFonts w:ascii="Arial" w:hAnsi="Arial" w:cs="Arial"/>
          <w:b/>
          <w:bCs/>
          <w:color w:val="auto"/>
          <w:sz w:val="20"/>
          <w:szCs w:val="20"/>
        </w:rPr>
        <w:commentReference w:id="9"/>
      </w:r>
      <w:commentRangeEnd w:id="10"/>
      <w:r w:rsidR="000D3E3C">
        <w:rPr>
          <w:rStyle w:val="CommentReference"/>
          <w:rFonts w:ascii="Arial" w:hAnsi="Arial" w:cs="Arial"/>
          <w:b/>
          <w:bCs/>
          <w:color w:val="auto"/>
          <w:sz w:val="20"/>
          <w:szCs w:val="20"/>
        </w:rPr>
        <w:commentReference w:id="10"/>
      </w:r>
      <w:commentRangeEnd w:id="11"/>
      <w:r w:rsidR="000D3E3C">
        <w:rPr>
          <w:rStyle w:val="CommentReference"/>
          <w:rFonts w:ascii="Arial" w:hAnsi="Arial" w:cs="Arial"/>
          <w:b/>
          <w:bCs/>
          <w:color w:val="auto"/>
          <w:sz w:val="20"/>
          <w:szCs w:val="20"/>
        </w:rPr>
        <w:commentReference w:id="11"/>
      </w:r>
      <w:commentRangeEnd w:id="12"/>
      <w:r w:rsidR="000D3E3C">
        <w:rPr>
          <w:rStyle w:val="CommentReference"/>
          <w:rFonts w:ascii="Arial" w:hAnsi="Arial" w:cs="Arial"/>
          <w:b/>
          <w:bCs/>
          <w:color w:val="auto"/>
          <w:sz w:val="20"/>
          <w:szCs w:val="20"/>
        </w:rPr>
        <w:commentReference w:id="12"/>
      </w:r>
      <w:commentRangeEnd w:id="13"/>
      <w:r w:rsidR="000D3E3C">
        <w:rPr>
          <w:rStyle w:val="CommentReference"/>
          <w:rFonts w:ascii="Arial" w:hAnsi="Arial" w:cs="Arial"/>
          <w:b/>
          <w:bCs/>
          <w:color w:val="auto"/>
          <w:sz w:val="20"/>
          <w:szCs w:val="20"/>
        </w:rPr>
        <w:commentReference w:id="13"/>
      </w:r>
      <w:commentRangeEnd w:id="14"/>
      <w:r w:rsidR="006A4B7F">
        <w:rPr>
          <w:rStyle w:val="CommentReference"/>
          <w:rFonts w:ascii="Arial" w:hAnsi="Arial" w:cs="Arial"/>
          <w:b/>
          <w:bCs/>
          <w:color w:val="auto"/>
          <w:sz w:val="20"/>
          <w:szCs w:val="20"/>
        </w:rPr>
        <w:commentReference w:id="14"/>
      </w:r>
      <w:commentRangeEnd w:id="15"/>
      <w:r w:rsidR="006A4B7F">
        <w:rPr>
          <w:rStyle w:val="CommentReference"/>
          <w:rFonts w:ascii="Arial" w:hAnsi="Arial" w:cs="Arial"/>
          <w:b/>
          <w:bCs/>
          <w:color w:val="auto"/>
          <w:sz w:val="20"/>
          <w:szCs w:val="20"/>
        </w:rPr>
        <w:commentReference w:id="15"/>
      </w:r>
      <w:commentRangeEnd w:id="16"/>
      <w:r w:rsidR="006A4B7F">
        <w:rPr>
          <w:rStyle w:val="CommentReference"/>
          <w:rFonts w:ascii="Arial" w:hAnsi="Arial" w:cs="Arial"/>
          <w:b/>
          <w:bCs/>
          <w:color w:val="auto"/>
          <w:sz w:val="20"/>
          <w:szCs w:val="20"/>
        </w:rPr>
        <w:commentReference w:id="16"/>
      </w:r>
      <w:commentRangeEnd w:id="17"/>
      <w:r w:rsidR="006A4B7F">
        <w:rPr>
          <w:rStyle w:val="CommentReference"/>
          <w:rFonts w:ascii="Arial" w:hAnsi="Arial" w:cs="Arial"/>
          <w:b/>
          <w:bCs/>
          <w:color w:val="auto"/>
          <w:sz w:val="20"/>
          <w:szCs w:val="20"/>
        </w:rPr>
        <w:commentReference w:id="17"/>
      </w:r>
      <w:commentRangeEnd w:id="18"/>
      <w:r w:rsidR="006A4B7F">
        <w:rPr>
          <w:rStyle w:val="CommentReference"/>
          <w:rFonts w:ascii="Arial" w:hAnsi="Arial" w:cs="Arial"/>
          <w:b/>
          <w:bCs/>
          <w:color w:val="auto"/>
          <w:sz w:val="20"/>
          <w:szCs w:val="20"/>
        </w:rPr>
        <w:commentReference w:id="18"/>
      </w:r>
      <w:commentRangeEnd w:id="19"/>
      <w:r w:rsidR="006A4B7F">
        <w:rPr>
          <w:rStyle w:val="CommentReference"/>
          <w:rFonts w:ascii="Arial" w:hAnsi="Arial" w:cs="Arial"/>
          <w:b/>
          <w:bCs/>
          <w:color w:val="auto"/>
          <w:sz w:val="20"/>
          <w:szCs w:val="20"/>
        </w:rPr>
        <w:commentReference w:id="19"/>
      </w:r>
      <w:commentRangeEnd w:id="20"/>
      <w:r w:rsidR="006A4B7F">
        <w:rPr>
          <w:rStyle w:val="CommentReference"/>
          <w:rFonts w:ascii="Arial" w:hAnsi="Arial" w:cs="Arial"/>
          <w:b/>
          <w:bCs/>
          <w:color w:val="auto"/>
          <w:sz w:val="20"/>
          <w:szCs w:val="20"/>
        </w:rPr>
        <w:commentReference w:id="20"/>
      </w:r>
      <w:commentRangeEnd w:id="21"/>
      <w:r w:rsidR="008B504D">
        <w:rPr>
          <w:rStyle w:val="CommentReference"/>
          <w:rFonts w:ascii="Arial" w:hAnsi="Arial" w:cs="Arial"/>
          <w:b/>
          <w:bCs/>
          <w:color w:val="auto"/>
          <w:sz w:val="20"/>
          <w:szCs w:val="20"/>
        </w:rPr>
        <w:commentReference w:id="21"/>
      </w:r>
      <w:commentRangeEnd w:id="22"/>
      <w:r w:rsidR="008B504D">
        <w:rPr>
          <w:rStyle w:val="CommentReference"/>
          <w:rFonts w:ascii="Arial" w:hAnsi="Arial" w:cs="Arial"/>
          <w:b/>
          <w:bCs/>
          <w:color w:val="auto"/>
          <w:sz w:val="20"/>
          <w:szCs w:val="20"/>
        </w:rPr>
        <w:commentReference w:id="22"/>
      </w:r>
      <w:commentRangeEnd w:id="23"/>
      <w:r w:rsidR="008B504D">
        <w:rPr>
          <w:rStyle w:val="CommentReference"/>
          <w:rFonts w:ascii="Arial" w:hAnsi="Arial" w:cs="Arial"/>
          <w:b/>
          <w:bCs/>
          <w:color w:val="auto"/>
          <w:sz w:val="20"/>
          <w:szCs w:val="20"/>
        </w:rPr>
        <w:commentReference w:id="23"/>
      </w:r>
      <w:commentRangeEnd w:id="24"/>
      <w:r w:rsidR="008B504D">
        <w:rPr>
          <w:rStyle w:val="CommentReference"/>
          <w:rFonts w:ascii="Arial" w:hAnsi="Arial" w:cs="Arial"/>
          <w:b/>
          <w:bCs/>
          <w:color w:val="auto"/>
          <w:sz w:val="20"/>
          <w:szCs w:val="20"/>
        </w:rPr>
        <w:commentReference w:id="24"/>
      </w:r>
      <w:commentRangeEnd w:id="25"/>
      <w:r w:rsidR="008B504D">
        <w:rPr>
          <w:rStyle w:val="CommentReference"/>
          <w:rFonts w:ascii="Arial" w:hAnsi="Arial" w:cs="Arial"/>
          <w:b/>
          <w:bCs/>
          <w:color w:val="auto"/>
          <w:sz w:val="20"/>
          <w:szCs w:val="20"/>
        </w:rPr>
        <w:commentReference w:id="25"/>
      </w:r>
      <w:commentRangeEnd w:id="26"/>
      <w:r w:rsidR="008B504D">
        <w:rPr>
          <w:rStyle w:val="CommentReference"/>
          <w:rFonts w:ascii="Arial" w:hAnsi="Arial" w:cs="Arial"/>
          <w:b/>
          <w:bCs/>
          <w:color w:val="auto"/>
          <w:sz w:val="20"/>
          <w:szCs w:val="20"/>
        </w:rPr>
        <w:commentReference w:id="26"/>
      </w:r>
      <w:commentRangeEnd w:id="27"/>
      <w:r w:rsidR="00C611BB">
        <w:rPr>
          <w:rStyle w:val="CommentReference"/>
          <w:rFonts w:ascii="Arial" w:hAnsi="Arial" w:cs="Arial"/>
          <w:b/>
          <w:bCs/>
          <w:color w:val="auto"/>
          <w:sz w:val="20"/>
          <w:szCs w:val="20"/>
        </w:rPr>
        <w:commentReference w:id="27"/>
      </w:r>
      <w:commentRangeEnd w:id="28"/>
      <w:r w:rsidR="00C611BB">
        <w:rPr>
          <w:rStyle w:val="CommentReference"/>
          <w:rFonts w:ascii="Arial" w:hAnsi="Arial" w:cs="Arial"/>
          <w:b/>
          <w:bCs/>
          <w:color w:val="auto"/>
          <w:sz w:val="20"/>
          <w:szCs w:val="20"/>
        </w:rPr>
        <w:commentReference w:id="28"/>
      </w:r>
      <w:commentRangeEnd w:id="29"/>
      <w:r w:rsidR="00C611BB">
        <w:rPr>
          <w:rStyle w:val="CommentReference"/>
          <w:rFonts w:ascii="Arial" w:hAnsi="Arial" w:cs="Arial"/>
          <w:b/>
          <w:bCs/>
          <w:color w:val="auto"/>
          <w:sz w:val="20"/>
          <w:szCs w:val="20"/>
        </w:rPr>
        <w:commentReference w:id="29"/>
      </w:r>
      <w:commentRangeEnd w:id="30"/>
      <w:r w:rsidR="00C611BB">
        <w:rPr>
          <w:rStyle w:val="CommentReference"/>
          <w:rFonts w:ascii="Arial" w:hAnsi="Arial" w:cs="Arial"/>
          <w:b/>
          <w:bCs/>
          <w:color w:val="auto"/>
          <w:sz w:val="20"/>
          <w:szCs w:val="20"/>
        </w:rPr>
        <w:commentReference w:id="30"/>
      </w:r>
      <w:commentRangeEnd w:id="31"/>
      <w:r w:rsidR="00C611BB">
        <w:rPr>
          <w:rStyle w:val="CommentReference"/>
          <w:rFonts w:ascii="Arial" w:hAnsi="Arial" w:cs="Arial"/>
          <w:b/>
          <w:bCs/>
          <w:color w:val="auto"/>
          <w:sz w:val="20"/>
          <w:szCs w:val="20"/>
        </w:rPr>
        <w:commentReference w:id="31"/>
      </w:r>
      <w:commentRangeEnd w:id="32"/>
      <w:r w:rsidR="00C611BB">
        <w:rPr>
          <w:rStyle w:val="CommentReference"/>
          <w:rFonts w:ascii="Arial" w:hAnsi="Arial" w:cs="Arial"/>
          <w:b/>
          <w:bCs/>
          <w:color w:val="auto"/>
          <w:sz w:val="20"/>
          <w:szCs w:val="20"/>
        </w:rPr>
        <w:commentReference w:id="32"/>
      </w:r>
      <w:commentRangeEnd w:id="33"/>
      <w:r w:rsidR="00C611BB">
        <w:rPr>
          <w:rStyle w:val="CommentReference"/>
          <w:rFonts w:ascii="Arial" w:hAnsi="Arial" w:cs="Arial"/>
          <w:b/>
          <w:bCs/>
          <w:color w:val="auto"/>
          <w:sz w:val="20"/>
          <w:szCs w:val="20"/>
        </w:rPr>
        <w:commentReference w:id="33"/>
      </w:r>
      <w:commentRangeEnd w:id="34"/>
      <w:r w:rsidR="00565807">
        <w:rPr>
          <w:rStyle w:val="CommentReference"/>
          <w:rFonts w:ascii="Arial" w:hAnsi="Arial" w:cs="Arial"/>
          <w:b/>
          <w:bCs/>
          <w:color w:val="auto"/>
          <w:sz w:val="20"/>
          <w:szCs w:val="20"/>
        </w:rPr>
        <w:commentReference w:id="34"/>
      </w:r>
      <w:commentRangeEnd w:id="35"/>
      <w:r w:rsidR="00565807">
        <w:rPr>
          <w:rStyle w:val="CommentReference"/>
          <w:rFonts w:ascii="Arial" w:hAnsi="Arial" w:cs="Arial"/>
          <w:b/>
          <w:bCs/>
          <w:color w:val="auto"/>
          <w:sz w:val="20"/>
          <w:szCs w:val="20"/>
        </w:rPr>
        <w:commentReference w:id="35"/>
      </w:r>
      <w:commentRangeEnd w:id="36"/>
      <w:r w:rsidR="00565807">
        <w:rPr>
          <w:rStyle w:val="CommentReference"/>
          <w:rFonts w:ascii="Arial" w:hAnsi="Arial" w:cs="Arial"/>
          <w:b/>
          <w:bCs/>
          <w:color w:val="auto"/>
          <w:sz w:val="20"/>
          <w:szCs w:val="20"/>
        </w:rPr>
        <w:commentReference w:id="36"/>
      </w:r>
      <w:commentRangeEnd w:id="37"/>
      <w:r w:rsidR="00C922A7">
        <w:rPr>
          <w:rStyle w:val="CommentReference"/>
          <w:rFonts w:ascii="Arial" w:hAnsi="Arial" w:cs="Arial"/>
          <w:b/>
          <w:bCs/>
          <w:color w:val="auto"/>
          <w:sz w:val="20"/>
          <w:szCs w:val="20"/>
        </w:rPr>
        <w:commentReference w:id="37"/>
      </w:r>
      <w:commentRangeEnd w:id="38"/>
      <w:r w:rsidR="00110C1D">
        <w:rPr>
          <w:rStyle w:val="CommentReference"/>
          <w:rFonts w:ascii="Arial" w:hAnsi="Arial" w:cs="Arial"/>
          <w:b/>
          <w:bCs/>
          <w:color w:val="auto"/>
          <w:sz w:val="20"/>
          <w:szCs w:val="20"/>
        </w:rPr>
        <w:commentReference w:id="38"/>
      </w:r>
      <w:commentRangeEnd w:id="39"/>
      <w:r w:rsidR="00110C1D">
        <w:rPr>
          <w:rStyle w:val="CommentReference"/>
          <w:rFonts w:ascii="Arial" w:hAnsi="Arial" w:cs="Arial"/>
          <w:b/>
          <w:bCs/>
          <w:color w:val="auto"/>
          <w:sz w:val="20"/>
          <w:szCs w:val="20"/>
        </w:rPr>
        <w:commentReference w:id="39"/>
      </w:r>
      <w:commentRangeEnd w:id="40"/>
      <w:r w:rsidR="00110C1D">
        <w:rPr>
          <w:rStyle w:val="CommentReference"/>
          <w:rFonts w:ascii="Arial" w:hAnsi="Arial" w:cs="Arial"/>
          <w:b/>
          <w:bCs/>
          <w:color w:val="auto"/>
          <w:sz w:val="20"/>
          <w:szCs w:val="20"/>
        </w:rPr>
        <w:commentReference w:id="40"/>
      </w:r>
      <w:commentRangeEnd w:id="41"/>
      <w:r w:rsidR="00110C1D">
        <w:rPr>
          <w:rStyle w:val="CommentReference"/>
          <w:rFonts w:ascii="Arial" w:hAnsi="Arial" w:cs="Arial"/>
          <w:b/>
          <w:bCs/>
          <w:color w:val="auto"/>
          <w:sz w:val="20"/>
          <w:szCs w:val="20"/>
        </w:rPr>
        <w:commentReference w:id="41"/>
      </w:r>
      <w:r>
        <w:rPr>
          <w:rFonts w:ascii="Arial" w:hAnsi="Arial" w:cs="Arial"/>
          <w:b/>
          <w:bCs/>
          <w:color w:val="auto"/>
          <w:sz w:val="20"/>
          <w:szCs w:val="20"/>
        </w:rPr>
        <w:tab/>
      </w:r>
      <w:r w:rsidRPr="00CB2386">
        <w:rPr>
          <w:rFonts w:ascii="Arial" w:hAnsi="Arial" w:cs="Arial"/>
          <w:b/>
          <w:bCs/>
          <w:color w:val="auto"/>
          <w:sz w:val="20"/>
          <w:szCs w:val="20"/>
        </w:rPr>
        <w:t>LICENSURE AND SUPERVISION OF DISTINGUISHED FOREIGN TEACHING PHYSICIANS</w:t>
      </w:r>
    </w:p>
    <w:p w14:paraId="1B4D7AD5" w14:textId="77777777" w:rsidR="00F10AE1" w:rsidRDefault="00F10AE1" w:rsidP="00CB2386">
      <w:pPr>
        <w:pStyle w:val="par1"/>
      </w:pPr>
      <w:r w:rsidRPr="00F10AE1">
        <w:t xml:space="preserve">A. </w:t>
      </w:r>
      <w:r>
        <w:tab/>
      </w:r>
      <w:r w:rsidRPr="00F10AE1">
        <w:rPr>
          <w:u w:val="single"/>
        </w:rPr>
        <w:t>Basis:</w:t>
      </w:r>
      <w:r w:rsidRPr="00F10AE1">
        <w:t xml:space="preserve"> The authority for promulgation of these rules by the Colorado Medical Board (“Board”) is set forth in sections 24-4-103, 12-20-204(1), 12-240-106(1)(a), and 12-240-111, C.R.S. </w:t>
      </w:r>
    </w:p>
    <w:p w14:paraId="398B8710" w14:textId="77777777" w:rsidR="00F10AE1" w:rsidRDefault="00F10AE1" w:rsidP="00CB2386">
      <w:pPr>
        <w:pStyle w:val="par1"/>
      </w:pPr>
      <w:r w:rsidRPr="00F10AE1">
        <w:t>B.</w:t>
      </w:r>
      <w:r>
        <w:tab/>
      </w:r>
      <w:r w:rsidRPr="00F10AE1">
        <w:rPr>
          <w:u w:val="single"/>
        </w:rPr>
        <w:t xml:space="preserve">Purpose: </w:t>
      </w:r>
      <w:r w:rsidRPr="00F10AE1">
        <w:t xml:space="preserve">These rules have been adopted by the Board to specify standards related to the qualification and supervision of distinguished foreign teaching physicians and to clarify application requirements for this license type. </w:t>
      </w:r>
    </w:p>
    <w:p w14:paraId="05B73DC3" w14:textId="44221EEE" w:rsidR="00CB2386" w:rsidRDefault="00F10AE1" w:rsidP="003A4726">
      <w:pPr>
        <w:pStyle w:val="par1"/>
      </w:pPr>
      <w:r w:rsidRPr="00F10AE1">
        <w:t>C.</w:t>
      </w:r>
      <w:r>
        <w:tab/>
      </w:r>
      <w:r w:rsidRPr="00F10AE1">
        <w:t xml:space="preserve">A physician who meets the conditions set forth in section 12-240-111, C.R.S., of the Medical Practice Act and the qualification standards and application requirements set forth in this Rule may be granted a distinguished foreign teaching physician license to practice medicine in this state at the discretion of the Board. When determining whether an applicant is eligible for this license type, the Board shall in the exercise of its discretion, consider the following Qualification Standards. </w:t>
      </w:r>
    </w:p>
    <w:p w14:paraId="43486337" w14:textId="0CA378F9" w:rsidR="003A4726" w:rsidRDefault="003A4726" w:rsidP="003A4726">
      <w:pPr>
        <w:pStyle w:val="par1"/>
        <w:jc w:val="center"/>
      </w:pPr>
      <w:r>
        <w:t>…</w:t>
      </w:r>
    </w:p>
    <w:p w14:paraId="778BB83E" w14:textId="664E9040" w:rsidR="00475B9B" w:rsidRDefault="00475B9B" w:rsidP="00475B9B">
      <w:pPr>
        <w:pStyle w:val="par1"/>
        <w:rPr>
          <w:ins w:id="42" w:author="Rascon Arana, Maria" w:date="2026-06-16T11:53:00Z" w16du:dateUtc="2026-06-16T17:53:00Z"/>
        </w:rPr>
      </w:pPr>
      <w:commentRangeStart w:id="43"/>
      <w:commentRangeStart w:id="44"/>
      <w:ins w:id="45" w:author="Rascon Arana, Maria" w:date="2026-06-16T11:53:00Z" w16du:dateUtc="2026-06-16T17:53:00Z">
        <w:r>
          <w:t>D.</w:t>
        </w:r>
      </w:ins>
      <w:commentRangeEnd w:id="43"/>
      <w:r w:rsidR="002952F1">
        <w:rPr>
          <w:rStyle w:val="CommentReference"/>
          <w:sz w:val="20"/>
          <w:szCs w:val="24"/>
        </w:rPr>
        <w:commentReference w:id="43"/>
      </w:r>
      <w:commentRangeEnd w:id="44"/>
      <w:r w:rsidR="00110C1D">
        <w:rPr>
          <w:rStyle w:val="CommentReference"/>
          <w:sz w:val="20"/>
          <w:szCs w:val="24"/>
        </w:rPr>
        <w:commentReference w:id="44"/>
      </w:r>
      <w:ins w:id="46" w:author="Rascon Arana, Maria" w:date="2026-06-16T11:53:00Z" w16du:dateUtc="2026-06-16T17:53:00Z">
        <w:r>
          <w:tab/>
        </w:r>
      </w:ins>
      <w:ins w:id="47" w:author="Rascon Arana, Maria" w:date="2026-06-16T11:53:00Z">
        <w:r w:rsidRPr="00475B9B">
          <w:t>Distinguished Foreign Teacher Pathway to full Colorado medical license</w:t>
        </w:r>
      </w:ins>
    </w:p>
    <w:p w14:paraId="4257EC8D" w14:textId="46926770" w:rsidR="00475B9B" w:rsidRDefault="00475B9B" w:rsidP="00475B9B">
      <w:pPr>
        <w:pStyle w:val="par2"/>
      </w:pPr>
      <w:ins w:id="48" w:author="Rascon Arana, Maria" w:date="2026-06-16T11:53:00Z" w16du:dateUtc="2026-06-16T17:53:00Z">
        <w:r>
          <w:t>1.</w:t>
        </w:r>
        <w:r>
          <w:tab/>
        </w:r>
      </w:ins>
      <w:ins w:id="49" w:author="Rascon Arana, Maria" w:date="2026-06-16T11:54:00Z">
        <w:r w:rsidRPr="00475B9B">
          <w:t>A distinguished foreign teaching (“DFT”) physician may request a waiver from</w:t>
        </w:r>
      </w:ins>
      <w:ins w:id="50" w:author="Shelov, Elizabeth" w:date="2026-07-14T09:43:00Z" w16du:dateUtc="2026-07-14T15:43:00Z">
        <w:r w:rsidR="00B67EF7">
          <w:t xml:space="preserve"> any of</w:t>
        </w:r>
      </w:ins>
      <w:ins w:id="51" w:author="Rascon Arana, Maria" w:date="2026-06-16T11:54:00Z">
        <w:r w:rsidRPr="00475B9B">
          <w:t xml:space="preserve"> the USMLE/COMLEX-USA Step</w:t>
        </w:r>
      </w:ins>
      <w:ins w:id="52" w:author="Shelov, Elizabeth" w:date="2026-07-14T09:53:00Z" w16du:dateUtc="2026-07-14T15:53:00Z">
        <w:r w:rsidR="00CD79DD">
          <w:t>s</w:t>
        </w:r>
      </w:ins>
      <w:ins w:id="53" w:author="Rascon Arana, Maria" w:date="2026-06-16T11:54:00Z">
        <w:r w:rsidRPr="00475B9B">
          <w:t xml:space="preserve"> </w:t>
        </w:r>
      </w:ins>
      <w:ins w:id="54" w:author="Shelov, Elizabeth" w:date="2026-07-14T09:43:00Z" w16du:dateUtc="2026-07-14T15:43:00Z">
        <w:r w:rsidR="00B67EF7">
          <w:t>1,</w:t>
        </w:r>
      </w:ins>
      <w:ins w:id="55" w:author="Shelov, Elizabeth" w:date="2026-07-14T09:44:00Z" w16du:dateUtc="2026-07-14T15:44:00Z">
        <w:r w:rsidR="00B67EF7">
          <w:t xml:space="preserve"> 2, or </w:t>
        </w:r>
      </w:ins>
      <w:ins w:id="56" w:author="Rascon Arana, Maria" w:date="2026-06-16T11:54:00Z">
        <w:r w:rsidRPr="00475B9B">
          <w:t xml:space="preserve">3 requirements and apply for full licensure from the Colorado Medical Board after holding a DFT license in good standing for at least two years.  In order to apply for full licensure, the DFT licensee may not have had discipline issued by the Colorado Medical Board during their period of licensure, </w:t>
        </w:r>
      </w:ins>
      <w:ins w:id="57" w:author="Shelov, Elizabeth" w:date="2026-07-14T09:44:00Z" w16du:dateUtc="2026-07-14T15:44:00Z">
        <w:r w:rsidR="00B67EF7">
          <w:t xml:space="preserve">may not </w:t>
        </w:r>
      </w:ins>
      <w:ins w:id="58" w:author="Rascon Arana, Maria" w:date="2026-06-16T11:54:00Z">
        <w:r w:rsidRPr="00475B9B">
          <w:t>have been disciplined by any other state medical board through which they hold licensure</w:t>
        </w:r>
      </w:ins>
      <w:ins w:id="59" w:author="Shelov, Elizabeth" w:date="2026-07-14T09:45:00Z" w16du:dateUtc="2026-07-14T15:45:00Z">
        <w:r w:rsidR="00B67EF7">
          <w:t xml:space="preserve">, </w:t>
        </w:r>
      </w:ins>
      <w:ins w:id="60" w:author="Shelov, Elizabeth" w:date="2026-07-14T09:46:00Z">
        <w:r w:rsidR="00B67EF7" w:rsidRPr="00B67EF7">
          <w:rPr>
            <w:u w:val="single"/>
          </w:rPr>
          <w:t>and may not be under investigation by their educational institution, by the Colorado Medical Board, or by any other state licensing board with which they hold licensure</w:t>
        </w:r>
      </w:ins>
      <w:ins w:id="61" w:author="Rascon Arana, Maria" w:date="2026-06-16T11:54:00Z">
        <w:r w:rsidRPr="00475B9B">
          <w:t>.  The DFT licensee must not have had an adverse action taken against them by the Colorado educational institution which employs them.</w:t>
        </w:r>
      </w:ins>
    </w:p>
    <w:p w14:paraId="3206FE01" w14:textId="77777777" w:rsidR="00475B9B" w:rsidRDefault="00475B9B" w:rsidP="00475B9B">
      <w:pPr>
        <w:jc w:val="center"/>
      </w:pPr>
    </w:p>
    <w:p w14:paraId="326550A5" w14:textId="086BFE49" w:rsidR="00475B9B" w:rsidRPr="00CB2386" w:rsidRDefault="00475B9B" w:rsidP="00475B9B">
      <w:pPr>
        <w:jc w:val="center"/>
      </w:pPr>
      <w:r>
        <w:lastRenderedPageBreak/>
        <w:t>…</w:t>
      </w:r>
    </w:p>
    <w:p w14:paraId="46C6DE3D" w14:textId="77777777" w:rsidR="00CB2386" w:rsidRDefault="00CB2386" w:rsidP="00CB2386">
      <w:pPr>
        <w:pStyle w:val="par1"/>
      </w:pPr>
    </w:p>
    <w:p w14:paraId="2D943831" w14:textId="21BCC809" w:rsidR="00242739" w:rsidRPr="00CB2386" w:rsidDel="005C692B" w:rsidRDefault="00242739" w:rsidP="00CB2386">
      <w:pPr>
        <w:pStyle w:val="Heading2"/>
        <w:rPr>
          <w:del w:id="62" w:author="Rascon Arana, Maria" w:date="2026-06-16T10:45:00Z" w16du:dateUtc="2026-06-16T16:45:00Z"/>
          <w:rFonts w:ascii="Arial" w:hAnsi="Arial" w:cs="Arial"/>
          <w:b/>
          <w:bCs/>
          <w:color w:val="auto"/>
          <w:sz w:val="20"/>
          <w:szCs w:val="20"/>
        </w:rPr>
      </w:pPr>
      <w:r w:rsidRPr="00CB2386">
        <w:rPr>
          <w:rFonts w:ascii="Arial" w:hAnsi="Arial" w:cs="Arial"/>
          <w:b/>
          <w:bCs/>
          <w:color w:val="auto"/>
          <w:sz w:val="20"/>
          <w:szCs w:val="20"/>
        </w:rPr>
        <w:t>1.29</w:t>
      </w:r>
      <w:r w:rsidR="00CB2386">
        <w:rPr>
          <w:rFonts w:ascii="Arial" w:hAnsi="Arial" w:cs="Arial"/>
          <w:b/>
          <w:bCs/>
          <w:color w:val="auto"/>
          <w:sz w:val="20"/>
          <w:szCs w:val="20"/>
        </w:rPr>
        <w:tab/>
      </w:r>
      <w:ins w:id="63" w:author="Rascon Arana, Maria" w:date="2026-06-16T10:45:00Z">
        <w:r w:rsidR="005C692B" w:rsidRPr="00CB2386">
          <w:rPr>
            <w:rFonts w:ascii="Arial" w:hAnsi="Arial" w:cs="Arial"/>
            <w:b/>
            <w:bCs/>
            <w:color w:val="auto"/>
            <w:sz w:val="20"/>
            <w:szCs w:val="20"/>
          </w:rPr>
          <w:t>[Repealed]</w:t>
        </w:r>
      </w:ins>
      <w:ins w:id="64" w:author="Shelov, Elizabeth" w:date="2026-07-14T09:47:00Z" w16du:dateUtc="2026-07-14T15:47:00Z">
        <w:r w:rsidR="002B06BD">
          <w:rPr>
            <w:rFonts w:ascii="Arial" w:hAnsi="Arial" w:cs="Arial"/>
            <w:b/>
            <w:bCs/>
            <w:color w:val="auto"/>
            <w:sz w:val="20"/>
            <w:szCs w:val="20"/>
          </w:rPr>
          <w:t xml:space="preserve"> </w:t>
        </w:r>
      </w:ins>
      <w:del w:id="65" w:author="Rascon Arana, Maria" w:date="2026-06-16T10:45:00Z" w16du:dateUtc="2026-06-16T16:45:00Z">
        <w:r w:rsidRPr="00CB2386" w:rsidDel="005C692B">
          <w:rPr>
            <w:rFonts w:ascii="Arial" w:hAnsi="Arial" w:cs="Arial"/>
            <w:b/>
            <w:bCs/>
            <w:color w:val="auto"/>
            <w:sz w:val="20"/>
            <w:szCs w:val="20"/>
          </w:rPr>
          <w:delText xml:space="preserve">REGARDING SUBSTANCE USE PREVENTION TRAINING FOR LICENSE RENEWAL, REACTIVATION, OR REINSTATEMENT </w:delText>
        </w:r>
      </w:del>
    </w:p>
    <w:p w14:paraId="613158E4" w14:textId="57EDB3C7" w:rsidR="00D7719A" w:rsidDel="005C692B" w:rsidRDefault="00242739" w:rsidP="00CB2386">
      <w:pPr>
        <w:pStyle w:val="par1"/>
        <w:rPr>
          <w:del w:id="66" w:author="Rascon Arana, Maria" w:date="2026-06-16T10:45:00Z" w16du:dateUtc="2026-06-16T16:45:00Z"/>
        </w:rPr>
      </w:pPr>
      <w:del w:id="67" w:author="Rascon Arana, Maria" w:date="2026-06-16T10:45:00Z" w16du:dateUtc="2026-06-16T16:45:00Z">
        <w:r w:rsidRPr="00242739" w:rsidDel="005C692B">
          <w:delText xml:space="preserve">A. </w:delText>
        </w:r>
        <w:r w:rsidR="00D7719A" w:rsidDel="005C692B">
          <w:tab/>
        </w:r>
        <w:r w:rsidRPr="00683A4F" w:rsidDel="005C692B">
          <w:rPr>
            <w:u w:val="single"/>
          </w:rPr>
          <w:delText>Basis:</w:delText>
        </w:r>
        <w:r w:rsidRPr="00242739" w:rsidDel="005C692B">
          <w:delText xml:space="preserve"> The general authority for promulgation of these rules and regulations by the Colorado Medical Board (“Board”) is set forth in sections 12-20-204(1), 12240-106(1)(a), and 12-30-114(1), C.R.S. </w:delText>
        </w:r>
      </w:del>
    </w:p>
    <w:p w14:paraId="25AA4F2D" w14:textId="5C699B19" w:rsidR="00D7719A" w:rsidDel="005C692B" w:rsidRDefault="00242739" w:rsidP="00CB2386">
      <w:pPr>
        <w:pStyle w:val="par1"/>
        <w:rPr>
          <w:del w:id="68" w:author="Rascon Arana, Maria" w:date="2026-06-16T10:45:00Z" w16du:dateUtc="2026-06-16T16:45:00Z"/>
        </w:rPr>
      </w:pPr>
      <w:del w:id="69" w:author="Rascon Arana, Maria" w:date="2026-06-16T10:45:00Z" w16du:dateUtc="2026-06-16T16:45:00Z">
        <w:r w:rsidRPr="00242739" w:rsidDel="005C692B">
          <w:delText>B.</w:delText>
        </w:r>
        <w:r w:rsidR="00D7719A" w:rsidDel="005C692B">
          <w:tab/>
        </w:r>
        <w:r w:rsidRPr="00242739" w:rsidDel="005C692B">
          <w:delText xml:space="preserve">These Rules are adopted by the Board pursuant to section 12-30-114, C.R.S., in order to require physicians and physician assistants to complete training to demonstrate competency in preventing substance abuse and/or to demonstrate competency in treating patients with substance use disorders. </w:delText>
        </w:r>
      </w:del>
    </w:p>
    <w:p w14:paraId="7ECD754F" w14:textId="2A935901" w:rsidR="00D7719A" w:rsidDel="005C692B" w:rsidRDefault="00D7719A" w:rsidP="00CB2386">
      <w:pPr>
        <w:pStyle w:val="par1"/>
        <w:rPr>
          <w:del w:id="70" w:author="Rascon Arana, Maria" w:date="2026-06-16T10:45:00Z" w16du:dateUtc="2026-06-16T16:45:00Z"/>
        </w:rPr>
      </w:pPr>
      <w:del w:id="71" w:author="Rascon Arana, Maria" w:date="2026-06-16T10:45:00Z" w16du:dateUtc="2026-06-16T16:45:00Z">
        <w:r w:rsidDel="005C692B">
          <w:delText>C.</w:delText>
        </w:r>
        <w:r w:rsidDel="005C692B">
          <w:tab/>
        </w:r>
        <w:r w:rsidR="00242739" w:rsidRPr="00242739" w:rsidDel="005C692B">
          <w:delText xml:space="preserve">Every physician and physician assistant is required to complete at least two cumulative hours of training per renewal period in order to demonstrate competency regarding the topics/areas specified in section 12-30-114(1)(a), C.R.S. </w:delText>
        </w:r>
      </w:del>
    </w:p>
    <w:p w14:paraId="2C52FD80" w14:textId="5464B97C" w:rsidR="00D7719A" w:rsidDel="005C692B" w:rsidRDefault="00D7719A" w:rsidP="00CB2386">
      <w:pPr>
        <w:pStyle w:val="par1"/>
        <w:rPr>
          <w:del w:id="72" w:author="Rascon Arana, Maria" w:date="2026-06-16T10:45:00Z" w16du:dateUtc="2026-06-16T16:45:00Z"/>
        </w:rPr>
      </w:pPr>
      <w:del w:id="73" w:author="Rascon Arana, Maria" w:date="2026-06-16T10:45:00Z" w16du:dateUtc="2026-06-16T16:45:00Z">
        <w:r w:rsidDel="005C692B">
          <w:delText>D.</w:delText>
        </w:r>
        <w:r w:rsidDel="005C692B">
          <w:tab/>
        </w:r>
        <w:r w:rsidR="00242739" w:rsidRPr="00242739" w:rsidDel="005C692B">
          <w:delText>Training, for the purposes of this section includes, but is not limited to, relevant continuing education courses; self-study of relevant scholarly articles or relevant policies/guidelines; peer review proceedings that involve opioid prescribing; relevant volunteer service; attendance at a relevant conference (or portion of a conference); teaching a releva</w:delText>
        </w:r>
        <w:r w:rsidR="00815D9B" w:rsidDel="005C692B">
          <w:delText xml:space="preserve"> </w:delText>
        </w:r>
        <w:r w:rsidR="00242739" w:rsidRPr="00242739" w:rsidDel="005C692B">
          <w:delText xml:space="preserve">nt class/course; or participation in a relevant presentation, such as with your practice. All such training must cover or be related to the topics specified in section 12-30-114(1)(a), C.R.S. </w:delText>
        </w:r>
      </w:del>
    </w:p>
    <w:p w14:paraId="11781E67" w14:textId="5A169B93" w:rsidR="00D7719A" w:rsidDel="005C692B" w:rsidRDefault="00D7719A" w:rsidP="00CB2386">
      <w:pPr>
        <w:pStyle w:val="par1"/>
        <w:rPr>
          <w:del w:id="74" w:author="Rascon Arana, Maria" w:date="2026-06-16T10:45:00Z" w16du:dateUtc="2026-06-16T16:45:00Z"/>
        </w:rPr>
      </w:pPr>
      <w:del w:id="75" w:author="Rascon Arana, Maria" w:date="2026-06-16T10:45:00Z" w16du:dateUtc="2026-06-16T16:45:00Z">
        <w:r w:rsidDel="005C692B">
          <w:delText>E.</w:delText>
        </w:r>
        <w:r w:rsidDel="005C692B">
          <w:tab/>
        </w:r>
        <w:r w:rsidR="00242739" w:rsidRPr="00242739" w:rsidDel="005C692B">
          <w:delText xml:space="preserve">The Board shall exempt a physician or physician assistant from the requirements of this section who qualifies for either exemption set forth in section 12-30114(1)(b), C.R.S. </w:delText>
        </w:r>
      </w:del>
    </w:p>
    <w:p w14:paraId="69BA5EE8" w14:textId="36EC0AD9" w:rsidR="00D7719A" w:rsidDel="005C692B" w:rsidRDefault="00D7719A" w:rsidP="00CB2386">
      <w:pPr>
        <w:pStyle w:val="par1"/>
        <w:rPr>
          <w:del w:id="76" w:author="Rascon Arana, Maria" w:date="2026-06-16T10:45:00Z" w16du:dateUtc="2026-06-16T16:45:00Z"/>
        </w:rPr>
      </w:pPr>
      <w:del w:id="77" w:author="Rascon Arana, Maria" w:date="2026-06-16T10:45:00Z" w16du:dateUtc="2026-06-16T16:45:00Z">
        <w:r w:rsidDel="005C692B">
          <w:delText>F.</w:delText>
        </w:r>
        <w:r w:rsidDel="005C692B">
          <w:tab/>
        </w:r>
        <w:r w:rsidR="00242739" w:rsidRPr="00242739" w:rsidDel="005C692B">
          <w:delText xml:space="preserve">This section shall apply to any application for reinstatement of an expired license pursuant to Rule 1.8 or reactivation of an inactive license. </w:delText>
        </w:r>
      </w:del>
    </w:p>
    <w:p w14:paraId="5EE0EE2C" w14:textId="1619DA08" w:rsidR="00D7719A" w:rsidDel="005C692B" w:rsidRDefault="00D7719A" w:rsidP="00CB2386">
      <w:pPr>
        <w:pStyle w:val="par1"/>
        <w:rPr>
          <w:del w:id="78" w:author="Rascon Arana, Maria" w:date="2026-06-16T10:45:00Z" w16du:dateUtc="2026-06-16T16:45:00Z"/>
        </w:rPr>
      </w:pPr>
      <w:del w:id="79" w:author="Rascon Arana, Maria" w:date="2026-06-16T10:45:00Z" w16du:dateUtc="2026-06-16T16:45:00Z">
        <w:r w:rsidDel="005C692B">
          <w:delText>G.</w:delText>
        </w:r>
        <w:r w:rsidDel="005C692B">
          <w:tab/>
        </w:r>
        <w:r w:rsidR="00242739" w:rsidRPr="00242739" w:rsidDel="005C692B">
          <w:delText>Applicants for license renewal, reactivation, or reinstatement shall attest during the application process to either their compliance with this substance abuse</w:delText>
        </w:r>
        <w:r w:rsidDel="005C692B">
          <w:delText xml:space="preserve"> </w:delText>
        </w:r>
        <w:r w:rsidRPr="00D7719A" w:rsidDel="005C692B">
          <w:delText xml:space="preserve">training requirement or their exemption from the requirement for training, as specified in section (C) of this Rule. </w:delText>
        </w:r>
      </w:del>
    </w:p>
    <w:p w14:paraId="3807B684" w14:textId="339860D2" w:rsidR="00242739" w:rsidRDefault="00D7719A" w:rsidP="00CB2386">
      <w:pPr>
        <w:pStyle w:val="par1"/>
      </w:pPr>
      <w:del w:id="80" w:author="Rascon Arana, Maria" w:date="2026-06-16T10:45:00Z" w16du:dateUtc="2026-06-16T16:45:00Z">
        <w:r w:rsidRPr="00D7719A" w:rsidDel="005C692B">
          <w:delText>H.</w:delText>
        </w:r>
        <w:r w:rsidDel="005C692B">
          <w:tab/>
        </w:r>
        <w:r w:rsidRPr="00D7719A" w:rsidDel="005C692B">
          <w:delText>The Board may audit compliance with this section. Physicians and physician assistants must submit documentation of their compliance with this substance abuse training requirement or basis for their exemption, upon request by the Board.</w:delText>
        </w:r>
      </w:del>
    </w:p>
    <w:p w14:paraId="74F2D5AA" w14:textId="77777777" w:rsidR="00683A4F" w:rsidRDefault="00683A4F" w:rsidP="00D7719A">
      <w:pPr>
        <w:jc w:val="center"/>
        <w:rPr>
          <w:rFonts w:ascii="Arial" w:hAnsi="Arial" w:cs="Arial"/>
          <w:sz w:val="20"/>
          <w:szCs w:val="20"/>
        </w:rPr>
      </w:pPr>
    </w:p>
    <w:p w14:paraId="086738CF" w14:textId="7FD24F0E" w:rsidR="008B1596" w:rsidRDefault="008B1596" w:rsidP="008B1596">
      <w:pPr>
        <w:jc w:val="center"/>
        <w:rPr>
          <w:rFonts w:ascii="Arial" w:hAnsi="Arial" w:cs="Arial"/>
          <w:sz w:val="20"/>
          <w:szCs w:val="20"/>
        </w:rPr>
      </w:pPr>
      <w:r w:rsidRPr="008B1596">
        <w:rPr>
          <w:rFonts w:ascii="Arial" w:hAnsi="Arial" w:cs="Arial"/>
          <w:sz w:val="20"/>
          <w:szCs w:val="20"/>
        </w:rPr>
        <w:t>…</w:t>
      </w:r>
    </w:p>
    <w:p w14:paraId="4425B408" w14:textId="2FE86D7F" w:rsidR="00A049B4" w:rsidRPr="00CB2386" w:rsidRDefault="007D51BC" w:rsidP="00CB2386">
      <w:pPr>
        <w:pStyle w:val="Heading2"/>
        <w:rPr>
          <w:rFonts w:ascii="Arial" w:hAnsi="Arial" w:cs="Arial"/>
          <w:b/>
          <w:bCs/>
          <w:color w:val="auto"/>
          <w:sz w:val="20"/>
          <w:szCs w:val="20"/>
        </w:rPr>
      </w:pPr>
      <w:commentRangeStart w:id="81"/>
      <w:commentRangeStart w:id="82"/>
      <w:commentRangeStart w:id="83"/>
      <w:commentRangeStart w:id="84"/>
      <w:commentRangeStart w:id="85"/>
      <w:commentRangeStart w:id="86"/>
      <w:commentRangeStart w:id="87"/>
      <w:r w:rsidRPr="00CB2386">
        <w:rPr>
          <w:rFonts w:ascii="Arial" w:hAnsi="Arial" w:cs="Arial"/>
          <w:b/>
          <w:bCs/>
          <w:color w:val="auto"/>
          <w:sz w:val="20"/>
          <w:szCs w:val="20"/>
        </w:rPr>
        <w:t>1.33</w:t>
      </w:r>
      <w:commentRangeEnd w:id="81"/>
      <w:r w:rsidR="00AC6E0E" w:rsidRPr="00CB2386">
        <w:rPr>
          <w:rStyle w:val="CommentReference"/>
          <w:rFonts w:ascii="Arial" w:hAnsi="Arial" w:cs="Arial"/>
          <w:b/>
          <w:bCs/>
          <w:color w:val="auto"/>
          <w:sz w:val="20"/>
          <w:szCs w:val="20"/>
        </w:rPr>
        <w:commentReference w:id="81"/>
      </w:r>
      <w:commentRangeEnd w:id="82"/>
      <w:r w:rsidR="00AC6E0E" w:rsidRPr="00CB2386">
        <w:rPr>
          <w:rStyle w:val="CommentReference"/>
          <w:rFonts w:ascii="Arial" w:hAnsi="Arial" w:cs="Arial"/>
          <w:b/>
          <w:bCs/>
          <w:color w:val="auto"/>
          <w:sz w:val="20"/>
          <w:szCs w:val="20"/>
        </w:rPr>
        <w:commentReference w:id="82"/>
      </w:r>
      <w:commentRangeEnd w:id="83"/>
      <w:r w:rsidR="00AC6E0E" w:rsidRPr="00CB2386">
        <w:rPr>
          <w:rStyle w:val="CommentReference"/>
          <w:rFonts w:ascii="Arial" w:hAnsi="Arial" w:cs="Arial"/>
          <w:b/>
          <w:bCs/>
          <w:color w:val="auto"/>
          <w:sz w:val="20"/>
          <w:szCs w:val="20"/>
        </w:rPr>
        <w:commentReference w:id="83"/>
      </w:r>
      <w:commentRangeEnd w:id="84"/>
      <w:r w:rsidR="005E5045" w:rsidRPr="00CB2386">
        <w:rPr>
          <w:rStyle w:val="CommentReference"/>
          <w:rFonts w:ascii="Arial" w:hAnsi="Arial" w:cs="Arial"/>
          <w:b/>
          <w:bCs/>
          <w:color w:val="auto"/>
          <w:sz w:val="20"/>
          <w:szCs w:val="20"/>
        </w:rPr>
        <w:commentReference w:id="84"/>
      </w:r>
      <w:commentRangeEnd w:id="85"/>
      <w:r w:rsidR="008B504D" w:rsidRPr="00CB2386">
        <w:rPr>
          <w:rStyle w:val="CommentReference"/>
          <w:rFonts w:ascii="Arial" w:hAnsi="Arial" w:cs="Arial"/>
          <w:b/>
          <w:bCs/>
          <w:color w:val="auto"/>
          <w:sz w:val="20"/>
          <w:szCs w:val="20"/>
        </w:rPr>
        <w:commentReference w:id="85"/>
      </w:r>
      <w:commentRangeEnd w:id="86"/>
      <w:r w:rsidR="008B504D" w:rsidRPr="00CB2386">
        <w:rPr>
          <w:rStyle w:val="CommentReference"/>
          <w:rFonts w:ascii="Arial" w:hAnsi="Arial" w:cs="Arial"/>
          <w:b/>
          <w:bCs/>
          <w:color w:val="auto"/>
          <w:sz w:val="20"/>
          <w:szCs w:val="20"/>
        </w:rPr>
        <w:commentReference w:id="86"/>
      </w:r>
      <w:commentRangeEnd w:id="87"/>
      <w:r w:rsidR="00C611BB" w:rsidRPr="00CB2386">
        <w:rPr>
          <w:rStyle w:val="CommentReference"/>
          <w:rFonts w:ascii="Arial" w:hAnsi="Arial" w:cs="Arial"/>
          <w:b/>
          <w:bCs/>
          <w:color w:val="auto"/>
          <w:sz w:val="20"/>
          <w:szCs w:val="20"/>
        </w:rPr>
        <w:commentReference w:id="87"/>
      </w:r>
      <w:r w:rsidR="003B068D" w:rsidRPr="00CB2386">
        <w:rPr>
          <w:rFonts w:ascii="Arial" w:hAnsi="Arial" w:cs="Arial"/>
          <w:b/>
          <w:bCs/>
          <w:color w:val="auto"/>
          <w:sz w:val="20"/>
          <w:szCs w:val="20"/>
        </w:rPr>
        <w:tab/>
      </w:r>
      <w:r w:rsidRPr="00CB2386">
        <w:rPr>
          <w:rFonts w:ascii="Arial" w:hAnsi="Arial" w:cs="Arial"/>
          <w:b/>
          <w:bCs/>
          <w:color w:val="auto"/>
          <w:sz w:val="20"/>
          <w:szCs w:val="20"/>
        </w:rPr>
        <w:t xml:space="preserve">RULES AND REGULATIONS REGARDING </w:t>
      </w:r>
      <w:r w:rsidR="00A049B4" w:rsidRPr="00CB2386">
        <w:rPr>
          <w:rFonts w:ascii="Arial" w:hAnsi="Arial" w:cs="Arial"/>
          <w:b/>
          <w:bCs/>
          <w:color w:val="auto"/>
          <w:sz w:val="20"/>
          <w:szCs w:val="20"/>
        </w:rPr>
        <w:t>CONTINUING MEDICAL EDUCATION FOR PHYSICIANS</w:t>
      </w:r>
    </w:p>
    <w:p w14:paraId="75787876" w14:textId="53AD820D" w:rsidR="00A049B4" w:rsidRPr="00F87618" w:rsidRDefault="00A049B4" w:rsidP="00A049B4">
      <w:pPr>
        <w:pStyle w:val="par1"/>
        <w:rPr>
          <w:color w:val="000000" w:themeColor="text1"/>
        </w:rPr>
      </w:pPr>
      <w:r w:rsidRPr="00F87618">
        <w:rPr>
          <w:color w:val="000000" w:themeColor="text1"/>
        </w:rPr>
        <w:t>A.</w:t>
      </w:r>
      <w:r w:rsidRPr="00F87618">
        <w:rPr>
          <w:color w:val="000000" w:themeColor="text1"/>
        </w:rPr>
        <w:tab/>
      </w:r>
      <w:r w:rsidRPr="00F87618">
        <w:rPr>
          <w:color w:val="000000" w:themeColor="text1"/>
          <w:u w:val="single"/>
        </w:rPr>
        <w:t>Basis:</w:t>
      </w:r>
      <w:r w:rsidRPr="00F87618">
        <w:rPr>
          <w:color w:val="000000" w:themeColor="text1"/>
        </w:rPr>
        <w:t xml:space="preserve"> The general authority for promulgation of these rules and regulations by the Colorado Medical Board (“Board”) is set forth in sections 12-20-202, 12-20-204(1), 12-240-106(1)(a), 12- 240-110, 12-240-120(1), 12-240-130, 12-240-130.5(7) and 12-240-141(5), C.R.S.</w:t>
      </w:r>
    </w:p>
    <w:p w14:paraId="29B233BD" w14:textId="77777777" w:rsidR="00A049B4" w:rsidRDefault="00A049B4" w:rsidP="00A049B4">
      <w:pPr>
        <w:pStyle w:val="par1"/>
        <w:rPr>
          <w:ins w:id="88" w:author="Rascon Arana, Maria" w:date="2026-06-12T15:17:00Z" w16du:dateUtc="2026-06-12T21:17:00Z"/>
          <w:color w:val="000000" w:themeColor="text1"/>
        </w:rPr>
      </w:pPr>
      <w:r w:rsidRPr="00F87618">
        <w:rPr>
          <w:color w:val="000000" w:themeColor="text1"/>
        </w:rPr>
        <w:t>B.</w:t>
      </w:r>
      <w:r w:rsidRPr="00F87618">
        <w:rPr>
          <w:color w:val="000000" w:themeColor="text1"/>
        </w:rPr>
        <w:tab/>
      </w:r>
      <w:r w:rsidRPr="00F87618">
        <w:rPr>
          <w:color w:val="000000" w:themeColor="text1"/>
          <w:u w:val="single"/>
        </w:rPr>
        <w:t>Purpose:</w:t>
      </w:r>
      <w:r w:rsidR="0056767E" w:rsidRPr="009877DD">
        <w:rPr>
          <w:color w:val="000000" w:themeColor="text1"/>
        </w:rPr>
        <w:t xml:space="preserve"> The purpose of these rules is to effectuate the requirements for licensees to comply with continuing medical </w:t>
      </w:r>
      <w:r w:rsidR="003D3CF1" w:rsidRPr="009877DD">
        <w:rPr>
          <w:color w:val="000000" w:themeColor="text1"/>
        </w:rPr>
        <w:t xml:space="preserve">education </w:t>
      </w:r>
      <w:r w:rsidR="0056767E" w:rsidRPr="009877DD">
        <w:rPr>
          <w:color w:val="000000" w:themeColor="text1"/>
        </w:rPr>
        <w:t>requirements set forth in section 12-240-130.5, C.R.S.</w:t>
      </w:r>
    </w:p>
    <w:p w14:paraId="7533387D" w14:textId="77777777" w:rsidR="00DC15B1" w:rsidRDefault="00C040BB" w:rsidP="005C692B">
      <w:pPr>
        <w:pStyle w:val="par1"/>
        <w:ind w:left="0" w:firstLine="0"/>
        <w:rPr>
          <w:ins w:id="89" w:author="Rascon Arana, Maria" w:date="2026-06-16T14:47:00Z" w16du:dateUtc="2026-06-16T20:47:00Z"/>
        </w:rPr>
      </w:pPr>
      <w:ins w:id="90" w:author="Rascon Arana, Maria" w:date="2026-06-12T15:18:00Z" w16du:dateUtc="2026-06-12T21:18:00Z">
        <w:r>
          <w:lastRenderedPageBreak/>
          <w:tab/>
        </w:r>
      </w:ins>
      <w:ins w:id="91" w:author="Rascon Arana, Maria" w:date="2026-06-12T15:17:00Z" w16du:dateUtc="2026-06-12T21:17:00Z">
        <w:r>
          <w:t>The continuing medical education requirements set forth in this Rule shall apply to the following license types only: active physician licenses issued by examination, endorsement, reinstatement</w:t>
        </w:r>
      </w:ins>
      <w:ins w:id="92" w:author="Rascon Arana, Maria" w:date="2026-06-16T14:46:00Z" w16du:dateUtc="2026-06-16T20:46:00Z">
        <w:r w:rsidR="00DC15B1">
          <w:t>, pro bono</w:t>
        </w:r>
      </w:ins>
      <w:ins w:id="93" w:author="Rascon Arana, Maria" w:date="2026-06-12T15:17:00Z" w16du:dateUtc="2026-06-12T21:17:00Z">
        <w:r>
          <w:t xml:space="preserve"> or re-entry;</w:t>
        </w:r>
      </w:ins>
      <w:ins w:id="94" w:author="Rascon Arana, Maria" w:date="2026-06-16T14:46:00Z" w16du:dateUtc="2026-06-16T20:46:00Z">
        <w:r w:rsidR="00DC15B1">
          <w:t xml:space="preserve"> a</w:t>
        </w:r>
      </w:ins>
      <w:ins w:id="95" w:author="Rascon Arana, Maria" w:date="2026-06-12T15:17:00Z" w16du:dateUtc="2026-06-12T21:17:00Z">
        <w:r>
          <w:t>nd active physician licenses issued through the Interstate Medical Licensure Compac</w:t>
        </w:r>
      </w:ins>
      <w:ins w:id="96" w:author="Rascon Arana, Maria" w:date="2026-06-12T15:18:00Z" w16du:dateUtc="2026-06-12T21:18:00Z">
        <w:r>
          <w:t>t.</w:t>
        </w:r>
      </w:ins>
    </w:p>
    <w:p w14:paraId="24B36024" w14:textId="0C7480B9" w:rsidR="000A7BC3" w:rsidRPr="009877DD" w:rsidRDefault="00DC15B1">
      <w:pPr>
        <w:pStyle w:val="par1"/>
        <w:ind w:left="0" w:firstLine="0"/>
        <w:rPr>
          <w:ins w:id="97" w:author="Rascon Arana, Maria" w:date="2026-06-16T10:52:00Z" w16du:dateUtc="2026-06-16T16:52:00Z"/>
        </w:rPr>
        <w:pPrChange w:id="98" w:author="Rascon Arana, Maria" w:date="2026-06-16T14:49:00Z" w16du:dateUtc="2026-06-16T20:49:00Z">
          <w:pPr>
            <w:pStyle w:val="par1"/>
          </w:pPr>
        </w:pPrChange>
      </w:pPr>
      <w:ins w:id="99" w:author="Rascon Arana, Maria" w:date="2026-06-16T14:47:00Z" w16du:dateUtc="2026-06-16T20:47:00Z">
        <w:r>
          <w:tab/>
          <w:t xml:space="preserve">The continuing education requirement does not apply to: </w:t>
        </w:r>
      </w:ins>
      <w:ins w:id="100" w:author="Rascon Arana, Maria" w:date="2026-06-30T13:44:00Z" w16du:dateUtc="2026-06-30T19:44:00Z">
        <w:r w:rsidR="002952F1">
          <w:t>administrat</w:t>
        </w:r>
      </w:ins>
      <w:ins w:id="101" w:author="Rascon Arana, Maria" w:date="2026-06-30T13:45:00Z" w16du:dateUtc="2026-06-30T19:45:00Z">
        <w:r w:rsidR="002952F1">
          <w:t xml:space="preserve">ive physician licenses, </w:t>
        </w:r>
      </w:ins>
      <w:ins w:id="102" w:author="Rascon Arana, Maria" w:date="2026-06-16T14:47:00Z" w16du:dateUtc="2026-06-16T20:47:00Z">
        <w:r>
          <w:t>physician assistant lic</w:t>
        </w:r>
      </w:ins>
      <w:ins w:id="103" w:author="Rascon Arana, Maria" w:date="2026-06-16T14:48:00Z" w16du:dateUtc="2026-06-16T20:48:00Z">
        <w:r>
          <w:t>ensees, anesthesiology assistant licensees; physician training licenses, and  physician licenses</w:t>
        </w:r>
      </w:ins>
      <w:ins w:id="104" w:author="Shelov, Elizabeth" w:date="2026-07-14T09:49:00Z" w16du:dateUtc="2026-07-14T15:49:00Z">
        <w:r w:rsidR="002B06BD">
          <w:t xml:space="preserve"> that are in an inactive or expired status</w:t>
        </w:r>
      </w:ins>
      <w:ins w:id="105" w:author="Rascon Arana, Maria" w:date="2026-06-16T14:48:00Z" w16du:dateUtc="2026-06-16T20:48:00Z">
        <w:r>
          <w:t>.</w:t>
        </w:r>
      </w:ins>
    </w:p>
    <w:p w14:paraId="3477B0A7" w14:textId="77777777" w:rsidR="00A049B4" w:rsidRPr="00F87618" w:rsidRDefault="00A049B4">
      <w:pPr>
        <w:pStyle w:val="par1"/>
        <w:ind w:left="0" w:firstLine="0"/>
        <w:rPr>
          <w:color w:val="000000" w:themeColor="text1"/>
        </w:rPr>
        <w:pPrChange w:id="106" w:author="Rascon Arana, Maria" w:date="2026-06-16T10:47:00Z" w16du:dateUtc="2026-06-16T16:47:00Z">
          <w:pPr>
            <w:pStyle w:val="par1"/>
          </w:pPr>
        </w:pPrChange>
      </w:pPr>
      <w:r w:rsidRPr="00F87618">
        <w:rPr>
          <w:color w:val="000000" w:themeColor="text1"/>
        </w:rPr>
        <w:t>C.</w:t>
      </w:r>
      <w:r w:rsidRPr="00F87618">
        <w:rPr>
          <w:color w:val="000000" w:themeColor="text1"/>
        </w:rPr>
        <w:tab/>
      </w:r>
      <w:r w:rsidRPr="00F87618">
        <w:rPr>
          <w:color w:val="000000" w:themeColor="text1"/>
          <w:u w:val="single"/>
        </w:rPr>
        <w:t>Renewal, Reinstatement and Reactivation:</w:t>
      </w:r>
    </w:p>
    <w:p w14:paraId="6EC0CC15" w14:textId="1F5C89CE" w:rsidR="00A049B4" w:rsidRPr="00F87618" w:rsidRDefault="00A049B4" w:rsidP="00A049B4">
      <w:pPr>
        <w:pStyle w:val="par2"/>
        <w:rPr>
          <w:color w:val="000000" w:themeColor="text1"/>
        </w:rPr>
      </w:pPr>
      <w:r w:rsidRPr="00F87618">
        <w:rPr>
          <w:color w:val="000000" w:themeColor="text1"/>
        </w:rPr>
        <w:t>1.</w:t>
      </w:r>
      <w:r w:rsidRPr="00F87618">
        <w:rPr>
          <w:color w:val="000000" w:themeColor="text1"/>
        </w:rPr>
        <w:tab/>
        <w:t>Pursuant to</w:t>
      </w:r>
      <w:r w:rsidRPr="00F87618">
        <w:rPr>
          <w:color w:val="000000" w:themeColor="text1"/>
          <w:spacing w:val="-1"/>
        </w:rPr>
        <w:t xml:space="preserve"> </w:t>
      </w:r>
      <w:r w:rsidRPr="00F87618">
        <w:rPr>
          <w:color w:val="000000" w:themeColor="text1"/>
        </w:rPr>
        <w:t>the</w:t>
      </w:r>
      <w:r w:rsidRPr="00F87618">
        <w:rPr>
          <w:color w:val="000000" w:themeColor="text1"/>
          <w:spacing w:val="-1"/>
        </w:rPr>
        <w:t xml:space="preserve"> </w:t>
      </w:r>
      <w:r w:rsidRPr="00F87618">
        <w:rPr>
          <w:color w:val="000000" w:themeColor="text1"/>
        </w:rPr>
        <w:t>requirements of sections 12-240-130</w:t>
      </w:r>
      <w:r w:rsidRPr="00F87618">
        <w:rPr>
          <w:color w:val="000000" w:themeColor="text1"/>
          <w:spacing w:val="-1"/>
        </w:rPr>
        <w:t>.5</w:t>
      </w:r>
      <w:r w:rsidRPr="00F87618">
        <w:rPr>
          <w:color w:val="000000" w:themeColor="text1"/>
        </w:rPr>
        <w:t>, C.R.S.</w:t>
      </w:r>
      <w:del w:id="107" w:author="Rascon Arana, Maria" w:date="2026-06-12T15:20:00Z" w16du:dateUtc="2026-06-12T21:20:00Z">
        <w:r w:rsidRPr="00F87618" w:rsidDel="00E24DE0">
          <w:rPr>
            <w:color w:val="000000" w:themeColor="text1"/>
          </w:rPr>
          <w:delText xml:space="preserve"> and 12-30-114, C.R.S.</w:delText>
        </w:r>
      </w:del>
      <w:r w:rsidRPr="00F87618">
        <w:rPr>
          <w:color w:val="000000" w:themeColor="text1"/>
        </w:rPr>
        <w:t>,</w:t>
      </w:r>
      <w:r w:rsidR="0056767E" w:rsidRPr="00F87618">
        <w:rPr>
          <w:color w:val="000000" w:themeColor="text1"/>
        </w:rPr>
        <w:t xml:space="preserve"> on </w:t>
      </w:r>
      <w:r w:rsidR="00B422D1" w:rsidRPr="00F87618">
        <w:rPr>
          <w:color w:val="000000" w:themeColor="text1"/>
        </w:rPr>
        <w:t>and</w:t>
      </w:r>
      <w:r w:rsidR="0056767E" w:rsidRPr="00F87618">
        <w:rPr>
          <w:color w:val="000000" w:themeColor="text1"/>
        </w:rPr>
        <w:t xml:space="preserve"> after January 1, 2026,</w:t>
      </w:r>
      <w:r w:rsidRPr="00F87618">
        <w:rPr>
          <w:color w:val="000000" w:themeColor="text1"/>
        </w:rPr>
        <w:t xml:space="preserve"> the Board will not issue a license until the applicant attests that the licensee or applicant is in compliance with the required continuing medical education and that the licensee or applicant is aware of penalties for noncompliance.</w:t>
      </w:r>
    </w:p>
    <w:p w14:paraId="75624487" w14:textId="1C71DD6A" w:rsidR="00A049B4" w:rsidRPr="00F87618" w:rsidRDefault="00A049B4" w:rsidP="00A049B4">
      <w:pPr>
        <w:pStyle w:val="par2"/>
        <w:rPr>
          <w:color w:val="000000" w:themeColor="text1"/>
        </w:rPr>
      </w:pPr>
      <w:r w:rsidRPr="00F87618">
        <w:rPr>
          <w:color w:val="000000" w:themeColor="text1"/>
        </w:rPr>
        <w:t>2.</w:t>
      </w:r>
      <w:r w:rsidRPr="00F87618">
        <w:rPr>
          <w:color w:val="000000" w:themeColor="text1"/>
        </w:rPr>
        <w:tab/>
        <w:t>In order to ensure the continuing competence of a licensed physician, a licensed physician must complete 30</w:t>
      </w:r>
      <w:r w:rsidR="008A5636" w:rsidRPr="00F87618">
        <w:rPr>
          <w:color w:val="000000" w:themeColor="text1"/>
        </w:rPr>
        <w:t xml:space="preserve"> credit</w:t>
      </w:r>
      <w:r w:rsidRPr="00F87618">
        <w:rPr>
          <w:color w:val="000000" w:themeColor="text1"/>
        </w:rPr>
        <w:t xml:space="preserve"> hours of approved Continuing Medical Education (CME) during each biennial renewal cycle</w:t>
      </w:r>
      <w:r w:rsidR="0056767E" w:rsidRPr="00F87618">
        <w:rPr>
          <w:color w:val="000000" w:themeColor="text1"/>
        </w:rPr>
        <w:t>. A licensed physician must attest to completion of approved CME</w:t>
      </w:r>
      <w:r w:rsidRPr="00F87618">
        <w:rPr>
          <w:color w:val="000000" w:themeColor="text1"/>
        </w:rPr>
        <w:t xml:space="preserve"> during </w:t>
      </w:r>
      <w:r w:rsidR="0056767E" w:rsidRPr="00F87618">
        <w:rPr>
          <w:color w:val="000000" w:themeColor="text1"/>
        </w:rPr>
        <w:t xml:space="preserve">renewal, </w:t>
      </w:r>
      <w:r w:rsidRPr="00F87618">
        <w:rPr>
          <w:color w:val="000000" w:themeColor="text1"/>
        </w:rPr>
        <w:t>reinstatement o</w:t>
      </w:r>
      <w:r w:rsidR="0056767E" w:rsidRPr="00F87618">
        <w:rPr>
          <w:color w:val="000000" w:themeColor="text1"/>
        </w:rPr>
        <w:t>r</w:t>
      </w:r>
      <w:r w:rsidRPr="00F87618">
        <w:rPr>
          <w:color w:val="000000" w:themeColor="text1"/>
        </w:rPr>
        <w:t xml:space="preserve"> reactivation of</w:t>
      </w:r>
      <w:r w:rsidR="0056767E" w:rsidRPr="00F87618">
        <w:rPr>
          <w:color w:val="000000" w:themeColor="text1"/>
        </w:rPr>
        <w:t xml:space="preserve"> their license</w:t>
      </w:r>
      <w:r w:rsidRPr="00F87618">
        <w:rPr>
          <w:color w:val="000000" w:themeColor="text1"/>
        </w:rPr>
        <w:t>. Courses must be taken through a continuing education provider recognized by the Board.</w:t>
      </w:r>
    </w:p>
    <w:p w14:paraId="1B593C09" w14:textId="41B4C63D" w:rsidR="006D34EA" w:rsidRPr="00F87618" w:rsidRDefault="00A049B4" w:rsidP="00A049B4">
      <w:pPr>
        <w:pStyle w:val="par2"/>
        <w:rPr>
          <w:color w:val="000000" w:themeColor="text1"/>
        </w:rPr>
      </w:pPr>
      <w:r w:rsidRPr="00F87618">
        <w:rPr>
          <w:color w:val="000000" w:themeColor="text1"/>
        </w:rPr>
        <w:t>3.</w:t>
      </w:r>
      <w:r w:rsidRPr="00F87618">
        <w:rPr>
          <w:color w:val="000000" w:themeColor="text1"/>
        </w:rPr>
        <w:tab/>
      </w:r>
      <w:r w:rsidR="006D34EA" w:rsidRPr="00F87618">
        <w:rPr>
          <w:color w:val="000000" w:themeColor="text1"/>
        </w:rPr>
        <w:t>This requirement does not apply to a licensee placing their license into inactive status or renewing such status. It only applies if renewing a license in active status or reinstating or reactivating a license pursuant to this section (C)(4) of this Rule.</w:t>
      </w:r>
    </w:p>
    <w:p w14:paraId="73F83972" w14:textId="0BADDB74" w:rsidR="006D34EA" w:rsidRPr="00F87618" w:rsidRDefault="006D34EA" w:rsidP="00A049B4">
      <w:pPr>
        <w:pStyle w:val="par2"/>
        <w:rPr>
          <w:color w:val="000000" w:themeColor="text1"/>
        </w:rPr>
      </w:pPr>
      <w:r w:rsidRPr="00F87618">
        <w:rPr>
          <w:color w:val="000000" w:themeColor="text1"/>
        </w:rPr>
        <w:t>4.</w:t>
      </w:r>
      <w:r w:rsidRPr="00F87618">
        <w:rPr>
          <w:color w:val="000000" w:themeColor="text1"/>
        </w:rPr>
        <w:tab/>
        <w:t>A licensee with an expired license of less than two years or who has inactivated the license for less than two years is required to attest to the completion of the required 30 credit hours of CME for the previous renewal cycle prior to reinstating/reactivating their license and may not apply those hours to the next renewal cycle.</w:t>
      </w:r>
    </w:p>
    <w:p w14:paraId="55EBD578" w14:textId="612AC2E0" w:rsidR="00A049B4" w:rsidRPr="00F87618" w:rsidRDefault="006D34EA" w:rsidP="00A049B4">
      <w:pPr>
        <w:pStyle w:val="par2"/>
        <w:rPr>
          <w:color w:val="000000" w:themeColor="text1"/>
        </w:rPr>
      </w:pPr>
      <w:r w:rsidRPr="00F87618">
        <w:rPr>
          <w:color w:val="000000" w:themeColor="text1"/>
        </w:rPr>
        <w:t>5.</w:t>
      </w:r>
      <w:r w:rsidRPr="00F87618">
        <w:rPr>
          <w:color w:val="000000" w:themeColor="text1"/>
        </w:rPr>
        <w:tab/>
      </w:r>
      <w:r w:rsidR="00A049B4" w:rsidRPr="00F87618">
        <w:rPr>
          <w:color w:val="000000" w:themeColor="text1"/>
        </w:rPr>
        <w:t>On the renewal notice, a physician must certify under penalty of perjury compliance with the CME requirements, unless the Board has approved a CME waiver or an extension</w:t>
      </w:r>
      <w:r w:rsidR="00BC56AB" w:rsidRPr="00F87618">
        <w:rPr>
          <w:color w:val="000000" w:themeColor="text1"/>
        </w:rPr>
        <w:t>.</w:t>
      </w:r>
    </w:p>
    <w:p w14:paraId="1B03A40D" w14:textId="74C58891" w:rsidR="006D34EA" w:rsidRPr="00F87618" w:rsidRDefault="006D34EA" w:rsidP="00A049B4">
      <w:pPr>
        <w:pStyle w:val="par2"/>
        <w:rPr>
          <w:color w:val="000000" w:themeColor="text1"/>
        </w:rPr>
      </w:pPr>
      <w:r w:rsidRPr="00F87618">
        <w:rPr>
          <w:color w:val="000000" w:themeColor="text1"/>
        </w:rPr>
        <w:t>6.</w:t>
      </w:r>
      <w:r w:rsidRPr="00F87618">
        <w:rPr>
          <w:color w:val="000000" w:themeColor="text1"/>
        </w:rPr>
        <w:tab/>
        <w:t>For licensees with a date of licensure within the twenty-four-month period preceding the conclusion of biennial renewal cycle, the 30 credit hours of CME will be proportionately adjusted as follows based on the date of licensure:</w:t>
      </w:r>
    </w:p>
    <w:p w14:paraId="1CCF3856" w14:textId="286458DB" w:rsidR="006D34EA" w:rsidRPr="00F87618" w:rsidRDefault="006D34EA" w:rsidP="006D34EA">
      <w:pPr>
        <w:pStyle w:val="par3"/>
        <w:rPr>
          <w:color w:val="000000" w:themeColor="text1"/>
        </w:rPr>
      </w:pPr>
      <w:r w:rsidRPr="00F87618">
        <w:rPr>
          <w:color w:val="000000" w:themeColor="text1"/>
        </w:rPr>
        <w:t>a</w:t>
      </w:r>
      <w:r w:rsidR="00F87618">
        <w:rPr>
          <w:color w:val="000000" w:themeColor="text1"/>
        </w:rPr>
        <w:t>.</w:t>
      </w:r>
      <w:r w:rsidR="00683A4F">
        <w:rPr>
          <w:color w:val="000000" w:themeColor="text1"/>
        </w:rPr>
        <w:tab/>
      </w:r>
      <w:r w:rsidRPr="00F87618">
        <w:rPr>
          <w:color w:val="000000" w:themeColor="text1"/>
        </w:rPr>
        <w:t>18-2</w:t>
      </w:r>
      <w:r w:rsidR="00926A1F">
        <w:rPr>
          <w:color w:val="000000" w:themeColor="text1"/>
        </w:rPr>
        <w:t>0</w:t>
      </w:r>
      <w:r w:rsidRPr="00F87618">
        <w:rPr>
          <w:color w:val="000000" w:themeColor="text1"/>
        </w:rPr>
        <w:t xml:space="preserve"> months prior to renewal cycle conclusion: 22 CME credit hours.</w:t>
      </w:r>
    </w:p>
    <w:p w14:paraId="61EE20C0" w14:textId="149AFEA5" w:rsidR="006D34EA" w:rsidRPr="00F87618" w:rsidRDefault="006D34EA" w:rsidP="006D34EA">
      <w:pPr>
        <w:pStyle w:val="par3"/>
        <w:rPr>
          <w:color w:val="000000" w:themeColor="text1"/>
        </w:rPr>
      </w:pPr>
      <w:r w:rsidRPr="00F87618">
        <w:rPr>
          <w:color w:val="000000" w:themeColor="text1"/>
        </w:rPr>
        <w:t>b.</w:t>
      </w:r>
      <w:r w:rsidRPr="00F87618">
        <w:rPr>
          <w:color w:val="000000" w:themeColor="text1"/>
        </w:rPr>
        <w:tab/>
        <w:t>12-18 months prior to renewal cycle conclusion: 15 CME credit hours.</w:t>
      </w:r>
    </w:p>
    <w:p w14:paraId="747A2A49" w14:textId="1B0C7577" w:rsidR="006D34EA" w:rsidRPr="00F87618" w:rsidRDefault="006D34EA" w:rsidP="006D34EA">
      <w:pPr>
        <w:pStyle w:val="par3"/>
        <w:rPr>
          <w:color w:val="000000" w:themeColor="text1"/>
        </w:rPr>
      </w:pPr>
      <w:r w:rsidRPr="00F87618">
        <w:rPr>
          <w:color w:val="000000" w:themeColor="text1"/>
        </w:rPr>
        <w:t>c.</w:t>
      </w:r>
      <w:r w:rsidRPr="00F87618">
        <w:rPr>
          <w:color w:val="000000" w:themeColor="text1"/>
        </w:rPr>
        <w:tab/>
        <w:t>6-12 months prior to renewal cycle conclusion: 1</w:t>
      </w:r>
      <w:r w:rsidR="00BF2638">
        <w:rPr>
          <w:color w:val="000000" w:themeColor="text1"/>
        </w:rPr>
        <w:t>0</w:t>
      </w:r>
      <w:r w:rsidRPr="00F87618">
        <w:rPr>
          <w:color w:val="000000" w:themeColor="text1"/>
        </w:rPr>
        <w:t xml:space="preserve"> CME credit hours.</w:t>
      </w:r>
    </w:p>
    <w:p w14:paraId="7F8F5B55" w14:textId="0B6F2CAE" w:rsidR="006D34EA" w:rsidRPr="00F87618" w:rsidRDefault="006D34EA" w:rsidP="006D34EA">
      <w:pPr>
        <w:pStyle w:val="par3"/>
        <w:rPr>
          <w:color w:val="000000" w:themeColor="text1"/>
        </w:rPr>
      </w:pPr>
      <w:r w:rsidRPr="00F87618">
        <w:rPr>
          <w:color w:val="000000" w:themeColor="text1"/>
        </w:rPr>
        <w:t>d.</w:t>
      </w:r>
      <w:r w:rsidRPr="00F87618">
        <w:rPr>
          <w:color w:val="000000" w:themeColor="text1"/>
        </w:rPr>
        <w:tab/>
      </w:r>
      <w:r w:rsidR="00BF2638">
        <w:rPr>
          <w:color w:val="000000" w:themeColor="text1"/>
        </w:rPr>
        <w:t>4</w:t>
      </w:r>
      <w:r w:rsidRPr="00F87618">
        <w:rPr>
          <w:color w:val="000000" w:themeColor="text1"/>
        </w:rPr>
        <w:t>-6 months prior to renewal cycle conclusion: 5 CME credit hours.</w:t>
      </w:r>
    </w:p>
    <w:p w14:paraId="5550F652" w14:textId="7D3F1313" w:rsidR="006D34EA" w:rsidRPr="00F87618" w:rsidRDefault="006D34EA" w:rsidP="00F87618">
      <w:pPr>
        <w:pStyle w:val="par3"/>
        <w:rPr>
          <w:color w:val="000000" w:themeColor="text1"/>
        </w:rPr>
      </w:pPr>
      <w:r w:rsidRPr="00F87618">
        <w:rPr>
          <w:color w:val="000000" w:themeColor="text1"/>
        </w:rPr>
        <w:t>e.</w:t>
      </w:r>
      <w:r w:rsidRPr="00F87618">
        <w:rPr>
          <w:color w:val="000000" w:themeColor="text1"/>
        </w:rPr>
        <w:tab/>
      </w:r>
      <w:r w:rsidR="00BF2638" w:rsidRPr="00BF2638">
        <w:rPr>
          <w:color w:val="000000" w:themeColor="text1"/>
        </w:rPr>
        <w:t>Applicants who are approved for licensure within 120 days of the expiration date of the current licensure cycle will be automatically licensed through the end of the following licensure cycle.  Such licensees will be required to complete the 30 CME credit hour requirement before the expiration of their first licensure cycle</w:t>
      </w:r>
      <w:r w:rsidRPr="00F87618">
        <w:rPr>
          <w:color w:val="000000" w:themeColor="text1"/>
        </w:rPr>
        <w:t>.</w:t>
      </w:r>
    </w:p>
    <w:p w14:paraId="5369421F" w14:textId="56D86547" w:rsidR="00A049B4" w:rsidRPr="00F87618" w:rsidRDefault="006D34EA" w:rsidP="00A049B4">
      <w:pPr>
        <w:pStyle w:val="par2"/>
        <w:rPr>
          <w:color w:val="000000" w:themeColor="text1"/>
        </w:rPr>
      </w:pPr>
      <w:r w:rsidRPr="00F87618">
        <w:rPr>
          <w:color w:val="000000" w:themeColor="text1"/>
        </w:rPr>
        <w:t>7</w:t>
      </w:r>
      <w:r w:rsidR="00A049B4" w:rsidRPr="00F87618">
        <w:rPr>
          <w:color w:val="000000" w:themeColor="text1"/>
        </w:rPr>
        <w:t>.</w:t>
      </w:r>
      <w:r w:rsidR="00A049B4" w:rsidRPr="00F87618">
        <w:rPr>
          <w:color w:val="000000" w:themeColor="text1"/>
        </w:rPr>
        <w:tab/>
        <w:t>Failure to provide the required verification of completion upon request by the Board shall be considered unprofessional conduct by the Board and may result in disciplinary action.</w:t>
      </w:r>
    </w:p>
    <w:p w14:paraId="283E9B2F" w14:textId="0AA9ED33" w:rsidR="005C5CE3" w:rsidRPr="00F87618" w:rsidRDefault="006D34EA" w:rsidP="005C5CE3">
      <w:pPr>
        <w:pStyle w:val="par2"/>
        <w:rPr>
          <w:color w:val="000000" w:themeColor="text1"/>
        </w:rPr>
      </w:pPr>
      <w:r w:rsidRPr="00F87618">
        <w:rPr>
          <w:color w:val="000000" w:themeColor="text1"/>
        </w:rPr>
        <w:t>8</w:t>
      </w:r>
      <w:r w:rsidR="005C5CE3" w:rsidRPr="00F87618">
        <w:rPr>
          <w:color w:val="000000" w:themeColor="text1"/>
        </w:rPr>
        <w:t>.</w:t>
      </w:r>
      <w:r w:rsidR="005C5CE3" w:rsidRPr="00F87618">
        <w:rPr>
          <w:color w:val="000000" w:themeColor="text1"/>
        </w:rPr>
        <w:tab/>
        <w:t>The requirements of this section 1.33</w:t>
      </w:r>
      <w:r w:rsidR="000A7BC3">
        <w:rPr>
          <w:color w:val="000000" w:themeColor="text1"/>
        </w:rPr>
        <w:t xml:space="preserve"> </w:t>
      </w:r>
      <w:r w:rsidR="005C5CE3" w:rsidRPr="00F87618">
        <w:rPr>
          <w:color w:val="000000" w:themeColor="text1"/>
        </w:rPr>
        <w:t>apply to any licensee seeking renewal, reinstatement, or reactivation in active status.</w:t>
      </w:r>
    </w:p>
    <w:p w14:paraId="4F1B9025" w14:textId="4ACAF863" w:rsidR="006D34EA" w:rsidRPr="00F87618" w:rsidRDefault="00BF2638" w:rsidP="005C5CE3">
      <w:pPr>
        <w:pStyle w:val="par2"/>
        <w:rPr>
          <w:color w:val="000000" w:themeColor="text1"/>
        </w:rPr>
      </w:pPr>
      <w:r>
        <w:rPr>
          <w:color w:val="000000" w:themeColor="text1"/>
        </w:rPr>
        <w:lastRenderedPageBreak/>
        <w:t>9</w:t>
      </w:r>
      <w:r w:rsidR="006D34EA" w:rsidRPr="00F87618">
        <w:rPr>
          <w:color w:val="000000" w:themeColor="text1"/>
        </w:rPr>
        <w:t>.</w:t>
      </w:r>
      <w:r w:rsidR="006D34EA" w:rsidRPr="00F87618">
        <w:rPr>
          <w:color w:val="000000" w:themeColor="text1"/>
        </w:rPr>
        <w:tab/>
        <w:t xml:space="preserve">Any excess CME credit hours above the minimum educational requirement in any applicable renewal cycle may not be ‘carried over’ in order to meet the minimum CME requirements in any succeeding renewal cycle. </w:t>
      </w:r>
      <w:r w:rsidRPr="00BF2638">
        <w:rPr>
          <w:color w:val="000000" w:themeColor="text1"/>
        </w:rPr>
        <w:t>A licensee shall only count CME hours completed during any given licensure cycle toward that cycle’s CME requirement</w:t>
      </w:r>
      <w:r w:rsidR="006D34EA" w:rsidRPr="00F87618">
        <w:rPr>
          <w:color w:val="000000" w:themeColor="text1"/>
        </w:rPr>
        <w:t>.</w:t>
      </w:r>
    </w:p>
    <w:p w14:paraId="081A7DD3" w14:textId="251E06CB" w:rsidR="00A049B4" w:rsidRPr="00F87618" w:rsidRDefault="002C43CF" w:rsidP="00020220">
      <w:pPr>
        <w:pStyle w:val="par2"/>
        <w:ind w:left="0" w:firstLine="0"/>
        <w:rPr>
          <w:color w:val="000000" w:themeColor="text1"/>
        </w:rPr>
      </w:pPr>
      <w:r w:rsidRPr="00F87618">
        <w:rPr>
          <w:color w:val="000000" w:themeColor="text1"/>
        </w:rPr>
        <w:t>D</w:t>
      </w:r>
      <w:r w:rsidR="00A049B4" w:rsidRPr="00F87618">
        <w:rPr>
          <w:color w:val="000000" w:themeColor="text1"/>
        </w:rPr>
        <w:t>.</w:t>
      </w:r>
      <w:r w:rsidR="00A049B4" w:rsidRPr="00F87618">
        <w:rPr>
          <w:color w:val="000000" w:themeColor="text1"/>
        </w:rPr>
        <w:tab/>
        <w:t>Courses approved by the Board:</w:t>
      </w:r>
    </w:p>
    <w:p w14:paraId="7B59C3F7" w14:textId="2D5D4556" w:rsidR="00320A75" w:rsidRDefault="002C43CF" w:rsidP="00020220">
      <w:pPr>
        <w:pStyle w:val="par2"/>
      </w:pPr>
      <w:r>
        <w:t>1</w:t>
      </w:r>
      <w:r w:rsidR="00320A75">
        <w:t>.</w:t>
      </w:r>
      <w:r w:rsidR="00320A75">
        <w:tab/>
      </w:r>
      <w:r w:rsidR="007E7F9E">
        <w:t>Programs that are accredited by the Accreditation Council of Continuing Medi</w:t>
      </w:r>
      <w:r w:rsidR="005A0424">
        <w:t>c</w:t>
      </w:r>
      <w:r w:rsidR="007E7F9E">
        <w:t xml:space="preserve">al Education (ACCME) that qualify for AMA PRA </w:t>
      </w:r>
      <w:r w:rsidR="00320A75">
        <w:t>Category 1 credit(s)</w:t>
      </w:r>
      <w:r w:rsidR="007E7F9E">
        <w:t>.</w:t>
      </w:r>
    </w:p>
    <w:p w14:paraId="3DBFE366" w14:textId="0A1FC8C6" w:rsidR="007E7F9E" w:rsidRDefault="002C43CF" w:rsidP="00020220">
      <w:pPr>
        <w:pStyle w:val="par2"/>
      </w:pPr>
      <w:r>
        <w:t>2</w:t>
      </w:r>
      <w:r w:rsidR="00320A75">
        <w:t>.</w:t>
      </w:r>
      <w:r w:rsidR="00320A75">
        <w:tab/>
      </w:r>
      <w:r w:rsidR="007E7F9E">
        <w:t>Be a program required in order to maintain national board certification,</w:t>
      </w:r>
      <w:r w:rsidR="008A5636">
        <w:t xml:space="preserve"> as defined at section 12-240-130.5(2)(e), C.R.S., </w:t>
      </w:r>
      <w:r w:rsidR="007E7F9E">
        <w:t xml:space="preserve">not including a program </w:t>
      </w:r>
      <w:r w:rsidR="005A0424">
        <w:t>self-claimed</w:t>
      </w:r>
      <w:r w:rsidR="007E7F9E">
        <w:t xml:space="preserve"> or self-documented by the physician.</w:t>
      </w:r>
    </w:p>
    <w:p w14:paraId="0583A5E3" w14:textId="2E9051C1" w:rsidR="00320A75" w:rsidRDefault="002C43CF" w:rsidP="00020220">
      <w:pPr>
        <w:pStyle w:val="par2"/>
      </w:pPr>
      <w:r>
        <w:t>3</w:t>
      </w:r>
      <w:r w:rsidR="007E7F9E">
        <w:t>.</w:t>
      </w:r>
      <w:r w:rsidR="007E7F9E">
        <w:tab/>
      </w:r>
      <w:r w:rsidR="00320A75">
        <w:t>Programs which qualify for prescribed credit from the American Academy of Family Physicians (AAFP)</w:t>
      </w:r>
      <w:r w:rsidR="007E7F9E">
        <w:t>.</w:t>
      </w:r>
    </w:p>
    <w:p w14:paraId="5F56B0B1" w14:textId="72A9DAB2" w:rsidR="007158C7" w:rsidRDefault="002C43CF">
      <w:pPr>
        <w:pStyle w:val="par2"/>
      </w:pPr>
      <w:r>
        <w:t>4</w:t>
      </w:r>
      <w:r w:rsidR="007158C7">
        <w:t>.</w:t>
      </w:r>
      <w:r w:rsidR="007158C7">
        <w:tab/>
        <w:t>Be an approved program of the American Osteopathic Association</w:t>
      </w:r>
      <w:r w:rsidR="007E7F9E">
        <w:t>.</w:t>
      </w:r>
    </w:p>
    <w:p w14:paraId="4F94C665" w14:textId="7B4C5090" w:rsidR="00BF2638" w:rsidRDefault="00BF2638" w:rsidP="00F87618">
      <w:pPr>
        <w:pStyle w:val="par3"/>
      </w:pPr>
      <w:r>
        <w:t>a.</w:t>
      </w:r>
      <w:r>
        <w:tab/>
      </w:r>
      <w:r w:rsidRPr="00BF2638">
        <w:t>The Board interprets such programs as those which are accredited and qualify for AOA category 1-A credits.</w:t>
      </w:r>
    </w:p>
    <w:p w14:paraId="38A4CA16" w14:textId="413576C6" w:rsidR="002C43CF" w:rsidRDefault="002C43CF" w:rsidP="00A049B4">
      <w:pPr>
        <w:pStyle w:val="par1"/>
      </w:pPr>
      <w:r>
        <w:t>E.</w:t>
      </w:r>
      <w:r>
        <w:tab/>
      </w:r>
      <w:bookmarkStart w:id="108" w:name="_Hlk211238369"/>
      <w:r>
        <w:t>CME Topics</w:t>
      </w:r>
    </w:p>
    <w:p w14:paraId="0366A1A1" w14:textId="051D4871" w:rsidR="00143443" w:rsidDel="00457AA8" w:rsidRDefault="002C43CF" w:rsidP="00457AA8">
      <w:pPr>
        <w:pStyle w:val="par2"/>
        <w:rPr>
          <w:del w:id="109" w:author="Rascon Arana, Maria" w:date="2026-06-11T15:17:00Z" w16du:dateUtc="2026-06-11T21:17:00Z"/>
        </w:rPr>
      </w:pPr>
      <w:r>
        <w:t>1.</w:t>
      </w:r>
      <w:del w:id="110" w:author="Rascon Arana, Maria" w:date="2026-06-11T15:17:00Z" w16du:dateUtc="2026-06-11T21:17:00Z">
        <w:r w:rsidDel="00457AA8">
          <w:tab/>
          <w:delText xml:space="preserve">If a physician is required to undertake education to comply with section </w:delText>
        </w:r>
        <w:r w:rsidR="00143443" w:rsidDel="00457AA8">
          <w:delText xml:space="preserve">12-30-114, C.R.S. and Board Rule </w:delText>
        </w:r>
        <w:r w:rsidR="00C23AC6" w:rsidRPr="00020220" w:rsidDel="00457AA8">
          <w:delText>1.</w:delText>
        </w:r>
        <w:r w:rsidR="00B422D1" w:rsidDel="00457AA8">
          <w:delText>29(C)</w:delText>
        </w:r>
        <w:r w:rsidR="00143443" w:rsidDel="00457AA8">
          <w:delText xml:space="preserve"> then coursework completed through programs recognized in Section D of this Rule counts toward the physician’s requirement to complete continuing medical education.</w:delText>
        </w:r>
      </w:del>
    </w:p>
    <w:p w14:paraId="0DEEF0E0" w14:textId="308B27E4" w:rsidR="002C43CF" w:rsidRDefault="00143443" w:rsidP="00457AA8">
      <w:pPr>
        <w:pStyle w:val="par2"/>
      </w:pPr>
      <w:del w:id="111" w:author="Rascon Arana, Maria" w:date="2026-06-11T15:17:00Z" w16du:dateUtc="2026-06-11T21:17:00Z">
        <w:r w:rsidDel="00457AA8">
          <w:delText>2.</w:delText>
        </w:r>
      </w:del>
      <w:r>
        <w:tab/>
        <w:t xml:space="preserve">A physician has discretion to self-select the topics </w:t>
      </w:r>
      <w:del w:id="112" w:author="Rascon Arana, Maria" w:date="2026-06-12T15:20:00Z" w16du:dateUtc="2026-06-12T21:20:00Z">
        <w:r w:rsidDel="00E24DE0">
          <w:delText xml:space="preserve">for the remainder </w:delText>
        </w:r>
      </w:del>
      <w:r>
        <w:t>of their CME requirements.</w:t>
      </w:r>
    </w:p>
    <w:p w14:paraId="30DBE761" w14:textId="0DD1CD27" w:rsidR="00143443" w:rsidRDefault="00143443" w:rsidP="00143443">
      <w:pPr>
        <w:pStyle w:val="par1"/>
      </w:pPr>
      <w:r>
        <w:t>F.</w:t>
      </w:r>
      <w:r>
        <w:tab/>
        <w:t>Requirement to Maintain Transcript of Certificates of Attendance</w:t>
      </w:r>
    </w:p>
    <w:p w14:paraId="001B2436" w14:textId="5FC95724" w:rsidR="00143443" w:rsidRPr="00F87618" w:rsidRDefault="002A681D" w:rsidP="00143443">
      <w:pPr>
        <w:pStyle w:val="par1"/>
        <w:rPr>
          <w:color w:val="000000" w:themeColor="text1"/>
        </w:rPr>
      </w:pPr>
      <w:r>
        <w:rPr>
          <w:color w:val="000000" w:themeColor="text1"/>
        </w:rPr>
        <w:tab/>
      </w:r>
      <w:r w:rsidR="00143443" w:rsidRPr="00F87618">
        <w:rPr>
          <w:color w:val="000000" w:themeColor="text1"/>
        </w:rPr>
        <w:t>Pursuant to section 12-240-131(7)(a), C.R.S., a physician must maintain transcript</w:t>
      </w:r>
      <w:r w:rsidR="003B4BB5" w:rsidRPr="00F87618">
        <w:rPr>
          <w:color w:val="000000" w:themeColor="text1"/>
        </w:rPr>
        <w:t>s and/or</w:t>
      </w:r>
      <w:r w:rsidR="00143443" w:rsidRPr="00F87618">
        <w:rPr>
          <w:color w:val="000000" w:themeColor="text1"/>
        </w:rPr>
        <w:t xml:space="preserve"> certificate</w:t>
      </w:r>
      <w:r w:rsidR="003B4BB5" w:rsidRPr="00F87618">
        <w:rPr>
          <w:color w:val="000000" w:themeColor="text1"/>
        </w:rPr>
        <w:t>s</w:t>
      </w:r>
      <w:r w:rsidR="00143443" w:rsidRPr="00F87618">
        <w:rPr>
          <w:color w:val="000000" w:themeColor="text1"/>
        </w:rPr>
        <w:t xml:space="preserve"> of</w:t>
      </w:r>
      <w:r w:rsidR="003B4BB5" w:rsidRPr="00F87618">
        <w:rPr>
          <w:color w:val="000000" w:themeColor="text1"/>
        </w:rPr>
        <w:t xml:space="preserve"> completion for all completed </w:t>
      </w:r>
      <w:r w:rsidR="00BF2638">
        <w:rPr>
          <w:color w:val="000000" w:themeColor="text1"/>
        </w:rPr>
        <w:t xml:space="preserve">CME courses </w:t>
      </w:r>
      <w:r w:rsidR="003B4BB5" w:rsidRPr="00F87618">
        <w:rPr>
          <w:color w:val="000000" w:themeColor="text1"/>
        </w:rPr>
        <w:t>for at least two renewal cycles after the</w:t>
      </w:r>
      <w:r w:rsidR="00143443" w:rsidRPr="00F87618">
        <w:rPr>
          <w:color w:val="000000" w:themeColor="text1"/>
        </w:rPr>
        <w:t xml:space="preserve"> </w:t>
      </w:r>
      <w:r w:rsidR="003B4BB5" w:rsidRPr="00F87618">
        <w:rPr>
          <w:color w:val="000000" w:themeColor="text1"/>
        </w:rPr>
        <w:t>CME was completed. The records shall document the licensee’s course attendance and participation, and shall include</w:t>
      </w:r>
      <w:r w:rsidR="00BF2638">
        <w:rPr>
          <w:color w:val="000000" w:themeColor="text1"/>
        </w:rPr>
        <w:t>,</w:t>
      </w:r>
      <w:r w:rsidR="003B4BB5" w:rsidRPr="00F87618">
        <w:rPr>
          <w:color w:val="000000" w:themeColor="text1"/>
        </w:rPr>
        <w:t xml:space="preserve"> at a minimum</w:t>
      </w:r>
      <w:r w:rsidR="00BF2638">
        <w:rPr>
          <w:color w:val="000000" w:themeColor="text1"/>
        </w:rPr>
        <w:t>, the</w:t>
      </w:r>
      <w:r w:rsidR="003B4BB5" w:rsidRPr="00F87618">
        <w:rPr>
          <w:color w:val="000000" w:themeColor="text1"/>
        </w:rPr>
        <w:t xml:space="preserve"> course sponsor, title, date(s), hours, and the course verification of completion certificate or form</w:t>
      </w:r>
      <w:r w:rsidR="00143443" w:rsidRPr="00F87618">
        <w:rPr>
          <w:color w:val="000000" w:themeColor="text1"/>
        </w:rPr>
        <w:t>.</w:t>
      </w:r>
    </w:p>
    <w:bookmarkEnd w:id="108"/>
    <w:p w14:paraId="7FA83852" w14:textId="7604CA90" w:rsidR="00A049B4" w:rsidRDefault="00143443" w:rsidP="00143443">
      <w:pPr>
        <w:pStyle w:val="par1"/>
      </w:pPr>
      <w:r>
        <w:t>G</w:t>
      </w:r>
      <w:r w:rsidR="00A049B4">
        <w:t>.</w:t>
      </w:r>
      <w:r w:rsidR="00A049B4">
        <w:tab/>
      </w:r>
      <w:r w:rsidR="00A049B4" w:rsidRPr="00C372FF">
        <w:rPr>
          <w:u w:val="single"/>
        </w:rPr>
        <w:t>Audit for CME Compliance</w:t>
      </w:r>
    </w:p>
    <w:p w14:paraId="73858BE2" w14:textId="75D12436" w:rsidR="00A049B4" w:rsidRDefault="00A049B4" w:rsidP="00A049B4">
      <w:pPr>
        <w:pStyle w:val="par2"/>
      </w:pPr>
      <w:r>
        <w:t>1</w:t>
      </w:r>
      <w:r w:rsidRPr="00CE4D4E">
        <w:t>.</w:t>
      </w:r>
      <w:r w:rsidRPr="00CE4D4E">
        <w:tab/>
      </w:r>
      <w:r w:rsidR="003B4BB5">
        <w:t>At the conclusion of each renewal cycle, licensees may be subject to a Board audit to verify compliance with CME requirements. Licensees shall assist the Board in its audit by providing timely and complete responses to the Board’s inquiries</w:t>
      </w:r>
      <w:r>
        <w:t>. Pursuant to</w:t>
      </w:r>
      <w:r w:rsidR="0056767E">
        <w:t xml:space="preserve"> section</w:t>
      </w:r>
      <w:r>
        <w:t xml:space="preserve"> 12-240-121</w:t>
      </w:r>
      <w:r w:rsidR="0056767E">
        <w:t>(1)</w:t>
      </w:r>
      <w:r>
        <w:t>(ii), it constitutes unprofessional conduct for failing, without reasonable cause, to comply with the continuing medical education requirement.</w:t>
      </w:r>
    </w:p>
    <w:p w14:paraId="65546518" w14:textId="688BFF3A" w:rsidR="00A049B4" w:rsidRDefault="00143443" w:rsidP="00A049B4">
      <w:pPr>
        <w:pStyle w:val="par2"/>
        <w:ind w:left="0" w:firstLine="0"/>
        <w:rPr>
          <w:u w:val="single"/>
        </w:rPr>
      </w:pPr>
      <w:r>
        <w:t>H</w:t>
      </w:r>
      <w:r w:rsidR="00A049B4">
        <w:t>.</w:t>
      </w:r>
      <w:r w:rsidR="00A049B4">
        <w:tab/>
      </w:r>
      <w:r w:rsidR="00A049B4" w:rsidRPr="00C372FF">
        <w:rPr>
          <w:u w:val="single"/>
        </w:rPr>
        <w:t>Requesting a CME Waiver</w:t>
      </w:r>
    </w:p>
    <w:p w14:paraId="71B73DA1" w14:textId="77777777" w:rsidR="00A049B4" w:rsidRDefault="00A049B4" w:rsidP="00A049B4">
      <w:pPr>
        <w:pStyle w:val="par2"/>
        <w:ind w:hanging="1440"/>
      </w:pPr>
      <w:r w:rsidRPr="00C372FF">
        <w:tab/>
      </w:r>
      <w:r>
        <w:t>1.</w:t>
      </w:r>
      <w:r>
        <w:tab/>
        <w:t xml:space="preserve">A physician may request a waiver if the physician is unable to complete the minimum CME requirements due to health, military service, or undue hardship. If the application for CME waiver is denied by the Board, the physician may be allowed to renew </w:t>
      </w:r>
      <w:r w:rsidR="0056767E">
        <w:t xml:space="preserve">their </w:t>
      </w:r>
      <w:r>
        <w:t xml:space="preserve">license one time; however, the physician will be required to make up the deficient hours over the </w:t>
      </w:r>
      <w:r>
        <w:lastRenderedPageBreak/>
        <w:t>next renewal period and document to the Board 60 hours by the end of the renewal period.</w:t>
      </w:r>
    </w:p>
    <w:p w14:paraId="1DC4499E" w14:textId="77777777" w:rsidR="00A049B4" w:rsidRDefault="00A049B4" w:rsidP="00A049B4">
      <w:pPr>
        <w:pStyle w:val="par2"/>
      </w:pPr>
      <w:r>
        <w:t>2.</w:t>
      </w:r>
      <w:r>
        <w:tab/>
        <w:t>If needed, a physician should request a waiver approximately three months prior to the license expiration. All requests are reviewed on an individual basis and may be subject to verification of the physician’s inability to comply.</w:t>
      </w:r>
    </w:p>
    <w:p w14:paraId="1213CEED" w14:textId="77777777" w:rsidR="008B1596" w:rsidRDefault="008B1596" w:rsidP="001B06C4">
      <w:pPr>
        <w:jc w:val="center"/>
        <w:rPr>
          <w:rFonts w:ascii="Arial" w:hAnsi="Arial" w:cs="Arial"/>
          <w:sz w:val="20"/>
          <w:szCs w:val="20"/>
        </w:rPr>
      </w:pPr>
    </w:p>
    <w:p w14:paraId="21286BB3" w14:textId="106BC93C" w:rsidR="00C372FF" w:rsidRPr="008B1596" w:rsidRDefault="008512BB" w:rsidP="008B1596">
      <w:pPr>
        <w:jc w:val="center"/>
        <w:rPr>
          <w:rFonts w:ascii="Arial" w:hAnsi="Arial" w:cs="Arial"/>
          <w:sz w:val="20"/>
          <w:szCs w:val="20"/>
        </w:rPr>
      </w:pPr>
      <w:r w:rsidRPr="008B1596">
        <w:rPr>
          <w:rFonts w:ascii="Arial" w:hAnsi="Arial" w:cs="Arial"/>
          <w:sz w:val="20"/>
          <w:szCs w:val="20"/>
        </w:rPr>
        <w:t>…</w:t>
      </w:r>
    </w:p>
    <w:p w14:paraId="26B877A3" w14:textId="77777777" w:rsidR="00C372FF" w:rsidRDefault="00C372FF" w:rsidP="00C372FF">
      <w:pPr>
        <w:pStyle w:val="upar1"/>
      </w:pPr>
      <w:r>
        <w:t>_________________________________________________________________________</w:t>
      </w:r>
    </w:p>
    <w:bookmarkEnd w:id="0"/>
    <w:p w14:paraId="0DD2783E" w14:textId="77777777" w:rsidR="00683DAC" w:rsidRDefault="00683DAC" w:rsidP="00683DAC">
      <w:pPr>
        <w:pStyle w:val="Title1"/>
      </w:pPr>
      <w:r>
        <w:t>Editor’s Notes</w:t>
      </w:r>
    </w:p>
    <w:p w14:paraId="5E5B95B3" w14:textId="77777777" w:rsidR="00683DAC" w:rsidRPr="0077081F" w:rsidRDefault="00683DAC" w:rsidP="00683DAC">
      <w:pPr>
        <w:pStyle w:val="upar1"/>
        <w:rPr>
          <w:b/>
          <w:bCs/>
        </w:rPr>
      </w:pPr>
      <w:r w:rsidRPr="0077081F">
        <w:rPr>
          <w:b/>
          <w:bCs/>
        </w:rPr>
        <w:t>History</w:t>
      </w:r>
    </w:p>
    <w:p w14:paraId="7A8AD030" w14:textId="77777777" w:rsidR="00683DAC" w:rsidRDefault="00683DAC" w:rsidP="00683DAC">
      <w:pPr>
        <w:pStyle w:val="par1"/>
        <w:spacing w:before="60"/>
      </w:pPr>
      <w:r>
        <w:t>Entire rule eff. 10/15/2010.</w:t>
      </w:r>
    </w:p>
    <w:p w14:paraId="3A61AB50" w14:textId="77777777" w:rsidR="00683DAC" w:rsidRDefault="00683DAC" w:rsidP="00683DAC">
      <w:pPr>
        <w:pStyle w:val="par1"/>
        <w:spacing w:before="60"/>
      </w:pPr>
      <w:r>
        <w:t>Entire rule repealed eff. 07/15/2013.</w:t>
      </w:r>
    </w:p>
    <w:p w14:paraId="4FF5E8DD" w14:textId="77777777" w:rsidR="00683DAC" w:rsidRDefault="00683DAC" w:rsidP="00683DAC">
      <w:pPr>
        <w:pStyle w:val="par1"/>
        <w:spacing w:before="60"/>
      </w:pPr>
      <w:r>
        <w:t xml:space="preserve">Entire rule recodified from rules </w:t>
      </w:r>
      <w:r w:rsidRPr="00E000B0">
        <w:t>3 CCR 713-2, 3 CCR 713-7, 3 CCR 713-8, 3 CCR 713-11, 3 CCR 713-12, 3 CCR 713-17, 3 CCR 713-18, 3 CCR 713-20, 3 CCR 713-22, 3 CCR 713-26,</w:t>
      </w:r>
      <w:r>
        <w:t xml:space="preserve"> 3 CCR 713-28,</w:t>
      </w:r>
      <w:r w:rsidRPr="00E000B0">
        <w:t xml:space="preserve"> 3 CCR 713-29, 3 CCR 713-30, 3 CCR 713-31, 3 CCR 713-32, 3 CCR 713-33, 3 CCR 713-36, 3 CCR 713-38, 3 CCR 713-39, 3 CCR 713-40, 3 CCR 713-41, 3 CCR 713-42, 3 CCR 713-43, 3 CCR 713-44, 3 CCR 713-47, 3 CCR 713-48, 3 CCR 713-49, 3 CCR 713-50</w:t>
      </w:r>
      <w:r>
        <w:t xml:space="preserve"> eff. 07/15/2023.</w:t>
      </w:r>
    </w:p>
    <w:p w14:paraId="27F34718" w14:textId="77777777" w:rsidR="00683DAC" w:rsidRDefault="00683DAC" w:rsidP="00683DAC">
      <w:pPr>
        <w:pStyle w:val="par1"/>
        <w:spacing w:before="60"/>
      </w:pPr>
      <w:r>
        <w:t>Rule 1.15 emer. rule eff. 08/17/2023.</w:t>
      </w:r>
    </w:p>
    <w:p w14:paraId="3AFB3145" w14:textId="77777777" w:rsidR="00683DAC" w:rsidRDefault="00683DAC" w:rsidP="00683DAC">
      <w:pPr>
        <w:pStyle w:val="par1"/>
        <w:spacing w:before="60"/>
      </w:pPr>
      <w:r>
        <w:t>Rule 1.32 emer. rule eff. 10/01/2023.</w:t>
      </w:r>
    </w:p>
    <w:p w14:paraId="519DFDD4" w14:textId="77777777" w:rsidR="00683DAC" w:rsidRDefault="00683DAC" w:rsidP="00683DAC">
      <w:pPr>
        <w:pStyle w:val="par1"/>
        <w:spacing w:before="60"/>
      </w:pPr>
      <w:r>
        <w:t>Rules 1.15, 1.32 eff. 10/15/2023.</w:t>
      </w:r>
    </w:p>
    <w:p w14:paraId="6522A011" w14:textId="77777777" w:rsidR="002A681D" w:rsidRDefault="00683DAC" w:rsidP="002A681D">
      <w:pPr>
        <w:pStyle w:val="par1"/>
        <w:spacing w:before="60"/>
      </w:pPr>
      <w:r w:rsidRPr="00D37EC9">
        <w:t>Rule 1.5 D.1 eff. 07/15/2025.</w:t>
      </w:r>
    </w:p>
    <w:p w14:paraId="1926C624" w14:textId="7D489900" w:rsidR="00C372FF" w:rsidRDefault="00BF2638" w:rsidP="002A681D">
      <w:pPr>
        <w:pStyle w:val="par1"/>
        <w:spacing w:before="60"/>
      </w:pPr>
      <w:r w:rsidRPr="00BF2638">
        <w:t>Rules 1.9.B, 1.9.C.2.c, 1.9.G, 1.15.B,1.15.C.3.b, 1.15.F, 1.33 emer. rules eff. 02/26/2026.</w:t>
      </w:r>
    </w:p>
    <w:p w14:paraId="2EADDB98" w14:textId="77777777" w:rsidR="003B7F0C" w:rsidRDefault="003B7F0C" w:rsidP="002A681D">
      <w:pPr>
        <w:pStyle w:val="par1"/>
        <w:spacing w:before="60"/>
      </w:pPr>
      <w:r w:rsidRPr="003B7F0C">
        <w:t xml:space="preserve">Rules 1.5 A, 1.5 G, 1.28, 1.31, Appendix C eff. 04/30/2026. </w:t>
      </w:r>
    </w:p>
    <w:p w14:paraId="55764899" w14:textId="2BA687A0" w:rsidR="003B7F0C" w:rsidRDefault="003B7F0C" w:rsidP="002A681D">
      <w:pPr>
        <w:pStyle w:val="par1"/>
        <w:spacing w:before="60"/>
      </w:pPr>
      <w:r w:rsidRPr="003B7F0C">
        <w:t xml:space="preserve">Rule 1.33 eff. 04/30/2026. </w:t>
      </w:r>
    </w:p>
    <w:p w14:paraId="5649210D" w14:textId="59D82E55" w:rsidR="003B7F0C" w:rsidRPr="00C372FF" w:rsidRDefault="003B7F0C" w:rsidP="002A681D">
      <w:pPr>
        <w:pStyle w:val="par1"/>
        <w:spacing w:before="60"/>
      </w:pPr>
      <w:r w:rsidRPr="003B7F0C">
        <w:t>Rules 1.9 B-C, 1.9 G, 1.15 B-C, 1.15 F eff. 04/30/2026.</w:t>
      </w:r>
    </w:p>
    <w:sectPr w:rsidR="003B7F0C" w:rsidRPr="00C372F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ascon Arana, Maria" w:date="2026-06-26T15:30:00Z" w:initials="MR">
    <w:p w14:paraId="7DC68565" w14:textId="77777777" w:rsidR="005E5045" w:rsidRDefault="005E5045" w:rsidP="005E5045">
      <w:pPr>
        <w:pStyle w:val="CommentText"/>
      </w:pPr>
      <w:r>
        <w:rPr>
          <w:rStyle w:val="CommentReference"/>
        </w:rPr>
        <w:annotationRef/>
      </w:r>
      <w:r>
        <w:t>Michal Kozanek, MD PhD - I strongly support the efforts to reduce unnecessary administrative burdens consistent with Senate Bill 26-138. Deleting the obsolete portions of Rule 1.5 is a sensible housekeeping measure that promotes clarity without affecting standards. Establishing a pathway to full licensure for certain distinguished foreign teaching physicians in Rule 1.6 is a positive step that can bring valuable expertise to our teaching institutions and ultimately benefit patient care in the state. Repealing the substance use disorder continuing education mandates in Rule 1.29 removes a one-size-fits-all requirement that has little demonstrated value for most practicing clinicians. Physicians are best able to identify and pursue the professional development that actually improves their clinical skills and patient outcomes. Clarifying the applicability of continuing education requirements in Rule 1.33 will also help avoid confusion and ensure fair, transparent application.</w:t>
      </w:r>
    </w:p>
  </w:comment>
  <w:comment w:id="2" w:author="Rascon Arana, Maria" w:date="2026-06-26T15:39:00Z" w:initials="MR">
    <w:p w14:paraId="5AC433AC" w14:textId="77777777" w:rsidR="006733DA" w:rsidRDefault="006733DA" w:rsidP="006733DA">
      <w:pPr>
        <w:pStyle w:val="CommentText"/>
      </w:pPr>
      <w:r>
        <w:rPr>
          <w:rStyle w:val="CommentReference"/>
        </w:rPr>
        <w:annotationRef/>
      </w:r>
      <w:r>
        <w:t>Francis Joseph Morrison MD - 1) Please delete anything obsolete.</w:t>
      </w:r>
    </w:p>
    <w:p w14:paraId="33FF2228" w14:textId="77777777" w:rsidR="006733DA" w:rsidRDefault="006733DA" w:rsidP="006733DA">
      <w:pPr>
        <w:pStyle w:val="CommentText"/>
      </w:pPr>
      <w:r>
        <w:t xml:space="preserve">2) CONCERNING MEASURES TO REDUCE THE ADMINISTRATIVE BURDEN ON THE HEALTH-CARE SYSTEM - In favor of this. Complicating or expanding CME requirements for maintaining licensure by a respective state medical board is a good example of increasing this burden. As a 71 yo physician licensed in 46 states and DC, the trend is to use Compacts to simplify initial and renewal applications. States are also NOT adding state specific CME requirements, especially if one meets board certification metrics and requirements per the MOC approved method, especially when the CME involves DEI rhetoric, inordinate LGBTQ emphasis, implicit bias bias, especially when a physician's scope of care does NOT involve things that apply to consultants and attending to patients directly or prescribing controlled drugs, as examples. </w:t>
      </w:r>
    </w:p>
    <w:p w14:paraId="5DCE15BF" w14:textId="77777777" w:rsidR="006733DA" w:rsidRDefault="006733DA" w:rsidP="006733DA">
      <w:pPr>
        <w:pStyle w:val="CommentText"/>
      </w:pPr>
      <w:r>
        <w:t xml:space="preserve">3) RULES AND REGULATIONS REGARDING CONTINUING MEDICAL EDUCATION FOR PHYSICIANS. See above. Please simplify. Using a uniform method, process, company seems to be the current avenue to take the CME off the back of medical boards and have a more central way to get CME, pay for CME, record CME that can be trusted. I have done this through the ABFM in conjunction with the AAFP. It has worked well since 1978 when I received my MD. </w:t>
      </w:r>
    </w:p>
    <w:p w14:paraId="4813F029" w14:textId="77777777" w:rsidR="006733DA" w:rsidRDefault="006733DA" w:rsidP="006733DA">
      <w:pPr>
        <w:pStyle w:val="CommentText"/>
      </w:pPr>
      <w:r>
        <w:t xml:space="preserve">4) CONCERNING MEASURES TO IMPROVE EQUITY IN MATERNAL HEALTH, Equity is important and a broad spectrum of CME should be accepted to qualify for this individually like with the topic of "medical ethics." Also,  one time course is reasonable to address the issues affecting a smaller cross section of active providers. </w:t>
      </w:r>
    </w:p>
  </w:comment>
  <w:comment w:id="3" w:author="Rascon Arana, Maria" w:date="2026-06-26T15:48:00Z" w:initials="MR">
    <w:p w14:paraId="34CF575F" w14:textId="77777777" w:rsidR="008B504D" w:rsidRDefault="008B504D" w:rsidP="008B504D">
      <w:pPr>
        <w:pStyle w:val="CommentText"/>
      </w:pPr>
      <w:r>
        <w:rPr>
          <w:rStyle w:val="CommentReference"/>
        </w:rPr>
        <w:annotationRef/>
      </w:r>
      <w:r>
        <w:t>Theodore C. Larson, III, M.D. - Re: 26-1044:  Would requiring maternal care CME for ophthalmologists make them better physicians?  Is there confusion between the occupations of an obstetrician/gynecologist and an ophthalmologist?  Would a person seeking maternal health care be able to see an opthalmologist after such a requirement is passed?</w:t>
      </w:r>
    </w:p>
  </w:comment>
  <w:comment w:id="4" w:author="Rascon Arana, Maria" w:date="2026-06-29T14:35:00Z" w:initials="MR">
    <w:p w14:paraId="69A66256" w14:textId="77777777" w:rsidR="00C922A7" w:rsidRDefault="00C922A7" w:rsidP="00C922A7">
      <w:pPr>
        <w:pStyle w:val="CommentText"/>
      </w:pPr>
      <w:r>
        <w:rPr>
          <w:rStyle w:val="CommentReference"/>
        </w:rPr>
        <w:annotationRef/>
      </w:r>
      <w:r>
        <w:t xml:space="preserve">Catherine J. Wheeler, MD - Thank you for the opportunity to provide comments to the Medical Board concerning CME directed by HB26-1044. I am a Board-Certified Ob/Gyn physician with 24-years of clinical experience, and the President of the Colorado Chapter of the American Association of Prolife Obstetrician Gynecologists (AAPLOG).  I share the concern of the sponsors of HB26-1044 regarding higher maternal mortality among black women in Colorado. However, two recent reviews ,  found no evidence that cultural competency and equity education for medical professionals improves patient outcomes.  Additionally, this stakeholders’ meeting is considering the removal of CME requirements regarding opioids to decrease administrative burdens.  Requiring this CME would add burden without improving outcomes. </w:t>
      </w:r>
    </w:p>
  </w:comment>
  <w:comment w:id="5" w:author="Rascon Arana, Maria" w:date="2026-06-26T15:37:00Z" w:initials="MR">
    <w:p w14:paraId="7F8C970B" w14:textId="77777777" w:rsidR="006313A2" w:rsidRDefault="006313A2" w:rsidP="006313A2">
      <w:pPr>
        <w:pStyle w:val="CommentText"/>
      </w:pPr>
      <w:r>
        <w:rPr>
          <w:rStyle w:val="CommentReference"/>
        </w:rPr>
        <w:annotationRef/>
      </w:r>
      <w:r>
        <w:t>Alexander Lauder, MD - I support the proposed Rule 1.6(D)(1), which would allow DFT physicians who have practiced in good standing for the required period and who meet all eligibility criteria to apply for full Colorado medical licensure. The proposed rule appropriately recognizes demonstrated competence, professional conduct, and sustained contributions to patient care, medical education, and the healthcare workforce in Colorado.</w:t>
      </w:r>
    </w:p>
  </w:comment>
  <w:comment w:id="6" w:author="Rascon Arana, Maria" w:date="2026-06-26T15:39:00Z" w:initials="MR">
    <w:p w14:paraId="7DC5C045" w14:textId="77777777" w:rsidR="003E3C70" w:rsidRDefault="003E3C70" w:rsidP="003E3C70">
      <w:pPr>
        <w:pStyle w:val="CommentText"/>
      </w:pPr>
      <w:r>
        <w:rPr>
          <w:rStyle w:val="CommentReference"/>
        </w:rPr>
        <w:annotationRef/>
      </w:r>
      <w:r>
        <w:t>Cyril Mauffrey MD, FACS, FRCS Tr&amp;Orth. - I strongly support the proposed Rule 1.6(D)(1), which would allow DFT physicians who have practiced in good standing and met all eligibility requirements to apply for full Colorado medical licensure. The rule appropriately recognizes demonstrated competence, sustained contributions to healthcare delivery, and commitment to the people of Colorado.</w:t>
      </w:r>
    </w:p>
  </w:comment>
  <w:comment w:id="7" w:author="Rascon Arana, Maria" w:date="2026-06-26T15:40:00Z" w:initials="MR">
    <w:p w14:paraId="2E3F2B35" w14:textId="77777777" w:rsidR="003E3C70" w:rsidRDefault="003E3C70" w:rsidP="003E3C70">
      <w:pPr>
        <w:pStyle w:val="CommentText"/>
      </w:pPr>
      <w:r>
        <w:rPr>
          <w:rStyle w:val="CommentReference"/>
        </w:rPr>
        <w:annotationRef/>
      </w:r>
      <w:r>
        <w:t>Mahsa Amir -  am a Colorado-licensed physician and support the proposed Rule 1.6(D)(1) creating a pathway to full licensure for Distinguished Foreign Teaching (DFT) physicians who have practiced in good standing and meet all eligibility requirements.</w:t>
      </w:r>
    </w:p>
    <w:p w14:paraId="486964EC" w14:textId="77777777" w:rsidR="003E3C70" w:rsidRDefault="003E3C70" w:rsidP="003E3C70">
      <w:pPr>
        <w:pStyle w:val="CommentText"/>
      </w:pPr>
      <w:r>
        <w:t>In my professional interactions with Dr. Kyros Ipaktchi, I have observed a highly qualified physician who has made substantial contributions to patient care, surgical education, and physician training in Colorado over almost 2 decades. The proposed pathway appropriately recognizes demonstrated competence, professional standing, and long-term service to the people of Colorado.</w:t>
      </w:r>
    </w:p>
    <w:p w14:paraId="2CC7FA23" w14:textId="77777777" w:rsidR="003E3C70" w:rsidRDefault="003E3C70" w:rsidP="003E3C70">
      <w:pPr>
        <w:pStyle w:val="CommentText"/>
      </w:pPr>
      <w:r>
        <w:t>I respectfully encourage the Colorado Medical Board to adopt the proposed rule.</w:t>
      </w:r>
    </w:p>
  </w:comment>
  <w:comment w:id="8" w:author="Rascon Arana, Maria" w:date="2026-06-26T15:40:00Z" w:initials="MR">
    <w:p w14:paraId="37ECB08A" w14:textId="77777777" w:rsidR="000D3E3C" w:rsidRDefault="000D3E3C" w:rsidP="000D3E3C">
      <w:pPr>
        <w:pStyle w:val="CommentText"/>
      </w:pPr>
      <w:r>
        <w:rPr>
          <w:rStyle w:val="CommentReference"/>
        </w:rPr>
        <w:annotationRef/>
      </w:r>
      <w:r>
        <w:t>Trevor Oren - I support the proposed Rule 1.6(D)(1), which would allow DFT physicians who have practiced in good standing for the required period and who meet all eligibility criteria to apply for full Colorado medical licensure. The proposed rule appropriately recognizes demonstrated competence, professional conduct, and sustained contributions to patient care, medical education, and the healthcare workforce in Colorado.</w:t>
      </w:r>
    </w:p>
  </w:comment>
  <w:comment w:id="9" w:author="Rascon Arana, Maria" w:date="2026-06-26T15:41:00Z" w:initials="MR">
    <w:p w14:paraId="5C9A3A1C" w14:textId="77777777" w:rsidR="000D3E3C" w:rsidRDefault="000D3E3C" w:rsidP="000D3E3C">
      <w:pPr>
        <w:pStyle w:val="CommentText"/>
      </w:pPr>
      <w:r>
        <w:rPr>
          <w:rStyle w:val="CommentReference"/>
        </w:rPr>
        <w:annotationRef/>
      </w:r>
      <w:r>
        <w:t>Andrew Maertens - I write as a board-certified physician practicing in Colorado to offer my strongest possible support for the proposed revisions to Rule 1.6 creating a pathway to full licensure for distinguished foreign teaching physicians.</w:t>
      </w:r>
    </w:p>
  </w:comment>
  <w:comment w:id="10" w:author="Rascon Arana, Maria" w:date="2026-06-26T15:41:00Z" w:initials="MR">
    <w:p w14:paraId="1BE01196" w14:textId="77777777" w:rsidR="000D3E3C" w:rsidRDefault="000D3E3C" w:rsidP="000D3E3C">
      <w:pPr>
        <w:pStyle w:val="CommentText"/>
      </w:pPr>
      <w:r>
        <w:rPr>
          <w:rStyle w:val="CommentReference"/>
        </w:rPr>
        <w:annotationRef/>
      </w:r>
      <w:r>
        <w:t>Professor Cyril Mauffrey MD, FACS, FRCS - I strongly support the proposed Rule 1.6(D)(1), which would allow DFT physicians who have practiced in good standing and met all eligibility requirements to apply for full Colorado medical licensure. The rule appropriately recognizes demonstrated competence, sustained contributions to healthcare delivery, and commitment to the people of Colorado.</w:t>
      </w:r>
    </w:p>
  </w:comment>
  <w:comment w:id="11" w:author="Rascon Arana, Maria" w:date="2026-06-26T15:42:00Z" w:initials="MR">
    <w:p w14:paraId="3DD64EFD" w14:textId="77777777" w:rsidR="000D3E3C" w:rsidRDefault="000D3E3C" w:rsidP="000D3E3C">
      <w:pPr>
        <w:pStyle w:val="CommentText"/>
      </w:pPr>
      <w:r>
        <w:rPr>
          <w:rStyle w:val="CommentReference"/>
        </w:rPr>
        <w:annotationRef/>
      </w:r>
      <w:r>
        <w:t xml:space="preserve">Fredric Pieracci - I am the chair of surgery at Denver Health Medical Center and have worked closely with several FMGs on the distinguished licensure for years. I strongly support a pathway to full licensure to recognize their legitimacy and status as critical physician members of our medial staff and community. </w:t>
      </w:r>
    </w:p>
  </w:comment>
  <w:comment w:id="12" w:author="Rascon Arana, Maria" w:date="2026-06-26T15:42:00Z" w:initials="MR">
    <w:p w14:paraId="6A4FE3D9" w14:textId="77777777" w:rsidR="000D3E3C" w:rsidRDefault="000D3E3C" w:rsidP="000D3E3C">
      <w:pPr>
        <w:pStyle w:val="CommentText"/>
      </w:pPr>
      <w:r>
        <w:rPr>
          <w:rStyle w:val="CommentReference"/>
        </w:rPr>
        <w:annotationRef/>
      </w:r>
      <w:r>
        <w:t>Adam Seidl - I support the proposed Rule 1.6(D)(1), which would allow DFT physicians who have practiced in good standing for the required period and who meet all eligibility criteria to apply for full Colorado medical licensure. The proposed rule appropriately recognizes demonstrated competence, professional conduct, and sustained contributions to patient care, medical education, and the healthcare workforce in Colorado.</w:t>
      </w:r>
    </w:p>
  </w:comment>
  <w:comment w:id="13" w:author="Rascon Arana, Maria" w:date="2026-06-26T15:43:00Z" w:initials="MR">
    <w:p w14:paraId="7370A4B9" w14:textId="77777777" w:rsidR="000D3E3C" w:rsidRDefault="000D3E3C" w:rsidP="000D3E3C">
      <w:pPr>
        <w:pStyle w:val="CommentText"/>
      </w:pPr>
      <w:r>
        <w:rPr>
          <w:rStyle w:val="CommentReference"/>
        </w:rPr>
        <w:annotationRef/>
      </w:r>
      <w:r>
        <w:t xml:space="preserve">Robin H. Dunn - I support the proposed Rule 1.6(D)(1), which would allow DFT physicians who have practiced in good standing for the required period and who meet all eligibility criteria to apply for full Colorado medical licensure. The proposed rule appropriately recognizes demonstrated competence, professional conduct, and sustained contributions to patient care, medical education, and the healthcare workforce in Colorado. It also removes a largely unnecessary burden and allowing excellent specialists like Dr. Ipaktchi to continue their work without interruption. </w:t>
      </w:r>
    </w:p>
  </w:comment>
  <w:comment w:id="14" w:author="Rascon Arana, Maria" w:date="2026-06-26T15:43:00Z" w:initials="MR">
    <w:p w14:paraId="196DBA71" w14:textId="77777777" w:rsidR="006A4B7F" w:rsidRDefault="006A4B7F" w:rsidP="006A4B7F">
      <w:pPr>
        <w:pStyle w:val="CommentText"/>
      </w:pPr>
      <w:r>
        <w:rPr>
          <w:rStyle w:val="CommentReference"/>
        </w:rPr>
        <w:annotationRef/>
      </w:r>
      <w:r>
        <w:t>Kaveh Kian - I support the proposed Rule 1.6(D)(1), which would allow DFT physicians who have practiced in good standing for the required period and who meet all eligibility criteria to apply for full Colorado medical licensure. The proposed rule appropriately recognizes demonstrated competence, professional conduct, and sustained contributions to patient care, medical education, and the healthcare workforce in Colorado.</w:t>
      </w:r>
    </w:p>
  </w:comment>
  <w:comment w:id="15" w:author="Rascon Arana, Maria" w:date="2026-06-26T15:44:00Z" w:initials="MR">
    <w:p w14:paraId="0C733C48" w14:textId="77777777" w:rsidR="006A4B7F" w:rsidRDefault="006A4B7F" w:rsidP="006A4B7F">
      <w:pPr>
        <w:pStyle w:val="CommentText"/>
      </w:pPr>
      <w:r>
        <w:rPr>
          <w:rStyle w:val="CommentReference"/>
        </w:rPr>
        <w:annotationRef/>
      </w:r>
      <w:r>
        <w:t>Mary Anne Braymer, J.D. - I fully endorse the Colorado Medical Board’s proposal to revise Rule 1.6 D1 pertaining to the Distinguished Foreign Teacher Pathway to full Colorado medical license. I have practiced law in Colorado for 40 years and I appreciate this opportunity to provide written comments as a health care consumer and a concerned public citizen. I know how critical it is to recruit (and in this instance, retain) the most highly qualified physicians in Colorado’s healthcare workforce. Denver Health can ill-afford to lose proficient physicians who have demonstrated their competence, dedication, professionalism, and if I may, perseverance.</w:t>
      </w:r>
    </w:p>
  </w:comment>
  <w:comment w:id="16" w:author="Rascon Arana, Maria" w:date="2026-06-26T15:44:00Z" w:initials="MR">
    <w:p w14:paraId="10A69438" w14:textId="77777777" w:rsidR="006A4B7F" w:rsidRDefault="006A4B7F" w:rsidP="006A4B7F">
      <w:pPr>
        <w:pStyle w:val="CommentText"/>
      </w:pPr>
      <w:r>
        <w:rPr>
          <w:rStyle w:val="CommentReference"/>
        </w:rPr>
        <w:annotationRef/>
      </w:r>
      <w:r>
        <w:t>Glenn E. Gade, M.D. - I support the proposed Rule 1.6(D)(1), which would allow DFT physicians: (i) who have practiced in good standing for the required period, and (ii) who meet all eligibility criteria, to apply for full Colorado medical licensure. The proposed Rule change appropriately recognizes demonstrated competence, upstanding professional conduct, and sustained contributions to patient care, medical education, and the healthcare workforce in Colorado.</w:t>
      </w:r>
    </w:p>
  </w:comment>
  <w:comment w:id="17" w:author="Rascon Arana, Maria" w:date="2026-06-26T15:44:00Z" w:initials="MR">
    <w:p w14:paraId="449945CB" w14:textId="77777777" w:rsidR="006A4B7F" w:rsidRDefault="006A4B7F" w:rsidP="006A4B7F">
      <w:pPr>
        <w:pStyle w:val="CommentText"/>
      </w:pPr>
      <w:r>
        <w:rPr>
          <w:rStyle w:val="CommentReference"/>
        </w:rPr>
        <w:annotationRef/>
      </w:r>
      <w:r>
        <w:t>Tim Judkins, MD - Hello.  I am writing in regards to Rule 1.6 D1 for Distinguished Foreign Teachers.  I am excited about this change and specifically would like to support Dr. Kyros Ipaktchi of Denver Health Medical Center in his request.  Dr. Ipaktchi helped to train me during medical school and residency.  He is an outstanding surgeon and teacher.  Dr. Ipaktchi has been a great resource for me in my hand surgery practice and has been committed to advancing hand surgery care in our state for many years.  Thank you for your consideration, and please feel free to contact me directly with any questions.</w:t>
      </w:r>
    </w:p>
  </w:comment>
  <w:comment w:id="18" w:author="Rascon Arana, Maria" w:date="2026-06-26T15:45:00Z" w:initials="MR">
    <w:p w14:paraId="5E626036" w14:textId="77777777" w:rsidR="006A4B7F" w:rsidRDefault="006A4B7F" w:rsidP="006A4B7F">
      <w:pPr>
        <w:pStyle w:val="CommentText"/>
      </w:pPr>
      <w:r>
        <w:rPr>
          <w:rStyle w:val="CommentReference"/>
        </w:rPr>
        <w:annotationRef/>
      </w:r>
      <w:r>
        <w:t>Patricia Gabow, M.D. - I am submitting a comment in support of the proposed rules change for Rule 1.6 D1 for Distinguished Foreign Teaching Physicians. During my time as Medical Director (CMO) and CEO of Denver Health, a number of highly skilled, experienced, academic physicians from other countries were able to provide outstanding care to our patients via the Distinguished Foreign Teaching Physician pathway. Making this pathway less burdensome while preserving the integrity of the process is a positive step which I wholeheartedly support.</w:t>
      </w:r>
    </w:p>
  </w:comment>
  <w:comment w:id="19" w:author="Rascon Arana, Maria" w:date="2026-06-26T15:45:00Z" w:initials="MR">
    <w:p w14:paraId="2DAFEE6D" w14:textId="77777777" w:rsidR="006A4B7F" w:rsidRDefault="006A4B7F" w:rsidP="006A4B7F">
      <w:pPr>
        <w:pStyle w:val="CommentText"/>
      </w:pPr>
      <w:r>
        <w:rPr>
          <w:rStyle w:val="CommentReference"/>
        </w:rPr>
        <w:annotationRef/>
      </w:r>
      <w:r>
        <w:t>Richard M Ackerson MD - I support the proposed Rule 1.6(D)(1), which would allow DFT physicians who have practiced in good standing for the required period and who meet all eligibility criteria to apply for full Colorado medical licensure. The proposed rule appropriately recognizes demonstrated competence, professional conduct, and sustained contributions to patient care, medical education, and the healthcare workforce in Colorado.</w:t>
      </w:r>
    </w:p>
  </w:comment>
  <w:comment w:id="20" w:author="Rascon Arana, Maria" w:date="2026-06-26T15:45:00Z" w:initials="MR">
    <w:p w14:paraId="56EDE9FE" w14:textId="77777777" w:rsidR="006A4B7F" w:rsidRDefault="006A4B7F" w:rsidP="006A4B7F">
      <w:pPr>
        <w:pStyle w:val="CommentText"/>
      </w:pPr>
      <w:r>
        <w:rPr>
          <w:rStyle w:val="CommentReference"/>
        </w:rPr>
        <w:annotationRef/>
      </w:r>
      <w:r>
        <w:t>Charlie  Lockwood  - I support the proposed Rule 1.6(D)(1), which would allow DFT physicians who have practiced in good standing for the required period and who meet all eligibility criteria to apply for full Colorado medical licensure. The proposed rule appropriately recognizes demonstrated competence, professional conduct, and sustained contributions to patient care, medical education, and the healthcare workforce in Colorado.</w:t>
      </w:r>
    </w:p>
  </w:comment>
  <w:comment w:id="21" w:author="Rascon Arana, Maria" w:date="2026-06-26T15:46:00Z" w:initials="MR">
    <w:p w14:paraId="55404A17" w14:textId="77777777" w:rsidR="008B504D" w:rsidRDefault="008B504D" w:rsidP="008B504D">
      <w:pPr>
        <w:pStyle w:val="CommentText"/>
      </w:pPr>
      <w:r>
        <w:rPr>
          <w:rStyle w:val="CommentReference"/>
        </w:rPr>
        <w:annotationRef/>
      </w:r>
      <w:r>
        <w:t>Austin Heare - I support the proposed Rule 1.6(D)(1), which would allow DFT physicians who have practiced in good standing for the required period and who meet all eligibility criteria to apply for full Colorado medical licensure. The proposed rule appropriately recognizes demonstrated competence, professional conduct, and sustained contributions to patient care, medical education, and the healthcare workforce in Colorado.</w:t>
      </w:r>
    </w:p>
  </w:comment>
  <w:comment w:id="22" w:author="Rascon Arana, Maria" w:date="2026-06-26T15:46:00Z" w:initials="MR">
    <w:p w14:paraId="4361ADE0" w14:textId="77777777" w:rsidR="008B504D" w:rsidRDefault="008B504D" w:rsidP="008B504D">
      <w:pPr>
        <w:pStyle w:val="CommentText"/>
      </w:pPr>
      <w:r>
        <w:rPr>
          <w:rStyle w:val="CommentReference"/>
        </w:rPr>
        <w:annotationRef/>
      </w:r>
      <w:r>
        <w:t>Nicholas Alfonso, MD - I support the proposed Rule 1.6(D)(1), which would allow DFT physicians who have practiced in good standing for the required period and who meet all eligibility criteria to apply for full Colorado medical licensure. The proposed rule appropriately recognizes demonstrated competence, professional conduct, and sustained contributions to patient care, medical education, and the healthcare workforce in Colorado.</w:t>
      </w:r>
    </w:p>
  </w:comment>
  <w:comment w:id="23" w:author="Rascon Arana, Maria" w:date="2026-06-26T15:47:00Z" w:initials="MR">
    <w:p w14:paraId="6885A3A4" w14:textId="77777777" w:rsidR="008B504D" w:rsidRDefault="008B504D" w:rsidP="008B504D">
      <w:pPr>
        <w:pStyle w:val="CommentText"/>
      </w:pPr>
      <w:r>
        <w:rPr>
          <w:rStyle w:val="CommentReference"/>
        </w:rPr>
        <w:annotationRef/>
      </w:r>
      <w:r>
        <w:t>Matthew Belton - I am a Colorado-licensed physician and a member of the hand surgical faculty at the University of Colorado School of Medicine. I write in strong support of proposed Rule 1.6(D)(1), which would create a pathway to full Colorado medical licensure for Distinguished Foreign Teaching (DFT) physicians who have practiced in good standing for the required period and who meet all eligibility criteria</w:t>
      </w:r>
    </w:p>
  </w:comment>
  <w:comment w:id="24" w:author="Rascon Arana, Maria" w:date="2026-06-26T15:49:00Z" w:initials="MR">
    <w:p w14:paraId="58D9497F" w14:textId="77777777" w:rsidR="008B504D" w:rsidRDefault="008B504D" w:rsidP="008B504D">
      <w:pPr>
        <w:pStyle w:val="CommentText"/>
      </w:pPr>
      <w:r>
        <w:rPr>
          <w:rStyle w:val="CommentReference"/>
        </w:rPr>
        <w:annotationRef/>
      </w:r>
      <w:r>
        <w:t>Julia Sanders, MD - I support the proposed Rule 1.6(D)(1), which would allow DFT physicians who have practiced in good standing for the required period and who meet all eligibility criteria to apply for full Colorado medical licensure. The proposed rule appropriately recognizes demonstrated competence, professional conduct, and sustained contributions to patient care, medical education, and the healthcare workforce in Colorado.</w:t>
      </w:r>
    </w:p>
  </w:comment>
  <w:comment w:id="25" w:author="Rascon Arana, Maria" w:date="2026-06-26T15:49:00Z" w:initials="MR">
    <w:p w14:paraId="5EE3A763" w14:textId="77777777" w:rsidR="008B504D" w:rsidRDefault="008B504D" w:rsidP="008B504D">
      <w:pPr>
        <w:pStyle w:val="CommentText"/>
      </w:pPr>
      <w:r>
        <w:rPr>
          <w:rStyle w:val="CommentReference"/>
        </w:rPr>
        <w:annotationRef/>
      </w:r>
      <w:r>
        <w:t>Arash Babaei - I urge the Colorado Medical Board to adopt Rule 1.6(D)(1) without delay. Physicians like Dr. Ipaktchi have already earned full licensure through their service to Colorado patients, institutions, and trainees. The proposed rule simply makes the law catch up to that reality.</w:t>
      </w:r>
    </w:p>
  </w:comment>
  <w:comment w:id="26" w:author="Rascon Arana, Maria" w:date="2026-06-26T15:50:00Z" w:initials="MR">
    <w:p w14:paraId="04FEFC11" w14:textId="77777777" w:rsidR="008B504D" w:rsidRDefault="008B504D" w:rsidP="008B504D">
      <w:pPr>
        <w:pStyle w:val="CommentText"/>
      </w:pPr>
      <w:r>
        <w:rPr>
          <w:rStyle w:val="CommentReference"/>
        </w:rPr>
        <w:annotationRef/>
      </w:r>
      <w:r>
        <w:t>Ali M. Sarram, MD - I support the proposed Rule 1.6(D)(1), which would allow DFT physicians who have practiced in good standing for the required period and who meet all eligibility criteria to apply for full Colorado medical licensure. The proposed rule appropriately recognizes demonstrated competence, professional conduct, and sustained contributions to patient care, medical education, and the healthcare workforce in Colorado.</w:t>
      </w:r>
    </w:p>
  </w:comment>
  <w:comment w:id="27" w:author="Rascon Arana, Maria" w:date="2026-06-26T15:51:00Z" w:initials="MR">
    <w:p w14:paraId="07BDDD9B" w14:textId="77777777" w:rsidR="00C611BB" w:rsidRDefault="00C611BB" w:rsidP="00C611BB">
      <w:pPr>
        <w:pStyle w:val="CommentText"/>
      </w:pPr>
      <w:r>
        <w:rPr>
          <w:rStyle w:val="CommentReference"/>
        </w:rPr>
        <w:annotationRef/>
      </w:r>
      <w:r>
        <w:t>ali zirakzadeh - I support the proposed revision to Rule 1.6(D)(1), which would allow DFT physicians, such as Dr. Ipaktchi, who have practiced in good standing for the required period and meet all eligibility criteria, to apply for full Colorado medical licensure. The proposed rule change would appropriately recognize those who have demonstrated high levels of clinical competence and professional conduct, and sustained contributions to patient care and medical education in Colorado.</w:t>
      </w:r>
    </w:p>
  </w:comment>
  <w:comment w:id="28" w:author="Rascon Arana, Maria" w:date="2026-06-26T15:51:00Z" w:initials="MR">
    <w:p w14:paraId="02864B50" w14:textId="77777777" w:rsidR="00C611BB" w:rsidRDefault="00C611BB" w:rsidP="00C611BB">
      <w:pPr>
        <w:pStyle w:val="CommentText"/>
      </w:pPr>
      <w:r>
        <w:rPr>
          <w:rStyle w:val="CommentReference"/>
        </w:rPr>
        <w:annotationRef/>
      </w:r>
      <w:r>
        <w:t>Jarrod King - I support the proposed Rule 1.6(D)(1), which would allow DFT physicians who have practiced in good standing for the required period and who meet all eligibility criteria to apply for full Colorado medical licensure. The proposed rule appropriately recognizes demonstrated competence, professional conduct, and sustained contributions to patient care, medical education, and the healthcare workforce in Colorado.</w:t>
      </w:r>
    </w:p>
  </w:comment>
  <w:comment w:id="29" w:author="Rascon Arana, Maria" w:date="2026-06-26T15:51:00Z" w:initials="MR">
    <w:p w14:paraId="49DF18ED" w14:textId="77777777" w:rsidR="00C611BB" w:rsidRDefault="00C611BB" w:rsidP="00C611BB">
      <w:pPr>
        <w:pStyle w:val="CommentText"/>
      </w:pPr>
      <w:r>
        <w:rPr>
          <w:rStyle w:val="CommentReference"/>
        </w:rPr>
        <w:annotationRef/>
      </w:r>
      <w:r>
        <w:t>Eric Mark Hammerberg - I support the proposed Rule 1.6(D)(1), which would allow DFT physicians who have practiced in good standing for the required period and who meet all eligibility criteria to apply for full Colorado medical licensure. The proposed rule appropriately recognizes demonstrated competence, professional conduct, and sustained contributions to patient care, medical education, and the healthcare workforce in Colorado.</w:t>
      </w:r>
    </w:p>
  </w:comment>
  <w:comment w:id="30" w:author="Rascon Arana, Maria" w:date="2026-06-26T15:52:00Z" w:initials="MR">
    <w:p w14:paraId="1D7A809B" w14:textId="77777777" w:rsidR="00C611BB" w:rsidRDefault="00C611BB" w:rsidP="00C611BB">
      <w:pPr>
        <w:pStyle w:val="CommentText"/>
      </w:pPr>
      <w:r>
        <w:rPr>
          <w:rStyle w:val="CommentReference"/>
        </w:rPr>
        <w:annotationRef/>
      </w:r>
      <w:r>
        <w:t>Ranee Shenoi - I support the proposed Rule 1.6(D)(1), which would allow DFT physicians who have practiced in good standing for the required period and who meet all eligibility criteria to apply for full Colorado medical licensure. The proposed rule appropriately recognizes demonstrated competence, professional conduct, and sustained contributions to patient care, medical education, and the healthcare workforce in Colorado.</w:t>
      </w:r>
    </w:p>
  </w:comment>
  <w:comment w:id="31" w:author="Rascon Arana, Maria" w:date="2026-06-26T15:52:00Z" w:initials="MR">
    <w:p w14:paraId="18DBF1DC" w14:textId="77777777" w:rsidR="00C611BB" w:rsidRDefault="00C611BB" w:rsidP="00C611BB">
      <w:pPr>
        <w:pStyle w:val="CommentText"/>
      </w:pPr>
      <w:r>
        <w:rPr>
          <w:rStyle w:val="CommentReference"/>
        </w:rPr>
        <w:annotationRef/>
      </w:r>
      <w:r>
        <w:t>Kelly Hall - Based on my experience working alongside him, I strongly support the proposed Rule 1.6(D)(1), which would allow DFT physicians who have practiced in good standing for the required period and who meet all eligibility criteria to apply for full Colorado medical licensure. This pathway appropriately recognizes physicians who have demonstrated sustained clinical excellence, professionalism, ethical practice, and meaningful contributions to patient care, medical education, and the healthcare workforce in Colorado.</w:t>
      </w:r>
    </w:p>
  </w:comment>
  <w:comment w:id="32" w:author="Rascon Arana, Maria" w:date="2026-06-26T15:52:00Z" w:initials="MR">
    <w:p w14:paraId="1780A6CD" w14:textId="77777777" w:rsidR="00C611BB" w:rsidRDefault="00C611BB" w:rsidP="00C611BB">
      <w:pPr>
        <w:pStyle w:val="CommentText"/>
      </w:pPr>
      <w:r>
        <w:rPr>
          <w:rStyle w:val="CommentReference"/>
        </w:rPr>
        <w:annotationRef/>
      </w:r>
      <w:r>
        <w:t>Maria Hermanson - Based on my close professional experience working alongside him, I strongly support the proposed Rule 1.6(D)(1), which would allow DFT physicians who have practiced in good standing for the required period and who meet all eligibility criteria to apply for full Colorado medical licensure. Dr. Ipaktchi's longstanding service, demonstrated competence, professional integrity, and sustained contributions to patient care exemplify the qualities intended for physicians eligible under this pathway.</w:t>
      </w:r>
    </w:p>
  </w:comment>
  <w:comment w:id="33" w:author="Rascon Arana, Maria" w:date="2026-06-26T15:53:00Z" w:initials="MR">
    <w:p w14:paraId="19F1F8C0" w14:textId="77777777" w:rsidR="00C611BB" w:rsidRDefault="00C611BB" w:rsidP="00C611BB">
      <w:pPr>
        <w:pStyle w:val="CommentText"/>
      </w:pPr>
      <w:r>
        <w:rPr>
          <w:rStyle w:val="CommentReference"/>
        </w:rPr>
        <w:annotationRef/>
      </w:r>
      <w:r>
        <w:t>Kathryn Lewis - I fully support the proposed Rule 1.6(D)(1), which would provide eligible DFT physicians, who have maintained good standing and satisfied the required qualifications, with a pathway to full Colorado medical licensure. I believe this rule appropriately acknowledges physicians who have established a record of clinical excellence, professionalism, and lasting contributions to patient care, medical education, and Colorado’s healthcare system.</w:t>
      </w:r>
    </w:p>
  </w:comment>
  <w:comment w:id="34" w:author="Rascon Arana, Maria" w:date="2026-06-29T14:24:00Z" w:initials="MR">
    <w:p w14:paraId="617F096E" w14:textId="77777777" w:rsidR="00565807" w:rsidRDefault="00565807" w:rsidP="00565807">
      <w:pPr>
        <w:pStyle w:val="CommentText"/>
      </w:pPr>
      <w:r>
        <w:rPr>
          <w:rStyle w:val="CommentReference"/>
        </w:rPr>
        <w:annotationRef/>
      </w:r>
      <w:r>
        <w:t xml:space="preserve">Nader Shourbaji - I support the proposed Rule 1.6(D)(1), which would allow DFT physicians who have practiced in good standing for the required period and who meet all eligibility criteria to apply for full Colorado medical licensure. The proposed rule appropriately recognizes demonstrated competence, professional conduct, and sustained contributions to patient care, medical education, and the healthcare workforce in Colorado.  Dr. Ipaktchi, and all of our Distinguished Foreign Teachers I have worked alongside, demonstrate their care and commitment to our community, and their contributions extend far beyond individual interactions as they impart their knowledge and skill to generations of future physicians and surgeons.   </w:t>
      </w:r>
    </w:p>
  </w:comment>
  <w:comment w:id="35" w:author="Rascon Arana, Maria" w:date="2026-06-29T14:25:00Z" w:initials="MR">
    <w:p w14:paraId="52C11BC0" w14:textId="77777777" w:rsidR="00565807" w:rsidRDefault="00565807" w:rsidP="00565807">
      <w:pPr>
        <w:pStyle w:val="CommentText"/>
      </w:pPr>
      <w:r>
        <w:rPr>
          <w:rStyle w:val="CommentReference"/>
        </w:rPr>
        <w:annotationRef/>
      </w:r>
      <w:r>
        <w:t>Sergiu Botolin - I support the proposed Rule 1.6(D)(1), which would allow DFT physicians who have practiced in good standing for the required period and who meet all eligibility criteria to apply for full Colorado medical licensure. The proposed rule appropriately recognizes demonstrated competence, professional conduct, and sustained contributions to patient care, medical education, and the healthcare workforce in Colorado.</w:t>
      </w:r>
    </w:p>
  </w:comment>
  <w:comment w:id="36" w:author="Rascon Arana, Maria" w:date="2026-06-29T14:33:00Z" w:initials="MR">
    <w:p w14:paraId="20CF834B" w14:textId="77777777" w:rsidR="00565807" w:rsidRDefault="00565807" w:rsidP="00565807">
      <w:pPr>
        <w:pStyle w:val="CommentText"/>
      </w:pPr>
      <w:r>
        <w:rPr>
          <w:rStyle w:val="CommentReference"/>
        </w:rPr>
        <w:annotationRef/>
      </w:r>
      <w:r>
        <w:t>Kyros Ipaktchi - I greatly appreciate the Board's proposed rule change, which would provide a pathway to regular licensure for eligible DFT license holders who have demonstrated years of safe practice, ongoing educational contributions, and service to the people of Colorado.</w:t>
      </w:r>
    </w:p>
    <w:p w14:paraId="1CEFFC12" w14:textId="77777777" w:rsidR="00565807" w:rsidRDefault="00565807" w:rsidP="00565807">
      <w:pPr>
        <w:pStyle w:val="CommentText"/>
      </w:pPr>
      <w:r>
        <w:t xml:space="preserve">Thank you for your thoughtful consideration of this proposed rule. </w:t>
      </w:r>
    </w:p>
  </w:comment>
  <w:comment w:id="37" w:author="Rascon Arana, Maria" w:date="2026-06-29T14:34:00Z" w:initials="MR">
    <w:p w14:paraId="0AE66630" w14:textId="77777777" w:rsidR="00C922A7" w:rsidRDefault="00C922A7" w:rsidP="00C922A7">
      <w:pPr>
        <w:pStyle w:val="CommentText"/>
      </w:pPr>
      <w:r>
        <w:rPr>
          <w:rStyle w:val="CommentReference"/>
        </w:rPr>
        <w:annotationRef/>
      </w:r>
      <w:r>
        <w:t>Stephanie Malliaris, MD - I support the proposed Rule 1.6(D)(1), which would allow DFT physicians who have practiced in good standing for the required period and who meet all eligibility criteria to apply for full Colorado medical licensure. The proposed rule appropriately recognizes demonstrated competence, professional conduct, and sustained contributions to patient care, medical education, and the healthcare workforce in Colorado.</w:t>
      </w:r>
    </w:p>
  </w:comment>
  <w:comment w:id="38" w:author="Rascon Arana, Maria" w:date="2026-07-07T15:55:00Z" w:initials="MR">
    <w:p w14:paraId="15B93106" w14:textId="77777777" w:rsidR="00110C1D" w:rsidRDefault="00110C1D" w:rsidP="00110C1D">
      <w:pPr>
        <w:pStyle w:val="CommentText"/>
      </w:pPr>
      <w:r>
        <w:rPr>
          <w:rStyle w:val="CommentReference"/>
        </w:rPr>
        <w:annotationRef/>
      </w:r>
      <w:r>
        <w:t>Behzad Molavi MD FACC - I support the proposed Rule 1.6(D)(1), which would allow DFT physicians who have practiced in good standing for the required period and who meet all eligibility criteria to apply for full Colorado medical licensure. The proposed rule appropriately recognizes demonstrated competence, professional conduct, and sustained contributions to patient care, medical education, and the healthcare workforce in Colorado.</w:t>
      </w:r>
    </w:p>
  </w:comment>
  <w:comment w:id="39" w:author="Rascon Arana, Maria" w:date="2026-07-07T15:56:00Z" w:initials="MR">
    <w:p w14:paraId="40BE8D17" w14:textId="77777777" w:rsidR="00110C1D" w:rsidRDefault="00110C1D" w:rsidP="00110C1D">
      <w:pPr>
        <w:pStyle w:val="CommentText"/>
      </w:pPr>
      <w:r>
        <w:rPr>
          <w:rStyle w:val="CommentReference"/>
        </w:rPr>
        <w:annotationRef/>
      </w:r>
      <w:r>
        <w:t>Ian Backlund, MD - I fully support the proposed Rule 1.6(D)(1), which would allow DFT physicians who have practiced in good standing for the required period and who meet all eligibility criteria to apply for full Colorado medical licensure. The proposed rule appropriately recognizes demonstrated competence, professional conduct, and sustained contributions to patient care, medical education, and the healthcare workforce in Colorado.</w:t>
      </w:r>
    </w:p>
  </w:comment>
  <w:comment w:id="40" w:author="Rascon Arana, Maria" w:date="2026-07-07T15:57:00Z" w:initials="MR">
    <w:p w14:paraId="64B6ADE8" w14:textId="77777777" w:rsidR="00110C1D" w:rsidRDefault="00110C1D" w:rsidP="00110C1D">
      <w:pPr>
        <w:pStyle w:val="CommentText"/>
      </w:pPr>
      <w:r>
        <w:rPr>
          <w:rStyle w:val="CommentReference"/>
        </w:rPr>
        <w:annotationRef/>
      </w:r>
      <w:r>
        <w:t>Jue Cao - The proposed Rule 1.6(D)(1) appropriately recognizes physicians who have established a long record of safe, ethical, and meaningful practice in Colorado.</w:t>
      </w:r>
    </w:p>
    <w:p w14:paraId="6CF42A8E" w14:textId="77777777" w:rsidR="00110C1D" w:rsidRDefault="00110C1D" w:rsidP="00110C1D">
      <w:pPr>
        <w:pStyle w:val="CommentText"/>
      </w:pPr>
      <w:r>
        <w:t>I strongly support the adoption of this rule. It provides a thoughtful pathway for highly qualified physicians who have already proven themselves through years of service, while strengthening Colorado’s physician workforce and ensuring continued access to specialized patient care.</w:t>
      </w:r>
    </w:p>
  </w:comment>
  <w:comment w:id="41" w:author="Rascon Arana, Maria" w:date="2026-07-07T15:58:00Z" w:initials="MR">
    <w:p w14:paraId="3120448B" w14:textId="77777777" w:rsidR="00110C1D" w:rsidRDefault="00110C1D" w:rsidP="00110C1D">
      <w:pPr>
        <w:pStyle w:val="CommentText"/>
      </w:pPr>
      <w:r>
        <w:rPr>
          <w:rStyle w:val="CommentReference"/>
        </w:rPr>
        <w:annotationRef/>
      </w:r>
      <w:r>
        <w:t>Henry Yu, MD - I strongly encourage the Colorado State Medical Board to adopt the proposed Rule 1.6(D)(1). Dr. Ipaktchi's career reflects the highest ideals of our profession, and granting physicians like him a pathway to full licensure will benefit both the medical community and, most importantly, the patients of Colorado.</w:t>
      </w:r>
    </w:p>
  </w:comment>
  <w:comment w:id="43" w:author="Rascon Arana, Maria" w:date="2026-06-30T13:42:00Z" w:initials="MR">
    <w:p w14:paraId="290F3DB3" w14:textId="77777777" w:rsidR="002952F1" w:rsidRDefault="002952F1" w:rsidP="002952F1">
      <w:pPr>
        <w:pStyle w:val="CommentText"/>
      </w:pPr>
      <w:r>
        <w:rPr>
          <w:rStyle w:val="CommentReference"/>
        </w:rPr>
        <w:annotationRef/>
      </w:r>
      <w:r>
        <w:t>Amy Lopez - Should include steps 1-3</w:t>
      </w:r>
    </w:p>
  </w:comment>
  <w:comment w:id="44" w:author="Rascon Arana, Maria" w:date="2026-07-07T15:55:00Z" w:initials="MR">
    <w:p w14:paraId="1D8A4BD0" w14:textId="77777777" w:rsidR="00110C1D" w:rsidRDefault="00110C1D" w:rsidP="00110C1D">
      <w:pPr>
        <w:pStyle w:val="CommentText"/>
      </w:pPr>
      <w:r>
        <w:rPr>
          <w:rStyle w:val="CommentReference"/>
        </w:rPr>
        <w:annotationRef/>
      </w:r>
      <w:r>
        <w:t>Amy R Lopez - Proposed Changes to the Proposed Rule</w:t>
      </w:r>
    </w:p>
    <w:p w14:paraId="2B3E4558" w14:textId="77777777" w:rsidR="00110C1D" w:rsidRDefault="00110C1D" w:rsidP="00110C1D">
      <w:pPr>
        <w:pStyle w:val="CommentText"/>
      </w:pPr>
      <w:r>
        <w:t xml:space="preserve">To achieve the desired goal of maximizing portability and increasing access to care, the University and the DFTs respectfully request the Board to consider a pathway that provides a route to full licensure for current licensees without the requirement of the USMLE/COMLEX-USA exams. We propose a pathway that would allow for a full waiver of Steps 1, 2 and 3 of the USMLE/COMLEX-USA after the DFT has held the license for seven years, free of disciplinary actions and malpractice settlements. The seven-year suggestion is aligned with the longest residency programs, including neurosurgery, cardiothoracic surgery, vascular surgery and plastic surgery. Notably, unlike a typical residency program, the DFT will be coming into the University not as a Post Graduate Year 1, but rather as an highly respected attending physician, having already completed extensive foreign training. We believe that this request is consistent with the seeming intent of the proposed rule. </w:t>
      </w:r>
    </w:p>
  </w:comment>
  <w:comment w:id="81" w:author="Rascon Arana, Maria" w:date="2026-06-26T15:25:00Z" w:initials="MR">
    <w:p w14:paraId="080573D7" w14:textId="77777777" w:rsidR="00AC6E0E" w:rsidRDefault="00AC6E0E" w:rsidP="00AC6E0E">
      <w:pPr>
        <w:pStyle w:val="CommentText"/>
      </w:pPr>
      <w:r>
        <w:rPr>
          <w:rStyle w:val="CommentReference"/>
        </w:rPr>
        <w:annotationRef/>
      </w:r>
      <w:r>
        <w:t>Richard B Karsh MD - It looks like we're going to have a "one size fits all" situation for CME, etc.  In my case, I am retired but do occasionally prescribe antibiotics for self and family (we tend to have a couple of bouts of sinusitis each year).  I do not treat patients, have not had a DEA license for years (as a radiologist I did not treat patients since the early 1980's).  Some of the CME's that appear to be recommended or are being considered are completely useless to those physicians in my or similar circumstances.</w:t>
      </w:r>
    </w:p>
  </w:comment>
  <w:comment w:id="82" w:author="Rascon Arana, Maria" w:date="2026-06-26T15:25:00Z" w:initials="MR">
    <w:p w14:paraId="206E18C2" w14:textId="77777777" w:rsidR="00AC6E0E" w:rsidRDefault="00AC6E0E" w:rsidP="00AC6E0E">
      <w:pPr>
        <w:pStyle w:val="CommentText"/>
      </w:pPr>
      <w:r>
        <w:rPr>
          <w:rStyle w:val="CommentReference"/>
        </w:rPr>
        <w:annotationRef/>
      </w:r>
      <w:r>
        <w:t>JENNIFER KRUSE ALLEN - For those of us FPs not doing OB, I am not sure the Equity course is needed. I do several opioid courses every year for various states as they are all different, even when I do NOT write anything controlled, so if I need to apply one of those to CO I can do that. I do appreciate you trying to relieve the burden some and I know it is still required for the DEA repeatedly with renewal. That should cover anybody writing the opioids and controlled substances.</w:t>
      </w:r>
    </w:p>
  </w:comment>
  <w:comment w:id="83" w:author="Rascon Arana, Maria" w:date="2026-06-26T15:27:00Z" w:initials="MR">
    <w:p w14:paraId="5BE4A902" w14:textId="77777777" w:rsidR="00AC6E0E" w:rsidRDefault="00AC6E0E" w:rsidP="00AC6E0E">
      <w:pPr>
        <w:pStyle w:val="CommentText"/>
      </w:pPr>
      <w:r>
        <w:rPr>
          <w:rStyle w:val="CommentReference"/>
        </w:rPr>
        <w:annotationRef/>
      </w:r>
      <w:r>
        <w:t>Lily Love - I am against creating mandatory CME credits for cultural competency in maternal care. I feel that this makes CME more onerous and many specialties never deal with maternal care at all. I feel like this should be in the purview of specialty boards for those specialties that actually manage maternal care. As an ENT doctor I see may be one pregnant person per year. Thank You for your consideration</w:t>
      </w:r>
    </w:p>
  </w:comment>
  <w:comment w:id="84" w:author="Rascon Arana, Maria" w:date="2026-06-26T15:29:00Z" w:initials="MR">
    <w:p w14:paraId="1BB7AB1C" w14:textId="77777777" w:rsidR="005E5045" w:rsidRDefault="005E5045" w:rsidP="005E5045">
      <w:pPr>
        <w:pStyle w:val="CommentText"/>
      </w:pPr>
      <w:r>
        <w:rPr>
          <w:rStyle w:val="CommentReference"/>
        </w:rPr>
        <w:annotationRef/>
      </w:r>
      <w:r>
        <w:t>Michal Kozanek, MD PhD - Regarding the request for feedback under House Bill 26-1044 on whether the Board should consider requiring specific CME credit hours on cultural competence and equity in maternal care for general practice and all specialties (including the number and frequency of such hours): I strongly recommend against implementing any such mandates.</w:t>
      </w:r>
    </w:p>
  </w:comment>
  <w:comment w:id="85" w:author="Rascon Arana, Maria" w:date="2026-06-26T15:48:00Z" w:initials="MR">
    <w:p w14:paraId="625F0ECD" w14:textId="77777777" w:rsidR="008B504D" w:rsidRDefault="008B504D" w:rsidP="008B504D">
      <w:pPr>
        <w:pStyle w:val="CommentText"/>
      </w:pPr>
      <w:r>
        <w:rPr>
          <w:rStyle w:val="CommentReference"/>
        </w:rPr>
        <w:annotationRef/>
      </w:r>
      <w:r>
        <w:t>Theodore C. Larson, III, M.D.  - Re: 26-138 &amp; Rule 1.33:  As examples, should physician researchers, pathologists, or retired physicians with no patient contact be subject to substance use disorder CME or blanket CME requirements?</w:t>
      </w:r>
    </w:p>
  </w:comment>
  <w:comment w:id="86" w:author="Rascon Arana, Maria" w:date="2026-06-26T15:50:00Z" w:initials="MR">
    <w:p w14:paraId="772D9D49" w14:textId="77777777" w:rsidR="008B504D" w:rsidRDefault="008B504D" w:rsidP="008B504D">
      <w:pPr>
        <w:pStyle w:val="CommentText"/>
      </w:pPr>
      <w:r>
        <w:rPr>
          <w:rStyle w:val="CommentReference"/>
        </w:rPr>
        <w:annotationRef/>
      </w:r>
      <w:r>
        <w:t xml:space="preserve"> Ali Sarram, MD - Regarding Senate Bill 26-138 and House Bill 26-1044:</w:t>
      </w:r>
    </w:p>
    <w:p w14:paraId="4938EE90" w14:textId="77777777" w:rsidR="008B504D" w:rsidRDefault="008B504D" w:rsidP="008B504D">
      <w:pPr>
        <w:pStyle w:val="CommentText"/>
      </w:pPr>
      <w:r>
        <w:t>I urge the board to be mindful of potential administrative burden that such requirements place on physicians. To be board certified, and in order to obtain privileges at hospitals, physician are already subject to high standards of CME activity. Placing additional CME requirements subjects physicians to undue burden and will make it difficult to track adherence to these requirements above and beyond what is already in place. If the board is considering institution of such CME requirements, I suggest exempting physician who are board certified and/or who have privileges at hospitals, as they already meet a high bar for demonstrating ongoing CME activity.</w:t>
      </w:r>
    </w:p>
  </w:comment>
  <w:comment w:id="87" w:author="Rascon Arana, Maria" w:date="2026-06-26T15:53:00Z" w:initials="MR">
    <w:p w14:paraId="6E11102A" w14:textId="77777777" w:rsidR="00C611BB" w:rsidRDefault="00C611BB" w:rsidP="00C611BB">
      <w:pPr>
        <w:pStyle w:val="CommentText"/>
      </w:pPr>
      <w:r>
        <w:rPr>
          <w:rStyle w:val="CommentReference"/>
        </w:rPr>
        <w:annotationRef/>
      </w:r>
      <w:r>
        <w:t>Douglas C Miller MD,PhD - I am a neuropathologist, semi-retired from 40+ years of academic medical practice but now doing consultation work including for Colorado county coroners.  I am licensed to practice in Colorado, Missouri, New York, New Jersey, and Massachusetts, and have complied with CME requirements for all of those states.  I have been able to obtain waivers from certain requirements for specific CME content from other states when that content is entirely irrelevant to my practice, such as opioid prescribing rules required by New York but waived since I never prescribe such medications.  I hope that Colorado's Board does not force radiologists, pathologists, and others who have no role with patients regarding maternal wellness, cultural competency, etc to earn CME credits in such specific areas, as taking courses or "modules" to earn such credits adds nothing to the practice of such specialties, with specific exceptions such as those radiologists dealing with pregnancy issues.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C68565" w15:done="0"/>
  <w15:commentEx w15:paraId="4813F029" w15:paraIdParent="7DC68565" w15:done="0"/>
  <w15:commentEx w15:paraId="34CF575F" w15:paraIdParent="7DC68565" w15:done="0"/>
  <w15:commentEx w15:paraId="69A66256" w15:paraIdParent="7DC68565" w15:done="0"/>
  <w15:commentEx w15:paraId="7F8C970B" w15:done="0"/>
  <w15:commentEx w15:paraId="7DC5C045" w15:paraIdParent="7F8C970B" w15:done="0"/>
  <w15:commentEx w15:paraId="2CC7FA23" w15:paraIdParent="7F8C970B" w15:done="0"/>
  <w15:commentEx w15:paraId="37ECB08A" w15:paraIdParent="7F8C970B" w15:done="0"/>
  <w15:commentEx w15:paraId="5C9A3A1C" w15:paraIdParent="7F8C970B" w15:done="0"/>
  <w15:commentEx w15:paraId="1BE01196" w15:paraIdParent="7F8C970B" w15:done="0"/>
  <w15:commentEx w15:paraId="3DD64EFD" w15:paraIdParent="7F8C970B" w15:done="0"/>
  <w15:commentEx w15:paraId="6A4FE3D9" w15:paraIdParent="7F8C970B" w15:done="0"/>
  <w15:commentEx w15:paraId="7370A4B9" w15:paraIdParent="7F8C970B" w15:done="0"/>
  <w15:commentEx w15:paraId="196DBA71" w15:paraIdParent="7F8C970B" w15:done="0"/>
  <w15:commentEx w15:paraId="0C733C48" w15:paraIdParent="7F8C970B" w15:done="0"/>
  <w15:commentEx w15:paraId="10A69438" w15:paraIdParent="7F8C970B" w15:done="0"/>
  <w15:commentEx w15:paraId="449945CB" w15:paraIdParent="7F8C970B" w15:done="0"/>
  <w15:commentEx w15:paraId="5E626036" w15:paraIdParent="7F8C970B" w15:done="0"/>
  <w15:commentEx w15:paraId="2DAFEE6D" w15:paraIdParent="7F8C970B" w15:done="0"/>
  <w15:commentEx w15:paraId="56EDE9FE" w15:paraIdParent="7F8C970B" w15:done="0"/>
  <w15:commentEx w15:paraId="55404A17" w15:paraIdParent="7F8C970B" w15:done="0"/>
  <w15:commentEx w15:paraId="4361ADE0" w15:paraIdParent="7F8C970B" w15:done="0"/>
  <w15:commentEx w15:paraId="6885A3A4" w15:paraIdParent="7F8C970B" w15:done="0"/>
  <w15:commentEx w15:paraId="58D9497F" w15:paraIdParent="7F8C970B" w15:done="0"/>
  <w15:commentEx w15:paraId="5EE3A763" w15:paraIdParent="7F8C970B" w15:done="0"/>
  <w15:commentEx w15:paraId="04FEFC11" w15:paraIdParent="7F8C970B" w15:done="0"/>
  <w15:commentEx w15:paraId="07BDDD9B" w15:paraIdParent="7F8C970B" w15:done="0"/>
  <w15:commentEx w15:paraId="02864B50" w15:paraIdParent="7F8C970B" w15:done="0"/>
  <w15:commentEx w15:paraId="49DF18ED" w15:paraIdParent="7F8C970B" w15:done="0"/>
  <w15:commentEx w15:paraId="1D7A809B" w15:paraIdParent="7F8C970B" w15:done="0"/>
  <w15:commentEx w15:paraId="18DBF1DC" w15:paraIdParent="7F8C970B" w15:done="0"/>
  <w15:commentEx w15:paraId="1780A6CD" w15:paraIdParent="7F8C970B" w15:done="0"/>
  <w15:commentEx w15:paraId="19F1F8C0" w15:paraIdParent="7F8C970B" w15:done="0"/>
  <w15:commentEx w15:paraId="617F096E" w15:paraIdParent="7F8C970B" w15:done="0"/>
  <w15:commentEx w15:paraId="52C11BC0" w15:paraIdParent="7F8C970B" w15:done="0"/>
  <w15:commentEx w15:paraId="1CEFFC12" w15:paraIdParent="7F8C970B" w15:done="0"/>
  <w15:commentEx w15:paraId="0AE66630" w15:paraIdParent="7F8C970B" w15:done="0"/>
  <w15:commentEx w15:paraId="15B93106" w15:paraIdParent="7F8C970B" w15:done="0"/>
  <w15:commentEx w15:paraId="40BE8D17" w15:paraIdParent="7F8C970B" w15:done="0"/>
  <w15:commentEx w15:paraId="6CF42A8E" w15:paraIdParent="7F8C970B" w15:done="0"/>
  <w15:commentEx w15:paraId="3120448B" w15:paraIdParent="7F8C970B" w15:done="0"/>
  <w15:commentEx w15:paraId="290F3DB3" w15:done="0"/>
  <w15:commentEx w15:paraId="2B3E4558" w15:paraIdParent="290F3DB3" w15:done="0"/>
  <w15:commentEx w15:paraId="080573D7" w15:done="0"/>
  <w15:commentEx w15:paraId="206E18C2" w15:paraIdParent="080573D7" w15:done="0"/>
  <w15:commentEx w15:paraId="5BE4A902" w15:paraIdParent="080573D7" w15:done="0"/>
  <w15:commentEx w15:paraId="1BB7AB1C" w15:paraIdParent="080573D7" w15:done="0"/>
  <w15:commentEx w15:paraId="625F0ECD" w15:paraIdParent="080573D7" w15:done="0"/>
  <w15:commentEx w15:paraId="4938EE90" w15:paraIdParent="080573D7" w15:done="0"/>
  <w15:commentEx w15:paraId="6E11102A" w15:paraIdParent="080573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849D93" w16cex:dateUtc="2026-06-26T21:30:00Z"/>
  <w16cex:commentExtensible w16cex:durableId="3FE6B3C4" w16cex:dateUtc="2026-06-26T21:39:00Z"/>
  <w16cex:commentExtensible w16cex:durableId="0EA79486" w16cex:dateUtc="2026-06-26T21:48:00Z"/>
  <w16cex:commentExtensible w16cex:durableId="70D44C31" w16cex:dateUtc="2026-06-29T20:35:00Z"/>
  <w16cex:commentExtensible w16cex:durableId="1ADFF035" w16cex:dateUtc="2026-06-26T21:37:00Z"/>
  <w16cex:commentExtensible w16cex:durableId="77BB0600" w16cex:dateUtc="2026-06-26T21:39:00Z"/>
  <w16cex:commentExtensible w16cex:durableId="6B4A4FD9" w16cex:dateUtc="2026-06-26T21:40:00Z"/>
  <w16cex:commentExtensible w16cex:durableId="6EBFFE38" w16cex:dateUtc="2026-06-26T21:40:00Z"/>
  <w16cex:commentExtensible w16cex:durableId="068F5A72" w16cex:dateUtc="2026-06-26T21:41:00Z"/>
  <w16cex:commentExtensible w16cex:durableId="6380CDAF" w16cex:dateUtc="2026-06-26T21:41:00Z"/>
  <w16cex:commentExtensible w16cex:durableId="5A60C108" w16cex:dateUtc="2026-06-26T21:42:00Z"/>
  <w16cex:commentExtensible w16cex:durableId="1D168EBC" w16cex:dateUtc="2026-06-26T21:42:00Z"/>
  <w16cex:commentExtensible w16cex:durableId="4AAD81A0" w16cex:dateUtc="2026-06-26T21:43:00Z"/>
  <w16cex:commentExtensible w16cex:durableId="173E6AE4" w16cex:dateUtc="2026-06-26T21:43:00Z"/>
  <w16cex:commentExtensible w16cex:durableId="25D80C6C" w16cex:dateUtc="2026-06-26T21:44:00Z"/>
  <w16cex:commentExtensible w16cex:durableId="6753605B" w16cex:dateUtc="2026-06-26T21:44:00Z"/>
  <w16cex:commentExtensible w16cex:durableId="4D84F117" w16cex:dateUtc="2026-06-26T21:44:00Z"/>
  <w16cex:commentExtensible w16cex:durableId="7F6229CA" w16cex:dateUtc="2026-06-26T21:45:00Z"/>
  <w16cex:commentExtensible w16cex:durableId="7A90D88D" w16cex:dateUtc="2026-06-26T21:45:00Z"/>
  <w16cex:commentExtensible w16cex:durableId="47792EA1" w16cex:dateUtc="2026-06-26T21:45:00Z"/>
  <w16cex:commentExtensible w16cex:durableId="5BCCED2E" w16cex:dateUtc="2026-06-26T21:46:00Z"/>
  <w16cex:commentExtensible w16cex:durableId="0B568CDE" w16cex:dateUtc="2026-06-26T21:46:00Z"/>
  <w16cex:commentExtensible w16cex:durableId="17CD29AF" w16cex:dateUtc="2026-06-26T21:47:00Z"/>
  <w16cex:commentExtensible w16cex:durableId="31CB5951" w16cex:dateUtc="2026-06-26T21:49:00Z"/>
  <w16cex:commentExtensible w16cex:durableId="478F2E11" w16cex:dateUtc="2026-06-26T21:49:00Z"/>
  <w16cex:commentExtensible w16cex:durableId="57E1F3DF" w16cex:dateUtc="2026-06-26T21:50:00Z"/>
  <w16cex:commentExtensible w16cex:durableId="7557E64B" w16cex:dateUtc="2026-06-26T21:51:00Z"/>
  <w16cex:commentExtensible w16cex:durableId="4C12CC3B" w16cex:dateUtc="2026-06-26T21:51:00Z"/>
  <w16cex:commentExtensible w16cex:durableId="246C74C9" w16cex:dateUtc="2026-06-26T21:51:00Z"/>
  <w16cex:commentExtensible w16cex:durableId="6665FF18" w16cex:dateUtc="2026-06-26T21:52:00Z"/>
  <w16cex:commentExtensible w16cex:durableId="624D5BCE" w16cex:dateUtc="2026-06-26T21:52:00Z"/>
  <w16cex:commentExtensible w16cex:durableId="23E534C6" w16cex:dateUtc="2026-06-26T21:52:00Z"/>
  <w16cex:commentExtensible w16cex:durableId="39FCB45E" w16cex:dateUtc="2026-06-26T21:53:00Z"/>
  <w16cex:commentExtensible w16cex:durableId="38C0084C" w16cex:dateUtc="2026-06-29T20:24:00Z"/>
  <w16cex:commentExtensible w16cex:durableId="03F8A494" w16cex:dateUtc="2026-06-29T20:25:00Z"/>
  <w16cex:commentExtensible w16cex:durableId="3DC68A98" w16cex:dateUtc="2026-06-29T20:33:00Z"/>
  <w16cex:commentExtensible w16cex:durableId="03FD45C9" w16cex:dateUtc="2026-06-29T20:34:00Z"/>
  <w16cex:commentExtensible w16cex:durableId="2203A2A7" w16cex:dateUtc="2026-07-07T21:55:00Z"/>
  <w16cex:commentExtensible w16cex:durableId="53F08198" w16cex:dateUtc="2026-07-07T21:56:00Z"/>
  <w16cex:commentExtensible w16cex:durableId="30E27EE1" w16cex:dateUtc="2026-07-07T21:57:00Z"/>
  <w16cex:commentExtensible w16cex:durableId="12905AEB" w16cex:dateUtc="2026-07-07T21:58:00Z"/>
  <w16cex:commentExtensible w16cex:durableId="19A00F21" w16cex:dateUtc="2026-06-30T19:42:00Z"/>
  <w16cex:commentExtensible w16cex:durableId="697F5922" w16cex:dateUtc="2026-07-07T21:55:00Z"/>
  <w16cex:commentExtensible w16cex:durableId="57057497" w16cex:dateUtc="2026-06-26T21:25:00Z"/>
  <w16cex:commentExtensible w16cex:durableId="02618016" w16cex:dateUtc="2026-06-26T21:25:00Z"/>
  <w16cex:commentExtensible w16cex:durableId="2B7B7EEC" w16cex:dateUtc="2026-06-26T21:27:00Z"/>
  <w16cex:commentExtensible w16cex:durableId="137F051B" w16cex:dateUtc="2026-06-26T21:29:00Z"/>
  <w16cex:commentExtensible w16cex:durableId="1A9109E8" w16cex:dateUtc="2026-06-26T21:48:00Z"/>
  <w16cex:commentExtensible w16cex:durableId="33E6F4FD" w16cex:dateUtc="2026-06-26T21:50:00Z"/>
  <w16cex:commentExtensible w16cex:durableId="1E2773E2" w16cex:dateUtc="2026-06-26T21: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C68565" w16cid:durableId="30849D93"/>
  <w16cid:commentId w16cid:paraId="4813F029" w16cid:durableId="3FE6B3C4"/>
  <w16cid:commentId w16cid:paraId="34CF575F" w16cid:durableId="0EA79486"/>
  <w16cid:commentId w16cid:paraId="69A66256" w16cid:durableId="70D44C31"/>
  <w16cid:commentId w16cid:paraId="7F8C970B" w16cid:durableId="1ADFF035"/>
  <w16cid:commentId w16cid:paraId="7DC5C045" w16cid:durableId="77BB0600"/>
  <w16cid:commentId w16cid:paraId="2CC7FA23" w16cid:durableId="6B4A4FD9"/>
  <w16cid:commentId w16cid:paraId="37ECB08A" w16cid:durableId="6EBFFE38"/>
  <w16cid:commentId w16cid:paraId="5C9A3A1C" w16cid:durableId="068F5A72"/>
  <w16cid:commentId w16cid:paraId="1BE01196" w16cid:durableId="6380CDAF"/>
  <w16cid:commentId w16cid:paraId="3DD64EFD" w16cid:durableId="5A60C108"/>
  <w16cid:commentId w16cid:paraId="6A4FE3D9" w16cid:durableId="1D168EBC"/>
  <w16cid:commentId w16cid:paraId="7370A4B9" w16cid:durableId="4AAD81A0"/>
  <w16cid:commentId w16cid:paraId="196DBA71" w16cid:durableId="173E6AE4"/>
  <w16cid:commentId w16cid:paraId="0C733C48" w16cid:durableId="25D80C6C"/>
  <w16cid:commentId w16cid:paraId="10A69438" w16cid:durableId="6753605B"/>
  <w16cid:commentId w16cid:paraId="449945CB" w16cid:durableId="4D84F117"/>
  <w16cid:commentId w16cid:paraId="5E626036" w16cid:durableId="7F6229CA"/>
  <w16cid:commentId w16cid:paraId="2DAFEE6D" w16cid:durableId="7A90D88D"/>
  <w16cid:commentId w16cid:paraId="56EDE9FE" w16cid:durableId="47792EA1"/>
  <w16cid:commentId w16cid:paraId="55404A17" w16cid:durableId="5BCCED2E"/>
  <w16cid:commentId w16cid:paraId="4361ADE0" w16cid:durableId="0B568CDE"/>
  <w16cid:commentId w16cid:paraId="6885A3A4" w16cid:durableId="17CD29AF"/>
  <w16cid:commentId w16cid:paraId="58D9497F" w16cid:durableId="31CB5951"/>
  <w16cid:commentId w16cid:paraId="5EE3A763" w16cid:durableId="478F2E11"/>
  <w16cid:commentId w16cid:paraId="04FEFC11" w16cid:durableId="57E1F3DF"/>
  <w16cid:commentId w16cid:paraId="07BDDD9B" w16cid:durableId="7557E64B"/>
  <w16cid:commentId w16cid:paraId="02864B50" w16cid:durableId="4C12CC3B"/>
  <w16cid:commentId w16cid:paraId="49DF18ED" w16cid:durableId="246C74C9"/>
  <w16cid:commentId w16cid:paraId="1D7A809B" w16cid:durableId="6665FF18"/>
  <w16cid:commentId w16cid:paraId="18DBF1DC" w16cid:durableId="624D5BCE"/>
  <w16cid:commentId w16cid:paraId="1780A6CD" w16cid:durableId="23E534C6"/>
  <w16cid:commentId w16cid:paraId="19F1F8C0" w16cid:durableId="39FCB45E"/>
  <w16cid:commentId w16cid:paraId="617F096E" w16cid:durableId="38C0084C"/>
  <w16cid:commentId w16cid:paraId="52C11BC0" w16cid:durableId="03F8A494"/>
  <w16cid:commentId w16cid:paraId="1CEFFC12" w16cid:durableId="3DC68A98"/>
  <w16cid:commentId w16cid:paraId="0AE66630" w16cid:durableId="03FD45C9"/>
  <w16cid:commentId w16cid:paraId="15B93106" w16cid:durableId="2203A2A7"/>
  <w16cid:commentId w16cid:paraId="40BE8D17" w16cid:durableId="53F08198"/>
  <w16cid:commentId w16cid:paraId="6CF42A8E" w16cid:durableId="30E27EE1"/>
  <w16cid:commentId w16cid:paraId="3120448B" w16cid:durableId="12905AEB"/>
  <w16cid:commentId w16cid:paraId="290F3DB3" w16cid:durableId="19A00F21"/>
  <w16cid:commentId w16cid:paraId="2B3E4558" w16cid:durableId="697F5922"/>
  <w16cid:commentId w16cid:paraId="080573D7" w16cid:durableId="57057497"/>
  <w16cid:commentId w16cid:paraId="206E18C2" w16cid:durableId="02618016"/>
  <w16cid:commentId w16cid:paraId="5BE4A902" w16cid:durableId="2B7B7EEC"/>
  <w16cid:commentId w16cid:paraId="1BB7AB1C" w16cid:durableId="137F051B"/>
  <w16cid:commentId w16cid:paraId="625F0ECD" w16cid:durableId="1A9109E8"/>
  <w16cid:commentId w16cid:paraId="4938EE90" w16cid:durableId="33E6F4FD"/>
  <w16cid:commentId w16cid:paraId="6E11102A" w16cid:durableId="1E2773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AD964" w14:textId="77777777" w:rsidR="00150BFE" w:rsidRDefault="00150BFE" w:rsidP="002C43CF">
      <w:pPr>
        <w:spacing w:after="0" w:line="240" w:lineRule="auto"/>
      </w:pPr>
      <w:r>
        <w:separator/>
      </w:r>
    </w:p>
  </w:endnote>
  <w:endnote w:type="continuationSeparator" w:id="0">
    <w:p w14:paraId="5A4CD742" w14:textId="77777777" w:rsidR="00150BFE" w:rsidRDefault="00150BFE" w:rsidP="002C43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67E08" w14:textId="77777777" w:rsidR="00150BFE" w:rsidRDefault="00150BFE" w:rsidP="002C43CF">
      <w:pPr>
        <w:spacing w:after="0" w:line="240" w:lineRule="auto"/>
      </w:pPr>
      <w:r>
        <w:separator/>
      </w:r>
    </w:p>
  </w:footnote>
  <w:footnote w:type="continuationSeparator" w:id="0">
    <w:p w14:paraId="4A647489" w14:textId="77777777" w:rsidR="00150BFE" w:rsidRDefault="00150BFE" w:rsidP="002C43CF">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scon Arana, Maria">
    <w15:presenceInfo w15:providerId="AD" w15:userId="S::mdhernandez@dora.state.co.us::59d6495d-0bf9-491e-a1bf-024d70509ab9"/>
  </w15:person>
  <w15:person w15:author="Shelov, Elizabeth">
    <w15:presenceInfo w15:providerId="AD" w15:userId="S::emshelov@dora.state.co.us::e5a74e36-e17f-4604-8727-0a586cb694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revisionView w:formatting="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68D"/>
    <w:rsid w:val="0001781C"/>
    <w:rsid w:val="00020220"/>
    <w:rsid w:val="00026A91"/>
    <w:rsid w:val="0003019F"/>
    <w:rsid w:val="00050375"/>
    <w:rsid w:val="000569B7"/>
    <w:rsid w:val="000828CC"/>
    <w:rsid w:val="00095B3C"/>
    <w:rsid w:val="000A7BC3"/>
    <w:rsid w:val="000B45C9"/>
    <w:rsid w:val="000D3E3C"/>
    <w:rsid w:val="000E2A8F"/>
    <w:rsid w:val="001008E6"/>
    <w:rsid w:val="00101B6D"/>
    <w:rsid w:val="00110C1D"/>
    <w:rsid w:val="00143443"/>
    <w:rsid w:val="00150BFE"/>
    <w:rsid w:val="00152183"/>
    <w:rsid w:val="001545D3"/>
    <w:rsid w:val="00165595"/>
    <w:rsid w:val="00166326"/>
    <w:rsid w:val="00172691"/>
    <w:rsid w:val="00180B57"/>
    <w:rsid w:val="001A3EC2"/>
    <w:rsid w:val="001A4768"/>
    <w:rsid w:val="001B049B"/>
    <w:rsid w:val="001B06C4"/>
    <w:rsid w:val="001C6A34"/>
    <w:rsid w:val="001F49B1"/>
    <w:rsid w:val="001F4A98"/>
    <w:rsid w:val="001F63DB"/>
    <w:rsid w:val="002009E5"/>
    <w:rsid w:val="002022D0"/>
    <w:rsid w:val="00226F07"/>
    <w:rsid w:val="00242739"/>
    <w:rsid w:val="00262521"/>
    <w:rsid w:val="00273C76"/>
    <w:rsid w:val="00282702"/>
    <w:rsid w:val="002952F1"/>
    <w:rsid w:val="002A1B13"/>
    <w:rsid w:val="002A681D"/>
    <w:rsid w:val="002B06BD"/>
    <w:rsid w:val="002C43CF"/>
    <w:rsid w:val="002E2B4F"/>
    <w:rsid w:val="002E526D"/>
    <w:rsid w:val="00312DD4"/>
    <w:rsid w:val="003154FA"/>
    <w:rsid w:val="003209D9"/>
    <w:rsid w:val="00320A75"/>
    <w:rsid w:val="00331F92"/>
    <w:rsid w:val="00340394"/>
    <w:rsid w:val="00344248"/>
    <w:rsid w:val="00346AD9"/>
    <w:rsid w:val="003724B9"/>
    <w:rsid w:val="00383B3D"/>
    <w:rsid w:val="003A4726"/>
    <w:rsid w:val="003A5019"/>
    <w:rsid w:val="003A7E92"/>
    <w:rsid w:val="003B068D"/>
    <w:rsid w:val="003B146C"/>
    <w:rsid w:val="003B4BB5"/>
    <w:rsid w:val="003B7F0C"/>
    <w:rsid w:val="003D3CF1"/>
    <w:rsid w:val="003E3C70"/>
    <w:rsid w:val="003E46E9"/>
    <w:rsid w:val="0040795D"/>
    <w:rsid w:val="004532C9"/>
    <w:rsid w:val="00457AA8"/>
    <w:rsid w:val="00475B9B"/>
    <w:rsid w:val="00480A9A"/>
    <w:rsid w:val="004811A6"/>
    <w:rsid w:val="00490D08"/>
    <w:rsid w:val="00494497"/>
    <w:rsid w:val="004F597A"/>
    <w:rsid w:val="00515FD3"/>
    <w:rsid w:val="00531EF9"/>
    <w:rsid w:val="00565807"/>
    <w:rsid w:val="0056767E"/>
    <w:rsid w:val="00591444"/>
    <w:rsid w:val="005A0424"/>
    <w:rsid w:val="005A7399"/>
    <w:rsid w:val="005C5CE3"/>
    <w:rsid w:val="005C692B"/>
    <w:rsid w:val="005C6942"/>
    <w:rsid w:val="005E5045"/>
    <w:rsid w:val="006153C4"/>
    <w:rsid w:val="006313A2"/>
    <w:rsid w:val="00637291"/>
    <w:rsid w:val="00662907"/>
    <w:rsid w:val="00666998"/>
    <w:rsid w:val="006733DA"/>
    <w:rsid w:val="00683A4F"/>
    <w:rsid w:val="00683DAC"/>
    <w:rsid w:val="00684BE5"/>
    <w:rsid w:val="00685281"/>
    <w:rsid w:val="006A4B7F"/>
    <w:rsid w:val="006A7E62"/>
    <w:rsid w:val="006D34EA"/>
    <w:rsid w:val="006E57C0"/>
    <w:rsid w:val="00707847"/>
    <w:rsid w:val="00711545"/>
    <w:rsid w:val="007158C7"/>
    <w:rsid w:val="00733970"/>
    <w:rsid w:val="00761317"/>
    <w:rsid w:val="00773C0A"/>
    <w:rsid w:val="00781F57"/>
    <w:rsid w:val="007C0FE1"/>
    <w:rsid w:val="007C67AB"/>
    <w:rsid w:val="007D51BC"/>
    <w:rsid w:val="007E17DF"/>
    <w:rsid w:val="007E7F9E"/>
    <w:rsid w:val="007F5A44"/>
    <w:rsid w:val="007F6056"/>
    <w:rsid w:val="00815D9B"/>
    <w:rsid w:val="00816F35"/>
    <w:rsid w:val="00821A84"/>
    <w:rsid w:val="00824AA1"/>
    <w:rsid w:val="00845342"/>
    <w:rsid w:val="008512BB"/>
    <w:rsid w:val="00864C69"/>
    <w:rsid w:val="00866E94"/>
    <w:rsid w:val="00887466"/>
    <w:rsid w:val="008A5636"/>
    <w:rsid w:val="008A611A"/>
    <w:rsid w:val="008B1596"/>
    <w:rsid w:val="008B504D"/>
    <w:rsid w:val="008C680C"/>
    <w:rsid w:val="00926A1F"/>
    <w:rsid w:val="009361AD"/>
    <w:rsid w:val="009370D2"/>
    <w:rsid w:val="009545F6"/>
    <w:rsid w:val="009803D5"/>
    <w:rsid w:val="009877DD"/>
    <w:rsid w:val="009920EF"/>
    <w:rsid w:val="00994B7A"/>
    <w:rsid w:val="009D5677"/>
    <w:rsid w:val="00A049B4"/>
    <w:rsid w:val="00A15F40"/>
    <w:rsid w:val="00A431E3"/>
    <w:rsid w:val="00A575C5"/>
    <w:rsid w:val="00A64CAC"/>
    <w:rsid w:val="00A75295"/>
    <w:rsid w:val="00AA187D"/>
    <w:rsid w:val="00AA2A51"/>
    <w:rsid w:val="00AC6E0E"/>
    <w:rsid w:val="00AF06FD"/>
    <w:rsid w:val="00B040E6"/>
    <w:rsid w:val="00B14514"/>
    <w:rsid w:val="00B34FA2"/>
    <w:rsid w:val="00B359C1"/>
    <w:rsid w:val="00B422D1"/>
    <w:rsid w:val="00B67EF7"/>
    <w:rsid w:val="00B73465"/>
    <w:rsid w:val="00B8763F"/>
    <w:rsid w:val="00B93F06"/>
    <w:rsid w:val="00B95177"/>
    <w:rsid w:val="00BB7963"/>
    <w:rsid w:val="00BC4109"/>
    <w:rsid w:val="00BC56AB"/>
    <w:rsid w:val="00BD01AD"/>
    <w:rsid w:val="00BD133F"/>
    <w:rsid w:val="00BD7AF5"/>
    <w:rsid w:val="00BF2638"/>
    <w:rsid w:val="00C040BB"/>
    <w:rsid w:val="00C0757E"/>
    <w:rsid w:val="00C2139C"/>
    <w:rsid w:val="00C23AC6"/>
    <w:rsid w:val="00C372FF"/>
    <w:rsid w:val="00C611BB"/>
    <w:rsid w:val="00C77CCC"/>
    <w:rsid w:val="00C922A7"/>
    <w:rsid w:val="00CB2386"/>
    <w:rsid w:val="00CC57F3"/>
    <w:rsid w:val="00CD79DD"/>
    <w:rsid w:val="00D0061C"/>
    <w:rsid w:val="00D009C6"/>
    <w:rsid w:val="00D10191"/>
    <w:rsid w:val="00D11516"/>
    <w:rsid w:val="00D41717"/>
    <w:rsid w:val="00D4785D"/>
    <w:rsid w:val="00D571F2"/>
    <w:rsid w:val="00D73068"/>
    <w:rsid w:val="00D7719A"/>
    <w:rsid w:val="00D9443F"/>
    <w:rsid w:val="00DC15B1"/>
    <w:rsid w:val="00DC2E5C"/>
    <w:rsid w:val="00DC5C3F"/>
    <w:rsid w:val="00E24DE0"/>
    <w:rsid w:val="00E25540"/>
    <w:rsid w:val="00E40D7A"/>
    <w:rsid w:val="00E52052"/>
    <w:rsid w:val="00E61CA5"/>
    <w:rsid w:val="00E61DC1"/>
    <w:rsid w:val="00E67401"/>
    <w:rsid w:val="00E923F4"/>
    <w:rsid w:val="00EC2002"/>
    <w:rsid w:val="00ED4780"/>
    <w:rsid w:val="00EF4614"/>
    <w:rsid w:val="00F10AE1"/>
    <w:rsid w:val="00F11629"/>
    <w:rsid w:val="00F34AFE"/>
    <w:rsid w:val="00F46029"/>
    <w:rsid w:val="00F608F2"/>
    <w:rsid w:val="00F70970"/>
    <w:rsid w:val="00F87618"/>
    <w:rsid w:val="00FB2C4B"/>
    <w:rsid w:val="00FC2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4502A"/>
  <w15:chartTrackingRefBased/>
  <w15:docId w15:val="{632D3761-2FA7-400C-B11C-62A33C48C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rPr>
  </w:style>
  <w:style w:type="paragraph" w:styleId="Heading1">
    <w:name w:val="heading 1"/>
    <w:basedOn w:val="Normal"/>
    <w:next w:val="Normal"/>
    <w:link w:val="Heading1Char"/>
    <w:uiPriority w:val="9"/>
    <w:qFormat/>
    <w:rsid w:val="0024273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CB2386"/>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autoRedefine/>
    <w:rsid w:val="00EC2002"/>
    <w:pPr>
      <w:tabs>
        <w:tab w:val="left" w:pos="720"/>
        <w:tab w:val="left" w:pos="1440"/>
        <w:tab w:val="left" w:pos="2160"/>
      </w:tabs>
      <w:spacing w:before="240" w:after="0" w:line="240" w:lineRule="auto"/>
      <w:ind w:left="720" w:hanging="720"/>
      <w:outlineLvl w:val="0"/>
    </w:pPr>
    <w:rPr>
      <w:rFonts w:ascii="Arial" w:eastAsia="Times New Roman" w:hAnsi="Arial" w:cs="Arial"/>
      <w:b/>
      <w:bCs/>
      <w:kern w:val="0"/>
      <w:sz w:val="20"/>
      <w:szCs w:val="20"/>
    </w:rPr>
  </w:style>
  <w:style w:type="paragraph" w:customStyle="1" w:styleId="par1">
    <w:name w:val="par1"/>
    <w:basedOn w:val="Normal"/>
    <w:rsid w:val="003B068D"/>
    <w:pPr>
      <w:tabs>
        <w:tab w:val="left" w:pos="720"/>
        <w:tab w:val="left" w:pos="1440"/>
        <w:tab w:val="left" w:pos="2160"/>
      </w:tabs>
      <w:spacing w:before="240" w:after="0" w:line="240" w:lineRule="auto"/>
      <w:ind w:left="720" w:hanging="720"/>
    </w:pPr>
    <w:rPr>
      <w:rFonts w:ascii="Arial" w:eastAsia="Times New Roman" w:hAnsi="Arial"/>
      <w:kern w:val="0"/>
      <w:sz w:val="20"/>
      <w:szCs w:val="24"/>
    </w:rPr>
  </w:style>
  <w:style w:type="paragraph" w:customStyle="1" w:styleId="par2">
    <w:name w:val="par2"/>
    <w:basedOn w:val="par1"/>
    <w:rsid w:val="003B068D"/>
    <w:pPr>
      <w:ind w:left="1440"/>
    </w:pPr>
  </w:style>
  <w:style w:type="paragraph" w:customStyle="1" w:styleId="upar1">
    <w:name w:val="upar1"/>
    <w:basedOn w:val="Normal"/>
    <w:rsid w:val="003B068D"/>
    <w:pPr>
      <w:tabs>
        <w:tab w:val="left" w:pos="720"/>
        <w:tab w:val="left" w:pos="1440"/>
      </w:tabs>
      <w:spacing w:before="240" w:after="0" w:line="240" w:lineRule="auto"/>
    </w:pPr>
    <w:rPr>
      <w:rFonts w:ascii="Arial" w:eastAsia="Times New Roman" w:hAnsi="Arial" w:cs="Arial"/>
      <w:kern w:val="0"/>
      <w:sz w:val="20"/>
      <w:szCs w:val="20"/>
    </w:rPr>
  </w:style>
  <w:style w:type="paragraph" w:customStyle="1" w:styleId="upar4">
    <w:name w:val="upar4"/>
    <w:basedOn w:val="upar1"/>
    <w:rsid w:val="003B068D"/>
    <w:pPr>
      <w:ind w:left="2160"/>
    </w:pPr>
  </w:style>
  <w:style w:type="paragraph" w:customStyle="1" w:styleId="par3">
    <w:name w:val="par3"/>
    <w:basedOn w:val="par1"/>
    <w:rsid w:val="003B068D"/>
    <w:pPr>
      <w:ind w:left="2160"/>
    </w:pPr>
  </w:style>
  <w:style w:type="paragraph" w:customStyle="1" w:styleId="par4">
    <w:name w:val="par4"/>
    <w:basedOn w:val="par1"/>
    <w:rsid w:val="003B068D"/>
    <w:pPr>
      <w:ind w:left="2880"/>
    </w:pPr>
  </w:style>
  <w:style w:type="paragraph" w:customStyle="1" w:styleId="par5">
    <w:name w:val="par5"/>
    <w:basedOn w:val="par1"/>
    <w:rsid w:val="003B068D"/>
    <w:pPr>
      <w:ind w:left="3600"/>
    </w:pPr>
  </w:style>
  <w:style w:type="character" w:styleId="CommentReference">
    <w:name w:val="annotation reference"/>
    <w:rsid w:val="003B068D"/>
    <w:rPr>
      <w:sz w:val="16"/>
      <w:szCs w:val="16"/>
    </w:rPr>
  </w:style>
  <w:style w:type="paragraph" w:styleId="CommentText">
    <w:name w:val="annotation text"/>
    <w:basedOn w:val="Normal"/>
    <w:link w:val="CommentTextChar"/>
    <w:rsid w:val="003B068D"/>
    <w:pPr>
      <w:spacing w:before="240" w:after="0" w:line="240" w:lineRule="auto"/>
    </w:pPr>
    <w:rPr>
      <w:rFonts w:ascii="Arial" w:eastAsia="Times New Roman" w:hAnsi="Arial"/>
      <w:kern w:val="0"/>
      <w:sz w:val="20"/>
      <w:szCs w:val="20"/>
    </w:rPr>
  </w:style>
  <w:style w:type="character" w:customStyle="1" w:styleId="CommentTextChar">
    <w:name w:val="Comment Text Char"/>
    <w:link w:val="CommentText"/>
    <w:rsid w:val="003B068D"/>
    <w:rPr>
      <w:rFonts w:ascii="Arial" w:eastAsia="Times New Roman" w:hAnsi="Arial" w:cs="Times New Roman"/>
      <w:kern w:val="0"/>
      <w:sz w:val="20"/>
      <w:szCs w:val="20"/>
    </w:rPr>
  </w:style>
  <w:style w:type="paragraph" w:styleId="Revision">
    <w:name w:val="Revision"/>
    <w:hidden/>
    <w:uiPriority w:val="99"/>
    <w:semiHidden/>
    <w:rsid w:val="003B068D"/>
    <w:rPr>
      <w:kern w:val="2"/>
      <w:sz w:val="22"/>
      <w:szCs w:val="22"/>
    </w:rPr>
  </w:style>
  <w:style w:type="paragraph" w:styleId="CommentSubject">
    <w:name w:val="annotation subject"/>
    <w:basedOn w:val="CommentText"/>
    <w:next w:val="CommentText"/>
    <w:link w:val="CommentSubjectChar"/>
    <w:uiPriority w:val="99"/>
    <w:semiHidden/>
    <w:unhideWhenUsed/>
    <w:rsid w:val="003B068D"/>
    <w:pPr>
      <w:spacing w:before="0" w:after="160"/>
    </w:pPr>
    <w:rPr>
      <w:rFonts w:ascii="Calibri" w:eastAsia="Calibri" w:hAnsi="Calibri"/>
      <w:b/>
      <w:bCs/>
      <w:kern w:val="2"/>
    </w:rPr>
  </w:style>
  <w:style w:type="character" w:customStyle="1" w:styleId="CommentSubjectChar">
    <w:name w:val="Comment Subject Char"/>
    <w:link w:val="CommentSubject"/>
    <w:uiPriority w:val="99"/>
    <w:semiHidden/>
    <w:rsid w:val="003B068D"/>
    <w:rPr>
      <w:rFonts w:ascii="Arial" w:eastAsia="Times New Roman" w:hAnsi="Arial" w:cs="Times New Roman"/>
      <w:b/>
      <w:bCs/>
      <w:kern w:val="0"/>
      <w:sz w:val="20"/>
      <w:szCs w:val="20"/>
    </w:rPr>
  </w:style>
  <w:style w:type="paragraph" w:styleId="FootnoteText">
    <w:name w:val="footnote text"/>
    <w:basedOn w:val="Normal"/>
    <w:link w:val="FootnoteTextChar"/>
    <w:unhideWhenUsed/>
    <w:rsid w:val="00F70970"/>
    <w:pPr>
      <w:widowControl w:val="0"/>
      <w:suppressAutoHyphens/>
      <w:spacing w:before="120" w:after="0" w:line="240" w:lineRule="auto"/>
    </w:pPr>
    <w:rPr>
      <w:rFonts w:ascii="Arial" w:eastAsia="Arial" w:hAnsi="Arial" w:cs="Arial"/>
      <w:sz w:val="16"/>
      <w:szCs w:val="16"/>
      <w:lang w:bidi="en-US"/>
    </w:rPr>
  </w:style>
  <w:style w:type="character" w:customStyle="1" w:styleId="FootnoteTextChar">
    <w:name w:val="Footnote Text Char"/>
    <w:link w:val="FootnoteText"/>
    <w:rsid w:val="00F70970"/>
    <w:rPr>
      <w:rFonts w:ascii="Arial" w:eastAsia="Arial" w:hAnsi="Arial" w:cs="Arial"/>
      <w:kern w:val="2"/>
      <w:sz w:val="16"/>
      <w:szCs w:val="16"/>
      <w:lang w:bidi="en-US"/>
    </w:rPr>
  </w:style>
  <w:style w:type="paragraph" w:styleId="NoSpacing">
    <w:name w:val="No Spacing"/>
    <w:uiPriority w:val="1"/>
    <w:qFormat/>
    <w:rsid w:val="008512BB"/>
    <w:rPr>
      <w:kern w:val="2"/>
      <w:sz w:val="22"/>
      <w:szCs w:val="22"/>
    </w:rPr>
  </w:style>
  <w:style w:type="paragraph" w:styleId="Header">
    <w:name w:val="header"/>
    <w:basedOn w:val="Normal"/>
    <w:link w:val="HeaderChar"/>
    <w:uiPriority w:val="99"/>
    <w:unhideWhenUsed/>
    <w:rsid w:val="002C43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43CF"/>
    <w:rPr>
      <w:kern w:val="2"/>
      <w:sz w:val="22"/>
      <w:szCs w:val="22"/>
    </w:rPr>
  </w:style>
  <w:style w:type="paragraph" w:styleId="Footer">
    <w:name w:val="footer"/>
    <w:basedOn w:val="Normal"/>
    <w:link w:val="FooterChar"/>
    <w:uiPriority w:val="99"/>
    <w:unhideWhenUsed/>
    <w:rsid w:val="002C43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43CF"/>
    <w:rPr>
      <w:kern w:val="2"/>
      <w:sz w:val="22"/>
      <w:szCs w:val="22"/>
    </w:rPr>
  </w:style>
  <w:style w:type="paragraph" w:customStyle="1" w:styleId="cp">
    <w:name w:val="cp"/>
    <w:basedOn w:val="Normal"/>
    <w:rsid w:val="00C77CCC"/>
    <w:pPr>
      <w:spacing w:before="240" w:after="0" w:line="240" w:lineRule="auto"/>
      <w:jc w:val="center"/>
    </w:pPr>
    <w:rPr>
      <w:rFonts w:ascii="Arial" w:eastAsia="Times New Roman" w:hAnsi="Arial"/>
      <w:kern w:val="0"/>
      <w:sz w:val="20"/>
      <w:szCs w:val="20"/>
    </w:rPr>
  </w:style>
  <w:style w:type="paragraph" w:customStyle="1" w:styleId="upar2">
    <w:name w:val="upar2"/>
    <w:basedOn w:val="upar1"/>
    <w:rsid w:val="00C77CCC"/>
    <w:pPr>
      <w:ind w:left="720"/>
    </w:pPr>
    <w:rPr>
      <w:szCs w:val="24"/>
    </w:rPr>
  </w:style>
  <w:style w:type="character" w:customStyle="1" w:styleId="Heading1Char">
    <w:name w:val="Heading 1 Char"/>
    <w:basedOn w:val="DefaultParagraphFont"/>
    <w:link w:val="Heading1"/>
    <w:uiPriority w:val="9"/>
    <w:rsid w:val="00242739"/>
    <w:rPr>
      <w:rFonts w:asciiTheme="majorHAnsi" w:eastAsiaTheme="majorEastAsia" w:hAnsiTheme="majorHAnsi" w:cstheme="majorBidi"/>
      <w:color w:val="0F4761" w:themeColor="accent1" w:themeShade="BF"/>
      <w:kern w:val="2"/>
      <w:sz w:val="32"/>
      <w:szCs w:val="32"/>
    </w:rPr>
  </w:style>
  <w:style w:type="paragraph" w:styleId="Title">
    <w:name w:val="Title"/>
    <w:basedOn w:val="Normal"/>
    <w:next w:val="Normal"/>
    <w:link w:val="TitleChar"/>
    <w:uiPriority w:val="10"/>
    <w:qFormat/>
    <w:rsid w:val="001F49B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9B1"/>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CB2386"/>
    <w:rPr>
      <w:rFonts w:asciiTheme="majorHAnsi" w:eastAsiaTheme="majorEastAsia" w:hAnsiTheme="majorHAnsi" w:cstheme="majorBidi"/>
      <w:color w:val="0F4761" w:themeColor="accent1" w:themeShade="BF"/>
      <w:kern w:val="2"/>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2592</Words>
  <Characters>14779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Moller</dc:creator>
  <cp:keywords/>
  <dc:description/>
  <cp:lastModifiedBy>Shelov, Elizabeth</cp:lastModifiedBy>
  <cp:revision>2</cp:revision>
  <cp:lastPrinted>2026-07-14T15:52:00Z</cp:lastPrinted>
  <dcterms:created xsi:type="dcterms:W3CDTF">2026-07-14T15:54:00Z</dcterms:created>
  <dcterms:modified xsi:type="dcterms:W3CDTF">2026-07-14T15:54:00Z</dcterms:modified>
</cp:coreProperties>
</file>