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B164" w14:textId="3668F43A" w:rsidR="00304A18" w:rsidRDefault="00344455" w:rsidP="00344455">
      <w:pPr>
        <w:pStyle w:val="Heading1"/>
      </w:pPr>
      <w:r>
        <w:t>DEPARTMENT OF TREASURY</w:t>
      </w:r>
    </w:p>
    <w:p w14:paraId="5E862DB8" w14:textId="54F19F68" w:rsidR="00344455" w:rsidRPr="00344455" w:rsidRDefault="00344455" w:rsidP="00344455">
      <w:pPr>
        <w:pStyle w:val="Heading1"/>
      </w:pPr>
      <w:r>
        <w:t>[</w:t>
      </w:r>
      <w:r>
        <w:t>8 CCR 1508-1</w:t>
      </w:r>
      <w:r>
        <w:t>]</w:t>
      </w:r>
    </w:p>
    <w:p w14:paraId="4B884914" w14:textId="7B8D3507" w:rsidR="00344455" w:rsidRDefault="00344455" w:rsidP="00344455">
      <w:pPr>
        <w:pStyle w:val="Heading1"/>
      </w:pPr>
      <w:r>
        <w:t>Administrative Rules</w:t>
      </w:r>
    </w:p>
    <w:p w14:paraId="6588FA69" w14:textId="0057E85A" w:rsidR="00344455" w:rsidRDefault="00344455" w:rsidP="00344455">
      <w:pPr>
        <w:pStyle w:val="Heading1"/>
      </w:pPr>
      <w:r>
        <w:t>Rules as Adopted – Redline</w:t>
      </w:r>
    </w:p>
    <w:p w14:paraId="0BDDA348" w14:textId="2754EC93" w:rsidR="00344455" w:rsidRDefault="00344455" w:rsidP="00344455">
      <w:pPr>
        <w:pStyle w:val="Heading1"/>
      </w:pPr>
      <w:r>
        <w:t>_________________, 2026</w:t>
      </w:r>
    </w:p>
    <w:p w14:paraId="5D88E68F" w14:textId="01600617" w:rsidR="00344455" w:rsidRPr="00344455" w:rsidRDefault="00344455" w:rsidP="00344455">
      <w:pPr>
        <w:rPr>
          <w:rStyle w:val="IntenseEmphasis"/>
        </w:rPr>
      </w:pPr>
      <w:r w:rsidRPr="00344455">
        <w:rPr>
          <w:rStyle w:val="IntenseEmphasis"/>
        </w:rPr>
        <w:t>Amendments to 8 CCR 1508-1 are as follows:</w:t>
      </w:r>
    </w:p>
    <w:p w14:paraId="45B48293" w14:textId="1A9A87FA" w:rsidR="00344455" w:rsidRDefault="00344455" w:rsidP="00344455">
      <w:pPr>
        <w:rPr>
          <w:rStyle w:val="IntenseEmphasis"/>
        </w:rPr>
      </w:pPr>
      <w:r w:rsidRPr="00344455">
        <w:rPr>
          <w:rStyle w:val="IntenseEmphasis"/>
        </w:rPr>
        <w:t>Amendments to Rule 1.5 and Reporting Deadlines 1.6 include timeline and language clarifications, an updated notary threshold, repeal of Reporting Deadline 1.6.2, and the additions of 1.6.1</w:t>
      </w:r>
      <w:r w:rsidR="002B4AF7">
        <w:rPr>
          <w:rStyle w:val="IntenseEmphasis"/>
        </w:rPr>
        <w:t>6</w:t>
      </w:r>
      <w:r w:rsidRPr="00344455">
        <w:rPr>
          <w:rStyle w:val="IntenseEmphasis"/>
        </w:rPr>
        <w:t>: Negative Reporting, 1.6.1</w:t>
      </w:r>
      <w:r w:rsidR="002B4AF7">
        <w:rPr>
          <w:rStyle w:val="IntenseEmphasis"/>
        </w:rPr>
        <w:t>7</w:t>
      </w:r>
      <w:r w:rsidRPr="00344455">
        <w:rPr>
          <w:rStyle w:val="IntenseEmphasis"/>
        </w:rPr>
        <w:t>: Subpoena, and 1.6.1</w:t>
      </w:r>
      <w:r w:rsidR="002B4AF7">
        <w:rPr>
          <w:rStyle w:val="IntenseEmphasis"/>
        </w:rPr>
        <w:t>8</w:t>
      </w:r>
      <w:r w:rsidRPr="00344455">
        <w:rPr>
          <w:rStyle w:val="IntenseEmphasis"/>
        </w:rPr>
        <w:t xml:space="preserve">: Interest and Penalty for Failure to Report or Remit.  </w:t>
      </w:r>
    </w:p>
    <w:p w14:paraId="3BF6A0C0" w14:textId="355F44A8" w:rsidR="004E5D61" w:rsidRDefault="008C3052" w:rsidP="00344455">
      <w:pPr>
        <w:rPr>
          <w:rStyle w:val="IntenseEmphasis"/>
        </w:rPr>
      </w:pPr>
      <w:r>
        <w:rPr>
          <w:i/>
          <w:iCs/>
          <w:noProof/>
          <w:color w:val="44546A" w:themeColor="text2"/>
        </w:rPr>
        <mc:AlternateContent>
          <mc:Choice Requires="wps">
            <w:drawing>
              <wp:anchor distT="0" distB="0" distL="114300" distR="114300" simplePos="0" relativeHeight="251659264" behindDoc="0" locked="0" layoutInCell="1" allowOverlap="1" wp14:anchorId="6680D879" wp14:editId="6ACA1431">
                <wp:simplePos x="0" y="0"/>
                <wp:positionH relativeFrom="column">
                  <wp:posOffset>15240</wp:posOffset>
                </wp:positionH>
                <wp:positionV relativeFrom="paragraph">
                  <wp:posOffset>8313</wp:posOffset>
                </wp:positionV>
                <wp:extent cx="5958840" cy="0"/>
                <wp:effectExtent l="0" t="0" r="0" b="0"/>
                <wp:wrapNone/>
                <wp:docPr id="538097287" name="Straight Connector 1"/>
                <wp:cNvGraphicFramePr/>
                <a:graphic xmlns:a="http://schemas.openxmlformats.org/drawingml/2006/main">
                  <a:graphicData uri="http://schemas.microsoft.com/office/word/2010/wordprocessingShape">
                    <wps:wsp>
                      <wps:cNvCnPr/>
                      <wps:spPr>
                        <a:xfrm>
                          <a:off x="0" y="0"/>
                          <a:ext cx="5958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4C047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65pt" to="470.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" strokecolor="black [3200]" strokeweight=".5pt">
                <v:stroke joinstyle="miter"/>
              </v:line>
            </w:pict>
          </mc:Fallback>
        </mc:AlternateContent>
      </w:r>
    </w:p>
    <w:p w14:paraId="3A914D8C" w14:textId="79735EA6" w:rsidR="004E5D61" w:rsidRPr="00F74CCE" w:rsidRDefault="00F74CCE" w:rsidP="00F74CCE">
      <w:pPr>
        <w:pStyle w:val="Heading2"/>
      </w:pPr>
      <w:r>
        <w:rPr>
          <w:rStyle w:val="IntenseEmphasis"/>
          <w:i w:val="0"/>
          <w:iCs w:val="0"/>
          <w:color w:val="000000" w:themeColor="text1"/>
        </w:rPr>
        <w:t>1.1</w:t>
      </w:r>
      <w:r>
        <w:rPr>
          <w:rStyle w:val="IntenseEmphasis"/>
          <w:i w:val="0"/>
          <w:iCs w:val="0"/>
          <w:color w:val="000000" w:themeColor="text1"/>
        </w:rPr>
        <w:tab/>
      </w:r>
      <w:r w:rsidR="004E5D61" w:rsidRPr="00F74CCE">
        <w:rPr>
          <w:rStyle w:val="IntenseEmphasis"/>
          <w:i w:val="0"/>
          <w:iCs w:val="0"/>
          <w:color w:val="000000" w:themeColor="text1"/>
        </w:rPr>
        <w:t>Authority</w:t>
      </w:r>
    </w:p>
    <w:p w14:paraId="71756829" w14:textId="18F38E19" w:rsidR="004E5D61" w:rsidRDefault="004E5D61" w:rsidP="004E5D61">
      <w:pPr>
        <w:ind w:left="720"/>
      </w:pPr>
      <w:r>
        <w:t xml:space="preserve">This regulation is adopted pursuant to the authority in section 38-13-104, C.R.S. and is intended to be consistent with the requirements of the State Administrative Procedures Act, section 24-4-101 et seq. (the “APA”), C.R.S. and the Revised Uniform Unclaimed Property Act, sections 38-13-101 et seq. (the “Act”), C.R.S. </w:t>
      </w:r>
    </w:p>
    <w:p w14:paraId="466A5915" w14:textId="45963A63" w:rsidR="004E5D61" w:rsidRDefault="004E5D61" w:rsidP="00F74CCE">
      <w:pPr>
        <w:pStyle w:val="Heading2"/>
        <w:numPr>
          <w:ilvl w:val="1"/>
          <w:numId w:val="1"/>
        </w:numPr>
      </w:pPr>
      <w:r>
        <w:t>Scope and Purpose</w:t>
      </w:r>
    </w:p>
    <w:p w14:paraId="741ECEB3" w14:textId="77777777" w:rsidR="007F3ED5" w:rsidRDefault="004E5D61" w:rsidP="004E5D61">
      <w:pPr>
        <w:ind w:left="720"/>
      </w:pPr>
      <w:r>
        <w:t xml:space="preserve">It is the intent of the Colorado State Treasurer to enforce the unclaimed property statutes so that property presumed abandoned </w:t>
      </w:r>
      <w:r w:rsidR="007F3ED5">
        <w:t xml:space="preserve">under those statutes is reported to and collected by the </w:t>
      </w:r>
      <w:proofErr w:type="gramStart"/>
      <w:r w:rsidR="007F3ED5">
        <w:t>State of Colorado, and</w:t>
      </w:r>
      <w:proofErr w:type="gramEnd"/>
      <w:r w:rsidR="007F3ED5">
        <w:t xml:space="preserve"> returned to its rightful owner through an efficient advertising and claims processing program.  Transferring the unclaimed property and related information to the Colorado State Treasurer allows the property and information to be compiled in a single location for the convenience of the absent owner and makes it possible for the Colorado State Treasurer to better protect the interests of missing owners.  The State of Colorado indemnifies the holder against claims by individuals or other states once the holder reports and delivers unclaimed </w:t>
      </w:r>
      <w:proofErr w:type="gramStart"/>
      <w:r w:rsidR="007F3ED5">
        <w:t>property</w:t>
      </w:r>
      <w:proofErr w:type="gramEnd"/>
      <w:r w:rsidR="007F3ED5">
        <w:t xml:space="preserve"> the Colorado State Treasurer in accordance with the Revised Uniform Unclaimed Property Act.  This law shall also be observed by the Colorado State Treasurer when reporting and delivering property belonging to other states.  </w:t>
      </w:r>
    </w:p>
    <w:p w14:paraId="76163532" w14:textId="4D03AEF5" w:rsidR="007F3ED5" w:rsidRDefault="007F3ED5" w:rsidP="007F3ED5">
      <w:pPr>
        <w:pStyle w:val="Heading2"/>
        <w:numPr>
          <w:ilvl w:val="1"/>
          <w:numId w:val="1"/>
        </w:numPr>
      </w:pPr>
      <w:r>
        <w:t>Applicability</w:t>
      </w:r>
    </w:p>
    <w:p w14:paraId="6A7DE4E6" w14:textId="77777777" w:rsidR="007F3ED5" w:rsidRDefault="007F3ED5" w:rsidP="007F3ED5">
      <w:pPr>
        <w:ind w:left="720"/>
      </w:pPr>
      <w:r>
        <w:t xml:space="preserve">The passage of the Revised Uniform Unclaimed Property Act modernizes the previous act, necessitating changes to the department’s previous rules.  The Amendments to existing rules and the creation of new rules relate to the handling of unclaimed property owner records, the remittance of records to the Unclaimed Property program, the oversight of third-party auditors, locator fees and other administrative functions.  The amendments ensure that the rules comply with State statutes and Treasury Department operating guidelines.  Amendments to the rules were adopted on October 11, 2021.  </w:t>
      </w:r>
    </w:p>
    <w:p w14:paraId="5318A1B5" w14:textId="73008BF2" w:rsidR="007F3ED5" w:rsidRDefault="007F3ED5" w:rsidP="007F3ED5">
      <w:pPr>
        <w:pStyle w:val="Heading2"/>
        <w:numPr>
          <w:ilvl w:val="1"/>
          <w:numId w:val="1"/>
        </w:numPr>
      </w:pPr>
      <w:r>
        <w:lastRenderedPageBreak/>
        <w:t>Definitions</w:t>
      </w:r>
    </w:p>
    <w:p w14:paraId="633E9EE4" w14:textId="06044BD7" w:rsidR="004E5D61" w:rsidRDefault="007F3ED5" w:rsidP="007F3ED5">
      <w:pPr>
        <w:ind w:left="720"/>
      </w:pPr>
      <w:r>
        <w:t xml:space="preserve">The </w:t>
      </w:r>
      <w:proofErr w:type="gramStart"/>
      <w:r>
        <w:t>definition</w:t>
      </w:r>
      <w:proofErr w:type="gramEnd"/>
      <w:r>
        <w:t xml:space="preserve"> of any terms used herein specific to the Unclaimed Property Program are consistent with the definitions prescribed in 38-13-102, C.R.S. in addition;  </w:t>
      </w:r>
    </w:p>
    <w:p w14:paraId="7922EB39" w14:textId="0677BDCF" w:rsidR="007F3ED5" w:rsidRPr="00126FD8" w:rsidRDefault="00A9110B" w:rsidP="00356911">
      <w:pPr>
        <w:pStyle w:val="ListParagraph"/>
        <w:numPr>
          <w:ilvl w:val="0"/>
          <w:numId w:val="3"/>
        </w:numPr>
        <w:ind w:hanging="720"/>
      </w:pPr>
      <w:r>
        <w:t xml:space="preserve">Division shall mean the Colorado Department of Treasury, Division of Unclaimed </w:t>
      </w:r>
      <w:r w:rsidRPr="00126FD8">
        <w:t>Property</w:t>
      </w:r>
      <w:ins w:id="0" w:author="McCauley, Erin" w:date="2026-06-29T13:25:00Z" w16du:dateUtc="2026-06-29T19:25:00Z">
        <w:r w:rsidR="00126FD8" w:rsidRPr="00126FD8">
          <w:t>.</w:t>
        </w:r>
      </w:ins>
    </w:p>
    <w:p w14:paraId="254315DF" w14:textId="77777777" w:rsidR="00A9110B" w:rsidRPr="00126FD8" w:rsidRDefault="00A9110B" w:rsidP="00567A8F">
      <w:pPr>
        <w:pStyle w:val="ListParagraph"/>
        <w:ind w:hanging="360"/>
      </w:pPr>
    </w:p>
    <w:p w14:paraId="6692BCCA" w14:textId="78D7BF80" w:rsidR="00A9110B" w:rsidRPr="00126FD8" w:rsidRDefault="00A9110B" w:rsidP="00356911">
      <w:pPr>
        <w:pStyle w:val="ListParagraph"/>
        <w:numPr>
          <w:ilvl w:val="0"/>
          <w:numId w:val="3"/>
        </w:numPr>
        <w:ind w:hanging="720"/>
      </w:pPr>
      <w:r w:rsidRPr="00126FD8">
        <w:t>The Revised Uniform Unclaimed Property Act, or RUUPA in section 38-13-101 et seq., C.R.S</w:t>
      </w:r>
      <w:ins w:id="1" w:author="McCauley, Erin" w:date="2026-06-29T13:25:00Z" w16du:dateUtc="2026-06-29T19:25:00Z">
        <w:r w:rsidR="00126FD8" w:rsidRPr="00126FD8">
          <w:t>.</w:t>
        </w:r>
      </w:ins>
    </w:p>
    <w:p w14:paraId="09E73F32" w14:textId="39F75984" w:rsidR="00A9110B" w:rsidRDefault="00A9110B" w:rsidP="00A9110B">
      <w:pPr>
        <w:pStyle w:val="Heading2"/>
        <w:numPr>
          <w:ilvl w:val="1"/>
          <w:numId w:val="1"/>
        </w:numPr>
      </w:pPr>
      <w:r>
        <w:t>Rules</w:t>
      </w:r>
    </w:p>
    <w:p w14:paraId="235CA372" w14:textId="13658F67" w:rsidR="00A9110B" w:rsidRDefault="00A9110B" w:rsidP="00A9110B">
      <w:pPr>
        <w:pStyle w:val="Heading2"/>
      </w:pPr>
      <w:r>
        <w:t xml:space="preserve">1.5.2 </w:t>
      </w:r>
      <w:r>
        <w:tab/>
        <w:t>Knowledge of Owner</w:t>
      </w:r>
    </w:p>
    <w:p w14:paraId="55B298C7" w14:textId="74936922" w:rsidR="00A9110B" w:rsidRDefault="00A9110B" w:rsidP="00356911">
      <w:pPr>
        <w:pStyle w:val="ListParagraph"/>
        <w:numPr>
          <w:ilvl w:val="0"/>
          <w:numId w:val="4"/>
        </w:numPr>
        <w:ind w:hanging="720"/>
      </w:pPr>
      <w:r>
        <w:t xml:space="preserve">A </w:t>
      </w:r>
      <w:del w:id="2" w:author="McCauley, Erin" w:date="2026-06-29T13:29:00Z" w16du:dateUtc="2026-06-29T19:29:00Z">
        <w:r w:rsidDel="00996921">
          <w:delText xml:space="preserve">holder </w:delText>
        </w:r>
      </w:del>
      <w:ins w:id="3" w:author="McCauley, Erin" w:date="2026-06-29T13:29:00Z" w16du:dateUtc="2026-06-29T19:29:00Z">
        <w:r w:rsidR="00996921">
          <w:t>H</w:t>
        </w:r>
        <w:r w:rsidR="00996921">
          <w:t xml:space="preserve">older </w:t>
        </w:r>
      </w:ins>
      <w:r>
        <w:t xml:space="preserve">of unclaimed property may establish its knowledge of the existence or whereabouts of the owner of that property by recording any owner-generated activity relating to that property.  The mailing of a statement, confirmation or other correspondence by a </w:t>
      </w:r>
      <w:del w:id="4" w:author="McCauley, Erin" w:date="2026-06-29T13:29:00Z" w16du:dateUtc="2026-06-29T19:29:00Z">
        <w:r w:rsidDel="00EC58DD">
          <w:delText xml:space="preserve">holder </w:delText>
        </w:r>
      </w:del>
      <w:ins w:id="5" w:author="McCauley, Erin" w:date="2026-06-29T13:29:00Z" w16du:dateUtc="2026-06-29T19:29:00Z">
        <w:r w:rsidR="00EC58DD">
          <w:t>H</w:t>
        </w:r>
        <w:r w:rsidR="00EC58DD">
          <w:t xml:space="preserve">older </w:t>
        </w:r>
      </w:ins>
      <w:r>
        <w:t xml:space="preserve">of unclaimed property to the last known address of the owner of that property and the nonreturn of such mail to the holder is insufficient to establish that the holder has knowledge of the existence or whereabouts of the owner.  A </w:t>
      </w:r>
      <w:del w:id="6" w:author="McCauley, Erin" w:date="2026-06-29T13:29:00Z" w16du:dateUtc="2026-06-29T19:29:00Z">
        <w:r w:rsidDel="00EC58DD">
          <w:delText xml:space="preserve">holder </w:delText>
        </w:r>
      </w:del>
      <w:ins w:id="7" w:author="McCauley, Erin" w:date="2026-06-29T13:29:00Z" w16du:dateUtc="2026-06-29T19:29:00Z">
        <w:r w:rsidR="00EC58DD">
          <w:t>H</w:t>
        </w:r>
        <w:r w:rsidR="00EC58DD">
          <w:t xml:space="preserve">older </w:t>
        </w:r>
      </w:ins>
      <w:r>
        <w:t xml:space="preserve">may cross-reference with another account in the same institution or business that has current </w:t>
      </w:r>
      <w:del w:id="8" w:author="McCauley, Erin" w:date="2026-06-29T13:26:00Z" w16du:dateUtc="2026-06-29T19:26:00Z">
        <w:r w:rsidRPr="00126FD8" w:rsidDel="00126FD8">
          <w:delText>owner</w:delText>
        </w:r>
        <w:r w:rsidR="00C70918" w:rsidRPr="00126FD8" w:rsidDel="00126FD8">
          <w:delText xml:space="preserve"> </w:delText>
        </w:r>
      </w:del>
      <w:ins w:id="9" w:author="McCauley, Erin" w:date="2026-06-29T13:26:00Z" w16du:dateUtc="2026-06-29T19:26:00Z">
        <w:r w:rsidR="00126FD8" w:rsidRPr="00126FD8">
          <w:t>owner</w:t>
        </w:r>
        <w:r w:rsidR="00126FD8" w:rsidRPr="00126FD8">
          <w:t>-</w:t>
        </w:r>
      </w:ins>
      <w:r w:rsidRPr="00126FD8">
        <w:t>generated</w:t>
      </w:r>
      <w:r>
        <w:t xml:space="preserve"> activity.  To cross-reference a dormant or inactive account with an active account the same </w:t>
      </w:r>
      <w:proofErr w:type="gramStart"/>
      <w:r>
        <w:t>names</w:t>
      </w:r>
      <w:proofErr w:type="gramEnd"/>
      <w:r>
        <w:t xml:space="preserve"> must appear in some form either on the account, signature card, or contract.  </w:t>
      </w:r>
    </w:p>
    <w:p w14:paraId="554E065D" w14:textId="77777777" w:rsidR="00A9110B" w:rsidRDefault="00A9110B" w:rsidP="00A9110B">
      <w:pPr>
        <w:pStyle w:val="ListParagraph"/>
      </w:pPr>
    </w:p>
    <w:p w14:paraId="1526C4F3" w14:textId="2AE10767" w:rsidR="00A9110B" w:rsidRDefault="00A9110B" w:rsidP="00356911">
      <w:pPr>
        <w:pStyle w:val="ListParagraph"/>
        <w:numPr>
          <w:ilvl w:val="0"/>
          <w:numId w:val="4"/>
        </w:numPr>
        <w:ind w:hanging="720"/>
      </w:pPr>
      <w:r>
        <w:t xml:space="preserve">A </w:t>
      </w:r>
      <w:del w:id="10" w:author="McCauley, Erin" w:date="2026-06-29T13:29:00Z" w16du:dateUtc="2026-06-29T19:29:00Z">
        <w:r w:rsidDel="00EC58DD">
          <w:delText xml:space="preserve">holder </w:delText>
        </w:r>
      </w:del>
      <w:ins w:id="11" w:author="McCauley, Erin" w:date="2026-06-29T13:29:00Z" w16du:dateUtc="2026-06-29T19:29:00Z">
        <w:r w:rsidR="00EC58DD">
          <w:t>H</w:t>
        </w:r>
        <w:r w:rsidR="00EC58DD">
          <w:t xml:space="preserve">older </w:t>
        </w:r>
      </w:ins>
      <w:r>
        <w:t xml:space="preserve">may establish a code for indicating “customer contact” or “owner-generated activity” for purposes of </w:t>
      </w:r>
      <w:r w:rsidRPr="00126FD8">
        <w:t>record</w:t>
      </w:r>
      <w:del w:id="12" w:author="McCauley, Erin" w:date="2026-06-29T13:26:00Z" w16du:dateUtc="2026-06-29T19:26:00Z">
        <w:r w:rsidR="00C70918" w:rsidRPr="00126FD8" w:rsidDel="00126FD8">
          <w:delText>-</w:delText>
        </w:r>
      </w:del>
      <w:r w:rsidRPr="00126FD8">
        <w:t>keeping.</w:t>
      </w:r>
      <w:r>
        <w:t xml:space="preserve">  That code must be well documented. </w:t>
      </w:r>
    </w:p>
    <w:p w14:paraId="486102E1" w14:textId="739EE2F7" w:rsidR="00C70918" w:rsidRDefault="00C70918" w:rsidP="00C70918">
      <w:pPr>
        <w:pStyle w:val="Heading2"/>
      </w:pPr>
      <w:r>
        <w:t>1.5.7</w:t>
      </w:r>
      <w:r>
        <w:tab/>
        <w:t>Indemnification</w:t>
      </w:r>
    </w:p>
    <w:p w14:paraId="19AC7F7D" w14:textId="6124B0B3" w:rsidR="00C70918" w:rsidRDefault="00C70918" w:rsidP="00356911">
      <w:pPr>
        <w:ind w:left="720" w:hanging="720"/>
      </w:pPr>
      <w:proofErr w:type="gramStart"/>
      <w:r>
        <w:t xml:space="preserve">A. </w:t>
      </w:r>
      <w:r>
        <w:tab/>
        <w:t>Upon</w:t>
      </w:r>
      <w:proofErr w:type="gramEnd"/>
      <w:r>
        <w:t xml:space="preserve"> payment or delivery of property to the Administrator, the state assumes custody and responsibility for safekeeping of the property.  A </w:t>
      </w:r>
      <w:ins w:id="13" w:author="McCauley, Erin" w:date="2026-06-29T13:56:00Z" w16du:dateUtc="2026-06-29T19:56:00Z">
        <w:r w:rsidR="00A96A2A">
          <w:t>P</w:t>
        </w:r>
      </w:ins>
      <w:del w:id="14" w:author="McCauley, Erin" w:date="2026-06-29T13:56:00Z" w16du:dateUtc="2026-06-29T19:56:00Z">
        <w:r w:rsidDel="00A96A2A">
          <w:delText>p</w:delText>
        </w:r>
      </w:del>
      <w:r>
        <w:t xml:space="preserve">erson who pays or delivers property in good faith is relieved of all liability to the extent of the value of the property paid or delivered for any claim with respect to the property.  </w:t>
      </w:r>
    </w:p>
    <w:p w14:paraId="24574293" w14:textId="7810E48B" w:rsidR="0057280E" w:rsidRDefault="0057280E" w:rsidP="00356911">
      <w:pPr>
        <w:ind w:left="720" w:hanging="720"/>
      </w:pPr>
      <w:r>
        <w:t xml:space="preserve">B. </w:t>
      </w:r>
      <w:r>
        <w:tab/>
        <w:t xml:space="preserve">A </w:t>
      </w:r>
      <w:del w:id="15" w:author="McCauley, Erin" w:date="2026-06-29T13:31:00Z" w16du:dateUtc="2026-06-29T19:31:00Z">
        <w:r w:rsidDel="00EC58DD">
          <w:delText xml:space="preserve">holder </w:delText>
        </w:r>
      </w:del>
      <w:ins w:id="16" w:author="McCauley, Erin" w:date="2026-06-29T13:31:00Z" w16du:dateUtc="2026-06-29T19:31:00Z">
        <w:r w:rsidR="00EC58DD">
          <w:t>H</w:t>
        </w:r>
        <w:r w:rsidR="00EC58DD">
          <w:t xml:space="preserve">older </w:t>
        </w:r>
      </w:ins>
      <w:del w:id="17" w:author="McCauley, Erin" w:date="2026-06-29T13:52:00Z" w16du:dateUtc="2026-06-29T19:52:00Z">
        <w:r w:rsidDel="001A160D">
          <w:delText xml:space="preserve">who </w:delText>
        </w:r>
      </w:del>
      <w:ins w:id="18" w:author="McCauley, Erin" w:date="2026-06-29T13:52:00Z" w16du:dateUtc="2026-06-29T19:52:00Z">
        <w:r w:rsidR="001A160D">
          <w:t>that</w:t>
        </w:r>
        <w:r w:rsidR="001A160D">
          <w:t xml:space="preserve"> </w:t>
        </w:r>
      </w:ins>
      <w:r>
        <w:t xml:space="preserve">has paid or delivered property to the Administrator may make payment to a </w:t>
      </w:r>
      <w:ins w:id="19" w:author="McCauley, Erin" w:date="2026-06-29T13:53:00Z" w16du:dateUtc="2026-06-29T19:53:00Z">
        <w:r w:rsidR="00A96A2A">
          <w:t>P</w:t>
        </w:r>
      </w:ins>
      <w:del w:id="20" w:author="McCauley, Erin" w:date="2026-06-29T13:53:00Z" w16du:dateUtc="2026-06-29T19:53:00Z">
        <w:r w:rsidDel="00A96A2A">
          <w:delText>p</w:delText>
        </w:r>
      </w:del>
      <w:r>
        <w:t>erson who appears to be entitled to payment upon filing proof of payment and proof that the payee was entitled to payment the Administrator shall promptly reimburse the holder for the payment without imposing any fee or charge.</w:t>
      </w:r>
    </w:p>
    <w:p w14:paraId="75726615" w14:textId="75BF162C" w:rsidR="0057280E" w:rsidRDefault="0057280E" w:rsidP="00356911">
      <w:pPr>
        <w:ind w:left="720" w:hanging="720"/>
      </w:pPr>
      <w:r>
        <w:t xml:space="preserve">C. </w:t>
      </w:r>
      <w:r>
        <w:tab/>
        <w:t xml:space="preserve">If the </w:t>
      </w:r>
      <w:del w:id="21" w:author="McCauley, Erin" w:date="2026-06-29T13:31:00Z" w16du:dateUtc="2026-06-29T19:31:00Z">
        <w:r w:rsidDel="00EC58DD">
          <w:delText xml:space="preserve">holder </w:delText>
        </w:r>
      </w:del>
      <w:ins w:id="22" w:author="McCauley, Erin" w:date="2026-06-29T13:31:00Z" w16du:dateUtc="2026-06-29T19:31:00Z">
        <w:r w:rsidR="00EC58DD">
          <w:t>H</w:t>
        </w:r>
        <w:r w:rsidR="00EC58DD">
          <w:t xml:space="preserve">older </w:t>
        </w:r>
      </w:ins>
      <w:r>
        <w:t xml:space="preserve">pays or delivers property to the </w:t>
      </w:r>
      <w:del w:id="23" w:author="McCauley, Erin" w:date="2026-06-29T13:31:00Z" w16du:dateUtc="2026-06-29T19:31:00Z">
        <w:r w:rsidDel="00EC58DD">
          <w:delText xml:space="preserve">administrator </w:delText>
        </w:r>
      </w:del>
      <w:ins w:id="24" w:author="McCauley, Erin" w:date="2026-06-29T13:31:00Z" w16du:dateUtc="2026-06-29T19:31:00Z">
        <w:r w:rsidR="00EC58DD">
          <w:t>A</w:t>
        </w:r>
        <w:r w:rsidR="00EC58DD">
          <w:t xml:space="preserve">dministrator </w:t>
        </w:r>
      </w:ins>
      <w:r>
        <w:t xml:space="preserve">in good faith and thereafter another </w:t>
      </w:r>
      <w:del w:id="25" w:author="McCauley, Erin" w:date="2026-06-29T13:53:00Z" w16du:dateUtc="2026-06-29T19:53:00Z">
        <w:r w:rsidDel="00A96A2A">
          <w:delText>p</w:delText>
        </w:r>
      </w:del>
      <w:ins w:id="26" w:author="McCauley, Erin" w:date="2026-06-29T13:53:00Z" w16du:dateUtc="2026-06-29T19:53:00Z">
        <w:r w:rsidR="00A96A2A">
          <w:t>P</w:t>
        </w:r>
      </w:ins>
      <w:r>
        <w:t xml:space="preserve">erson claims the property from the </w:t>
      </w:r>
      <w:del w:id="27" w:author="McCauley, Erin" w:date="2026-06-29T13:31:00Z" w16du:dateUtc="2026-06-29T19:31:00Z">
        <w:r w:rsidDel="00EC58DD">
          <w:delText xml:space="preserve">holder </w:delText>
        </w:r>
      </w:del>
      <w:ins w:id="28" w:author="McCauley, Erin" w:date="2026-06-29T13:31:00Z" w16du:dateUtc="2026-06-29T19:31:00Z">
        <w:r w:rsidR="00EC58DD">
          <w:t>H</w:t>
        </w:r>
        <w:r w:rsidR="00EC58DD">
          <w:t xml:space="preserve">older </w:t>
        </w:r>
      </w:ins>
      <w:r>
        <w:t>or another state claims the money or property under its unclaimed property laws, the Administrator</w:t>
      </w:r>
      <w:r w:rsidR="00B34F01">
        <w:t xml:space="preserve">, upon written notification of the claim, shall defend </w:t>
      </w:r>
      <w:del w:id="29" w:author="McCauley, Erin" w:date="2026-06-29T13:32:00Z" w16du:dateUtc="2026-06-29T19:32:00Z">
        <w:r w:rsidR="00B34F01" w:rsidDel="00EC58DD">
          <w:delText xml:space="preserve">holder </w:delText>
        </w:r>
      </w:del>
      <w:ins w:id="30" w:author="McCauley, Erin" w:date="2026-06-29T13:32:00Z" w16du:dateUtc="2026-06-29T19:32:00Z">
        <w:r w:rsidR="00EC58DD">
          <w:t>H</w:t>
        </w:r>
        <w:r w:rsidR="00EC58DD">
          <w:t xml:space="preserve">older </w:t>
        </w:r>
      </w:ins>
      <w:r w:rsidR="00B34F01">
        <w:t xml:space="preserve">against the claim and indemnify the holder against liability on the claim. </w:t>
      </w:r>
    </w:p>
    <w:p w14:paraId="6A595227" w14:textId="7A6BCBD1" w:rsidR="00713AB1" w:rsidRDefault="00713AB1" w:rsidP="00713AB1">
      <w:pPr>
        <w:pStyle w:val="Heading2"/>
      </w:pPr>
      <w:r>
        <w:t>1.5.11</w:t>
      </w:r>
      <w:r>
        <w:tab/>
        <w:t>Located Property</w:t>
      </w:r>
    </w:p>
    <w:p w14:paraId="3515A51D" w14:textId="55976BA7" w:rsidR="00713AB1" w:rsidRDefault="00713AB1" w:rsidP="00356911">
      <w:pPr>
        <w:ind w:left="720" w:hanging="720"/>
      </w:pPr>
      <w:del w:id="31" w:author="McCauley, Erin" w:date="2026-06-29T13:36:00Z" w16du:dateUtc="2026-06-29T19:36:00Z">
        <w:r w:rsidDel="002B4B6E">
          <w:delText>A.</w:delText>
        </w:r>
      </w:del>
      <w:r>
        <w:tab/>
        <w:t>Except as otherwise provided in the Act, agreements to pay compensation to recover or assist in the recovery of property reported under the RUUPA are unenforceable within 24 months after date of payment or delivery to the Administrator.  Compensation shall not exceed 10%</w:t>
      </w:r>
      <w:del w:id="32" w:author="McCauley, Erin" w:date="2026-06-29T13:04:00Z" w16du:dateUtc="2026-06-29T19:04:00Z">
        <w:r w:rsidDel="00A9503D">
          <w:delText xml:space="preserve"> except as provided by the Act</w:delText>
        </w:r>
      </w:del>
      <w:r>
        <w:t xml:space="preserve">. </w:t>
      </w:r>
    </w:p>
    <w:p w14:paraId="456AB033" w14:textId="4CE000D7" w:rsidR="00040C1F" w:rsidRDefault="00040C1F" w:rsidP="00040C1F">
      <w:pPr>
        <w:pStyle w:val="Heading2"/>
      </w:pPr>
      <w:r>
        <w:lastRenderedPageBreak/>
        <w:t>1.5.13</w:t>
      </w:r>
      <w:r>
        <w:tab/>
        <w:t>Electronic Reporting</w:t>
      </w:r>
    </w:p>
    <w:p w14:paraId="660D6D0F" w14:textId="7855AD8D" w:rsidR="00040C1F" w:rsidRDefault="00040C1F" w:rsidP="00356911">
      <w:pPr>
        <w:ind w:left="720" w:hanging="720"/>
      </w:pPr>
      <w:r>
        <w:t>A</w:t>
      </w:r>
      <w:proofErr w:type="gramStart"/>
      <w:r>
        <w:t xml:space="preserve">. </w:t>
      </w:r>
      <w:r w:rsidR="00B1659A">
        <w:tab/>
      </w:r>
      <w:r>
        <w:t>Holders</w:t>
      </w:r>
      <w:proofErr w:type="gramEnd"/>
      <w:r>
        <w:t xml:space="preserve"> shall report unclaimed property as prescribed in 38-13-401, C.R.S. in electronic format only.  The format of such report shall be through the current NAUPA Standard Electronic File Format uploaded on the Division website</w:t>
      </w:r>
      <w:r w:rsidR="00B1659A">
        <w:t xml:space="preserve">.  Holders may fil their reports using the manual reporting feature on the Colorado Treasury Unclaimed Property website or file their report electronically via reporting software.  The Colorado Treasury Unclaimed Property website shall provide a list of vendors known to currently provide required reporting software along with what forms of reporting that are not accepted by the Colorado Treasury Unclaimed Property Division. </w:t>
      </w:r>
    </w:p>
    <w:p w14:paraId="6A455B39" w14:textId="02A5C5CC" w:rsidR="00B1659A" w:rsidRDefault="00B1659A" w:rsidP="00356911">
      <w:pPr>
        <w:ind w:left="720" w:hanging="720"/>
      </w:pPr>
      <w:r>
        <w:t>B</w:t>
      </w:r>
      <w:proofErr w:type="gramStart"/>
      <w:r>
        <w:t xml:space="preserve">. </w:t>
      </w:r>
      <w:r>
        <w:tab/>
        <w:t>Notwithstanding</w:t>
      </w:r>
      <w:proofErr w:type="gramEnd"/>
      <w:r>
        <w:t xml:space="preserve"> the filing of such electronic report, the Holder shall pay or deliver to the Treasurer all unclaimed property as required </w:t>
      </w:r>
      <w:proofErr w:type="gramStart"/>
      <w:r>
        <w:t>in</w:t>
      </w:r>
      <w:proofErr w:type="gramEnd"/>
      <w:r>
        <w:t xml:space="preserve"> 38-13-603, C.R.</w:t>
      </w:r>
      <w:r w:rsidRPr="00D12B47">
        <w:t>S</w:t>
      </w:r>
      <w:ins w:id="33" w:author="McCauley, Erin" w:date="2026-06-29T13:33:00Z" w16du:dateUtc="2026-06-29T19:33:00Z">
        <w:r w:rsidR="00D12B47">
          <w:t>.</w:t>
        </w:r>
      </w:ins>
    </w:p>
    <w:p w14:paraId="4B6AD964" w14:textId="72C09AB9" w:rsidR="00B1659A" w:rsidRDefault="00B1659A" w:rsidP="00B1659A">
      <w:pPr>
        <w:pStyle w:val="Heading2"/>
      </w:pPr>
      <w:r>
        <w:t xml:space="preserve">1.5.14 </w:t>
      </w:r>
      <w:r>
        <w:tab/>
        <w:t>Electronic Signatures</w:t>
      </w:r>
    </w:p>
    <w:p w14:paraId="31F0136E" w14:textId="5EA4AC0F" w:rsidR="00B1659A" w:rsidRDefault="00B1659A" w:rsidP="00356911">
      <w:pPr>
        <w:ind w:left="720" w:hanging="720"/>
      </w:pPr>
      <w:del w:id="34" w:author="McCauley, Erin" w:date="2026-06-29T13:34:00Z" w16du:dateUtc="2026-06-29T19:34:00Z">
        <w:r w:rsidDel="002B4B6E">
          <w:delText xml:space="preserve">A. </w:delText>
        </w:r>
      </w:del>
      <w:r>
        <w:tab/>
        <w:t>Any electronic signatures for unclaimed property business as the Administrator may prescribe shall be consistent with the Uniform Electronic Transactions Act, 24-71.3-101, et seq., C.R.S.</w:t>
      </w:r>
    </w:p>
    <w:p w14:paraId="489A9419" w14:textId="2F3C552B" w:rsidR="00B1659A" w:rsidRDefault="00B1659A" w:rsidP="00B1659A">
      <w:pPr>
        <w:pStyle w:val="Heading2"/>
      </w:pPr>
      <w:r>
        <w:t xml:space="preserve">1.5.15 </w:t>
      </w:r>
      <w:r>
        <w:tab/>
        <w:t>Power of Attorney</w:t>
      </w:r>
    </w:p>
    <w:p w14:paraId="5A205F83" w14:textId="5E223B34" w:rsidR="00B1659A" w:rsidRDefault="00B1659A" w:rsidP="00356911">
      <w:pPr>
        <w:ind w:left="720" w:hanging="720"/>
      </w:pPr>
      <w:del w:id="35" w:author="McCauley, Erin" w:date="2026-06-29T13:34:00Z" w16du:dateUtc="2026-06-29T19:34:00Z">
        <w:r w:rsidDel="002B4B6E">
          <w:delText xml:space="preserve">A. </w:delText>
        </w:r>
      </w:del>
      <w:r>
        <w:tab/>
        <w:t xml:space="preserve">A claim made pursuant to 38-13-903, C.R.S. by a </w:t>
      </w:r>
      <w:del w:id="36" w:author="McCauley, Erin" w:date="2026-06-29T13:53:00Z" w16du:dateUtc="2026-06-29T19:53:00Z">
        <w:r w:rsidDel="00A96A2A">
          <w:delText xml:space="preserve">person </w:delText>
        </w:r>
      </w:del>
      <w:ins w:id="37" w:author="McCauley, Erin" w:date="2026-06-29T13:53:00Z" w16du:dateUtc="2026-06-29T19:53:00Z">
        <w:r w:rsidR="00A96A2A">
          <w:t>P</w:t>
        </w:r>
        <w:r w:rsidR="00A96A2A">
          <w:t xml:space="preserve">erson </w:t>
        </w:r>
      </w:ins>
      <w:r>
        <w:t xml:space="preserve">with a duly authorized Power of Attorney on behalf of the original owner may be processed as required by law at the Administrator’s discretion.  If claim by </w:t>
      </w:r>
      <w:proofErr w:type="gramStart"/>
      <w:r>
        <w:t>a Power</w:t>
      </w:r>
      <w:proofErr w:type="gramEnd"/>
      <w:r>
        <w:t xml:space="preserve"> of Attorney is initiated, such action does not preclude the Administrator from seeking verification from the original owner.</w:t>
      </w:r>
    </w:p>
    <w:p w14:paraId="3803D903" w14:textId="521282C5" w:rsidR="00B1659A" w:rsidRDefault="00B1659A" w:rsidP="00B1659A">
      <w:pPr>
        <w:pStyle w:val="Heading2"/>
      </w:pPr>
      <w:r>
        <w:t>1.5.16</w:t>
      </w:r>
      <w:r>
        <w:tab/>
        <w:t>Aggregate Reporting</w:t>
      </w:r>
    </w:p>
    <w:p w14:paraId="5AE3AA8C" w14:textId="48F8EC1E" w:rsidR="00B1659A" w:rsidRDefault="00B1659A" w:rsidP="00356911">
      <w:pPr>
        <w:ind w:left="720" w:hanging="720"/>
      </w:pPr>
      <w:del w:id="38" w:author="McCauley, Erin" w:date="2026-06-29T13:36:00Z" w16du:dateUtc="2026-06-29T19:36:00Z">
        <w:r w:rsidDel="002B4B6E">
          <w:delText>A.</w:delText>
        </w:r>
      </w:del>
      <w:r>
        <w:tab/>
        <w:t>Aggregate reporting under 38-13-402(j)(2), C.R.S. shall consist of like properties</w:t>
      </w:r>
      <w:ins w:id="39" w:author="McCauley, Erin" w:date="2026-06-29T13:36:00Z" w16du:dateUtc="2026-06-29T19:36:00Z">
        <w:r w:rsidR="002B4B6E">
          <w:t>,</w:t>
        </w:r>
      </w:ins>
      <w:r>
        <w:t xml:space="preserve"> each of which </w:t>
      </w:r>
      <w:del w:id="40" w:author="McCauley, Erin" w:date="2026-06-29T13:36:00Z" w16du:dateUtc="2026-06-29T19:36:00Z">
        <w:r w:rsidDel="002B4B6E">
          <w:delText xml:space="preserve">has </w:delText>
        </w:r>
      </w:del>
      <w:ins w:id="41" w:author="McCauley, Erin" w:date="2026-06-29T13:36:00Z" w16du:dateUtc="2026-06-29T19:36:00Z">
        <w:r w:rsidR="002B4B6E">
          <w:t>having</w:t>
        </w:r>
        <w:r w:rsidR="002B4B6E">
          <w:t xml:space="preserve"> </w:t>
        </w:r>
      </w:ins>
      <w:r>
        <w:t xml:space="preserve">an individual value of less than </w:t>
      </w:r>
      <w:ins w:id="42" w:author="McCauley, Erin" w:date="2026-06-29T13:39:00Z" w16du:dateUtc="2026-06-29T19:39:00Z">
        <w:r w:rsidR="00622C13">
          <w:t>twenty-five</w:t>
        </w:r>
      </w:ins>
      <w:ins w:id="43" w:author="McCauley, Erin" w:date="2026-06-29T13:36:00Z" w16du:dateUtc="2026-06-29T19:36:00Z">
        <w:r w:rsidR="002B4B6E">
          <w:t xml:space="preserve"> dollars (</w:t>
        </w:r>
      </w:ins>
      <w:r>
        <w:t>$25</w:t>
      </w:r>
      <w:ins w:id="44" w:author="McCauley, Erin" w:date="2026-06-29T13:36:00Z" w16du:dateUtc="2026-06-29T19:36:00Z">
        <w:r w:rsidR="002B4B6E">
          <w:t>)</w:t>
        </w:r>
      </w:ins>
      <w:r>
        <w:t xml:space="preserve">.  The </w:t>
      </w:r>
      <w:del w:id="45" w:author="McCauley, Erin" w:date="2026-06-29T13:37:00Z" w16du:dateUtc="2026-06-29T19:37:00Z">
        <w:r w:rsidDel="002B4B6E">
          <w:delText xml:space="preserve">holder </w:delText>
        </w:r>
      </w:del>
      <w:ins w:id="46" w:author="McCauley, Erin" w:date="2026-06-29T13:37:00Z" w16du:dateUtc="2026-06-29T19:37:00Z">
        <w:r w:rsidR="002B4B6E">
          <w:t>H</w:t>
        </w:r>
        <w:r w:rsidR="002B4B6E">
          <w:t xml:space="preserve">older </w:t>
        </w:r>
      </w:ins>
      <w:r>
        <w:t xml:space="preserve">shall maintain a record of the itemized information for </w:t>
      </w:r>
      <w:del w:id="47" w:author="McCauley, Erin" w:date="2026-06-29T13:05:00Z" w16du:dateUtc="2026-06-29T19:05:00Z">
        <w:r w:rsidDel="00330464">
          <w:delText xml:space="preserve">ten (10) </w:delText>
        </w:r>
      </w:del>
      <w:ins w:id="48" w:author="McCauley, Erin" w:date="2026-06-29T13:05:00Z" w16du:dateUtc="2026-06-29T19:05:00Z">
        <w:r w:rsidR="00330464">
          <w:t xml:space="preserve">six (6) </w:t>
        </w:r>
      </w:ins>
      <w:r>
        <w:t>years.</w:t>
      </w:r>
    </w:p>
    <w:p w14:paraId="20D03219" w14:textId="1792EE8B" w:rsidR="00B1659A" w:rsidRDefault="00B1659A" w:rsidP="00B1659A">
      <w:pPr>
        <w:pStyle w:val="Heading2"/>
      </w:pPr>
      <w:r>
        <w:t>1.5.17</w:t>
      </w:r>
      <w:r>
        <w:tab/>
        <w:t>Continuity of Records</w:t>
      </w:r>
    </w:p>
    <w:p w14:paraId="00DE6FB7" w14:textId="72D5EA1D" w:rsidR="00B1659A" w:rsidRDefault="00B1659A" w:rsidP="00356911">
      <w:pPr>
        <w:ind w:left="720" w:hanging="720"/>
      </w:pPr>
      <w:del w:id="49" w:author="McCauley, Erin" w:date="2026-06-29T14:00:00Z" w16du:dateUtc="2026-06-29T20:00:00Z">
        <w:r w:rsidDel="00F36CC0">
          <w:delText>A.</w:delText>
        </w:r>
      </w:del>
      <w:r>
        <w:t xml:space="preserve"> </w:t>
      </w:r>
      <w:r>
        <w:tab/>
        <w:t xml:space="preserve">When a </w:t>
      </w:r>
      <w:del w:id="50" w:author="McCauley, Erin" w:date="2026-06-29T13:37:00Z" w16du:dateUtc="2026-06-29T19:37:00Z">
        <w:r w:rsidDel="002B4B6E">
          <w:delText xml:space="preserve">holder </w:delText>
        </w:r>
      </w:del>
      <w:ins w:id="51" w:author="McCauley, Erin" w:date="2026-06-29T13:37:00Z" w16du:dateUtc="2026-06-29T19:37:00Z">
        <w:r w:rsidR="002B4B6E">
          <w:t>H</w:t>
        </w:r>
        <w:r w:rsidR="002B4B6E">
          <w:t xml:space="preserve">older </w:t>
        </w:r>
      </w:ins>
      <w:r>
        <w:t xml:space="preserve">acquires unclaimed property from another </w:t>
      </w:r>
      <w:del w:id="52" w:author="McCauley, Erin" w:date="2026-06-29T13:37:00Z" w16du:dateUtc="2026-06-29T19:37:00Z">
        <w:r w:rsidDel="002B4B6E">
          <w:delText>holder</w:delText>
        </w:r>
      </w:del>
      <w:ins w:id="53" w:author="McCauley, Erin" w:date="2026-06-29T13:37:00Z" w16du:dateUtc="2026-06-29T19:37:00Z">
        <w:r w:rsidR="002B4B6E">
          <w:t>H</w:t>
        </w:r>
        <w:r w:rsidR="002B4B6E">
          <w:t>older</w:t>
        </w:r>
      </w:ins>
      <w:r>
        <w:t xml:space="preserve">, such as in a merger, acquisition, reorganization, consolidation or transfer, the successor </w:t>
      </w:r>
      <w:del w:id="54" w:author="McCauley, Erin" w:date="2026-06-29T13:37:00Z" w16du:dateUtc="2026-06-29T19:37:00Z">
        <w:r w:rsidDel="002B4B6E">
          <w:delText xml:space="preserve">holder </w:delText>
        </w:r>
      </w:del>
      <w:ins w:id="55" w:author="McCauley, Erin" w:date="2026-06-29T13:37:00Z" w16du:dateUtc="2026-06-29T19:37:00Z">
        <w:r w:rsidR="002B4B6E">
          <w:t>H</w:t>
        </w:r>
        <w:r w:rsidR="002B4B6E">
          <w:t xml:space="preserve">older </w:t>
        </w:r>
      </w:ins>
      <w:r>
        <w:t xml:space="preserve">shall have a duty to maintain and continue the records of the prior </w:t>
      </w:r>
      <w:del w:id="56" w:author="McCauley, Erin" w:date="2026-06-29T13:37:00Z" w16du:dateUtc="2026-06-29T19:37:00Z">
        <w:r w:rsidDel="002B4B6E">
          <w:delText xml:space="preserve">holder </w:delText>
        </w:r>
      </w:del>
      <w:ins w:id="57" w:author="McCauley, Erin" w:date="2026-06-29T13:37:00Z" w16du:dateUtc="2026-06-29T19:37:00Z">
        <w:r w:rsidR="002B4B6E">
          <w:t>H</w:t>
        </w:r>
        <w:r w:rsidR="002B4B6E">
          <w:t xml:space="preserve">older </w:t>
        </w:r>
      </w:ins>
      <w:r>
        <w:t>concerning unclaimed property, as prescribed in 38-13</w:t>
      </w:r>
      <w:r w:rsidR="00281A99">
        <w:t>-404, C.R.S.</w:t>
      </w:r>
    </w:p>
    <w:p w14:paraId="50A65446" w14:textId="01E1BE1D" w:rsidR="00281A99" w:rsidRDefault="00281A99" w:rsidP="00281A99">
      <w:pPr>
        <w:pStyle w:val="Heading2"/>
      </w:pPr>
      <w:r>
        <w:t>1.5.18</w:t>
      </w:r>
      <w:r>
        <w:tab/>
        <w:t>Remittance and Custody of Securities</w:t>
      </w:r>
    </w:p>
    <w:p w14:paraId="5F4E1A75" w14:textId="3943FEAE" w:rsidR="00281A99" w:rsidRDefault="00281A99" w:rsidP="00356911">
      <w:pPr>
        <w:ind w:left="720" w:hanging="720"/>
      </w:pPr>
      <w:r>
        <w:t xml:space="preserve">A. </w:t>
      </w:r>
      <w:r>
        <w:tab/>
        <w:t>For payment or delivery of property as identified in 38-13-603(8), C.R.S.</w:t>
      </w:r>
      <w:ins w:id="58" w:author="McCauley, Erin" w:date="2026-06-29T13:38:00Z" w16du:dateUtc="2026-06-29T19:38:00Z">
        <w:r w:rsidR="002B4B6E">
          <w:t>,</w:t>
        </w:r>
      </w:ins>
      <w:r>
        <w:t xml:space="preserve"> a </w:t>
      </w:r>
      <w:del w:id="59" w:author="McCauley, Erin" w:date="2026-06-29T13:38:00Z" w16du:dateUtc="2026-06-29T19:38:00Z">
        <w:r w:rsidDel="002B4B6E">
          <w:delText xml:space="preserve">holder </w:delText>
        </w:r>
      </w:del>
      <w:ins w:id="60" w:author="McCauley, Erin" w:date="2026-06-29T13:38:00Z" w16du:dateUtc="2026-06-29T19:38:00Z">
        <w:r w:rsidR="002B4B6E">
          <w:t>H</w:t>
        </w:r>
        <w:r w:rsidR="002B4B6E">
          <w:t xml:space="preserve">older </w:t>
        </w:r>
      </w:ins>
      <w:r>
        <w:t xml:space="preserve">is not required to deliver to the Administrator a security statutorily defined as nonfreely transferable.  This includes securities that may be under global lock, restricted, worthless, or nonfreely transferable for any reason. </w:t>
      </w:r>
    </w:p>
    <w:p w14:paraId="4098E77D" w14:textId="55BA1F20" w:rsidR="00281A99" w:rsidRDefault="00281A99" w:rsidP="00356911">
      <w:pPr>
        <w:ind w:left="720" w:hanging="720"/>
      </w:pPr>
      <w:r>
        <w:t>B</w:t>
      </w:r>
      <w:proofErr w:type="gramStart"/>
      <w:r>
        <w:t xml:space="preserve">. </w:t>
      </w:r>
      <w:r>
        <w:tab/>
        <w:t>For</w:t>
      </w:r>
      <w:proofErr w:type="gramEnd"/>
      <w:r>
        <w:t xml:space="preserve"> unclaimed property identified in 38-13-402, C.R.</w:t>
      </w:r>
      <w:r w:rsidRPr="00567A8F">
        <w:t>S</w:t>
      </w:r>
      <w:ins w:id="61" w:author="McCauley, Erin" w:date="2026-06-29T13:38:00Z" w16du:dateUtc="2026-06-29T19:38:00Z">
        <w:r w:rsidR="002B4B6E">
          <w:t>.</w:t>
        </w:r>
      </w:ins>
      <w:r w:rsidRPr="00567A8F">
        <w:t>,</w:t>
      </w:r>
      <w:r>
        <w:t xml:space="preserve"> the report made by the Holder as prescribed in 38-13-</w:t>
      </w:r>
      <w:r w:rsidRPr="00567A8F">
        <w:t>401 C</w:t>
      </w:r>
      <w:r>
        <w:t xml:space="preserve">.R.S. for such property must match the dollar value of the property as transferred to the Administrator under 38-13-603, C.R.S.  CUSIP changes, stock splits, etc. must be fully expressed on </w:t>
      </w:r>
      <w:del w:id="62" w:author="McCauley, Erin" w:date="2026-06-29T13:38:00Z" w16du:dateUtc="2026-06-29T19:38:00Z">
        <w:r w:rsidDel="002B4B6E">
          <w:delText xml:space="preserve">holder </w:delText>
        </w:r>
      </w:del>
      <w:ins w:id="63" w:author="McCauley, Erin" w:date="2026-06-29T13:38:00Z" w16du:dateUtc="2026-06-29T19:38:00Z">
        <w:r w:rsidR="002B4B6E">
          <w:t>H</w:t>
        </w:r>
        <w:r w:rsidR="002B4B6E">
          <w:t xml:space="preserve">older </w:t>
        </w:r>
      </w:ins>
      <w:r>
        <w:t xml:space="preserve">reports.  For example, </w:t>
      </w:r>
      <w:del w:id="64" w:author="McCauley, Erin" w:date="2026-06-29T13:38:00Z" w16du:dateUtc="2026-06-29T19:38:00Z">
        <w:r w:rsidDel="002B4B6E">
          <w:delText xml:space="preserve">holders </w:delText>
        </w:r>
      </w:del>
      <w:ins w:id="65" w:author="McCauley, Erin" w:date="2026-06-29T13:38:00Z" w16du:dateUtc="2026-06-29T19:38:00Z">
        <w:r w:rsidR="002B4B6E">
          <w:t>H</w:t>
        </w:r>
        <w:r w:rsidR="002B4B6E">
          <w:t xml:space="preserve">olders </w:t>
        </w:r>
      </w:ins>
      <w:r>
        <w:t xml:space="preserve">should not report 100 shares of stock A and then deliver 75 shares of stock B or 33 shares of stock A.  </w:t>
      </w:r>
    </w:p>
    <w:p w14:paraId="116082E4" w14:textId="074BF499" w:rsidR="00281A99" w:rsidRDefault="00281A99" w:rsidP="00356911">
      <w:pPr>
        <w:ind w:left="720" w:hanging="720"/>
      </w:pPr>
      <w:r>
        <w:t>C</w:t>
      </w:r>
      <w:proofErr w:type="gramStart"/>
      <w:r>
        <w:t xml:space="preserve">. </w:t>
      </w:r>
      <w:r>
        <w:tab/>
        <w:t>The</w:t>
      </w:r>
      <w:proofErr w:type="gramEnd"/>
      <w:r>
        <w:t xml:space="preserve"> Administrator may decline to take custody of property pursuant to 38-13-607, C.R.S. if: </w:t>
      </w:r>
    </w:p>
    <w:p w14:paraId="1B56BA7E" w14:textId="2BDF794F" w:rsidR="00281A99" w:rsidRDefault="00567A8F" w:rsidP="00356911">
      <w:pPr>
        <w:pStyle w:val="ListParagraph"/>
        <w:numPr>
          <w:ilvl w:val="1"/>
          <w:numId w:val="5"/>
        </w:numPr>
        <w:ind w:hanging="720"/>
      </w:pPr>
      <w:r>
        <w:lastRenderedPageBreak/>
        <w:t>Th</w:t>
      </w:r>
      <w:r w:rsidR="00281A99">
        <w:t xml:space="preserve">e property has a value less than the estimated expenses of notice and sale of the property; or </w:t>
      </w:r>
    </w:p>
    <w:p w14:paraId="120328B9" w14:textId="77777777" w:rsidR="002B4B6E" w:rsidRDefault="002B4B6E" w:rsidP="002B4B6E">
      <w:pPr>
        <w:pStyle w:val="ListParagraph"/>
        <w:ind w:left="1440"/>
      </w:pPr>
    </w:p>
    <w:p w14:paraId="04FFBC04" w14:textId="0DC59868" w:rsidR="00281A99" w:rsidRDefault="00281A99" w:rsidP="00356911">
      <w:pPr>
        <w:pStyle w:val="ListParagraph"/>
        <w:numPr>
          <w:ilvl w:val="1"/>
          <w:numId w:val="5"/>
        </w:numPr>
        <w:ind w:hanging="720"/>
      </w:pPr>
      <w:r>
        <w:t xml:space="preserve">Taking custody of the property would be unlawful. </w:t>
      </w:r>
    </w:p>
    <w:p w14:paraId="2DE2D52C" w14:textId="058B6C29" w:rsidR="00281A99" w:rsidRDefault="00281A99" w:rsidP="00281A99">
      <w:pPr>
        <w:pStyle w:val="Heading2"/>
      </w:pPr>
      <w:r>
        <w:t>1.5.19</w:t>
      </w:r>
      <w:r>
        <w:tab/>
        <w:t>Nature of Unclaimed Property</w:t>
      </w:r>
    </w:p>
    <w:p w14:paraId="1C455A85" w14:textId="2807BAD9" w:rsidR="00281A99" w:rsidRDefault="00281A99" w:rsidP="00356911">
      <w:pPr>
        <w:ind w:left="720" w:hanging="720"/>
      </w:pPr>
      <w:r>
        <w:t xml:space="preserve">A. </w:t>
      </w:r>
      <w:r>
        <w:tab/>
        <w:t xml:space="preserve">A </w:t>
      </w:r>
      <w:del w:id="66" w:author="McCauley, Erin" w:date="2026-06-29T13:39:00Z" w16du:dateUtc="2026-06-29T19:39:00Z">
        <w:r w:rsidDel="00F44DCF">
          <w:delText xml:space="preserve">holder </w:delText>
        </w:r>
      </w:del>
      <w:ins w:id="67" w:author="McCauley, Erin" w:date="2026-06-29T13:39:00Z" w16du:dateUtc="2026-06-29T19:39:00Z">
        <w:r w:rsidR="00F44DCF">
          <w:t>H</w:t>
        </w:r>
        <w:r w:rsidR="00F44DCF">
          <w:t xml:space="preserve">older </w:t>
        </w:r>
      </w:ins>
      <w:r>
        <w:t>must report under 38-13-402, C.R.S. the original nature of the property being reported, if known, and shall be reported according to the timeline specified</w:t>
      </w:r>
      <w:r w:rsidR="00D210BB">
        <w:t xml:space="preserve"> for the original nature of the item.  For example, if the underlying transaction is an unclaimed wage but the financial instrument is a cashier’s check, the reportable item is the wage, and not the cashier's check. </w:t>
      </w:r>
    </w:p>
    <w:p w14:paraId="7FE2A7F3" w14:textId="244B9F02" w:rsidR="00D210BB" w:rsidRDefault="00D210BB" w:rsidP="00356911">
      <w:pPr>
        <w:ind w:left="720" w:hanging="720"/>
      </w:pPr>
      <w:r>
        <w:t>B</w:t>
      </w:r>
      <w:proofErr w:type="gramStart"/>
      <w:r>
        <w:t xml:space="preserve">. </w:t>
      </w:r>
      <w:r>
        <w:tab/>
        <w:t>The</w:t>
      </w:r>
      <w:proofErr w:type="gramEnd"/>
      <w:r>
        <w:t xml:space="preserve"> report required under section 38-13-402, C.R.S</w:t>
      </w:r>
      <w:ins w:id="68" w:author="McCauley, Erin" w:date="2026-06-29T13:39:00Z" w16du:dateUtc="2026-06-29T19:39:00Z">
        <w:r w:rsidR="00622C13">
          <w:t>.</w:t>
        </w:r>
      </w:ins>
      <w:r>
        <w:t xml:space="preserve"> must include the name, last known address and social security number or </w:t>
      </w:r>
      <w:del w:id="69" w:author="McCauley, Erin" w:date="2026-06-29T13:39:00Z" w16du:dateUtc="2026-06-29T19:39:00Z">
        <w:r w:rsidDel="00622C13">
          <w:delText xml:space="preserve">tax </w:delText>
        </w:r>
      </w:del>
      <w:ins w:id="70" w:author="McCauley, Erin" w:date="2026-06-29T13:39:00Z" w16du:dateUtc="2026-06-29T19:39:00Z">
        <w:r w:rsidR="00622C13">
          <w:t>tax</w:t>
        </w:r>
        <w:r w:rsidR="00622C13">
          <w:t>-</w:t>
        </w:r>
      </w:ins>
      <w:r>
        <w:t>payer identification number of the apparent owner or property with a value of twenty-five dollars</w:t>
      </w:r>
      <w:ins w:id="71" w:author="McCauley, Erin" w:date="2026-06-29T13:39:00Z" w16du:dateUtc="2026-06-29T19:39:00Z">
        <w:r w:rsidR="00622C13">
          <w:t xml:space="preserve"> ($25)</w:t>
        </w:r>
      </w:ins>
      <w:r>
        <w:t xml:space="preserve"> or more. </w:t>
      </w:r>
    </w:p>
    <w:p w14:paraId="544A815E" w14:textId="59098BAB" w:rsidR="00F04546" w:rsidRDefault="00F04546" w:rsidP="00D210BB">
      <w:pPr>
        <w:pStyle w:val="Heading2"/>
      </w:pPr>
      <w:r>
        <w:t xml:space="preserve">1.6.1 </w:t>
      </w:r>
      <w:r>
        <w:tab/>
        <w:t>Reporting Deadlines and Extensions</w:t>
      </w:r>
    </w:p>
    <w:p w14:paraId="5BD95204" w14:textId="573E7EE7" w:rsidR="00F04546" w:rsidRDefault="00F04546" w:rsidP="00356911">
      <w:pPr>
        <w:ind w:left="720" w:hanging="720"/>
      </w:pPr>
      <w:r>
        <w:t>A</w:t>
      </w:r>
      <w:proofErr w:type="gramStart"/>
      <w:r>
        <w:t xml:space="preserve">. </w:t>
      </w:r>
      <w:r>
        <w:tab/>
        <w:t>Unclaimed</w:t>
      </w:r>
      <w:proofErr w:type="gramEnd"/>
      <w:r>
        <w:t xml:space="preserve"> property reports, as identified in 38-13-403, C.R.S</w:t>
      </w:r>
      <w:ins w:id="72" w:author="McCauley, Erin" w:date="2026-06-29T13:40:00Z" w16du:dateUtc="2026-06-29T19:40:00Z">
        <w:r w:rsidR="00622C13">
          <w:t>.</w:t>
        </w:r>
      </w:ins>
      <w:r>
        <w:t xml:space="preserve"> must be filed before November 1 of each year </w:t>
      </w:r>
      <w:proofErr w:type="gramStart"/>
      <w:r>
        <w:t>with the exception of</w:t>
      </w:r>
      <w:proofErr w:type="gramEnd"/>
      <w:r>
        <w:t xml:space="preserve"> Insurance Companies as defined in 38-13-102, C.R.S., for which the report must be filed before May 1 of each year. </w:t>
      </w:r>
    </w:p>
    <w:p w14:paraId="70568D2D" w14:textId="2A2A4468" w:rsidR="00F04546" w:rsidRPr="00F04546" w:rsidRDefault="00F04546" w:rsidP="00356911">
      <w:pPr>
        <w:ind w:left="720" w:hanging="720"/>
      </w:pPr>
      <w:r>
        <w:t xml:space="preserve">B. </w:t>
      </w:r>
      <w:r>
        <w:tab/>
        <w:t xml:space="preserve">Under 38-13-403(3), C.R.S., the Administrator may grant an extension in the form of 30 days for </w:t>
      </w:r>
      <w:del w:id="73" w:author="McCauley, Erin" w:date="2026-06-29T13:40:00Z" w16du:dateUtc="2026-06-29T19:40:00Z">
        <w:r w:rsidDel="00622C13">
          <w:delText xml:space="preserve">holders </w:delText>
        </w:r>
      </w:del>
      <w:ins w:id="74" w:author="McCauley, Erin" w:date="2026-06-29T13:40:00Z" w16du:dateUtc="2026-06-29T19:40:00Z">
        <w:r w:rsidR="00622C13">
          <w:t>H</w:t>
        </w:r>
        <w:r w:rsidR="00622C13">
          <w:t xml:space="preserve">olders </w:t>
        </w:r>
      </w:ins>
      <w:r>
        <w:t xml:space="preserve">that are unable to submit their report before the deadline.  Extension requests must be submitted for review to the Administrator at least 30 days prior to the original filing date. </w:t>
      </w:r>
    </w:p>
    <w:p w14:paraId="685CD97F" w14:textId="2CC26879" w:rsidR="00D210BB" w:rsidDel="005470D4" w:rsidRDefault="00D210BB" w:rsidP="00D210BB">
      <w:pPr>
        <w:pStyle w:val="Heading2"/>
        <w:rPr>
          <w:del w:id="75" w:author="McCauley, Erin" w:date="2026-06-29T13:06:00Z" w16du:dateUtc="2026-06-29T19:06:00Z"/>
        </w:rPr>
      </w:pPr>
      <w:del w:id="76" w:author="McCauley, Erin" w:date="2026-06-29T13:06:00Z" w16du:dateUtc="2026-06-29T19:06:00Z">
        <w:r w:rsidDel="005470D4">
          <w:delText>1.6.</w:delText>
        </w:r>
        <w:r w:rsidR="00F04546" w:rsidDel="005470D4">
          <w:delText>2</w:delText>
        </w:r>
        <w:r w:rsidDel="005470D4">
          <w:tab/>
          <w:delText>Local Government Agency Opt-Out Option</w:delText>
        </w:r>
      </w:del>
    </w:p>
    <w:p w14:paraId="7103F9A7" w14:textId="42646AEA" w:rsidR="00D210BB" w:rsidDel="005470D4" w:rsidRDefault="00D210BB" w:rsidP="00567A8F">
      <w:pPr>
        <w:ind w:left="720" w:hanging="720"/>
        <w:rPr>
          <w:del w:id="77" w:author="McCauley, Erin" w:date="2026-06-29T13:06:00Z" w16du:dateUtc="2026-06-29T19:06:00Z"/>
        </w:rPr>
      </w:pPr>
      <w:del w:id="78" w:author="McCauley, Erin" w:date="2026-06-29T13:06:00Z" w16du:dateUtc="2026-06-29T19:06:00Z">
        <w:r w:rsidDel="005470D4">
          <w:tab/>
          <w:delText xml:space="preserve">For local government unclaimed property exemption as identified in 38-13-1504, C.R.S., local government agencies that choose to opt-out from delivering unclaimed property to </w:delText>
        </w:r>
        <w:r w:rsidR="00252E42" w:rsidDel="005470D4">
          <w:delText xml:space="preserve">the State Treasurer must complete and submit an official opt-out form provided by the Division.  This must be accepted by the division </w:delText>
        </w:r>
        <w:r w:rsidR="00F04546" w:rsidDel="005470D4">
          <w:delText xml:space="preserve">in advance of the local government annual report submission. </w:delText>
        </w:r>
      </w:del>
    </w:p>
    <w:p w14:paraId="717CCC9F" w14:textId="193321EC" w:rsidR="00F04546" w:rsidRDefault="00F04546" w:rsidP="00F04546">
      <w:pPr>
        <w:pStyle w:val="Heading2"/>
      </w:pPr>
      <w:r>
        <w:t>1.6.3</w:t>
      </w:r>
      <w:r>
        <w:tab/>
        <w:t>Notary of Claims</w:t>
      </w:r>
    </w:p>
    <w:p w14:paraId="49925140" w14:textId="73727282" w:rsidR="00F04546" w:rsidRDefault="00F04546" w:rsidP="00356911">
      <w:pPr>
        <w:ind w:left="720" w:hanging="720"/>
      </w:pPr>
      <w:del w:id="79" w:author="McCauley, Erin" w:date="2026-06-29T14:00:00Z" w16du:dateUtc="2026-06-29T20:00:00Z">
        <w:r w:rsidDel="00F36CC0">
          <w:delText xml:space="preserve">A. </w:delText>
        </w:r>
      </w:del>
      <w:r>
        <w:tab/>
        <w:t xml:space="preserve">The administrator shall require notarization for claims submitted by a </w:t>
      </w:r>
      <w:del w:id="80" w:author="McCauley, Erin" w:date="2026-06-29T13:53:00Z" w16du:dateUtc="2026-06-29T19:53:00Z">
        <w:r w:rsidDel="00A96A2A">
          <w:delText xml:space="preserve">person </w:delText>
        </w:r>
      </w:del>
      <w:ins w:id="81" w:author="McCauley, Erin" w:date="2026-06-29T13:53:00Z" w16du:dateUtc="2026-06-29T19:53:00Z">
        <w:r w:rsidR="00A96A2A">
          <w:t>P</w:t>
        </w:r>
        <w:r w:rsidR="00A96A2A">
          <w:t xml:space="preserve">erson </w:t>
        </w:r>
      </w:ins>
      <w:r>
        <w:t xml:space="preserve">if the </w:t>
      </w:r>
      <w:del w:id="82" w:author="McCauley, Erin" w:date="2026-06-29T13:06:00Z" w16du:dateUtc="2026-06-29T19:06:00Z">
        <w:r w:rsidDel="005470D4">
          <w:delText xml:space="preserve">claim </w:delText>
        </w:r>
      </w:del>
      <w:ins w:id="83" w:author="McCauley, Erin" w:date="2026-06-29T13:06:00Z" w16du:dateUtc="2026-06-29T19:06:00Z">
        <w:r w:rsidR="005470D4">
          <w:t>property</w:t>
        </w:r>
        <w:r w:rsidR="005470D4">
          <w:t xml:space="preserve"> </w:t>
        </w:r>
      </w:ins>
      <w:r>
        <w:t>is equal to or greater than</w:t>
      </w:r>
      <w:del w:id="84" w:author="McCauley, Erin" w:date="2026-06-29T13:06:00Z" w16du:dateUtc="2026-06-29T19:06:00Z">
        <w:r w:rsidDel="005470D4">
          <w:delText xml:space="preserve"> $1000</w:delText>
        </w:r>
      </w:del>
      <w:proofErr w:type="gramStart"/>
      <w:ins w:id="85" w:author="McCauley, Erin" w:date="2026-06-29T13:06:00Z" w16du:dateUtc="2026-06-29T19:06:00Z">
        <w:r w:rsidR="005470D4">
          <w:t>2,500, or</w:t>
        </w:r>
        <w:proofErr w:type="gramEnd"/>
        <w:r w:rsidR="005470D4">
          <w:t xml:space="preserve"> is an investment security</w:t>
        </w:r>
      </w:ins>
      <w:ins w:id="86" w:author="McCauley, Erin" w:date="2026-06-29T13:07:00Z" w16du:dateUtc="2026-06-29T19:07:00Z">
        <w:r w:rsidR="005470D4">
          <w:t xml:space="preserve"> or a tangible property (safe deposit boxes)</w:t>
        </w:r>
      </w:ins>
      <w:r>
        <w:t xml:space="preserve">.  </w:t>
      </w:r>
      <w:del w:id="87" w:author="McCauley, Erin" w:date="2026-06-29T13:07:00Z" w16du:dateUtc="2026-06-29T19:07:00Z">
        <w:r w:rsidDel="005470D4">
          <w:delText>This includes securities and tangible properties.</w:delText>
        </w:r>
      </w:del>
      <w:r>
        <w:t xml:space="preserve">  </w:t>
      </w:r>
    </w:p>
    <w:p w14:paraId="493DA966" w14:textId="710BDF54" w:rsidR="00F04546" w:rsidRDefault="00F04546" w:rsidP="00F04546">
      <w:pPr>
        <w:pStyle w:val="Heading2"/>
      </w:pPr>
      <w:r>
        <w:t>1.6.4</w:t>
      </w:r>
      <w:r>
        <w:tab/>
        <w:t>Audit Examination Estimation</w:t>
      </w:r>
    </w:p>
    <w:p w14:paraId="24B8D018" w14:textId="66F3712D" w:rsidR="00F04546" w:rsidRDefault="00F04546" w:rsidP="00567A8F">
      <w:pPr>
        <w:ind w:left="720" w:hanging="720"/>
      </w:pPr>
      <w:r>
        <w:tab/>
        <w:t xml:space="preserve">The Administrator may examine the records of a </w:t>
      </w:r>
      <w:del w:id="88" w:author="McCauley, Erin" w:date="2026-06-29T13:40:00Z" w16du:dateUtc="2026-06-29T19:40:00Z">
        <w:r w:rsidDel="00622C13">
          <w:delText xml:space="preserve">holder </w:delText>
        </w:r>
      </w:del>
      <w:ins w:id="89" w:author="McCauley, Erin" w:date="2026-06-29T13:40:00Z" w16du:dateUtc="2026-06-29T19:40:00Z">
        <w:r w:rsidR="00622C13">
          <w:t>H</w:t>
        </w:r>
        <w:r w:rsidR="00622C13">
          <w:t xml:space="preserve">older </w:t>
        </w:r>
      </w:ins>
      <w:r>
        <w:t>to determine compliance with the Act under 38-13-1002, C</w:t>
      </w:r>
      <w:ins w:id="90" w:author="McCauley, Erin" w:date="2026-06-29T13:41:00Z" w16du:dateUtc="2026-06-29T19:41:00Z">
        <w:r w:rsidR="00622C13">
          <w:t>.</w:t>
        </w:r>
      </w:ins>
      <w:r>
        <w:t>R</w:t>
      </w:r>
      <w:ins w:id="91" w:author="McCauley, Erin" w:date="2026-06-29T13:41:00Z" w16du:dateUtc="2026-06-29T19:41:00Z">
        <w:r w:rsidR="00622C13">
          <w:t>.</w:t>
        </w:r>
      </w:ins>
      <w:r>
        <w:t>S</w:t>
      </w:r>
      <w:ins w:id="92" w:author="McCauley, Erin" w:date="2026-06-29T13:41:00Z" w16du:dateUtc="2026-06-29T19:41:00Z">
        <w:r w:rsidR="00622C13">
          <w:t>.</w:t>
        </w:r>
      </w:ins>
      <w:proofErr w:type="gramStart"/>
      <w:r>
        <w:t xml:space="preserve"> or</w:t>
      </w:r>
      <w:proofErr w:type="gramEnd"/>
      <w:r>
        <w:t xml:space="preserve"> the Administrator may contract with a third</w:t>
      </w:r>
      <w:del w:id="93" w:author="McCauley, Erin" w:date="2026-06-29T13:41:00Z" w16du:dateUtc="2026-06-29T19:41:00Z">
        <w:r w:rsidDel="00622C13">
          <w:delText>-</w:delText>
        </w:r>
      </w:del>
      <w:ins w:id="94" w:author="McCauley, Erin" w:date="2026-06-29T13:41:00Z" w16du:dateUtc="2026-06-29T19:41:00Z">
        <w:r w:rsidR="00622C13">
          <w:t xml:space="preserve"> </w:t>
        </w:r>
      </w:ins>
      <w:r>
        <w:t>party to conduct examinations under 38-13-1009, C.R.S.</w:t>
      </w:r>
    </w:p>
    <w:p w14:paraId="66505ED0" w14:textId="28D761B8" w:rsidR="00F04546" w:rsidRDefault="00F04546" w:rsidP="00356911">
      <w:pPr>
        <w:pStyle w:val="ListParagraph"/>
        <w:numPr>
          <w:ilvl w:val="0"/>
          <w:numId w:val="6"/>
        </w:numPr>
        <w:ind w:hanging="720"/>
      </w:pPr>
      <w:r>
        <w:t>Pursuant to 38-13-1006, C.R.S., if a Person subject to examination does not retain the records required by Section 38-13-401, C.R.S., the Administrator may determine the value of the property due using a reasonable method of estimation based on all information available to the Administrator, including extrapolation and use of statistical sampling when appropriate and necessary.</w:t>
      </w:r>
    </w:p>
    <w:p w14:paraId="264AC908" w14:textId="77777777" w:rsidR="002517E6" w:rsidRDefault="002517E6" w:rsidP="002517E6">
      <w:pPr>
        <w:pStyle w:val="ListParagraph"/>
      </w:pPr>
    </w:p>
    <w:p w14:paraId="6A6B7DB2" w14:textId="2F0E7510" w:rsidR="00F04546" w:rsidRDefault="00F04546" w:rsidP="00356911">
      <w:pPr>
        <w:pStyle w:val="ListParagraph"/>
        <w:numPr>
          <w:ilvl w:val="0"/>
          <w:numId w:val="6"/>
        </w:numPr>
        <w:ind w:hanging="720"/>
      </w:pPr>
      <w:proofErr w:type="gramStart"/>
      <w:r>
        <w:lastRenderedPageBreak/>
        <w:t>A payment</w:t>
      </w:r>
      <w:proofErr w:type="gramEnd"/>
      <w:r>
        <w:t xml:space="preserve"> not made in a timely manner is considered a penalty as prescribed in 38-13-1204, C.R.S.  A </w:t>
      </w:r>
      <w:del w:id="95" w:author="McCauley, Erin" w:date="2026-06-29T13:42:00Z" w16du:dateUtc="2026-06-29T19:42:00Z">
        <w:r w:rsidDel="00622C13">
          <w:delText xml:space="preserve">holder </w:delText>
        </w:r>
      </w:del>
      <w:ins w:id="96" w:author="McCauley, Erin" w:date="2026-06-29T13:42:00Z" w16du:dateUtc="2026-06-29T19:42:00Z">
        <w:r w:rsidR="00622C13">
          <w:t>H</w:t>
        </w:r>
        <w:r w:rsidR="00622C13">
          <w:t xml:space="preserve">older </w:t>
        </w:r>
      </w:ins>
      <w:r>
        <w:t xml:space="preserve">required to file shall retain records for </w:t>
      </w:r>
      <w:del w:id="97" w:author="McCauley, Erin" w:date="2026-06-29T13:42:00Z" w16du:dateUtc="2026-06-29T19:42:00Z">
        <w:r w:rsidDel="000C63A0">
          <w:delText xml:space="preserve">ten years </w:delText>
        </w:r>
      </w:del>
      <w:ins w:id="98" w:author="McCauley, Erin" w:date="2026-06-29T13:42:00Z" w16du:dateUtc="2026-06-29T19:42:00Z">
        <w:r w:rsidR="000C63A0">
          <w:t xml:space="preserve">six (6) years </w:t>
        </w:r>
      </w:ins>
      <w:r>
        <w:t xml:space="preserve">after the later of the date the report was filed or the last date a timely report was due to be filed.  Estimation does not relieve a Person from an obligation to report and deliver property to a State in which the </w:t>
      </w:r>
      <w:del w:id="99" w:author="McCauley, Erin" w:date="2026-06-29T13:42:00Z" w16du:dateUtc="2026-06-29T19:42:00Z">
        <w:r w:rsidDel="000C63A0">
          <w:delText xml:space="preserve">holder </w:delText>
        </w:r>
      </w:del>
      <w:ins w:id="100" w:author="McCauley, Erin" w:date="2026-06-29T13:42:00Z" w16du:dateUtc="2026-06-29T19:42:00Z">
        <w:r w:rsidR="000C63A0">
          <w:t>H</w:t>
        </w:r>
        <w:r w:rsidR="000C63A0">
          <w:t xml:space="preserve">older </w:t>
        </w:r>
      </w:ins>
      <w:r>
        <w:t>is domiciled.</w:t>
      </w:r>
    </w:p>
    <w:p w14:paraId="42EF20A5" w14:textId="77777777" w:rsidR="002517E6" w:rsidRDefault="002517E6" w:rsidP="002517E6">
      <w:pPr>
        <w:pStyle w:val="ListParagraph"/>
      </w:pPr>
    </w:p>
    <w:p w14:paraId="392D3DCD" w14:textId="31A9AD24" w:rsidR="00F04546" w:rsidRDefault="00F04546" w:rsidP="00356911">
      <w:pPr>
        <w:pStyle w:val="ListParagraph"/>
        <w:numPr>
          <w:ilvl w:val="0"/>
          <w:numId w:val="6"/>
        </w:numPr>
        <w:ind w:hanging="720"/>
      </w:pPr>
      <w:r>
        <w:t xml:space="preserve">Unless agreed to by a </w:t>
      </w:r>
      <w:del w:id="101" w:author="McCauley, Erin" w:date="2026-06-29T13:42:00Z" w16du:dateUtc="2026-06-29T19:42:00Z">
        <w:r w:rsidDel="009A241E">
          <w:delText xml:space="preserve">person </w:delText>
        </w:r>
      </w:del>
      <w:ins w:id="102" w:author="McCauley, Erin" w:date="2026-06-29T13:42:00Z" w16du:dateUtc="2026-06-29T19:42:00Z">
        <w:r w:rsidR="009A241E">
          <w:t>P</w:t>
        </w:r>
        <w:r w:rsidR="009A241E">
          <w:t xml:space="preserve">erson </w:t>
        </w:r>
      </w:ins>
      <w:r>
        <w:t xml:space="preserve">subject to examination, estimation should be used only when there are insufficient records to perform an examination.  </w:t>
      </w:r>
    </w:p>
    <w:p w14:paraId="3526B1AD" w14:textId="77777777" w:rsidR="002517E6" w:rsidRDefault="002517E6" w:rsidP="002517E6">
      <w:pPr>
        <w:pStyle w:val="ListParagraph"/>
      </w:pPr>
    </w:p>
    <w:p w14:paraId="71848D5F" w14:textId="611A0029" w:rsidR="00F04546" w:rsidRDefault="00F04546" w:rsidP="002517E6">
      <w:pPr>
        <w:pStyle w:val="ListParagraph"/>
        <w:numPr>
          <w:ilvl w:val="0"/>
          <w:numId w:val="6"/>
        </w:numPr>
        <w:ind w:hanging="720"/>
      </w:pPr>
      <w:r>
        <w:t>An Auditor may no</w:t>
      </w:r>
      <w:r w:rsidR="00FC6F69">
        <w:t>t</w:t>
      </w:r>
      <w:r>
        <w:t xml:space="preserve"> use estimation in an examination unless either: </w:t>
      </w:r>
    </w:p>
    <w:p w14:paraId="2C893989" w14:textId="77777777" w:rsidR="00FC6F69" w:rsidRDefault="00FC6F69" w:rsidP="00FC6F69">
      <w:pPr>
        <w:pStyle w:val="ListParagraph"/>
        <w:ind w:left="1440"/>
      </w:pPr>
    </w:p>
    <w:p w14:paraId="708C4D32" w14:textId="2BBA7E3A" w:rsidR="00F04546" w:rsidRDefault="00965837" w:rsidP="00356911">
      <w:pPr>
        <w:pStyle w:val="ListParagraph"/>
        <w:numPr>
          <w:ilvl w:val="1"/>
          <w:numId w:val="6"/>
        </w:numPr>
        <w:ind w:hanging="720"/>
      </w:pPr>
      <w:r>
        <w:t xml:space="preserve">Person subject to examination agrees in writing to the use of estimation as part of an audit resolution agreement; or, </w:t>
      </w:r>
    </w:p>
    <w:p w14:paraId="150274DD" w14:textId="77777777" w:rsidR="002517E6" w:rsidRDefault="002517E6" w:rsidP="002517E6">
      <w:pPr>
        <w:pStyle w:val="ListParagraph"/>
        <w:ind w:left="1440"/>
      </w:pPr>
    </w:p>
    <w:p w14:paraId="21AB33EC" w14:textId="5854121C" w:rsidR="002517E6" w:rsidRDefault="00965837" w:rsidP="002517E6">
      <w:pPr>
        <w:pStyle w:val="ListParagraph"/>
        <w:numPr>
          <w:ilvl w:val="1"/>
          <w:numId w:val="6"/>
        </w:numPr>
        <w:spacing w:after="0"/>
        <w:ind w:hanging="720"/>
      </w:pPr>
      <w:r>
        <w:t xml:space="preserve">Administrator approves in writing the use of estimation in the examination. </w:t>
      </w:r>
    </w:p>
    <w:p w14:paraId="51CE5D33" w14:textId="77777777" w:rsidR="002517E6" w:rsidRDefault="002517E6" w:rsidP="002517E6">
      <w:pPr>
        <w:spacing w:after="0"/>
      </w:pPr>
    </w:p>
    <w:p w14:paraId="4DC415E8" w14:textId="2A0A8DFE" w:rsidR="00965837" w:rsidRDefault="00965837" w:rsidP="00356911">
      <w:pPr>
        <w:pStyle w:val="ListParagraph"/>
        <w:numPr>
          <w:ilvl w:val="0"/>
          <w:numId w:val="6"/>
        </w:numPr>
        <w:ind w:hanging="720"/>
      </w:pPr>
      <w:r>
        <w:t>Prior to approving the use of estimation in an examination under the Act the Administrator shall:</w:t>
      </w:r>
    </w:p>
    <w:p w14:paraId="59000D44" w14:textId="77777777" w:rsidR="002517E6" w:rsidRDefault="002517E6" w:rsidP="002517E6">
      <w:pPr>
        <w:pStyle w:val="ListParagraph"/>
      </w:pPr>
    </w:p>
    <w:p w14:paraId="06AE8F40" w14:textId="0A372A77" w:rsidR="00965837" w:rsidRDefault="00965837" w:rsidP="00356911">
      <w:pPr>
        <w:pStyle w:val="ListParagraph"/>
        <w:numPr>
          <w:ilvl w:val="1"/>
          <w:numId w:val="6"/>
        </w:numPr>
        <w:ind w:hanging="720"/>
      </w:pPr>
      <w:r>
        <w:t>Pursuant to 38-13-1003, notify the Person subject to examination in writing that the Administrator is considering the use of estimation because of a failure to maintain the records required by 38-13-404, C.R.</w:t>
      </w:r>
      <w:r w:rsidRPr="00D607A2">
        <w:t>S</w:t>
      </w:r>
      <w:ins w:id="103" w:author="McCauley, Erin" w:date="2026-06-29T13:43:00Z" w16du:dateUtc="2026-06-29T19:43:00Z">
        <w:r w:rsidR="00D607A2" w:rsidRPr="00D607A2">
          <w:t>.</w:t>
        </w:r>
      </w:ins>
      <w:r>
        <w:t xml:space="preserve"> of the Act; </w:t>
      </w:r>
    </w:p>
    <w:p w14:paraId="7B51E0A8" w14:textId="77777777" w:rsidR="002517E6" w:rsidRDefault="002517E6" w:rsidP="002517E6">
      <w:pPr>
        <w:pStyle w:val="ListParagraph"/>
        <w:ind w:left="1440"/>
      </w:pPr>
    </w:p>
    <w:p w14:paraId="01202FB3" w14:textId="69C43EC9" w:rsidR="00965837" w:rsidRDefault="00965837" w:rsidP="00356911">
      <w:pPr>
        <w:pStyle w:val="ListParagraph"/>
        <w:numPr>
          <w:ilvl w:val="1"/>
          <w:numId w:val="6"/>
        </w:numPr>
        <w:ind w:hanging="720"/>
      </w:pPr>
      <w:r>
        <w:t xml:space="preserve">After considering any evidence submitted by the Auditor and the Person subject to examination, make a written determination that the </w:t>
      </w:r>
      <w:del w:id="104" w:author="McCauley, Erin" w:date="2026-06-29T13:54:00Z" w16du:dateUtc="2026-06-29T19:54:00Z">
        <w:r w:rsidDel="00A96A2A">
          <w:delText xml:space="preserve">person </w:delText>
        </w:r>
      </w:del>
      <w:ins w:id="105" w:author="McCauley, Erin" w:date="2026-06-29T13:54:00Z" w16du:dateUtc="2026-06-29T19:54:00Z">
        <w:r w:rsidR="00A96A2A">
          <w:t>P</w:t>
        </w:r>
        <w:r w:rsidR="00A96A2A">
          <w:t xml:space="preserve">erson </w:t>
        </w:r>
      </w:ins>
      <w:r>
        <w:t xml:space="preserve">subject to examination has failed to maintain the records required by Section 38-13-104, of the Act; </w:t>
      </w:r>
    </w:p>
    <w:p w14:paraId="07AA0FCA" w14:textId="77777777" w:rsidR="002517E6" w:rsidRDefault="002517E6" w:rsidP="002517E6">
      <w:pPr>
        <w:pStyle w:val="ListParagraph"/>
        <w:ind w:left="1440"/>
      </w:pPr>
    </w:p>
    <w:p w14:paraId="38C16114" w14:textId="58B38B70" w:rsidR="00965837" w:rsidRDefault="00965837" w:rsidP="00356911">
      <w:pPr>
        <w:pStyle w:val="ListParagraph"/>
        <w:numPr>
          <w:ilvl w:val="1"/>
          <w:numId w:val="6"/>
        </w:numPr>
        <w:ind w:hanging="720"/>
      </w:pPr>
      <w:r>
        <w:t>Provide an opportunity for the Person subject to examination to submit written objections including, but not limited to:</w:t>
      </w:r>
    </w:p>
    <w:p w14:paraId="4929B6AB" w14:textId="77777777" w:rsidR="002517E6" w:rsidRDefault="002517E6" w:rsidP="002517E6">
      <w:pPr>
        <w:pStyle w:val="ListParagraph"/>
      </w:pPr>
    </w:p>
    <w:p w14:paraId="432062DC" w14:textId="20ADEA40" w:rsidR="00965837" w:rsidRDefault="00965837" w:rsidP="00356911">
      <w:pPr>
        <w:pStyle w:val="ListParagraph"/>
        <w:numPr>
          <w:ilvl w:val="2"/>
          <w:numId w:val="6"/>
        </w:numPr>
        <w:ind w:hanging="720"/>
      </w:pPr>
      <w:r>
        <w:t xml:space="preserve">Submitting evidence that the Person subject to examination has maintained sufficient records to perform the examination for some or </w:t>
      </w:r>
      <w:proofErr w:type="gramStart"/>
      <w:r>
        <w:t>all of</w:t>
      </w:r>
      <w:proofErr w:type="gramEnd"/>
      <w:r>
        <w:t xml:space="preserve"> the years during the </w:t>
      </w:r>
      <w:proofErr w:type="gramStart"/>
      <w:r>
        <w:t>time period</w:t>
      </w:r>
      <w:proofErr w:type="gramEnd"/>
      <w:r>
        <w:t xml:space="preserve"> covered by the examination; or</w:t>
      </w:r>
    </w:p>
    <w:p w14:paraId="79D1A875" w14:textId="77777777" w:rsidR="002517E6" w:rsidRDefault="002517E6" w:rsidP="002517E6">
      <w:pPr>
        <w:pStyle w:val="ListParagraph"/>
        <w:ind w:left="2340"/>
      </w:pPr>
    </w:p>
    <w:p w14:paraId="67E7F215" w14:textId="742BA1AF" w:rsidR="00965837" w:rsidRDefault="00965837" w:rsidP="00356911">
      <w:pPr>
        <w:pStyle w:val="ListParagraph"/>
        <w:numPr>
          <w:ilvl w:val="2"/>
          <w:numId w:val="6"/>
        </w:numPr>
        <w:ind w:hanging="720"/>
      </w:pPr>
      <w:r>
        <w:t xml:space="preserve">Proposing an estimation methodology. </w:t>
      </w:r>
    </w:p>
    <w:p w14:paraId="09FA3AB2" w14:textId="77777777" w:rsidR="002517E6" w:rsidRDefault="002517E6" w:rsidP="002517E6">
      <w:pPr>
        <w:pStyle w:val="ListParagraph"/>
      </w:pPr>
    </w:p>
    <w:p w14:paraId="555B006A" w14:textId="7924EF16" w:rsidR="00965837" w:rsidRDefault="00965837" w:rsidP="00356911">
      <w:pPr>
        <w:pStyle w:val="ListParagraph"/>
        <w:numPr>
          <w:ilvl w:val="0"/>
          <w:numId w:val="6"/>
        </w:numPr>
        <w:ind w:hanging="720"/>
      </w:pPr>
      <w:r>
        <w:t xml:space="preserve">Notify in writing the Person subject to examination of the estimation methodology to be used and for which years during the </w:t>
      </w:r>
      <w:proofErr w:type="gramStart"/>
      <w:r>
        <w:t>time period</w:t>
      </w:r>
      <w:proofErr w:type="gramEnd"/>
      <w:r>
        <w:t xml:space="preserve"> covered by the examination will be used.</w:t>
      </w:r>
    </w:p>
    <w:p w14:paraId="0BE63381" w14:textId="20C5D3C9" w:rsidR="00965837" w:rsidRDefault="00965837" w:rsidP="00965837">
      <w:pPr>
        <w:pStyle w:val="Heading2"/>
      </w:pPr>
      <w:r>
        <w:t>1.6.5</w:t>
      </w:r>
      <w:r>
        <w:tab/>
      </w:r>
      <w:del w:id="106" w:author="McCauley, Erin" w:date="2026-06-29T13:57:00Z" w16du:dateUtc="2026-06-29T19:57:00Z">
        <w:r w:rsidDel="00A96A2A">
          <w:delText xml:space="preserve">Third </w:delText>
        </w:r>
      </w:del>
      <w:ins w:id="107" w:author="McCauley, Erin" w:date="2026-06-29T13:57:00Z" w16du:dateUtc="2026-06-29T19:57:00Z">
        <w:r w:rsidR="00A96A2A">
          <w:t>Third</w:t>
        </w:r>
        <w:r w:rsidR="00A96A2A">
          <w:t>-</w:t>
        </w:r>
      </w:ins>
      <w:r>
        <w:t>Party Audit Contracts</w:t>
      </w:r>
    </w:p>
    <w:p w14:paraId="5C6C798E" w14:textId="59757A02" w:rsidR="00965837" w:rsidRDefault="00965837" w:rsidP="00356911">
      <w:pPr>
        <w:ind w:left="720" w:hanging="720"/>
      </w:pPr>
      <w:r>
        <w:t xml:space="preserve">A. </w:t>
      </w:r>
      <w:r>
        <w:tab/>
        <w:t xml:space="preserve">Subject to </w:t>
      </w:r>
      <w:r w:rsidR="007B238F">
        <w:t>the requirements of 38-13-1009, C.R.S., the Administrator may contract with a Person (hereinafter, “Auditor”) to conduct unclaimed property examinations to determine compliance with the Act.  Auditor is defined as the Administrator’s agent in 38-13-202, C.R.S.</w:t>
      </w:r>
    </w:p>
    <w:p w14:paraId="6243742E" w14:textId="357163EF" w:rsidR="007B238F" w:rsidRDefault="007B238F" w:rsidP="00356911">
      <w:pPr>
        <w:ind w:left="1440" w:hanging="720"/>
      </w:pPr>
      <w:r>
        <w:t>1</w:t>
      </w:r>
      <w:proofErr w:type="gramStart"/>
      <w:r>
        <w:t xml:space="preserve">. </w:t>
      </w:r>
      <w:r>
        <w:tab/>
        <w:t>A</w:t>
      </w:r>
      <w:proofErr w:type="gramEnd"/>
      <w:r>
        <w:t xml:space="preserve"> contract to conduct an examination may </w:t>
      </w:r>
      <w:proofErr w:type="gramStart"/>
      <w:r>
        <w:t>provide for</w:t>
      </w:r>
      <w:proofErr w:type="gramEnd"/>
      <w:r>
        <w:t xml:space="preserve"> compensation </w:t>
      </w:r>
      <w:proofErr w:type="gramStart"/>
      <w:r>
        <w:t>of</w:t>
      </w:r>
      <w:proofErr w:type="gramEnd"/>
      <w:r>
        <w:t xml:space="preserve"> the Auditor based on a fixed fee, hourly fee, or contingent fee.  </w:t>
      </w:r>
    </w:p>
    <w:p w14:paraId="25C60465" w14:textId="7448F225" w:rsidR="007B238F" w:rsidRDefault="007B238F" w:rsidP="00356911">
      <w:pPr>
        <w:ind w:left="1440" w:hanging="720"/>
      </w:pPr>
      <w:r>
        <w:t>2</w:t>
      </w:r>
      <w:proofErr w:type="gramStart"/>
      <w:r>
        <w:t xml:space="preserve">. </w:t>
      </w:r>
      <w:r>
        <w:tab/>
        <w:t>A</w:t>
      </w:r>
      <w:proofErr w:type="gramEnd"/>
      <w:r>
        <w:t xml:space="preserve"> contract with an Auditor to conduct an examination is public record under the Colorado Open Records Act.  </w:t>
      </w:r>
    </w:p>
    <w:p w14:paraId="725C42D7" w14:textId="1C027980" w:rsidR="00B34F01" w:rsidRDefault="007B238F" w:rsidP="00356911">
      <w:pPr>
        <w:ind w:left="1440" w:hanging="720"/>
      </w:pPr>
      <w:r>
        <w:lastRenderedPageBreak/>
        <w:t>3</w:t>
      </w:r>
      <w:proofErr w:type="gramStart"/>
      <w:r>
        <w:t xml:space="preserve">. </w:t>
      </w:r>
      <w:r>
        <w:tab/>
        <w:t>An</w:t>
      </w:r>
      <w:proofErr w:type="gramEnd"/>
      <w:r>
        <w:t xml:space="preserve"> Auditor and the Auditor’s </w:t>
      </w:r>
      <w:proofErr w:type="gramStart"/>
      <w:r>
        <w:t>staff shall</w:t>
      </w:r>
      <w:proofErr w:type="gramEnd"/>
      <w:r>
        <w:t xml:space="preserve"> collectively possess sufficient training and experience to adequately perform unclaimed property examinations.</w:t>
      </w:r>
    </w:p>
    <w:p w14:paraId="49E8E131" w14:textId="5CC3948F" w:rsidR="007B238F" w:rsidRDefault="007B238F" w:rsidP="00356911">
      <w:pPr>
        <w:ind w:left="1440" w:hanging="720"/>
      </w:pPr>
      <w:r>
        <w:t>4</w:t>
      </w:r>
      <w:proofErr w:type="gramStart"/>
      <w:r>
        <w:t xml:space="preserve">. </w:t>
      </w:r>
      <w:r>
        <w:tab/>
        <w:t>An</w:t>
      </w:r>
      <w:proofErr w:type="gramEnd"/>
      <w:r>
        <w:t xml:space="preserve"> Auditor shall not engage in any unclaimed property examination to determine compliance with the Act without written authorization from the Administrator. </w:t>
      </w:r>
    </w:p>
    <w:p w14:paraId="76420104" w14:textId="77777777" w:rsidR="007B238F" w:rsidRDefault="007B238F" w:rsidP="00356911">
      <w:pPr>
        <w:ind w:left="1440" w:hanging="720"/>
      </w:pPr>
      <w:r>
        <w:t>5.</w:t>
      </w:r>
      <w:r>
        <w:tab/>
        <w:t>An Auditor shall maintain independence in performing the examination and avoid conflicts of interest.</w:t>
      </w:r>
    </w:p>
    <w:p w14:paraId="03F8D270" w14:textId="77777777" w:rsidR="007B238F" w:rsidRDefault="007B238F" w:rsidP="00356911">
      <w:pPr>
        <w:ind w:left="1440" w:hanging="720"/>
      </w:pPr>
      <w:r>
        <w:t xml:space="preserve">6. </w:t>
      </w:r>
      <w:r>
        <w:tab/>
        <w:t xml:space="preserve">An Auditor shall report in writing to the Administrator at least monthly on the status of all unclaimed property examinations which the Auditor has been authorized to perform by the Administrator. </w:t>
      </w:r>
    </w:p>
    <w:p w14:paraId="26CD936A" w14:textId="336D108A" w:rsidR="007B238F" w:rsidRDefault="007B238F" w:rsidP="007B238F">
      <w:pPr>
        <w:pStyle w:val="Heading2"/>
      </w:pPr>
      <w:r>
        <w:t>1.6.6</w:t>
      </w:r>
      <w:r>
        <w:tab/>
        <w:t xml:space="preserve">Notice of </w:t>
      </w:r>
      <w:del w:id="108" w:author="McCauley, Erin" w:date="2026-06-29T13:46:00Z" w16du:dateUtc="2026-06-29T19:46:00Z">
        <w:r w:rsidDel="00D46881">
          <w:delText xml:space="preserve">Third </w:delText>
        </w:r>
      </w:del>
      <w:ins w:id="109" w:author="McCauley, Erin" w:date="2026-06-29T13:46:00Z" w16du:dateUtc="2026-06-29T19:46:00Z">
        <w:r w:rsidR="00D46881">
          <w:t>Third</w:t>
        </w:r>
        <w:r w:rsidR="00D46881">
          <w:t>-</w:t>
        </w:r>
      </w:ins>
      <w:r>
        <w:t>Party Audit Examination</w:t>
      </w:r>
    </w:p>
    <w:p w14:paraId="377FA211" w14:textId="495E82F5" w:rsidR="007B238F" w:rsidRDefault="007B238F" w:rsidP="00356911">
      <w:pPr>
        <w:ind w:left="720" w:hanging="720"/>
      </w:pPr>
      <w:r>
        <w:t xml:space="preserve"> A. </w:t>
      </w:r>
      <w:r>
        <w:tab/>
        <w:t xml:space="preserve">All </w:t>
      </w:r>
      <w:del w:id="110" w:author="McCauley, Erin" w:date="2026-06-29T13:46:00Z" w16du:dateUtc="2026-06-29T19:46:00Z">
        <w:r w:rsidDel="00D46881">
          <w:delText xml:space="preserve">third </w:delText>
        </w:r>
      </w:del>
      <w:ins w:id="111" w:author="McCauley, Erin" w:date="2026-06-29T13:46:00Z" w16du:dateUtc="2026-06-29T19:46:00Z">
        <w:r w:rsidR="00D46881">
          <w:t>third</w:t>
        </w:r>
        <w:r w:rsidR="00D46881">
          <w:t>-</w:t>
        </w:r>
      </w:ins>
      <w:r>
        <w:t xml:space="preserve">party audit unclaimed property examinations should begin with an official notice of examination letter.  </w:t>
      </w:r>
    </w:p>
    <w:p w14:paraId="341228DC" w14:textId="3EA1B70E" w:rsidR="007B238F" w:rsidRDefault="007B238F" w:rsidP="00356911">
      <w:pPr>
        <w:ind w:left="1350" w:hanging="630"/>
      </w:pPr>
      <w:r>
        <w:t>1</w:t>
      </w:r>
      <w:proofErr w:type="gramStart"/>
      <w:r>
        <w:t xml:space="preserve">. </w:t>
      </w:r>
      <w:r>
        <w:tab/>
        <w:t>A</w:t>
      </w:r>
      <w:proofErr w:type="gramEnd"/>
      <w:r>
        <w:t xml:space="preserve"> </w:t>
      </w:r>
      <w:proofErr w:type="gramStart"/>
      <w:r>
        <w:t>notice letter</w:t>
      </w:r>
      <w:proofErr w:type="gramEnd"/>
      <w:r>
        <w:t xml:space="preserve"> will: </w:t>
      </w:r>
    </w:p>
    <w:p w14:paraId="41F9EAA2" w14:textId="00946B89" w:rsidR="007B238F" w:rsidRDefault="007B238F" w:rsidP="00356911">
      <w:pPr>
        <w:ind w:left="2340" w:hanging="720"/>
      </w:pPr>
      <w:r>
        <w:t xml:space="preserve">a. </w:t>
      </w:r>
      <w:r>
        <w:tab/>
        <w:t>Notify the Person subject to examination that its books and records (including those belonging to subsidiary and related entities or maintained by a third party that has contracted with such Person) are subject to examination;</w:t>
      </w:r>
    </w:p>
    <w:p w14:paraId="4378483B" w14:textId="559C6E13" w:rsidR="007B238F" w:rsidRDefault="007B238F" w:rsidP="00356911">
      <w:pPr>
        <w:ind w:left="2340" w:hanging="720"/>
      </w:pPr>
      <w:r>
        <w:t>b</w:t>
      </w:r>
      <w:proofErr w:type="gramStart"/>
      <w:r>
        <w:t xml:space="preserve">. </w:t>
      </w:r>
      <w:r>
        <w:tab/>
        <w:t>Identify</w:t>
      </w:r>
      <w:proofErr w:type="gramEnd"/>
      <w:r>
        <w:t xml:space="preserve"> the assigned Auditor; and</w:t>
      </w:r>
    </w:p>
    <w:p w14:paraId="0B992F77" w14:textId="3D90DA91" w:rsidR="007B238F" w:rsidRDefault="007B238F" w:rsidP="00356911">
      <w:pPr>
        <w:ind w:left="2340" w:hanging="720"/>
      </w:pPr>
      <w:r>
        <w:t>c</w:t>
      </w:r>
      <w:proofErr w:type="gramStart"/>
      <w:r>
        <w:t xml:space="preserve">. </w:t>
      </w:r>
      <w:r>
        <w:tab/>
        <w:t>Include</w:t>
      </w:r>
      <w:proofErr w:type="gramEnd"/>
      <w:r>
        <w:t xml:space="preserve"> Auditor contact information. </w:t>
      </w:r>
    </w:p>
    <w:p w14:paraId="063BA8CB" w14:textId="6AC6043F" w:rsidR="007B238F" w:rsidRDefault="007B238F" w:rsidP="00356911">
      <w:pPr>
        <w:ind w:left="720" w:hanging="720"/>
      </w:pPr>
      <w:r>
        <w:t>B</w:t>
      </w:r>
      <w:proofErr w:type="gramStart"/>
      <w:r>
        <w:t xml:space="preserve">. </w:t>
      </w:r>
      <w:r>
        <w:tab/>
        <w:t>A</w:t>
      </w:r>
      <w:proofErr w:type="gramEnd"/>
      <w:r>
        <w:t xml:space="preserve"> notice letter may either be sent</w:t>
      </w:r>
    </w:p>
    <w:p w14:paraId="45120714" w14:textId="0E091283" w:rsidR="007B238F" w:rsidRDefault="007B238F" w:rsidP="00356911">
      <w:pPr>
        <w:ind w:left="1440" w:hanging="720"/>
      </w:pPr>
      <w:r>
        <w:t xml:space="preserve">1. </w:t>
      </w:r>
      <w:r>
        <w:tab/>
        <w:t xml:space="preserve">Directly to the Person subject to examination by Administrator; or </w:t>
      </w:r>
    </w:p>
    <w:p w14:paraId="69F4A867" w14:textId="0EE0E1F5" w:rsidR="007B238F" w:rsidRDefault="007B238F" w:rsidP="00356911">
      <w:pPr>
        <w:ind w:left="1440" w:hanging="720"/>
      </w:pPr>
      <w:r>
        <w:t>2</w:t>
      </w:r>
      <w:proofErr w:type="gramStart"/>
      <w:r>
        <w:t xml:space="preserve">. </w:t>
      </w:r>
      <w:r>
        <w:tab/>
        <w:t>To</w:t>
      </w:r>
      <w:proofErr w:type="gramEnd"/>
      <w:r>
        <w:t xml:space="preserve"> the Auditor assigned to the examination for delivery to the Person subject to examination.</w:t>
      </w:r>
    </w:p>
    <w:p w14:paraId="6B8667CF" w14:textId="525D0F8A" w:rsidR="009314C5" w:rsidRDefault="009314C5" w:rsidP="009314C5">
      <w:pPr>
        <w:pStyle w:val="Heading2"/>
      </w:pPr>
      <w:r>
        <w:t>1.6.7</w:t>
      </w:r>
      <w:r>
        <w:tab/>
      </w:r>
      <w:del w:id="112" w:author="McCauley, Erin" w:date="2026-06-29T13:57:00Z" w16du:dateUtc="2026-06-29T19:57:00Z">
        <w:r w:rsidDel="00A96A2A">
          <w:delText xml:space="preserve">Third </w:delText>
        </w:r>
      </w:del>
      <w:ins w:id="113" w:author="McCauley, Erin" w:date="2026-06-29T13:57:00Z" w16du:dateUtc="2026-06-29T19:57:00Z">
        <w:r w:rsidR="00A96A2A">
          <w:t>Third</w:t>
        </w:r>
        <w:r w:rsidR="00A96A2A">
          <w:t>-</w:t>
        </w:r>
      </w:ins>
      <w:r>
        <w:t>Party Audit Examination Entrance Conference</w:t>
      </w:r>
    </w:p>
    <w:p w14:paraId="4DEC4DE8" w14:textId="22598F8B" w:rsidR="009314C5" w:rsidRDefault="009314C5" w:rsidP="00356911">
      <w:pPr>
        <w:ind w:left="720" w:hanging="720"/>
      </w:pPr>
      <w:r>
        <w:t xml:space="preserve">A. </w:t>
      </w:r>
      <w:r>
        <w:tab/>
        <w:t xml:space="preserve">Once an examination is assigned and written notice of an examination is provided to the Person subject to the examination, the Auditor and/or Examiner should schedule an entrance conference to include representatives of the Person subject to the examination.  A representative of the Administrator may, but is not required to, participate in an entrance conference.  </w:t>
      </w:r>
    </w:p>
    <w:p w14:paraId="3C5385D5" w14:textId="4B4CDF19" w:rsidR="009314C5" w:rsidRDefault="009314C5" w:rsidP="00356911">
      <w:pPr>
        <w:ind w:left="720" w:hanging="720"/>
      </w:pPr>
      <w:r>
        <w:t>B</w:t>
      </w:r>
      <w:proofErr w:type="gramStart"/>
      <w:r>
        <w:t xml:space="preserve">. </w:t>
      </w:r>
      <w:r>
        <w:tab/>
        <w:t>During</w:t>
      </w:r>
      <w:proofErr w:type="gramEnd"/>
      <w:r>
        <w:t xml:space="preserve"> the opening conference, by way of example and not limitation, the Auditor shall:</w:t>
      </w:r>
    </w:p>
    <w:p w14:paraId="27BCDECC" w14:textId="1E09B058" w:rsidR="009314C5" w:rsidRDefault="009314C5" w:rsidP="00356911">
      <w:pPr>
        <w:ind w:left="1620" w:hanging="720"/>
      </w:pPr>
      <w:r>
        <w:t>1</w:t>
      </w:r>
      <w:proofErr w:type="gramStart"/>
      <w:r>
        <w:t xml:space="preserve">. </w:t>
      </w:r>
      <w:r>
        <w:tab/>
        <w:t>Identify</w:t>
      </w:r>
      <w:proofErr w:type="gramEnd"/>
      <w:r>
        <w:t xml:space="preserve"> to the extent possible the types of property that will be subject to the examination and the </w:t>
      </w:r>
      <w:proofErr w:type="gramStart"/>
      <w:r>
        <w:t>time period</w:t>
      </w:r>
      <w:proofErr w:type="gramEnd"/>
      <w:r>
        <w:t xml:space="preserve"> covered by the examination; </w:t>
      </w:r>
    </w:p>
    <w:p w14:paraId="59D65629" w14:textId="56FDE941" w:rsidR="009314C5" w:rsidRDefault="009314C5" w:rsidP="00356911">
      <w:pPr>
        <w:ind w:left="1620" w:hanging="720"/>
      </w:pPr>
      <w:r>
        <w:t>2</w:t>
      </w:r>
      <w:proofErr w:type="gramStart"/>
      <w:r>
        <w:t xml:space="preserve">. </w:t>
      </w:r>
      <w:r>
        <w:tab/>
        <w:t>Discuss</w:t>
      </w:r>
      <w:proofErr w:type="gramEnd"/>
      <w:r>
        <w:t xml:space="preserve"> an examination work plan, a tentative schedule, and any potential issues related to scope; </w:t>
      </w:r>
    </w:p>
    <w:p w14:paraId="68A1E2D7" w14:textId="4FC584B9" w:rsidR="009314C5" w:rsidRDefault="009314C5" w:rsidP="00356911">
      <w:pPr>
        <w:ind w:left="1620" w:hanging="720"/>
      </w:pPr>
      <w:r>
        <w:t>3</w:t>
      </w:r>
      <w:proofErr w:type="gramStart"/>
      <w:r>
        <w:t xml:space="preserve">. </w:t>
      </w:r>
      <w:r>
        <w:tab/>
        <w:t>Provide</w:t>
      </w:r>
      <w:proofErr w:type="gramEnd"/>
      <w:r>
        <w:t xml:space="preserve"> contact information for both the Auditor and the Administrator; </w:t>
      </w:r>
    </w:p>
    <w:p w14:paraId="725CC40B" w14:textId="4C232DFE" w:rsidR="009314C5" w:rsidRDefault="009314C5" w:rsidP="00356911">
      <w:pPr>
        <w:ind w:left="1620" w:hanging="720"/>
      </w:pPr>
      <w:r>
        <w:t xml:space="preserve">4. </w:t>
      </w:r>
      <w:r>
        <w:tab/>
        <w:t>Provide the Person subject to examination a draft confidentiality agreement, if a draft has not been presented prior to the opening conference;</w:t>
      </w:r>
    </w:p>
    <w:p w14:paraId="60D2824C" w14:textId="12CBCF28" w:rsidR="009314C5" w:rsidRDefault="009314C5" w:rsidP="00356911">
      <w:pPr>
        <w:ind w:left="1620" w:hanging="720"/>
      </w:pPr>
      <w:r>
        <w:lastRenderedPageBreak/>
        <w:t xml:space="preserve">5. </w:t>
      </w:r>
      <w:r>
        <w:tab/>
        <w:t>Notify the Person subject to examination of their ability to request an informal conference with the Administrator pursuant to the Act;</w:t>
      </w:r>
    </w:p>
    <w:p w14:paraId="6078A247" w14:textId="73E7290A" w:rsidR="009314C5" w:rsidRDefault="009314C5" w:rsidP="00356911">
      <w:pPr>
        <w:ind w:left="1620" w:hanging="720"/>
      </w:pPr>
      <w:r>
        <w:t>6</w:t>
      </w:r>
      <w:proofErr w:type="gramStart"/>
      <w:r>
        <w:t xml:space="preserve">. </w:t>
      </w:r>
      <w:r>
        <w:tab/>
        <w:t>Advise</w:t>
      </w:r>
      <w:proofErr w:type="gramEnd"/>
      <w:r>
        <w:t xml:space="preserve"> the </w:t>
      </w:r>
      <w:ins w:id="114" w:author="McCauley, Erin" w:date="2026-06-29T13:54:00Z" w16du:dateUtc="2026-06-29T19:54:00Z">
        <w:r w:rsidR="00A96A2A">
          <w:t>P</w:t>
        </w:r>
      </w:ins>
      <w:del w:id="115" w:author="McCauley, Erin" w:date="2026-06-29T13:54:00Z" w16du:dateUtc="2026-06-29T19:54:00Z">
        <w:r w:rsidDel="00A96A2A">
          <w:delText>p</w:delText>
        </w:r>
      </w:del>
      <w:r>
        <w:t xml:space="preserve">erson subject to examination that the Administrator and not the Auditor makes determinations concerning such Person’s liability under the Act and that interpretations of the Act are made by the Administrator; </w:t>
      </w:r>
    </w:p>
    <w:p w14:paraId="49DBD1F7" w14:textId="710265C5" w:rsidR="009314C5" w:rsidRDefault="009314C5" w:rsidP="00356911">
      <w:pPr>
        <w:ind w:left="1620" w:hanging="720"/>
      </w:pPr>
      <w:r>
        <w:t>7</w:t>
      </w:r>
      <w:proofErr w:type="gramStart"/>
      <w:r>
        <w:t xml:space="preserve">. </w:t>
      </w:r>
      <w:r>
        <w:tab/>
        <w:t>Request</w:t>
      </w:r>
      <w:proofErr w:type="gramEnd"/>
      <w:r>
        <w:t xml:space="preserve"> records and materials necessary to proceed with the next steps of the examination;</w:t>
      </w:r>
    </w:p>
    <w:p w14:paraId="21D5EBDF" w14:textId="137A3A5A" w:rsidR="009314C5" w:rsidRDefault="009314C5" w:rsidP="00356911">
      <w:pPr>
        <w:ind w:left="1620" w:hanging="720"/>
      </w:pPr>
      <w:r>
        <w:t>8.</w:t>
      </w:r>
      <w:r>
        <w:tab/>
        <w:t xml:space="preserve">Explain the requirement to provide a due diligence notice to the apparent owner of property presumed abandoned.  Due diligence requirements are described in </w:t>
      </w:r>
      <w:r w:rsidRPr="00412B82">
        <w:t>38-113-501</w:t>
      </w:r>
      <w:r>
        <w:t xml:space="preserve"> and 38-113-502, C.R.S.; and</w:t>
      </w:r>
    </w:p>
    <w:p w14:paraId="26D368E3" w14:textId="52DF8FBE" w:rsidR="009314C5" w:rsidRDefault="009314C5" w:rsidP="00356911">
      <w:pPr>
        <w:ind w:left="1620" w:hanging="720"/>
      </w:pPr>
      <w:r>
        <w:t>9.</w:t>
      </w:r>
      <w:r>
        <w:tab/>
        <w:t xml:space="preserve">Explain that, unless otherwise agreed to in writing by the Administrator, the Person subject to examination shall remit to the Auditor any unclaimed property identified during the examination that is owed to the state. </w:t>
      </w:r>
    </w:p>
    <w:p w14:paraId="6B8DD469" w14:textId="2E4276AA" w:rsidR="009314C5" w:rsidRDefault="009314C5" w:rsidP="009314C5">
      <w:pPr>
        <w:pStyle w:val="Heading2"/>
      </w:pPr>
      <w:r>
        <w:t>1.6.8</w:t>
      </w:r>
      <w:r>
        <w:tab/>
      </w:r>
      <w:del w:id="116" w:author="McCauley, Erin" w:date="2026-06-29T13:47:00Z" w16du:dateUtc="2026-06-29T19:47:00Z">
        <w:r w:rsidDel="008F1158">
          <w:delText xml:space="preserve">Third </w:delText>
        </w:r>
      </w:del>
      <w:ins w:id="117" w:author="McCauley, Erin" w:date="2026-06-29T13:47:00Z" w16du:dateUtc="2026-06-29T19:47:00Z">
        <w:r w:rsidR="008F1158">
          <w:t>Third</w:t>
        </w:r>
        <w:r w:rsidR="008F1158">
          <w:t>-</w:t>
        </w:r>
      </w:ins>
      <w:r>
        <w:t>Party Audit Examinations</w:t>
      </w:r>
    </w:p>
    <w:p w14:paraId="0F33D86E" w14:textId="5790CDEF" w:rsidR="009314C5" w:rsidRDefault="009314C5" w:rsidP="00356911">
      <w:pPr>
        <w:ind w:left="720" w:hanging="720"/>
      </w:pPr>
      <w:r>
        <w:t xml:space="preserve">A. </w:t>
      </w:r>
      <w:r>
        <w:tab/>
        <w:t xml:space="preserve">A </w:t>
      </w:r>
      <w:ins w:id="118" w:author="McCauley, Erin" w:date="2026-06-29T13:54:00Z" w16du:dateUtc="2026-06-29T19:54:00Z">
        <w:r w:rsidR="00A96A2A">
          <w:t>P</w:t>
        </w:r>
      </w:ins>
      <w:del w:id="119" w:author="McCauley, Erin" w:date="2026-06-29T13:54:00Z" w16du:dateUtc="2026-06-29T19:54:00Z">
        <w:r w:rsidDel="00A96A2A">
          <w:delText>p</w:delText>
        </w:r>
      </w:del>
      <w:r>
        <w:t>erson subject to examination may retain third-party advocates (an “Advocate”) to assist them in the examination process.</w:t>
      </w:r>
    </w:p>
    <w:p w14:paraId="546B6C90" w14:textId="0387884F" w:rsidR="009314C5" w:rsidRDefault="009314C5" w:rsidP="00356911">
      <w:pPr>
        <w:ind w:left="720" w:hanging="720"/>
      </w:pPr>
      <w:r>
        <w:t>B</w:t>
      </w:r>
      <w:proofErr w:type="gramStart"/>
      <w:r>
        <w:t xml:space="preserve">. </w:t>
      </w:r>
      <w:r>
        <w:tab/>
        <w:t>The</w:t>
      </w:r>
      <w:proofErr w:type="gramEnd"/>
      <w:r>
        <w:t xml:space="preserve"> retention of </w:t>
      </w:r>
      <w:r w:rsidR="00105702">
        <w:t xml:space="preserve">an Advocate is no basis to delay the commencement of the </w:t>
      </w:r>
      <w:proofErr w:type="gramStart"/>
      <w:r w:rsidR="00105702">
        <w:t>examination</w:t>
      </w:r>
      <w:proofErr w:type="gramEnd"/>
      <w:r w:rsidR="00105702">
        <w:t xml:space="preserve"> and the Administrator will not delay the examination so that the Advocate may conduct a review or its own audit of the books and records of the Person subject to examination in advance of the Administrator’s examination.  </w:t>
      </w:r>
    </w:p>
    <w:p w14:paraId="638AE2AF" w14:textId="591A9BF9" w:rsidR="00105702" w:rsidRDefault="00105702" w:rsidP="00356911">
      <w:pPr>
        <w:ind w:left="720" w:hanging="720"/>
      </w:pPr>
      <w:r>
        <w:t xml:space="preserve">C. </w:t>
      </w:r>
      <w:r>
        <w:tab/>
        <w:t xml:space="preserve">The Administrator should cooperate with Person subject to examination and its Advocate and keep </w:t>
      </w:r>
      <w:proofErr w:type="gramStart"/>
      <w:r>
        <w:t>both of them</w:t>
      </w:r>
      <w:proofErr w:type="gramEnd"/>
      <w:r>
        <w:t xml:space="preserve"> apprised of records requests, interviews, and the progress of the audit in general. </w:t>
      </w:r>
    </w:p>
    <w:p w14:paraId="2E9B01E0" w14:textId="7C7264BC" w:rsidR="00105702" w:rsidRPr="009314C5" w:rsidRDefault="00105702" w:rsidP="00412B82">
      <w:pPr>
        <w:pStyle w:val="Heading2"/>
      </w:pPr>
      <w:r>
        <w:t>1.6.9</w:t>
      </w:r>
      <w:r>
        <w:tab/>
      </w:r>
      <w:del w:id="120" w:author="McCauley, Erin" w:date="2026-06-29T13:48:00Z" w16du:dateUtc="2026-06-29T19:48:00Z">
        <w:r w:rsidDel="008F1158">
          <w:delText xml:space="preserve">Third </w:delText>
        </w:r>
      </w:del>
      <w:ins w:id="121" w:author="McCauley, Erin" w:date="2026-06-29T13:48:00Z" w16du:dateUtc="2026-06-29T19:48:00Z">
        <w:r w:rsidR="008F1158">
          <w:t>Third</w:t>
        </w:r>
        <w:r w:rsidR="008F1158">
          <w:t>-</w:t>
        </w:r>
      </w:ins>
      <w:r>
        <w:t>Party Examination Guidelines</w:t>
      </w:r>
    </w:p>
    <w:p w14:paraId="215F7808" w14:textId="5586AF97" w:rsidR="007B238F" w:rsidRDefault="00347200" w:rsidP="00356911">
      <w:pPr>
        <w:ind w:left="720" w:hanging="720"/>
      </w:pPr>
      <w:r>
        <w:t>A</w:t>
      </w:r>
      <w:proofErr w:type="gramStart"/>
      <w:r>
        <w:t xml:space="preserve">. </w:t>
      </w:r>
      <w:r>
        <w:tab/>
        <w:t>The</w:t>
      </w:r>
      <w:proofErr w:type="gramEnd"/>
      <w:r>
        <w:t xml:space="preserve"> Auditor and the Person subject to examination shall act in good faith to conduct the examination under the terms and within the time frame established </w:t>
      </w:r>
      <w:proofErr w:type="gramStart"/>
      <w:r>
        <w:t>in</w:t>
      </w:r>
      <w:proofErr w:type="gramEnd"/>
      <w:r>
        <w:t xml:space="preserve"> the entrance conference.</w:t>
      </w:r>
    </w:p>
    <w:p w14:paraId="659A0EFC" w14:textId="6FB3248A" w:rsidR="00347200" w:rsidRDefault="00347200" w:rsidP="00356911">
      <w:pPr>
        <w:ind w:left="1620" w:hanging="720"/>
      </w:pPr>
      <w:r>
        <w:t>1</w:t>
      </w:r>
      <w:proofErr w:type="gramStart"/>
      <w:r>
        <w:t xml:space="preserve">. </w:t>
      </w:r>
      <w:r>
        <w:tab/>
        <w:t>During</w:t>
      </w:r>
      <w:proofErr w:type="gramEnd"/>
      <w:r>
        <w:t xml:space="preserve"> the examination, the Auditor may make </w:t>
      </w:r>
      <w:proofErr w:type="gramStart"/>
      <w:r>
        <w:t>subsequent to</w:t>
      </w:r>
      <w:proofErr w:type="gramEnd"/>
      <w:r>
        <w:t xml:space="preserve"> the Person subject to examination for additional books and records as needed to complete the examination.  </w:t>
      </w:r>
    </w:p>
    <w:p w14:paraId="43DBB7A7" w14:textId="2DBD4E93" w:rsidR="00347200" w:rsidRDefault="00347200" w:rsidP="00356911">
      <w:pPr>
        <w:ind w:left="2340" w:hanging="720"/>
      </w:pPr>
      <w:r>
        <w:t xml:space="preserve">a. </w:t>
      </w:r>
      <w:r>
        <w:tab/>
        <w:t xml:space="preserve">The Auditor shall submit record requests to the Person subject to the examination in writing, or if the request is made verbally, shall follow up with written documentation of the request. </w:t>
      </w:r>
    </w:p>
    <w:p w14:paraId="7F83182B" w14:textId="5FE010A9" w:rsidR="00347200" w:rsidRDefault="00347200" w:rsidP="00356911">
      <w:pPr>
        <w:ind w:left="2340" w:hanging="720"/>
      </w:pPr>
      <w:r>
        <w:t>b</w:t>
      </w:r>
      <w:proofErr w:type="gramStart"/>
      <w:r>
        <w:t xml:space="preserve">. </w:t>
      </w:r>
      <w:r>
        <w:tab/>
        <w:t>Record</w:t>
      </w:r>
      <w:proofErr w:type="gramEnd"/>
      <w:r>
        <w:t xml:space="preserve"> requests shall have reasonable deadlines </w:t>
      </w:r>
      <w:proofErr w:type="gramStart"/>
      <w:r>
        <w:t>in order to</w:t>
      </w:r>
      <w:proofErr w:type="gramEnd"/>
      <w:r>
        <w:t xml:space="preserve"> move the examination forward and avoid unnecessary delays.  The Person subject to examination is responsible for advising the Auditor in advance of any anticipated difficulties in achieving deadlines and agreed upon deliverables.</w:t>
      </w:r>
    </w:p>
    <w:p w14:paraId="48A612B5" w14:textId="26C7FE17" w:rsidR="00347200" w:rsidRDefault="00347200" w:rsidP="00356911">
      <w:pPr>
        <w:ind w:left="2340" w:hanging="720"/>
      </w:pPr>
      <w:r>
        <w:t xml:space="preserve">c. </w:t>
      </w:r>
      <w:r>
        <w:tab/>
        <w:t>The Auditor shall provide a reasonable timeframe for the Person subject to examination to respond to the request based on the type and extent of the information requested and other relevant facts and circumstances.</w:t>
      </w:r>
    </w:p>
    <w:p w14:paraId="726AACA9" w14:textId="6FFC8041" w:rsidR="00347200" w:rsidRDefault="00347200" w:rsidP="00356911">
      <w:pPr>
        <w:ind w:left="2340" w:hanging="720"/>
      </w:pPr>
      <w:r>
        <w:lastRenderedPageBreak/>
        <w:t>d.</w:t>
      </w:r>
      <w:r>
        <w:tab/>
        <w:t xml:space="preserve">The Auditor shall provide confirmation of receipt </w:t>
      </w:r>
      <w:proofErr w:type="gramStart"/>
      <w:r>
        <w:t>to</w:t>
      </w:r>
      <w:proofErr w:type="gramEnd"/>
      <w:r>
        <w:t xml:space="preserve"> submissions received from the Person subject to examination, with reasonable projected response times.</w:t>
      </w:r>
    </w:p>
    <w:p w14:paraId="7ABBA71D" w14:textId="73BD9CDA" w:rsidR="00347200" w:rsidRDefault="00347200" w:rsidP="00356911">
      <w:pPr>
        <w:ind w:left="1620" w:hanging="720"/>
      </w:pPr>
      <w:r>
        <w:t xml:space="preserve">2. </w:t>
      </w:r>
      <w:r>
        <w:tab/>
        <w:t>The examination shall not be limited to a review of work papers, compilations, or record summaries prepared by the Person subject to examination or an Advocate but shall include, but not be limited to, access to the original books and records deemed by the Administrator to be necessary ascertain compliance with the Act.  The Third-Party Auditor may utilized data sources in their examination, for example the Social Security Administration’s Death Master File (DMF), the United States Post Office National Change of Address database (NCOA), etc.</w:t>
      </w:r>
    </w:p>
    <w:p w14:paraId="016E7DD3" w14:textId="6BCC4739" w:rsidR="00347200" w:rsidRDefault="00347200" w:rsidP="00356911">
      <w:pPr>
        <w:ind w:left="1620" w:hanging="720"/>
      </w:pPr>
      <w:r>
        <w:t>3</w:t>
      </w:r>
      <w:proofErr w:type="gramStart"/>
      <w:r>
        <w:t xml:space="preserve">. </w:t>
      </w:r>
      <w:r>
        <w:tab/>
        <w:t>The</w:t>
      </w:r>
      <w:proofErr w:type="gramEnd"/>
      <w:r>
        <w:t xml:space="preserve"> Auditor shall properly document the examination and make the working papers gathered during the unclaimed property examination available for review by the Administrator.  Such working papers will include planning information and all related calculations, statistical analyses, and summarizations. </w:t>
      </w:r>
    </w:p>
    <w:p w14:paraId="11421DE9" w14:textId="626461B7" w:rsidR="00347200" w:rsidRDefault="00347200" w:rsidP="00347200">
      <w:pPr>
        <w:pStyle w:val="Heading2"/>
      </w:pPr>
      <w:r>
        <w:t xml:space="preserve">1.6.10 </w:t>
      </w:r>
      <w:r>
        <w:tab/>
        <w:t xml:space="preserve">Confidentiality of Records Obtained or Compiled During the </w:t>
      </w:r>
      <w:del w:id="122" w:author="McCauley, Erin" w:date="2026-06-29T13:57:00Z" w16du:dateUtc="2026-06-29T19:57:00Z">
        <w:r w:rsidDel="00A96A2A">
          <w:delText xml:space="preserve">Third </w:delText>
        </w:r>
      </w:del>
      <w:ins w:id="123" w:author="McCauley, Erin" w:date="2026-06-29T13:57:00Z" w16du:dateUtc="2026-06-29T19:57:00Z">
        <w:r w:rsidR="00A96A2A">
          <w:t>Third</w:t>
        </w:r>
        <w:r w:rsidR="00A96A2A">
          <w:t>-</w:t>
        </w:r>
      </w:ins>
      <w:r>
        <w:t>Party Audit Examination</w:t>
      </w:r>
    </w:p>
    <w:p w14:paraId="34CD2845" w14:textId="2C32E815" w:rsidR="00347200" w:rsidRDefault="00347200" w:rsidP="00356911">
      <w:pPr>
        <w:ind w:left="720" w:hanging="720"/>
      </w:pPr>
      <w:del w:id="124" w:author="McCauley, Erin" w:date="2026-06-29T14:01:00Z" w16du:dateUtc="2026-06-29T20:01:00Z">
        <w:r w:rsidDel="00F36CC0">
          <w:delText>A.</w:delText>
        </w:r>
      </w:del>
      <w:r>
        <w:t xml:space="preserve"> </w:t>
      </w:r>
      <w:r>
        <w:tab/>
      </w:r>
      <w:proofErr w:type="gramStart"/>
      <w:r>
        <w:t>Records</w:t>
      </w:r>
      <w:proofErr w:type="gramEnd"/>
      <w:r>
        <w:t xml:space="preserve"> obtained and records, including work papers, compiled by the Administrator or the Administrator’s agent </w:t>
      </w:r>
      <w:proofErr w:type="gramStart"/>
      <w:r>
        <w:t>in the course of</w:t>
      </w:r>
      <w:proofErr w:type="gramEnd"/>
      <w:r>
        <w:t xml:space="preserve"> conducting an </w:t>
      </w:r>
      <w:proofErr w:type="gramStart"/>
      <w:r>
        <w:t>examination</w:t>
      </w:r>
      <w:proofErr w:type="gramEnd"/>
      <w:r>
        <w:t xml:space="preserve"> are subject to the confidentiality and security provisions of the Act and are not public records.</w:t>
      </w:r>
    </w:p>
    <w:p w14:paraId="318FB230" w14:textId="52012BF3" w:rsidR="00347200" w:rsidRDefault="00347200" w:rsidP="00412B82">
      <w:pPr>
        <w:pStyle w:val="Heading2"/>
      </w:pPr>
      <w:r>
        <w:t>1.6.11</w:t>
      </w:r>
      <w:r>
        <w:tab/>
        <w:t>Confidentiality Agreement</w:t>
      </w:r>
      <w:ins w:id="125" w:author="McCauley, Erin" w:date="2026-06-29T13:48:00Z" w16du:dateUtc="2026-06-29T19:48:00Z">
        <w:r w:rsidR="008F1158">
          <w:t xml:space="preserve"> </w:t>
        </w:r>
      </w:ins>
      <w:r>
        <w:t xml:space="preserve">- </w:t>
      </w:r>
      <w:del w:id="126" w:author="McCauley, Erin" w:date="2026-06-29T13:48:00Z" w16du:dateUtc="2026-06-29T19:48:00Z">
        <w:r w:rsidDel="008F1158">
          <w:delText xml:space="preserve">Third </w:delText>
        </w:r>
      </w:del>
      <w:ins w:id="127" w:author="McCauley, Erin" w:date="2026-06-29T13:48:00Z" w16du:dateUtc="2026-06-29T19:48:00Z">
        <w:r w:rsidR="008F1158">
          <w:t>Third</w:t>
        </w:r>
        <w:r w:rsidR="008F1158">
          <w:t>-</w:t>
        </w:r>
      </w:ins>
      <w:r>
        <w:t>Party Audit Examination</w:t>
      </w:r>
    </w:p>
    <w:p w14:paraId="38F40809" w14:textId="17CAF29F" w:rsidR="00347200" w:rsidRDefault="00347200" w:rsidP="00356911">
      <w:pPr>
        <w:ind w:left="720" w:hanging="720"/>
      </w:pPr>
      <w:r>
        <w:t>A.</w:t>
      </w:r>
      <w:r>
        <w:tab/>
        <w:t xml:space="preserve">The </w:t>
      </w:r>
      <w:ins w:id="128" w:author="McCauley, Erin" w:date="2026-06-29T13:54:00Z" w16du:dateUtc="2026-06-29T19:54:00Z">
        <w:r w:rsidR="00A96A2A">
          <w:t>P</w:t>
        </w:r>
      </w:ins>
      <w:del w:id="129" w:author="McCauley, Erin" w:date="2026-06-29T13:54:00Z" w16du:dateUtc="2026-06-29T19:54:00Z">
        <w:r w:rsidDel="00A96A2A">
          <w:delText>p</w:delText>
        </w:r>
      </w:del>
      <w:r>
        <w:t>erson subject to examination may require, as a condition of</w:t>
      </w:r>
      <w:r w:rsidR="00F3554B">
        <w:t xml:space="preserve"> disclosure of the records of the Person to be examined, that each </w:t>
      </w:r>
      <w:del w:id="130" w:author="McCauley, Erin" w:date="2026-06-29T13:54:00Z" w16du:dateUtc="2026-06-29T19:54:00Z">
        <w:r w:rsidR="00F3554B" w:rsidDel="00A96A2A">
          <w:delText xml:space="preserve">person </w:delText>
        </w:r>
      </w:del>
      <w:ins w:id="131" w:author="McCauley, Erin" w:date="2026-06-29T13:54:00Z" w16du:dateUtc="2026-06-29T19:54:00Z">
        <w:r w:rsidR="00A96A2A">
          <w:t>P</w:t>
        </w:r>
        <w:r w:rsidR="00A96A2A">
          <w:t xml:space="preserve">erson </w:t>
        </w:r>
      </w:ins>
      <w:r w:rsidR="00F3554B">
        <w:t>having access to the records disclosed in an examination execute and deliver to the Person to be examined a confidentiality agreement that:</w:t>
      </w:r>
    </w:p>
    <w:p w14:paraId="0276723E" w14:textId="43809D21" w:rsidR="00F3554B" w:rsidRDefault="00F3554B" w:rsidP="00356911">
      <w:pPr>
        <w:ind w:left="1620" w:hanging="720"/>
      </w:pPr>
      <w:r>
        <w:t>1</w:t>
      </w:r>
      <w:proofErr w:type="gramStart"/>
      <w:r>
        <w:t xml:space="preserve">. </w:t>
      </w:r>
      <w:r>
        <w:tab/>
        <w:t>is</w:t>
      </w:r>
      <w:proofErr w:type="gramEnd"/>
      <w:r>
        <w:t xml:space="preserve"> in a form that is satisfactory to the Administrator; and</w:t>
      </w:r>
    </w:p>
    <w:p w14:paraId="29E92EDD" w14:textId="1D279103" w:rsidR="00F3554B" w:rsidRDefault="00F3554B" w:rsidP="00356911">
      <w:pPr>
        <w:ind w:left="1620" w:hanging="720"/>
      </w:pPr>
      <w:r>
        <w:t xml:space="preserve">2. </w:t>
      </w:r>
      <w:r>
        <w:tab/>
        <w:t xml:space="preserve">requires the Person having access to the records to comply with the provisions of Part 14 of the Act. </w:t>
      </w:r>
    </w:p>
    <w:p w14:paraId="2BE4B0C3" w14:textId="6026DD99" w:rsidR="00F3554B" w:rsidRDefault="00F3554B" w:rsidP="00356911">
      <w:pPr>
        <w:ind w:left="720" w:hanging="720"/>
      </w:pPr>
      <w:r>
        <w:t>B.</w:t>
      </w:r>
      <w:r>
        <w:tab/>
        <w:t xml:space="preserve">If the Person subject to examination and the Auditor are unable to enter into a confidentiality agreement within 60 calendar days from the date an agreement reasonably satisfactorily to the Administrator was first presented to the Person subject to the examination by the Auditor or the Administrator, then the examination may commence without a confidentiality agreement in place and the parties shall rely on the confidentiality provisions of Part 14 of the Act. </w:t>
      </w:r>
    </w:p>
    <w:p w14:paraId="5BD6B3F0" w14:textId="0238379E" w:rsidR="00F3554B" w:rsidRDefault="00F3554B" w:rsidP="00356911">
      <w:pPr>
        <w:ind w:left="720" w:hanging="720"/>
      </w:pPr>
      <w:r>
        <w:t xml:space="preserve">C. </w:t>
      </w:r>
      <w:r>
        <w:tab/>
        <w:t xml:space="preserve">Auditors shall not disclose confidential information obtained during an unclaimed property examination to any Person other than to the Administrator or the Administrator’s designee and, in the case of a multistate examination, to authorized representatives of a state participating in the examination.  </w:t>
      </w:r>
    </w:p>
    <w:p w14:paraId="2671A5E5" w14:textId="0985E3F6" w:rsidR="00F3554B" w:rsidRDefault="00F3554B" w:rsidP="00356911">
      <w:pPr>
        <w:ind w:left="720" w:hanging="720"/>
      </w:pPr>
      <w:r>
        <w:t>D</w:t>
      </w:r>
      <w:proofErr w:type="gramStart"/>
      <w:r>
        <w:t xml:space="preserve">. </w:t>
      </w:r>
      <w:r>
        <w:tab/>
        <w:t>Auditors</w:t>
      </w:r>
      <w:proofErr w:type="gramEnd"/>
      <w:r>
        <w:t xml:space="preserve"> shall not use confidential information obtained from the </w:t>
      </w:r>
      <w:ins w:id="132" w:author="McCauley, Erin" w:date="2026-06-29T13:55:00Z" w16du:dateUtc="2026-06-29T19:55:00Z">
        <w:r w:rsidR="00A96A2A">
          <w:t>P</w:t>
        </w:r>
      </w:ins>
      <w:del w:id="133" w:author="McCauley, Erin" w:date="2026-06-29T13:55:00Z" w16du:dateUtc="2026-06-29T19:55:00Z">
        <w:r w:rsidRPr="004838BD" w:rsidDel="00A96A2A">
          <w:delText>p</w:delText>
        </w:r>
      </w:del>
      <w:r>
        <w:t>erson subject to an examination for any purpose other than for purposes of the examination.  Auditors shall take reasonable steps to ensure that the confidential information provided by the Person subject to an examination is securely maintained.</w:t>
      </w:r>
    </w:p>
    <w:p w14:paraId="07E2E3F1" w14:textId="5D41B98B" w:rsidR="00F3554B" w:rsidRDefault="00F3554B" w:rsidP="00412B82">
      <w:pPr>
        <w:pStyle w:val="Heading2"/>
      </w:pPr>
      <w:r>
        <w:lastRenderedPageBreak/>
        <w:t>1.6.12</w:t>
      </w:r>
      <w:r>
        <w:tab/>
      </w:r>
      <w:del w:id="134" w:author="McCauley, Erin" w:date="2026-06-29T13:57:00Z" w16du:dateUtc="2026-06-29T19:57:00Z">
        <w:r w:rsidDel="00A96A2A">
          <w:delText xml:space="preserve">Third </w:delText>
        </w:r>
      </w:del>
      <w:ins w:id="135" w:author="McCauley, Erin" w:date="2026-06-29T13:57:00Z" w16du:dateUtc="2026-06-29T19:57:00Z">
        <w:r w:rsidR="00A96A2A">
          <w:t>Third</w:t>
        </w:r>
        <w:r w:rsidR="00A96A2A">
          <w:t>-</w:t>
        </w:r>
      </w:ins>
      <w:r>
        <w:t>Party Examination Bankruptcy</w:t>
      </w:r>
    </w:p>
    <w:p w14:paraId="5C03578B" w14:textId="100D1F4F" w:rsidR="00F3554B" w:rsidRDefault="00F3554B" w:rsidP="00356911">
      <w:pPr>
        <w:ind w:left="720" w:hanging="720"/>
      </w:pPr>
      <w:del w:id="136" w:author="McCauley, Erin" w:date="2026-06-29T14:01:00Z" w16du:dateUtc="2026-06-29T20:01:00Z">
        <w:r w:rsidDel="00F36CC0">
          <w:delText>A.</w:delText>
        </w:r>
      </w:del>
      <w:r>
        <w:t xml:space="preserve"> </w:t>
      </w:r>
      <w:r>
        <w:tab/>
        <w:t xml:space="preserve">If at any time before or </w:t>
      </w:r>
      <w:proofErr w:type="gramStart"/>
      <w:r>
        <w:t>during the course of</w:t>
      </w:r>
      <w:proofErr w:type="gramEnd"/>
      <w:r>
        <w:t xml:space="preserve"> an examination the Person subject to the examination files for bankruptcy, such Person shall give notice of the filing to the Auditor.  The Auditor shall, within ten</w:t>
      </w:r>
      <w:ins w:id="137" w:author="McCauley, Erin" w:date="2026-06-29T13:49:00Z" w16du:dateUtc="2026-06-29T19:49:00Z">
        <w:r w:rsidR="008F1158">
          <w:t xml:space="preserve"> (10)</w:t>
        </w:r>
      </w:ins>
      <w:r>
        <w:t xml:space="preserve"> calendar days of receiving the notice or discovery of the event, notify the Administrator of the bankruptcy filing.  If the Administrator </w:t>
      </w:r>
      <w:proofErr w:type="gramStart"/>
      <w:r>
        <w:t>so elects</w:t>
      </w:r>
      <w:proofErr w:type="gramEnd"/>
      <w:r>
        <w:t xml:space="preserve">, the Auditor shall assist the Administrator to ensure that </w:t>
      </w:r>
      <w:proofErr w:type="gramStart"/>
      <w:r>
        <w:t>a proper</w:t>
      </w:r>
      <w:proofErr w:type="gramEnd"/>
      <w:r>
        <w:t xml:space="preserve"> proof of claim is filed timely in the bankruptcy action.  </w:t>
      </w:r>
    </w:p>
    <w:p w14:paraId="5219175F" w14:textId="2E194938" w:rsidR="00F3554B" w:rsidRDefault="00F3554B" w:rsidP="00412B82">
      <w:pPr>
        <w:pStyle w:val="Heading2"/>
      </w:pPr>
      <w:r>
        <w:t>1.6.13</w:t>
      </w:r>
      <w:r>
        <w:tab/>
      </w:r>
      <w:del w:id="138" w:author="McCauley, Erin" w:date="2026-06-29T13:49:00Z" w16du:dateUtc="2026-06-29T19:49:00Z">
        <w:r w:rsidDel="008F1158">
          <w:delText xml:space="preserve">Third </w:delText>
        </w:r>
      </w:del>
      <w:ins w:id="139" w:author="McCauley, Erin" w:date="2026-06-29T13:49:00Z" w16du:dateUtc="2026-06-29T19:49:00Z">
        <w:r w:rsidR="008F1158">
          <w:t>Third</w:t>
        </w:r>
        <w:r w:rsidR="008F1158">
          <w:t>-</w:t>
        </w:r>
      </w:ins>
      <w:r>
        <w:t>Party Audit Examination Audit Resolution Agreements</w:t>
      </w:r>
    </w:p>
    <w:p w14:paraId="782B492A" w14:textId="6C72BB36" w:rsidR="00F3554B" w:rsidRDefault="00F3554B" w:rsidP="00356911">
      <w:pPr>
        <w:ind w:left="720" w:hanging="720"/>
      </w:pPr>
      <w:r>
        <w:t>A</w:t>
      </w:r>
      <w:proofErr w:type="gramStart"/>
      <w:r>
        <w:t xml:space="preserve">. </w:t>
      </w:r>
      <w:r>
        <w:tab/>
        <w:t>Pursuant</w:t>
      </w:r>
      <w:proofErr w:type="gramEnd"/>
      <w:r>
        <w:t xml:space="preserve"> to the Administrator’s authority to conduct an examination, the Administrator possesses the authority to resolve an examination via negotiation and settlement with the Person subject to examination.  This provides flexibility to both the Person subject to examination and the Administrator to resolve issues that could require formal appeal or litigation.  Such settlements are often referred to as “audit resolution agreements.” </w:t>
      </w:r>
    </w:p>
    <w:p w14:paraId="72C533A3" w14:textId="59DE4EF8" w:rsidR="00F3554B" w:rsidRDefault="00F3554B" w:rsidP="00356911">
      <w:pPr>
        <w:ind w:left="720" w:hanging="720"/>
      </w:pPr>
      <w:r>
        <w:t>B</w:t>
      </w:r>
      <w:proofErr w:type="gramStart"/>
      <w:r>
        <w:t xml:space="preserve">. </w:t>
      </w:r>
      <w:r>
        <w:tab/>
        <w:t>The</w:t>
      </w:r>
      <w:proofErr w:type="gramEnd"/>
      <w:r>
        <w:t xml:space="preserve"> Administrator may agree to reduce or waive interest and penalties as part of a settlement, to the extent permitted by law.  </w:t>
      </w:r>
    </w:p>
    <w:p w14:paraId="4CC356E8" w14:textId="2D6429E9" w:rsidR="00F3554B" w:rsidRDefault="00F3554B" w:rsidP="00356911">
      <w:pPr>
        <w:ind w:left="720" w:hanging="720"/>
      </w:pPr>
      <w:r>
        <w:t xml:space="preserve">C. </w:t>
      </w:r>
      <w:r>
        <w:tab/>
        <w:t xml:space="preserve">A </w:t>
      </w:r>
      <w:del w:id="140" w:author="McCauley, Erin" w:date="2026-06-29T13:49:00Z" w16du:dateUtc="2026-06-29T19:49:00Z">
        <w:r w:rsidDel="000C5FBA">
          <w:delText>mutually</w:delText>
        </w:r>
        <w:r w:rsidR="00962A62" w:rsidDel="000C5FBA">
          <w:delText>-</w:delText>
        </w:r>
        <w:r w:rsidDel="000C5FBA">
          <w:delText>agreed</w:delText>
        </w:r>
      </w:del>
      <w:ins w:id="141" w:author="McCauley, Erin" w:date="2026-06-29T13:49:00Z" w16du:dateUtc="2026-06-29T19:49:00Z">
        <w:r w:rsidR="000C5FBA">
          <w:t>mutually agreed</w:t>
        </w:r>
      </w:ins>
      <w:r>
        <w:t xml:space="preserve"> </w:t>
      </w:r>
      <w:r w:rsidR="00962A62">
        <w:t xml:space="preserve">upon settlement revolves a specific examination and does not create a precedent on specific legal issues. </w:t>
      </w:r>
    </w:p>
    <w:p w14:paraId="1EAE9A50" w14:textId="372BE646" w:rsidR="00962A62" w:rsidRDefault="00962A62" w:rsidP="00412B82">
      <w:pPr>
        <w:pStyle w:val="Heading2"/>
      </w:pPr>
      <w:r>
        <w:t xml:space="preserve">1.6.14 </w:t>
      </w:r>
      <w:r>
        <w:tab/>
      </w:r>
      <w:del w:id="142" w:author="McCauley, Erin" w:date="2026-06-29T13:50:00Z" w16du:dateUtc="2026-06-29T19:50:00Z">
        <w:r w:rsidDel="0020657E">
          <w:delText xml:space="preserve">Third </w:delText>
        </w:r>
      </w:del>
      <w:ins w:id="143" w:author="McCauley, Erin" w:date="2026-06-29T13:50:00Z" w16du:dateUtc="2026-06-29T19:50:00Z">
        <w:r w:rsidR="0020657E">
          <w:t>Third</w:t>
        </w:r>
        <w:r w:rsidR="0020657E">
          <w:t>-</w:t>
        </w:r>
      </w:ins>
      <w:r>
        <w:t>Party Audit Examination Report to Holder</w:t>
      </w:r>
    </w:p>
    <w:p w14:paraId="2AA90D5F" w14:textId="44DF4B21" w:rsidR="00962A62" w:rsidRDefault="00962A62" w:rsidP="00356911">
      <w:pPr>
        <w:ind w:left="720" w:hanging="720"/>
      </w:pPr>
      <w:r>
        <w:t xml:space="preserve">A. </w:t>
      </w:r>
      <w:r>
        <w:tab/>
        <w:t>At the conclusion of an examination, unless waived in writing by the Person being examined, the Administrator shall provide to the Person whose records were examined a report that specifies:</w:t>
      </w:r>
    </w:p>
    <w:p w14:paraId="76F4DE81" w14:textId="6DAB8CCF" w:rsidR="00962A62" w:rsidRDefault="00962A62" w:rsidP="00356911">
      <w:pPr>
        <w:ind w:left="1620" w:hanging="720"/>
      </w:pPr>
      <w:r>
        <w:t>1</w:t>
      </w:r>
      <w:proofErr w:type="gramStart"/>
      <w:r>
        <w:t xml:space="preserve">. </w:t>
      </w:r>
      <w:r>
        <w:tab/>
        <w:t>the</w:t>
      </w:r>
      <w:proofErr w:type="gramEnd"/>
      <w:r>
        <w:t xml:space="preserve"> work performed; </w:t>
      </w:r>
    </w:p>
    <w:p w14:paraId="38C55F83" w14:textId="5975D08A" w:rsidR="00962A62" w:rsidRDefault="00962A62" w:rsidP="00356911">
      <w:pPr>
        <w:ind w:left="1620" w:hanging="720"/>
      </w:pPr>
      <w:r>
        <w:t>2</w:t>
      </w:r>
      <w:proofErr w:type="gramStart"/>
      <w:r>
        <w:t xml:space="preserve">. </w:t>
      </w:r>
      <w:r>
        <w:tab/>
        <w:t>the</w:t>
      </w:r>
      <w:proofErr w:type="gramEnd"/>
      <w:r>
        <w:t xml:space="preserve"> property types reviewed;</w:t>
      </w:r>
    </w:p>
    <w:p w14:paraId="57D6A480" w14:textId="6158F106" w:rsidR="00962A62" w:rsidRDefault="00962A62" w:rsidP="00356911">
      <w:pPr>
        <w:ind w:left="1620" w:hanging="720"/>
      </w:pPr>
      <w:r>
        <w:t>3</w:t>
      </w:r>
      <w:proofErr w:type="gramStart"/>
      <w:r>
        <w:t xml:space="preserve">. </w:t>
      </w:r>
      <w:r>
        <w:tab/>
        <w:t>the</w:t>
      </w:r>
      <w:proofErr w:type="gramEnd"/>
      <w:r>
        <w:t xml:space="preserve"> methodology of any estimation technique, extrapolation, or statistical sampling used in conducting the examination; </w:t>
      </w:r>
    </w:p>
    <w:p w14:paraId="63A74F75" w14:textId="7CF2BCF8" w:rsidR="00962A62" w:rsidRDefault="00962A62" w:rsidP="00356911">
      <w:pPr>
        <w:ind w:left="1620" w:hanging="720"/>
      </w:pPr>
      <w:r>
        <w:t>4</w:t>
      </w:r>
      <w:proofErr w:type="gramStart"/>
      <w:r>
        <w:t xml:space="preserve">. </w:t>
      </w:r>
      <w:r>
        <w:tab/>
        <w:t>each</w:t>
      </w:r>
      <w:proofErr w:type="gramEnd"/>
      <w:r>
        <w:t xml:space="preserve"> calculation showing the value of property determined to be due; and, </w:t>
      </w:r>
    </w:p>
    <w:p w14:paraId="037EA175" w14:textId="1B9854BC" w:rsidR="00962A62" w:rsidRDefault="00962A62" w:rsidP="00356911">
      <w:pPr>
        <w:ind w:left="1620" w:hanging="720"/>
      </w:pPr>
      <w:r>
        <w:t>5</w:t>
      </w:r>
      <w:proofErr w:type="gramStart"/>
      <w:r>
        <w:t xml:space="preserve">. </w:t>
      </w:r>
      <w:r>
        <w:tab/>
        <w:t>the</w:t>
      </w:r>
      <w:proofErr w:type="gramEnd"/>
      <w:r>
        <w:t xml:space="preserve"> findings of the Auditor conducting the examination.</w:t>
      </w:r>
    </w:p>
    <w:p w14:paraId="585C41D9" w14:textId="68A6D271" w:rsidR="00962A62" w:rsidRDefault="00962A62" w:rsidP="00412B82">
      <w:pPr>
        <w:pStyle w:val="Heading2"/>
      </w:pPr>
      <w:r>
        <w:t>1.6.15</w:t>
      </w:r>
      <w:r>
        <w:tab/>
        <w:t xml:space="preserve">Multistate </w:t>
      </w:r>
      <w:del w:id="144" w:author="McCauley, Erin" w:date="2026-06-29T13:50:00Z" w16du:dateUtc="2026-06-29T19:50:00Z">
        <w:r w:rsidDel="0020657E">
          <w:delText xml:space="preserve">Third </w:delText>
        </w:r>
      </w:del>
      <w:ins w:id="145" w:author="McCauley, Erin" w:date="2026-06-29T13:50:00Z" w16du:dateUtc="2026-06-29T19:50:00Z">
        <w:r w:rsidR="0020657E">
          <w:t>Third</w:t>
        </w:r>
        <w:r w:rsidR="0020657E">
          <w:t>-</w:t>
        </w:r>
      </w:ins>
      <w:r>
        <w:t>Party Audit Examinations</w:t>
      </w:r>
    </w:p>
    <w:p w14:paraId="251AE390" w14:textId="199B893C" w:rsidR="00962A62" w:rsidRDefault="00962A62" w:rsidP="00356911">
      <w:pPr>
        <w:ind w:left="720" w:hanging="720"/>
      </w:pPr>
      <w:r>
        <w:t>A.</w:t>
      </w:r>
      <w:r>
        <w:tab/>
        <w:t>The Administrator may agree to participate in an examination of a Person for compliance with unclaimed property laws of multiple states, including the Act, where a single Third-Party Auditor performs an examination for more than one state.</w:t>
      </w:r>
    </w:p>
    <w:p w14:paraId="515F8325" w14:textId="05B59CEC" w:rsidR="00962A62" w:rsidRDefault="00962A62" w:rsidP="00356911">
      <w:pPr>
        <w:ind w:left="720" w:hanging="720"/>
        <w:rPr>
          <w:ins w:id="146" w:author="McCauley, Erin" w:date="2026-06-29T13:07:00Z" w16du:dateUtc="2026-06-29T19:07:00Z"/>
        </w:rPr>
      </w:pPr>
      <w:r>
        <w:t>B.</w:t>
      </w:r>
      <w:r>
        <w:tab/>
        <w:t>Multistate examinations are intended to be more efficient and effective for both the Person being examined and the states which have authorized the examination.</w:t>
      </w:r>
    </w:p>
    <w:p w14:paraId="58609EAF" w14:textId="2CF33928" w:rsidR="005425B6" w:rsidRDefault="005425B6" w:rsidP="005425B6">
      <w:pPr>
        <w:pStyle w:val="Heading2"/>
        <w:rPr>
          <w:ins w:id="147" w:author="McCauley, Erin" w:date="2026-06-29T13:08:00Z" w16du:dateUtc="2026-06-29T19:08:00Z"/>
        </w:rPr>
      </w:pPr>
      <w:ins w:id="148" w:author="McCauley, Erin" w:date="2026-06-29T13:07:00Z" w16du:dateUtc="2026-06-29T19:07:00Z">
        <w:r>
          <w:t>1.6.16</w:t>
        </w:r>
        <w:r>
          <w:tab/>
          <w:t>Negative Reporting</w:t>
        </w:r>
      </w:ins>
    </w:p>
    <w:p w14:paraId="3E2AB129" w14:textId="5D7F73AF" w:rsidR="005425B6" w:rsidRDefault="005425B6" w:rsidP="005425B6">
      <w:pPr>
        <w:ind w:left="720" w:hanging="720"/>
        <w:rPr>
          <w:ins w:id="149" w:author="McCauley, Erin" w:date="2026-06-29T13:09:00Z" w16du:dateUtc="2026-06-29T19:09:00Z"/>
        </w:rPr>
      </w:pPr>
      <w:ins w:id="150" w:author="McCauley, Erin" w:date="2026-06-29T13:08:00Z" w16du:dateUtc="2026-06-29T19:08:00Z">
        <w:r>
          <w:tab/>
          <w:t>Holders that have not yet identified any unclaimed property during a reporting year must still file a report.  A report without properties is known as a Negative Report.</w:t>
        </w:r>
      </w:ins>
    </w:p>
    <w:p w14:paraId="1B849CE5" w14:textId="443BDA60" w:rsidR="005054FD" w:rsidRDefault="005054FD" w:rsidP="005054FD">
      <w:pPr>
        <w:pStyle w:val="Heading2"/>
        <w:rPr>
          <w:ins w:id="151" w:author="McCauley, Erin" w:date="2026-06-29T13:09:00Z" w16du:dateUtc="2026-06-29T19:09:00Z"/>
        </w:rPr>
        <w:pPrChange w:id="152" w:author="McCauley, Erin" w:date="2026-06-29T13:09:00Z" w16du:dateUtc="2026-06-29T19:09:00Z">
          <w:pPr>
            <w:ind w:left="720" w:hanging="720"/>
          </w:pPr>
        </w:pPrChange>
      </w:pPr>
      <w:ins w:id="153" w:author="McCauley, Erin" w:date="2026-06-29T13:09:00Z" w16du:dateUtc="2026-06-29T19:09:00Z">
        <w:r>
          <w:lastRenderedPageBreak/>
          <w:t>1.6.17</w:t>
        </w:r>
        <w:r>
          <w:tab/>
          <w:t>Subpoenas</w:t>
        </w:r>
      </w:ins>
    </w:p>
    <w:p w14:paraId="55A5564B" w14:textId="65A545B4" w:rsidR="005054FD" w:rsidRDefault="005054FD" w:rsidP="005425B6">
      <w:pPr>
        <w:ind w:left="720" w:hanging="720"/>
        <w:rPr>
          <w:ins w:id="154" w:author="McCauley, Erin" w:date="2026-06-29T13:11:00Z" w16du:dateUtc="2026-06-29T19:11:00Z"/>
        </w:rPr>
      </w:pPr>
      <w:ins w:id="155" w:author="McCauley, Erin" w:date="2026-06-29T13:09:00Z" w16du:dateUtc="2026-06-29T19:09:00Z">
        <w:r>
          <w:t xml:space="preserve">A. </w:t>
        </w:r>
        <w:r>
          <w:tab/>
          <w:t xml:space="preserve">The </w:t>
        </w:r>
      </w:ins>
      <w:ins w:id="156" w:author="McCauley, Erin" w:date="2026-06-29T13:50:00Z" w16du:dateUtc="2026-06-29T19:50:00Z">
        <w:r w:rsidR="0020657E">
          <w:t>A</w:t>
        </w:r>
      </w:ins>
      <w:ins w:id="157" w:author="McCauley, Erin" w:date="2026-06-29T13:09:00Z" w16du:dateUtc="2026-06-29T19:09:00Z">
        <w:r>
          <w:t xml:space="preserve">dministrator may issue an administrative subpoena requiring the </w:t>
        </w:r>
      </w:ins>
      <w:ins w:id="158" w:author="McCauley, Erin" w:date="2026-06-29T13:55:00Z" w16du:dateUtc="2026-06-29T19:55:00Z">
        <w:r w:rsidR="00A96A2A">
          <w:t>P</w:t>
        </w:r>
      </w:ins>
      <w:ins w:id="159" w:author="McCauley, Erin" w:date="2026-06-29T13:09:00Z" w16du:dateUtc="2026-06-29T19:09:00Z">
        <w:r>
          <w:t xml:space="preserve">erson or agent of such </w:t>
        </w:r>
      </w:ins>
      <w:ins w:id="160" w:author="McCauley, Erin" w:date="2026-06-29T13:55:00Z" w16du:dateUtc="2026-06-29T19:55:00Z">
        <w:r w:rsidR="00A96A2A">
          <w:t>P</w:t>
        </w:r>
      </w:ins>
      <w:ins w:id="161" w:author="McCauley, Erin" w:date="2026-06-29T13:09:00Z" w16du:dateUtc="2026-06-29T19:09:00Z">
        <w:r>
          <w:t>erson to make records availab</w:t>
        </w:r>
      </w:ins>
      <w:ins w:id="162" w:author="McCauley, Erin" w:date="2026-06-29T13:10:00Z" w16du:dateUtc="2026-06-29T19:10:00Z">
        <w:r>
          <w:t>le for examination pursuant to 38-13-1002, C.R.S. of the Act.  Prior to issuance, administrative subpoenas shall be reviewed</w:t>
        </w:r>
      </w:ins>
      <w:ins w:id="163" w:author="McCauley, Erin" w:date="2026-06-29T13:11:00Z" w16du:dateUtc="2026-06-29T19:11:00Z">
        <w:r>
          <w:t xml:space="preserve"> and approved by the Attorney General’s Office.  </w:t>
        </w:r>
      </w:ins>
    </w:p>
    <w:p w14:paraId="46242135" w14:textId="7D374279" w:rsidR="005054FD" w:rsidRDefault="005054FD" w:rsidP="005425B6">
      <w:pPr>
        <w:ind w:left="720" w:hanging="720"/>
        <w:rPr>
          <w:ins w:id="164" w:author="McCauley, Erin" w:date="2026-06-29T13:11:00Z" w16du:dateUtc="2026-06-29T19:11:00Z"/>
        </w:rPr>
      </w:pPr>
      <w:ins w:id="165" w:author="McCauley, Erin" w:date="2026-06-29T13:11:00Z" w16du:dateUtc="2026-06-29T19:11:00Z">
        <w:r>
          <w:t xml:space="preserve">B. </w:t>
        </w:r>
        <w:r>
          <w:tab/>
          <w:t>Wherever a subpoena is used by the Administrator, such subpoena shall</w:t>
        </w:r>
      </w:ins>
      <w:ins w:id="166" w:author="McCauley, Erin" w:date="2026-06-29T13:13:00Z" w16du:dateUtc="2026-06-29T19:13:00Z">
        <w:r>
          <w:t xml:space="preserve"> state</w:t>
        </w:r>
      </w:ins>
      <w:ins w:id="167" w:author="McCauley, Erin" w:date="2026-06-29T13:11:00Z" w16du:dateUtc="2026-06-29T19:11:00Z">
        <w:r>
          <w:t>:</w:t>
        </w:r>
      </w:ins>
    </w:p>
    <w:p w14:paraId="6814893D" w14:textId="6065E9E7" w:rsidR="005054FD" w:rsidRDefault="005054FD" w:rsidP="005425B6">
      <w:pPr>
        <w:ind w:left="720" w:hanging="720"/>
        <w:rPr>
          <w:ins w:id="168" w:author="McCauley, Erin" w:date="2026-06-29T13:13:00Z" w16du:dateUtc="2026-06-29T19:13:00Z"/>
        </w:rPr>
      </w:pPr>
      <w:ins w:id="169" w:author="McCauley, Erin" w:date="2026-06-29T13:11:00Z" w16du:dateUtc="2026-06-29T19:11:00Z">
        <w:r>
          <w:tab/>
          <w:t>1</w:t>
        </w:r>
        <w:proofErr w:type="gramStart"/>
        <w:r>
          <w:t xml:space="preserve">. </w:t>
        </w:r>
        <w:r>
          <w:tab/>
        </w:r>
      </w:ins>
      <w:ins w:id="170" w:author="McCauley, Erin" w:date="2026-06-29T13:50:00Z" w16du:dateUtc="2026-06-29T19:50:00Z">
        <w:r w:rsidR="0020657E">
          <w:t>t</w:t>
        </w:r>
      </w:ins>
      <w:ins w:id="171" w:author="McCauley, Erin" w:date="2026-06-29T13:12:00Z" w16du:dateUtc="2026-06-29T19:12:00Z">
        <w:r>
          <w:t>he</w:t>
        </w:r>
        <w:proofErr w:type="gramEnd"/>
        <w:r>
          <w:t xml:space="preserve"> name of the issuing body</w:t>
        </w:r>
      </w:ins>
      <w:ins w:id="172" w:author="McCauley, Erin" w:date="2026-06-29T13:13:00Z" w16du:dateUtc="2026-06-29T19:13:00Z">
        <w:r>
          <w:t xml:space="preserve">; </w:t>
        </w:r>
      </w:ins>
    </w:p>
    <w:p w14:paraId="7F943F8B" w14:textId="183D6BCD" w:rsidR="005054FD" w:rsidRDefault="005054FD" w:rsidP="005425B6">
      <w:pPr>
        <w:ind w:left="720" w:hanging="720"/>
        <w:rPr>
          <w:ins w:id="173" w:author="McCauley, Erin" w:date="2026-06-29T13:14:00Z" w16du:dateUtc="2026-06-29T19:14:00Z"/>
        </w:rPr>
      </w:pPr>
      <w:ins w:id="174" w:author="McCauley, Erin" w:date="2026-06-29T13:13:00Z" w16du:dateUtc="2026-06-29T19:13:00Z">
        <w:r>
          <w:tab/>
          <w:t xml:space="preserve">2. </w:t>
        </w:r>
        <w:r>
          <w:tab/>
        </w:r>
      </w:ins>
      <w:ins w:id="175" w:author="McCauley, Erin" w:date="2026-06-29T13:50:00Z" w16du:dateUtc="2026-06-29T19:50:00Z">
        <w:r w:rsidR="0020657E">
          <w:t>t</w:t>
        </w:r>
      </w:ins>
      <w:ins w:id="176" w:author="McCauley, Erin" w:date="2026-06-29T13:13:00Z" w16du:dateUtc="2026-06-29T19:13:00Z">
        <w:r>
          <w:t>he authority under which the subpoena</w:t>
        </w:r>
      </w:ins>
      <w:ins w:id="177" w:author="McCauley, Erin" w:date="2026-06-29T13:14:00Z" w16du:dateUtc="2026-06-29T19:14:00Z">
        <w:r>
          <w:t xml:space="preserve"> is issued; and</w:t>
        </w:r>
      </w:ins>
    </w:p>
    <w:p w14:paraId="1767A69A" w14:textId="3411CC2B" w:rsidR="005054FD" w:rsidRDefault="005054FD" w:rsidP="005425B6">
      <w:pPr>
        <w:ind w:left="720" w:hanging="720"/>
        <w:rPr>
          <w:ins w:id="178" w:author="McCauley, Erin" w:date="2026-06-29T13:14:00Z" w16du:dateUtc="2026-06-29T19:14:00Z"/>
        </w:rPr>
      </w:pPr>
      <w:ins w:id="179" w:author="McCauley, Erin" w:date="2026-06-29T13:14:00Z" w16du:dateUtc="2026-06-29T19:14:00Z">
        <w:r>
          <w:tab/>
          <w:t>3</w:t>
        </w:r>
        <w:proofErr w:type="gramStart"/>
        <w:r>
          <w:t xml:space="preserve">. </w:t>
        </w:r>
        <w:r>
          <w:tab/>
        </w:r>
      </w:ins>
      <w:ins w:id="180" w:author="McCauley, Erin" w:date="2026-06-29T13:50:00Z" w16du:dateUtc="2026-06-29T19:50:00Z">
        <w:r w:rsidR="0020657E">
          <w:t>t</w:t>
        </w:r>
      </w:ins>
      <w:ins w:id="181" w:author="McCauley, Erin" w:date="2026-06-29T13:14:00Z" w16du:dateUtc="2026-06-29T19:14:00Z">
        <w:r>
          <w:t>he</w:t>
        </w:r>
        <w:proofErr w:type="gramEnd"/>
        <w:r>
          <w:t xml:space="preserve"> subject of the </w:t>
        </w:r>
        <w:proofErr w:type="gramStart"/>
        <w:r>
          <w:t>inquiry .</w:t>
        </w:r>
        <w:proofErr w:type="gramEnd"/>
        <w:r>
          <w:t xml:space="preserve">  </w:t>
        </w:r>
      </w:ins>
    </w:p>
    <w:p w14:paraId="6E81654E" w14:textId="010A7570" w:rsidR="005054FD" w:rsidRDefault="005054FD" w:rsidP="005425B6">
      <w:pPr>
        <w:ind w:left="720" w:hanging="720"/>
        <w:rPr>
          <w:ins w:id="182" w:author="McCauley, Erin" w:date="2026-06-29T13:16:00Z" w16du:dateUtc="2026-06-29T19:16:00Z"/>
        </w:rPr>
      </w:pPr>
      <w:ins w:id="183" w:author="McCauley, Erin" w:date="2026-06-29T13:14:00Z" w16du:dateUtc="2026-06-29T19:14:00Z">
        <w:r>
          <w:tab/>
          <w:t xml:space="preserve">The subpoena must command </w:t>
        </w:r>
      </w:ins>
      <w:ins w:id="184" w:author="McCauley, Erin" w:date="2026-06-29T13:15:00Z" w16du:dateUtc="2026-06-29T19:15:00Z">
        <w:r>
          <w:t xml:space="preserve">each </w:t>
        </w:r>
      </w:ins>
      <w:ins w:id="185" w:author="McCauley, Erin" w:date="2026-06-29T13:55:00Z" w16du:dateUtc="2026-06-29T19:55:00Z">
        <w:r w:rsidR="00A96A2A">
          <w:t>P</w:t>
        </w:r>
      </w:ins>
      <w:ins w:id="186" w:author="McCauley, Erin" w:date="2026-06-29T13:15:00Z" w16du:dateUtc="2026-06-29T19:15:00Z">
        <w:r>
          <w:t xml:space="preserve">erson who is to give testimony at a time and place specified in such subpoena.  A subpoena may also command the </w:t>
        </w:r>
      </w:ins>
      <w:ins w:id="187" w:author="McCauley, Erin" w:date="2026-06-29T13:55:00Z" w16du:dateUtc="2026-06-29T19:55:00Z">
        <w:r w:rsidR="00A96A2A">
          <w:t>Person</w:t>
        </w:r>
      </w:ins>
      <w:ins w:id="188" w:author="McCauley, Erin" w:date="2026-06-29T13:15:00Z" w16du:dateUtc="2026-06-29T19:15:00Z">
        <w:r>
          <w:t xml:space="preserve"> whom it is directed to produce such books, records, documents, or oth</w:t>
        </w:r>
      </w:ins>
      <w:ins w:id="189" w:author="McCauley, Erin" w:date="2026-06-29T13:16:00Z" w16du:dateUtc="2026-06-29T19:16:00Z">
        <w:r>
          <w:t>er tangible evidence as the Administrator may require.</w:t>
        </w:r>
      </w:ins>
    </w:p>
    <w:p w14:paraId="2C487101" w14:textId="4BD25128" w:rsidR="005054FD" w:rsidRDefault="005054FD" w:rsidP="00F16C76">
      <w:pPr>
        <w:ind w:left="720" w:hanging="720"/>
        <w:rPr>
          <w:ins w:id="190" w:author="McCauley, Erin" w:date="2026-06-29T13:19:00Z" w16du:dateUtc="2026-06-29T19:19:00Z"/>
        </w:rPr>
        <w:pPrChange w:id="191" w:author="McCauley, Erin" w:date="2026-06-29T13:20:00Z" w16du:dateUtc="2026-06-29T19:20:00Z">
          <w:pPr/>
        </w:pPrChange>
      </w:pPr>
      <w:ins w:id="192" w:author="McCauley, Erin" w:date="2026-06-29T13:16:00Z" w16du:dateUtc="2026-06-29T19:16:00Z">
        <w:r>
          <w:t xml:space="preserve">C. </w:t>
        </w:r>
        <w:r>
          <w:tab/>
          <w:t xml:space="preserve">Service of a subpoena may be made by a sheriff, a deputy sheriff, or any other </w:t>
        </w:r>
      </w:ins>
      <w:ins w:id="193" w:author="McCauley, Erin" w:date="2026-06-29T13:55:00Z" w16du:dateUtc="2026-06-29T19:55:00Z">
        <w:r w:rsidR="00A96A2A">
          <w:t>P</w:t>
        </w:r>
      </w:ins>
      <w:ins w:id="194" w:author="McCauley, Erin" w:date="2026-06-29T13:17:00Z" w16du:dateUtc="2026-06-29T19:17:00Z">
        <w:r>
          <w:t xml:space="preserve">erson who is at least eighteen years of age and not interested in the proceeding.  Service shall be made by delivering a copy of the subpoena to the </w:t>
        </w:r>
      </w:ins>
      <w:ins w:id="195" w:author="McCauley, Erin" w:date="2026-06-29T13:55:00Z" w16du:dateUtc="2026-06-29T19:55:00Z">
        <w:r w:rsidR="00A96A2A">
          <w:t>P</w:t>
        </w:r>
      </w:ins>
      <w:ins w:id="196" w:author="McCauley, Erin" w:date="2026-06-29T13:17:00Z" w16du:dateUtc="2026-06-29T19:17:00Z">
        <w:r>
          <w:t>erson named not later than forty-eight</w:t>
        </w:r>
      </w:ins>
      <w:ins w:id="197" w:author="McCauley, Erin" w:date="2026-06-29T13:51:00Z" w16du:dateUtc="2026-06-29T19:51:00Z">
        <w:r w:rsidR="0020657E">
          <w:t xml:space="preserve"> (48)</w:t>
        </w:r>
      </w:ins>
      <w:ins w:id="198" w:author="McCauley, Erin" w:date="2026-06-29T13:17:00Z" w16du:dateUtc="2026-06-29T19:17:00Z">
        <w:r>
          <w:t xml:space="preserve"> hours bef</w:t>
        </w:r>
      </w:ins>
      <w:ins w:id="199" w:author="McCauley, Erin" w:date="2026-06-29T13:18:00Z" w16du:dateUtc="2026-06-29T19:18:00Z">
        <w:r>
          <w:t>ore the time specified for appearance in such subpoena unless, for good cause shown, the Administrator authorizes service within such forty-eight</w:t>
        </w:r>
      </w:ins>
      <w:ins w:id="200" w:author="McCauley, Erin" w:date="2026-06-29T13:51:00Z" w16du:dateUtc="2026-06-29T19:51:00Z">
        <w:r w:rsidR="0020657E">
          <w:t xml:space="preserve"> (48) </w:t>
        </w:r>
      </w:ins>
      <w:ins w:id="201" w:author="McCauley, Erin" w:date="2026-06-29T13:18:00Z" w16du:dateUtc="2026-06-29T19:18:00Z">
        <w:r>
          <w:t xml:space="preserve">hour period.  The amount of fees for attendance </w:t>
        </w:r>
      </w:ins>
      <w:ins w:id="202" w:author="McCauley, Erin" w:date="2026-06-29T13:19:00Z" w16du:dateUtc="2026-06-29T19:19:00Z">
        <w:r>
          <w:t>and mileage</w:t>
        </w:r>
        <w:r w:rsidR="00F16C76">
          <w:t xml:space="preserve"> shall be the same as that allowed by law for </w:t>
        </w:r>
        <w:proofErr w:type="gramStart"/>
        <w:r w:rsidR="00F16C76">
          <w:t>witness</w:t>
        </w:r>
        <w:proofErr w:type="gramEnd"/>
        <w:r w:rsidR="00F16C76">
          <w:t xml:space="preserve"> in civil cases and shall be paid after the witness is discharged from attendance. </w:t>
        </w:r>
      </w:ins>
    </w:p>
    <w:p w14:paraId="450C9EFA" w14:textId="43A39373" w:rsidR="00F16C76" w:rsidRDefault="00F16C76" w:rsidP="005054FD">
      <w:pPr>
        <w:rPr>
          <w:ins w:id="203" w:author="McCauley, Erin" w:date="2026-06-29T13:20:00Z" w16du:dateUtc="2026-06-29T19:20:00Z"/>
        </w:rPr>
      </w:pPr>
      <w:ins w:id="204" w:author="McCauley, Erin" w:date="2026-06-29T13:19:00Z" w16du:dateUtc="2026-06-29T19:19:00Z">
        <w:r>
          <w:t xml:space="preserve">D. </w:t>
        </w:r>
        <w:r>
          <w:tab/>
        </w:r>
      </w:ins>
      <w:ins w:id="205" w:author="McCauley, Erin" w:date="2026-06-29T13:20:00Z" w16du:dateUtc="2026-06-29T19:20:00Z">
        <w:r>
          <w:t>The Administrator has the authority to issue subpoenas upon his or her own initiative.</w:t>
        </w:r>
      </w:ins>
    </w:p>
    <w:p w14:paraId="5B0448A9" w14:textId="2A2539AD" w:rsidR="004A5686" w:rsidRDefault="004A5686" w:rsidP="004A5686">
      <w:pPr>
        <w:pStyle w:val="Heading2"/>
        <w:rPr>
          <w:ins w:id="206" w:author="McCauley, Erin" w:date="2026-06-29T13:20:00Z" w16du:dateUtc="2026-06-29T19:20:00Z"/>
        </w:rPr>
      </w:pPr>
      <w:ins w:id="207" w:author="McCauley, Erin" w:date="2026-06-29T13:20:00Z" w16du:dateUtc="2026-06-29T19:20:00Z">
        <w:r>
          <w:t>1.6.18</w:t>
        </w:r>
        <w:r>
          <w:tab/>
          <w:t>Interest and Penalty for Failure to Report or Remit</w:t>
        </w:r>
      </w:ins>
    </w:p>
    <w:p w14:paraId="5E72259A" w14:textId="4F9C122F" w:rsidR="004A5686" w:rsidRPr="004A5686" w:rsidRDefault="004A5686" w:rsidP="004A5686">
      <w:pPr>
        <w:ind w:left="720" w:hanging="720"/>
      </w:pPr>
      <w:ins w:id="208" w:author="McCauley, Erin" w:date="2026-06-29T13:21:00Z" w16du:dateUtc="2026-06-29T19:21:00Z">
        <w:r>
          <w:tab/>
          <w:t xml:space="preserve">A </w:t>
        </w:r>
      </w:ins>
      <w:ins w:id="209" w:author="McCauley, Erin" w:date="2026-06-29T13:51:00Z" w16du:dateUtc="2026-06-29T19:51:00Z">
        <w:r w:rsidR="001A160D">
          <w:t>H</w:t>
        </w:r>
      </w:ins>
      <w:ins w:id="210" w:author="McCauley, Erin" w:date="2026-06-29T13:21:00Z" w16du:dateUtc="2026-06-29T19:21:00Z">
        <w:r>
          <w:t xml:space="preserve">older failing to report, pay, or deliver property within the timeline specified in the Act may be subject to interest payments from the date the property should have been reported, paid, or remitted.  Holders may also be subject to </w:t>
        </w:r>
      </w:ins>
      <w:ins w:id="211" w:author="McCauley, Erin" w:date="2026-06-29T13:22:00Z" w16du:dateUtc="2026-06-29T19:22:00Z">
        <w:r>
          <w:t xml:space="preserve">a civil penalty of </w:t>
        </w:r>
      </w:ins>
      <w:ins w:id="212" w:author="McCauley, Erin" w:date="2026-06-29T13:23:00Z" w16du:dateUtc="2026-06-29T19:23:00Z">
        <w:r>
          <w:t>two hundred</w:t>
        </w:r>
      </w:ins>
      <w:ins w:id="213" w:author="McCauley, Erin" w:date="2026-06-29T13:22:00Z" w16du:dateUtc="2026-06-29T19:22:00Z">
        <w:r>
          <w:t xml:space="preserve"> dollars </w:t>
        </w:r>
        <w:r>
          <w:t>($200)</w:t>
        </w:r>
        <w:r>
          <w:t xml:space="preserve"> for each day the duty is not performed, up to a maximum of two</w:t>
        </w:r>
      </w:ins>
      <w:ins w:id="214" w:author="McCauley, Erin" w:date="2026-06-29T13:23:00Z" w16du:dateUtc="2026-06-29T19:23:00Z">
        <w:r>
          <w:t xml:space="preserve"> </w:t>
        </w:r>
      </w:ins>
      <w:ins w:id="215" w:author="McCauley, Erin" w:date="2026-06-29T13:22:00Z" w16du:dateUtc="2026-06-29T19:22:00Z">
        <w:r>
          <w:t>thousand dollar</w:t>
        </w:r>
      </w:ins>
      <w:ins w:id="216" w:author="McCauley, Erin" w:date="2026-06-29T13:23:00Z" w16du:dateUtc="2026-06-29T19:23:00Z">
        <w:r>
          <w:t xml:space="preserve">s ($2,000).  Such penalty and interest payments must be remitted with the Holder’s past-due report.  Interest and penalty for failure to act </w:t>
        </w:r>
      </w:ins>
      <w:ins w:id="217" w:author="McCauley, Erin" w:date="2026-06-29T13:24:00Z" w16du:dateUtc="2026-06-29T19:24:00Z">
        <w:r>
          <w:t xml:space="preserve">in a timely manner is pursuant to 38-13-1204, C.R.S. of the Act. </w:t>
        </w:r>
      </w:ins>
    </w:p>
    <w:sectPr w:rsidR="004A5686" w:rsidRPr="004A5686" w:rsidSect="008F6923">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A9E2" w14:textId="77777777" w:rsidR="00346257" w:rsidRDefault="00346257" w:rsidP="008F6923">
      <w:pPr>
        <w:spacing w:after="0" w:line="240" w:lineRule="auto"/>
      </w:pPr>
      <w:r>
        <w:separator/>
      </w:r>
    </w:p>
  </w:endnote>
  <w:endnote w:type="continuationSeparator" w:id="0">
    <w:p w14:paraId="05EA5029" w14:textId="77777777" w:rsidR="00346257" w:rsidRDefault="00346257" w:rsidP="008F6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422116"/>
      <w:docPartObj>
        <w:docPartGallery w:val="Page Numbers (Bottom of Page)"/>
        <w:docPartUnique/>
      </w:docPartObj>
    </w:sdtPr>
    <w:sdtEndPr>
      <w:rPr>
        <w:b/>
        <w:bCs/>
        <w:noProof/>
      </w:rPr>
    </w:sdtEndPr>
    <w:sdtContent>
      <w:p w14:paraId="0CF11ACF" w14:textId="5A346AF4" w:rsidR="008F6923" w:rsidRPr="008F6923" w:rsidRDefault="008F6923">
        <w:pPr>
          <w:pStyle w:val="Footer"/>
          <w:jc w:val="right"/>
          <w:rPr>
            <w:b/>
            <w:bCs/>
          </w:rPr>
        </w:pPr>
        <w:r>
          <w:rPr>
            <w:b/>
            <w:bCs/>
            <w:noProof/>
          </w:rPr>
          <mc:AlternateContent>
            <mc:Choice Requires="wps">
              <w:drawing>
                <wp:anchor distT="0" distB="0" distL="114300" distR="114300" simplePos="0" relativeHeight="251662336" behindDoc="0" locked="0" layoutInCell="1" allowOverlap="1" wp14:anchorId="27F7F121" wp14:editId="0FAFC72E">
                  <wp:simplePos x="0" y="0"/>
                  <wp:positionH relativeFrom="column">
                    <wp:posOffset>0</wp:posOffset>
                  </wp:positionH>
                  <wp:positionV relativeFrom="paragraph">
                    <wp:posOffset>-26072</wp:posOffset>
                  </wp:positionV>
                  <wp:extent cx="5948082" cy="0"/>
                  <wp:effectExtent l="0" t="0" r="0" b="0"/>
                  <wp:wrapNone/>
                  <wp:docPr id="50515941" name="Straight Connector 3"/>
                  <wp:cNvGraphicFramePr/>
                  <a:graphic xmlns:a="http://schemas.openxmlformats.org/drawingml/2006/main">
                    <a:graphicData uri="http://schemas.microsoft.com/office/word/2010/wordprocessingShape">
                      <wps:wsp>
                        <wps:cNvCnPr/>
                        <wps:spPr>
                          <a:xfrm>
                            <a:off x="0" y="0"/>
                            <a:ext cx="59480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0B3C0B"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05pt" to="468.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" strokecolor="black [3213]" strokeweight="1pt">
                  <v:stroke joinstyle="miter"/>
                </v:line>
              </w:pict>
            </mc:Fallback>
          </mc:AlternateContent>
        </w:r>
        <w:r w:rsidRPr="008F6923">
          <w:rPr>
            <w:b/>
            <w:bCs/>
          </w:rPr>
          <w:fldChar w:fldCharType="begin"/>
        </w:r>
        <w:r w:rsidRPr="008F6923">
          <w:rPr>
            <w:b/>
            <w:bCs/>
          </w:rPr>
          <w:instrText xml:space="preserve"> PAGE   \* MERGEFORMAT </w:instrText>
        </w:r>
        <w:r w:rsidRPr="008F6923">
          <w:rPr>
            <w:b/>
            <w:bCs/>
          </w:rPr>
          <w:fldChar w:fldCharType="separate"/>
        </w:r>
        <w:r w:rsidRPr="008F6923">
          <w:rPr>
            <w:b/>
            <w:bCs/>
            <w:noProof/>
          </w:rPr>
          <w:t>2</w:t>
        </w:r>
        <w:r w:rsidRPr="008F6923">
          <w:rPr>
            <w:b/>
            <w:bCs/>
            <w:noProof/>
          </w:rPr>
          <w:fldChar w:fldCharType="end"/>
        </w:r>
      </w:p>
    </w:sdtContent>
  </w:sdt>
  <w:p w14:paraId="3AAF7E89" w14:textId="77777777" w:rsidR="008F6923" w:rsidRDefault="008F6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18" w:author="McCauley, Erin" w:date="2026-06-29T13:59:00Z"/>
  <w:sdt>
    <w:sdtPr>
      <w:id w:val="-1746097475"/>
      <w:docPartObj>
        <w:docPartGallery w:val="Page Numbers (Bottom of Page)"/>
        <w:docPartUnique/>
      </w:docPartObj>
    </w:sdtPr>
    <w:sdtEndPr>
      <w:rPr>
        <w:noProof/>
      </w:rPr>
    </w:sdtEndPr>
    <w:sdtContent>
      <w:customXmlInsRangeEnd w:id="218"/>
      <w:p w14:paraId="3FFE061C" w14:textId="60B27DBF" w:rsidR="00E079E6" w:rsidRDefault="00E079E6">
        <w:pPr>
          <w:pStyle w:val="Footer"/>
          <w:jc w:val="right"/>
          <w:rPr>
            <w:ins w:id="219" w:author="McCauley, Erin" w:date="2026-06-29T13:59:00Z" w16du:dateUtc="2026-06-29T19:59:00Z"/>
          </w:rPr>
        </w:pPr>
        <w:ins w:id="220" w:author="McCauley, Erin" w:date="2026-06-29T14:00:00Z" w16du:dateUtc="2026-06-29T20:00:00Z">
          <w:r>
            <w:rPr>
              <w:b/>
              <w:bCs/>
              <w:noProof/>
            </w:rPr>
            <mc:AlternateContent>
              <mc:Choice Requires="wps">
                <w:drawing>
                  <wp:anchor distT="0" distB="0" distL="114300" distR="114300" simplePos="0" relativeHeight="251664384" behindDoc="0" locked="0" layoutInCell="1" allowOverlap="1" wp14:anchorId="3A8EE094" wp14:editId="6FD995CE">
                    <wp:simplePos x="0" y="0"/>
                    <wp:positionH relativeFrom="column">
                      <wp:posOffset>0</wp:posOffset>
                    </wp:positionH>
                    <wp:positionV relativeFrom="paragraph">
                      <wp:posOffset>-45027</wp:posOffset>
                    </wp:positionV>
                    <wp:extent cx="5948082" cy="0"/>
                    <wp:effectExtent l="0" t="0" r="0" b="0"/>
                    <wp:wrapNone/>
                    <wp:docPr id="708217782" name="Straight Connector 3"/>
                    <wp:cNvGraphicFramePr/>
                    <a:graphic xmlns:a="http://schemas.openxmlformats.org/drawingml/2006/main">
                      <a:graphicData uri="http://schemas.microsoft.com/office/word/2010/wordprocessingShape">
                        <wps:wsp>
                          <wps:cNvCnPr/>
                          <wps:spPr>
                            <a:xfrm>
                              <a:off x="0" y="0"/>
                              <a:ext cx="59480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B1A120"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55pt" to="468.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" strokecolor="black [3213]" strokeweight="1pt">
                    <v:stroke joinstyle="miter"/>
                  </v:line>
                </w:pict>
              </mc:Fallback>
            </mc:AlternateContent>
          </w:r>
        </w:ins>
        <w:ins w:id="221" w:author="McCauley, Erin" w:date="2026-06-29T13:59:00Z" w16du:dateUtc="2026-06-29T19:59:00Z">
          <w:r w:rsidRPr="00E079E6">
            <w:rPr>
              <w:b/>
              <w:bCs/>
              <w:rPrChange w:id="222" w:author="McCauley, Erin" w:date="2026-06-29T13:59:00Z" w16du:dateUtc="2026-06-29T19:59:00Z">
                <w:rPr/>
              </w:rPrChange>
            </w:rPr>
            <w:fldChar w:fldCharType="begin"/>
          </w:r>
          <w:r w:rsidRPr="00E079E6">
            <w:rPr>
              <w:b/>
              <w:bCs/>
              <w:rPrChange w:id="223" w:author="McCauley, Erin" w:date="2026-06-29T13:59:00Z" w16du:dateUtc="2026-06-29T19:59:00Z">
                <w:rPr/>
              </w:rPrChange>
            </w:rPr>
            <w:instrText xml:space="preserve"> PAGE   \* MERGEFORMAT </w:instrText>
          </w:r>
          <w:r w:rsidRPr="00E079E6">
            <w:rPr>
              <w:b/>
              <w:bCs/>
              <w:rPrChange w:id="224" w:author="McCauley, Erin" w:date="2026-06-29T13:59:00Z" w16du:dateUtc="2026-06-29T19:59:00Z">
                <w:rPr/>
              </w:rPrChange>
            </w:rPr>
            <w:fldChar w:fldCharType="separate"/>
          </w:r>
          <w:r w:rsidRPr="00E079E6">
            <w:rPr>
              <w:b/>
              <w:bCs/>
              <w:noProof/>
              <w:rPrChange w:id="225" w:author="McCauley, Erin" w:date="2026-06-29T13:59:00Z" w16du:dateUtc="2026-06-29T19:59:00Z">
                <w:rPr>
                  <w:noProof/>
                </w:rPr>
              </w:rPrChange>
            </w:rPr>
            <w:t>2</w:t>
          </w:r>
          <w:r w:rsidRPr="00E079E6">
            <w:rPr>
              <w:b/>
              <w:bCs/>
              <w:noProof/>
              <w:rPrChange w:id="226" w:author="McCauley, Erin" w:date="2026-06-29T13:59:00Z" w16du:dateUtc="2026-06-29T19:59:00Z">
                <w:rPr>
                  <w:noProof/>
                </w:rPr>
              </w:rPrChange>
            </w:rPr>
            <w:fldChar w:fldCharType="end"/>
          </w:r>
        </w:ins>
      </w:p>
      <w:customXmlInsRangeStart w:id="227" w:author="McCauley, Erin" w:date="2026-06-29T13:59:00Z"/>
    </w:sdtContent>
  </w:sdt>
  <w:customXmlInsRangeEnd w:id="227"/>
  <w:p w14:paraId="30EA05B3" w14:textId="3F1266C9" w:rsidR="00E079E6" w:rsidRDefault="00E07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AE23" w14:textId="77777777" w:rsidR="00346257" w:rsidRDefault="00346257" w:rsidP="008F6923">
      <w:pPr>
        <w:spacing w:after="0" w:line="240" w:lineRule="auto"/>
      </w:pPr>
      <w:r>
        <w:separator/>
      </w:r>
    </w:p>
  </w:footnote>
  <w:footnote w:type="continuationSeparator" w:id="0">
    <w:p w14:paraId="56213755" w14:textId="77777777" w:rsidR="00346257" w:rsidRDefault="00346257" w:rsidP="008F6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D054" w14:textId="382CC5E7" w:rsidR="008F6923" w:rsidRDefault="008F6923">
    <w:pPr>
      <w:pStyle w:val="Header"/>
      <w:rPr>
        <w:b/>
        <w:bCs/>
        <w:i/>
        <w:iCs/>
        <w:sz w:val="18"/>
        <w:szCs w:val="18"/>
      </w:rPr>
    </w:pPr>
    <w:r>
      <w:rPr>
        <w:b/>
        <w:bCs/>
        <w:i/>
        <w:iCs/>
        <w:sz w:val="18"/>
        <w:szCs w:val="18"/>
      </w:rPr>
      <w:t>CODE OF COLORADO REGULATIONS</w:t>
    </w:r>
    <w:r>
      <w:rPr>
        <w:b/>
        <w:bCs/>
        <w:i/>
        <w:iCs/>
        <w:sz w:val="18"/>
        <w:szCs w:val="18"/>
      </w:rPr>
      <w:tab/>
    </w:r>
    <w:r>
      <w:rPr>
        <w:b/>
        <w:bCs/>
        <w:i/>
        <w:iCs/>
        <w:sz w:val="18"/>
        <w:szCs w:val="18"/>
      </w:rPr>
      <w:tab/>
      <w:t>8 CCR 1508-1</w:t>
    </w:r>
  </w:p>
  <w:p w14:paraId="27CFAD00" w14:textId="14459B44" w:rsidR="008F6923" w:rsidRPr="008F6923" w:rsidRDefault="008F6923">
    <w:pPr>
      <w:pStyle w:val="Header"/>
      <w:rPr>
        <w:b/>
        <w:bCs/>
        <w:i/>
        <w:iCs/>
        <w:sz w:val="18"/>
        <w:szCs w:val="18"/>
      </w:rPr>
    </w:pPr>
    <w:r>
      <w:rPr>
        <w:b/>
        <w:bCs/>
        <w:i/>
        <w:iCs/>
        <w:noProof/>
        <w:sz w:val="18"/>
        <w:szCs w:val="18"/>
      </w:rPr>
      <mc:AlternateContent>
        <mc:Choice Requires="wps">
          <w:drawing>
            <wp:anchor distT="0" distB="0" distL="114300" distR="114300" simplePos="0" relativeHeight="251661312" behindDoc="0" locked="0" layoutInCell="1" allowOverlap="1" wp14:anchorId="4D623B32" wp14:editId="0BDE6D73">
              <wp:simplePos x="0" y="0"/>
              <wp:positionH relativeFrom="column">
                <wp:posOffset>-31376</wp:posOffset>
              </wp:positionH>
              <wp:positionV relativeFrom="paragraph">
                <wp:posOffset>150943</wp:posOffset>
              </wp:positionV>
              <wp:extent cx="6073588" cy="0"/>
              <wp:effectExtent l="0" t="0" r="0" b="0"/>
              <wp:wrapNone/>
              <wp:docPr id="1217223925" name="Straight Connector 2"/>
              <wp:cNvGraphicFramePr/>
              <a:graphic xmlns:a="http://schemas.openxmlformats.org/drawingml/2006/main">
                <a:graphicData uri="http://schemas.microsoft.com/office/word/2010/wordprocessingShape">
                  <wps:wsp>
                    <wps:cNvCnPr/>
                    <wps:spPr>
                      <a:xfrm>
                        <a:off x="0" y="0"/>
                        <a:ext cx="607358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6CE96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5pt,11.9pt" to="475.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" strokecolor="black [3213]" strokeweight="1pt">
              <v:stroke joinstyle="miter"/>
            </v:line>
          </w:pict>
        </mc:Fallback>
      </mc:AlternateContent>
    </w:r>
    <w:r>
      <w:rPr>
        <w:b/>
        <w:bCs/>
        <w:i/>
        <w:iCs/>
        <w:sz w:val="18"/>
        <w:szCs w:val="18"/>
      </w:rPr>
      <w:t>State Treasurer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BA95" w14:textId="32FF3AAF" w:rsidR="008F6923" w:rsidRDefault="008F6923">
    <w:pPr>
      <w:pStyle w:val="Header"/>
    </w:pPr>
    <w:r>
      <w:rPr>
        <w:noProof/>
      </w:rPr>
      <mc:AlternateContent>
        <mc:Choice Requires="wps">
          <w:drawing>
            <wp:anchor distT="45720" distB="45720" distL="114300" distR="114300" simplePos="0" relativeHeight="251660288" behindDoc="0" locked="0" layoutInCell="1" allowOverlap="1" wp14:anchorId="794B953F" wp14:editId="1F926E31">
              <wp:simplePos x="0" y="0"/>
              <wp:positionH relativeFrom="column">
                <wp:posOffset>-386080</wp:posOffset>
              </wp:positionH>
              <wp:positionV relativeFrom="paragraph">
                <wp:posOffset>-404906</wp:posOffset>
              </wp:positionV>
              <wp:extent cx="236093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3392F93" w14:textId="77777777" w:rsidR="008F6923" w:rsidRDefault="008F6923" w:rsidP="008F6923">
                          <w:pPr>
                            <w:spacing w:after="0"/>
                            <w:rPr>
                              <w:sz w:val="17"/>
                              <w:szCs w:val="17"/>
                            </w:rPr>
                          </w:pPr>
                          <w:r w:rsidRPr="008F6923">
                            <w:rPr>
                              <w:sz w:val="17"/>
                              <w:szCs w:val="17"/>
                            </w:rPr>
                            <w:t>Code of Colorado Regulations</w:t>
                          </w:r>
                        </w:p>
                        <w:p w14:paraId="63E2E39B" w14:textId="77777777" w:rsidR="008F6923" w:rsidRDefault="008F6923" w:rsidP="008F6923">
                          <w:pPr>
                            <w:spacing w:after="0"/>
                            <w:rPr>
                              <w:sz w:val="17"/>
                              <w:szCs w:val="17"/>
                            </w:rPr>
                          </w:pPr>
                          <w:r>
                            <w:rPr>
                              <w:sz w:val="17"/>
                              <w:szCs w:val="17"/>
                            </w:rPr>
                            <w:t xml:space="preserve">Secretary of </w:t>
                          </w:r>
                          <w:r w:rsidRPr="008F6923">
                            <w:rPr>
                              <w:sz w:val="17"/>
                              <w:szCs w:val="17"/>
                            </w:rPr>
                            <w:t>State</w:t>
                          </w:r>
                        </w:p>
                        <w:p w14:paraId="12429CE9" w14:textId="77777777" w:rsidR="008F6923" w:rsidRPr="008F6923" w:rsidRDefault="008F6923" w:rsidP="008F6923">
                          <w:pPr>
                            <w:spacing w:after="0"/>
                            <w:rPr>
                              <w:sz w:val="17"/>
                              <w:szCs w:val="17"/>
                            </w:rPr>
                          </w:pPr>
                          <w:r w:rsidRPr="008F6923">
                            <w:rPr>
                              <w:sz w:val="17"/>
                              <w:szCs w:val="17"/>
                            </w:rPr>
                            <w:t>State of Colorado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94B953F" id="_x0000_t202" coordsize="21600,21600" o:spt="202" path="m,l,21600r21600,l21600,xe">
              <v:stroke joinstyle="miter"/>
              <v:path gradientshapeok="t" o:connecttype="rect"/>
            </v:shapetype>
            <v:shape id="Text Box 2" o:spid="_x0000_s1026" type="#_x0000_t202" style="position:absolute;margin-left:-30.4pt;margin-top:-31.9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" filled="f" stroked="f">
              <v:textbox style="mso-fit-shape-to-text:t">
                <w:txbxContent>
                  <w:p w14:paraId="23392F93" w14:textId="77777777" w:rsidR="008F6923" w:rsidRDefault="008F6923" w:rsidP="008F6923">
                    <w:pPr>
                      <w:spacing w:after="0"/>
                      <w:rPr>
                        <w:sz w:val="17"/>
                        <w:szCs w:val="17"/>
                      </w:rPr>
                    </w:pPr>
                    <w:r w:rsidRPr="008F6923">
                      <w:rPr>
                        <w:sz w:val="17"/>
                        <w:szCs w:val="17"/>
                      </w:rPr>
                      <w:t>Code of Colorado Regulations</w:t>
                    </w:r>
                  </w:p>
                  <w:p w14:paraId="63E2E39B" w14:textId="77777777" w:rsidR="008F6923" w:rsidRDefault="008F6923" w:rsidP="008F6923">
                    <w:pPr>
                      <w:spacing w:after="0"/>
                      <w:rPr>
                        <w:sz w:val="17"/>
                        <w:szCs w:val="17"/>
                      </w:rPr>
                    </w:pPr>
                    <w:r>
                      <w:rPr>
                        <w:sz w:val="17"/>
                        <w:szCs w:val="17"/>
                      </w:rPr>
                      <w:t xml:space="preserve">Secretary of </w:t>
                    </w:r>
                    <w:r w:rsidRPr="008F6923">
                      <w:rPr>
                        <w:sz w:val="17"/>
                        <w:szCs w:val="17"/>
                      </w:rPr>
                      <w:t>State</w:t>
                    </w:r>
                  </w:p>
                  <w:p w14:paraId="12429CE9" w14:textId="77777777" w:rsidR="008F6923" w:rsidRPr="008F6923" w:rsidRDefault="008F6923" w:rsidP="008F6923">
                    <w:pPr>
                      <w:spacing w:after="0"/>
                      <w:rPr>
                        <w:sz w:val="17"/>
                        <w:szCs w:val="17"/>
                      </w:rPr>
                    </w:pPr>
                    <w:r w:rsidRPr="008F6923">
                      <w:rPr>
                        <w:sz w:val="17"/>
                        <w:szCs w:val="17"/>
                      </w:rPr>
                      <w:t>State of Colorado</w:t>
                    </w:r>
                  </w:p>
                </w:txbxContent>
              </v:textbox>
              <w10:wrap type="square"/>
            </v:shape>
          </w:pict>
        </mc:Fallback>
      </mc:AlternateContent>
    </w:r>
    <w:r>
      <w:rPr>
        <w:noProof/>
        <w:sz w:val="17"/>
      </w:rPr>
      <w:drawing>
        <wp:anchor distT="0" distB="0" distL="0" distR="0" simplePos="0" relativeHeight="251659264" behindDoc="0" locked="0" layoutInCell="1" allowOverlap="1" wp14:anchorId="7358E3CB" wp14:editId="7AC9FA0E">
          <wp:simplePos x="0" y="0"/>
          <wp:positionH relativeFrom="page">
            <wp:posOffset>57785</wp:posOffset>
          </wp:positionH>
          <wp:positionV relativeFrom="paragraph">
            <wp:posOffset>-394335</wp:posOffset>
          </wp:positionV>
          <wp:extent cx="556895" cy="506730"/>
          <wp:effectExtent l="0" t="0" r="0" b="0"/>
          <wp:wrapNone/>
          <wp:docPr id="3" name="Imag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extLst>
                      <a:ext uri="{C183D7F6-B498-43B3-948B-1728B52AA6E4}">
                        <adec:decorative xmlns:adec="http://schemas.microsoft.com/office/drawing/2017/decorative" val="1"/>
                      </a:ext>
                    </a:extLst>
                  </pic:cNvPr>
                  <pic:cNvPicPr/>
                </pic:nvPicPr>
                <pic:blipFill>
                  <a:blip r:embed="rId1" cstate="print"/>
                  <a:stretch>
                    <a:fillRect/>
                  </a:stretch>
                </pic:blipFill>
                <pic:spPr>
                  <a:xfrm>
                    <a:off x="0" y="0"/>
                    <a:ext cx="556895" cy="5067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E1202"/>
    <w:multiLevelType w:val="hybridMultilevel"/>
    <w:tmpl w:val="FF0636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E5077"/>
    <w:multiLevelType w:val="multilevel"/>
    <w:tmpl w:val="97CE2F30"/>
    <w:lvl w:ilvl="0">
      <w:start w:val="1"/>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D41657"/>
    <w:multiLevelType w:val="hybridMultilevel"/>
    <w:tmpl w:val="220A2662"/>
    <w:lvl w:ilvl="0" w:tplc="FFFFFFFF">
      <w:start w:val="1"/>
      <w:numFmt w:val="upperLetter"/>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556A48"/>
    <w:multiLevelType w:val="hybridMultilevel"/>
    <w:tmpl w:val="3F62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392269"/>
    <w:multiLevelType w:val="hybridMultilevel"/>
    <w:tmpl w:val="220A2662"/>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D45176"/>
    <w:multiLevelType w:val="hybridMultilevel"/>
    <w:tmpl w:val="05A6F2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004610">
    <w:abstractNumId w:val="1"/>
  </w:num>
  <w:num w:numId="2" w16cid:durableId="1264924211">
    <w:abstractNumId w:val="5"/>
  </w:num>
  <w:num w:numId="3" w16cid:durableId="2084184156">
    <w:abstractNumId w:val="3"/>
  </w:num>
  <w:num w:numId="4" w16cid:durableId="1860315371">
    <w:abstractNumId w:val="0"/>
  </w:num>
  <w:num w:numId="5" w16cid:durableId="673646498">
    <w:abstractNumId w:val="4"/>
  </w:num>
  <w:num w:numId="6" w16cid:durableId="11312915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Cauley, Erin">
    <w15:presenceInfo w15:providerId="AD" w15:userId="S::mccaulee@cst.state.co.us::3e04ea5a-00ea-42f6-8767-8c500002fe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55"/>
    <w:rsid w:val="00040C1F"/>
    <w:rsid w:val="000458E7"/>
    <w:rsid w:val="000C5FBA"/>
    <w:rsid w:val="000C63A0"/>
    <w:rsid w:val="00105702"/>
    <w:rsid w:val="00126FD8"/>
    <w:rsid w:val="00175A2E"/>
    <w:rsid w:val="001A160D"/>
    <w:rsid w:val="001C35F4"/>
    <w:rsid w:val="0020657E"/>
    <w:rsid w:val="00240A16"/>
    <w:rsid w:val="002517E6"/>
    <w:rsid w:val="00252E42"/>
    <w:rsid w:val="00281A99"/>
    <w:rsid w:val="002B4AF7"/>
    <w:rsid w:val="002B4B6E"/>
    <w:rsid w:val="002F1078"/>
    <w:rsid w:val="00304A18"/>
    <w:rsid w:val="00330464"/>
    <w:rsid w:val="00344455"/>
    <w:rsid w:val="00346257"/>
    <w:rsid w:val="00347200"/>
    <w:rsid w:val="00356911"/>
    <w:rsid w:val="00412B82"/>
    <w:rsid w:val="004838BD"/>
    <w:rsid w:val="004A5686"/>
    <w:rsid w:val="004E5D61"/>
    <w:rsid w:val="005054FD"/>
    <w:rsid w:val="005425B6"/>
    <w:rsid w:val="005470D4"/>
    <w:rsid w:val="00567A8F"/>
    <w:rsid w:val="0057280E"/>
    <w:rsid w:val="00622C13"/>
    <w:rsid w:val="00713AB1"/>
    <w:rsid w:val="00790BDD"/>
    <w:rsid w:val="007B238F"/>
    <w:rsid w:val="007F3ED5"/>
    <w:rsid w:val="00893EDA"/>
    <w:rsid w:val="008C3052"/>
    <w:rsid w:val="008F1158"/>
    <w:rsid w:val="008F6923"/>
    <w:rsid w:val="00910533"/>
    <w:rsid w:val="009314C5"/>
    <w:rsid w:val="00955226"/>
    <w:rsid w:val="00962A62"/>
    <w:rsid w:val="00965837"/>
    <w:rsid w:val="00996921"/>
    <w:rsid w:val="009A241E"/>
    <w:rsid w:val="009B1CD4"/>
    <w:rsid w:val="00A9110B"/>
    <w:rsid w:val="00A9503D"/>
    <w:rsid w:val="00A96A2A"/>
    <w:rsid w:val="00B1659A"/>
    <w:rsid w:val="00B22552"/>
    <w:rsid w:val="00B34F01"/>
    <w:rsid w:val="00C318CB"/>
    <w:rsid w:val="00C70918"/>
    <w:rsid w:val="00CC2F05"/>
    <w:rsid w:val="00D12B47"/>
    <w:rsid w:val="00D210BB"/>
    <w:rsid w:val="00D46881"/>
    <w:rsid w:val="00D607A2"/>
    <w:rsid w:val="00E079E6"/>
    <w:rsid w:val="00EC58DD"/>
    <w:rsid w:val="00F04546"/>
    <w:rsid w:val="00F16C76"/>
    <w:rsid w:val="00F3554B"/>
    <w:rsid w:val="00F36CC0"/>
    <w:rsid w:val="00F44DCF"/>
    <w:rsid w:val="00F74CCE"/>
    <w:rsid w:val="00FC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F04FE"/>
  <w15:chartTrackingRefBased/>
  <w15:docId w15:val="{7DF0B81F-BC18-4D94-8CB3-FA85154BF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61"/>
    <w:rPr>
      <w:rFonts w:ascii="Arial" w:hAnsi="Arial"/>
      <w:sz w:val="20"/>
    </w:rPr>
  </w:style>
  <w:style w:type="paragraph" w:styleId="Heading1">
    <w:name w:val="heading 1"/>
    <w:basedOn w:val="Normal"/>
    <w:next w:val="Normal"/>
    <w:link w:val="Heading1Char"/>
    <w:uiPriority w:val="9"/>
    <w:qFormat/>
    <w:rsid w:val="00344455"/>
    <w:pPr>
      <w:keepNext/>
      <w:keepLines/>
      <w:spacing w:after="100" w:afterAutospacing="1" w:line="300" w:lineRule="auto"/>
      <w:jc w:val="center"/>
      <w:outlineLvl w:val="0"/>
    </w:pPr>
    <w:rPr>
      <w:rFonts w:eastAsiaTheme="majorEastAsia" w:cstheme="majorBidi"/>
      <w:b/>
      <w:sz w:val="22"/>
      <w:szCs w:val="40"/>
    </w:rPr>
  </w:style>
  <w:style w:type="paragraph" w:styleId="Heading2">
    <w:name w:val="heading 2"/>
    <w:basedOn w:val="Normal"/>
    <w:next w:val="Normal"/>
    <w:link w:val="Heading2Char"/>
    <w:uiPriority w:val="9"/>
    <w:unhideWhenUsed/>
    <w:qFormat/>
    <w:rsid w:val="001C35F4"/>
    <w:pPr>
      <w:keepNext/>
      <w:keepLines/>
      <w:spacing w:after="200" w:line="30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34445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445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445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4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455"/>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1C35F4"/>
    <w:rPr>
      <w:rFonts w:ascii="Arial" w:eastAsiaTheme="majorEastAsia" w:hAnsi="Arial" w:cstheme="majorBidi"/>
      <w:b/>
      <w:color w:val="000000" w:themeColor="text1"/>
      <w:sz w:val="20"/>
      <w:szCs w:val="32"/>
    </w:rPr>
  </w:style>
  <w:style w:type="character" w:customStyle="1" w:styleId="Heading3Char">
    <w:name w:val="Heading 3 Char"/>
    <w:basedOn w:val="DefaultParagraphFont"/>
    <w:link w:val="Heading3"/>
    <w:uiPriority w:val="9"/>
    <w:semiHidden/>
    <w:rsid w:val="0034445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445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445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4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455"/>
    <w:rPr>
      <w:rFonts w:eastAsiaTheme="majorEastAsia" w:cstheme="majorBidi"/>
      <w:color w:val="272727" w:themeColor="text1" w:themeTint="D8"/>
    </w:rPr>
  </w:style>
  <w:style w:type="paragraph" w:styleId="Title">
    <w:name w:val="Title"/>
    <w:basedOn w:val="Normal"/>
    <w:next w:val="Normal"/>
    <w:link w:val="TitleChar"/>
    <w:uiPriority w:val="10"/>
    <w:qFormat/>
    <w:rsid w:val="0034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455"/>
    <w:pPr>
      <w:spacing w:before="160"/>
      <w:jc w:val="center"/>
    </w:pPr>
    <w:rPr>
      <w:i/>
      <w:iCs/>
      <w:color w:val="404040" w:themeColor="text1" w:themeTint="BF"/>
    </w:rPr>
  </w:style>
  <w:style w:type="character" w:customStyle="1" w:styleId="QuoteChar">
    <w:name w:val="Quote Char"/>
    <w:basedOn w:val="DefaultParagraphFont"/>
    <w:link w:val="Quote"/>
    <w:uiPriority w:val="29"/>
    <w:rsid w:val="00344455"/>
    <w:rPr>
      <w:i/>
      <w:iCs/>
      <w:color w:val="404040" w:themeColor="text1" w:themeTint="BF"/>
    </w:rPr>
  </w:style>
  <w:style w:type="paragraph" w:styleId="ListParagraph">
    <w:name w:val="List Paragraph"/>
    <w:basedOn w:val="Normal"/>
    <w:uiPriority w:val="34"/>
    <w:qFormat/>
    <w:rsid w:val="00344455"/>
    <w:pPr>
      <w:ind w:left="720"/>
      <w:contextualSpacing/>
    </w:pPr>
  </w:style>
  <w:style w:type="character" w:styleId="IntenseEmphasis">
    <w:name w:val="Intense Emphasis"/>
    <w:basedOn w:val="DefaultParagraphFont"/>
    <w:uiPriority w:val="21"/>
    <w:qFormat/>
    <w:rsid w:val="00344455"/>
    <w:rPr>
      <w:rFonts w:ascii="Arial" w:hAnsi="Arial"/>
      <w:i/>
      <w:iCs/>
      <w:color w:val="44546A" w:themeColor="text2"/>
      <w:sz w:val="20"/>
    </w:rPr>
  </w:style>
  <w:style w:type="paragraph" w:styleId="IntenseQuote">
    <w:name w:val="Intense Quote"/>
    <w:basedOn w:val="Normal"/>
    <w:next w:val="Normal"/>
    <w:link w:val="IntenseQuoteChar"/>
    <w:uiPriority w:val="30"/>
    <w:qFormat/>
    <w:rsid w:val="003444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4455"/>
    <w:rPr>
      <w:i/>
      <w:iCs/>
      <w:color w:val="2E74B5" w:themeColor="accent1" w:themeShade="BF"/>
    </w:rPr>
  </w:style>
  <w:style w:type="character" w:styleId="IntenseReference">
    <w:name w:val="Intense Reference"/>
    <w:basedOn w:val="DefaultParagraphFont"/>
    <w:uiPriority w:val="32"/>
    <w:qFormat/>
    <w:rsid w:val="00344455"/>
    <w:rPr>
      <w:b/>
      <w:bCs/>
      <w:smallCaps/>
      <w:color w:val="2E74B5" w:themeColor="accent1" w:themeShade="BF"/>
      <w:spacing w:val="5"/>
    </w:rPr>
  </w:style>
  <w:style w:type="paragraph" w:styleId="Header">
    <w:name w:val="header"/>
    <w:basedOn w:val="Normal"/>
    <w:link w:val="HeaderChar"/>
    <w:uiPriority w:val="99"/>
    <w:unhideWhenUsed/>
    <w:rsid w:val="008F6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923"/>
    <w:rPr>
      <w:rFonts w:ascii="Arial" w:hAnsi="Arial"/>
      <w:sz w:val="20"/>
    </w:rPr>
  </w:style>
  <w:style w:type="paragraph" w:styleId="Footer">
    <w:name w:val="footer"/>
    <w:basedOn w:val="Normal"/>
    <w:link w:val="FooterChar"/>
    <w:uiPriority w:val="99"/>
    <w:unhideWhenUsed/>
    <w:rsid w:val="008F69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923"/>
    <w:rPr>
      <w:rFonts w:ascii="Arial" w:hAnsi="Arial"/>
      <w:sz w:val="20"/>
    </w:rPr>
  </w:style>
  <w:style w:type="paragraph" w:styleId="Revision">
    <w:name w:val="Revision"/>
    <w:hidden/>
    <w:uiPriority w:val="99"/>
    <w:semiHidden/>
    <w:rsid w:val="00713AB1"/>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DCD52-BC5B-478D-B06D-996CE2D5C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10</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State of Colorado</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McCauley, Erin</dc:creator>
  <cp:keywords/>
  <dc:description/>
  <cp:lastModifiedBy>McCauley, Erin</cp:lastModifiedBy>
  <cp:revision>43</cp:revision>
  <dcterms:created xsi:type="dcterms:W3CDTF">2026-06-29T14:20:00Z</dcterms:created>
  <dcterms:modified xsi:type="dcterms:W3CDTF">2026-06-29T20:04:00Z</dcterms:modified>
</cp:coreProperties>
</file>