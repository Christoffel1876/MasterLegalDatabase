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FE60" w14:textId="16E503B9" w:rsidR="00E2214D" w:rsidRPr="001F1037" w:rsidRDefault="008A0C47" w:rsidP="00E2214D">
      <w:pPr>
        <w:pStyle w:val="Title1"/>
        <w:spacing w:before="0" w:after="240"/>
        <w:jc w:val="right"/>
      </w:pPr>
      <w:r w:rsidRPr="001F1037">
        <w:t>DORA 09/30/2026</w:t>
      </w:r>
    </w:p>
    <w:p w14:paraId="4B9C854C" w14:textId="725BEC04" w:rsidR="006A341E" w:rsidRPr="001F1037" w:rsidRDefault="008A0C47" w:rsidP="00991E7A">
      <w:pPr>
        <w:pStyle w:val="Heading1"/>
      </w:pPr>
      <w:r w:rsidRPr="001F1037">
        <w:t xml:space="preserve">FINAL REGULATIONS - </w:t>
      </w:r>
      <w:r w:rsidR="006A341E" w:rsidRPr="001F1037">
        <w:t xml:space="preserve">CHAPTER </w:t>
      </w:r>
      <w:r w:rsidR="00556763" w:rsidRPr="001F1037">
        <w:t>P-</w:t>
      </w:r>
      <w:r w:rsidR="006A341E" w:rsidRPr="001F1037">
        <w:t>7 - PASSES, PERMITS AND REGISTRATIONS</w:t>
      </w:r>
    </w:p>
    <w:p w14:paraId="1CB1ABF9" w14:textId="28390FA5" w:rsidR="008A0C47" w:rsidRPr="001F1037" w:rsidRDefault="008A0C47" w:rsidP="00991E7A">
      <w:pPr>
        <w:rPr>
          <w:b/>
        </w:rPr>
      </w:pPr>
      <w:r w:rsidRPr="00991E7A">
        <w:rPr>
          <w:b/>
          <w:bCs/>
        </w:rPr>
        <w:t>Note:</w:t>
      </w:r>
      <w:r w:rsidRPr="001F1037">
        <w:t xml:space="preserve"> Amendments to the Rules are </w:t>
      </w:r>
      <w:ins w:id="0" w:author="Hernandez, Hilary" w:date="2025-08-06T12:18:00Z">
        <w:r w:rsidRPr="001F1037">
          <w:t xml:space="preserve">added in red text </w:t>
        </w:r>
      </w:ins>
      <w:r w:rsidRPr="001F1037">
        <w:t xml:space="preserve">and </w:t>
      </w:r>
      <w:ins w:id="1" w:author="Hernandez, Hilary" w:date="2025-08-06T12:18:00Z">
        <w:r w:rsidRPr="001F1037">
          <w:t>del</w:t>
        </w:r>
      </w:ins>
      <w:ins w:id="2" w:author="Hernandez, Hilary" w:date="2025-08-06T12:19:00Z">
        <w:r w:rsidRPr="001F1037">
          <w:t>etions are in red text with strikethrough.</w:t>
        </w:r>
      </w:ins>
    </w:p>
    <w:p w14:paraId="280E1DE8" w14:textId="54101582" w:rsidR="0099469B" w:rsidRPr="001F1037" w:rsidRDefault="0099469B" w:rsidP="00991E7A">
      <w:pPr>
        <w:pStyle w:val="Heading2"/>
      </w:pPr>
      <w:bookmarkStart w:id="3" w:name="_Toc182995021"/>
      <w:bookmarkStart w:id="4" w:name="N709"/>
      <w:bookmarkStart w:id="5" w:name="N602"/>
      <w:bookmarkStart w:id="6" w:name="N711"/>
      <w:bookmarkStart w:id="7" w:name="N714"/>
      <w:bookmarkStart w:id="8" w:name="N721"/>
      <w:r w:rsidRPr="001F1037">
        <w:t xml:space="preserve">ARTICLE I - </w:t>
      </w:r>
      <w:r w:rsidR="007A175B" w:rsidRPr="001F1037">
        <w:t>General Provisions and Fees Relating to Passes, Permits and Registrations</w:t>
      </w:r>
      <w:bookmarkEnd w:id="3"/>
    </w:p>
    <w:p w14:paraId="409E2805" w14:textId="7B1A2F02" w:rsidR="0099469B" w:rsidRPr="001F1037" w:rsidRDefault="007A175B" w:rsidP="00F2707F">
      <w:pPr>
        <w:pStyle w:val="Heading2"/>
      </w:pPr>
      <w:bookmarkStart w:id="9" w:name="_Toc182995022"/>
      <w:r w:rsidRPr="001F1037">
        <w:t>Vehicle Passes</w:t>
      </w:r>
      <w:bookmarkEnd w:id="9"/>
    </w:p>
    <w:p w14:paraId="7CC5520B" w14:textId="77777777" w:rsidR="00F04635" w:rsidRPr="001F1037" w:rsidRDefault="00F04635" w:rsidP="00F04635">
      <w:pPr>
        <w:pStyle w:val="Heading3"/>
        <w:spacing w:after="240"/>
      </w:pPr>
      <w:bookmarkStart w:id="10" w:name="_Toc182995023"/>
      <w:bookmarkStart w:id="11" w:name="N700"/>
      <w:bookmarkStart w:id="12" w:name="N702"/>
      <w:bookmarkStart w:id="13" w:name="_Toc182995026"/>
      <w:bookmarkEnd w:id="4"/>
      <w:bookmarkEnd w:id="5"/>
      <w:bookmarkEnd w:id="6"/>
      <w:r w:rsidRPr="001F1037">
        <w:t>#700 - Vehicle Pass</w:t>
      </w:r>
      <w:bookmarkEnd w:id="10"/>
    </w:p>
    <w:bookmarkEnd w:id="11"/>
    <w:p w14:paraId="38E97033" w14:textId="64BAD7A8" w:rsidR="00F04635" w:rsidRPr="001F1037" w:rsidRDefault="00F04635" w:rsidP="00004602">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Except as otherwise provided in these regulations or by Colorado Revised Statutes, no motor vehicle shall be brought onto any state recreation area or state park unless a valid parks pass issued by the Division of Parks and Wildlife (Division) or the Department of Revenue (DOR) is properly attached, displayed, or carried in the vehicle. </w:t>
      </w:r>
      <w:ins w:id="14" w:author="Hernandez, Hilary" w:date="2026-08-18T10:48:00Z">
        <w:r w:rsidR="00004602" w:rsidRPr="001F1037">
          <w:rPr>
            <w:sz w:val="20"/>
            <w:szCs w:val="20"/>
          </w:rPr>
          <w:t>Through June 8, 2027</w:t>
        </w:r>
      </w:ins>
      <w:ins w:id="15" w:author="Hernandez, Hilary" w:date="2026-09-17T14:48:00Z" w16du:dateUtc="2026-09-17T20:48:00Z">
        <w:r w:rsidR="00004602" w:rsidRPr="001F1037">
          <w:rPr>
            <w:sz w:val="20"/>
            <w:szCs w:val="20"/>
          </w:rPr>
          <w:t>,</w:t>
        </w:r>
      </w:ins>
      <w:r w:rsidR="00004602" w:rsidRPr="001F1037">
        <w:rPr>
          <w:sz w:val="20"/>
          <w:szCs w:val="20"/>
        </w:rPr>
        <w:t xml:space="preserve"> </w:t>
      </w:r>
      <w:del w:id="16" w:author="Hernandez, Hilary" w:date="2026-08-18T10:48:00Z">
        <w:r w:rsidR="00004602" w:rsidRPr="001F1037" w:rsidDel="00502825">
          <w:rPr>
            <w:sz w:val="20"/>
            <w:szCs w:val="20"/>
          </w:rPr>
          <w:delText>P</w:delText>
        </w:r>
      </w:del>
      <w:ins w:id="17" w:author="Hernandez, Hilary" w:date="2026-08-18T10:48:00Z">
        <w:r w:rsidR="00004602" w:rsidRPr="001F1037">
          <w:rPr>
            <w:sz w:val="20"/>
            <w:szCs w:val="20"/>
          </w:rPr>
          <w:t>p</w:t>
        </w:r>
      </w:ins>
      <w:r w:rsidR="00004602" w:rsidRPr="001F1037">
        <w:rPr>
          <w:sz w:val="20"/>
          <w:szCs w:val="20"/>
        </w:rPr>
        <w:t xml:space="preserve">asses that are designed to be affixed to the windshield shall be attached to the extreme lower right-hand corner of the vehicle’s windshield in a position so that the pass may be observed and identified. For an annual affixed vehicle pass, including an aspen leaf annual pass to be properly attached to a windshield, it must be permanently affixed. </w:t>
      </w:r>
      <w:ins w:id="18" w:author="Hernandez, Hilary" w:date="2026-08-18T10:49:00Z">
        <w:r w:rsidR="00004602" w:rsidRPr="001F1037">
          <w:rPr>
            <w:sz w:val="20"/>
            <w:szCs w:val="20"/>
          </w:rPr>
          <w:t>Through June 8, 2027</w:t>
        </w:r>
      </w:ins>
      <w:ins w:id="19" w:author="Hernandez, Hilary" w:date="2026-09-17T14:48:00Z" w16du:dateUtc="2026-09-17T20:48:00Z">
        <w:r w:rsidR="00004602" w:rsidRPr="001F1037">
          <w:rPr>
            <w:sz w:val="20"/>
            <w:szCs w:val="20"/>
          </w:rPr>
          <w:t>,</w:t>
        </w:r>
      </w:ins>
      <w:ins w:id="20" w:author="Hernandez, Hilary" w:date="2026-08-18T10:49:00Z">
        <w:r w:rsidR="00004602" w:rsidRPr="001F1037">
          <w:rPr>
            <w:sz w:val="20"/>
            <w:szCs w:val="20"/>
          </w:rPr>
          <w:t xml:space="preserve"> </w:t>
        </w:r>
      </w:ins>
      <w:del w:id="21" w:author="Hernandez, Hilary" w:date="2026-08-18T10:49:00Z">
        <w:r w:rsidR="00004602" w:rsidRPr="001F1037" w:rsidDel="00502825">
          <w:rPr>
            <w:sz w:val="20"/>
            <w:szCs w:val="20"/>
          </w:rPr>
          <w:delText>A</w:delText>
        </w:r>
      </w:del>
      <w:ins w:id="22" w:author="Hernandez, Hilary" w:date="2026-08-18T10:49:00Z">
        <w:r w:rsidR="00004602" w:rsidRPr="001F1037">
          <w:rPr>
            <w:sz w:val="20"/>
            <w:szCs w:val="20"/>
          </w:rPr>
          <w:t>a</w:t>
        </w:r>
      </w:ins>
      <w:r w:rsidR="00004602" w:rsidRPr="001F1037">
        <w:rPr>
          <w:sz w:val="20"/>
          <w:szCs w:val="20"/>
        </w:rPr>
        <w:t xml:space="preserve"> state parks annual transferable pass must be hung from the rear-view mirror so that the pass may be observed and identified. Any vehicle whereby a pass cannot be secured inside the passenger compartment or hung from a rear-view mirror shall be treated as a special case, but evidence of a pass shall be required on the person or in the vehicle. A vehicle that has a Keep Colorado Wild annual pass must have evidence of such on its associated DOR issued registration documents, which must be carried in the vehicle or shown in a Division sponsored mobile application.</w:t>
      </w:r>
      <w:ins w:id="23" w:author="Hernandez, Hilary" w:date="2026-08-18T10:50:00Z">
        <w:r w:rsidR="00004602" w:rsidRPr="001F1037">
          <w:rPr>
            <w:sz w:val="20"/>
            <w:szCs w:val="20"/>
          </w:rPr>
          <w:t xml:space="preserve"> After June 8, 2027</w:t>
        </w:r>
      </w:ins>
      <w:ins w:id="24" w:author="Hernandez, Hilary" w:date="2026-09-17T14:49:00Z" w16du:dateUtc="2026-09-17T20:49:00Z">
        <w:r w:rsidR="00004602" w:rsidRPr="001F1037">
          <w:rPr>
            <w:sz w:val="20"/>
            <w:szCs w:val="20"/>
          </w:rPr>
          <w:t>,</w:t>
        </w:r>
      </w:ins>
      <w:ins w:id="25" w:author="Hernandez, Hilary" w:date="2026-08-18T10:50:00Z">
        <w:r w:rsidR="00004602" w:rsidRPr="001F1037">
          <w:rPr>
            <w:sz w:val="20"/>
            <w:szCs w:val="20"/>
          </w:rPr>
          <w:t xml:space="preserve"> proof of all Division issued annual park passes must be carried in the vehicle or shown in a Divisi</w:t>
        </w:r>
      </w:ins>
      <w:ins w:id="26" w:author="Hernandez, Hilary" w:date="2026-08-18T10:51:00Z">
        <w:r w:rsidR="00004602" w:rsidRPr="001F1037">
          <w:rPr>
            <w:sz w:val="20"/>
            <w:szCs w:val="20"/>
          </w:rPr>
          <w:t>on sponsored mobile</w:t>
        </w:r>
      </w:ins>
      <w:ins w:id="27" w:author="Hernandez, Hilary" w:date="2026-09-17T14:47:00Z" w16du:dateUtc="2026-09-17T20:47:00Z">
        <w:r w:rsidR="00004602" w:rsidRPr="001F1037">
          <w:rPr>
            <w:sz w:val="20"/>
            <w:szCs w:val="20"/>
          </w:rPr>
          <w:t xml:space="preserve"> application</w:t>
        </w:r>
      </w:ins>
      <w:r w:rsidRPr="001F1037">
        <w:rPr>
          <w:sz w:val="20"/>
          <w:szCs w:val="20"/>
        </w:rPr>
        <w:t>.</w:t>
      </w:r>
    </w:p>
    <w:p w14:paraId="6E822646" w14:textId="77777777" w:rsidR="00F04635" w:rsidRPr="001F1037" w:rsidRDefault="00F04635" w:rsidP="00F04635">
      <w:pPr>
        <w:pStyle w:val="ListParagraph"/>
        <w:numPr>
          <w:ilvl w:val="1"/>
          <w:numId w:val="7"/>
        </w:numPr>
        <w:tabs>
          <w:tab w:val="left" w:pos="1440"/>
          <w:tab w:val="left" w:pos="2160"/>
        </w:tabs>
        <w:spacing w:before="200" w:after="240"/>
        <w:ind w:hanging="720"/>
        <w:jc w:val="both"/>
        <w:rPr>
          <w:sz w:val="20"/>
          <w:szCs w:val="20"/>
        </w:rPr>
      </w:pPr>
      <w:r w:rsidRPr="001F1037">
        <w:rPr>
          <w:sz w:val="20"/>
          <w:szCs w:val="20"/>
        </w:rPr>
        <w:t>As referenced in this chapter, “veteran” means a person who served in the active military, naval, or air service and who was discharged or released under conditions other than dishonorable.</w:t>
      </w:r>
    </w:p>
    <w:p w14:paraId="12032BCA" w14:textId="77777777" w:rsidR="00F04635" w:rsidRPr="001F1037" w:rsidRDefault="00F04635" w:rsidP="00F04635">
      <w:pPr>
        <w:pStyle w:val="ListParagraph"/>
        <w:numPr>
          <w:ilvl w:val="0"/>
          <w:numId w:val="6"/>
        </w:numPr>
        <w:tabs>
          <w:tab w:val="left" w:pos="720"/>
          <w:tab w:val="left" w:pos="1440"/>
          <w:tab w:val="left" w:pos="2160"/>
        </w:tabs>
        <w:spacing w:before="200" w:after="240"/>
        <w:ind w:hanging="720"/>
        <w:jc w:val="both"/>
        <w:rPr>
          <w:sz w:val="20"/>
          <w:szCs w:val="20"/>
        </w:rPr>
      </w:pPr>
      <w:r w:rsidRPr="001F1037">
        <w:rPr>
          <w:sz w:val="20"/>
          <w:szCs w:val="20"/>
        </w:rPr>
        <w:t>No vehicle pass shall be required for:</w:t>
      </w:r>
    </w:p>
    <w:p w14:paraId="1EB3AEA4"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snowmobile as defined in section 33-14-101, C.R.S.;</w:t>
      </w:r>
    </w:p>
    <w:p w14:paraId="6E3F7D47"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off-highway vehicle as defined in section 33-14.5-101(3), C.R.S.;</w:t>
      </w:r>
    </w:p>
    <w:p w14:paraId="14B5F35F"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government-owned vehicle, emergency vehicle, or law enforcement vehicle on official business;</w:t>
      </w:r>
    </w:p>
    <w:p w14:paraId="2346509D"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commercial delivery vehicle delivering goods to the park or a park concessionaire when the goods are directly related to the operation of the park or concession;</w:t>
      </w:r>
    </w:p>
    <w:p w14:paraId="5B8F6D5A"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resident’s vehicle displaying a Colorado disabled veteran’s license plate pursuant to section 42-3-213(5)(a), C.R.S. or a purple heart special license plate pursuant to section 42-3-213(2), and as provided for in section 33-12-106(1), C.R.S.;</w:t>
      </w:r>
    </w:p>
    <w:p w14:paraId="2862F920" w14:textId="77777777" w:rsidR="00F04635" w:rsidRPr="001F1037" w:rsidRDefault="00F04635" w:rsidP="00F04635">
      <w:pPr>
        <w:pStyle w:val="ListParagraph"/>
        <w:numPr>
          <w:ilvl w:val="2"/>
          <w:numId w:val="6"/>
        </w:numPr>
        <w:tabs>
          <w:tab w:val="left" w:pos="720"/>
          <w:tab w:val="left" w:pos="1440"/>
          <w:tab w:val="left" w:pos="2160"/>
        </w:tabs>
        <w:spacing w:after="240"/>
        <w:ind w:left="1440"/>
        <w:jc w:val="both"/>
        <w:rPr>
          <w:sz w:val="20"/>
          <w:szCs w:val="20"/>
        </w:rPr>
      </w:pPr>
      <w:r w:rsidRPr="001F1037">
        <w:rPr>
          <w:sz w:val="20"/>
          <w:szCs w:val="20"/>
        </w:rPr>
        <w:t>Any vehicle bringing a holder of a Columbine, Centennial, Blue Spruce, Independence, Volunteer or Military Pass issued pursuant to # 701 into a state recreation area or state park;</w:t>
      </w:r>
    </w:p>
    <w:p w14:paraId="77FC1BE2" w14:textId="77777777" w:rsidR="00F04635" w:rsidRPr="001F1037" w:rsidRDefault="00F04635" w:rsidP="00F04635">
      <w:pPr>
        <w:pStyle w:val="ListParagraph"/>
        <w:spacing w:after="240"/>
        <w:rPr>
          <w:sz w:val="20"/>
          <w:szCs w:val="20"/>
        </w:rPr>
      </w:pPr>
      <w:r w:rsidRPr="001F1037">
        <w:rPr>
          <w:sz w:val="20"/>
          <w:szCs w:val="20"/>
        </w:rPr>
        <w:t>g.</w:t>
      </w:r>
      <w:r w:rsidRPr="001F1037">
        <w:rPr>
          <w:sz w:val="20"/>
          <w:szCs w:val="20"/>
        </w:rPr>
        <w:tab/>
        <w:t>Any vehicle entering a state recreation area or state park pursuant to # 712-4;</w:t>
      </w:r>
    </w:p>
    <w:p w14:paraId="1DC6B673" w14:textId="77777777" w:rsidR="00F04635" w:rsidRPr="001F1037" w:rsidRDefault="00F04635" w:rsidP="00F04635">
      <w:pPr>
        <w:pStyle w:val="ListParagraph"/>
        <w:spacing w:after="240"/>
        <w:rPr>
          <w:sz w:val="20"/>
          <w:szCs w:val="20"/>
        </w:rPr>
      </w:pPr>
      <w:r w:rsidRPr="001F1037">
        <w:rPr>
          <w:sz w:val="20"/>
          <w:szCs w:val="20"/>
        </w:rPr>
        <w:lastRenderedPageBreak/>
        <w:t>h.</w:t>
      </w:r>
      <w:r w:rsidRPr="001F1037">
        <w:rPr>
          <w:sz w:val="20"/>
          <w:szCs w:val="20"/>
        </w:rPr>
        <w:tab/>
        <w:t>Any vehicle that is exclusively towed;</w:t>
      </w:r>
    </w:p>
    <w:p w14:paraId="6B520B4D" w14:textId="77777777" w:rsidR="00F04635" w:rsidRPr="001F1037" w:rsidRDefault="00F04635" w:rsidP="00F04635">
      <w:pPr>
        <w:pStyle w:val="ListParagraph"/>
        <w:spacing w:after="240"/>
        <w:rPr>
          <w:sz w:val="20"/>
          <w:szCs w:val="20"/>
        </w:rPr>
      </w:pPr>
      <w:r w:rsidRPr="001F1037">
        <w:rPr>
          <w:sz w:val="20"/>
          <w:szCs w:val="20"/>
        </w:rPr>
        <w:t>i.</w:t>
      </w:r>
      <w:r w:rsidRPr="001F1037">
        <w:rPr>
          <w:sz w:val="20"/>
          <w:szCs w:val="20"/>
        </w:rPr>
        <w:tab/>
        <w:t>Any vehicle occupied by a veteran or current or reserve member of any branch of the armed forces of the United States, on the State observance of Veteran’s Day.  At least one form of past or present military identification shall be presented at the Park entrance.  Acceptable forms of military identification include:</w:t>
      </w:r>
    </w:p>
    <w:p w14:paraId="45888BA6" w14:textId="77777777" w:rsidR="00F04635" w:rsidRPr="001F1037" w:rsidRDefault="00F04635" w:rsidP="00F04635">
      <w:pPr>
        <w:numPr>
          <w:ilvl w:val="0"/>
          <w:numId w:val="1"/>
        </w:numPr>
        <w:spacing w:before="0" w:after="240" w:line="259" w:lineRule="auto"/>
      </w:pPr>
      <w:r w:rsidRPr="001F1037">
        <w:t>DD214;</w:t>
      </w:r>
    </w:p>
    <w:p w14:paraId="226230C1" w14:textId="77777777" w:rsidR="00F04635" w:rsidRPr="001F1037" w:rsidRDefault="00F04635" w:rsidP="00F04635">
      <w:pPr>
        <w:numPr>
          <w:ilvl w:val="0"/>
          <w:numId w:val="1"/>
        </w:numPr>
        <w:spacing w:before="0" w:after="240" w:line="259" w:lineRule="auto"/>
      </w:pPr>
      <w:r w:rsidRPr="001F1037">
        <w:t>DD Form 2;</w:t>
      </w:r>
    </w:p>
    <w:p w14:paraId="2BF52099" w14:textId="77777777" w:rsidR="00F04635" w:rsidRPr="001F1037" w:rsidRDefault="00F04635" w:rsidP="00F04635">
      <w:pPr>
        <w:numPr>
          <w:ilvl w:val="0"/>
          <w:numId w:val="1"/>
        </w:numPr>
        <w:spacing w:before="0" w:after="240" w:line="259" w:lineRule="auto"/>
      </w:pPr>
      <w:r w:rsidRPr="001F1037">
        <w:t>DD Form 2765;</w:t>
      </w:r>
    </w:p>
    <w:p w14:paraId="75F0682B" w14:textId="77777777" w:rsidR="00F04635" w:rsidRPr="001F1037" w:rsidRDefault="00F04635" w:rsidP="00F04635">
      <w:pPr>
        <w:numPr>
          <w:ilvl w:val="0"/>
          <w:numId w:val="1"/>
        </w:numPr>
        <w:spacing w:before="0" w:after="240" w:line="259" w:lineRule="auto"/>
      </w:pPr>
      <w:r w:rsidRPr="001F1037">
        <w:t>Active, retired or veteran military identification cards;</w:t>
      </w:r>
    </w:p>
    <w:p w14:paraId="22D92A9D" w14:textId="77777777" w:rsidR="00F04635" w:rsidRPr="001F1037" w:rsidRDefault="00F04635" w:rsidP="00F04635">
      <w:pPr>
        <w:numPr>
          <w:ilvl w:val="0"/>
          <w:numId w:val="1"/>
        </w:numPr>
        <w:spacing w:before="0" w:after="240" w:line="259" w:lineRule="auto"/>
      </w:pPr>
      <w:r w:rsidRPr="001F1037">
        <w:t>A current Colorado Driver’s License or state issued identification card with the word ‘Veteran’ printed on it as specified in 42-2-303 (5)(a), C.R.S.;</w:t>
      </w:r>
    </w:p>
    <w:p w14:paraId="00449F95" w14:textId="77777777" w:rsidR="00F04635" w:rsidRPr="001F1037" w:rsidRDefault="00F04635" w:rsidP="00F04635">
      <w:pPr>
        <w:numPr>
          <w:ilvl w:val="0"/>
          <w:numId w:val="1"/>
        </w:numPr>
        <w:spacing w:before="0" w:after="240" w:line="259" w:lineRule="auto"/>
      </w:pPr>
      <w:r w:rsidRPr="001F1037">
        <w:t>VA medical card;</w:t>
      </w:r>
    </w:p>
    <w:p w14:paraId="63AAC2BC" w14:textId="77777777" w:rsidR="00F04635" w:rsidRPr="001F1037" w:rsidRDefault="00F04635" w:rsidP="00F04635">
      <w:pPr>
        <w:numPr>
          <w:ilvl w:val="0"/>
          <w:numId w:val="1"/>
        </w:numPr>
        <w:spacing w:before="0" w:after="240" w:line="259" w:lineRule="auto"/>
      </w:pPr>
      <w:r w:rsidRPr="001F1037">
        <w:t>The display of military license plates.</w:t>
      </w:r>
    </w:p>
    <w:p w14:paraId="28FD9B90" w14:textId="77777777" w:rsidR="00F04635" w:rsidRPr="001F1037" w:rsidRDefault="00F04635" w:rsidP="00F04635">
      <w:pPr>
        <w:pStyle w:val="ListParagraph"/>
        <w:spacing w:before="240" w:after="240"/>
        <w:rPr>
          <w:sz w:val="20"/>
          <w:szCs w:val="20"/>
        </w:rPr>
      </w:pPr>
      <w:r w:rsidRPr="001F1037">
        <w:rPr>
          <w:sz w:val="20"/>
          <w:szCs w:val="20"/>
        </w:rPr>
        <w:t>j.</w:t>
      </w:r>
      <w:r w:rsidRPr="001F1037">
        <w:rPr>
          <w:sz w:val="20"/>
          <w:szCs w:val="20"/>
        </w:rPr>
        <w:tab/>
        <w:t>Any Division employee, volunteer or hired contractor vehicle when such vehicle is used for the purposes of accomplishing work duties;</w:t>
      </w:r>
    </w:p>
    <w:p w14:paraId="2445AF71" w14:textId="77777777" w:rsidR="00F04635" w:rsidRPr="001F1037" w:rsidRDefault="00F04635" w:rsidP="00F04635">
      <w:pPr>
        <w:pStyle w:val="ListParagraph"/>
        <w:spacing w:before="240" w:after="240"/>
        <w:rPr>
          <w:sz w:val="20"/>
          <w:szCs w:val="20"/>
        </w:rPr>
      </w:pPr>
      <w:r w:rsidRPr="001F1037">
        <w:rPr>
          <w:sz w:val="20"/>
          <w:szCs w:val="20"/>
        </w:rPr>
        <w:t>k.</w:t>
      </w:r>
      <w:r w:rsidRPr="001F1037">
        <w:rPr>
          <w:sz w:val="20"/>
          <w:szCs w:val="20"/>
        </w:rPr>
        <w:tab/>
        <w:t>Any vehicle owned by a concession owner or employee or any contractor working for a concession when such vehicle is used for the purposes of accomplishing work duties;</w:t>
      </w:r>
    </w:p>
    <w:p w14:paraId="20684A82" w14:textId="77777777" w:rsidR="00F04635" w:rsidRPr="001F1037" w:rsidRDefault="00F04635" w:rsidP="00F04635">
      <w:pPr>
        <w:pStyle w:val="ListParagraph"/>
        <w:spacing w:before="240" w:after="240"/>
        <w:rPr>
          <w:sz w:val="20"/>
          <w:szCs w:val="20"/>
        </w:rPr>
      </w:pPr>
      <w:r w:rsidRPr="001F1037">
        <w:rPr>
          <w:sz w:val="20"/>
          <w:szCs w:val="20"/>
        </w:rPr>
        <w:t xml:space="preserve">l. </w:t>
      </w:r>
      <w:r w:rsidRPr="001F1037">
        <w:rPr>
          <w:sz w:val="20"/>
          <w:szCs w:val="20"/>
        </w:rPr>
        <w:tab/>
        <w:t xml:space="preserve">Any vehicle entering the Cameo Shooting and Education Complex. </w:t>
      </w:r>
    </w:p>
    <w:p w14:paraId="5BFF2981" w14:textId="77777777" w:rsidR="00F04635" w:rsidRPr="001F1037" w:rsidRDefault="00F04635" w:rsidP="00F04635">
      <w:pPr>
        <w:pStyle w:val="ListParagraph"/>
        <w:numPr>
          <w:ilvl w:val="0"/>
          <w:numId w:val="6"/>
        </w:numPr>
        <w:spacing w:before="240" w:after="240"/>
        <w:ind w:hanging="720"/>
        <w:rPr>
          <w:sz w:val="20"/>
          <w:szCs w:val="20"/>
        </w:rPr>
      </w:pPr>
      <w:r w:rsidRPr="001F1037">
        <w:rPr>
          <w:sz w:val="20"/>
          <w:szCs w:val="20"/>
        </w:rPr>
        <w:t>The types of annual vehicle passes available from the Division are as follows:</w:t>
      </w:r>
    </w:p>
    <w:p w14:paraId="66E81041"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An Aspen Leaf annual vehicle pass as provided for in section 33-12-103, C.R.S.; and</w:t>
      </w:r>
    </w:p>
    <w:p w14:paraId="6FC47802" w14:textId="26814971"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 xml:space="preserve">An annual </w:t>
      </w:r>
      <w:del w:id="28" w:author="Hernandez, Hilary" w:date="2026-09-17T14:49:00Z" w16du:dateUtc="2026-09-17T20:49:00Z">
        <w:r w:rsidRPr="001F1037" w:rsidDel="00004602">
          <w:rPr>
            <w:sz w:val="20"/>
            <w:szCs w:val="20"/>
          </w:rPr>
          <w:delText xml:space="preserve">affixed </w:delText>
        </w:r>
      </w:del>
      <w:r w:rsidRPr="001F1037">
        <w:rPr>
          <w:sz w:val="20"/>
          <w:szCs w:val="20"/>
        </w:rPr>
        <w:t>vehicle pass, which is available for any vehicle except passenger vans and buses operated by a commercial business, and</w:t>
      </w:r>
    </w:p>
    <w:p w14:paraId="5F3CE23B"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A state parks annual transferable pass, which can be used for any vehicle except passenger vans and buses operated by a commercial business. State parks annual transferable passes are issued to individuals, not vehicles. Only one vehicle at a time can use an annual transferable pass.</w:t>
      </w:r>
    </w:p>
    <w:p w14:paraId="3DBFD4DD" w14:textId="77777777" w:rsidR="00F04635" w:rsidRPr="001F1037" w:rsidRDefault="00F04635" w:rsidP="00F04635">
      <w:pPr>
        <w:pStyle w:val="ListParagraph"/>
        <w:numPr>
          <w:ilvl w:val="3"/>
          <w:numId w:val="6"/>
        </w:numPr>
        <w:tabs>
          <w:tab w:val="left" w:pos="720"/>
          <w:tab w:val="left" w:pos="1440"/>
          <w:tab w:val="left" w:pos="2160"/>
        </w:tabs>
        <w:spacing w:after="240"/>
        <w:ind w:left="2160" w:hanging="360"/>
        <w:rPr>
          <w:sz w:val="20"/>
          <w:szCs w:val="20"/>
        </w:rPr>
      </w:pPr>
      <w:r w:rsidRPr="001F1037">
        <w:rPr>
          <w:sz w:val="20"/>
          <w:szCs w:val="20"/>
        </w:rPr>
        <w:t>Commercial passenger vans and buses are eligible to purchase daily, but not annual, vehicle passes.</w:t>
      </w:r>
    </w:p>
    <w:p w14:paraId="0355FD8D" w14:textId="5026F840" w:rsidR="00F04635" w:rsidRPr="001F1037" w:rsidRDefault="00F04635" w:rsidP="00F04635">
      <w:pPr>
        <w:pStyle w:val="ListParagraph"/>
        <w:numPr>
          <w:ilvl w:val="3"/>
          <w:numId w:val="6"/>
        </w:numPr>
        <w:tabs>
          <w:tab w:val="left" w:pos="720"/>
          <w:tab w:val="left" w:pos="1440"/>
          <w:tab w:val="left" w:pos="2160"/>
        </w:tabs>
        <w:spacing w:after="240"/>
        <w:ind w:left="2160" w:hanging="360"/>
        <w:rPr>
          <w:sz w:val="20"/>
          <w:szCs w:val="20"/>
        </w:rPr>
      </w:pPr>
      <w:r w:rsidRPr="001F1037">
        <w:rPr>
          <w:sz w:val="20"/>
          <w:szCs w:val="20"/>
        </w:rPr>
        <w:t xml:space="preserve">School buses on official school outings, passenger vans and buses operated by a nonprofit corporation or organization as defined in 13-21-115.5 (3), C.R.S., and passenger vans and buses operated by any government agency are eligible for either daily or annual </w:t>
      </w:r>
      <w:del w:id="29" w:author="Hernandez, Hilary" w:date="2026-09-17T14:50:00Z" w16du:dateUtc="2026-09-17T20:50:00Z">
        <w:r w:rsidRPr="001F1037" w:rsidDel="00004602">
          <w:rPr>
            <w:sz w:val="20"/>
            <w:szCs w:val="20"/>
          </w:rPr>
          <w:delText xml:space="preserve">affixed </w:delText>
        </w:r>
      </w:del>
      <w:r w:rsidRPr="001F1037">
        <w:rPr>
          <w:sz w:val="20"/>
          <w:szCs w:val="20"/>
        </w:rPr>
        <w:t>vehicle passes.</w:t>
      </w:r>
    </w:p>
    <w:p w14:paraId="14ECC6D8" w14:textId="77777777" w:rsidR="00F04635" w:rsidRPr="001F1037" w:rsidRDefault="00F04635" w:rsidP="00F04635">
      <w:pPr>
        <w:pStyle w:val="ListParagraph"/>
        <w:numPr>
          <w:ilvl w:val="3"/>
          <w:numId w:val="6"/>
        </w:numPr>
        <w:tabs>
          <w:tab w:val="left" w:pos="720"/>
          <w:tab w:val="left" w:pos="1440"/>
          <w:tab w:val="left" w:pos="2160"/>
        </w:tabs>
        <w:spacing w:after="240"/>
        <w:ind w:left="2160" w:hanging="360"/>
        <w:rPr>
          <w:sz w:val="20"/>
          <w:szCs w:val="20"/>
        </w:rPr>
      </w:pPr>
      <w:r w:rsidRPr="001F1037">
        <w:rPr>
          <w:sz w:val="20"/>
          <w:szCs w:val="20"/>
        </w:rPr>
        <w:t xml:space="preserve">An annual transferable pass may be shared with the original pass holder’s household. </w:t>
      </w:r>
      <w:proofErr w:type="gramStart"/>
      <w:r w:rsidRPr="001F1037">
        <w:rPr>
          <w:sz w:val="20"/>
          <w:szCs w:val="20"/>
        </w:rPr>
        <w:t>For the purpose of</w:t>
      </w:r>
      <w:proofErr w:type="gramEnd"/>
      <w:r w:rsidRPr="001F1037">
        <w:rPr>
          <w:sz w:val="20"/>
          <w:szCs w:val="20"/>
        </w:rPr>
        <w:t xml:space="preserve"> this regulation, “household” is defined as persons living at the same address. </w:t>
      </w:r>
    </w:p>
    <w:p w14:paraId="5A94FDEC"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lastRenderedPageBreak/>
        <w:t>A Keep Colorado Wild annual pass, as provided for in section § 33-12-108, C.R.S., which will be available for purchase through the Colorado Department of Revenue vehicle registration process starting with January 2023 vehicle registrations.</w:t>
      </w:r>
    </w:p>
    <w:p w14:paraId="20DE1C14" w14:textId="77777777"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Daily vehicle passes are as follows:</w:t>
      </w:r>
    </w:p>
    <w:p w14:paraId="03E800D6"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A fee of $10.00 per vehicle for any vehicle displaying a Colorado license plate except for:</w:t>
      </w:r>
    </w:p>
    <w:p w14:paraId="7674D5D9" w14:textId="77777777" w:rsidR="00F04635" w:rsidRPr="001F1037" w:rsidRDefault="00F04635" w:rsidP="00F04635">
      <w:pPr>
        <w:pStyle w:val="ListParagraph"/>
        <w:numPr>
          <w:ilvl w:val="2"/>
          <w:numId w:val="7"/>
        </w:numPr>
        <w:tabs>
          <w:tab w:val="left" w:pos="720"/>
          <w:tab w:val="left" w:pos="1470"/>
        </w:tabs>
        <w:spacing w:after="240"/>
        <w:ind w:left="2160" w:hanging="690"/>
        <w:rPr>
          <w:sz w:val="20"/>
          <w:szCs w:val="20"/>
        </w:rPr>
      </w:pPr>
      <w:r w:rsidRPr="001F1037">
        <w:rPr>
          <w:sz w:val="20"/>
          <w:szCs w:val="20"/>
        </w:rPr>
        <w:t>Passenger vans and buses operated by a commercial business.</w:t>
      </w:r>
    </w:p>
    <w:p w14:paraId="7B3CEA4D" w14:textId="77777777" w:rsidR="00F04635" w:rsidRPr="001F1037" w:rsidRDefault="00F04635" w:rsidP="00F04635">
      <w:pPr>
        <w:pStyle w:val="ListParagraph"/>
        <w:numPr>
          <w:ilvl w:val="2"/>
          <w:numId w:val="7"/>
        </w:numPr>
        <w:spacing w:after="240"/>
        <w:ind w:left="2160" w:hanging="690"/>
        <w:rPr>
          <w:sz w:val="20"/>
          <w:szCs w:val="20"/>
        </w:rPr>
      </w:pPr>
      <w:r w:rsidRPr="001F1037">
        <w:rPr>
          <w:sz w:val="20"/>
          <w:szCs w:val="20"/>
        </w:rPr>
        <w:t>A $2.00 per vehicle Chatfield Water Basin Fee will be added to the cost of daily vehicle passes at Chatfield State Park.</w:t>
      </w:r>
    </w:p>
    <w:p w14:paraId="6AF59191" w14:textId="77777777" w:rsidR="00F04635" w:rsidRPr="001F1037" w:rsidRDefault="00F04635" w:rsidP="00F04635">
      <w:pPr>
        <w:pStyle w:val="ListParagraph"/>
        <w:numPr>
          <w:ilvl w:val="2"/>
          <w:numId w:val="7"/>
        </w:numPr>
        <w:tabs>
          <w:tab w:val="left" w:pos="720"/>
          <w:tab w:val="left" w:pos="1470"/>
        </w:tabs>
        <w:spacing w:after="240"/>
        <w:ind w:left="2160" w:hanging="690"/>
        <w:rPr>
          <w:sz w:val="20"/>
          <w:szCs w:val="20"/>
        </w:rPr>
      </w:pPr>
      <w:r w:rsidRPr="001F1037">
        <w:rPr>
          <w:sz w:val="20"/>
          <w:szCs w:val="20"/>
        </w:rPr>
        <w:t xml:space="preserve">A $2.00 per vehicle Local Access Fee will be added to the cost of daily vehicle passes at </w:t>
      </w:r>
      <w:r w:rsidRPr="001F1037">
        <w:rPr>
          <w:sz w:val="20"/>
          <w:szCs w:val="20"/>
          <w:lang w:eastAsia="x-none"/>
        </w:rPr>
        <w:t>Elkhead Reservoir,</w:t>
      </w:r>
      <w:r w:rsidRPr="001F1037">
        <w:rPr>
          <w:sz w:val="20"/>
          <w:szCs w:val="20"/>
        </w:rPr>
        <w:t xml:space="preserve"> Golden Gate Canyon, </w:t>
      </w:r>
      <w:r w:rsidRPr="001F1037">
        <w:rPr>
          <w:sz w:val="20"/>
          <w:szCs w:val="20"/>
          <w:lang w:eastAsia="x-none"/>
        </w:rPr>
        <w:t>Pearl Lake, Stagecoach,</w:t>
      </w:r>
      <w:r w:rsidRPr="001F1037">
        <w:rPr>
          <w:sz w:val="20"/>
          <w:szCs w:val="20"/>
        </w:rPr>
        <w:t xml:space="preserve"> State Forest, and </w:t>
      </w:r>
      <w:r w:rsidRPr="001F1037">
        <w:rPr>
          <w:sz w:val="20"/>
          <w:szCs w:val="20"/>
          <w:lang w:eastAsia="x-none"/>
        </w:rPr>
        <w:t>Steamboat Lake</w:t>
      </w:r>
      <w:r w:rsidRPr="001F1037">
        <w:rPr>
          <w:sz w:val="20"/>
          <w:szCs w:val="20"/>
        </w:rPr>
        <w:t xml:space="preserve"> State Parks.</w:t>
      </w:r>
    </w:p>
    <w:p w14:paraId="69DE62C8"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A fee of $15.00 per vehicle for any vehicle with an out-of-state license plate except for:</w:t>
      </w:r>
    </w:p>
    <w:p w14:paraId="13807D48" w14:textId="77777777" w:rsidR="00F04635" w:rsidRPr="001F1037" w:rsidRDefault="00F04635" w:rsidP="00F04635">
      <w:pPr>
        <w:pStyle w:val="ListParagraph"/>
        <w:numPr>
          <w:ilvl w:val="3"/>
          <w:numId w:val="6"/>
        </w:numPr>
        <w:tabs>
          <w:tab w:val="left" w:pos="720"/>
          <w:tab w:val="left" w:pos="1440"/>
          <w:tab w:val="left" w:pos="2160"/>
        </w:tabs>
        <w:spacing w:after="240"/>
        <w:ind w:left="2160"/>
        <w:rPr>
          <w:sz w:val="20"/>
          <w:szCs w:val="20"/>
        </w:rPr>
      </w:pPr>
      <w:r w:rsidRPr="001F1037">
        <w:rPr>
          <w:sz w:val="20"/>
          <w:szCs w:val="20"/>
        </w:rPr>
        <w:t>Passenger vans and buses operated by a commercial business.</w:t>
      </w:r>
    </w:p>
    <w:p w14:paraId="4352F8D7" w14:textId="77777777" w:rsidR="00F04635" w:rsidRPr="001F1037" w:rsidRDefault="00F04635" w:rsidP="00F04635">
      <w:pPr>
        <w:pStyle w:val="ListParagraph"/>
        <w:numPr>
          <w:ilvl w:val="0"/>
          <w:numId w:val="45"/>
        </w:numPr>
        <w:spacing w:after="240"/>
        <w:ind w:left="2160" w:hanging="720"/>
        <w:rPr>
          <w:sz w:val="20"/>
          <w:szCs w:val="20"/>
        </w:rPr>
      </w:pPr>
      <w:r w:rsidRPr="001F1037">
        <w:rPr>
          <w:sz w:val="20"/>
          <w:szCs w:val="20"/>
        </w:rPr>
        <w:t>A $2.00 per vehicle Chatfield Water Basin Fee will be added to the cost of daily vehicle passes at Chatfield State Park.</w:t>
      </w:r>
    </w:p>
    <w:p w14:paraId="61212718" w14:textId="77777777" w:rsidR="00F04635" w:rsidRPr="001F1037" w:rsidRDefault="00F04635" w:rsidP="00F04635">
      <w:pPr>
        <w:pStyle w:val="ListParagraph"/>
        <w:numPr>
          <w:ilvl w:val="0"/>
          <w:numId w:val="45"/>
        </w:numPr>
        <w:spacing w:after="240"/>
        <w:ind w:left="2160" w:hanging="720"/>
        <w:rPr>
          <w:sz w:val="20"/>
          <w:szCs w:val="20"/>
        </w:rPr>
      </w:pPr>
      <w:r w:rsidRPr="001F1037">
        <w:rPr>
          <w:sz w:val="20"/>
          <w:szCs w:val="20"/>
        </w:rPr>
        <w:t xml:space="preserve">A $2.00 per vehicle Local Access Fee will be added to the cost of daily vehicle passes at </w:t>
      </w:r>
      <w:r w:rsidRPr="001F1037">
        <w:rPr>
          <w:sz w:val="20"/>
          <w:szCs w:val="20"/>
          <w:lang w:eastAsia="x-none"/>
        </w:rPr>
        <w:t>Elkhead Reservoir,</w:t>
      </w:r>
      <w:r w:rsidRPr="001F1037">
        <w:rPr>
          <w:sz w:val="20"/>
          <w:szCs w:val="20"/>
        </w:rPr>
        <w:t xml:space="preserve"> Golden Gate Canyon, </w:t>
      </w:r>
      <w:r w:rsidRPr="001F1037">
        <w:rPr>
          <w:sz w:val="20"/>
          <w:szCs w:val="20"/>
          <w:lang w:eastAsia="x-none"/>
        </w:rPr>
        <w:t>Pearl Lake, Stagecoach,</w:t>
      </w:r>
      <w:r w:rsidRPr="001F1037">
        <w:rPr>
          <w:sz w:val="20"/>
          <w:szCs w:val="20"/>
        </w:rPr>
        <w:t xml:space="preserve"> State Forest, and </w:t>
      </w:r>
      <w:r w:rsidRPr="001F1037">
        <w:rPr>
          <w:sz w:val="20"/>
          <w:szCs w:val="20"/>
          <w:lang w:eastAsia="x-none"/>
        </w:rPr>
        <w:t>Steamboat Lake</w:t>
      </w:r>
      <w:r w:rsidRPr="001F1037">
        <w:rPr>
          <w:sz w:val="20"/>
          <w:szCs w:val="20"/>
        </w:rPr>
        <w:t xml:space="preserve"> State Parks.</w:t>
      </w:r>
    </w:p>
    <w:p w14:paraId="4FE5BF80"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School buses on official school outings, passenger vans and buses operated by a nonprofit corporation or organization as defined in 13-21-115.5 (3), C.R.S., and passenger vans and buses operated by any government agency are eligible to purchase a daily vehicle pass.</w:t>
      </w:r>
    </w:p>
    <w:p w14:paraId="3BF06E09" w14:textId="77777777" w:rsidR="00F04635" w:rsidRPr="001F1037" w:rsidRDefault="00F04635" w:rsidP="00F04635">
      <w:pPr>
        <w:pStyle w:val="ListParagraph"/>
        <w:numPr>
          <w:ilvl w:val="2"/>
          <w:numId w:val="6"/>
        </w:numPr>
        <w:tabs>
          <w:tab w:val="left" w:pos="720"/>
          <w:tab w:val="left" w:pos="1440"/>
          <w:tab w:val="left" w:pos="2160"/>
        </w:tabs>
        <w:spacing w:after="240"/>
        <w:ind w:left="1440"/>
        <w:rPr>
          <w:sz w:val="20"/>
          <w:szCs w:val="20"/>
        </w:rPr>
      </w:pPr>
      <w:r w:rsidRPr="001F1037">
        <w:rPr>
          <w:sz w:val="20"/>
          <w:szCs w:val="20"/>
        </w:rPr>
        <w:t>For passenger vans and buses operated by a commercial business, the daily vehicle pass fee will be based upon the number of passengers on-board. The fee shall be $10.00 for up to fifteen passengers on-board, $40.00 for sixteen to thirty passengers on-board, and $50.00 for more than thirty passengers on-board.</w:t>
      </w:r>
    </w:p>
    <w:p w14:paraId="11BA35A0" w14:textId="6FB4A169"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An annual </w:t>
      </w:r>
      <w:del w:id="30" w:author="Hernandez, Hilary" w:date="2026-09-17T14:50:00Z" w16du:dateUtc="2026-09-17T20:50:00Z">
        <w:r w:rsidRPr="001F1037" w:rsidDel="00004602">
          <w:rPr>
            <w:sz w:val="20"/>
            <w:szCs w:val="20"/>
          </w:rPr>
          <w:delText xml:space="preserve">affixed </w:delText>
        </w:r>
      </w:del>
      <w:r w:rsidRPr="001F1037">
        <w:rPr>
          <w:sz w:val="20"/>
          <w:szCs w:val="20"/>
        </w:rPr>
        <w:t xml:space="preserve">vehicle pass or state parks annual transferable pass shall be issued and, by appropriate language, authorize entrance by motor vehicle to all state recreation areas and state parks, except Cameo Shooting and Education Complex, during the period beginning on the date of purchase through the last day of the same month in the following year. Such authorization shall apply to the user and all passengers in the motor vehicle to which the pass is </w:t>
      </w:r>
      <w:ins w:id="31" w:author="Hernandez, Hilary" w:date="2026-09-17T14:50:00Z" w16du:dateUtc="2026-09-17T20:50:00Z">
        <w:r w:rsidR="00004602" w:rsidRPr="001F1037">
          <w:rPr>
            <w:sz w:val="20"/>
            <w:szCs w:val="20"/>
          </w:rPr>
          <w:t>assigned</w:t>
        </w:r>
      </w:ins>
      <w:del w:id="32" w:author="Hernandez, Hilary" w:date="2026-09-17T14:50:00Z" w16du:dateUtc="2026-09-17T20:50:00Z">
        <w:r w:rsidRPr="001F1037" w:rsidDel="00004602">
          <w:rPr>
            <w:sz w:val="20"/>
            <w:szCs w:val="20"/>
          </w:rPr>
          <w:delText>affixed or displayed</w:delText>
        </w:r>
      </w:del>
      <w:r w:rsidRPr="001F1037">
        <w:rPr>
          <w:sz w:val="20"/>
          <w:szCs w:val="20"/>
        </w:rPr>
        <w:t>. One pass shall cover all state recreation areas and state parks.</w:t>
      </w:r>
    </w:p>
    <w:p w14:paraId="2FA7F33F" w14:textId="72680E39"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Additional </w:t>
      </w:r>
      <w:del w:id="33" w:author="Hernandez, Hilary" w:date="2026-09-17T14:50:00Z" w16du:dateUtc="2026-09-17T20:50:00Z">
        <w:r w:rsidRPr="001F1037" w:rsidDel="00004602">
          <w:rPr>
            <w:sz w:val="20"/>
            <w:szCs w:val="20"/>
          </w:rPr>
          <w:delText xml:space="preserve">affixed </w:delText>
        </w:r>
      </w:del>
      <w:r w:rsidRPr="001F1037">
        <w:rPr>
          <w:sz w:val="20"/>
          <w:szCs w:val="20"/>
        </w:rPr>
        <w:t xml:space="preserve">annual vehicle passes may be issued to an owner or to the owner’s household. Additional annual </w:t>
      </w:r>
      <w:del w:id="34" w:author="Hernandez, Hilary" w:date="2026-09-17T14:50:00Z" w16du:dateUtc="2026-09-17T20:50:00Z">
        <w:r w:rsidRPr="001F1037" w:rsidDel="00004602">
          <w:rPr>
            <w:sz w:val="20"/>
            <w:szCs w:val="20"/>
          </w:rPr>
          <w:delText xml:space="preserve">affixed </w:delText>
        </w:r>
      </w:del>
      <w:r w:rsidRPr="001F1037">
        <w:rPr>
          <w:sz w:val="20"/>
          <w:szCs w:val="20"/>
        </w:rPr>
        <w:t xml:space="preserve">vehicle passes authorize entrance by motor vehicle to all state recreation areas and state parks, except Cameo Shooting and Education Complex, during the period beginning on the date of purchase of the additional pass through the expiration date of the associated original full-priced annual </w:t>
      </w:r>
      <w:del w:id="35" w:author="Hernandez, Hilary" w:date="2026-09-17T14:51:00Z" w16du:dateUtc="2026-09-17T20:51:00Z">
        <w:r w:rsidRPr="001F1037" w:rsidDel="00004602">
          <w:rPr>
            <w:sz w:val="20"/>
            <w:szCs w:val="20"/>
          </w:rPr>
          <w:delText xml:space="preserve">affixed </w:delText>
        </w:r>
      </w:del>
      <w:r w:rsidRPr="001F1037">
        <w:rPr>
          <w:sz w:val="20"/>
          <w:szCs w:val="20"/>
        </w:rPr>
        <w:t xml:space="preserve">pass or state parks annual transferable pass. Owners of school buses, passenger vans and buses owned by a nonprofit corporation or organization as defined in 13-21-115.5 (3), C.R.S., and passenger vans and buses owned by any government agency are limited to purchasing no more than two additional annual </w:t>
      </w:r>
      <w:del w:id="36" w:author="Hernandez, Hilary" w:date="2026-09-17T14:51:00Z" w16du:dateUtc="2026-09-17T20:51:00Z">
        <w:r w:rsidRPr="001F1037" w:rsidDel="00004602">
          <w:rPr>
            <w:sz w:val="20"/>
            <w:szCs w:val="20"/>
          </w:rPr>
          <w:delText xml:space="preserve">affixed </w:delText>
        </w:r>
      </w:del>
      <w:r w:rsidRPr="001F1037">
        <w:rPr>
          <w:sz w:val="20"/>
          <w:szCs w:val="20"/>
        </w:rPr>
        <w:t xml:space="preserve">vehicle passes at a reduced fee per each annual </w:t>
      </w:r>
      <w:del w:id="37" w:author="Hernandez, Hilary" w:date="2026-09-17T14:51:00Z" w16du:dateUtc="2026-09-17T20:51:00Z">
        <w:r w:rsidRPr="001F1037" w:rsidDel="00004602">
          <w:rPr>
            <w:sz w:val="20"/>
            <w:szCs w:val="20"/>
          </w:rPr>
          <w:delText xml:space="preserve">affixed </w:delText>
        </w:r>
      </w:del>
      <w:r w:rsidRPr="001F1037">
        <w:rPr>
          <w:sz w:val="20"/>
          <w:szCs w:val="20"/>
        </w:rPr>
        <w:t xml:space="preserve">vehicle pass purchased at the full fee. </w:t>
      </w:r>
      <w:proofErr w:type="gramStart"/>
      <w:r w:rsidRPr="001F1037">
        <w:rPr>
          <w:sz w:val="20"/>
          <w:szCs w:val="20"/>
        </w:rPr>
        <w:t xml:space="preserve">For the </w:t>
      </w:r>
      <w:r w:rsidRPr="001F1037">
        <w:rPr>
          <w:sz w:val="20"/>
          <w:szCs w:val="20"/>
        </w:rPr>
        <w:lastRenderedPageBreak/>
        <w:t>purpose of</w:t>
      </w:r>
      <w:proofErr w:type="gramEnd"/>
      <w:r w:rsidRPr="001F1037">
        <w:rPr>
          <w:sz w:val="20"/>
          <w:szCs w:val="20"/>
        </w:rPr>
        <w:t xml:space="preserve"> this regulation, “household” is defined as persons living at the same address. “Owner” is defined as the person whose name appears on the registration of both the original vehicle for which an annual </w:t>
      </w:r>
      <w:del w:id="38" w:author="Hernandez, Hilary" w:date="2026-09-17T14:51:00Z" w16du:dateUtc="2026-09-17T20:51:00Z">
        <w:r w:rsidRPr="001F1037" w:rsidDel="00004602">
          <w:rPr>
            <w:sz w:val="20"/>
            <w:szCs w:val="20"/>
          </w:rPr>
          <w:delText xml:space="preserve">affixed </w:delText>
        </w:r>
      </w:del>
      <w:r w:rsidRPr="001F1037">
        <w:rPr>
          <w:sz w:val="20"/>
          <w:szCs w:val="20"/>
        </w:rPr>
        <w:t>pass was purchased and the additional vehicle, or a person who can provide proof of ownership of the original and the additional vehicle at a designated Division office.</w:t>
      </w:r>
    </w:p>
    <w:p w14:paraId="48AED592" w14:textId="77777777" w:rsidR="00004602" w:rsidRPr="001F1037" w:rsidRDefault="00004602" w:rsidP="00004602">
      <w:pPr>
        <w:pStyle w:val="ListParagraph"/>
        <w:numPr>
          <w:ilvl w:val="0"/>
          <w:numId w:val="6"/>
        </w:numPr>
        <w:spacing w:after="240"/>
        <w:ind w:hanging="720"/>
        <w:rPr>
          <w:ins w:id="39" w:author="Hernandez, Hilary" w:date="2026-09-17T14:52:00Z" w16du:dateUtc="2026-09-17T20:52:00Z"/>
          <w:sz w:val="20"/>
          <w:szCs w:val="20"/>
        </w:rPr>
      </w:pPr>
      <w:ins w:id="40" w:author="Hernandez, Hilary" w:date="2026-09-17T14:51:00Z" w16du:dateUtc="2026-09-17T20:51:00Z">
        <w:r w:rsidRPr="001F1037">
          <w:rPr>
            <w:sz w:val="20"/>
            <w:szCs w:val="20"/>
          </w:rPr>
          <w:t>If the motor vehicle for which an annual vehicle pass, additional vehicle pass, Aspen Leaf annual pass, or additional Aspen Leaf annual pass was issued is sold or traded the person to whom the pass was issued may redesignate the vehicle to which the pass will be associated, upon completing an affidavit reciting where and by whom it was issued and the circumstances under which it was traded. Customers who provide proof of sale/trade shall be eligible to transfer the annual vehicle pass, additional vehicle pass, Aspen Leaf annual pass, or additional Aspen Leaf annual pass for the remainder of the period that pass would have been valid at no cost.</w:t>
        </w:r>
      </w:ins>
    </w:p>
    <w:p w14:paraId="592B9399" w14:textId="3A1D5D65" w:rsidR="00F04635" w:rsidRPr="001F1037" w:rsidRDefault="00004602">
      <w:pPr>
        <w:pStyle w:val="ListParagraph"/>
        <w:spacing w:after="240"/>
        <w:ind w:left="720" w:firstLine="0"/>
        <w:rPr>
          <w:sz w:val="20"/>
          <w:szCs w:val="20"/>
        </w:rPr>
        <w:pPrChange w:id="41" w:author="Hernandez, Hilary" w:date="2026-09-17T14:52:00Z" w16du:dateUtc="2026-09-17T20:52:00Z">
          <w:pPr>
            <w:pStyle w:val="ListParagraph"/>
            <w:numPr>
              <w:numId w:val="6"/>
            </w:numPr>
            <w:tabs>
              <w:tab w:val="left" w:pos="720"/>
              <w:tab w:val="left" w:pos="1440"/>
              <w:tab w:val="left" w:pos="2160"/>
            </w:tabs>
            <w:spacing w:after="240"/>
            <w:ind w:left="720" w:hanging="360"/>
          </w:pPr>
        </w:pPrChange>
      </w:pPr>
      <w:ins w:id="42" w:author="Hernandez, Hilary" w:date="2026-09-17T14:52:00Z" w16du:dateUtc="2026-09-17T20:52:00Z">
        <w:r w:rsidRPr="001F1037">
          <w:rPr>
            <w:sz w:val="20"/>
            <w:szCs w:val="20"/>
          </w:rPr>
          <w:t xml:space="preserve">Through June 8, 2027: </w:t>
        </w:r>
      </w:ins>
      <w:r w:rsidR="00F04635" w:rsidRPr="001F1037">
        <w:rPr>
          <w:sz w:val="20"/>
          <w:szCs w:val="20"/>
        </w:rPr>
        <w:t>If the motor vehicle for which an annual affixed vehicle pass, additional affixed vehicle pass, Aspen Leaf annual pass, or additional Aspen Leaf annual pass was issued is sold or traded, or if the pass is lost or destroyed during the period in which it is valid, the person to whom the pass was issued may obtain a duplicate thereof, upon signing an affidavit reciting where and by whom it was issued and the circumstances under which it was lost or traded. Customers who provide proof of necessary replacement shall be issued a replacement annual affixed vehicle pass, additional affixed vehicle pass, Aspen Leaf annual pass, or additional Aspen Leaf annual pass for the remainder of the period that the lost or destroyed pass would have been valid at no cost. Customers without proof of necessary replacement shall be provided a replacement annual affixed vehicle pass, additional affixed vehicle pass, Aspen Leaf annual pass, or additional Aspen Leaf annual pass effective for the remainder of the period that the lost or destroyed pass would have been valid upon  payment of a fee pursuant to regulation #708.1.e.</w:t>
      </w:r>
    </w:p>
    <w:p w14:paraId="77CA3B02" w14:textId="77777777"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If a state parks annual transferable pass is lost or destroyed during the period for which it is valid, the person whom the pass was issued may obtain a duplicate thereof, upon signing an affidavit where and by whom it was issued and the circumstances under which it was lost or destroyed. Upon payment of a fee of $60.00, a new pass effective for the remainder of the period the lost or destroyed pass would have been valid may be issued only by the Division to the original owner of such pass. Only one duplicate state parks annual transferable pass will be issued per period for which the original pass was valid. </w:t>
      </w:r>
    </w:p>
    <w:p w14:paraId="2446A12E" w14:textId="34AC41EE"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A daily park pass, valid for one day only, shall authorize entrance by motor vehicle to the state recreation areas and state parks, except Cameo Shooting and Education Complex, by the user and all passengers in the motor vehicle to which the pass is </w:t>
      </w:r>
      <w:del w:id="43" w:author="Hernandez, Hilary" w:date="2026-09-17T14:53:00Z" w16du:dateUtc="2026-09-17T20:53:00Z">
        <w:r w:rsidRPr="001F1037" w:rsidDel="000A2C53">
          <w:rPr>
            <w:sz w:val="20"/>
            <w:szCs w:val="20"/>
          </w:rPr>
          <w:delText xml:space="preserve">affixed </w:delText>
        </w:r>
      </w:del>
      <w:ins w:id="44" w:author="Hernandez, Hilary" w:date="2026-09-17T14:53:00Z" w16du:dateUtc="2026-09-17T20:53:00Z">
        <w:r w:rsidR="000A2C53" w:rsidRPr="001F1037">
          <w:rPr>
            <w:sz w:val="20"/>
            <w:szCs w:val="20"/>
          </w:rPr>
          <w:t xml:space="preserve">issued </w:t>
        </w:r>
      </w:ins>
      <w:r w:rsidRPr="001F1037">
        <w:rPr>
          <w:sz w:val="20"/>
          <w:szCs w:val="20"/>
        </w:rPr>
        <w:t>during the day used and until 12:00 P.M. (noon) the following day.</w:t>
      </w:r>
    </w:p>
    <w:p w14:paraId="44A23974" w14:textId="07ACDEC0" w:rsidR="00F04635" w:rsidRPr="001F1037" w:rsidRDefault="00F04635" w:rsidP="00F04635">
      <w:pPr>
        <w:pStyle w:val="ListParagraph"/>
        <w:numPr>
          <w:ilvl w:val="0"/>
          <w:numId w:val="6"/>
        </w:numPr>
        <w:tabs>
          <w:tab w:val="left" w:pos="720"/>
          <w:tab w:val="left" w:pos="1440"/>
          <w:tab w:val="left" w:pos="2160"/>
        </w:tabs>
        <w:spacing w:after="240"/>
        <w:ind w:hanging="720"/>
        <w:rPr>
          <w:sz w:val="20"/>
          <w:szCs w:val="20"/>
        </w:rPr>
      </w:pPr>
      <w:r w:rsidRPr="001F1037">
        <w:rPr>
          <w:sz w:val="20"/>
          <w:szCs w:val="20"/>
        </w:rPr>
        <w:t xml:space="preserve">A no fee pass shall be issued to any vehicle towed or carried in by a motor home if a camping permit or proof of a campsite reservation is presented at an attended visitor center, office or entrance station. The no fee pass, valid for the same </w:t>
      </w:r>
      <w:proofErr w:type="gramStart"/>
      <w:r w:rsidRPr="001F1037">
        <w:rPr>
          <w:sz w:val="20"/>
          <w:szCs w:val="20"/>
        </w:rPr>
        <w:t>time period</w:t>
      </w:r>
      <w:proofErr w:type="gramEnd"/>
      <w:r w:rsidRPr="001F1037">
        <w:rPr>
          <w:sz w:val="20"/>
          <w:szCs w:val="20"/>
        </w:rPr>
        <w:t xml:space="preserve"> as the camping permit or camping reservation, shall authorize entrance by motor vehicle to the state recreation areas and state parks by the user and all passengers in the motor vehicle to which the pass is </w:t>
      </w:r>
      <w:del w:id="45" w:author="Hernandez, Hilary" w:date="2026-09-17T14:54:00Z" w16du:dateUtc="2026-09-17T20:54:00Z">
        <w:r w:rsidRPr="001F1037" w:rsidDel="000A2C53">
          <w:rPr>
            <w:sz w:val="20"/>
            <w:szCs w:val="20"/>
          </w:rPr>
          <w:delText>affixed</w:delText>
        </w:r>
      </w:del>
      <w:ins w:id="46" w:author="Hernandez, Hilary" w:date="2026-09-17T14:54:00Z" w16du:dateUtc="2026-09-17T20:54:00Z">
        <w:r w:rsidR="000A2C53" w:rsidRPr="001F1037">
          <w:rPr>
            <w:sz w:val="20"/>
            <w:szCs w:val="20"/>
          </w:rPr>
          <w:t>issued</w:t>
        </w:r>
      </w:ins>
      <w:r w:rsidRPr="001F1037">
        <w:rPr>
          <w:sz w:val="20"/>
          <w:szCs w:val="20"/>
        </w:rPr>
        <w:t xml:space="preserve">. </w:t>
      </w:r>
      <w:proofErr w:type="gramStart"/>
      <w:r w:rsidRPr="001F1037">
        <w:rPr>
          <w:sz w:val="20"/>
          <w:szCs w:val="20"/>
        </w:rPr>
        <w:t>For the purpose of</w:t>
      </w:r>
      <w:proofErr w:type="gramEnd"/>
      <w:r w:rsidRPr="001F1037">
        <w:rPr>
          <w:sz w:val="20"/>
          <w:szCs w:val="20"/>
        </w:rPr>
        <w:t xml:space="preserve"> this regulation, motor home means a vehicle designed to provide temporary living quarters and which is built into, as an integral part of or a permanent attachment to, a motor vehicle chassis or van. </w:t>
      </w:r>
    </w:p>
    <w:p w14:paraId="1E82E585" w14:textId="77777777" w:rsidR="00F04635" w:rsidRPr="001F1037" w:rsidRDefault="00F04635" w:rsidP="00F04635">
      <w:pPr>
        <w:pStyle w:val="ListParagraph"/>
        <w:numPr>
          <w:ilvl w:val="0"/>
          <w:numId w:val="6"/>
        </w:numPr>
        <w:tabs>
          <w:tab w:val="left" w:pos="720"/>
          <w:tab w:val="left" w:pos="1440"/>
          <w:tab w:val="left" w:pos="2160"/>
        </w:tabs>
        <w:spacing w:after="240"/>
        <w:ind w:hanging="720"/>
        <w:rPr>
          <w:color w:val="000000"/>
          <w:sz w:val="20"/>
          <w:szCs w:val="20"/>
        </w:rPr>
      </w:pPr>
      <w:r w:rsidRPr="001F1037">
        <w:rPr>
          <w:sz w:val="20"/>
          <w:szCs w:val="20"/>
        </w:rPr>
        <w:t xml:space="preserve">Unless the owner of the vehicle opts out, a Keep Colorado Wild annual pass shall be assessed by the Department of Revenue (DOR) at the time a resident registers a passenger motor vehicle, light-weight truck, motorcycle, or recreational vehicle. </w:t>
      </w:r>
      <w:r w:rsidRPr="001F1037">
        <w:rPr>
          <w:color w:val="000000"/>
          <w:sz w:val="20"/>
          <w:szCs w:val="20"/>
        </w:rPr>
        <w:t>The Keep Colorado Wild annual pass shall authorize the entrance of the associated motor vehicle to all state recreation areas and state parks</w:t>
      </w:r>
      <w:r w:rsidRPr="001F1037">
        <w:rPr>
          <w:sz w:val="20"/>
          <w:szCs w:val="20"/>
        </w:rPr>
        <w:t xml:space="preserve">, except Cameo Shooting and Education Complex, </w:t>
      </w:r>
      <w:r w:rsidRPr="001F1037">
        <w:rPr>
          <w:color w:val="000000"/>
          <w:sz w:val="20"/>
          <w:szCs w:val="20"/>
        </w:rPr>
        <w:t>while the associated vehicle registration is valid. Such authorization shall apply to the user and all passengers in the motor vehicle.</w:t>
      </w:r>
    </w:p>
    <w:p w14:paraId="1EABD2A5" w14:textId="77777777" w:rsidR="00F04635" w:rsidRPr="001F1037" w:rsidRDefault="00F04635" w:rsidP="00F04635">
      <w:pPr>
        <w:pStyle w:val="ListParagraph"/>
        <w:numPr>
          <w:ilvl w:val="2"/>
          <w:numId w:val="6"/>
        </w:numPr>
        <w:tabs>
          <w:tab w:val="left" w:pos="720"/>
          <w:tab w:val="left" w:pos="1440"/>
          <w:tab w:val="left" w:pos="2160"/>
        </w:tabs>
        <w:spacing w:after="240"/>
        <w:ind w:left="1440"/>
        <w:rPr>
          <w:color w:val="000000"/>
          <w:sz w:val="20"/>
          <w:szCs w:val="20"/>
        </w:rPr>
      </w:pPr>
      <w:r w:rsidRPr="001F1037">
        <w:rPr>
          <w:color w:val="000000"/>
          <w:sz w:val="20"/>
          <w:szCs w:val="20"/>
        </w:rPr>
        <w:lastRenderedPageBreak/>
        <w:t>Commercial vehicles, as defined by § 42-1-102(17.5), C.R.S. are not eligible for the Keep Colorado Wild annual pass.</w:t>
      </w:r>
    </w:p>
    <w:p w14:paraId="40BCC7AD" w14:textId="77777777" w:rsidR="00F04635" w:rsidRPr="001F1037" w:rsidRDefault="00F04635" w:rsidP="00F04635">
      <w:pPr>
        <w:pStyle w:val="ListParagraph"/>
        <w:numPr>
          <w:ilvl w:val="2"/>
          <w:numId w:val="6"/>
        </w:numPr>
        <w:tabs>
          <w:tab w:val="left" w:pos="720"/>
          <w:tab w:val="left" w:pos="1440"/>
          <w:tab w:val="left" w:pos="2160"/>
        </w:tabs>
        <w:spacing w:after="240"/>
        <w:ind w:left="1440"/>
        <w:rPr>
          <w:color w:val="000000"/>
          <w:sz w:val="20"/>
          <w:szCs w:val="20"/>
          <w:shd w:val="clear" w:color="auto" w:fill="FFFFFF"/>
        </w:rPr>
      </w:pPr>
      <w:r w:rsidRPr="001F1037">
        <w:rPr>
          <w:color w:val="000000"/>
          <w:sz w:val="20"/>
          <w:szCs w:val="20"/>
          <w:shd w:val="clear" w:color="auto" w:fill="FFFFFF"/>
        </w:rPr>
        <w:t xml:space="preserve">A no-cost Keep Colorado Wild annual pass shall be issued by the Department of Revenue (DOR) through the vehicle registration process to all qualifying vehicles, that are exempt from DOR fees as specified in </w:t>
      </w:r>
      <w:r w:rsidRPr="001F1037">
        <w:rPr>
          <w:color w:val="000000"/>
          <w:sz w:val="20"/>
          <w:szCs w:val="20"/>
        </w:rPr>
        <w:t xml:space="preserve">§ </w:t>
      </w:r>
      <w:r w:rsidRPr="001F1037">
        <w:rPr>
          <w:color w:val="000000"/>
          <w:sz w:val="20"/>
          <w:szCs w:val="20"/>
          <w:shd w:val="clear" w:color="auto" w:fill="FFFFFF"/>
        </w:rPr>
        <w:t>42-3-213(1)(b)(II), C.R.S.</w:t>
      </w:r>
    </w:p>
    <w:p w14:paraId="2545197B" w14:textId="49AE4D7B" w:rsidR="00F04635" w:rsidRPr="001F1037" w:rsidRDefault="00F04635" w:rsidP="00F04635">
      <w:pPr>
        <w:pStyle w:val="ListParagraph"/>
        <w:numPr>
          <w:ilvl w:val="2"/>
          <w:numId w:val="6"/>
        </w:numPr>
        <w:tabs>
          <w:tab w:val="left" w:pos="720"/>
          <w:tab w:val="left" w:pos="1440"/>
          <w:tab w:val="left" w:pos="2160"/>
        </w:tabs>
        <w:spacing w:after="240"/>
        <w:ind w:left="1440"/>
        <w:rPr>
          <w:color w:val="000000"/>
          <w:sz w:val="20"/>
          <w:szCs w:val="20"/>
          <w:shd w:val="clear" w:color="auto" w:fill="FFFFFF"/>
        </w:rPr>
      </w:pPr>
      <w:r w:rsidRPr="001F1037">
        <w:rPr>
          <w:sz w:val="20"/>
          <w:szCs w:val="20"/>
        </w:rPr>
        <w:t>Refunds for the Keep Colorado Wild pass purchased in error will be eligible for a refund through the division.</w:t>
      </w:r>
      <w:del w:id="47" w:author="Hernandez, Hilary" w:date="2026-09-17T14:54:00Z" w16du:dateUtc="2026-09-17T20:54:00Z">
        <w:r w:rsidRPr="001F1037" w:rsidDel="000A2C53">
          <w:rPr>
            <w:sz w:val="20"/>
            <w:szCs w:val="20"/>
          </w:rPr>
          <w:delText xml:space="preserve"> Refunds for prorated overlapping annual passes will only be offered for the first two calendar years after the Keep Colorado Wild pass implementation. Refund applications involving overlapping passes purchased after December 31, 2024 will not be eligible for a refund.</w:delText>
        </w:r>
      </w:del>
    </w:p>
    <w:p w14:paraId="66EF5128" w14:textId="77777777" w:rsidR="00F04635" w:rsidRPr="001F1037" w:rsidRDefault="00F04635" w:rsidP="00F04635">
      <w:pPr>
        <w:pStyle w:val="ListParagraph"/>
        <w:numPr>
          <w:ilvl w:val="3"/>
          <w:numId w:val="6"/>
        </w:numPr>
        <w:tabs>
          <w:tab w:val="left" w:pos="720"/>
          <w:tab w:val="left" w:pos="1440"/>
          <w:tab w:val="left" w:pos="2160"/>
        </w:tabs>
        <w:spacing w:after="240"/>
        <w:ind w:left="2160" w:hanging="360"/>
        <w:rPr>
          <w:sz w:val="20"/>
          <w:szCs w:val="20"/>
        </w:rPr>
      </w:pPr>
      <w:r w:rsidRPr="001F1037">
        <w:rPr>
          <w:sz w:val="20"/>
          <w:szCs w:val="20"/>
        </w:rPr>
        <w:t xml:space="preserve">A refund application for a Keep Colorado Wild pass submitted to the division within 60 days of purchase will be granted. A refund application for a Keep Colorado Wild pass submitted to the division after 60 days of purchase will be denied. </w:t>
      </w:r>
    </w:p>
    <w:p w14:paraId="060964B2" w14:textId="5EDA7ED7" w:rsidR="00F04635" w:rsidRPr="001F1037" w:rsidDel="000A2C53" w:rsidRDefault="00F04635" w:rsidP="00F04635">
      <w:pPr>
        <w:pStyle w:val="ListParagraph"/>
        <w:numPr>
          <w:ilvl w:val="3"/>
          <w:numId w:val="6"/>
        </w:numPr>
        <w:tabs>
          <w:tab w:val="left" w:pos="720"/>
          <w:tab w:val="left" w:pos="1440"/>
          <w:tab w:val="left" w:pos="2160"/>
        </w:tabs>
        <w:spacing w:after="240"/>
        <w:ind w:left="2160" w:hanging="360"/>
        <w:rPr>
          <w:del w:id="48" w:author="Hernandez, Hilary" w:date="2026-09-17T14:54:00Z" w16du:dateUtc="2026-09-17T20:54:00Z"/>
          <w:sz w:val="20"/>
          <w:szCs w:val="20"/>
        </w:rPr>
      </w:pPr>
      <w:del w:id="49" w:author="Hernandez, Hilary" w:date="2026-09-17T14:54:00Z" w16du:dateUtc="2026-09-17T20:54:00Z">
        <w:r w:rsidRPr="001F1037" w:rsidDel="000A2C53">
          <w:rPr>
            <w:sz w:val="20"/>
            <w:szCs w:val="20"/>
          </w:rPr>
          <w:delText xml:space="preserve">When an affixed annual, aspen leaf annual, or annual multiple pass overlaps with a Keep Colorado Wild pass for the same vehicle, the CPW annual pass will be eligible for a prorated refund. When a family annual pass overlaps with a Keep Colorado Wild pass, the family annual pass will be eligible for a prorated refund.  </w:delText>
        </w:r>
      </w:del>
    </w:p>
    <w:p w14:paraId="3168A920" w14:textId="7932A7D8" w:rsidR="00F04635" w:rsidRPr="001F1037" w:rsidDel="000A2C53" w:rsidRDefault="00F04635" w:rsidP="00F04635">
      <w:pPr>
        <w:pStyle w:val="ListParagraph"/>
        <w:numPr>
          <w:ilvl w:val="3"/>
          <w:numId w:val="7"/>
        </w:numPr>
        <w:tabs>
          <w:tab w:val="left" w:pos="720"/>
          <w:tab w:val="left" w:pos="1440"/>
          <w:tab w:val="left" w:pos="2160"/>
        </w:tabs>
        <w:spacing w:after="240"/>
        <w:ind w:left="2880"/>
        <w:rPr>
          <w:del w:id="50" w:author="Hernandez, Hilary" w:date="2026-09-17T14:54:00Z" w16du:dateUtc="2026-09-17T20:54:00Z"/>
          <w:sz w:val="20"/>
          <w:szCs w:val="20"/>
        </w:rPr>
      </w:pPr>
      <w:del w:id="51" w:author="Hernandez, Hilary" w:date="2026-09-17T14:54:00Z" w16du:dateUtc="2026-09-17T20:54:00Z">
        <w:r w:rsidRPr="001F1037" w:rsidDel="000A2C53">
          <w:rPr>
            <w:sz w:val="20"/>
            <w:szCs w:val="20"/>
          </w:rPr>
          <w:delText xml:space="preserve">If the annual pass has been used for 9 or more months it is non-refundable. </w:delText>
        </w:r>
      </w:del>
    </w:p>
    <w:p w14:paraId="172D0DC4" w14:textId="5E861324" w:rsidR="00F04635" w:rsidRPr="001F1037" w:rsidDel="000A2C53" w:rsidRDefault="00F04635" w:rsidP="00F04635">
      <w:pPr>
        <w:pStyle w:val="ListParagraph"/>
        <w:numPr>
          <w:ilvl w:val="3"/>
          <w:numId w:val="7"/>
        </w:numPr>
        <w:tabs>
          <w:tab w:val="left" w:pos="720"/>
          <w:tab w:val="left" w:pos="1440"/>
          <w:tab w:val="left" w:pos="2160"/>
        </w:tabs>
        <w:spacing w:after="240"/>
        <w:ind w:left="2880"/>
        <w:rPr>
          <w:del w:id="52" w:author="Hernandez, Hilary" w:date="2026-09-17T14:54:00Z" w16du:dateUtc="2026-09-17T20:54:00Z"/>
          <w:sz w:val="20"/>
          <w:szCs w:val="20"/>
        </w:rPr>
      </w:pPr>
      <w:del w:id="53" w:author="Hernandez, Hilary" w:date="2026-09-17T14:54:00Z" w16du:dateUtc="2026-09-17T20:54:00Z">
        <w:r w:rsidRPr="001F1037" w:rsidDel="000A2C53">
          <w:rPr>
            <w:sz w:val="20"/>
            <w:szCs w:val="20"/>
          </w:rPr>
          <w:delText xml:space="preserve">Bulk annual park passes are non-refundable.  </w:delText>
        </w:r>
      </w:del>
    </w:p>
    <w:p w14:paraId="3675C336" w14:textId="0ADCA5AB" w:rsidR="00F04635" w:rsidRPr="001F1037" w:rsidDel="000A2C53" w:rsidRDefault="00F04635" w:rsidP="00F04635">
      <w:pPr>
        <w:pStyle w:val="ListParagraph"/>
        <w:numPr>
          <w:ilvl w:val="3"/>
          <w:numId w:val="7"/>
        </w:numPr>
        <w:tabs>
          <w:tab w:val="left" w:pos="720"/>
          <w:tab w:val="left" w:pos="1440"/>
          <w:tab w:val="left" w:pos="2160"/>
        </w:tabs>
        <w:spacing w:after="240"/>
        <w:ind w:left="2880"/>
        <w:rPr>
          <w:del w:id="54" w:author="Hernandez, Hilary" w:date="2026-09-17T14:54:00Z" w16du:dateUtc="2026-09-17T20:54:00Z"/>
          <w:sz w:val="20"/>
          <w:szCs w:val="20"/>
        </w:rPr>
      </w:pPr>
      <w:del w:id="55" w:author="Hernandez, Hilary" w:date="2026-09-17T14:54:00Z" w16du:dateUtc="2026-09-17T20:54:00Z">
        <w:r w:rsidRPr="001F1037" w:rsidDel="000A2C53">
          <w:rPr>
            <w:sz w:val="20"/>
            <w:szCs w:val="20"/>
            <w:shd w:val="clear" w:color="auto" w:fill="FFFFFF"/>
          </w:rPr>
          <w:delText>For the family annual pass, the refund amount will be calculated from the date the refund application and the physical pass are received by the division.  For all other annual passes, the refund amount will be calculated based on the date the refund application is submitted to the division.</w:delText>
        </w:r>
      </w:del>
    </w:p>
    <w:p w14:paraId="5ECED27F" w14:textId="33367350" w:rsidR="00F04635" w:rsidRPr="001F1037" w:rsidDel="000A2C53" w:rsidRDefault="00F04635" w:rsidP="00F04635">
      <w:pPr>
        <w:pStyle w:val="ListParagraph"/>
        <w:numPr>
          <w:ilvl w:val="3"/>
          <w:numId w:val="6"/>
        </w:numPr>
        <w:tabs>
          <w:tab w:val="left" w:pos="720"/>
          <w:tab w:val="left" w:pos="1440"/>
          <w:tab w:val="left" w:pos="2160"/>
        </w:tabs>
        <w:spacing w:after="240"/>
        <w:ind w:left="2160" w:hanging="360"/>
        <w:rPr>
          <w:del w:id="56" w:author="Hernandez, Hilary" w:date="2026-09-17T14:54:00Z" w16du:dateUtc="2026-09-17T20:54:00Z"/>
          <w:sz w:val="20"/>
          <w:szCs w:val="20"/>
        </w:rPr>
      </w:pPr>
      <w:del w:id="57" w:author="Hernandez, Hilary" w:date="2026-09-17T14:54:00Z" w16du:dateUtc="2026-09-17T20:54:00Z">
        <w:r w:rsidRPr="001F1037" w:rsidDel="000A2C53">
          <w:rPr>
            <w:sz w:val="20"/>
            <w:szCs w:val="20"/>
          </w:rPr>
          <w:delText>Only one refund is allowed annually per vehicle, either the Keep Colorado Wild pass or the annual pass, whichever is submitted and processed first.</w:delText>
        </w:r>
      </w:del>
    </w:p>
    <w:p w14:paraId="3F6E30D9" w14:textId="77777777" w:rsidR="00F04635" w:rsidRPr="001F1037" w:rsidRDefault="00F04635" w:rsidP="00F04635">
      <w:pPr>
        <w:pStyle w:val="Heading2"/>
      </w:pPr>
      <w:bookmarkStart w:id="58" w:name="_Toc182995024"/>
      <w:r w:rsidRPr="001F1037">
        <w:t>Individual Passes</w:t>
      </w:r>
      <w:bookmarkEnd w:id="58"/>
    </w:p>
    <w:p w14:paraId="2CD5A38A" w14:textId="77777777" w:rsidR="00D33918" w:rsidRPr="001F1037" w:rsidRDefault="00D33918" w:rsidP="00D33918">
      <w:pPr>
        <w:tabs>
          <w:tab w:val="left" w:pos="720"/>
          <w:tab w:val="left" w:pos="1440"/>
          <w:tab w:val="left" w:pos="2160"/>
        </w:tabs>
        <w:spacing w:after="240"/>
        <w:ind w:left="720" w:hanging="720"/>
        <w:outlineLvl w:val="2"/>
        <w:rPr>
          <w:b/>
          <w:bCs/>
        </w:rPr>
      </w:pPr>
      <w:bookmarkStart w:id="59" w:name="_Toc182995025"/>
      <w:bookmarkStart w:id="60" w:name="N701"/>
      <w:bookmarkStart w:id="61" w:name="N704"/>
      <w:bookmarkStart w:id="62" w:name="_Toc182995028"/>
      <w:bookmarkStart w:id="63" w:name="N705"/>
      <w:bookmarkEnd w:id="12"/>
      <w:bookmarkEnd w:id="13"/>
      <w:r w:rsidRPr="001F1037">
        <w:rPr>
          <w:b/>
          <w:bCs/>
        </w:rPr>
        <w:t>#701 - Individual Passes</w:t>
      </w:r>
      <w:bookmarkEnd w:id="59"/>
    </w:p>
    <w:bookmarkEnd w:id="60"/>
    <w:p w14:paraId="1AEFA50D" w14:textId="77777777"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rPr>
          <w:rFonts w:eastAsia="Arial"/>
        </w:rPr>
      </w:pPr>
      <w:r w:rsidRPr="001F1037">
        <w:rPr>
          <w:rFonts w:eastAsia="Arial"/>
          <w:shd w:val="clear" w:color="auto" w:fill="FFFFFF"/>
        </w:rPr>
        <w:t>Individuals sixteen years of age or older entering any state recreation area or state park by means other than a motor vehicle, such as on foot, bicycle, horseback, etc., shall have a valid parks pass issued by the Division or DOR carried on their person. I</w:t>
      </w:r>
      <w:r w:rsidRPr="001F1037">
        <w:rPr>
          <w:rFonts w:eastAsia="Arial"/>
        </w:rPr>
        <w:t>ndividuals entering by means other than a motor vehicle into Boyd Lake, Cameo Shooting and Education Complex, Chatfield, Cherry Creek, Cheyenne Mountain, Lake Pueblo, and Lone Mesa state parks may enter without purchasing a parks pass. I</w:t>
      </w:r>
      <w:r w:rsidRPr="001F1037">
        <w:rPr>
          <w:rFonts w:eastAsia="Arial"/>
          <w:shd w:val="clear" w:color="auto" w:fill="FFFFFF"/>
        </w:rPr>
        <w:t>ndividual passes are not required at any state recreation area or state park under the circumstances identified in regulation # 700-2.a. through # 700-2.e. and # 700-2.g. through # 700-2.k or for individuals under the age of sixteen.</w:t>
      </w:r>
    </w:p>
    <w:p w14:paraId="769B94DF" w14:textId="32553ECA"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rPr>
          <w:rFonts w:eastAsia="Arial"/>
        </w:rPr>
      </w:pPr>
      <w:r w:rsidRPr="001F1037">
        <w:rPr>
          <w:rFonts w:eastAsia="Arial"/>
        </w:rPr>
        <w:t xml:space="preserve">A Columbine, Centennial, Blue Spruce, Independence, Volunteer or Military Pass is issued to an individual person and not a specific vehicle.  These shall authorize entrance by motor vehicle, when and where motor vehicle access is permitted, to all state recreation areas and state parks or for other forms of individual access, when in possession of the pass holder.  Such </w:t>
      </w:r>
      <w:r w:rsidRPr="001F1037">
        <w:rPr>
          <w:rFonts w:eastAsia="Arial"/>
        </w:rPr>
        <w:lastRenderedPageBreak/>
        <w:t xml:space="preserve">authorization shall apply to the holder of the pass and all the passengers in, and the driver of, the motor vehicle carrying the holder of such pass. </w:t>
      </w:r>
      <w:ins w:id="64" w:author="Hernandez, Hilary" w:date="2026-08-18T10:55:00Z" w16du:dateUtc="2026-08-18T16:55:00Z">
        <w:r w:rsidRPr="001F1037">
          <w:rPr>
            <w:rFonts w:eastAsia="Arial"/>
          </w:rPr>
          <w:t>Through June 8, 2027</w:t>
        </w:r>
      </w:ins>
      <w:ins w:id="65" w:author="Hernandez, Hilary" w:date="2026-09-17T14:56:00Z" w16du:dateUtc="2026-09-17T20:56:00Z">
        <w:r w:rsidRPr="001F1037">
          <w:rPr>
            <w:rFonts w:eastAsia="Arial"/>
          </w:rPr>
          <w:t>,</w:t>
        </w:r>
      </w:ins>
      <w:r w:rsidRPr="001F1037">
        <w:rPr>
          <w:rFonts w:eastAsia="Arial"/>
        </w:rPr>
        <w:t xml:space="preserve"> </w:t>
      </w:r>
      <w:del w:id="66" w:author="Hernandez, Hilary" w:date="2026-08-18T10:56:00Z" w16du:dateUtc="2026-08-18T16:56:00Z">
        <w:r w:rsidRPr="001F1037" w:rsidDel="00502825">
          <w:rPr>
            <w:rFonts w:eastAsia="Arial"/>
          </w:rPr>
          <w:delText>T</w:delText>
        </w:r>
      </w:del>
      <w:ins w:id="67" w:author="Hernandez, Hilary" w:date="2026-08-18T10:56:00Z" w16du:dateUtc="2026-08-18T16:56:00Z">
        <w:r w:rsidRPr="001F1037">
          <w:rPr>
            <w:rFonts w:eastAsia="Arial"/>
          </w:rPr>
          <w:t>t</w:t>
        </w:r>
      </w:ins>
      <w:r w:rsidRPr="001F1037">
        <w:rPr>
          <w:rFonts w:eastAsia="Arial"/>
        </w:rPr>
        <w:t xml:space="preserve">he pass must be continuously displayed in the manner described on the pass. </w:t>
      </w:r>
      <w:ins w:id="68" w:author="Hernandez, Hilary" w:date="2026-08-18T10:56:00Z" w16du:dateUtc="2026-08-18T16:56:00Z">
        <w:r w:rsidRPr="001F1037">
          <w:rPr>
            <w:rFonts w:eastAsia="Arial"/>
          </w:rPr>
          <w:t>After June 8, 2027, the pass must be carried in the vehicle occupied by the pass holder or shown in a Division s</w:t>
        </w:r>
      </w:ins>
      <w:ins w:id="69" w:author="Hernandez, Hilary" w:date="2026-08-18T10:57:00Z" w16du:dateUtc="2026-08-18T16:57:00Z">
        <w:r w:rsidRPr="001F1037">
          <w:rPr>
            <w:rFonts w:eastAsia="Arial"/>
          </w:rPr>
          <w:t xml:space="preserve">ponsored mobile application. </w:t>
        </w:r>
      </w:ins>
      <w:del w:id="70" w:author="Hernandez, Hilary" w:date="2026-08-18T10:57:00Z" w16du:dateUtc="2026-08-18T16:57:00Z">
        <w:r w:rsidRPr="001F1037" w:rsidDel="00502825">
          <w:rPr>
            <w:rFonts w:eastAsia="Arial"/>
          </w:rPr>
          <w:delText xml:space="preserve"> </w:delText>
        </w:r>
      </w:del>
      <w:r w:rsidRPr="001F1037">
        <w:rPr>
          <w:rFonts w:eastAsia="Arial"/>
        </w:rPr>
        <w:t xml:space="preserve">A Columbine, Centennial, Blue Spruce, Independence, Volunteer or Military Pass is transferable from motor vehicle to motor vehicle </w:t>
      </w:r>
      <w:proofErr w:type="gramStart"/>
      <w:r w:rsidRPr="001F1037">
        <w:rPr>
          <w:rFonts w:eastAsia="Arial"/>
        </w:rPr>
        <w:t>as long as</w:t>
      </w:r>
      <w:proofErr w:type="gramEnd"/>
      <w:r w:rsidRPr="001F1037">
        <w:rPr>
          <w:rFonts w:eastAsia="Arial"/>
        </w:rPr>
        <w:t xml:space="preserve"> the pass holder is present in the vehicle. </w:t>
      </w:r>
      <w:r w:rsidRPr="001F1037">
        <w:rPr>
          <w:rFonts w:eastAsia="Arial"/>
          <w:color w:val="000000"/>
        </w:rPr>
        <w:t>The Centennial pass may also be associated with the Centennial pass holder’s vehicle, if desired, at no additional cost.</w:t>
      </w:r>
    </w:p>
    <w:p w14:paraId="49AB3535" w14:textId="77777777"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rPr>
          <w:rFonts w:eastAsia="Arial"/>
        </w:rPr>
      </w:pPr>
      <w:r w:rsidRPr="001F1037">
        <w:rPr>
          <w:rFonts w:eastAsia="Arial"/>
        </w:rPr>
        <w:t xml:space="preserve">Any resident of the state who is a first responder with a permanent occupational disability as defined in state statute 33-4-104.5 (2) may obtain, free of charge, a Blue Spruce annual pass, also known as a Columbine annual pass for first responders pursuant to 33-12-103.5 (2.5), C.R.S. The pass will only remain valid </w:t>
      </w:r>
      <w:proofErr w:type="gramStart"/>
      <w:r w:rsidRPr="001F1037">
        <w:rPr>
          <w:rFonts w:eastAsia="Arial"/>
        </w:rPr>
        <w:t>as long as</w:t>
      </w:r>
      <w:proofErr w:type="gramEnd"/>
      <w:r w:rsidRPr="001F1037">
        <w:rPr>
          <w:rFonts w:eastAsia="Arial"/>
        </w:rPr>
        <w:t xml:space="preserve"> the individual maintains their Colorado residency as defined in 33-1-102 (38) (a), C.R.S.</w:t>
      </w:r>
    </w:p>
    <w:p w14:paraId="48251862"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proofErr w:type="gramStart"/>
      <w:r w:rsidRPr="001F1037">
        <w:rPr>
          <w:rFonts w:eastAsia="Arial"/>
        </w:rPr>
        <w:t>In order to</w:t>
      </w:r>
      <w:proofErr w:type="gramEnd"/>
      <w:r w:rsidRPr="001F1037">
        <w:rPr>
          <w:rFonts w:eastAsia="Arial"/>
        </w:rPr>
        <w:t xml:space="preserve"> qualify for a Blue Spruce annual </w:t>
      </w:r>
      <w:proofErr w:type="gramStart"/>
      <w:r w:rsidRPr="001F1037">
        <w:rPr>
          <w:rFonts w:eastAsia="Arial"/>
        </w:rPr>
        <w:t>parks</w:t>
      </w:r>
      <w:proofErr w:type="gramEnd"/>
      <w:r w:rsidRPr="001F1037">
        <w:rPr>
          <w:rFonts w:eastAsia="Arial"/>
        </w:rPr>
        <w:t xml:space="preserve"> pass, a resident must provide the following written proof to the Division:</w:t>
      </w:r>
    </w:p>
    <w:p w14:paraId="5225312E"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The “Initial Disability Administration Decision” form from the Fire and Police Pension Association that specifies a permanent occupational disability; or</w:t>
      </w:r>
    </w:p>
    <w:p w14:paraId="77DC99C9"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 xml:space="preserve">For residents that are not members of the Fire and Police Pension Association, a fully completed Division “First Responder Affidavit” signed by the applicant attesting to the fact that their permanent disability or disease was obtained while on active-duty. </w:t>
      </w:r>
    </w:p>
    <w:p w14:paraId="65049952" w14:textId="77777777" w:rsidR="00D33918" w:rsidRPr="001F1037" w:rsidRDefault="00D33918" w:rsidP="00D33918">
      <w:pPr>
        <w:widowControl w:val="0"/>
        <w:numPr>
          <w:ilvl w:val="0"/>
          <w:numId w:val="37"/>
        </w:numPr>
        <w:tabs>
          <w:tab w:val="left" w:pos="720"/>
          <w:tab w:val="left" w:pos="2160"/>
        </w:tabs>
        <w:autoSpaceDE w:val="0"/>
        <w:autoSpaceDN w:val="0"/>
        <w:spacing w:before="0" w:after="240"/>
        <w:ind w:left="720"/>
        <w:jc w:val="both"/>
        <w:rPr>
          <w:rFonts w:eastAsia="Arial"/>
        </w:rPr>
      </w:pPr>
      <w:r w:rsidRPr="001F1037">
        <w:rPr>
          <w:rFonts w:eastAsia="Arial"/>
        </w:rPr>
        <w:t xml:space="preserve">A resident who is a disabled veteran or a resident who is a purple heart recipient may obtain an Independence annual parks pass pursuant to 33-12-106 (1) (b), C.R.S and 33-12-106 (1) (c), C.R.S. An Independence annual parks pass shall be issued following the Division’s receipt of a completed application from a qualified resident of the state. The pass will only remain valid </w:t>
      </w:r>
      <w:proofErr w:type="gramStart"/>
      <w:r w:rsidRPr="001F1037">
        <w:rPr>
          <w:rFonts w:eastAsia="Arial"/>
        </w:rPr>
        <w:t>as long as</w:t>
      </w:r>
      <w:proofErr w:type="gramEnd"/>
      <w:r w:rsidRPr="001F1037">
        <w:rPr>
          <w:rFonts w:eastAsia="Arial"/>
        </w:rPr>
        <w:t xml:space="preserve"> the individual maintains their Colorado residency as defined in 33-10-102 (21), C.R.S. </w:t>
      </w:r>
    </w:p>
    <w:p w14:paraId="7C7ACECE" w14:textId="77777777" w:rsidR="00D33918" w:rsidRPr="001F1037" w:rsidRDefault="00D33918" w:rsidP="00D33918">
      <w:pPr>
        <w:widowControl w:val="0"/>
        <w:numPr>
          <w:ilvl w:val="1"/>
          <w:numId w:val="37"/>
        </w:numPr>
        <w:tabs>
          <w:tab w:val="left" w:pos="720"/>
          <w:tab w:val="left" w:pos="2160"/>
        </w:tabs>
        <w:autoSpaceDE w:val="0"/>
        <w:autoSpaceDN w:val="0"/>
        <w:spacing w:before="0" w:after="240"/>
        <w:ind w:left="1440"/>
        <w:jc w:val="both"/>
        <w:rPr>
          <w:rFonts w:eastAsia="Arial"/>
        </w:rPr>
      </w:pPr>
      <w:proofErr w:type="gramStart"/>
      <w:r w:rsidRPr="001F1037">
        <w:rPr>
          <w:rFonts w:eastAsia="Arial"/>
        </w:rPr>
        <w:t>In order to</w:t>
      </w:r>
      <w:proofErr w:type="gramEnd"/>
      <w:r w:rsidRPr="001F1037">
        <w:rPr>
          <w:rFonts w:eastAsia="Arial"/>
        </w:rPr>
        <w:t xml:space="preserve"> qualify for an Independence annual </w:t>
      </w:r>
      <w:proofErr w:type="gramStart"/>
      <w:r w:rsidRPr="001F1037">
        <w:rPr>
          <w:rFonts w:eastAsia="Arial"/>
        </w:rPr>
        <w:t>parks</w:t>
      </w:r>
      <w:proofErr w:type="gramEnd"/>
      <w:r w:rsidRPr="001F1037">
        <w:rPr>
          <w:rFonts w:eastAsia="Arial"/>
        </w:rPr>
        <w:t xml:space="preserve"> pass, a resident must provide the following written proof to the Division:</w:t>
      </w:r>
    </w:p>
    <w:p w14:paraId="0E5CA3E2"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b/>
        </w:rPr>
      </w:pPr>
      <w:r w:rsidRPr="001F1037">
        <w:rPr>
          <w:rFonts w:eastAsia="Arial"/>
        </w:rPr>
        <w:t xml:space="preserve">DD 214 Form or other documentation indicating the veteran received an Honorable Discharge from a branch of the Armed Services of the United States, </w:t>
      </w:r>
      <w:r w:rsidRPr="001F1037">
        <w:rPr>
          <w:rFonts w:eastAsia="Arial"/>
          <w:b/>
        </w:rPr>
        <w:t>AND</w:t>
      </w:r>
    </w:p>
    <w:p w14:paraId="1307D013"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A qualification letter, on official stationary/letterhead, from the Veteran’s Administration, Department of Veteran’s Affairs, or the branch of service from which the veteran is receiving compensation, that states one of the following:</w:t>
      </w:r>
    </w:p>
    <w:p w14:paraId="2DC61A82" w14:textId="77777777" w:rsidR="00D33918" w:rsidRPr="001F1037" w:rsidRDefault="00D33918" w:rsidP="00D33918">
      <w:pPr>
        <w:widowControl w:val="0"/>
        <w:numPr>
          <w:ilvl w:val="3"/>
          <w:numId w:val="37"/>
        </w:numPr>
        <w:autoSpaceDE w:val="0"/>
        <w:autoSpaceDN w:val="0"/>
        <w:spacing w:before="0" w:after="240"/>
        <w:jc w:val="both"/>
        <w:rPr>
          <w:rFonts w:eastAsia="Arial"/>
        </w:rPr>
      </w:pPr>
      <w:r w:rsidRPr="001F1037">
        <w:rPr>
          <w:rFonts w:eastAsia="Arial"/>
        </w:rPr>
        <w:t xml:space="preserve">50% or greater, service-connected permanent disability; </w:t>
      </w:r>
    </w:p>
    <w:p w14:paraId="23F3AA25" w14:textId="77777777" w:rsidR="00D33918" w:rsidRPr="001F1037" w:rsidRDefault="00D33918" w:rsidP="00D33918">
      <w:pPr>
        <w:widowControl w:val="0"/>
        <w:numPr>
          <w:ilvl w:val="1"/>
          <w:numId w:val="37"/>
        </w:numPr>
        <w:autoSpaceDE w:val="0"/>
        <w:autoSpaceDN w:val="0"/>
        <w:spacing w:before="0" w:after="240"/>
        <w:ind w:left="2880" w:hanging="360"/>
        <w:jc w:val="both"/>
        <w:rPr>
          <w:rFonts w:eastAsia="Arial"/>
        </w:rPr>
      </w:pPr>
      <w:r w:rsidRPr="001F1037">
        <w:rPr>
          <w:rFonts w:eastAsia="Arial"/>
        </w:rPr>
        <w:t xml:space="preserve">Loss of use of one or both feet; </w:t>
      </w:r>
    </w:p>
    <w:p w14:paraId="55D31AC4" w14:textId="77777777" w:rsidR="00D33918" w:rsidRPr="001F1037" w:rsidRDefault="00D33918" w:rsidP="00D33918">
      <w:pPr>
        <w:widowControl w:val="0"/>
        <w:numPr>
          <w:ilvl w:val="1"/>
          <w:numId w:val="37"/>
        </w:numPr>
        <w:autoSpaceDE w:val="0"/>
        <w:autoSpaceDN w:val="0"/>
        <w:spacing w:before="0" w:after="240"/>
        <w:ind w:left="2880" w:hanging="360"/>
        <w:jc w:val="both"/>
        <w:rPr>
          <w:rFonts w:eastAsia="Arial"/>
        </w:rPr>
      </w:pPr>
      <w:r w:rsidRPr="001F1037">
        <w:rPr>
          <w:rFonts w:eastAsia="Arial"/>
        </w:rPr>
        <w:t>Loss of use of one or both hands; or a</w:t>
      </w:r>
    </w:p>
    <w:p w14:paraId="1EB6BC6E" w14:textId="77777777" w:rsidR="00D33918" w:rsidRPr="001F1037" w:rsidRDefault="00D33918" w:rsidP="00D33918">
      <w:pPr>
        <w:widowControl w:val="0"/>
        <w:numPr>
          <w:ilvl w:val="1"/>
          <w:numId w:val="37"/>
        </w:numPr>
        <w:autoSpaceDE w:val="0"/>
        <w:autoSpaceDN w:val="0"/>
        <w:spacing w:before="0" w:after="240"/>
        <w:ind w:left="2880" w:hanging="360"/>
        <w:jc w:val="both"/>
        <w:rPr>
          <w:rFonts w:eastAsia="Arial"/>
          <w:b/>
        </w:rPr>
      </w:pPr>
      <w:r w:rsidRPr="001F1037">
        <w:rPr>
          <w:rFonts w:eastAsia="Arial"/>
        </w:rPr>
        <w:t xml:space="preserve">Loss of vision in both eyes, </w:t>
      </w:r>
      <w:r w:rsidRPr="001F1037">
        <w:rPr>
          <w:rFonts w:eastAsia="Arial"/>
          <w:b/>
        </w:rPr>
        <w:t>OR</w:t>
      </w:r>
    </w:p>
    <w:p w14:paraId="636778AA" w14:textId="77777777" w:rsidR="00D33918" w:rsidRPr="001F1037" w:rsidRDefault="00D33918" w:rsidP="00D33918">
      <w:pPr>
        <w:widowControl w:val="0"/>
        <w:numPr>
          <w:ilvl w:val="0"/>
          <w:numId w:val="38"/>
        </w:numPr>
        <w:autoSpaceDE w:val="0"/>
        <w:autoSpaceDN w:val="0"/>
        <w:spacing w:before="0" w:after="240"/>
        <w:ind w:left="2160"/>
        <w:jc w:val="both"/>
        <w:rPr>
          <w:rFonts w:eastAsia="Arial"/>
        </w:rPr>
      </w:pPr>
      <w:r w:rsidRPr="001F1037">
        <w:rPr>
          <w:rFonts w:eastAsia="Arial"/>
        </w:rPr>
        <w:t>A DD 214 Form indicating the applicant has been awarded a purple heart, or a</w:t>
      </w:r>
      <w:r w:rsidRPr="001F1037">
        <w:rPr>
          <w:rFonts w:eastAsia="Arial"/>
          <w:color w:val="000000"/>
          <w:shd w:val="clear" w:color="auto" w:fill="FFFFFF"/>
        </w:rPr>
        <w:t xml:space="preserve"> letter of verification from the appropriate branch of the armed forces of the United States that the applicant has been awarded a purple heart.</w:t>
      </w:r>
    </w:p>
    <w:p w14:paraId="138CEE26" w14:textId="77777777" w:rsidR="00D33918" w:rsidRPr="001F1037" w:rsidRDefault="00D33918" w:rsidP="00D33918">
      <w:pPr>
        <w:widowControl w:val="0"/>
        <w:numPr>
          <w:ilvl w:val="0"/>
          <w:numId w:val="37"/>
        </w:numPr>
        <w:tabs>
          <w:tab w:val="left" w:pos="720"/>
          <w:tab w:val="left" w:pos="2160"/>
        </w:tabs>
        <w:autoSpaceDE w:val="0"/>
        <w:autoSpaceDN w:val="0"/>
        <w:spacing w:before="0" w:after="240"/>
        <w:ind w:left="720"/>
        <w:jc w:val="both"/>
        <w:rPr>
          <w:rFonts w:eastAsia="Arial"/>
        </w:rPr>
      </w:pPr>
      <w:r w:rsidRPr="001F1037">
        <w:rPr>
          <w:rFonts w:eastAsia="Arial"/>
        </w:rPr>
        <w:lastRenderedPageBreak/>
        <w:t xml:space="preserve">A disabled resident may obtain a Columbine annual pass pursuant to 33-12-103.5, C.R.S. A resident who qualifies for a Centennial annual pass may obtain such pass as provided for in this regulation. A Columbine or a Centennial annual parks pass shall be issued following the Division’s receipt of a completed application from a qualified resident of the state and the payment of the necessary fee. The pass will only remain valid </w:t>
      </w:r>
      <w:proofErr w:type="gramStart"/>
      <w:r w:rsidRPr="001F1037">
        <w:rPr>
          <w:rFonts w:eastAsia="Arial"/>
        </w:rPr>
        <w:t>as long as</w:t>
      </w:r>
      <w:proofErr w:type="gramEnd"/>
      <w:r w:rsidRPr="001F1037">
        <w:rPr>
          <w:rFonts w:eastAsia="Arial"/>
        </w:rPr>
        <w:t xml:space="preserve"> the individual maintains their Colorado residency as defined in 33-10-102 (21), C.R.S.</w:t>
      </w:r>
    </w:p>
    <w:p w14:paraId="2098D9DC" w14:textId="77777777" w:rsidR="00D33918" w:rsidRPr="001F1037" w:rsidRDefault="00D33918" w:rsidP="00D33918">
      <w:pPr>
        <w:widowControl w:val="0"/>
        <w:numPr>
          <w:ilvl w:val="1"/>
          <w:numId w:val="37"/>
        </w:numPr>
        <w:autoSpaceDE w:val="0"/>
        <w:autoSpaceDN w:val="0"/>
        <w:spacing w:before="0" w:after="240"/>
        <w:ind w:left="1440"/>
        <w:jc w:val="both"/>
        <w:rPr>
          <w:rFonts w:eastAsia="Arial"/>
        </w:rPr>
      </w:pPr>
      <w:proofErr w:type="gramStart"/>
      <w:r w:rsidRPr="001F1037">
        <w:rPr>
          <w:rFonts w:eastAsia="Arial"/>
        </w:rPr>
        <w:t>In order to</w:t>
      </w:r>
      <w:proofErr w:type="gramEnd"/>
      <w:r w:rsidRPr="001F1037">
        <w:rPr>
          <w:rFonts w:eastAsia="Arial"/>
        </w:rPr>
        <w:t xml:space="preserve"> qualify for a Columbine annual </w:t>
      </w:r>
      <w:proofErr w:type="gramStart"/>
      <w:r w:rsidRPr="001F1037">
        <w:rPr>
          <w:rFonts w:eastAsia="Arial"/>
        </w:rPr>
        <w:t>parks</w:t>
      </w:r>
      <w:proofErr w:type="gramEnd"/>
      <w:r w:rsidRPr="001F1037">
        <w:rPr>
          <w:rFonts w:eastAsia="Arial"/>
        </w:rPr>
        <w:t xml:space="preserve"> pass, a resident must provide the following written proof to the Division:</w:t>
      </w:r>
    </w:p>
    <w:p w14:paraId="22EA8D4A" w14:textId="77777777" w:rsidR="00D33918" w:rsidRPr="001F1037" w:rsidRDefault="00D33918" w:rsidP="00D33918">
      <w:pPr>
        <w:widowControl w:val="0"/>
        <w:numPr>
          <w:ilvl w:val="2"/>
          <w:numId w:val="37"/>
        </w:numPr>
        <w:autoSpaceDE w:val="0"/>
        <w:autoSpaceDN w:val="0"/>
        <w:spacing w:before="0" w:after="240"/>
        <w:ind w:left="2160" w:hanging="720"/>
        <w:jc w:val="both"/>
        <w:rPr>
          <w:rFonts w:eastAsia="Arial"/>
        </w:rPr>
      </w:pPr>
      <w:r w:rsidRPr="001F1037">
        <w:rPr>
          <w:rFonts w:eastAsia="Arial"/>
        </w:rPr>
        <w:t>A “Final Admission of Liability” form from the Division of Workers Compensation that indicates a total and permanent disability; or</w:t>
      </w:r>
    </w:p>
    <w:p w14:paraId="1B3B047C" w14:textId="77777777" w:rsidR="00D33918" w:rsidRPr="001F1037" w:rsidRDefault="00D33918" w:rsidP="00D33918">
      <w:pPr>
        <w:widowControl w:val="0"/>
        <w:numPr>
          <w:ilvl w:val="2"/>
          <w:numId w:val="37"/>
        </w:numPr>
        <w:autoSpaceDE w:val="0"/>
        <w:autoSpaceDN w:val="0"/>
        <w:spacing w:before="0" w:after="240"/>
        <w:ind w:left="2160" w:hanging="720"/>
        <w:jc w:val="both"/>
        <w:rPr>
          <w:rFonts w:eastAsia="Arial"/>
        </w:rPr>
      </w:pPr>
      <w:r w:rsidRPr="001F1037">
        <w:rPr>
          <w:rFonts w:eastAsia="Arial"/>
        </w:rPr>
        <w:t xml:space="preserve">A fully completed Division “Physician’s Affidavit” signed by a licensed physician attesting that the resident meets the definition of a total and permanent disability. A </w:t>
      </w:r>
      <w:r w:rsidRPr="001F1037">
        <w:rPr>
          <w:rFonts w:eastAsia="Arial"/>
          <w:b/>
        </w:rPr>
        <w:t>“total and permanent disability”</w:t>
      </w:r>
      <w:r w:rsidRPr="001F1037">
        <w:rPr>
          <w:rFonts w:eastAsia="Arial"/>
        </w:rPr>
        <w:t xml:space="preserve"> shall mean any physical or mental impairment which prevents substantial gainful employment, but only if it is reasonably certain that such a disability will continue throughout the lifetime of the disabled person.</w:t>
      </w:r>
    </w:p>
    <w:p w14:paraId="4227D027"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proofErr w:type="gramStart"/>
      <w:r w:rsidRPr="001F1037">
        <w:rPr>
          <w:rFonts w:eastAsia="Arial"/>
        </w:rPr>
        <w:t>In order to</w:t>
      </w:r>
      <w:proofErr w:type="gramEnd"/>
      <w:r w:rsidRPr="001F1037">
        <w:rPr>
          <w:rFonts w:eastAsia="Arial"/>
        </w:rPr>
        <w:t xml:space="preserve"> qualify for a Centennial annual </w:t>
      </w:r>
      <w:proofErr w:type="gramStart"/>
      <w:r w:rsidRPr="001F1037">
        <w:rPr>
          <w:rFonts w:eastAsia="Arial"/>
        </w:rPr>
        <w:t>parks</w:t>
      </w:r>
      <w:proofErr w:type="gramEnd"/>
      <w:r w:rsidRPr="001F1037">
        <w:rPr>
          <w:rFonts w:eastAsia="Arial"/>
        </w:rPr>
        <w:t xml:space="preserve"> pass, a Colorado resident must </w:t>
      </w:r>
      <w:del w:id="71" w:author="Hernandez, Hilary" w:date="2026-07-28T15:54:00Z" w16du:dateUtc="2026-07-28T21:54:00Z">
        <w:r w:rsidRPr="001F1037" w:rsidDel="0070727E">
          <w:rPr>
            <w:rFonts w:eastAsia="Arial"/>
          </w:rPr>
          <w:delText xml:space="preserve">show </w:delText>
        </w:r>
      </w:del>
      <w:ins w:id="72" w:author="Hernandez, Hilary" w:date="2026-07-28T15:54:00Z" w16du:dateUtc="2026-07-28T21:54:00Z">
        <w:r w:rsidRPr="001F1037">
          <w:rPr>
            <w:rFonts w:eastAsia="Arial"/>
          </w:rPr>
          <w:t xml:space="preserve">provide </w:t>
        </w:r>
      </w:ins>
      <w:r w:rsidRPr="001F1037">
        <w:rPr>
          <w:rFonts w:eastAsia="Arial"/>
        </w:rPr>
        <w:t xml:space="preserve">a photo identification card and: </w:t>
      </w:r>
    </w:p>
    <w:p w14:paraId="0C695079"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Provide written proof in the form of a federal or state income tax return from the immediately preceding calendar year that the federal taxable income of such individual is at or below one hundred percent of the official poverty line for an individual or a family, as appropriate to the applicant. If said tax return is not available, a return for the year immediately preceding such year shall suffice. Or,</w:t>
      </w:r>
    </w:p>
    <w:p w14:paraId="3F40DF70"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If an individual’s income is at a level where such individual was not required to file a federal income tax return for the immediately preceding calendar year, such individual shall sign a statement under penalty of perjury in the second degree to such effect. No such affidavit shall be required to be notarized. Or,</w:t>
      </w:r>
    </w:p>
    <w:p w14:paraId="36C8AF58" w14:textId="77777777" w:rsidR="00D33918" w:rsidRPr="001F1037" w:rsidRDefault="00D33918" w:rsidP="00D33918">
      <w:pPr>
        <w:widowControl w:val="0"/>
        <w:numPr>
          <w:ilvl w:val="2"/>
          <w:numId w:val="37"/>
        </w:numPr>
        <w:tabs>
          <w:tab w:val="left" w:pos="720"/>
          <w:tab w:val="left" w:pos="2160"/>
        </w:tabs>
        <w:autoSpaceDE w:val="0"/>
        <w:autoSpaceDN w:val="0"/>
        <w:spacing w:before="0" w:after="240"/>
        <w:ind w:left="2160" w:hanging="720"/>
        <w:jc w:val="both"/>
        <w:rPr>
          <w:rFonts w:eastAsia="Arial"/>
        </w:rPr>
      </w:pPr>
      <w:r w:rsidRPr="001F1037">
        <w:rPr>
          <w:rFonts w:eastAsia="Arial"/>
        </w:rPr>
        <w:t>Documentation in the form of a card or other verifiable written materials that the resident is currently enrolled in any one of the following programs: TANF (Temporary Assistance to Needy Families), WIC (Special Supplemental Nutrition Program for Women, Infants and Children), Health First Colorado (Colorado’s Medicaid program), SNAP (Supplemental Nutrition Assistance Program), FDPIR (Food Distribution Program on Indian Reservations), or LEAP (Low-income Energy Assistance Program.</w:t>
      </w:r>
    </w:p>
    <w:p w14:paraId="4BFB8CC6" w14:textId="77777777" w:rsidR="00D33918" w:rsidRPr="001F1037" w:rsidRDefault="00D33918" w:rsidP="00D33918">
      <w:pPr>
        <w:tabs>
          <w:tab w:val="left" w:pos="1440"/>
        </w:tabs>
        <w:spacing w:after="240"/>
        <w:ind w:left="1440"/>
        <w:jc w:val="both"/>
      </w:pPr>
      <w:r w:rsidRPr="001F1037">
        <w:t xml:space="preserve">The pass will only remain valid </w:t>
      </w:r>
      <w:proofErr w:type="gramStart"/>
      <w:r w:rsidRPr="001F1037">
        <w:t>as long as</w:t>
      </w:r>
      <w:proofErr w:type="gramEnd"/>
      <w:r w:rsidRPr="001F1037">
        <w:t xml:space="preserve"> the individual maintains their Colorado residency as defined in 33-10-102 (21), C.R.S. The federal taxable income amounts, based on the number of people in the family/household, cannot be greater than those listed in the poverty guidelines set forth in the Annual Update of the HHS Poverty Guidelines, 91 Fed. Reg. 1797 (January 15, 2026) issued by the U.S. Department of Health and Human Services, Office of the Assistant Secretary for Planning and Evaluation, Room 404E, Humphrey Building, Department of Health and Human Services, Washington, DC 20201. This federal guideline, but not later amendments to or editions thereof, has been incorporated by reference. Information regarding how and where the incorporated materials may be examined, or copies obtained, is available from:</w:t>
      </w:r>
    </w:p>
    <w:p w14:paraId="0C545E8D" w14:textId="77777777" w:rsidR="00D33918" w:rsidRPr="001F1037" w:rsidRDefault="00D33918" w:rsidP="00D33918">
      <w:pPr>
        <w:tabs>
          <w:tab w:val="left" w:pos="720"/>
          <w:tab w:val="left" w:pos="1440"/>
        </w:tabs>
        <w:spacing w:after="240"/>
        <w:ind w:left="1440"/>
        <w:jc w:val="both"/>
      </w:pPr>
      <w:r w:rsidRPr="001F1037">
        <w:t>Regulations Manager</w:t>
      </w:r>
    </w:p>
    <w:p w14:paraId="1BBBF9CD" w14:textId="77777777" w:rsidR="00D33918" w:rsidRPr="001F1037" w:rsidRDefault="00D33918" w:rsidP="00D33918">
      <w:pPr>
        <w:tabs>
          <w:tab w:val="left" w:pos="720"/>
          <w:tab w:val="left" w:pos="1440"/>
        </w:tabs>
        <w:spacing w:after="240"/>
        <w:ind w:left="1440"/>
        <w:jc w:val="both"/>
      </w:pPr>
      <w:r w:rsidRPr="001F1037">
        <w:lastRenderedPageBreak/>
        <w:t>Policy and Planning Unit</w:t>
      </w:r>
    </w:p>
    <w:p w14:paraId="156AF841" w14:textId="77777777" w:rsidR="00D33918" w:rsidRPr="001F1037" w:rsidRDefault="00D33918" w:rsidP="00D33918">
      <w:pPr>
        <w:tabs>
          <w:tab w:val="left" w:pos="720"/>
          <w:tab w:val="left" w:pos="1440"/>
        </w:tabs>
        <w:spacing w:after="240"/>
        <w:ind w:left="1440"/>
        <w:jc w:val="both"/>
      </w:pPr>
      <w:r w:rsidRPr="001F1037">
        <w:t>Colorado Division of Parks and Wildlife</w:t>
      </w:r>
    </w:p>
    <w:p w14:paraId="43C293BB" w14:textId="77777777" w:rsidR="00D33918" w:rsidRPr="001F1037" w:rsidRDefault="00D33918" w:rsidP="00D33918">
      <w:pPr>
        <w:tabs>
          <w:tab w:val="left" w:pos="720"/>
          <w:tab w:val="left" w:pos="1440"/>
        </w:tabs>
        <w:spacing w:after="240"/>
        <w:ind w:left="1440"/>
        <w:jc w:val="both"/>
      </w:pPr>
      <w:r w:rsidRPr="001F1037">
        <w:t>6060 Broadway</w:t>
      </w:r>
    </w:p>
    <w:p w14:paraId="1AAA36AA" w14:textId="77777777" w:rsidR="00D33918" w:rsidRPr="001F1037" w:rsidRDefault="00D33918" w:rsidP="00D33918">
      <w:pPr>
        <w:tabs>
          <w:tab w:val="left" w:pos="720"/>
          <w:tab w:val="left" w:pos="1440"/>
        </w:tabs>
        <w:spacing w:after="240"/>
        <w:ind w:left="1440"/>
        <w:jc w:val="both"/>
      </w:pPr>
      <w:r w:rsidRPr="001F1037">
        <w:t>Denver, Colorado 80216</w:t>
      </w:r>
    </w:p>
    <w:p w14:paraId="0EFFE769" w14:textId="77777777" w:rsidR="00D33918" w:rsidRPr="001F1037" w:rsidDel="0070727E"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del w:id="73" w:author="Hernandez, Hilary" w:date="2026-07-28T15:56:00Z" w16du:dateUtc="2026-07-28T21:56:00Z"/>
          <w:rFonts w:eastAsia="Arial"/>
        </w:rPr>
      </w:pPr>
      <w:del w:id="74" w:author="Hernandez, Hilary" w:date="2026-07-28T15:56:00Z" w16du:dateUtc="2026-07-28T21:56:00Z">
        <w:r w:rsidRPr="001F1037" w:rsidDel="0070727E">
          <w:rPr>
            <w:rFonts w:eastAsia="Arial"/>
          </w:rPr>
          <w:delText>The Columbine, Centennial, Independence, and Blue Spruce annual parks pass application shall be on a form provided by the Division. Blank applications shall be available, during regular business hours, at the Divisions’ regional offices, Denver offices, and service centers.</w:delText>
        </w:r>
      </w:del>
    </w:p>
    <w:p w14:paraId="0A5D5DD9"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Individuals applying to the Division for a Columbine, Centennial, Independence, or Blue Spruce annual parks pass must provide the following information:</w:t>
      </w:r>
    </w:p>
    <w:p w14:paraId="3AE5F1E0"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Full name and address, including city, county, state and zip code; and</w:t>
      </w:r>
    </w:p>
    <w:p w14:paraId="227CE004"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Phone number, unless the phone number is unlisted or non-published; and</w:t>
      </w:r>
    </w:p>
    <w:p w14:paraId="2BAAB16D"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Date of birth and age; and</w:t>
      </w:r>
    </w:p>
    <w:p w14:paraId="4E65705F"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Physical description, including sex, height, weight, hair and eye color; and</w:t>
      </w:r>
    </w:p>
    <w:p w14:paraId="2494DB2F"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 xml:space="preserve">Applicant’s signature </w:t>
      </w:r>
      <w:ins w:id="75" w:author="Hernandez, Hilary" w:date="2026-07-28T16:19:00Z" w16du:dateUtc="2026-07-28T22:19:00Z">
        <w:r w:rsidRPr="001F1037">
          <w:rPr>
            <w:rFonts w:eastAsia="Arial"/>
          </w:rPr>
          <w:t>or attes</w:t>
        </w:r>
      </w:ins>
      <w:ins w:id="76" w:author="Hernandez, Hilary" w:date="2026-07-28T16:20:00Z" w16du:dateUtc="2026-07-28T22:20:00Z">
        <w:r w:rsidRPr="001F1037">
          <w:rPr>
            <w:rFonts w:eastAsia="Arial"/>
          </w:rPr>
          <w:t xml:space="preserve">tation </w:t>
        </w:r>
      </w:ins>
      <w:r w:rsidRPr="001F1037">
        <w:rPr>
          <w:rFonts w:eastAsia="Arial"/>
        </w:rPr>
        <w:t>and date of application; and</w:t>
      </w:r>
    </w:p>
    <w:p w14:paraId="7DA95869"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If applying for a Columbine annual parks</w:t>
      </w:r>
      <w:ins w:id="77" w:author="Hernandez, Hilary" w:date="2026-07-28T16:22:00Z" w16du:dateUtc="2026-07-28T22:22:00Z">
        <w:r w:rsidRPr="001F1037">
          <w:rPr>
            <w:rFonts w:eastAsia="Arial"/>
          </w:rPr>
          <w:t xml:space="preserve"> pass</w:t>
        </w:r>
      </w:ins>
      <w:r w:rsidRPr="001F1037">
        <w:rPr>
          <w:rFonts w:eastAsia="Arial"/>
        </w:rPr>
        <w:t>, information concerning the nature of the applicant’s disability, together with supporting evidence of the same.</w:t>
      </w:r>
    </w:p>
    <w:p w14:paraId="64B1B924"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If applying for a Centennial annual parks pass, information concerning the applicant’s total annual income and number of people in the family/household, together with supporting evidence of the same or supporting evidence the applicant is currently enrolled in one of the programs listed in these regulations.</w:t>
      </w:r>
    </w:p>
    <w:p w14:paraId="111883CE"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 xml:space="preserve">If applying for a Blue Spruce annual parks pass, information concerning the applicant’s first responder service and disability, together with supporting evidence of the same. </w:t>
      </w:r>
    </w:p>
    <w:p w14:paraId="7485349F"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 xml:space="preserve">If applying for an Independence annual parks pass, required documentation supporting veteran’s status and disability qualifications or </w:t>
      </w:r>
      <w:r w:rsidRPr="001F1037">
        <w:rPr>
          <w:rFonts w:eastAsia="Arial"/>
          <w:color w:val="000000"/>
          <w:shd w:val="clear" w:color="auto" w:fill="FFFFFF"/>
        </w:rPr>
        <w:t>verification that the applicant has been awarded a purple heart</w:t>
      </w:r>
      <w:r w:rsidRPr="001F1037">
        <w:rPr>
          <w:rFonts w:eastAsia="Arial"/>
        </w:rPr>
        <w:t>.</w:t>
      </w:r>
    </w:p>
    <w:p w14:paraId="3540C035"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 xml:space="preserve">The Columbine, Centennial, Independence, and Blue Spruce annual parks pass application form </w:t>
      </w:r>
      <w:del w:id="78" w:author="Hernandez, Hilary" w:date="2026-07-28T16:23:00Z" w16du:dateUtc="2026-07-28T22:23:00Z">
        <w:r w:rsidRPr="001F1037" w:rsidDel="00D42254">
          <w:rPr>
            <w:rFonts w:eastAsia="Arial"/>
          </w:rPr>
          <w:delText xml:space="preserve">shall contain language explaining that the completed and signed application, once submitted to the Division, will be treated in all respects as a sworn statement. The form </w:delText>
        </w:r>
      </w:del>
      <w:r w:rsidRPr="001F1037">
        <w:rPr>
          <w:rFonts w:eastAsia="Arial"/>
        </w:rPr>
        <w:t xml:space="preserve">shall </w:t>
      </w:r>
      <w:del w:id="79" w:author="Hernandez, Hilary" w:date="2026-07-28T16:23:00Z" w16du:dateUtc="2026-07-28T22:23:00Z">
        <w:r w:rsidRPr="001F1037" w:rsidDel="00D42254">
          <w:rPr>
            <w:rFonts w:eastAsia="Arial"/>
          </w:rPr>
          <w:delText xml:space="preserve">also </w:delText>
        </w:r>
      </w:del>
      <w:r w:rsidRPr="001F1037">
        <w:rPr>
          <w:rFonts w:eastAsia="Arial"/>
        </w:rPr>
        <w:t>contain an oath that includes an affirmation attesting to the truth of that which is stated, the applicant is aware that statements made are intended to be represented as true and correct statements, and that false statements are punishable by law.</w:t>
      </w:r>
    </w:p>
    <w:p w14:paraId="101A8241"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At the time that an application for a Columbine or a Centennial annual parks pass is submitted to the Division, the appropriate fee shall also be paid.</w:t>
      </w:r>
    </w:p>
    <w:p w14:paraId="6403B8A6"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 xml:space="preserve">Pending the issuance of a Columbine, Centennial, Independence, or Blue Spruce annual </w:t>
      </w:r>
      <w:r w:rsidRPr="001F1037">
        <w:rPr>
          <w:rFonts w:eastAsia="Arial"/>
        </w:rPr>
        <w:lastRenderedPageBreak/>
        <w:t>parks pass, possession on the applicant of a bona fide copy of the application permits the applicant and others in the motor vehicle carrying the applicant entrance by motor vehicle to all state parks and state recreation areas, when and where motor vehicle access is permitted, for a period of thirty days following the date of filing the application with the Division or until receipt of notice from the Division either granting or denying the application request, whichever period of time is shorter.</w:t>
      </w:r>
    </w:p>
    <w:p w14:paraId="7DCFAB9E"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Within 15 days of the Division’s receipt of a completed Columbine or Centennial annual parks pass application and the appropriate fee payment, or Blue Spruce or Independence  annual parks pass application, the Division shall review and approve or deny the application.</w:t>
      </w:r>
    </w:p>
    <w:p w14:paraId="22F7BB25"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Completed applications shall be approved if the minimum qualifications set forth in this regulation are met.</w:t>
      </w:r>
    </w:p>
    <w:p w14:paraId="14D33FE7"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Conversely, if the minimum qualifications are not met, then the application shall be denied. The applicant shall be notified in writing within five working days upon denial of a request. Such written notification shall include an explanation of the basis for denial and a refund of any fee paid.</w:t>
      </w:r>
    </w:p>
    <w:p w14:paraId="07474302"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rPr>
      </w:pPr>
      <w:r w:rsidRPr="001F1037">
        <w:rPr>
          <w:rFonts w:eastAsia="Arial"/>
        </w:rPr>
        <w:t>The applicant may appeal this decision to the Division Director by notifying the Director in writing within sixty days of the Division’s mailing of the denial notice. A faster appeal will be necessary when the calendar year will end prior to the expiration of the sixty-day appeal period.</w:t>
      </w:r>
    </w:p>
    <w:p w14:paraId="53E25F25" w14:textId="77777777" w:rsidR="00D33918" w:rsidRPr="001F1037" w:rsidDel="00603DB3"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del w:id="80" w:author="Hernandez, Hilary" w:date="2026-08-18T10:58:00Z" w16du:dateUtc="2026-08-18T16:58:00Z"/>
          <w:rFonts w:eastAsia="Arial"/>
        </w:rPr>
      </w:pPr>
      <w:del w:id="81" w:author="Hernandez, Hilary" w:date="2026-08-18T10:58:00Z" w16du:dateUtc="2026-08-18T16:58:00Z">
        <w:r w:rsidRPr="001F1037" w:rsidDel="00603DB3">
          <w:rPr>
            <w:rFonts w:eastAsia="Arial"/>
          </w:rPr>
          <w:delText>The address utilized by the Division for all mailings associated with the processing of a Columbine, Centennial, Independence, or Blue Spruce annual parks pass application shall be the address indicated on the application.</w:delText>
        </w:r>
      </w:del>
    </w:p>
    <w:p w14:paraId="2E68E9DB"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 xml:space="preserve">If a Columbine, Centennial, Independence, or Blue Spruce annual pass is lost or destroyed during the period of time that it would otherwise would have been valid, the person to whom the pass was issued may obtain a duplicate thereof, free of charge, upon signing an affidavit reciting where and by whom it was issued and circumstances under which it was lost. </w:t>
      </w:r>
    </w:p>
    <w:p w14:paraId="09E0411E" w14:textId="77777777" w:rsidR="00D33918" w:rsidRPr="001F1037" w:rsidRDefault="00D33918" w:rsidP="00D33918">
      <w:pPr>
        <w:widowControl w:val="0"/>
        <w:numPr>
          <w:ilvl w:val="0"/>
          <w:numId w:val="37"/>
        </w:numPr>
        <w:tabs>
          <w:tab w:val="left" w:pos="720"/>
          <w:tab w:val="left" w:pos="2160"/>
        </w:tabs>
        <w:autoSpaceDE w:val="0"/>
        <w:autoSpaceDN w:val="0"/>
        <w:spacing w:before="0" w:after="240"/>
        <w:ind w:left="720"/>
        <w:jc w:val="both"/>
        <w:rPr>
          <w:rFonts w:eastAsia="Arial"/>
        </w:rPr>
      </w:pPr>
      <w:r w:rsidRPr="001F1037">
        <w:rPr>
          <w:rFonts w:eastAsia="Arial"/>
        </w:rPr>
        <w:t>The types of non-motor vehicle individual passes available from the Division are as follows:</w:t>
      </w:r>
    </w:p>
    <w:p w14:paraId="7B2EC51B" w14:textId="77777777" w:rsidR="00D33918" w:rsidRPr="001F1037" w:rsidRDefault="00D33918" w:rsidP="00D33918">
      <w:pPr>
        <w:widowControl w:val="0"/>
        <w:numPr>
          <w:ilvl w:val="1"/>
          <w:numId w:val="37"/>
        </w:numPr>
        <w:tabs>
          <w:tab w:val="left" w:pos="1440"/>
          <w:tab w:val="left" w:pos="2160"/>
        </w:tabs>
        <w:autoSpaceDE w:val="0"/>
        <w:autoSpaceDN w:val="0"/>
        <w:spacing w:before="0" w:after="240"/>
        <w:ind w:left="1440"/>
        <w:jc w:val="both"/>
        <w:rPr>
          <w:rFonts w:eastAsia="Arial"/>
        </w:rPr>
      </w:pPr>
      <w:r w:rsidRPr="001F1037">
        <w:rPr>
          <w:rFonts w:eastAsia="Arial"/>
          <w:color w:val="000000"/>
        </w:rPr>
        <w:t xml:space="preserve">A non-motor vehicle individual daily pass, for all persons sixteen years of age or older, shall be carried on the individual’s person for all visitors entering state recreation areas and state parks as provided in regulation #701-1 and regulation #701-6.d. </w:t>
      </w:r>
    </w:p>
    <w:p w14:paraId="4C4C9944"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A</w:t>
      </w:r>
      <w:r w:rsidRPr="001F1037">
        <w:rPr>
          <w:rFonts w:eastAsia="Arial"/>
          <w:color w:val="000000"/>
        </w:rPr>
        <w:t xml:space="preserve"> non-motor vehicle individual annual pass issued to one pass holder, may be used for the pass holder and up to three additional visitors sixteen years of age or older. Such pass, shall be carried on the pass holder’s person for visitors entering state recreation areas and state parks as provided in regulation #701-1 and regulation #701-6.d.</w:t>
      </w:r>
    </w:p>
    <w:p w14:paraId="31A0944E"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color w:val="000000"/>
        </w:rPr>
      </w:pPr>
      <w:del w:id="82" w:author="Hernandez, Hilary" w:date="2026-07-28T16:26:00Z" w16du:dateUtc="2026-07-28T22:26:00Z">
        <w:r w:rsidRPr="001F1037" w:rsidDel="00D42254">
          <w:rPr>
            <w:rFonts w:eastAsia="Arial"/>
            <w:color w:val="000000"/>
          </w:rPr>
          <w:delText>The receipt for an annual pass, a</w:delText>
        </w:r>
      </w:del>
      <w:ins w:id="83" w:author="Hernandez, Hilary" w:date="2026-07-28T16:26:00Z" w16du:dateUtc="2026-07-28T22:26:00Z">
        <w:r w:rsidRPr="001F1037">
          <w:rPr>
            <w:rFonts w:eastAsia="Arial"/>
            <w:color w:val="000000"/>
          </w:rPr>
          <w:t>A</w:t>
        </w:r>
      </w:ins>
      <w:r w:rsidRPr="001F1037">
        <w:rPr>
          <w:rFonts w:eastAsia="Arial"/>
          <w:color w:val="000000"/>
        </w:rPr>
        <w:t xml:space="preserve"> copy of the individual’s vehicle registration displaying a Keep Colorado Wild annual pass, a Division sponsored mobile application showing active status of a Keep Colorado Wild annual pass or other Division annual pass shall be carried on the pass holder’s person to be used as an individual annual pass, for the pass holder and up to three additional visitors sixteen years of age or older, for visitors entering all state recreation areas and state parks as provided in regulations #701-1 and regulation #701-6.d.</w:t>
      </w:r>
    </w:p>
    <w:p w14:paraId="78663C90"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color w:val="000000"/>
        </w:rPr>
      </w:pPr>
      <w:r w:rsidRPr="001F1037">
        <w:rPr>
          <w:rFonts w:eastAsia="Arial"/>
        </w:rPr>
        <w:lastRenderedPageBreak/>
        <w:t>The following rules apply to non-motorized access to Arkansas Headwaters Recreation Areas:</w:t>
      </w:r>
    </w:p>
    <w:p w14:paraId="052E646A"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rFonts w:eastAsia="Arial"/>
          <w:color w:val="000000"/>
        </w:rPr>
      </w:pPr>
      <w:r w:rsidRPr="001F1037">
        <w:rPr>
          <w:rFonts w:eastAsia="Arial"/>
          <w:color w:val="000000"/>
        </w:rPr>
        <w:t xml:space="preserve">A non-motor vehicle individual daily pass, for all persons sixteen years of age or older, shall be carried on the individual’s person for all visitors entering the developed and posted fee sites of Arkansas Headwaters Recreation Area. </w:t>
      </w:r>
    </w:p>
    <w:p w14:paraId="5FCEF2F9" w14:textId="77777777" w:rsidR="00D33918" w:rsidRPr="001F1037" w:rsidDel="00603DB3" w:rsidRDefault="00D33918" w:rsidP="00D33918">
      <w:pPr>
        <w:widowControl w:val="0"/>
        <w:numPr>
          <w:ilvl w:val="2"/>
          <w:numId w:val="37"/>
        </w:numPr>
        <w:tabs>
          <w:tab w:val="left" w:pos="720"/>
          <w:tab w:val="left" w:pos="1440"/>
          <w:tab w:val="left" w:pos="2160"/>
        </w:tabs>
        <w:autoSpaceDE w:val="0"/>
        <w:autoSpaceDN w:val="0"/>
        <w:spacing w:before="0" w:after="240"/>
        <w:ind w:left="2160" w:hanging="720"/>
        <w:jc w:val="both"/>
        <w:rPr>
          <w:del w:id="84" w:author="Hernandez, Hilary" w:date="2026-08-18T10:59:00Z" w16du:dateUtc="2026-08-18T16:59:00Z"/>
          <w:rFonts w:eastAsia="Arial"/>
          <w:color w:val="000000"/>
        </w:rPr>
      </w:pPr>
      <w:del w:id="85" w:author="Hernandez, Hilary" w:date="2026-07-28T16:28:00Z" w16du:dateUtc="2026-07-28T22:28:00Z">
        <w:r w:rsidRPr="001F1037" w:rsidDel="00D42254">
          <w:rPr>
            <w:rFonts w:eastAsia="Arial"/>
            <w:color w:val="000000"/>
          </w:rPr>
          <w:delText>Or the receipt for an annual pass, or a</w:delText>
        </w:r>
      </w:del>
      <w:del w:id="86" w:author="Hernandez, Hilary" w:date="2026-08-18T10:59:00Z" w16du:dateUtc="2026-08-18T16:59:00Z">
        <w:r w:rsidRPr="001F1037" w:rsidDel="00603DB3">
          <w:rPr>
            <w:rFonts w:eastAsia="Arial"/>
            <w:color w:val="000000"/>
          </w:rPr>
          <w:delText xml:space="preserve"> copy of the individual’s vehicle registration displaying a Keep Colorado Wild annual pass shall be carried on the pass holder’s person to be used as an individual annual pass, and may be used for the pass holder and up to three additional visitors sixteen years of age or older for visitors entering the developed and posted fee sites of Arkansas Headwaters Recreation Area.</w:delText>
        </w:r>
      </w:del>
    </w:p>
    <w:p w14:paraId="214C2AB4" w14:textId="77777777" w:rsidR="00D33918" w:rsidRPr="001F1037" w:rsidRDefault="00D33918" w:rsidP="00D33918">
      <w:pPr>
        <w:widowControl w:val="0"/>
        <w:numPr>
          <w:ilvl w:val="1"/>
          <w:numId w:val="37"/>
        </w:numPr>
        <w:tabs>
          <w:tab w:val="left" w:pos="720"/>
          <w:tab w:val="left" w:pos="1440"/>
        </w:tabs>
        <w:autoSpaceDE w:val="0"/>
        <w:autoSpaceDN w:val="0"/>
        <w:spacing w:before="0" w:after="240"/>
        <w:ind w:left="1440"/>
        <w:jc w:val="both"/>
        <w:rPr>
          <w:rFonts w:eastAsia="Arial"/>
        </w:rPr>
      </w:pPr>
      <w:r w:rsidRPr="001F1037">
        <w:rPr>
          <w:rFonts w:eastAsia="Arial"/>
        </w:rPr>
        <w:t>If a non-motor vehicle individual annual pass is lost or destroyed during the period of time that it would otherwise would have been valid, the person to whom the pass was issued may obtain a duplicate thereof, free of charge, upon signing an affidavit reciting where and by whom it was issued and circumstances under which it was lost.</w:t>
      </w:r>
    </w:p>
    <w:p w14:paraId="020EF29E" w14:textId="77777777"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jc w:val="both"/>
        <w:rPr>
          <w:rFonts w:eastAsia="Arial"/>
        </w:rPr>
      </w:pPr>
      <w:r w:rsidRPr="001F1037">
        <w:rPr>
          <w:rFonts w:eastAsia="Arial"/>
        </w:rPr>
        <w:t>Volunteers for Colorado Parks and Wildlife are eligible for a volunteer park pass while serving in accordance with a signed individual volunteer agreement and after donating a minimum of 48 hours of approved volunteer service within a previous consecutive 12-month period.</w:t>
      </w:r>
    </w:p>
    <w:p w14:paraId="127E45DB"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The volunteer park pass is valid for one year from the date of issue.</w:t>
      </w:r>
    </w:p>
    <w:p w14:paraId="114AADB8" w14:textId="77777777"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jc w:val="both"/>
        <w:rPr>
          <w:rFonts w:eastAsia="Arial"/>
        </w:rPr>
      </w:pPr>
      <w:r w:rsidRPr="001F1037">
        <w:rPr>
          <w:rFonts w:eastAsia="Arial"/>
        </w:rPr>
        <w:t>Volunteers for Colorado Parks and Wildlife who are 64 years of age or older, regardless of their state of residence, are eligible for the senior volunteer park pass while serving in accordance with a signed individual volunteer agreement and after donating a minimum of 48 hours of approved volunteer service within a previous consecutive 12-month period.</w:t>
      </w:r>
    </w:p>
    <w:p w14:paraId="78F71713"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jc w:val="both"/>
        <w:rPr>
          <w:rFonts w:eastAsia="Arial"/>
        </w:rPr>
      </w:pPr>
      <w:r w:rsidRPr="001F1037">
        <w:rPr>
          <w:rFonts w:eastAsia="Arial"/>
        </w:rPr>
        <w:t>The senior volunteer park pass is valid for one year from the date of issue.</w:t>
      </w:r>
    </w:p>
    <w:p w14:paraId="3A3D2CB0" w14:textId="77777777" w:rsidR="00D33918" w:rsidRPr="001F1037" w:rsidRDefault="00D33918" w:rsidP="00D33918">
      <w:pPr>
        <w:widowControl w:val="0"/>
        <w:numPr>
          <w:ilvl w:val="0"/>
          <w:numId w:val="37"/>
        </w:numPr>
        <w:autoSpaceDE w:val="0"/>
        <w:autoSpaceDN w:val="0"/>
        <w:spacing w:before="0" w:after="240"/>
        <w:ind w:left="720"/>
        <w:contextualSpacing/>
        <w:jc w:val="both"/>
        <w:rPr>
          <w:rFonts w:eastAsia="Arial"/>
        </w:rPr>
      </w:pPr>
      <w:r w:rsidRPr="001F1037">
        <w:rPr>
          <w:rFonts w:eastAsia="Arial"/>
        </w:rPr>
        <w:t>A veteran is eligible for a no fee individual military pass during the month of August.</w:t>
      </w:r>
    </w:p>
    <w:p w14:paraId="57E82E48" w14:textId="77777777" w:rsidR="00D33918" w:rsidRPr="001F1037" w:rsidRDefault="00D33918" w:rsidP="00D33918">
      <w:pPr>
        <w:widowControl w:val="0"/>
        <w:numPr>
          <w:ilvl w:val="0"/>
          <w:numId w:val="2"/>
        </w:numPr>
        <w:autoSpaceDE w:val="0"/>
        <w:autoSpaceDN w:val="0"/>
        <w:spacing w:before="0" w:after="240" w:line="259" w:lineRule="auto"/>
        <w:ind w:left="1440"/>
        <w:contextualSpacing/>
        <w:jc w:val="both"/>
        <w:rPr>
          <w:rFonts w:eastAsia="Arial"/>
        </w:rPr>
      </w:pPr>
      <w:proofErr w:type="gramStart"/>
      <w:r w:rsidRPr="001F1037">
        <w:rPr>
          <w:rFonts w:eastAsia="Arial"/>
        </w:rPr>
        <w:t>In order to</w:t>
      </w:r>
      <w:proofErr w:type="gramEnd"/>
      <w:r w:rsidRPr="001F1037">
        <w:rPr>
          <w:rFonts w:eastAsia="Arial"/>
        </w:rPr>
        <w:t xml:space="preserve"> qualify for the no fee individual military pass, a veteran, reserve, or </w:t>
      </w:r>
      <w:proofErr w:type="gramStart"/>
      <w:r w:rsidRPr="001F1037">
        <w:rPr>
          <w:rFonts w:eastAsia="Arial"/>
        </w:rPr>
        <w:t>active duty</w:t>
      </w:r>
      <w:proofErr w:type="gramEnd"/>
      <w:r w:rsidRPr="001F1037">
        <w:rPr>
          <w:rFonts w:eastAsia="Arial"/>
        </w:rPr>
        <w:t xml:space="preserve"> member of any branch of the armed forces of the United States, must provide at least one form of past or present military identification to the Division </w:t>
      </w:r>
      <w:proofErr w:type="gramStart"/>
      <w:r w:rsidRPr="001F1037">
        <w:rPr>
          <w:rFonts w:eastAsia="Arial"/>
        </w:rPr>
        <w:t>in order to</w:t>
      </w:r>
      <w:proofErr w:type="gramEnd"/>
      <w:r w:rsidRPr="001F1037">
        <w:rPr>
          <w:rFonts w:eastAsia="Arial"/>
        </w:rPr>
        <w:t xml:space="preserve"> receive the free Military pass.  Acceptable forms of military identification include:</w:t>
      </w:r>
    </w:p>
    <w:p w14:paraId="014471E7"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DD214;</w:t>
      </w:r>
    </w:p>
    <w:p w14:paraId="39D2540E"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DD Form 2;</w:t>
      </w:r>
    </w:p>
    <w:p w14:paraId="54EF6C36"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DD Form 2765;</w:t>
      </w:r>
    </w:p>
    <w:p w14:paraId="001731BB"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Active, retired or veteran military identification cards;</w:t>
      </w:r>
    </w:p>
    <w:p w14:paraId="14DB8BCF"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A current Colorado Driver’s License or state issued identification card with the word ‘Veteran’ printed on it as specified in 42-2-303 (5)(a), C.R.S.;</w:t>
      </w:r>
    </w:p>
    <w:p w14:paraId="458F3282" w14:textId="77777777" w:rsidR="00D33918" w:rsidRPr="001F1037" w:rsidRDefault="00D33918" w:rsidP="00D33918">
      <w:pPr>
        <w:widowControl w:val="0"/>
        <w:numPr>
          <w:ilvl w:val="0"/>
          <w:numId w:val="3"/>
        </w:numPr>
        <w:autoSpaceDE w:val="0"/>
        <w:autoSpaceDN w:val="0"/>
        <w:spacing w:before="0" w:after="240" w:line="259" w:lineRule="auto"/>
        <w:jc w:val="both"/>
        <w:rPr>
          <w:rFonts w:eastAsia="Arial"/>
        </w:rPr>
      </w:pPr>
      <w:r w:rsidRPr="001F1037">
        <w:rPr>
          <w:rFonts w:eastAsia="Arial"/>
        </w:rPr>
        <w:t>VA medical card.</w:t>
      </w:r>
    </w:p>
    <w:p w14:paraId="2191701A" w14:textId="77777777" w:rsidR="00D33918" w:rsidRPr="001F1037" w:rsidRDefault="00D33918" w:rsidP="00D33918">
      <w:pPr>
        <w:widowControl w:val="0"/>
        <w:numPr>
          <w:ilvl w:val="0"/>
          <w:numId w:val="37"/>
        </w:numPr>
        <w:tabs>
          <w:tab w:val="left" w:pos="720"/>
          <w:tab w:val="left" w:pos="1440"/>
          <w:tab w:val="left" w:pos="2160"/>
        </w:tabs>
        <w:autoSpaceDE w:val="0"/>
        <w:autoSpaceDN w:val="0"/>
        <w:spacing w:before="0" w:after="240"/>
        <w:ind w:left="720"/>
        <w:jc w:val="both"/>
        <w:rPr>
          <w:rFonts w:eastAsia="Arial"/>
        </w:rPr>
      </w:pPr>
      <w:r w:rsidRPr="001F1037">
        <w:rPr>
          <w:rFonts w:eastAsia="Arial"/>
        </w:rPr>
        <w:t>A no-fee individual “Check Out State Parks” Library Program Pass is available for check out from Colorado libraries.</w:t>
      </w:r>
    </w:p>
    <w:bookmarkEnd w:id="7"/>
    <w:bookmarkEnd w:id="8"/>
    <w:bookmarkEnd w:id="61"/>
    <w:bookmarkEnd w:id="62"/>
    <w:bookmarkEnd w:id="63"/>
    <w:p w14:paraId="2BE6F7DA" w14:textId="77777777" w:rsidR="00D33918" w:rsidRPr="001F1037" w:rsidRDefault="00D33918" w:rsidP="00D33918">
      <w:pPr>
        <w:tabs>
          <w:tab w:val="left" w:pos="720"/>
          <w:tab w:val="left" w:pos="1440"/>
          <w:tab w:val="left" w:pos="2160"/>
        </w:tabs>
        <w:spacing w:after="240"/>
        <w:ind w:left="720" w:hanging="720"/>
        <w:outlineLvl w:val="2"/>
        <w:rPr>
          <w:b/>
          <w:bCs/>
        </w:rPr>
      </w:pPr>
      <w:r w:rsidRPr="001F1037">
        <w:rPr>
          <w:b/>
          <w:bCs/>
        </w:rPr>
        <w:lastRenderedPageBreak/>
        <w:t>#704 - Campground Use Permits and Group Campground Use Permits</w:t>
      </w:r>
    </w:p>
    <w:p w14:paraId="56BF3F5C" w14:textId="77777777" w:rsidR="00D33918" w:rsidRPr="001F1037" w:rsidRDefault="00D33918" w:rsidP="00D33918">
      <w:pPr>
        <w:widowControl w:val="0"/>
        <w:numPr>
          <w:ilvl w:val="3"/>
          <w:numId w:val="8"/>
        </w:numPr>
        <w:tabs>
          <w:tab w:val="left" w:pos="720"/>
          <w:tab w:val="left" w:pos="1440"/>
          <w:tab w:val="left" w:pos="2160"/>
        </w:tabs>
        <w:autoSpaceDE w:val="0"/>
        <w:autoSpaceDN w:val="0"/>
        <w:spacing w:before="0" w:after="240"/>
        <w:ind w:left="720"/>
        <w:rPr>
          <w:rFonts w:eastAsia="Arial"/>
        </w:rPr>
      </w:pPr>
      <w:r w:rsidRPr="001F1037">
        <w:rPr>
          <w:rFonts w:eastAsia="Arial"/>
        </w:rPr>
        <w:t>No person shall camp in designated campgrounds or use any campground facilities of any park or recreation area unless such use is by authority of a valid campground-use permit issued by the Colorado Parks and Wildlife.</w:t>
      </w:r>
    </w:p>
    <w:p w14:paraId="01EEA31D" w14:textId="77777777" w:rsidR="00D33918" w:rsidRPr="001F1037" w:rsidRDefault="00D33918" w:rsidP="00D33918">
      <w:pPr>
        <w:widowControl w:val="0"/>
        <w:numPr>
          <w:ilvl w:val="3"/>
          <w:numId w:val="8"/>
        </w:numPr>
        <w:tabs>
          <w:tab w:val="left" w:pos="720"/>
          <w:tab w:val="left" w:pos="1440"/>
          <w:tab w:val="left" w:pos="2160"/>
        </w:tabs>
        <w:autoSpaceDE w:val="0"/>
        <w:autoSpaceDN w:val="0"/>
        <w:spacing w:before="0" w:after="240"/>
        <w:ind w:left="720"/>
        <w:rPr>
          <w:rFonts w:eastAsia="Arial"/>
        </w:rPr>
      </w:pPr>
      <w:proofErr w:type="gramStart"/>
      <w:r w:rsidRPr="001F1037">
        <w:rPr>
          <w:rFonts w:eastAsia="Arial"/>
        </w:rPr>
        <w:t>In order to</w:t>
      </w:r>
      <w:proofErr w:type="gramEnd"/>
      <w:r w:rsidRPr="001F1037">
        <w:rPr>
          <w:rFonts w:eastAsia="Arial"/>
        </w:rPr>
        <w:t xml:space="preserve"> obtain a campground-use permit, a member of the camping party must be present with the camping unit, ready to make immediate occupancy of the campsite, or a reservation must be made through the approved campsite reservation system. Except as follows, no person may reserve or hold a campsite for another party by purchasing a campground-use permit for an additional site:</w:t>
      </w:r>
    </w:p>
    <w:p w14:paraId="3AF43839" w14:textId="77777777" w:rsidR="00D33918" w:rsidRPr="001F1037" w:rsidRDefault="00D33918" w:rsidP="00D33918">
      <w:pPr>
        <w:widowControl w:val="0"/>
        <w:numPr>
          <w:ilvl w:val="0"/>
          <w:numId w:val="13"/>
        </w:numPr>
        <w:tabs>
          <w:tab w:val="left" w:pos="720"/>
          <w:tab w:val="left" w:pos="1440"/>
          <w:tab w:val="left" w:pos="2160"/>
        </w:tabs>
        <w:autoSpaceDE w:val="0"/>
        <w:autoSpaceDN w:val="0"/>
        <w:spacing w:before="0" w:after="240"/>
        <w:rPr>
          <w:rFonts w:eastAsia="Arial"/>
        </w:rPr>
      </w:pPr>
      <w:r w:rsidRPr="001F1037">
        <w:rPr>
          <w:rFonts w:eastAsia="Arial"/>
        </w:rPr>
        <w:t>A primary occupant must be identified for each campsite reserved. The primary occupant identified at the time of making the reservation is responsible for any fees, damages or law enforcement issues that arise from the occupants of the site.</w:t>
      </w:r>
    </w:p>
    <w:p w14:paraId="461DAE63" w14:textId="77777777" w:rsidR="00D33918" w:rsidRPr="001F1037" w:rsidRDefault="00D33918" w:rsidP="00D33918">
      <w:pPr>
        <w:widowControl w:val="0"/>
        <w:numPr>
          <w:ilvl w:val="0"/>
          <w:numId w:val="13"/>
        </w:numPr>
        <w:tabs>
          <w:tab w:val="left" w:pos="720"/>
          <w:tab w:val="left" w:pos="1440"/>
          <w:tab w:val="left" w:pos="2160"/>
        </w:tabs>
        <w:autoSpaceDE w:val="0"/>
        <w:autoSpaceDN w:val="0"/>
        <w:spacing w:before="0" w:after="240"/>
        <w:rPr>
          <w:rFonts w:eastAsia="Arial"/>
        </w:rPr>
      </w:pPr>
      <w:r w:rsidRPr="001F1037">
        <w:rPr>
          <w:rFonts w:eastAsia="Arial"/>
        </w:rPr>
        <w:t xml:space="preserve">If an individual or organization wishes to reserve a campsite or group of campsites without identifying a primary occupant, the individual making the reservation is the responsible party for any damages or law enforcement issues that arise from the occupants of the site or sites. </w:t>
      </w:r>
    </w:p>
    <w:p w14:paraId="7BB7E7F9" w14:textId="77777777" w:rsidR="00D33918" w:rsidRPr="001F1037" w:rsidRDefault="00D33918" w:rsidP="00D33918">
      <w:pPr>
        <w:widowControl w:val="0"/>
        <w:numPr>
          <w:ilvl w:val="0"/>
          <w:numId w:val="5"/>
        </w:numPr>
        <w:tabs>
          <w:tab w:val="left" w:pos="720"/>
          <w:tab w:val="left" w:pos="1440"/>
          <w:tab w:val="left" w:pos="2160"/>
        </w:tabs>
        <w:autoSpaceDE w:val="0"/>
        <w:autoSpaceDN w:val="0"/>
        <w:spacing w:before="0" w:after="240"/>
        <w:ind w:left="720"/>
        <w:rPr>
          <w:rFonts w:eastAsia="Arial"/>
        </w:rPr>
      </w:pPr>
      <w:r w:rsidRPr="001F1037">
        <w:rPr>
          <w:rFonts w:eastAsia="Arial"/>
        </w:rPr>
        <w:t xml:space="preserve">Possession of a valid campground-use permit </w:t>
      </w:r>
      <w:del w:id="87" w:author="Hernandez, Hilary" w:date="2026-07-28T16:38:00Z" w16du:dateUtc="2026-07-28T22:38:00Z">
        <w:r w:rsidRPr="001F1037" w:rsidDel="00DB2323">
          <w:rPr>
            <w:rFonts w:eastAsia="Arial"/>
          </w:rPr>
          <w:delText xml:space="preserve">visibly displayed at a place provided at each campsite </w:delText>
        </w:r>
      </w:del>
      <w:r w:rsidRPr="001F1037">
        <w:rPr>
          <w:rFonts w:eastAsia="Arial"/>
        </w:rPr>
        <w:t xml:space="preserve">shall authorize a single camping unit (tent, camper, etc.) occupied by a single family unit, or a maximum of six (6) persons to camp in a campsite for a single night until 12:00 P.M. (noon) the following day, unless the camping permit was purchased before 5:00 A.M., in which case it expires at noon the day of purchase.  </w:t>
      </w:r>
      <w:del w:id="88" w:author="Hernandez, Hilary" w:date="2026-07-28T16:38:00Z" w16du:dateUtc="2026-07-28T22:38:00Z">
        <w:r w:rsidRPr="001F1037" w:rsidDel="00DB2323">
          <w:rPr>
            <w:rFonts w:eastAsia="Arial"/>
          </w:rPr>
          <w:delText>No person shall remove a valid campground-use permit or reservation card from the place provided for display prior to the expiration of such permit or card and/or occupy any campsite displaying such a permit or card or otherwise posted as already occupied by another party in accordance with these regulations.</w:delText>
        </w:r>
      </w:del>
    </w:p>
    <w:p w14:paraId="594B3DC2" w14:textId="77777777" w:rsidR="00D33918" w:rsidRPr="001F1037" w:rsidRDefault="00D33918" w:rsidP="00D33918">
      <w:pPr>
        <w:widowControl w:val="0"/>
        <w:numPr>
          <w:ilvl w:val="0"/>
          <w:numId w:val="5"/>
        </w:numPr>
        <w:tabs>
          <w:tab w:val="left" w:pos="720"/>
          <w:tab w:val="left" w:pos="1440"/>
          <w:tab w:val="left" w:pos="2160"/>
        </w:tabs>
        <w:autoSpaceDE w:val="0"/>
        <w:autoSpaceDN w:val="0"/>
        <w:spacing w:before="0" w:after="240"/>
        <w:ind w:left="720"/>
        <w:rPr>
          <w:rFonts w:eastAsia="Arial"/>
        </w:rPr>
      </w:pPr>
      <w:r w:rsidRPr="001F1037">
        <w:rPr>
          <w:rFonts w:eastAsia="Arial"/>
        </w:rPr>
        <w:t>A valid vehicle or individual pass, as required by regulations # 700 and # 701 respectively, shall be required for each motor vehicle for each night of camping.</w:t>
      </w:r>
    </w:p>
    <w:p w14:paraId="368D1085" w14:textId="77777777" w:rsidR="00D33918" w:rsidRPr="001F1037" w:rsidRDefault="00D33918" w:rsidP="00D33918">
      <w:pPr>
        <w:widowControl w:val="0"/>
        <w:numPr>
          <w:ilvl w:val="0"/>
          <w:numId w:val="5"/>
        </w:numPr>
        <w:tabs>
          <w:tab w:val="left" w:pos="720"/>
          <w:tab w:val="left" w:pos="1440"/>
          <w:tab w:val="left" w:pos="2160"/>
        </w:tabs>
        <w:autoSpaceDE w:val="0"/>
        <w:autoSpaceDN w:val="0"/>
        <w:spacing w:before="0" w:after="240"/>
        <w:ind w:left="720"/>
        <w:rPr>
          <w:rFonts w:eastAsia="Arial"/>
        </w:rPr>
      </w:pPr>
      <w:r w:rsidRPr="001F1037">
        <w:rPr>
          <w:rFonts w:eastAsia="Arial"/>
        </w:rPr>
        <w:t>Definitions as used in these regulations, unless the context requires otherwise:</w:t>
      </w:r>
    </w:p>
    <w:p w14:paraId="5CBF9E60"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“Full-Hookup Campground” means those with highly developed facilities. Individual campsites will be designated and include a high-use pad with table, grill and/or fire ring and individual pressurized water, sewer and/or electrical connections. Flush toilets, lavatory and shower facilities, and trash receptacles will be available. Grocery store, food-service facilities, sanitary dump station, laundry facilities, or other developed amenities may be available.</w:t>
      </w:r>
    </w:p>
    <w:p w14:paraId="3E2B9D78"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 xml:space="preserve">“Electrical Campground” means those with </w:t>
      </w:r>
      <w:proofErr w:type="gramStart"/>
      <w:r w:rsidRPr="001F1037">
        <w:rPr>
          <w:rFonts w:eastAsia="Arial"/>
        </w:rPr>
        <w:t>fairly developed</w:t>
      </w:r>
      <w:proofErr w:type="gramEnd"/>
      <w:r w:rsidRPr="001F1037">
        <w:rPr>
          <w:rFonts w:eastAsia="Arial"/>
        </w:rPr>
        <w:t xml:space="preserve"> facilities. Individual campsites will be designated and include a high-use pad, picnic table, grill and/or fire ring and individual electrical connections.</w:t>
      </w:r>
    </w:p>
    <w:p w14:paraId="2A44E135"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 xml:space="preserve">“Tent-Only Campground” means those allowing only tents as the camping equipment. Individual campsites may have amenities </w:t>
      </w:r>
      <w:proofErr w:type="gramStart"/>
      <w:r w:rsidRPr="001F1037">
        <w:rPr>
          <w:rFonts w:eastAsia="Arial"/>
        </w:rPr>
        <w:t>similar to</w:t>
      </w:r>
      <w:proofErr w:type="gramEnd"/>
      <w:r w:rsidRPr="001F1037">
        <w:rPr>
          <w:rFonts w:eastAsia="Arial"/>
        </w:rPr>
        <w:t xml:space="preserve"> “Electrical Campgrounds” or “Basic Campgrounds” depending on the facility. </w:t>
      </w:r>
    </w:p>
    <w:p w14:paraId="2F807536"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“Basic Campground” includes those campgrounds providing basic facilities and improvements. Individual campsites shall be designated and include a table, grill and/or fire ring.</w:t>
      </w:r>
    </w:p>
    <w:p w14:paraId="6E1D72FA"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lastRenderedPageBreak/>
        <w:t>“Primitive Campground” includes those campgrounds where only limited facilities or improvements are provided. Individual campsites may not be designated and may not include individual tables, grills or fire rings. Centrally located vault toilets and trash receptacles may be provided; however, drinking water generally will not be available.</w:t>
      </w:r>
    </w:p>
    <w:p w14:paraId="7AD0E344" w14:textId="77777777" w:rsidR="00D33918" w:rsidRPr="001F1037" w:rsidRDefault="00D33918" w:rsidP="00D33918">
      <w:pPr>
        <w:widowControl w:val="0"/>
        <w:numPr>
          <w:ilvl w:val="1"/>
          <w:numId w:val="5"/>
        </w:numPr>
        <w:tabs>
          <w:tab w:val="left" w:pos="720"/>
          <w:tab w:val="left" w:pos="1440"/>
        </w:tabs>
        <w:autoSpaceDE w:val="0"/>
        <w:autoSpaceDN w:val="0"/>
        <w:spacing w:before="0" w:after="240"/>
        <w:ind w:left="1440"/>
        <w:rPr>
          <w:rFonts w:eastAsia="Arial"/>
        </w:rPr>
      </w:pPr>
      <w:r w:rsidRPr="001F1037">
        <w:rPr>
          <w:rFonts w:eastAsia="Arial"/>
        </w:rPr>
        <w:t>“Camping/To Camp” means either:</w:t>
      </w:r>
    </w:p>
    <w:p w14:paraId="3AABB10C" w14:textId="77777777" w:rsidR="00D33918" w:rsidRPr="001F1037" w:rsidRDefault="00D33918" w:rsidP="00D33918">
      <w:pPr>
        <w:widowControl w:val="0"/>
        <w:numPr>
          <w:ilvl w:val="2"/>
          <w:numId w:val="5"/>
        </w:numPr>
        <w:tabs>
          <w:tab w:val="left" w:pos="720"/>
          <w:tab w:val="left" w:pos="1440"/>
        </w:tabs>
        <w:autoSpaceDE w:val="0"/>
        <w:autoSpaceDN w:val="0"/>
        <w:spacing w:before="0" w:after="240"/>
        <w:ind w:left="2160"/>
        <w:rPr>
          <w:rFonts w:eastAsia="Arial"/>
        </w:rPr>
      </w:pPr>
      <w:r w:rsidRPr="001F1037">
        <w:rPr>
          <w:rFonts w:eastAsia="Arial"/>
        </w:rPr>
        <w:t>To occupy a campsite; or</w:t>
      </w:r>
    </w:p>
    <w:p w14:paraId="67B3F140" w14:textId="77777777" w:rsidR="00D33918" w:rsidRPr="001F1037" w:rsidRDefault="00D33918" w:rsidP="00D33918">
      <w:pPr>
        <w:widowControl w:val="0"/>
        <w:numPr>
          <w:ilvl w:val="2"/>
          <w:numId w:val="5"/>
        </w:numPr>
        <w:tabs>
          <w:tab w:val="left" w:pos="720"/>
          <w:tab w:val="left" w:pos="1440"/>
          <w:tab w:val="left" w:pos="2160"/>
        </w:tabs>
        <w:autoSpaceDE w:val="0"/>
        <w:autoSpaceDN w:val="0"/>
        <w:spacing w:before="0" w:after="240"/>
        <w:ind w:left="2160"/>
        <w:rPr>
          <w:rFonts w:eastAsia="Arial"/>
        </w:rPr>
      </w:pPr>
      <w:r w:rsidRPr="001F1037">
        <w:rPr>
          <w:rFonts w:eastAsia="Arial"/>
        </w:rPr>
        <w:t>To erect or use a tent or shelter of natural or man-made material, the placing or use of a sleeping bag or other bedding material, the parking of a motor vehicle, motor home, travel trailer, or any combination for the apparent purpose of occupancy overnight or use outside regular park use hours (5:00 A.M. to 10:00 P.M.) or as posted.</w:t>
      </w:r>
    </w:p>
    <w:p w14:paraId="7D3B008F"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“Camping Unit” is defined as one of the following:</w:t>
      </w:r>
    </w:p>
    <w:p w14:paraId="5B9165C2" w14:textId="77777777" w:rsidR="00D33918" w:rsidRPr="001F1037" w:rsidRDefault="00D33918" w:rsidP="00D33918">
      <w:pPr>
        <w:widowControl w:val="0"/>
        <w:numPr>
          <w:ilvl w:val="2"/>
          <w:numId w:val="5"/>
        </w:numPr>
        <w:tabs>
          <w:tab w:val="left" w:pos="720"/>
          <w:tab w:val="left" w:pos="1440"/>
          <w:tab w:val="left" w:pos="2160"/>
        </w:tabs>
        <w:autoSpaceDE w:val="0"/>
        <w:autoSpaceDN w:val="0"/>
        <w:spacing w:before="0" w:after="240"/>
        <w:ind w:left="2160"/>
        <w:rPr>
          <w:rFonts w:eastAsia="Arial"/>
        </w:rPr>
      </w:pPr>
      <w:r w:rsidRPr="001F1037">
        <w:rPr>
          <w:rFonts w:eastAsia="Arial"/>
        </w:rPr>
        <w:t>Two tents and a passenger vehicle; or</w:t>
      </w:r>
    </w:p>
    <w:p w14:paraId="73F9AE65" w14:textId="77777777" w:rsidR="00D33918" w:rsidRPr="001F1037" w:rsidRDefault="00D33918" w:rsidP="00D33918">
      <w:pPr>
        <w:widowControl w:val="0"/>
        <w:numPr>
          <w:ilvl w:val="2"/>
          <w:numId w:val="5"/>
        </w:numPr>
        <w:tabs>
          <w:tab w:val="left" w:pos="720"/>
          <w:tab w:val="left" w:pos="1440"/>
          <w:tab w:val="left" w:pos="2160"/>
        </w:tabs>
        <w:autoSpaceDE w:val="0"/>
        <w:autoSpaceDN w:val="0"/>
        <w:spacing w:before="0" w:after="240"/>
        <w:ind w:left="2160"/>
        <w:rPr>
          <w:rFonts w:eastAsia="Arial"/>
        </w:rPr>
      </w:pPr>
      <w:r w:rsidRPr="001F1037">
        <w:rPr>
          <w:rFonts w:eastAsia="Arial"/>
        </w:rPr>
        <w:t>One tent plus one motor home (Class A, B, C), motor vehicle, vehicle, trailer, slide-in truck camper, pop-up camper/trailer, boat, or other equipment of any description manufactured and/or used for the purposes of overnight occupancy.</w:t>
      </w:r>
    </w:p>
    <w:p w14:paraId="4CA4609C" w14:textId="77777777" w:rsidR="00D33918" w:rsidRPr="001F1037" w:rsidRDefault="00D33918" w:rsidP="00D33918">
      <w:pPr>
        <w:widowControl w:val="0"/>
        <w:numPr>
          <w:ilvl w:val="2"/>
          <w:numId w:val="5"/>
        </w:numPr>
        <w:tabs>
          <w:tab w:val="left" w:pos="720"/>
          <w:tab w:val="left" w:pos="1440"/>
          <w:tab w:val="left" w:pos="2160"/>
        </w:tabs>
        <w:autoSpaceDE w:val="0"/>
        <w:autoSpaceDN w:val="0"/>
        <w:spacing w:before="0" w:after="240"/>
        <w:ind w:left="2160"/>
        <w:rPr>
          <w:rFonts w:eastAsia="Arial"/>
        </w:rPr>
      </w:pPr>
      <w:r w:rsidRPr="001F1037">
        <w:rPr>
          <w:rFonts w:eastAsia="Arial"/>
        </w:rPr>
        <w:t>A camping unit may include additional tents only in a campsite with a tent pad; provided the tents are contained on the pad and other camping unit and camping group limits are observed.</w:t>
      </w:r>
    </w:p>
    <w:p w14:paraId="591B2DB1" w14:textId="77777777" w:rsidR="00D33918" w:rsidRPr="001F1037" w:rsidRDefault="00D33918" w:rsidP="00D33918">
      <w:pPr>
        <w:widowControl w:val="0"/>
        <w:numPr>
          <w:ilvl w:val="2"/>
          <w:numId w:val="5"/>
        </w:numPr>
        <w:tabs>
          <w:tab w:val="left" w:pos="720"/>
          <w:tab w:val="left" w:pos="1440"/>
          <w:tab w:val="left" w:pos="2160"/>
        </w:tabs>
        <w:autoSpaceDE w:val="0"/>
        <w:autoSpaceDN w:val="0"/>
        <w:spacing w:before="0" w:after="240"/>
        <w:ind w:left="2160"/>
        <w:rPr>
          <w:rFonts w:eastAsia="Arial"/>
        </w:rPr>
      </w:pPr>
      <w:r w:rsidRPr="001F1037">
        <w:rPr>
          <w:rFonts w:eastAsia="Arial"/>
        </w:rPr>
        <w:t>One passenger vehicle in addition to the above descriptions is authorized only if available parking space exists.</w:t>
      </w:r>
    </w:p>
    <w:p w14:paraId="02B4C429" w14:textId="77777777" w:rsidR="00D33918" w:rsidRPr="001F1037" w:rsidRDefault="00D33918" w:rsidP="00D33918">
      <w:pPr>
        <w:widowControl w:val="0"/>
        <w:numPr>
          <w:ilvl w:val="1"/>
          <w:numId w:val="5"/>
        </w:numPr>
        <w:tabs>
          <w:tab w:val="left" w:pos="720"/>
          <w:tab w:val="left" w:pos="1440"/>
          <w:tab w:val="left" w:pos="2160"/>
        </w:tabs>
        <w:autoSpaceDE w:val="0"/>
        <w:autoSpaceDN w:val="0"/>
        <w:spacing w:before="0" w:after="240"/>
        <w:ind w:left="1440"/>
        <w:rPr>
          <w:rFonts w:eastAsia="Arial"/>
        </w:rPr>
      </w:pPr>
      <w:r w:rsidRPr="001F1037">
        <w:rPr>
          <w:rFonts w:eastAsia="Arial"/>
        </w:rPr>
        <w:t>“Passenger Vehicle” means a motor vehicle not designed or used for overnight occupancy.</w:t>
      </w:r>
    </w:p>
    <w:p w14:paraId="6BD5F8BD" w14:textId="77777777" w:rsidR="00D33918" w:rsidRPr="001F1037" w:rsidRDefault="00D33918" w:rsidP="00D33918">
      <w:pPr>
        <w:tabs>
          <w:tab w:val="left" w:pos="720"/>
          <w:tab w:val="left" w:pos="1440"/>
          <w:tab w:val="left" w:pos="2160"/>
        </w:tabs>
        <w:spacing w:after="240"/>
        <w:ind w:left="720" w:hanging="720"/>
        <w:outlineLvl w:val="2"/>
        <w:rPr>
          <w:b/>
          <w:bCs/>
        </w:rPr>
      </w:pPr>
      <w:bookmarkStart w:id="89" w:name="_Toc182995029"/>
      <w:r w:rsidRPr="001F1037">
        <w:rPr>
          <w:b/>
          <w:bCs/>
        </w:rPr>
        <w:t>#705 - Aspen Leaf Annual Passholders</w:t>
      </w:r>
      <w:bookmarkEnd w:id="89"/>
    </w:p>
    <w:p w14:paraId="0AB44C13" w14:textId="77777777" w:rsidR="00D33918" w:rsidRPr="001F1037" w:rsidRDefault="00D33918" w:rsidP="00D33918">
      <w:pPr>
        <w:widowControl w:val="0"/>
        <w:numPr>
          <w:ilvl w:val="1"/>
          <w:numId w:val="13"/>
        </w:numPr>
        <w:tabs>
          <w:tab w:val="left" w:pos="720"/>
          <w:tab w:val="left" w:pos="1440"/>
        </w:tabs>
        <w:autoSpaceDE w:val="0"/>
        <w:autoSpaceDN w:val="0"/>
        <w:spacing w:before="0" w:after="240"/>
        <w:ind w:left="720"/>
        <w:rPr>
          <w:rFonts w:eastAsia="Arial"/>
        </w:rPr>
      </w:pPr>
      <w:bookmarkStart w:id="90" w:name="N706"/>
      <w:r w:rsidRPr="001F1037">
        <w:rPr>
          <w:rFonts w:eastAsia="Arial"/>
        </w:rPr>
        <w:t>A resident of this state who is sixty-four years of age or older may obtain an Aspen Leaf annual pass. The fee for an Aspen Leaf annual pass is identified in regulation #708.</w:t>
      </w:r>
    </w:p>
    <w:p w14:paraId="41D71E30" w14:textId="77777777" w:rsidR="00D33918" w:rsidRPr="001F1037" w:rsidRDefault="00D33918" w:rsidP="00D33918">
      <w:pPr>
        <w:widowControl w:val="0"/>
        <w:numPr>
          <w:ilvl w:val="1"/>
          <w:numId w:val="13"/>
        </w:numPr>
        <w:tabs>
          <w:tab w:val="left" w:pos="720"/>
          <w:tab w:val="left" w:pos="1440"/>
        </w:tabs>
        <w:autoSpaceDE w:val="0"/>
        <w:autoSpaceDN w:val="0"/>
        <w:spacing w:before="0" w:after="240"/>
        <w:ind w:left="720"/>
        <w:rPr>
          <w:rFonts w:eastAsia="Arial"/>
        </w:rPr>
      </w:pPr>
      <w:r w:rsidRPr="001F1037">
        <w:rPr>
          <w:rFonts w:eastAsia="Arial"/>
        </w:rPr>
        <w:t xml:space="preserve">The Aspen Leaf annual pass holder must own in whole or in part any vehicle with a Colorado vehicle registration to which the Aspen Leaf annual pass is </w:t>
      </w:r>
      <w:del w:id="91" w:author="Hernandez, Hilary" w:date="2026-07-28T16:38:00Z" w16du:dateUtc="2026-07-28T22:38:00Z">
        <w:r w:rsidRPr="001F1037" w:rsidDel="00D7395F">
          <w:rPr>
            <w:rFonts w:eastAsia="Arial"/>
          </w:rPr>
          <w:delText xml:space="preserve">affixed and </w:delText>
        </w:r>
      </w:del>
      <w:r w:rsidRPr="001F1037">
        <w:rPr>
          <w:rFonts w:eastAsia="Arial"/>
        </w:rPr>
        <w:t>used to enter a state recreation area or state park area. Additional passes may be purchased pursuant to regulation #708(1)(d)(1).</w:t>
      </w:r>
    </w:p>
    <w:p w14:paraId="74ADF47F" w14:textId="77777777" w:rsidR="00D33918" w:rsidRPr="001F1037" w:rsidRDefault="00D33918" w:rsidP="00D33918">
      <w:pPr>
        <w:widowControl w:val="0"/>
        <w:numPr>
          <w:ilvl w:val="1"/>
          <w:numId w:val="13"/>
        </w:numPr>
        <w:tabs>
          <w:tab w:val="left" w:pos="720"/>
          <w:tab w:val="left" w:pos="1440"/>
        </w:tabs>
        <w:autoSpaceDE w:val="0"/>
        <w:autoSpaceDN w:val="0"/>
        <w:spacing w:before="0" w:after="240"/>
        <w:ind w:left="720"/>
        <w:rPr>
          <w:rFonts w:eastAsia="Arial"/>
        </w:rPr>
      </w:pPr>
      <w:r w:rsidRPr="001F1037">
        <w:rPr>
          <w:rFonts w:eastAsia="Arial"/>
        </w:rPr>
        <w:t xml:space="preserve">Current Aspen Leaf Lifetime pass holders may obtain a no-charge annual </w:t>
      </w:r>
      <w:del w:id="92" w:author="Hernandez, Hilary" w:date="2026-07-28T16:39:00Z" w16du:dateUtc="2026-07-28T22:39:00Z">
        <w:r w:rsidRPr="001F1037" w:rsidDel="00D7395F">
          <w:rPr>
            <w:rFonts w:eastAsia="Arial"/>
          </w:rPr>
          <w:delText xml:space="preserve">transferable </w:delText>
        </w:r>
      </w:del>
      <w:r w:rsidRPr="001F1037">
        <w:rPr>
          <w:rFonts w:eastAsia="Arial"/>
        </w:rPr>
        <w:t xml:space="preserve">pass, </w:t>
      </w:r>
      <w:proofErr w:type="gramStart"/>
      <w:r w:rsidRPr="001F1037">
        <w:rPr>
          <w:rFonts w:eastAsia="Arial"/>
        </w:rPr>
        <w:t>as long as</w:t>
      </w:r>
      <w:proofErr w:type="gramEnd"/>
      <w:r w:rsidRPr="001F1037">
        <w:rPr>
          <w:rFonts w:eastAsia="Arial"/>
        </w:rPr>
        <w:t xml:space="preserve"> the individual remains a Colorado resident, which can be used for any vehicle except passenger vans and buses operated by a commercial business. The Annual Transferable Pass is transferable from motor vehicle to motor vehicle </w:t>
      </w:r>
      <w:proofErr w:type="gramStart"/>
      <w:r w:rsidRPr="001F1037">
        <w:rPr>
          <w:rFonts w:eastAsia="Arial"/>
        </w:rPr>
        <w:t>as long as</w:t>
      </w:r>
      <w:proofErr w:type="gramEnd"/>
      <w:r w:rsidRPr="001F1037">
        <w:rPr>
          <w:rFonts w:eastAsia="Arial"/>
        </w:rPr>
        <w:t xml:space="preserve"> the pass holder is present in the vehicle. State parks annual transferable passes are issued to individuals, not vehicles. Only one vehicle at a time can use an annual transferable pass. </w:t>
      </w:r>
      <w:ins w:id="93" w:author="Hernandez, Hilary" w:date="2026-08-18T11:00:00Z" w16du:dateUtc="2026-08-18T17:00:00Z">
        <w:r w:rsidRPr="001F1037">
          <w:rPr>
            <w:rFonts w:eastAsia="Arial"/>
          </w:rPr>
          <w:t xml:space="preserve">Through June 8, 2027, </w:t>
        </w:r>
      </w:ins>
      <w:del w:id="94" w:author="Hernandez, Hilary" w:date="2026-08-18T11:00:00Z" w16du:dateUtc="2026-08-18T17:00:00Z">
        <w:r w:rsidRPr="001F1037" w:rsidDel="00603DB3">
          <w:rPr>
            <w:rFonts w:eastAsia="Arial"/>
          </w:rPr>
          <w:delText>A</w:delText>
        </w:r>
      </w:del>
      <w:ins w:id="95" w:author="Hernandez, Hilary" w:date="2026-08-18T11:00:00Z" w16du:dateUtc="2026-08-18T17:00:00Z">
        <w:r w:rsidRPr="001F1037">
          <w:rPr>
            <w:rFonts w:eastAsia="Arial"/>
          </w:rPr>
          <w:t>a</w:t>
        </w:r>
      </w:ins>
      <w:r w:rsidRPr="001F1037">
        <w:rPr>
          <w:rFonts w:eastAsia="Arial"/>
        </w:rPr>
        <w:t xml:space="preserve"> state parks annual transferable pass must be hung from the rear-view mirror so that the pass may be observed and identified. Any vehicle whereby a pass cannot be secured inside the passenger compartment or hung from a rear-view mirror shall be treated as a special case, but evidence of a pass shall be required on the person or in the vehicle. Additional passes may be purchased pursuant to regulation #708(1)(d)(1).</w:t>
      </w:r>
      <w:ins w:id="96" w:author="Hernandez, Hilary" w:date="2026-08-18T11:01:00Z" w16du:dateUtc="2026-08-18T17:01:00Z">
        <w:r w:rsidRPr="001F1037">
          <w:rPr>
            <w:rFonts w:eastAsia="Arial"/>
          </w:rPr>
          <w:t xml:space="preserve"> Starting June 8, 2027, proof of the Aspen Leaf Lifetime pass </w:t>
        </w:r>
        <w:r w:rsidRPr="001F1037">
          <w:rPr>
            <w:rFonts w:eastAsia="Arial"/>
          </w:rPr>
          <w:lastRenderedPageBreak/>
          <w:t>must be carried in the vehicle occupied by the pass holder or shown in a Division sponsored mobile application.</w:t>
        </w:r>
      </w:ins>
    </w:p>
    <w:p w14:paraId="50899CE7" w14:textId="77777777" w:rsidR="00D33918" w:rsidRPr="001F1037" w:rsidRDefault="00D33918" w:rsidP="00D33918">
      <w:pPr>
        <w:tabs>
          <w:tab w:val="left" w:pos="720"/>
          <w:tab w:val="left" w:pos="1440"/>
          <w:tab w:val="left" w:pos="2160"/>
        </w:tabs>
        <w:spacing w:after="240"/>
        <w:ind w:left="720" w:hanging="720"/>
        <w:outlineLvl w:val="2"/>
        <w:rPr>
          <w:b/>
          <w:bCs/>
        </w:rPr>
      </w:pPr>
      <w:bookmarkStart w:id="97" w:name="_Toc182995032"/>
      <w:bookmarkEnd w:id="90"/>
      <w:r w:rsidRPr="001F1037">
        <w:rPr>
          <w:b/>
          <w:bCs/>
        </w:rPr>
        <w:t>#708 - Pass and Permit Fee Schedule</w:t>
      </w:r>
      <w:bookmarkEnd w:id="97"/>
    </w:p>
    <w:p w14:paraId="4A5531FE"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for the types of vehicle passes issued by the Division are as follows.</w:t>
      </w:r>
    </w:p>
    <w:p w14:paraId="416BC294"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Aspen leaf annual pass..........................................................................................$70.00</w:t>
      </w:r>
    </w:p>
    <w:p w14:paraId="5E14716B"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 xml:space="preserve">Annual </w:t>
      </w:r>
      <w:del w:id="98" w:author="Hernandez, Hilary" w:date="2026-07-28T16:44:00Z" w16du:dateUtc="2026-07-28T22:44:00Z">
        <w:r w:rsidRPr="001F1037" w:rsidDel="004D1451">
          <w:rPr>
            <w:rFonts w:eastAsia="Arial"/>
          </w:rPr>
          <w:delText xml:space="preserve">affixed </w:delText>
        </w:r>
      </w:del>
      <w:r w:rsidRPr="001F1037">
        <w:rPr>
          <w:rFonts w:eastAsia="Arial"/>
        </w:rPr>
        <w:t>vehicle pass........................................................................................................................$80.00</w:t>
      </w:r>
    </w:p>
    <w:p w14:paraId="515004EA"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State parks annual transferable pass …………………………………………………$120.00</w:t>
      </w:r>
    </w:p>
    <w:p w14:paraId="05D96632"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 xml:space="preserve">Each additional annual </w:t>
      </w:r>
      <w:del w:id="99" w:author="Hernandez, Hilary" w:date="2026-07-29T07:52:00Z" w16du:dateUtc="2026-07-29T13:52:00Z">
        <w:r w:rsidRPr="001F1037" w:rsidDel="0082692C">
          <w:rPr>
            <w:rFonts w:eastAsia="Arial"/>
          </w:rPr>
          <w:delText xml:space="preserve">affixed </w:delText>
        </w:r>
      </w:del>
      <w:r w:rsidRPr="001F1037">
        <w:rPr>
          <w:rFonts w:eastAsia="Arial"/>
        </w:rPr>
        <w:t>vehicle pass for noncommercial vehicles………....$40.00</w:t>
      </w:r>
    </w:p>
    <w:p w14:paraId="00322FD6"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rPr>
          <w:rFonts w:eastAsia="Arial"/>
        </w:rPr>
      </w:pPr>
      <w:r w:rsidRPr="001F1037">
        <w:rPr>
          <w:rFonts w:eastAsia="Arial"/>
        </w:rPr>
        <w:t>Each additional Aspen Leaf vehicle pass for noncommercial vehicles..….$35.00</w:t>
      </w:r>
    </w:p>
    <w:p w14:paraId="2061C38A" w14:textId="77777777" w:rsidR="00D33918" w:rsidRPr="001F1037" w:rsidRDefault="00D33918" w:rsidP="00D33918">
      <w:pPr>
        <w:widowControl w:val="0"/>
        <w:numPr>
          <w:ilvl w:val="1"/>
          <w:numId w:val="37"/>
        </w:numPr>
        <w:tabs>
          <w:tab w:val="left" w:pos="720"/>
        </w:tabs>
        <w:autoSpaceDE w:val="0"/>
        <w:autoSpaceDN w:val="0"/>
        <w:spacing w:before="0" w:after="240"/>
        <w:ind w:left="1440"/>
        <w:rPr>
          <w:rFonts w:eastAsia="Arial"/>
        </w:rPr>
      </w:pPr>
      <w:r w:rsidRPr="001F1037">
        <w:rPr>
          <w:rFonts w:eastAsia="Arial"/>
        </w:rPr>
        <w:t>Each replacement annual affixed vehicle pass, without proof of necessary replacement …………………….……………………......................................................................$40.00</w:t>
      </w:r>
    </w:p>
    <w:p w14:paraId="619751B6" w14:textId="77777777" w:rsidR="00D33918" w:rsidRPr="001F1037" w:rsidRDefault="00D33918" w:rsidP="00D33918">
      <w:pPr>
        <w:widowControl w:val="0"/>
        <w:numPr>
          <w:ilvl w:val="2"/>
          <w:numId w:val="37"/>
        </w:numPr>
        <w:autoSpaceDE w:val="0"/>
        <w:autoSpaceDN w:val="0"/>
        <w:spacing w:before="0" w:after="240"/>
        <w:ind w:left="2160" w:hanging="720"/>
        <w:rPr>
          <w:rFonts w:eastAsia="Arial"/>
        </w:rPr>
      </w:pPr>
      <w:r w:rsidRPr="001F1037">
        <w:rPr>
          <w:rFonts w:eastAsia="Arial"/>
        </w:rPr>
        <w:t xml:space="preserve">Each replacement additional annual affixed vehicle pass, without proof of necessary replacement …………..………………….………………….........$20.00 </w:t>
      </w:r>
    </w:p>
    <w:p w14:paraId="05268D69" w14:textId="77777777" w:rsidR="00D33918" w:rsidRPr="001F1037" w:rsidRDefault="00D33918" w:rsidP="00D33918">
      <w:pPr>
        <w:widowControl w:val="0"/>
        <w:numPr>
          <w:ilvl w:val="2"/>
          <w:numId w:val="37"/>
        </w:numPr>
        <w:autoSpaceDE w:val="0"/>
        <w:autoSpaceDN w:val="0"/>
        <w:spacing w:before="0" w:after="240"/>
        <w:ind w:left="2160" w:hanging="720"/>
        <w:rPr>
          <w:rFonts w:eastAsia="Arial"/>
        </w:rPr>
      </w:pPr>
      <w:r w:rsidRPr="001F1037">
        <w:rPr>
          <w:rFonts w:eastAsia="Arial"/>
        </w:rPr>
        <w:t xml:space="preserve">Each replacement Aspen Leaf vehicle pass, without proof of necessary replacement ………..………………………………….………………….........$35.00 </w:t>
      </w:r>
    </w:p>
    <w:p w14:paraId="330BA3E7" w14:textId="77777777" w:rsidR="00D33918" w:rsidRPr="001F1037" w:rsidRDefault="00D33918" w:rsidP="00D33918">
      <w:pPr>
        <w:widowControl w:val="0"/>
        <w:numPr>
          <w:ilvl w:val="2"/>
          <w:numId w:val="37"/>
        </w:numPr>
        <w:autoSpaceDE w:val="0"/>
        <w:autoSpaceDN w:val="0"/>
        <w:spacing w:before="0" w:after="240"/>
        <w:ind w:left="2160" w:hanging="720"/>
        <w:rPr>
          <w:rFonts w:eastAsia="Arial"/>
        </w:rPr>
      </w:pPr>
      <w:r w:rsidRPr="001F1037">
        <w:rPr>
          <w:rFonts w:eastAsia="Arial"/>
        </w:rPr>
        <w:t xml:space="preserve">Each replacement additional Aspen Leaf vehicle pass, without proof of  necessary replacement …..………………………………….……………..…$17.50 </w:t>
      </w:r>
    </w:p>
    <w:p w14:paraId="609B9594" w14:textId="77777777" w:rsidR="00D33918" w:rsidRPr="001F1037" w:rsidRDefault="00D33918" w:rsidP="00D33918">
      <w:pPr>
        <w:widowControl w:val="0"/>
        <w:numPr>
          <w:ilvl w:val="2"/>
          <w:numId w:val="37"/>
        </w:numPr>
        <w:autoSpaceDE w:val="0"/>
        <w:autoSpaceDN w:val="0"/>
        <w:spacing w:before="0" w:after="240"/>
        <w:ind w:left="2160" w:hanging="720"/>
        <w:rPr>
          <w:rFonts w:eastAsia="Arial"/>
        </w:rPr>
      </w:pPr>
      <w:r w:rsidRPr="001F1037">
        <w:rPr>
          <w:rFonts w:eastAsia="Arial"/>
        </w:rPr>
        <w:t xml:space="preserve">Customers with proof of necessary replacement shall be issued a replacement annual affixed vehicle pass, additional annual affixed vehicle pass, or Aspen Leaf vehicle pass at no cost. Circumstances for necessary replacement include vehicle stolen, destroyed, traded, or sold; windshield replaced; pass damaged or faded; new legal name or address; or Division error. Other circumstances will be considered by the Division on a case-by-case basis. </w:t>
      </w:r>
    </w:p>
    <w:p w14:paraId="4BC6459A"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Each replacement state parks annual transferable vehicle pass …………………..$60.00</w:t>
      </w:r>
    </w:p>
    <w:p w14:paraId="106901EF"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Each daily vehicle pass issued to a vehicle with a Colorado license plate (exceptions follow) ………………………………………....……………………………………….$10.00</w:t>
      </w:r>
    </w:p>
    <w:p w14:paraId="277BF143"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rPr>
          <w:rFonts w:eastAsia="Arial"/>
        </w:rPr>
      </w:pPr>
      <w:r w:rsidRPr="001F1037">
        <w:rPr>
          <w:rFonts w:eastAsia="Arial"/>
        </w:rPr>
        <w:t xml:space="preserve">At Chatfield, </w:t>
      </w:r>
      <w:r w:rsidRPr="001F1037">
        <w:rPr>
          <w:rFonts w:eastAsia="Arial"/>
          <w:lang w:eastAsia="x-none"/>
        </w:rPr>
        <w:t>Elkhead Reservoir,</w:t>
      </w:r>
      <w:r w:rsidRPr="001F1037">
        <w:rPr>
          <w:rFonts w:eastAsia="Arial"/>
        </w:rPr>
        <w:t xml:space="preserve"> Golden Gate Canyon, </w:t>
      </w:r>
      <w:r w:rsidRPr="001F1037">
        <w:rPr>
          <w:rFonts w:eastAsia="Arial"/>
          <w:lang w:eastAsia="x-none"/>
        </w:rPr>
        <w:t>Pearl Lake, Stagecoach,</w:t>
      </w:r>
      <w:r w:rsidRPr="001F1037">
        <w:rPr>
          <w:rFonts w:eastAsia="Arial"/>
        </w:rPr>
        <w:t xml:space="preserve"> State Forest, and </w:t>
      </w:r>
      <w:r w:rsidRPr="001F1037">
        <w:rPr>
          <w:rFonts w:eastAsia="Arial"/>
          <w:lang w:eastAsia="x-none"/>
        </w:rPr>
        <w:t>Steamboat Lake State Parks</w:t>
      </w:r>
      <w:r w:rsidRPr="001F1037">
        <w:rPr>
          <w:rFonts w:eastAsia="Arial"/>
        </w:rPr>
        <w:t xml:space="preserve"> …………………………$12.00</w:t>
      </w:r>
    </w:p>
    <w:p w14:paraId="58E35D19"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Each daily vehicle pass issued to a vehicle with an out-of-state license plate (exceptions follow) …………………………………………………………………………………..$15.00</w:t>
      </w:r>
    </w:p>
    <w:p w14:paraId="2577660B"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rPr>
          <w:rFonts w:eastAsia="Arial"/>
        </w:rPr>
      </w:pPr>
      <w:r w:rsidRPr="001F1037">
        <w:rPr>
          <w:rFonts w:eastAsia="Arial"/>
        </w:rPr>
        <w:t xml:space="preserve">At Chatfield, </w:t>
      </w:r>
      <w:r w:rsidRPr="001F1037">
        <w:rPr>
          <w:rFonts w:eastAsia="Arial"/>
          <w:lang w:eastAsia="x-none"/>
        </w:rPr>
        <w:t>Elkhead Reservoir,</w:t>
      </w:r>
      <w:r w:rsidRPr="001F1037">
        <w:rPr>
          <w:rFonts w:eastAsia="Arial"/>
        </w:rPr>
        <w:t xml:space="preserve"> Golden Gate Canyon, </w:t>
      </w:r>
      <w:r w:rsidRPr="001F1037">
        <w:rPr>
          <w:rFonts w:eastAsia="Arial"/>
          <w:lang w:eastAsia="x-none"/>
        </w:rPr>
        <w:t>Pearl Lake, Stagecoach,</w:t>
      </w:r>
      <w:r w:rsidRPr="001F1037">
        <w:rPr>
          <w:rFonts w:eastAsia="Arial"/>
        </w:rPr>
        <w:t xml:space="preserve"> State Forest, and </w:t>
      </w:r>
      <w:r w:rsidRPr="001F1037">
        <w:rPr>
          <w:rFonts w:eastAsia="Arial"/>
          <w:lang w:eastAsia="x-none"/>
        </w:rPr>
        <w:t>Steamboat Lake State Parks</w:t>
      </w:r>
      <w:r w:rsidRPr="001F1037">
        <w:rPr>
          <w:rFonts w:eastAsia="Arial"/>
        </w:rPr>
        <w:t xml:space="preserve"> …………………….……$17.00</w:t>
      </w:r>
    </w:p>
    <w:p w14:paraId="7092854A"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Each daily vehicle pass for a passenger van or bus operated by a commercial business:</w:t>
      </w:r>
    </w:p>
    <w:p w14:paraId="40106B28"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rPr>
          <w:rFonts w:eastAsia="Arial"/>
        </w:rPr>
      </w:pPr>
      <w:r w:rsidRPr="001F1037">
        <w:rPr>
          <w:rFonts w:eastAsia="Arial"/>
        </w:rPr>
        <w:t>carrying up to fifteen passengers……………………………………….......$10.00</w:t>
      </w:r>
    </w:p>
    <w:p w14:paraId="50EBC05C"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rPr>
          <w:rFonts w:eastAsia="Arial"/>
        </w:rPr>
      </w:pPr>
      <w:r w:rsidRPr="001F1037">
        <w:rPr>
          <w:rFonts w:eastAsia="Arial"/>
        </w:rPr>
        <w:lastRenderedPageBreak/>
        <w:t>carrying sixteen to thirty passengers………………………………...…......$40.00</w:t>
      </w:r>
    </w:p>
    <w:p w14:paraId="7F3F79A9" w14:textId="77777777" w:rsidR="00D33918" w:rsidRPr="001F1037" w:rsidRDefault="00D33918" w:rsidP="00D33918">
      <w:pPr>
        <w:widowControl w:val="0"/>
        <w:numPr>
          <w:ilvl w:val="2"/>
          <w:numId w:val="37"/>
        </w:numPr>
        <w:tabs>
          <w:tab w:val="left" w:pos="720"/>
          <w:tab w:val="left" w:pos="1440"/>
          <w:tab w:val="left" w:pos="2160"/>
        </w:tabs>
        <w:autoSpaceDE w:val="0"/>
        <w:autoSpaceDN w:val="0"/>
        <w:spacing w:before="0" w:after="240"/>
        <w:ind w:left="2160" w:hanging="720"/>
        <w:rPr>
          <w:rFonts w:eastAsia="Arial"/>
        </w:rPr>
      </w:pPr>
      <w:r w:rsidRPr="001F1037">
        <w:rPr>
          <w:rFonts w:eastAsia="Arial"/>
        </w:rPr>
        <w:t>carrying more than thirty passengers……………………………..……......$50.00</w:t>
      </w:r>
    </w:p>
    <w:p w14:paraId="412B4C58"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rPr>
        <w:t xml:space="preserve">Keep Colorado Wild annual pass, as provided for in section § 33-12-108, C.R.S., available for purchase through the Colorado Department of Revenue vehicle     registration process starting with January 2023 vehicle registrations ……………$29.00 </w:t>
      </w:r>
    </w:p>
    <w:p w14:paraId="351CA0DD" w14:textId="77777777" w:rsidR="00D33918" w:rsidRPr="001F1037" w:rsidRDefault="00D33918" w:rsidP="00D33918">
      <w:pPr>
        <w:widowControl w:val="0"/>
        <w:numPr>
          <w:ilvl w:val="1"/>
          <w:numId w:val="37"/>
        </w:numPr>
        <w:tabs>
          <w:tab w:val="left" w:pos="720"/>
          <w:tab w:val="left" w:pos="1440"/>
          <w:tab w:val="left" w:pos="2160"/>
        </w:tabs>
        <w:autoSpaceDE w:val="0"/>
        <w:autoSpaceDN w:val="0"/>
        <w:spacing w:before="0" w:after="240"/>
        <w:ind w:left="1440"/>
        <w:rPr>
          <w:rFonts w:eastAsia="Arial"/>
        </w:rPr>
      </w:pPr>
      <w:r w:rsidRPr="001F1037">
        <w:rPr>
          <w:rFonts w:eastAsia="Arial"/>
          <w:color w:val="000000"/>
        </w:rPr>
        <w:t>Keep Colorado Wild Collector’s Plate pass, for applicable vehicles only and valid for the length of the vehicle registration. Available for purchase only through the Colorado Department of Revenue vehicle registration process starting with January 2023 vehicle registrations……………………………………………………………………….……$145.00</w:t>
      </w:r>
    </w:p>
    <w:p w14:paraId="26541069"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for the types of individual passes issued by the Division are as follows. Eligibility requirements are stated in regulation # 701.</w:t>
      </w:r>
    </w:p>
    <w:p w14:paraId="0206429F" w14:textId="77777777" w:rsidR="00D33918" w:rsidRPr="001F1037" w:rsidRDefault="00D33918" w:rsidP="00D33918">
      <w:pPr>
        <w:widowControl w:val="0"/>
        <w:numPr>
          <w:ilvl w:val="3"/>
          <w:numId w:val="37"/>
        </w:numPr>
        <w:tabs>
          <w:tab w:val="left" w:pos="720"/>
          <w:tab w:val="left" w:pos="1440"/>
          <w:tab w:val="left" w:pos="2160"/>
        </w:tabs>
        <w:autoSpaceDE w:val="0"/>
        <w:autoSpaceDN w:val="0"/>
        <w:spacing w:before="0" w:after="240"/>
        <w:ind w:left="1440" w:hanging="720"/>
        <w:rPr>
          <w:rFonts w:eastAsia="Arial"/>
        </w:rPr>
      </w:pPr>
      <w:r w:rsidRPr="001F1037">
        <w:rPr>
          <w:rFonts w:eastAsia="Arial"/>
        </w:rPr>
        <w:t>Columbine or Centennial annual pass………………………………………..$14.00</w:t>
      </w:r>
    </w:p>
    <w:p w14:paraId="45368343" w14:textId="77777777" w:rsidR="00D33918" w:rsidRPr="001F1037" w:rsidRDefault="00D33918" w:rsidP="00D33918">
      <w:pPr>
        <w:widowControl w:val="0"/>
        <w:numPr>
          <w:ilvl w:val="3"/>
          <w:numId w:val="37"/>
        </w:numPr>
        <w:tabs>
          <w:tab w:val="left" w:pos="720"/>
          <w:tab w:val="left" w:pos="1440"/>
          <w:tab w:val="left" w:pos="2160"/>
        </w:tabs>
        <w:autoSpaceDE w:val="0"/>
        <w:autoSpaceDN w:val="0"/>
        <w:spacing w:before="0" w:after="240"/>
        <w:ind w:left="1440" w:hanging="720"/>
        <w:rPr>
          <w:rFonts w:eastAsia="Arial"/>
        </w:rPr>
      </w:pPr>
      <w:r w:rsidRPr="001F1037">
        <w:rPr>
          <w:rFonts w:eastAsia="Arial"/>
        </w:rPr>
        <w:t>Each replacement Columbine or Centennial annual pass shall be provided at no cost.</w:t>
      </w:r>
    </w:p>
    <w:p w14:paraId="57566F57" w14:textId="77777777" w:rsidR="00D33918" w:rsidRPr="001F1037" w:rsidRDefault="00D33918" w:rsidP="00D33918">
      <w:pPr>
        <w:widowControl w:val="0"/>
        <w:numPr>
          <w:ilvl w:val="3"/>
          <w:numId w:val="37"/>
        </w:numPr>
        <w:tabs>
          <w:tab w:val="left" w:pos="720"/>
          <w:tab w:val="left" w:pos="1440"/>
          <w:tab w:val="left" w:pos="2160"/>
        </w:tabs>
        <w:autoSpaceDE w:val="0"/>
        <w:autoSpaceDN w:val="0"/>
        <w:spacing w:before="0" w:after="240"/>
        <w:ind w:left="1440" w:hanging="720"/>
        <w:rPr>
          <w:rFonts w:eastAsia="Arial"/>
        </w:rPr>
      </w:pPr>
      <w:r w:rsidRPr="001F1037">
        <w:rPr>
          <w:rFonts w:eastAsia="Arial"/>
        </w:rPr>
        <w:t xml:space="preserve">Non-motor vehicle individual daily passes (applies to persons sixteen years of age or older) for all state recreation areas and state parks except as otherwise provided in these regulations.............................................................................................................$4.00 </w:t>
      </w:r>
    </w:p>
    <w:p w14:paraId="29FA50D2" w14:textId="77777777" w:rsidR="00D33918" w:rsidRPr="001F1037" w:rsidRDefault="00D33918" w:rsidP="00D33918">
      <w:pPr>
        <w:widowControl w:val="0"/>
        <w:numPr>
          <w:ilvl w:val="3"/>
          <w:numId w:val="37"/>
        </w:numPr>
        <w:tabs>
          <w:tab w:val="left" w:pos="720"/>
          <w:tab w:val="left" w:pos="1440"/>
          <w:tab w:val="left" w:pos="2160"/>
        </w:tabs>
        <w:autoSpaceDE w:val="0"/>
        <w:autoSpaceDN w:val="0"/>
        <w:spacing w:before="0" w:after="240"/>
        <w:ind w:left="1440" w:hanging="720"/>
        <w:rPr>
          <w:rFonts w:eastAsia="Arial"/>
        </w:rPr>
      </w:pPr>
      <w:r w:rsidRPr="001F1037">
        <w:rPr>
          <w:rFonts w:eastAsia="Arial"/>
          <w:color w:val="000000"/>
        </w:rPr>
        <w:t xml:space="preserve">Non-motor vehicle individual annual passes (applies to persons sixteen years of age or older) for all state recreation areas and state parks except as </w:t>
      </w:r>
      <w:r w:rsidRPr="001F1037">
        <w:rPr>
          <w:rFonts w:eastAsia="Arial"/>
        </w:rPr>
        <w:t>otherwise provided in these regulations…………………………………………………………………………...…$29.00</w:t>
      </w:r>
    </w:p>
    <w:p w14:paraId="02FB5791"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for the type of campground-use permits issued by the Division are as follows. Campground classes are defined in regulation # 704. These fees do not include any applicable accommodations tax.</w:t>
      </w:r>
    </w:p>
    <w:p w14:paraId="7F5B0FE4" w14:textId="77777777" w:rsidR="00D33918" w:rsidRPr="001F1037" w:rsidRDefault="00D33918" w:rsidP="00D33918">
      <w:pPr>
        <w:tabs>
          <w:tab w:val="left" w:pos="720"/>
          <w:tab w:val="left" w:pos="1440"/>
          <w:tab w:val="left" w:pos="2160"/>
        </w:tabs>
        <w:spacing w:after="240"/>
        <w:ind w:left="1440" w:hanging="720"/>
      </w:pPr>
      <w:r w:rsidRPr="001F1037">
        <w:t>a.</w:t>
      </w:r>
      <w:r w:rsidRPr="001F1037">
        <w:tab/>
        <w:t>Campground-use permit for "Full Hookup Campgrounds" ………..…………$41.00/night</w:t>
      </w:r>
    </w:p>
    <w:p w14:paraId="637DA333" w14:textId="77777777" w:rsidR="00D33918" w:rsidRPr="001F1037" w:rsidRDefault="00D33918" w:rsidP="00D33918">
      <w:pPr>
        <w:tabs>
          <w:tab w:val="left" w:pos="720"/>
          <w:tab w:val="left" w:pos="1440"/>
          <w:tab w:val="left" w:pos="2160"/>
        </w:tabs>
        <w:spacing w:after="240"/>
        <w:ind w:left="1440" w:hanging="720"/>
      </w:pPr>
      <w:r w:rsidRPr="001F1037">
        <w:t>b.</w:t>
      </w:r>
      <w:r w:rsidRPr="001F1037">
        <w:tab/>
        <w:t>Campground-use permit for "Electrical Campgrounds" ………………………$36.00/night</w:t>
      </w:r>
    </w:p>
    <w:p w14:paraId="65EAD8BB" w14:textId="77777777" w:rsidR="00D33918" w:rsidRPr="001F1037" w:rsidRDefault="00D33918" w:rsidP="00D33918">
      <w:pPr>
        <w:tabs>
          <w:tab w:val="left" w:pos="720"/>
          <w:tab w:val="left" w:pos="1440"/>
          <w:tab w:val="left" w:pos="2160"/>
        </w:tabs>
        <w:spacing w:after="240"/>
        <w:ind w:left="1440" w:hanging="720"/>
      </w:pPr>
      <w:r w:rsidRPr="001F1037">
        <w:t>c.</w:t>
      </w:r>
      <w:r w:rsidRPr="001F1037">
        <w:tab/>
        <w:t>Campground-use permit for “Tent-Only Campgrounds”………………………$36.00/night</w:t>
      </w:r>
    </w:p>
    <w:p w14:paraId="7D896BC6" w14:textId="77777777" w:rsidR="00D33918" w:rsidRPr="001F1037" w:rsidRDefault="00D33918" w:rsidP="00D33918">
      <w:pPr>
        <w:tabs>
          <w:tab w:val="left" w:pos="720"/>
          <w:tab w:val="left" w:pos="1440"/>
          <w:tab w:val="left" w:pos="2160"/>
        </w:tabs>
        <w:spacing w:after="240"/>
        <w:ind w:left="1440" w:hanging="720"/>
      </w:pPr>
      <w:r w:rsidRPr="001F1037">
        <w:t>d.</w:t>
      </w:r>
      <w:r w:rsidRPr="001F1037">
        <w:tab/>
        <w:t>Campground-use permit for "Basic Campgrounds" ………………..…………$28.00/night</w:t>
      </w:r>
    </w:p>
    <w:p w14:paraId="1BF89613" w14:textId="77777777" w:rsidR="00D33918" w:rsidRPr="001F1037" w:rsidRDefault="00D33918" w:rsidP="00D33918">
      <w:pPr>
        <w:tabs>
          <w:tab w:val="left" w:pos="720"/>
          <w:tab w:val="left" w:pos="1440"/>
          <w:tab w:val="left" w:pos="2160"/>
        </w:tabs>
        <w:spacing w:after="240"/>
        <w:ind w:left="1440" w:hanging="720"/>
      </w:pPr>
      <w:r w:rsidRPr="001F1037">
        <w:t>e.</w:t>
      </w:r>
      <w:r w:rsidRPr="001F1037">
        <w:tab/>
        <w:t>Campground-use permit for "Primitive Campgrounds" ………………..……..$18.00/night</w:t>
      </w:r>
    </w:p>
    <w:p w14:paraId="2AA21638"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 xml:space="preserve">The fees for the reduced rate campground-use permit for individuals age 64 and older who hold certain parks passes as outlined in #712 are as follows: </w:t>
      </w:r>
    </w:p>
    <w:p w14:paraId="273B287A" w14:textId="77777777" w:rsidR="00D33918" w:rsidRPr="001F1037" w:rsidRDefault="00D33918" w:rsidP="00D33918">
      <w:pPr>
        <w:tabs>
          <w:tab w:val="left" w:pos="720"/>
          <w:tab w:val="left" w:pos="1440"/>
          <w:tab w:val="left" w:pos="2160"/>
        </w:tabs>
        <w:spacing w:after="240"/>
        <w:ind w:left="1440" w:hanging="720"/>
      </w:pPr>
      <w:r w:rsidRPr="001F1037">
        <w:t>a.</w:t>
      </w:r>
      <w:r w:rsidRPr="001F1037">
        <w:tab/>
        <w:t>Campground-use permit for "Full Hookup Campgrounds" ……………..…….$38.00/night</w:t>
      </w:r>
    </w:p>
    <w:p w14:paraId="238CAAC3" w14:textId="77777777" w:rsidR="00D33918" w:rsidRPr="001F1037" w:rsidRDefault="00D33918" w:rsidP="00D33918">
      <w:pPr>
        <w:tabs>
          <w:tab w:val="left" w:pos="720"/>
          <w:tab w:val="left" w:pos="1440"/>
          <w:tab w:val="left" w:pos="2160"/>
        </w:tabs>
        <w:spacing w:after="240"/>
        <w:ind w:left="1440" w:hanging="720"/>
      </w:pPr>
      <w:r w:rsidRPr="001F1037">
        <w:t>b.</w:t>
      </w:r>
      <w:r w:rsidRPr="001F1037">
        <w:tab/>
        <w:t>Campground-use permit for "Electrical Campgrounds" ………..……………..$33.00/night</w:t>
      </w:r>
    </w:p>
    <w:p w14:paraId="667FB788" w14:textId="77777777" w:rsidR="00D33918" w:rsidRPr="001F1037" w:rsidRDefault="00D33918" w:rsidP="00D33918">
      <w:pPr>
        <w:tabs>
          <w:tab w:val="left" w:pos="720"/>
          <w:tab w:val="left" w:pos="1440"/>
          <w:tab w:val="left" w:pos="2160"/>
        </w:tabs>
        <w:spacing w:after="240"/>
        <w:ind w:left="1440" w:hanging="720"/>
      </w:pPr>
      <w:r w:rsidRPr="001F1037">
        <w:t>c.</w:t>
      </w:r>
      <w:r w:rsidRPr="001F1037">
        <w:tab/>
        <w:t>Campground-use permit for “Tent-Only Campgrounds”……………………….$36.00/night</w:t>
      </w:r>
    </w:p>
    <w:p w14:paraId="4CB0BB31" w14:textId="77777777" w:rsidR="00D33918" w:rsidRPr="001F1037" w:rsidRDefault="00D33918" w:rsidP="00D33918">
      <w:pPr>
        <w:tabs>
          <w:tab w:val="left" w:pos="720"/>
          <w:tab w:val="left" w:pos="1440"/>
          <w:tab w:val="left" w:pos="2160"/>
        </w:tabs>
        <w:spacing w:after="240"/>
        <w:ind w:left="1440" w:hanging="720"/>
      </w:pPr>
      <w:r w:rsidRPr="001F1037">
        <w:t>d.</w:t>
      </w:r>
      <w:r w:rsidRPr="001F1037">
        <w:tab/>
        <w:t>Campground-use permit for "Basic Campgrounds" ………….………….....…$25.00/night</w:t>
      </w:r>
    </w:p>
    <w:p w14:paraId="330A1806" w14:textId="77777777" w:rsidR="00D33918" w:rsidRPr="001F1037" w:rsidRDefault="00D33918" w:rsidP="00D33918">
      <w:pPr>
        <w:tabs>
          <w:tab w:val="left" w:pos="720"/>
          <w:tab w:val="left" w:pos="1440"/>
          <w:tab w:val="left" w:pos="2160"/>
        </w:tabs>
        <w:spacing w:after="240"/>
        <w:ind w:left="1440" w:hanging="720"/>
      </w:pPr>
      <w:r w:rsidRPr="001F1037">
        <w:t>e.</w:t>
      </w:r>
      <w:r w:rsidRPr="001F1037">
        <w:tab/>
        <w:t>Campground-use permit for "Primitive Campgrounds" ………………..……….$15.00/night</w:t>
      </w:r>
    </w:p>
    <w:p w14:paraId="25487420"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lastRenderedPageBreak/>
        <w:t>The fees for types of campground-use areas are as follows. Campground classes are defined in regulation # 704. These fees do not include any applicable accommodations tax.</w:t>
      </w:r>
    </w:p>
    <w:p w14:paraId="679BB036"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In group camp areas of “Full Hookup Campgrounds,” the fee shall be $41.00 per night per campsite assigned to such group area.</w:t>
      </w:r>
    </w:p>
    <w:p w14:paraId="5AC3F77C"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In group camp areas of “Electrical Campgrounds,” the fee shall be $36.00 per night per campsite assigned to such group area.</w:t>
      </w:r>
    </w:p>
    <w:p w14:paraId="2AFA3128"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 xml:space="preserve">In group camp areas of Tent-Only Campgrounds,” the fee shall be $36.00 per night per campsite assigned to such group area. </w:t>
      </w:r>
    </w:p>
    <w:p w14:paraId="5B3C8E97"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In group camp areas of “Basic Campgrounds,” the fee shall be $28.00 per night per campsite assigned to such group area.</w:t>
      </w:r>
    </w:p>
    <w:p w14:paraId="3D372680"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In group camp areas of “Primitive Campgrounds,” the fee shall be $18.00 per night per campsite assigned to such group area.</w:t>
      </w:r>
    </w:p>
    <w:p w14:paraId="07CCC8B5"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for types of tipis, cabins and yurts are as follows. These fees do not include any applicable accommodations tax:</w:t>
      </w:r>
    </w:p>
    <w:p w14:paraId="563C70D0"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For tipis......................................................................................................$50.00/night</w:t>
      </w:r>
    </w:p>
    <w:p w14:paraId="67C0CA14"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For small cabins and yurts that may accommodate a maximum of six people:</w:t>
      </w:r>
    </w:p>
    <w:p w14:paraId="6A155E65" w14:textId="77777777" w:rsidR="00D33918" w:rsidRPr="001F1037" w:rsidRDefault="00D33918" w:rsidP="00D33918">
      <w:pPr>
        <w:widowControl w:val="0"/>
        <w:numPr>
          <w:ilvl w:val="1"/>
          <w:numId w:val="2"/>
        </w:numPr>
        <w:tabs>
          <w:tab w:val="left" w:pos="720"/>
          <w:tab w:val="left" w:pos="1440"/>
          <w:tab w:val="left" w:pos="2160"/>
        </w:tabs>
        <w:autoSpaceDE w:val="0"/>
        <w:autoSpaceDN w:val="0"/>
        <w:spacing w:before="0" w:after="240"/>
        <w:ind w:left="2160" w:hanging="720"/>
        <w:rPr>
          <w:rFonts w:eastAsia="Arial"/>
        </w:rPr>
      </w:pPr>
      <w:r w:rsidRPr="001F1037">
        <w:rPr>
          <w:rFonts w:eastAsia="Arial"/>
        </w:rPr>
        <w:t>Standard.………………..…………………………………………….$90.00/night</w:t>
      </w:r>
    </w:p>
    <w:p w14:paraId="50D32F91" w14:textId="77777777" w:rsidR="00D33918" w:rsidRPr="001F1037" w:rsidRDefault="00D33918" w:rsidP="00D33918">
      <w:pPr>
        <w:widowControl w:val="0"/>
        <w:numPr>
          <w:ilvl w:val="1"/>
          <w:numId w:val="2"/>
        </w:numPr>
        <w:tabs>
          <w:tab w:val="left" w:pos="720"/>
          <w:tab w:val="left" w:pos="1440"/>
          <w:tab w:val="left" w:pos="2160"/>
        </w:tabs>
        <w:autoSpaceDE w:val="0"/>
        <w:autoSpaceDN w:val="0"/>
        <w:spacing w:before="0" w:after="240"/>
        <w:ind w:left="2160" w:hanging="720"/>
        <w:rPr>
          <w:rFonts w:eastAsia="Arial"/>
        </w:rPr>
      </w:pPr>
      <w:r w:rsidRPr="001F1037">
        <w:rPr>
          <w:rFonts w:eastAsia="Arial"/>
        </w:rPr>
        <w:t>Premium………………..……………………………..………………$120.00/night</w:t>
      </w:r>
    </w:p>
    <w:p w14:paraId="50D4B693" w14:textId="77777777" w:rsidR="00D33918" w:rsidRPr="001F1037" w:rsidRDefault="00D33918" w:rsidP="00D33918">
      <w:pPr>
        <w:widowControl w:val="0"/>
        <w:numPr>
          <w:ilvl w:val="0"/>
          <w:numId w:val="39"/>
        </w:numPr>
        <w:tabs>
          <w:tab w:val="left" w:pos="720"/>
          <w:tab w:val="left" w:pos="1440"/>
          <w:tab w:val="left" w:pos="2160"/>
        </w:tabs>
        <w:autoSpaceDE w:val="0"/>
        <w:autoSpaceDN w:val="0"/>
        <w:spacing w:before="0" w:after="240"/>
        <w:ind w:left="1440" w:hanging="720"/>
        <w:rPr>
          <w:rFonts w:eastAsia="Arial"/>
        </w:rPr>
      </w:pPr>
      <w:r w:rsidRPr="001F1037">
        <w:rPr>
          <w:rFonts w:eastAsia="Arial"/>
        </w:rPr>
        <w:t>For large cabins and yurts that may accommodate seven or more people:</w:t>
      </w:r>
    </w:p>
    <w:p w14:paraId="0B6D0AA2"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Standard…………..…………………………………..….................$120.00/night</w:t>
      </w:r>
    </w:p>
    <w:p w14:paraId="713DAB89"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two bedroom................................................................$150.00/night</w:t>
      </w:r>
    </w:p>
    <w:p w14:paraId="65EA99EF"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three bedroom……………………………………...........$190.00/night</w:t>
      </w:r>
    </w:p>
    <w:p w14:paraId="742046B4"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four bedroom………………………………….………….$250.00/night</w:t>
      </w:r>
    </w:p>
    <w:p w14:paraId="15456247"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Each additional premium bedroom over four bedrooms…….…...$60.00/night</w:t>
      </w:r>
    </w:p>
    <w:p w14:paraId="21D7ED13" w14:textId="77777777" w:rsidR="00D33918" w:rsidRPr="001F1037" w:rsidRDefault="00D33918" w:rsidP="00D33918">
      <w:pPr>
        <w:widowControl w:val="0"/>
        <w:numPr>
          <w:ilvl w:val="0"/>
          <w:numId w:val="39"/>
        </w:numPr>
        <w:tabs>
          <w:tab w:val="left" w:pos="720"/>
          <w:tab w:val="left" w:pos="1440"/>
          <w:tab w:val="left" w:pos="2160"/>
        </w:tabs>
        <w:autoSpaceDE w:val="0"/>
        <w:autoSpaceDN w:val="0"/>
        <w:spacing w:before="0" w:after="240"/>
        <w:ind w:left="1440" w:hanging="720"/>
        <w:rPr>
          <w:rFonts w:eastAsia="Arial"/>
        </w:rPr>
      </w:pPr>
      <w:r w:rsidRPr="001F1037">
        <w:rPr>
          <w:rFonts w:eastAsia="Arial"/>
        </w:rPr>
        <w:t>For Mueller State Park Cabins:</w:t>
      </w:r>
    </w:p>
    <w:p w14:paraId="73AEBCFA"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two bedroom……………………………………….…$150.00/night</w:t>
      </w:r>
    </w:p>
    <w:p w14:paraId="1194C32D"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three bedroom.………………………………….……$210.00/night</w:t>
      </w:r>
    </w:p>
    <w:p w14:paraId="13104EAC"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Premium four bedroom.………………………………….……..$270.00/night</w:t>
      </w:r>
    </w:p>
    <w:p w14:paraId="73A6CE3C" w14:textId="77777777" w:rsidR="00D33918" w:rsidRPr="001F1037" w:rsidRDefault="00D33918" w:rsidP="00D33918">
      <w:pPr>
        <w:widowControl w:val="0"/>
        <w:numPr>
          <w:ilvl w:val="0"/>
          <w:numId w:val="39"/>
        </w:numPr>
        <w:tabs>
          <w:tab w:val="left" w:pos="720"/>
          <w:tab w:val="left" w:pos="1440"/>
          <w:tab w:val="left" w:pos="2160"/>
        </w:tabs>
        <w:autoSpaceDE w:val="0"/>
        <w:autoSpaceDN w:val="0"/>
        <w:spacing w:before="0" w:after="240"/>
        <w:ind w:left="1440" w:hanging="720"/>
        <w:rPr>
          <w:rFonts w:eastAsia="Arial"/>
        </w:rPr>
      </w:pPr>
      <w:r w:rsidRPr="001F1037">
        <w:rPr>
          <w:rFonts w:eastAsia="Arial"/>
        </w:rPr>
        <w:t>The maximum occupancy shall be posted in each cabin and yurt.</w:t>
      </w:r>
    </w:p>
    <w:p w14:paraId="6142C503" w14:textId="77777777" w:rsidR="00D33918" w:rsidRPr="001F1037" w:rsidRDefault="00D33918" w:rsidP="00D33918">
      <w:pPr>
        <w:widowControl w:val="0"/>
        <w:numPr>
          <w:ilvl w:val="0"/>
          <w:numId w:val="39"/>
        </w:numPr>
        <w:tabs>
          <w:tab w:val="left" w:pos="720"/>
          <w:tab w:val="left" w:pos="1440"/>
          <w:tab w:val="left" w:pos="2160"/>
        </w:tabs>
        <w:autoSpaceDE w:val="0"/>
        <w:autoSpaceDN w:val="0"/>
        <w:spacing w:before="0" w:after="240"/>
        <w:ind w:left="1440" w:hanging="720"/>
        <w:rPr>
          <w:rFonts w:eastAsia="Arial"/>
        </w:rPr>
      </w:pPr>
      <w:r w:rsidRPr="001F1037">
        <w:rPr>
          <w:rFonts w:eastAsia="Arial"/>
        </w:rPr>
        <w:t>There shall be an additional fee of $10.00/night for pets where pets are allowed. For barn and corral facilities, there shall be a boarding fee of $10.00/animal/night.</w:t>
      </w:r>
    </w:p>
    <w:p w14:paraId="598CEF9C" w14:textId="77777777" w:rsidR="00D33918" w:rsidRPr="001F1037" w:rsidRDefault="00D33918" w:rsidP="00D33918">
      <w:pPr>
        <w:widowControl w:val="0"/>
        <w:numPr>
          <w:ilvl w:val="0"/>
          <w:numId w:val="39"/>
        </w:numPr>
        <w:tabs>
          <w:tab w:val="left" w:pos="720"/>
          <w:tab w:val="left" w:pos="1440"/>
          <w:tab w:val="left" w:pos="2160"/>
        </w:tabs>
        <w:autoSpaceDE w:val="0"/>
        <w:autoSpaceDN w:val="0"/>
        <w:spacing w:before="0" w:after="240"/>
        <w:ind w:left="1440" w:hanging="720"/>
        <w:rPr>
          <w:rFonts w:eastAsia="Arial"/>
        </w:rPr>
      </w:pPr>
      <w:r w:rsidRPr="001F1037">
        <w:rPr>
          <w:rFonts w:eastAsia="Arial"/>
        </w:rPr>
        <w:lastRenderedPageBreak/>
        <w:t>Premium facilities contain showers and flush toilets.</w:t>
      </w:r>
    </w:p>
    <w:p w14:paraId="0ED1269D"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group picnic area permit fees for the permits issued by the Division are as follows. Group picnic area classes are defined in regulation # 706.</w:t>
      </w:r>
    </w:p>
    <w:p w14:paraId="08C320F1"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Permit for “Class A - Deluxe Group Picnic Area” ……………$150.00</w:t>
      </w:r>
    </w:p>
    <w:p w14:paraId="40D3711A"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Permit for “Class B - Improved Group Picnic Area” …………$100.00</w:t>
      </w:r>
    </w:p>
    <w:p w14:paraId="0AA6CB17"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Permit for “Class C - Basic Group Picnic Area” ……………...$50.00</w:t>
      </w:r>
    </w:p>
    <w:p w14:paraId="3BC9E043"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Event facility permit fees are as follows.</w:t>
      </w:r>
    </w:p>
    <w:p w14:paraId="4AAD38F0"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For Bridge Canyon Overlook and Pikes Peak Amphitheater at Castlewood Canyon State Park, Prairie Falcon Amphitheater at Cheyenne Mountain State Park, Soldier Canyon Shelter at Lory State Park, and Lyons Overlook at Roxborough State Park:</w:t>
      </w:r>
    </w:p>
    <w:p w14:paraId="726E3DC7"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Monday through Friday…………………………….$150.00/2 HOURS</w:t>
      </w:r>
    </w:p>
    <w:p w14:paraId="0A44FF65" w14:textId="77777777" w:rsidR="00D33918" w:rsidRPr="001F1037" w:rsidRDefault="00D33918" w:rsidP="00D33918">
      <w:pPr>
        <w:widowControl w:val="0"/>
        <w:numPr>
          <w:ilvl w:val="1"/>
          <w:numId w:val="39"/>
        </w:numPr>
        <w:tabs>
          <w:tab w:val="left" w:pos="720"/>
          <w:tab w:val="left" w:pos="1440"/>
          <w:tab w:val="left" w:pos="2160"/>
        </w:tabs>
        <w:autoSpaceDE w:val="0"/>
        <w:autoSpaceDN w:val="0"/>
        <w:spacing w:before="0" w:after="240"/>
        <w:ind w:left="2160"/>
        <w:rPr>
          <w:rFonts w:eastAsia="Arial"/>
        </w:rPr>
      </w:pPr>
      <w:r w:rsidRPr="001F1037">
        <w:rPr>
          <w:rFonts w:eastAsia="Arial"/>
        </w:rPr>
        <w:t>Saturday and Sunday………………………………$300.00/2 HOURS</w:t>
      </w:r>
    </w:p>
    <w:p w14:paraId="14068229"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For event facilities numbers 1 and 3 at Castlewood Canyon State Park and Timber Event Facility at Lory State Park:</w:t>
      </w:r>
    </w:p>
    <w:p w14:paraId="58BC28C6" w14:textId="77777777" w:rsidR="00D33918" w:rsidRPr="001F1037" w:rsidRDefault="00D33918" w:rsidP="00D33918">
      <w:pPr>
        <w:widowControl w:val="0"/>
        <w:numPr>
          <w:ilvl w:val="1"/>
          <w:numId w:val="38"/>
        </w:numPr>
        <w:tabs>
          <w:tab w:val="left" w:pos="720"/>
          <w:tab w:val="left" w:pos="1440"/>
          <w:tab w:val="left" w:pos="2160"/>
        </w:tabs>
        <w:autoSpaceDE w:val="0"/>
        <w:autoSpaceDN w:val="0"/>
        <w:spacing w:before="0" w:after="240"/>
        <w:ind w:left="2160"/>
        <w:rPr>
          <w:rFonts w:eastAsia="Arial"/>
        </w:rPr>
      </w:pPr>
      <w:r w:rsidRPr="001F1037">
        <w:rPr>
          <w:rFonts w:eastAsia="Arial"/>
        </w:rPr>
        <w:t>Monday through Friday………………………..$100.00</w:t>
      </w:r>
    </w:p>
    <w:p w14:paraId="45751184" w14:textId="77777777" w:rsidR="00D33918" w:rsidRPr="001F1037" w:rsidRDefault="00D33918" w:rsidP="00D33918">
      <w:pPr>
        <w:widowControl w:val="0"/>
        <w:numPr>
          <w:ilvl w:val="1"/>
          <w:numId w:val="38"/>
        </w:numPr>
        <w:tabs>
          <w:tab w:val="left" w:pos="720"/>
          <w:tab w:val="left" w:pos="1440"/>
          <w:tab w:val="left" w:pos="2160"/>
        </w:tabs>
        <w:autoSpaceDE w:val="0"/>
        <w:autoSpaceDN w:val="0"/>
        <w:spacing w:before="0" w:after="240"/>
        <w:ind w:left="2160"/>
        <w:rPr>
          <w:rFonts w:eastAsia="Arial"/>
        </w:rPr>
      </w:pPr>
      <w:r w:rsidRPr="001F1037">
        <w:rPr>
          <w:rFonts w:eastAsia="Arial"/>
        </w:rPr>
        <w:t>Saturday and Sunday………………………….$150.00</w:t>
      </w:r>
    </w:p>
    <w:p w14:paraId="372DC9C6"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For event facility number 2 at Castlewood Canyon State Park, Fountain Valley Overlook at Roxborough State Park and South Eltuck Event Facility at Lory State Park:</w:t>
      </w:r>
    </w:p>
    <w:p w14:paraId="72A27C14" w14:textId="77777777" w:rsidR="00D33918" w:rsidRPr="001F1037" w:rsidRDefault="00D33918" w:rsidP="00D33918">
      <w:pPr>
        <w:widowControl w:val="0"/>
        <w:numPr>
          <w:ilvl w:val="4"/>
          <w:numId w:val="7"/>
        </w:numPr>
        <w:tabs>
          <w:tab w:val="left" w:pos="720"/>
          <w:tab w:val="left" w:pos="2070"/>
          <w:tab w:val="left" w:pos="2160"/>
        </w:tabs>
        <w:autoSpaceDE w:val="0"/>
        <w:autoSpaceDN w:val="0"/>
        <w:spacing w:before="0" w:after="240"/>
        <w:ind w:left="2160"/>
        <w:rPr>
          <w:rFonts w:eastAsia="Arial"/>
        </w:rPr>
      </w:pPr>
      <w:r w:rsidRPr="001F1037">
        <w:rPr>
          <w:rFonts w:eastAsia="Arial"/>
        </w:rPr>
        <w:t>Monday through Friday…………………………..$75.00</w:t>
      </w:r>
    </w:p>
    <w:p w14:paraId="5E7F1296" w14:textId="77777777" w:rsidR="00D33918" w:rsidRPr="001F1037" w:rsidRDefault="00D33918" w:rsidP="00D33918">
      <w:pPr>
        <w:widowControl w:val="0"/>
        <w:numPr>
          <w:ilvl w:val="4"/>
          <w:numId w:val="7"/>
        </w:numPr>
        <w:tabs>
          <w:tab w:val="left" w:pos="720"/>
          <w:tab w:val="left" w:pos="2070"/>
          <w:tab w:val="left" w:pos="2160"/>
        </w:tabs>
        <w:autoSpaceDE w:val="0"/>
        <w:autoSpaceDN w:val="0"/>
        <w:spacing w:before="0" w:after="240"/>
        <w:ind w:left="2160"/>
        <w:rPr>
          <w:rFonts w:eastAsia="Arial"/>
        </w:rPr>
      </w:pPr>
      <w:r w:rsidRPr="001F1037">
        <w:rPr>
          <w:rFonts w:eastAsia="Arial"/>
        </w:rPr>
        <w:t>Saturday and Sunday…………………………...$125.00</w:t>
      </w:r>
    </w:p>
    <w:p w14:paraId="4BF8E021" w14:textId="77777777" w:rsidR="00D33918" w:rsidRPr="001F1037" w:rsidRDefault="00D33918" w:rsidP="00E051DD">
      <w:pPr>
        <w:widowControl w:val="0"/>
        <w:numPr>
          <w:ilvl w:val="0"/>
          <w:numId w:val="46"/>
        </w:numPr>
        <w:tabs>
          <w:tab w:val="left" w:pos="720"/>
          <w:tab w:val="left" w:pos="1440"/>
          <w:tab w:val="left" w:pos="2520"/>
        </w:tabs>
        <w:autoSpaceDE w:val="0"/>
        <w:autoSpaceDN w:val="0"/>
        <w:spacing w:before="0" w:after="240"/>
        <w:ind w:hanging="2520"/>
        <w:rPr>
          <w:rFonts w:eastAsia="Arial"/>
        </w:rPr>
      </w:pPr>
      <w:r w:rsidRPr="001F1037">
        <w:rPr>
          <w:rFonts w:eastAsia="Arial"/>
        </w:rPr>
        <w:t>For the Red Barn at Golden Gate Canyon State Park:</w:t>
      </w:r>
    </w:p>
    <w:p w14:paraId="25BB3173"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070" w:hanging="630"/>
        <w:rPr>
          <w:rFonts w:eastAsia="Arial"/>
        </w:rPr>
      </w:pPr>
      <w:r w:rsidRPr="001F1037">
        <w:rPr>
          <w:rFonts w:eastAsia="Arial"/>
        </w:rPr>
        <w:t>Monday through Friday…………………………$150.00</w:t>
      </w:r>
    </w:p>
    <w:p w14:paraId="1964CBFE"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070" w:hanging="630"/>
        <w:rPr>
          <w:rFonts w:eastAsia="Arial"/>
        </w:rPr>
      </w:pPr>
      <w:r w:rsidRPr="001F1037">
        <w:rPr>
          <w:rFonts w:eastAsia="Arial"/>
        </w:rPr>
        <w:t>Saturday and Sunday…………………………..$200.00</w:t>
      </w:r>
    </w:p>
    <w:p w14:paraId="4AF28020"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For Mariner Point at Boyd Lake State Park:</w:t>
      </w:r>
    </w:p>
    <w:p w14:paraId="542A35F3"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Monday through Friday…………………………..$90.00</w:t>
      </w:r>
    </w:p>
    <w:p w14:paraId="72647B73"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Saturday, Sunday, and holidays……………….$180.00</w:t>
      </w:r>
    </w:p>
    <w:p w14:paraId="13E0D242"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For Prairie Skipper event facility at Cheyenne Mountain State Park:</w:t>
      </w:r>
    </w:p>
    <w:p w14:paraId="32EEDB9C"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Monday through Friday …………………………$150.00/DAY</w:t>
      </w:r>
    </w:p>
    <w:p w14:paraId="106BBAE7"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Saturday and Sunday…………………...……….$200.00/DAY</w:t>
      </w:r>
    </w:p>
    <w:p w14:paraId="0FEDF17C"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For PA-CO-CHU-PUK event facilities at Ridgway State Park:</w:t>
      </w:r>
    </w:p>
    <w:p w14:paraId="3655D30D"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lastRenderedPageBreak/>
        <w:t>Single event shelter A or B:</w:t>
      </w:r>
    </w:p>
    <w:p w14:paraId="158E6B9F" w14:textId="77777777" w:rsidR="00D33918" w:rsidRPr="001F1037" w:rsidRDefault="00D33918" w:rsidP="00D33918">
      <w:pPr>
        <w:widowControl w:val="0"/>
        <w:numPr>
          <w:ilvl w:val="5"/>
          <w:numId w:val="7"/>
        </w:numPr>
        <w:tabs>
          <w:tab w:val="left" w:pos="720"/>
          <w:tab w:val="left" w:pos="1440"/>
          <w:tab w:val="left" w:pos="2160"/>
        </w:tabs>
        <w:autoSpaceDE w:val="0"/>
        <w:autoSpaceDN w:val="0"/>
        <w:spacing w:before="0" w:after="240"/>
        <w:ind w:left="2880"/>
        <w:rPr>
          <w:rFonts w:eastAsia="Arial"/>
        </w:rPr>
      </w:pPr>
      <w:r w:rsidRPr="001F1037">
        <w:rPr>
          <w:rFonts w:eastAsia="Arial"/>
        </w:rPr>
        <w:t>Monday through Thursday……$125.00 plus $10 non-refundable reservation fee/DAY</w:t>
      </w:r>
    </w:p>
    <w:p w14:paraId="13C37AB2" w14:textId="77777777" w:rsidR="00D33918" w:rsidRPr="001F1037" w:rsidRDefault="00D33918" w:rsidP="00D33918">
      <w:pPr>
        <w:widowControl w:val="0"/>
        <w:numPr>
          <w:ilvl w:val="5"/>
          <w:numId w:val="7"/>
        </w:numPr>
        <w:tabs>
          <w:tab w:val="left" w:pos="720"/>
          <w:tab w:val="left" w:pos="1440"/>
          <w:tab w:val="left" w:pos="2160"/>
        </w:tabs>
        <w:autoSpaceDE w:val="0"/>
        <w:autoSpaceDN w:val="0"/>
        <w:spacing w:before="0" w:after="240"/>
        <w:ind w:left="2880"/>
        <w:rPr>
          <w:rFonts w:eastAsia="Arial"/>
        </w:rPr>
      </w:pPr>
      <w:r w:rsidRPr="001F1037">
        <w:rPr>
          <w:rFonts w:eastAsia="Arial"/>
        </w:rPr>
        <w:t>Friday through Sunday and holidays ….$190.00 plus $10 non-refundable reservation fee/DAY</w:t>
      </w:r>
    </w:p>
    <w:p w14:paraId="4D46C087"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For Overlook event facility at Ridgway State Park:</w:t>
      </w:r>
    </w:p>
    <w:p w14:paraId="2E54C7EC"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 xml:space="preserve">Monday through Thursday………$190 plus $10 non-refundable reservation fee/ 4 </w:t>
      </w:r>
      <w:r w:rsidRPr="001F1037">
        <w:rPr>
          <w:rFonts w:eastAsia="Arial"/>
        </w:rPr>
        <w:tab/>
        <w:t>HOURS</w:t>
      </w:r>
    </w:p>
    <w:p w14:paraId="05866A27"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 xml:space="preserve">Friday through Sunday and holidays….$240 plus $10 non-refundable reservation </w:t>
      </w:r>
      <w:r w:rsidRPr="001F1037">
        <w:rPr>
          <w:rFonts w:eastAsia="Arial"/>
        </w:rPr>
        <w:tab/>
        <w:t>fee/ 4 HOURS</w:t>
      </w:r>
    </w:p>
    <w:p w14:paraId="10A2FD3D"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Conference and/or meeting rooms…………...……………...$100.00/DAY</w:t>
      </w:r>
    </w:p>
    <w:p w14:paraId="57D9C0EF" w14:textId="77777777" w:rsidR="00D33918" w:rsidRPr="001F1037" w:rsidRDefault="00D33918" w:rsidP="00E051DD">
      <w:pPr>
        <w:widowControl w:val="0"/>
        <w:numPr>
          <w:ilvl w:val="0"/>
          <w:numId w:val="46"/>
        </w:numPr>
        <w:tabs>
          <w:tab w:val="left" w:pos="720"/>
          <w:tab w:val="left" w:pos="1440"/>
          <w:tab w:val="left" w:pos="2160"/>
        </w:tabs>
        <w:autoSpaceDE w:val="0"/>
        <w:autoSpaceDN w:val="0"/>
        <w:spacing w:before="0" w:after="240"/>
        <w:rPr>
          <w:rFonts w:eastAsia="Arial"/>
        </w:rPr>
      </w:pPr>
      <w:r w:rsidRPr="001F1037">
        <w:rPr>
          <w:rFonts w:eastAsia="Arial"/>
        </w:rPr>
        <w:t>The maximum occupancy and hours of operation shall be posted at each event facility.</w:t>
      </w:r>
    </w:p>
    <w:p w14:paraId="57CB7E5E" w14:textId="77777777" w:rsidR="00D33918" w:rsidRPr="001F1037" w:rsidRDefault="00D33918" w:rsidP="00D33918">
      <w:pPr>
        <w:widowControl w:val="0"/>
        <w:numPr>
          <w:ilvl w:val="1"/>
          <w:numId w:val="3"/>
        </w:numPr>
        <w:tabs>
          <w:tab w:val="left" w:pos="720"/>
          <w:tab w:val="left" w:pos="2160"/>
        </w:tabs>
        <w:autoSpaceDE w:val="0"/>
        <w:autoSpaceDN w:val="0"/>
        <w:spacing w:before="0" w:after="240"/>
        <w:ind w:left="720"/>
        <w:rPr>
          <w:rFonts w:eastAsia="Arial"/>
        </w:rPr>
      </w:pPr>
      <w:r w:rsidRPr="001F1037">
        <w:rPr>
          <w:rFonts w:eastAsia="Arial"/>
        </w:rPr>
        <w:t>The fees associated with dog off leash areas at Chatfield State Park and Cherry Creek State Park, as provided for in regulation # 100 are:</w:t>
      </w:r>
    </w:p>
    <w:p w14:paraId="34BBCB6B"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Dog off-leash annual pass…………………………………………………………..$25.00</w:t>
      </w:r>
    </w:p>
    <w:p w14:paraId="23779799"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Dog off-leash daily pass……………………………………………………………...$3.00</w:t>
      </w:r>
    </w:p>
    <w:p w14:paraId="3DFF8640"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 associated with the mandatory youth education course for motorboat operators…$15.00</w:t>
      </w:r>
    </w:p>
    <w:p w14:paraId="0ECE0B89"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associated with the Cheyenne Mountain State Park Field/3D Archery Range are as follows:</w:t>
      </w:r>
    </w:p>
    <w:p w14:paraId="119D48C9" w14:textId="77777777" w:rsidR="00D33918" w:rsidRPr="001F1037" w:rsidRDefault="00D33918" w:rsidP="00D33918">
      <w:pPr>
        <w:widowControl w:val="0"/>
        <w:numPr>
          <w:ilvl w:val="2"/>
          <w:numId w:val="3"/>
        </w:numPr>
        <w:tabs>
          <w:tab w:val="left" w:pos="1440"/>
          <w:tab w:val="left" w:pos="2160"/>
        </w:tabs>
        <w:autoSpaceDE w:val="0"/>
        <w:autoSpaceDN w:val="0"/>
        <w:spacing w:before="0" w:after="240"/>
        <w:ind w:left="1440"/>
        <w:rPr>
          <w:rFonts w:eastAsia="Arial"/>
        </w:rPr>
      </w:pPr>
      <w:r w:rsidRPr="001F1037">
        <w:rPr>
          <w:rFonts w:eastAsia="Arial"/>
        </w:rPr>
        <w:t>Daily individual archery range permit…………………………………$3.00</w:t>
      </w:r>
    </w:p>
    <w:p w14:paraId="59FDFB78" w14:textId="77777777" w:rsidR="00D33918" w:rsidRPr="001F1037" w:rsidRDefault="00D33918" w:rsidP="00D33918">
      <w:pPr>
        <w:widowControl w:val="0"/>
        <w:numPr>
          <w:ilvl w:val="2"/>
          <w:numId w:val="3"/>
        </w:numPr>
        <w:tabs>
          <w:tab w:val="left" w:pos="1440"/>
          <w:tab w:val="left" w:pos="2160"/>
        </w:tabs>
        <w:autoSpaceDE w:val="0"/>
        <w:autoSpaceDN w:val="0"/>
        <w:spacing w:before="0" w:after="240"/>
        <w:ind w:left="1440"/>
        <w:rPr>
          <w:rFonts w:eastAsia="Arial"/>
        </w:rPr>
      </w:pPr>
      <w:r w:rsidRPr="001F1037">
        <w:rPr>
          <w:rFonts w:eastAsia="Arial"/>
        </w:rPr>
        <w:t>Annual individual archery range permit……………………………….$30.00</w:t>
      </w:r>
    </w:p>
    <w:p w14:paraId="7FA50A20"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The fees associated with the Cameo Shooting and Education Complex are as follows:</w:t>
      </w:r>
    </w:p>
    <w:p w14:paraId="79825E2A"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Individual passes:</w:t>
      </w:r>
    </w:p>
    <w:p w14:paraId="19636ADE"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Individual day use pass (single day) …………………………$12.00</w:t>
      </w:r>
    </w:p>
    <w:p w14:paraId="160798FF"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Individual day use pass (5 consecutive days) …..…………..$48.00</w:t>
      </w:r>
    </w:p>
    <w:p w14:paraId="3C853A04"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Individual day use pass (10 consecutive days) ..……………$84.00</w:t>
      </w:r>
    </w:p>
    <w:p w14:paraId="5E0F7AF3"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Individual annual pass …………………………………………$150.00</w:t>
      </w:r>
    </w:p>
    <w:p w14:paraId="12ECB1C5" w14:textId="77777777" w:rsidR="00D33918" w:rsidRPr="001F1037" w:rsidRDefault="00D33918" w:rsidP="00D33918">
      <w:pPr>
        <w:widowControl w:val="0"/>
        <w:numPr>
          <w:ilvl w:val="4"/>
          <w:numId w:val="7"/>
        </w:numPr>
        <w:tabs>
          <w:tab w:val="left" w:pos="720"/>
          <w:tab w:val="left" w:pos="1440"/>
          <w:tab w:val="left" w:pos="2160"/>
        </w:tabs>
        <w:autoSpaceDE w:val="0"/>
        <w:autoSpaceDN w:val="0"/>
        <w:spacing w:before="0" w:after="240"/>
        <w:ind w:left="2160"/>
        <w:rPr>
          <w:rFonts w:eastAsia="Arial"/>
        </w:rPr>
      </w:pPr>
      <w:r w:rsidRPr="001F1037">
        <w:rPr>
          <w:rFonts w:eastAsia="Arial"/>
        </w:rPr>
        <w:t>Individual three-year pass …………………………………….$400.00</w:t>
      </w:r>
    </w:p>
    <w:p w14:paraId="1D6C7EDA" w14:textId="77777777" w:rsidR="00D33918" w:rsidRPr="001F1037" w:rsidRDefault="00D33918" w:rsidP="00D33918">
      <w:pPr>
        <w:widowControl w:val="0"/>
        <w:numPr>
          <w:ilvl w:val="2"/>
          <w:numId w:val="3"/>
        </w:numPr>
        <w:tabs>
          <w:tab w:val="left" w:pos="720"/>
          <w:tab w:val="left" w:pos="1440"/>
        </w:tabs>
        <w:autoSpaceDE w:val="0"/>
        <w:autoSpaceDN w:val="0"/>
        <w:spacing w:before="0" w:after="240"/>
        <w:ind w:left="1440"/>
        <w:rPr>
          <w:rFonts w:eastAsia="Arial"/>
        </w:rPr>
      </w:pPr>
      <w:r w:rsidRPr="001F1037">
        <w:rPr>
          <w:rFonts w:eastAsia="Arial"/>
        </w:rPr>
        <w:t>Youth (ages 7-17) individual passes:</w:t>
      </w:r>
    </w:p>
    <w:p w14:paraId="664B3215" w14:textId="77777777" w:rsidR="00D33918" w:rsidRPr="001F1037" w:rsidRDefault="00D33918" w:rsidP="00D33918">
      <w:pPr>
        <w:widowControl w:val="0"/>
        <w:numPr>
          <w:ilvl w:val="0"/>
          <w:numId w:val="40"/>
        </w:numPr>
        <w:tabs>
          <w:tab w:val="left" w:pos="720"/>
          <w:tab w:val="left" w:pos="1440"/>
          <w:tab w:val="left" w:pos="2160"/>
        </w:tabs>
        <w:autoSpaceDE w:val="0"/>
        <w:autoSpaceDN w:val="0"/>
        <w:spacing w:before="0" w:after="240"/>
        <w:rPr>
          <w:rFonts w:eastAsia="Arial"/>
        </w:rPr>
      </w:pPr>
      <w:r w:rsidRPr="001F1037">
        <w:rPr>
          <w:rFonts w:eastAsia="Arial"/>
        </w:rPr>
        <w:lastRenderedPageBreak/>
        <w:t>Youth individual day use pass (single day) …………………$3.00</w:t>
      </w:r>
    </w:p>
    <w:p w14:paraId="6DCD3501" w14:textId="77777777" w:rsidR="00D33918" w:rsidRPr="001F1037" w:rsidRDefault="00D33918" w:rsidP="00D33918">
      <w:pPr>
        <w:widowControl w:val="0"/>
        <w:numPr>
          <w:ilvl w:val="0"/>
          <w:numId w:val="40"/>
        </w:numPr>
        <w:tabs>
          <w:tab w:val="left" w:pos="720"/>
          <w:tab w:val="left" w:pos="1440"/>
          <w:tab w:val="left" w:pos="2160"/>
        </w:tabs>
        <w:autoSpaceDE w:val="0"/>
        <w:autoSpaceDN w:val="0"/>
        <w:spacing w:before="0" w:after="240"/>
        <w:rPr>
          <w:rFonts w:eastAsia="Arial"/>
        </w:rPr>
      </w:pPr>
      <w:r w:rsidRPr="001F1037">
        <w:rPr>
          <w:rFonts w:eastAsia="Arial"/>
        </w:rPr>
        <w:t>Youth individual day use pass (5 consecutive days) ….…. $12.00</w:t>
      </w:r>
    </w:p>
    <w:p w14:paraId="74775E59" w14:textId="77777777" w:rsidR="00D33918" w:rsidRPr="001F1037" w:rsidRDefault="00D33918" w:rsidP="00D33918">
      <w:pPr>
        <w:widowControl w:val="0"/>
        <w:numPr>
          <w:ilvl w:val="0"/>
          <w:numId w:val="40"/>
        </w:numPr>
        <w:tabs>
          <w:tab w:val="left" w:pos="720"/>
          <w:tab w:val="left" w:pos="1440"/>
          <w:tab w:val="left" w:pos="2160"/>
        </w:tabs>
        <w:autoSpaceDE w:val="0"/>
        <w:autoSpaceDN w:val="0"/>
        <w:spacing w:before="0" w:after="240"/>
        <w:rPr>
          <w:rFonts w:eastAsia="Arial"/>
        </w:rPr>
      </w:pPr>
      <w:r w:rsidRPr="001F1037">
        <w:rPr>
          <w:rFonts w:eastAsia="Arial"/>
        </w:rPr>
        <w:t>Youth individual day use pass (10 consecutive days)..……$21.00</w:t>
      </w:r>
    </w:p>
    <w:p w14:paraId="226B6742" w14:textId="77777777" w:rsidR="00D33918" w:rsidRPr="001F1037" w:rsidRDefault="00D33918" w:rsidP="00D33918">
      <w:pPr>
        <w:widowControl w:val="0"/>
        <w:numPr>
          <w:ilvl w:val="0"/>
          <w:numId w:val="40"/>
        </w:numPr>
        <w:tabs>
          <w:tab w:val="left" w:pos="720"/>
          <w:tab w:val="left" w:pos="1440"/>
          <w:tab w:val="left" w:pos="2160"/>
        </w:tabs>
        <w:autoSpaceDE w:val="0"/>
        <w:autoSpaceDN w:val="0"/>
        <w:spacing w:before="0" w:after="240"/>
        <w:rPr>
          <w:rFonts w:eastAsia="Arial"/>
        </w:rPr>
      </w:pPr>
      <w:r w:rsidRPr="001F1037">
        <w:rPr>
          <w:rFonts w:eastAsia="Arial"/>
        </w:rPr>
        <w:t>Youth individual annual pass ……………………………….. $50.00</w:t>
      </w:r>
    </w:p>
    <w:p w14:paraId="0D650A40"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Two adult (Buddy) passes:</w:t>
      </w:r>
    </w:p>
    <w:p w14:paraId="7846E05C" w14:textId="77777777" w:rsidR="00D33918" w:rsidRPr="001F1037" w:rsidRDefault="00D33918" w:rsidP="00D33918">
      <w:pPr>
        <w:widowControl w:val="0"/>
        <w:numPr>
          <w:ilvl w:val="0"/>
          <w:numId w:val="41"/>
        </w:numPr>
        <w:tabs>
          <w:tab w:val="left" w:pos="720"/>
          <w:tab w:val="left" w:pos="1440"/>
          <w:tab w:val="left" w:pos="2160"/>
        </w:tabs>
        <w:autoSpaceDE w:val="0"/>
        <w:autoSpaceDN w:val="0"/>
        <w:spacing w:before="0" w:after="240"/>
        <w:rPr>
          <w:rFonts w:eastAsia="Arial"/>
        </w:rPr>
      </w:pPr>
      <w:r w:rsidRPr="001F1037">
        <w:rPr>
          <w:rFonts w:eastAsia="Arial"/>
        </w:rPr>
        <w:t>Two adult day use passes (single day) ……………………..$20.00</w:t>
      </w:r>
    </w:p>
    <w:p w14:paraId="521A2295" w14:textId="77777777" w:rsidR="00D33918" w:rsidRPr="001F1037" w:rsidRDefault="00D33918" w:rsidP="00D33918">
      <w:pPr>
        <w:widowControl w:val="0"/>
        <w:numPr>
          <w:ilvl w:val="0"/>
          <w:numId w:val="41"/>
        </w:numPr>
        <w:tabs>
          <w:tab w:val="left" w:pos="720"/>
          <w:tab w:val="left" w:pos="1440"/>
          <w:tab w:val="left" w:pos="2160"/>
        </w:tabs>
        <w:autoSpaceDE w:val="0"/>
        <w:autoSpaceDN w:val="0"/>
        <w:spacing w:before="0" w:after="240"/>
        <w:rPr>
          <w:rFonts w:eastAsia="Arial"/>
        </w:rPr>
      </w:pPr>
      <w:r w:rsidRPr="001F1037">
        <w:rPr>
          <w:rFonts w:eastAsia="Arial"/>
        </w:rPr>
        <w:t>Two adult day use passes (5 consecutive days) ……..……$80.00</w:t>
      </w:r>
    </w:p>
    <w:p w14:paraId="4FAD7D07" w14:textId="77777777" w:rsidR="00D33918" w:rsidRPr="001F1037" w:rsidRDefault="00D33918" w:rsidP="00D33918">
      <w:pPr>
        <w:widowControl w:val="0"/>
        <w:numPr>
          <w:ilvl w:val="0"/>
          <w:numId w:val="41"/>
        </w:numPr>
        <w:tabs>
          <w:tab w:val="left" w:pos="720"/>
          <w:tab w:val="left" w:pos="1440"/>
          <w:tab w:val="left" w:pos="2160"/>
        </w:tabs>
        <w:autoSpaceDE w:val="0"/>
        <w:autoSpaceDN w:val="0"/>
        <w:spacing w:before="0" w:after="240"/>
        <w:rPr>
          <w:rFonts w:eastAsia="Arial"/>
        </w:rPr>
      </w:pPr>
      <w:r w:rsidRPr="001F1037">
        <w:rPr>
          <w:rFonts w:eastAsia="Arial"/>
        </w:rPr>
        <w:t>Two adult day use passes (10 consecutive days) ………..$140.00</w:t>
      </w:r>
    </w:p>
    <w:p w14:paraId="4DA259A6" w14:textId="77777777" w:rsidR="00D33918" w:rsidRPr="001F1037" w:rsidRDefault="00D33918" w:rsidP="00D33918">
      <w:pPr>
        <w:widowControl w:val="0"/>
        <w:numPr>
          <w:ilvl w:val="0"/>
          <w:numId w:val="41"/>
        </w:numPr>
        <w:tabs>
          <w:tab w:val="left" w:pos="720"/>
          <w:tab w:val="left" w:pos="1440"/>
          <w:tab w:val="left" w:pos="2160"/>
        </w:tabs>
        <w:autoSpaceDE w:val="0"/>
        <w:autoSpaceDN w:val="0"/>
        <w:spacing w:before="0" w:after="240"/>
        <w:rPr>
          <w:rFonts w:eastAsia="Arial"/>
        </w:rPr>
      </w:pPr>
      <w:r w:rsidRPr="001F1037">
        <w:rPr>
          <w:rFonts w:eastAsia="Arial"/>
        </w:rPr>
        <w:t xml:space="preserve">Both adult passes must be used on the same day(s). </w:t>
      </w:r>
    </w:p>
    <w:p w14:paraId="6856028E"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Family passes (Two adults and all children (ages 7-17) that live at the same address):</w:t>
      </w:r>
    </w:p>
    <w:p w14:paraId="46ACE5D7" w14:textId="77777777" w:rsidR="00D33918" w:rsidRPr="001F1037" w:rsidRDefault="00D33918" w:rsidP="00D33918">
      <w:pPr>
        <w:widowControl w:val="0"/>
        <w:numPr>
          <w:ilvl w:val="0"/>
          <w:numId w:val="42"/>
        </w:numPr>
        <w:tabs>
          <w:tab w:val="left" w:pos="720"/>
          <w:tab w:val="left" w:pos="1440"/>
          <w:tab w:val="left" w:pos="2160"/>
        </w:tabs>
        <w:autoSpaceDE w:val="0"/>
        <w:autoSpaceDN w:val="0"/>
        <w:spacing w:before="0" w:after="240"/>
        <w:rPr>
          <w:rFonts w:eastAsia="Arial"/>
        </w:rPr>
      </w:pPr>
      <w:r w:rsidRPr="001F1037">
        <w:rPr>
          <w:rFonts w:eastAsia="Arial"/>
        </w:rPr>
        <w:t>Family annual pass ……………………………………………$300.00</w:t>
      </w:r>
    </w:p>
    <w:p w14:paraId="71FA444A" w14:textId="77777777" w:rsidR="00D33918" w:rsidRPr="001F1037" w:rsidRDefault="00D33918" w:rsidP="00D33918">
      <w:pPr>
        <w:widowControl w:val="0"/>
        <w:numPr>
          <w:ilvl w:val="0"/>
          <w:numId w:val="42"/>
        </w:numPr>
        <w:tabs>
          <w:tab w:val="left" w:pos="720"/>
          <w:tab w:val="left" w:pos="1440"/>
          <w:tab w:val="left" w:pos="2160"/>
        </w:tabs>
        <w:autoSpaceDE w:val="0"/>
        <w:autoSpaceDN w:val="0"/>
        <w:spacing w:before="0" w:after="240"/>
        <w:rPr>
          <w:rFonts w:eastAsia="Arial"/>
        </w:rPr>
      </w:pPr>
      <w:r w:rsidRPr="001F1037">
        <w:rPr>
          <w:rFonts w:eastAsia="Arial"/>
        </w:rPr>
        <w:t>Family three-year pass ………………………………………..$600.00</w:t>
      </w:r>
    </w:p>
    <w:p w14:paraId="291ACD42"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Group day use passes:</w:t>
      </w:r>
    </w:p>
    <w:p w14:paraId="044138EB" w14:textId="77777777" w:rsidR="00D33918" w:rsidRPr="001F1037" w:rsidRDefault="00D33918" w:rsidP="00D33918">
      <w:pPr>
        <w:widowControl w:val="0"/>
        <w:numPr>
          <w:ilvl w:val="0"/>
          <w:numId w:val="43"/>
        </w:numPr>
        <w:tabs>
          <w:tab w:val="left" w:pos="720"/>
          <w:tab w:val="left" w:pos="1440"/>
          <w:tab w:val="left" w:pos="2160"/>
        </w:tabs>
        <w:autoSpaceDE w:val="0"/>
        <w:autoSpaceDN w:val="0"/>
        <w:spacing w:before="0" w:after="240"/>
        <w:rPr>
          <w:rFonts w:eastAsia="Arial"/>
        </w:rPr>
      </w:pPr>
      <w:r w:rsidRPr="001F1037">
        <w:rPr>
          <w:rFonts w:eastAsia="Arial"/>
        </w:rPr>
        <w:t>Day use passes for 10 to 19 individuals ……………………$9.00/person</w:t>
      </w:r>
    </w:p>
    <w:p w14:paraId="55313DFA" w14:textId="77777777" w:rsidR="00D33918" w:rsidRPr="001F1037" w:rsidRDefault="00D33918" w:rsidP="00D33918">
      <w:pPr>
        <w:widowControl w:val="0"/>
        <w:numPr>
          <w:ilvl w:val="0"/>
          <w:numId w:val="43"/>
        </w:numPr>
        <w:tabs>
          <w:tab w:val="left" w:pos="720"/>
          <w:tab w:val="left" w:pos="1440"/>
          <w:tab w:val="left" w:pos="2160"/>
        </w:tabs>
        <w:autoSpaceDE w:val="0"/>
        <w:autoSpaceDN w:val="0"/>
        <w:spacing w:before="0" w:after="240"/>
        <w:rPr>
          <w:rFonts w:eastAsia="Arial"/>
        </w:rPr>
      </w:pPr>
      <w:r w:rsidRPr="001F1037">
        <w:rPr>
          <w:rFonts w:eastAsia="Arial"/>
        </w:rPr>
        <w:t>Day use passes for 20 to 29 individuals ……………………$7.00/person</w:t>
      </w:r>
    </w:p>
    <w:p w14:paraId="5D2378E9" w14:textId="77777777" w:rsidR="00D33918" w:rsidRPr="001F1037" w:rsidRDefault="00D33918" w:rsidP="00D33918">
      <w:pPr>
        <w:widowControl w:val="0"/>
        <w:numPr>
          <w:ilvl w:val="0"/>
          <w:numId w:val="43"/>
        </w:numPr>
        <w:tabs>
          <w:tab w:val="left" w:pos="720"/>
          <w:tab w:val="left" w:pos="1440"/>
          <w:tab w:val="left" w:pos="2160"/>
        </w:tabs>
        <w:autoSpaceDE w:val="0"/>
        <w:autoSpaceDN w:val="0"/>
        <w:spacing w:before="0" w:after="240"/>
        <w:rPr>
          <w:rFonts w:eastAsia="Arial"/>
        </w:rPr>
      </w:pPr>
      <w:r w:rsidRPr="001F1037">
        <w:rPr>
          <w:rFonts w:eastAsia="Arial"/>
        </w:rPr>
        <w:t>Day use passes for 30 or more individuals ………………..$3.00/person</w:t>
      </w:r>
    </w:p>
    <w:p w14:paraId="34E25B5C"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Corporate passes:</w:t>
      </w:r>
    </w:p>
    <w:p w14:paraId="6AD7B4A8" w14:textId="77777777" w:rsidR="00D33918" w:rsidRPr="001F1037" w:rsidRDefault="00D33918" w:rsidP="00D33918">
      <w:pPr>
        <w:widowControl w:val="0"/>
        <w:numPr>
          <w:ilvl w:val="0"/>
          <w:numId w:val="44"/>
        </w:numPr>
        <w:tabs>
          <w:tab w:val="left" w:pos="720"/>
          <w:tab w:val="left" w:pos="1440"/>
          <w:tab w:val="left" w:pos="2160"/>
        </w:tabs>
        <w:autoSpaceDE w:val="0"/>
        <w:autoSpaceDN w:val="0"/>
        <w:spacing w:before="0" w:after="240"/>
        <w:rPr>
          <w:rFonts w:eastAsia="Arial"/>
        </w:rPr>
      </w:pPr>
      <w:r w:rsidRPr="001F1037">
        <w:rPr>
          <w:rFonts w:eastAsia="Arial"/>
        </w:rPr>
        <w:t>Annual corporate pass (10 unassigned passes per day) ...$3,000.00</w:t>
      </w:r>
    </w:p>
    <w:p w14:paraId="703A81DF"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All annual passes for the Cameo Shooting and Education Complex are valid 365 days from the date of purchase.</w:t>
      </w:r>
    </w:p>
    <w:p w14:paraId="0F953722" w14:textId="77777777" w:rsidR="00D33918" w:rsidRPr="001F1037"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Colorado Search and Rescue (CORSAR) Cards</w:t>
      </w:r>
    </w:p>
    <w:p w14:paraId="6A70D536"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1 year CORSAR Card…………………………………………………………………..…..$5.00</w:t>
      </w:r>
    </w:p>
    <w:p w14:paraId="05B06BDC" w14:textId="77777777" w:rsidR="00D33918" w:rsidRPr="001F1037" w:rsidRDefault="00D33918" w:rsidP="00D33918">
      <w:pPr>
        <w:widowControl w:val="0"/>
        <w:numPr>
          <w:ilvl w:val="2"/>
          <w:numId w:val="3"/>
        </w:numPr>
        <w:tabs>
          <w:tab w:val="left" w:pos="720"/>
          <w:tab w:val="left" w:pos="1440"/>
          <w:tab w:val="left" w:pos="2160"/>
        </w:tabs>
        <w:autoSpaceDE w:val="0"/>
        <w:autoSpaceDN w:val="0"/>
        <w:spacing w:before="0" w:after="240"/>
        <w:ind w:left="1440"/>
        <w:rPr>
          <w:rFonts w:eastAsia="Arial"/>
        </w:rPr>
      </w:pPr>
      <w:r w:rsidRPr="001F1037">
        <w:rPr>
          <w:rFonts w:eastAsia="Arial"/>
        </w:rPr>
        <w:t>5 year CORSAR Card……………………………………………………………….…….$20.00</w:t>
      </w:r>
    </w:p>
    <w:p w14:paraId="5C269855" w14:textId="77777777" w:rsidR="00D33918" w:rsidRPr="001F1037" w:rsidDel="00607719" w:rsidRDefault="00D33918" w:rsidP="00D33918">
      <w:pPr>
        <w:widowControl w:val="0"/>
        <w:numPr>
          <w:ilvl w:val="1"/>
          <w:numId w:val="3"/>
        </w:numPr>
        <w:tabs>
          <w:tab w:val="left" w:pos="720"/>
          <w:tab w:val="left" w:pos="1440"/>
          <w:tab w:val="left" w:pos="2160"/>
        </w:tabs>
        <w:autoSpaceDE w:val="0"/>
        <w:autoSpaceDN w:val="0"/>
        <w:spacing w:before="0" w:after="240"/>
        <w:ind w:left="720"/>
        <w:rPr>
          <w:rFonts w:eastAsia="Arial"/>
        </w:rPr>
      </w:pPr>
      <w:r w:rsidRPr="001F1037">
        <w:rPr>
          <w:rFonts w:eastAsia="Arial"/>
        </w:rPr>
        <w:t>It is unlawful for any person to transfer, sell, or assign any pass or permit issued by the Division, including campground use permits, and group picnic area permits, unless otherwise permitted by these regulations.</w:t>
      </w:r>
    </w:p>
    <w:p w14:paraId="4FAEE4AC" w14:textId="77777777" w:rsidR="00D33918" w:rsidRPr="001F1037" w:rsidRDefault="00D33918" w:rsidP="00D33918">
      <w:pPr>
        <w:tabs>
          <w:tab w:val="left" w:pos="720"/>
          <w:tab w:val="left" w:pos="1440"/>
          <w:tab w:val="left" w:pos="2160"/>
        </w:tabs>
        <w:spacing w:after="240"/>
        <w:ind w:left="720" w:hanging="720"/>
        <w:outlineLvl w:val="2"/>
        <w:rPr>
          <w:b/>
          <w:bCs/>
        </w:rPr>
      </w:pPr>
      <w:bookmarkStart w:id="100" w:name="_Toc182995036"/>
      <w:r w:rsidRPr="001F1037">
        <w:rPr>
          <w:b/>
          <w:bCs/>
        </w:rPr>
        <w:t>#712 – Fee Waivers, Sponsorships, Marketing Discounts and Reduced Rate Camping</w:t>
      </w:r>
      <w:bookmarkEnd w:id="100"/>
    </w:p>
    <w:p w14:paraId="038774A1"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As referenced in this chapter, “Park Product” means any entry pass, permit, facility, event or other user fee as defined in regulation # 700 through # 701, # 704 through # 708 and #710 through #711.</w:t>
      </w:r>
    </w:p>
    <w:p w14:paraId="7E91E54E"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lastRenderedPageBreak/>
        <w:t>Park product fees may be waived for errors committed by the Division.</w:t>
      </w:r>
    </w:p>
    <w:p w14:paraId="3E16D09B"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Park product fees may be waived by the Division for Division sponsored education, outreach, volunteer or safety activities (events); for supporting partner activities (events) and research activities that directly support the Division; for official business by other governmental agencies conducted on a state recreation area or state park or for Division administrative purposes.</w:t>
      </w:r>
    </w:p>
    <w:p w14:paraId="0C4D9A1C"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 xml:space="preserve">The Division may waive entry fees as described in regulation # 700 through # 701 up to four days annually to market and increase awareness of state recreation areas and state parks.   </w:t>
      </w:r>
    </w:p>
    <w:p w14:paraId="181DE8CF"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Park Managers may provide any combination of park product(s) up to $500 in value per fiscal year, per park, to be used as a sponsorship as a part of a fundraiser, promotion or marketing effort for local community supporting partners.</w:t>
      </w:r>
    </w:p>
    <w:p w14:paraId="4E790F5C"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 xml:space="preserve">Region Offices and the Creative Services and Marketing Office may provide up to twenty annual </w:t>
      </w:r>
      <w:del w:id="101" w:author="Hernandez, Hilary" w:date="2026-07-28T16:50:00Z" w16du:dateUtc="2026-07-28T22:50:00Z">
        <w:r w:rsidRPr="001F1037" w:rsidDel="00DF4248">
          <w:rPr>
            <w:rFonts w:eastAsia="Arial"/>
          </w:rPr>
          <w:delText xml:space="preserve">affixed </w:delText>
        </w:r>
      </w:del>
      <w:r w:rsidRPr="001F1037">
        <w:rPr>
          <w:rFonts w:eastAsia="Arial"/>
        </w:rPr>
        <w:t xml:space="preserve">vehicle passes and twenty state parks annual transferable passes as defined in regulation # 700-3.b and #700-3.c. per fiscal year, per office, to be used as part of a regional or statewide fundraiser, promotion or marketing effort.  In addition, Region Offices and the Creative Services and Marketing Office may provide daily vehicle passes as defined in regulation # No. 700-4 up to $500 in value per fiscal year, per office, to be used as part of a regional or statewide fundraiser, promotion or marketing effort. </w:t>
      </w:r>
    </w:p>
    <w:p w14:paraId="154F252D" w14:textId="77777777" w:rsidR="00D33918" w:rsidRPr="001F1037" w:rsidRDefault="00D33918" w:rsidP="00D33918">
      <w:pPr>
        <w:numPr>
          <w:ilvl w:val="0"/>
          <w:numId w:val="4"/>
        </w:numPr>
        <w:spacing w:before="0" w:after="240" w:line="259" w:lineRule="auto"/>
        <w:ind w:left="720" w:hanging="720"/>
        <w:jc w:val="both"/>
        <w:rPr>
          <w:rFonts w:eastAsia="Arial"/>
        </w:rPr>
      </w:pPr>
      <w:r w:rsidRPr="001F1037">
        <w:rPr>
          <w:rFonts w:eastAsia="Arial"/>
        </w:rPr>
        <w:t xml:space="preserve">The Division may offer discounts up to 50 percent off established fees for annual </w:t>
      </w:r>
      <w:del w:id="102" w:author="Hernandez, Hilary" w:date="2026-07-28T16:52:00Z" w16du:dateUtc="2026-07-28T22:52:00Z">
        <w:r w:rsidRPr="001F1037" w:rsidDel="00DF4248">
          <w:rPr>
            <w:rFonts w:eastAsia="Arial"/>
          </w:rPr>
          <w:delText xml:space="preserve">affixed </w:delText>
        </w:r>
      </w:del>
      <w:r w:rsidRPr="001F1037">
        <w:rPr>
          <w:rFonts w:eastAsia="Arial"/>
        </w:rPr>
        <w:t xml:space="preserve">vehicle and daily vehicle passes as defined in regulation # 700-3 through # 700-4 as part of a consistent statewide effort to market state recreation areas and state parks.   </w:t>
      </w:r>
    </w:p>
    <w:p w14:paraId="1851E047" w14:textId="77777777" w:rsidR="00D33918" w:rsidRPr="001F1037" w:rsidRDefault="00D33918" w:rsidP="00D33918">
      <w:pPr>
        <w:numPr>
          <w:ilvl w:val="0"/>
          <w:numId w:val="4"/>
        </w:numPr>
        <w:tabs>
          <w:tab w:val="left" w:pos="720"/>
          <w:tab w:val="left" w:pos="1440"/>
          <w:tab w:val="left" w:pos="2160"/>
        </w:tabs>
        <w:spacing w:before="0" w:after="240" w:line="259" w:lineRule="auto"/>
        <w:ind w:left="720" w:hanging="720"/>
      </w:pPr>
      <w:r w:rsidRPr="001F1037">
        <w:t xml:space="preserve">Annual </w:t>
      </w:r>
      <w:del w:id="103" w:author="Hernandez, Hilary" w:date="2026-07-28T16:52:00Z" w16du:dateUtc="2026-07-28T22:52:00Z">
        <w:r w:rsidRPr="001F1037" w:rsidDel="00DF4248">
          <w:delText xml:space="preserve">affixed </w:delText>
        </w:r>
      </w:del>
      <w:r w:rsidRPr="001F1037">
        <w:t>vehicle passes or state parks annual transferable passes purchased in large quantities during a single sale, transaction will be discounted as follows.</w:t>
      </w:r>
    </w:p>
    <w:p w14:paraId="1815CEB9" w14:textId="77777777" w:rsidR="00D33918" w:rsidRPr="001F1037" w:rsidRDefault="00D33918" w:rsidP="00D33918">
      <w:pPr>
        <w:widowControl w:val="0"/>
        <w:numPr>
          <w:ilvl w:val="5"/>
          <w:numId w:val="7"/>
        </w:numPr>
        <w:tabs>
          <w:tab w:val="left" w:pos="720"/>
          <w:tab w:val="left" w:pos="1440"/>
          <w:tab w:val="left" w:pos="2160"/>
        </w:tabs>
        <w:autoSpaceDE w:val="0"/>
        <w:autoSpaceDN w:val="0"/>
        <w:spacing w:before="0" w:after="240"/>
        <w:ind w:left="1440"/>
        <w:rPr>
          <w:rFonts w:eastAsia="Arial"/>
        </w:rPr>
      </w:pPr>
      <w:r w:rsidRPr="001F1037">
        <w:rPr>
          <w:rFonts w:eastAsia="Arial"/>
        </w:rPr>
        <w:t>Twenty or more passes, but less than fifty…………………..…....20% discount</w:t>
      </w:r>
    </w:p>
    <w:p w14:paraId="17A85B43" w14:textId="77777777" w:rsidR="00D33918" w:rsidRPr="001F1037" w:rsidRDefault="00D33918" w:rsidP="00D33918">
      <w:pPr>
        <w:widowControl w:val="0"/>
        <w:numPr>
          <w:ilvl w:val="5"/>
          <w:numId w:val="7"/>
        </w:numPr>
        <w:tabs>
          <w:tab w:val="left" w:pos="720"/>
          <w:tab w:val="left" w:pos="1440"/>
          <w:tab w:val="left" w:pos="2160"/>
        </w:tabs>
        <w:autoSpaceDE w:val="0"/>
        <w:autoSpaceDN w:val="0"/>
        <w:spacing w:before="0" w:after="240"/>
        <w:ind w:left="1440"/>
        <w:rPr>
          <w:rFonts w:eastAsia="Arial"/>
        </w:rPr>
      </w:pPr>
      <w:r w:rsidRPr="001F1037">
        <w:rPr>
          <w:rFonts w:eastAsia="Arial"/>
        </w:rPr>
        <w:t>Fifty or more passes, but less than one hundred…………….......25% discount</w:t>
      </w:r>
    </w:p>
    <w:p w14:paraId="30C1DAD4" w14:textId="77777777" w:rsidR="00D33918" w:rsidRPr="001F1037" w:rsidRDefault="00D33918" w:rsidP="00D33918">
      <w:pPr>
        <w:widowControl w:val="0"/>
        <w:numPr>
          <w:ilvl w:val="5"/>
          <w:numId w:val="7"/>
        </w:numPr>
        <w:tabs>
          <w:tab w:val="left" w:pos="720"/>
          <w:tab w:val="left" w:pos="1440"/>
          <w:tab w:val="left" w:pos="2160"/>
        </w:tabs>
        <w:autoSpaceDE w:val="0"/>
        <w:autoSpaceDN w:val="0"/>
        <w:spacing w:before="0" w:after="240"/>
        <w:ind w:left="1440"/>
        <w:rPr>
          <w:rFonts w:eastAsia="Arial"/>
        </w:rPr>
      </w:pPr>
      <w:r w:rsidRPr="001F1037">
        <w:rPr>
          <w:rFonts w:eastAsia="Arial"/>
        </w:rPr>
        <w:t>One hundred passes or more......................................................30% discount</w:t>
      </w:r>
    </w:p>
    <w:p w14:paraId="17F4C76B" w14:textId="77777777" w:rsidR="00D33918" w:rsidRPr="001F1037" w:rsidDel="0088545D" w:rsidRDefault="00D33918" w:rsidP="00D33918">
      <w:pPr>
        <w:widowControl w:val="0"/>
        <w:numPr>
          <w:ilvl w:val="0"/>
          <w:numId w:val="4"/>
        </w:numPr>
        <w:tabs>
          <w:tab w:val="left" w:pos="720"/>
          <w:tab w:val="left" w:pos="1440"/>
          <w:tab w:val="left" w:pos="2160"/>
        </w:tabs>
        <w:autoSpaceDE w:val="0"/>
        <w:autoSpaceDN w:val="0"/>
        <w:spacing w:before="0" w:after="240"/>
        <w:ind w:left="720" w:hanging="720"/>
        <w:jc w:val="both"/>
        <w:rPr>
          <w:rFonts w:eastAsia="Arial"/>
        </w:rPr>
      </w:pPr>
      <w:r w:rsidRPr="001F1037" w:rsidDel="0088545D">
        <w:rPr>
          <w:rFonts w:eastAsia="Arial"/>
        </w:rPr>
        <w:t xml:space="preserve">Notwithstanding the established campground fees, the </w:t>
      </w:r>
      <w:r w:rsidRPr="001F1037">
        <w:rPr>
          <w:rFonts w:eastAsia="Arial"/>
        </w:rPr>
        <w:t>Region Manager may</w:t>
      </w:r>
      <w:r w:rsidRPr="001F1037" w:rsidDel="0088545D">
        <w:rPr>
          <w:rFonts w:eastAsia="Arial"/>
        </w:rPr>
        <w:t xml:space="preserve"> lower a campground’s classification by one class, and consequently lower the campground fee, when the </w:t>
      </w:r>
      <w:r w:rsidRPr="001F1037">
        <w:rPr>
          <w:rFonts w:eastAsia="Arial"/>
        </w:rPr>
        <w:t>Region Manager</w:t>
      </w:r>
      <w:r w:rsidRPr="001F1037" w:rsidDel="0088545D">
        <w:rPr>
          <w:rFonts w:eastAsia="Arial"/>
        </w:rPr>
        <w:t xml:space="preserve"> determines that it is necessary to do so based upon one or more of the following criteria:</w:t>
      </w:r>
    </w:p>
    <w:p w14:paraId="24930387" w14:textId="77777777" w:rsidR="00D33918" w:rsidRPr="001F1037" w:rsidDel="0088545D" w:rsidRDefault="00D33918" w:rsidP="00D33918">
      <w:pPr>
        <w:widowControl w:val="0"/>
        <w:numPr>
          <w:ilvl w:val="2"/>
          <w:numId w:val="4"/>
        </w:numPr>
        <w:tabs>
          <w:tab w:val="left" w:pos="720"/>
          <w:tab w:val="left" w:pos="1440"/>
          <w:tab w:val="left" w:pos="2160"/>
        </w:tabs>
        <w:autoSpaceDE w:val="0"/>
        <w:autoSpaceDN w:val="0"/>
        <w:spacing w:before="0" w:after="240"/>
        <w:ind w:left="1440" w:hanging="450"/>
        <w:jc w:val="both"/>
        <w:rPr>
          <w:rFonts w:eastAsia="Arial"/>
        </w:rPr>
      </w:pPr>
      <w:r w:rsidRPr="001F1037" w:rsidDel="0088545D">
        <w:rPr>
          <w:rFonts w:eastAsia="Arial"/>
        </w:rPr>
        <w:t>A significant increase in the vacancy rate for the campground exists.</w:t>
      </w:r>
    </w:p>
    <w:p w14:paraId="36FB199A" w14:textId="77777777" w:rsidR="00D33918" w:rsidRPr="001F1037" w:rsidDel="0088545D" w:rsidRDefault="00D33918" w:rsidP="00D33918">
      <w:pPr>
        <w:widowControl w:val="0"/>
        <w:numPr>
          <w:ilvl w:val="2"/>
          <w:numId w:val="4"/>
        </w:numPr>
        <w:tabs>
          <w:tab w:val="left" w:pos="720"/>
          <w:tab w:val="left" w:pos="1440"/>
          <w:tab w:val="left" w:pos="2160"/>
        </w:tabs>
        <w:autoSpaceDE w:val="0"/>
        <w:autoSpaceDN w:val="0"/>
        <w:spacing w:before="0" w:after="240"/>
        <w:ind w:left="1440" w:hanging="450"/>
        <w:jc w:val="both"/>
        <w:rPr>
          <w:rFonts w:eastAsia="Arial"/>
        </w:rPr>
      </w:pPr>
      <w:r w:rsidRPr="001F1037" w:rsidDel="0088545D">
        <w:rPr>
          <w:rFonts w:eastAsia="Arial"/>
        </w:rPr>
        <w:t>A significant need to rehabilitate the campground facilities exists.</w:t>
      </w:r>
    </w:p>
    <w:p w14:paraId="5A11EE54" w14:textId="77777777" w:rsidR="00D33918" w:rsidRPr="001F1037" w:rsidDel="0088545D" w:rsidRDefault="00D33918" w:rsidP="00D33918">
      <w:pPr>
        <w:widowControl w:val="0"/>
        <w:numPr>
          <w:ilvl w:val="2"/>
          <w:numId w:val="4"/>
        </w:numPr>
        <w:tabs>
          <w:tab w:val="left" w:pos="720"/>
          <w:tab w:val="left" w:pos="1440"/>
          <w:tab w:val="left" w:pos="2160"/>
        </w:tabs>
        <w:autoSpaceDE w:val="0"/>
        <w:autoSpaceDN w:val="0"/>
        <w:spacing w:before="0" w:after="240"/>
        <w:ind w:left="1440" w:hanging="450"/>
        <w:jc w:val="both"/>
        <w:rPr>
          <w:rFonts w:eastAsia="Arial"/>
        </w:rPr>
      </w:pPr>
      <w:r w:rsidRPr="001F1037" w:rsidDel="0088545D">
        <w:rPr>
          <w:rFonts w:eastAsia="Arial"/>
        </w:rPr>
        <w:t xml:space="preserve">A temporary closure of campground facilities is necessary </w:t>
      </w:r>
      <w:proofErr w:type="gramStart"/>
      <w:r w:rsidRPr="001F1037" w:rsidDel="0088545D">
        <w:rPr>
          <w:rFonts w:eastAsia="Arial"/>
        </w:rPr>
        <w:t>in order to</w:t>
      </w:r>
      <w:proofErr w:type="gramEnd"/>
      <w:r w:rsidRPr="001F1037" w:rsidDel="0088545D">
        <w:rPr>
          <w:rFonts w:eastAsia="Arial"/>
        </w:rPr>
        <w:t xml:space="preserve"> implement repairs.</w:t>
      </w:r>
    </w:p>
    <w:p w14:paraId="7CF0EDFE" w14:textId="77777777" w:rsidR="00D33918" w:rsidRPr="001F1037" w:rsidDel="0088545D" w:rsidRDefault="00D33918" w:rsidP="00D33918">
      <w:pPr>
        <w:tabs>
          <w:tab w:val="left" w:pos="720"/>
          <w:tab w:val="left" w:pos="1440"/>
        </w:tabs>
        <w:spacing w:after="240"/>
        <w:ind w:left="720"/>
        <w:jc w:val="both"/>
      </w:pPr>
      <w:r w:rsidRPr="001F1037" w:rsidDel="0088545D">
        <w:t xml:space="preserve">Upon a determination by the </w:t>
      </w:r>
      <w:r w:rsidRPr="001F1037">
        <w:t>Region Manager</w:t>
      </w:r>
      <w:r w:rsidRPr="001F1037" w:rsidDel="0088545D">
        <w:t xml:space="preserve"> that the cause for lowering the campground classification has been abated, the original campground classification will be reinstated.</w:t>
      </w:r>
    </w:p>
    <w:p w14:paraId="41E7358A" w14:textId="77777777" w:rsidR="00D33918" w:rsidRPr="001F1037" w:rsidRDefault="00D33918" w:rsidP="00D33918">
      <w:pPr>
        <w:widowControl w:val="0"/>
        <w:numPr>
          <w:ilvl w:val="0"/>
          <w:numId w:val="4"/>
        </w:numPr>
        <w:autoSpaceDE w:val="0"/>
        <w:autoSpaceDN w:val="0"/>
        <w:spacing w:before="0" w:after="240"/>
        <w:ind w:left="720" w:hanging="720"/>
        <w:jc w:val="both"/>
        <w:rPr>
          <w:rFonts w:eastAsia="Arial"/>
        </w:rPr>
      </w:pPr>
      <w:r w:rsidRPr="001F1037" w:rsidDel="008B6655">
        <w:rPr>
          <w:rFonts w:eastAsia="Arial"/>
        </w:rPr>
        <w:t>Notwithstanding the established campground, cabin and yurt fees, the Regional Manager may reduce the fees for use of all campsites, cabins and yurts when determined necessary to encourage occupancy and otherwise increase use, up to 50 percent.</w:t>
      </w:r>
    </w:p>
    <w:p w14:paraId="5DFDCA2B" w14:textId="77777777" w:rsidR="00D33918" w:rsidRPr="001F1037" w:rsidDel="008B6655" w:rsidRDefault="00D33918" w:rsidP="00D33918">
      <w:pPr>
        <w:widowControl w:val="0"/>
        <w:numPr>
          <w:ilvl w:val="0"/>
          <w:numId w:val="4"/>
        </w:numPr>
        <w:autoSpaceDE w:val="0"/>
        <w:autoSpaceDN w:val="0"/>
        <w:spacing w:before="0" w:after="240"/>
        <w:ind w:left="720" w:hanging="720"/>
        <w:jc w:val="both"/>
        <w:rPr>
          <w:rFonts w:eastAsia="Arial"/>
        </w:rPr>
      </w:pPr>
      <w:r w:rsidRPr="001F1037" w:rsidDel="008B6655">
        <w:rPr>
          <w:rFonts w:eastAsia="Arial"/>
        </w:rPr>
        <w:lastRenderedPageBreak/>
        <w:t>Notwithstanding the established event facility permit fees, the Regional Manager may offer half-day facility rentals and reduce the fees for use of event facilities when determined necessary to encourage occupancy and otherwise increase use, up to 50 percent.</w:t>
      </w:r>
    </w:p>
    <w:p w14:paraId="6C41C80F" w14:textId="77777777" w:rsidR="00D33918" w:rsidRPr="001F1037" w:rsidRDefault="00D33918" w:rsidP="00D33918">
      <w:pPr>
        <w:widowControl w:val="0"/>
        <w:numPr>
          <w:ilvl w:val="0"/>
          <w:numId w:val="4"/>
        </w:numPr>
        <w:tabs>
          <w:tab w:val="left" w:pos="720"/>
          <w:tab w:val="left" w:pos="1440"/>
          <w:tab w:val="left" w:pos="2160"/>
        </w:tabs>
        <w:autoSpaceDE w:val="0"/>
        <w:autoSpaceDN w:val="0"/>
        <w:spacing w:before="0" w:after="240"/>
        <w:ind w:left="720" w:hanging="720"/>
        <w:rPr>
          <w:rFonts w:eastAsia="Arial"/>
          <w:shd w:val="clear" w:color="auto" w:fill="FFFFFF"/>
        </w:rPr>
      </w:pPr>
      <w:r w:rsidRPr="001F1037">
        <w:rPr>
          <w:rFonts w:eastAsia="Arial"/>
          <w:shd w:val="clear" w:color="auto" w:fill="FFFFFF"/>
        </w:rPr>
        <w:t>Colorado residents age 64 or older at the time of reservation qualify for a reduced rate camping permit as outlined in #708 provided they hold one of the following valid passes at the time of reservation and the time of the stay:</w:t>
      </w:r>
    </w:p>
    <w:p w14:paraId="32A4CBA1" w14:textId="77777777" w:rsidR="00D33918" w:rsidRPr="001F1037" w:rsidRDefault="00D33918" w:rsidP="00D33918">
      <w:pPr>
        <w:widowControl w:val="0"/>
        <w:numPr>
          <w:ilvl w:val="1"/>
          <w:numId w:val="4"/>
        </w:numPr>
        <w:tabs>
          <w:tab w:val="left" w:pos="1440"/>
          <w:tab w:val="left" w:pos="2160"/>
        </w:tabs>
        <w:autoSpaceDE w:val="0"/>
        <w:autoSpaceDN w:val="0"/>
        <w:spacing w:before="0" w:after="240"/>
        <w:ind w:left="1440" w:hanging="720"/>
        <w:rPr>
          <w:rFonts w:eastAsia="Arial"/>
          <w:shd w:val="clear" w:color="auto" w:fill="FFFFFF"/>
        </w:rPr>
      </w:pPr>
      <w:r w:rsidRPr="001F1037">
        <w:rPr>
          <w:rFonts w:eastAsia="Arial"/>
        </w:rPr>
        <w:t>A</w:t>
      </w:r>
      <w:r w:rsidRPr="001F1037">
        <w:rPr>
          <w:rFonts w:eastAsia="Arial"/>
          <w:shd w:val="clear" w:color="auto" w:fill="FFFFFF"/>
        </w:rPr>
        <w:t>spen Leaf annual pass per regulation #705, Columbine, Centennial, Blue Spruce, Independence, Non-motor vehicle individual annual, or a Keep Colorado Wild annual pass per regulation #700 that has been manually linked to their CPW Shop account annually. Or,</w:t>
      </w:r>
    </w:p>
    <w:p w14:paraId="7724B3C8" w14:textId="77777777" w:rsidR="00D33918" w:rsidRPr="001F1037" w:rsidRDefault="00D33918" w:rsidP="00D33918">
      <w:pPr>
        <w:widowControl w:val="0"/>
        <w:numPr>
          <w:ilvl w:val="1"/>
          <w:numId w:val="4"/>
        </w:numPr>
        <w:tabs>
          <w:tab w:val="left" w:pos="1440"/>
          <w:tab w:val="left" w:pos="2160"/>
        </w:tabs>
        <w:autoSpaceDE w:val="0"/>
        <w:autoSpaceDN w:val="0"/>
        <w:spacing w:before="0" w:after="240"/>
        <w:ind w:left="1440" w:hanging="720"/>
        <w:rPr>
          <w:rFonts w:eastAsia="Arial"/>
        </w:rPr>
      </w:pPr>
      <w:r w:rsidRPr="001F1037">
        <w:rPr>
          <w:rFonts w:eastAsia="Arial"/>
        </w:rPr>
        <w:t>I</w:t>
      </w:r>
      <w:r w:rsidRPr="001F1037">
        <w:rPr>
          <w:rFonts w:eastAsia="Arial"/>
          <w:shd w:val="clear" w:color="auto" w:fill="FFFFFF"/>
        </w:rPr>
        <w:t xml:space="preserve">ndividuals age 64 and older who hold a valid volunteer pass. </w:t>
      </w:r>
    </w:p>
    <w:p w14:paraId="588FA5F3" w14:textId="72A1CF4C" w:rsidR="00310033" w:rsidRPr="001F1037" w:rsidRDefault="00D33918" w:rsidP="00D33918">
      <w:pPr>
        <w:pStyle w:val="ListParagraph"/>
        <w:numPr>
          <w:ilvl w:val="1"/>
          <w:numId w:val="4"/>
        </w:numPr>
        <w:tabs>
          <w:tab w:val="left" w:pos="1440"/>
          <w:tab w:val="left" w:pos="2160"/>
        </w:tabs>
        <w:spacing w:after="240"/>
        <w:ind w:left="1440" w:hanging="720"/>
        <w:rPr>
          <w:sz w:val="20"/>
          <w:szCs w:val="20"/>
        </w:rPr>
      </w:pPr>
      <w:r w:rsidRPr="001F1037">
        <w:rPr>
          <w:rFonts w:eastAsia="Times New Roman"/>
          <w:sz w:val="20"/>
          <w:szCs w:val="20"/>
        </w:rPr>
        <w:t>This reduced rate applies to all nights of the year when such areas are open, except weekend nights and the night before a legal holiday. For the purpose of determining reduced rate campground permit eligibility, “weekend” night means the time period beginning at 12 noon on Friday through 12 noon on Sunday, and the night before a legal “Holiday” shall mean the time period beginning at 12 noon on the day prior to the legal holiday through 12 noon of the legal holiday. The discount is only valid for a single campsite per day, per pass holder. The pass holder must also be the one to make the reservation and be an occupant of the campsite for the entirety of the reservation</w:t>
      </w:r>
      <w:r w:rsidR="00310033" w:rsidRPr="001F1037">
        <w:rPr>
          <w:sz w:val="20"/>
          <w:szCs w:val="20"/>
        </w:rPr>
        <w:t xml:space="preserve">. </w:t>
      </w:r>
    </w:p>
    <w:p w14:paraId="19DE351E" w14:textId="77777777" w:rsidR="00310033" w:rsidRPr="001F1037" w:rsidRDefault="00310033" w:rsidP="00310033">
      <w:pPr>
        <w:pStyle w:val="ListParagraph"/>
        <w:numPr>
          <w:ilvl w:val="0"/>
          <w:numId w:val="4"/>
        </w:numPr>
        <w:spacing w:after="240"/>
        <w:ind w:left="1440" w:hanging="720"/>
        <w:rPr>
          <w:b/>
          <w:bCs/>
          <w:sz w:val="20"/>
          <w:szCs w:val="20"/>
        </w:rPr>
      </w:pPr>
      <w:r w:rsidRPr="001F1037">
        <w:rPr>
          <w:b/>
          <w:bCs/>
          <w:sz w:val="20"/>
          <w:szCs w:val="20"/>
        </w:rPr>
        <w:br w:type="page"/>
      </w:r>
    </w:p>
    <w:p w14:paraId="33E804E3" w14:textId="431CF4D7" w:rsidR="00CC2875" w:rsidRPr="001F1037" w:rsidRDefault="008A0C47" w:rsidP="00CC2875">
      <w:pPr>
        <w:pStyle w:val="Title1"/>
        <w:spacing w:before="0"/>
        <w:jc w:val="right"/>
      </w:pPr>
      <w:r w:rsidRPr="001F1037">
        <w:lastRenderedPageBreak/>
        <w:t>DORA 09/30/2026</w:t>
      </w:r>
    </w:p>
    <w:p w14:paraId="6710591F" w14:textId="77777777" w:rsidR="00CC2875" w:rsidRPr="001F1037" w:rsidRDefault="00CC2875" w:rsidP="00CC2875">
      <w:pPr>
        <w:pStyle w:val="Title1"/>
        <w:spacing w:before="0"/>
        <w:jc w:val="right"/>
        <w:rPr>
          <w:b w:val="0"/>
          <w:bCs w:val="0"/>
        </w:rPr>
      </w:pPr>
      <w:r w:rsidRPr="001F1037">
        <w:t>Basis and Purpose</w:t>
      </w:r>
    </w:p>
    <w:p w14:paraId="7937E03C" w14:textId="77777777" w:rsidR="00CC2875" w:rsidRPr="001F1037" w:rsidRDefault="00CC2875" w:rsidP="00CC2875">
      <w:pPr>
        <w:pStyle w:val="upar1"/>
        <w:spacing w:before="0"/>
        <w:jc w:val="right"/>
        <w:rPr>
          <w:b/>
          <w:bCs/>
        </w:rPr>
      </w:pPr>
      <w:r w:rsidRPr="001F1037">
        <w:rPr>
          <w:b/>
          <w:bCs/>
        </w:rPr>
        <w:t>Chapter P-7 - Passes, Permits and Registrations</w:t>
      </w:r>
    </w:p>
    <w:p w14:paraId="6FA2662A" w14:textId="77777777" w:rsidR="00CC2875" w:rsidRPr="001F1037" w:rsidRDefault="00CC2875" w:rsidP="00991E7A">
      <w:pPr>
        <w:pStyle w:val="Heading2"/>
      </w:pPr>
      <w:r w:rsidRPr="001F1037">
        <w:t>Basis and Purpose:</w:t>
      </w:r>
    </w:p>
    <w:p w14:paraId="795DD0DC" w14:textId="77777777" w:rsidR="00A30F35" w:rsidRPr="001F1037" w:rsidRDefault="00A30F35" w:rsidP="00A30F35">
      <w:pPr>
        <w:tabs>
          <w:tab w:val="left" w:pos="720"/>
          <w:tab w:val="left" w:pos="1440"/>
        </w:tabs>
        <w:rPr>
          <w:b/>
          <w:bCs/>
          <w:u w:val="single"/>
          <w:lang w:val="x-none" w:eastAsia="x-none"/>
        </w:rPr>
      </w:pPr>
      <w:r w:rsidRPr="001F1037">
        <w:rPr>
          <w:b/>
          <w:bCs/>
          <w:u w:val="single"/>
          <w:lang w:eastAsia="x-none"/>
        </w:rPr>
        <w:t>Updating regulations to implement the new licensing system in June of 2027</w:t>
      </w:r>
    </w:p>
    <w:p w14:paraId="633C33B3" w14:textId="77777777" w:rsidR="00A30F35" w:rsidRPr="001F1037" w:rsidRDefault="00A30F35" w:rsidP="00A30F35">
      <w:pPr>
        <w:widowControl w:val="0"/>
        <w:autoSpaceDE w:val="0"/>
        <w:autoSpaceDN w:val="0"/>
        <w:spacing w:line="276" w:lineRule="auto"/>
        <w:rPr>
          <w:rFonts w:eastAsia="Trebuchet MS"/>
          <w:bCs/>
        </w:rPr>
      </w:pPr>
      <w:r w:rsidRPr="001F1037">
        <w:rPr>
          <w:rFonts w:eastAsia="Trebuchet MS"/>
          <w:bCs/>
        </w:rPr>
        <w:t>In June of 2027 CPW will be moving to a new licensing system. As part of that system changes most of the CPW products will be changing from physical products to electronic products or e-products. To make this switch to e-products the regulations need to be updated with the new terminology and procedures. As the go live for the new system is June 8</w:t>
      </w:r>
      <w:r w:rsidRPr="001F1037">
        <w:rPr>
          <w:rFonts w:eastAsia="Trebuchet MS"/>
          <w:bCs/>
          <w:vertAlign w:val="superscript"/>
        </w:rPr>
        <w:t>th</w:t>
      </w:r>
      <w:r w:rsidRPr="001F1037">
        <w:rPr>
          <w:rFonts w:eastAsia="Trebuchet MS"/>
          <w:bCs/>
        </w:rPr>
        <w:t xml:space="preserve">, 2027, it is important that we keep regulations for both physical and e-products while we are adopting these changes.  </w:t>
      </w:r>
    </w:p>
    <w:p w14:paraId="5A1C21F5" w14:textId="5E6A0CD4" w:rsidR="00A30F35" w:rsidRPr="001F1037" w:rsidRDefault="00A30F35" w:rsidP="00A30F35">
      <w:pPr>
        <w:widowControl w:val="0"/>
        <w:autoSpaceDE w:val="0"/>
        <w:autoSpaceDN w:val="0"/>
        <w:spacing w:line="276" w:lineRule="auto"/>
        <w:rPr>
          <w:rFonts w:eastAsia="Trebuchet MS"/>
          <w:bCs/>
        </w:rPr>
      </w:pPr>
      <w:r w:rsidRPr="001F1037">
        <w:rPr>
          <w:rFonts w:eastAsia="Trebuchet MS"/>
          <w:bCs/>
        </w:rPr>
        <w:t>One of the changes removes the fees for duplicate products as in the new system there will be no need to physically issue replacement documentation as the products are electronic products which should not be lost or damaged. By moving to e-passes the park pass will no longer need to be displayed on the vehicle windshield instead the pass must be carried in the vehicle or shown in a division sponsored mobile app. Additionally, with these changes customers who can provide proof of sale/trade of their vehicle will be eligible to transfer their annual pass for the remainder of the period the pass would have been valid at no cost.</w:t>
      </w:r>
    </w:p>
    <w:p w14:paraId="67AD4B35" w14:textId="77777777" w:rsidR="00C44461" w:rsidRPr="001F1037" w:rsidRDefault="00C44461" w:rsidP="000A7BE7">
      <w:pPr>
        <w:adjustRightInd w:val="0"/>
        <w:spacing w:before="0" w:line="276" w:lineRule="auto"/>
        <w:rPr>
          <w:rFonts w:eastAsia="Trebuchet MS"/>
          <w:bCs/>
        </w:rPr>
      </w:pPr>
    </w:p>
    <w:p w14:paraId="38B600DA" w14:textId="1E42AB59" w:rsidR="000A7BE7" w:rsidRPr="001F1037" w:rsidRDefault="00C44461" w:rsidP="000A7BE7">
      <w:pPr>
        <w:adjustRightInd w:val="0"/>
        <w:spacing w:before="0" w:line="276" w:lineRule="auto"/>
        <w:rPr>
          <w:rFonts w:eastAsia="Trebuchet MS"/>
          <w:bCs/>
        </w:rPr>
      </w:pPr>
      <w:r w:rsidRPr="001F1037">
        <w:rPr>
          <w:rFonts w:eastAsia="Trebuchet MS"/>
          <w:bCs/>
        </w:rPr>
        <w:t xml:space="preserve">In addition to these changes, there are other smaller </w:t>
      </w:r>
      <w:r w:rsidR="00142786" w:rsidRPr="001F1037">
        <w:rPr>
          <w:rFonts w:eastAsia="Trebuchet MS"/>
          <w:bCs/>
        </w:rPr>
        <w:t>cleanups,</w:t>
      </w:r>
      <w:r w:rsidRPr="001F1037">
        <w:rPr>
          <w:rFonts w:eastAsia="Trebuchet MS"/>
          <w:bCs/>
        </w:rPr>
        <w:t xml:space="preserve"> one of these removes the regulations that were needed when the Keep Colorado Wild pass was created but are now no longer necessary.</w:t>
      </w:r>
    </w:p>
    <w:p w14:paraId="6DCD7958" w14:textId="77777777" w:rsidR="00C44461" w:rsidRPr="001F1037" w:rsidRDefault="00C44461" w:rsidP="000A7BE7">
      <w:pPr>
        <w:adjustRightInd w:val="0"/>
        <w:spacing w:before="0" w:line="276" w:lineRule="auto"/>
        <w:rPr>
          <w:color w:val="000000"/>
          <w:shd w:val="clear" w:color="auto" w:fill="DECDFF"/>
        </w:rPr>
      </w:pPr>
    </w:p>
    <w:p w14:paraId="394B7FCA" w14:textId="77777777" w:rsidR="000A7BE7" w:rsidRPr="001F1037" w:rsidRDefault="000A7BE7" w:rsidP="000A7BE7">
      <w:pPr>
        <w:pStyle w:val="upar1"/>
        <w:spacing w:before="0" w:after="240"/>
      </w:pPr>
      <w:r w:rsidRPr="001F1037">
        <w:t xml:space="preserve">The statements of basis and purpose for these regulations can be obtained from the Colorado Division of Parks and Wildlife, Office of the Regulations Manager by emailing </w:t>
      </w:r>
      <w:hyperlink r:id="rId8" w:history="1">
        <w:r w:rsidRPr="001F1037">
          <w:rPr>
            <w:rStyle w:val="Hyperlink"/>
            <w:rFonts w:cs="Arial"/>
          </w:rPr>
          <w:t>dnr_cpw_planning@state.co.us</w:t>
        </w:r>
      </w:hyperlink>
      <w:r w:rsidRPr="001F1037">
        <w:t xml:space="preserve"> or by visiting the Division of Parks and Wildlife headquarters at 6060 Broadway, Denver, CO, 80216.</w:t>
      </w:r>
    </w:p>
    <w:p w14:paraId="207244FF" w14:textId="77777777" w:rsidR="000A7BE7" w:rsidRPr="001F1037" w:rsidRDefault="000A7BE7" w:rsidP="000A7BE7">
      <w:pPr>
        <w:spacing w:before="0" w:after="240"/>
        <w:rPr>
          <w:b/>
        </w:rPr>
      </w:pPr>
      <w:r w:rsidRPr="001F1037">
        <w:rPr>
          <w:b/>
          <w:bCs/>
        </w:rPr>
        <w:t xml:space="preserve">The primary statutory authority for these regulations can be found in § 24-4-103, C.R.S., and the state Parks Act, §§ </w:t>
      </w:r>
      <w:r w:rsidRPr="001F1037">
        <w:rPr>
          <w:b/>
        </w:rPr>
        <w:t xml:space="preserve">33-10-101 to 33-33-113, C.R.S., and </w:t>
      </w:r>
      <w:r w:rsidRPr="001F1037">
        <w:rPr>
          <w:b/>
          <w:bCs/>
        </w:rPr>
        <w:t xml:space="preserve">specifically including, but not limited to: §§ 33-10-106 and 33-10-107, </w:t>
      </w:r>
      <w:r w:rsidRPr="001F1037">
        <w:rPr>
          <w:b/>
        </w:rPr>
        <w:t>C.R.S.</w:t>
      </w:r>
    </w:p>
    <w:p w14:paraId="5ACDB198" w14:textId="0488526F" w:rsidR="000A7BE7" w:rsidRPr="001F1037" w:rsidRDefault="000A7BE7" w:rsidP="000A7BE7">
      <w:pPr>
        <w:widowControl w:val="0"/>
        <w:spacing w:before="0" w:after="240"/>
        <w:rPr>
          <w:bCs/>
        </w:rPr>
      </w:pPr>
      <w:r w:rsidRPr="001F1037">
        <w:rPr>
          <w:b/>
          <w:bCs/>
        </w:rPr>
        <w:t xml:space="preserve">EFFECTIVE DATE - THESE REGULATIONS SHALL BECOME EFFECTIVE </w:t>
      </w:r>
      <w:r w:rsidR="008A0C47" w:rsidRPr="001F1037">
        <w:rPr>
          <w:b/>
          <w:bCs/>
        </w:rPr>
        <w:t>JANUARY</w:t>
      </w:r>
      <w:r w:rsidRPr="001F1037">
        <w:rPr>
          <w:b/>
          <w:bCs/>
        </w:rPr>
        <w:t xml:space="preserve"> 1, </w:t>
      </w:r>
      <w:r w:rsidR="00142786" w:rsidRPr="001F1037">
        <w:rPr>
          <w:b/>
          <w:bCs/>
        </w:rPr>
        <w:t>2027,</w:t>
      </w:r>
      <w:r w:rsidRPr="001F1037">
        <w:rPr>
          <w:b/>
          <w:bCs/>
        </w:rPr>
        <w:t xml:space="preserve"> AND SHALL REMAIN IN FULL FORCE AND EFFECT UNTIL REPEALED, AMENDED OR SUPERSEDED.</w:t>
      </w:r>
    </w:p>
    <w:p w14:paraId="2022EE96" w14:textId="29D80926" w:rsidR="000A7BE7" w:rsidRPr="001F1037" w:rsidRDefault="000A7BE7" w:rsidP="000A7BE7">
      <w:pPr>
        <w:widowControl w:val="0"/>
        <w:spacing w:before="0" w:after="240"/>
        <w:rPr>
          <w:bCs/>
        </w:rPr>
      </w:pPr>
      <w:r w:rsidRPr="001F1037">
        <w:rPr>
          <w:b/>
          <w:bCs/>
        </w:rPr>
        <w:t xml:space="preserve">APPROVED AND ADOPTED BY THE PARKS AND WILDLIFE COMMISSION OF THE STATE OF COLORADO THIS 4TH DAY OF </w:t>
      </w:r>
      <w:r w:rsidR="008A0C47" w:rsidRPr="001F1037">
        <w:rPr>
          <w:b/>
          <w:bCs/>
        </w:rPr>
        <w:t>NOVEMBER</w:t>
      </w:r>
      <w:r w:rsidRPr="001F1037">
        <w:rPr>
          <w:b/>
          <w:bCs/>
        </w:rPr>
        <w:t xml:space="preserve"> 2026.</w:t>
      </w:r>
    </w:p>
    <w:p w14:paraId="60AD0FA0" w14:textId="77777777" w:rsidR="00B75AC8" w:rsidRPr="001F1037" w:rsidRDefault="00B75AC8" w:rsidP="00CC2875">
      <w:pPr>
        <w:pStyle w:val="Title1"/>
        <w:spacing w:before="0"/>
        <w:jc w:val="right"/>
        <w:rPr>
          <w:b w:val="0"/>
        </w:rPr>
      </w:pPr>
    </w:p>
    <w:sectPr w:rsidR="00B75AC8" w:rsidRPr="001F1037" w:rsidSect="001242CA">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0069" w14:textId="77777777" w:rsidR="009C7A4F" w:rsidRDefault="009C7A4F" w:rsidP="00AC10BB">
      <w:pPr>
        <w:spacing w:before="0"/>
      </w:pPr>
      <w:r>
        <w:separator/>
      </w:r>
    </w:p>
  </w:endnote>
  <w:endnote w:type="continuationSeparator" w:id="0">
    <w:p w14:paraId="6230603B" w14:textId="77777777" w:rsidR="009C7A4F" w:rsidRDefault="009C7A4F" w:rsidP="00AC10B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38677"/>
      <w:docPartObj>
        <w:docPartGallery w:val="Page Numbers (Bottom of Page)"/>
        <w:docPartUnique/>
      </w:docPartObj>
    </w:sdtPr>
    <w:sdtEndPr>
      <w:rPr>
        <w:noProof/>
      </w:rPr>
    </w:sdtEndPr>
    <w:sdtContent>
      <w:p w14:paraId="5153BBB7" w14:textId="51125E16" w:rsidR="00310033" w:rsidRDefault="00310033">
        <w:pPr>
          <w:pStyle w:val="Footer"/>
          <w:jc w:val="center"/>
        </w:pPr>
        <w:r>
          <w:fldChar w:fldCharType="begin"/>
        </w:r>
        <w:r>
          <w:instrText xml:space="preserve"> PAGE   \* MERGEFORMAT </w:instrText>
        </w:r>
        <w:r>
          <w:fldChar w:fldCharType="separate"/>
        </w:r>
        <w:r w:rsidR="00745FFE">
          <w:rPr>
            <w:noProof/>
          </w:rPr>
          <w:t>31</w:t>
        </w:r>
        <w:r>
          <w:rPr>
            <w:noProof/>
          </w:rPr>
          <w:fldChar w:fldCharType="end"/>
        </w:r>
      </w:p>
    </w:sdtContent>
  </w:sdt>
  <w:p w14:paraId="14553B77" w14:textId="77777777" w:rsidR="00310033" w:rsidRDefault="00310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E83B" w14:textId="77777777" w:rsidR="009C7A4F" w:rsidRDefault="009C7A4F" w:rsidP="00AC10BB">
      <w:pPr>
        <w:spacing w:before="0"/>
      </w:pPr>
      <w:r>
        <w:separator/>
      </w:r>
    </w:p>
  </w:footnote>
  <w:footnote w:type="continuationSeparator" w:id="0">
    <w:p w14:paraId="0CDD7EDC" w14:textId="77777777" w:rsidR="009C7A4F" w:rsidRDefault="009C7A4F" w:rsidP="00AC10BB">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198"/>
    <w:multiLevelType w:val="hybridMultilevel"/>
    <w:tmpl w:val="7A1E5000"/>
    <w:lvl w:ilvl="0" w:tplc="437430F6">
      <w:start w:val="1"/>
      <w:numFmt w:val="decimal"/>
      <w:lvlText w:val="%1."/>
      <w:lvlJc w:val="left"/>
      <w:pPr>
        <w:ind w:left="1080" w:hanging="720"/>
      </w:pPr>
      <w:rPr>
        <w:rFonts w:hint="default"/>
      </w:rPr>
    </w:lvl>
    <w:lvl w:ilvl="1" w:tplc="44886CF8">
      <w:start w:val="1"/>
      <w:numFmt w:val="lowerLetter"/>
      <w:lvlText w:val="%2."/>
      <w:lvlJc w:val="left"/>
      <w:pPr>
        <w:ind w:left="1800" w:hanging="720"/>
      </w:pPr>
      <w:rPr>
        <w:rFonts w:hint="default"/>
      </w:rPr>
    </w:lvl>
    <w:lvl w:ilvl="2" w:tplc="444A5258">
      <w:start w:val="1"/>
      <w:numFmt w:val="decimal"/>
      <w:lvlText w:val="(%3)"/>
      <w:lvlJc w:val="left"/>
      <w:pPr>
        <w:ind w:left="2700" w:hanging="720"/>
      </w:pPr>
      <w:rPr>
        <w:rFonts w:hint="default"/>
      </w:rPr>
    </w:lvl>
    <w:lvl w:ilvl="3" w:tplc="04090019">
      <w:start w:val="1"/>
      <w:numFmt w:val="lowerLetter"/>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E7623"/>
    <w:multiLevelType w:val="hybridMultilevel"/>
    <w:tmpl w:val="293C2AB6"/>
    <w:lvl w:ilvl="0" w:tplc="DC4CEE5C">
      <w:start w:val="1"/>
      <w:numFmt w:val="decimal"/>
      <w:lvlText w:val="%1."/>
      <w:lvlJc w:val="left"/>
      <w:pPr>
        <w:ind w:left="1080" w:hanging="720"/>
      </w:pPr>
      <w:rPr>
        <w:rFonts w:hint="default"/>
      </w:rPr>
    </w:lvl>
    <w:lvl w:ilvl="1" w:tplc="CC740710">
      <w:start w:val="1"/>
      <w:numFmt w:val="lowerLetter"/>
      <w:lvlText w:val="%2."/>
      <w:lvlJc w:val="left"/>
      <w:pPr>
        <w:ind w:left="1800" w:hanging="720"/>
      </w:pPr>
      <w:rPr>
        <w:rFonts w:hint="default"/>
      </w:rPr>
    </w:lvl>
    <w:lvl w:ilvl="2" w:tplc="62CA7930">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7418E"/>
    <w:multiLevelType w:val="hybridMultilevel"/>
    <w:tmpl w:val="7A408EC6"/>
    <w:lvl w:ilvl="0" w:tplc="F4480B4A">
      <w:start w:val="1"/>
      <w:numFmt w:val="lowerLetter"/>
      <w:lvlText w:val="%1."/>
      <w:lvlJc w:val="left"/>
      <w:pPr>
        <w:ind w:left="1440" w:hanging="720"/>
      </w:pPr>
      <w:rPr>
        <w:rFonts w:hint="default"/>
      </w:rPr>
    </w:lvl>
    <w:lvl w:ilvl="1" w:tplc="FADC8784">
      <w:start w:val="1"/>
      <w:numFmt w:val="decimal"/>
      <w:lvlText w:val="%2."/>
      <w:lvlJc w:val="left"/>
      <w:pPr>
        <w:ind w:left="2160" w:hanging="720"/>
      </w:pPr>
      <w:rPr>
        <w:rFonts w:hint="default"/>
      </w:rPr>
    </w:lvl>
    <w:lvl w:ilvl="2" w:tplc="4B380278">
      <w:start w:val="1"/>
      <w:numFmt w:val="decimal"/>
      <w:lvlText w:val="(%3)"/>
      <w:lvlJc w:val="left"/>
      <w:pPr>
        <w:ind w:left="3060" w:hanging="720"/>
      </w:pPr>
      <w:rPr>
        <w:rFonts w:hint="default"/>
      </w:rPr>
    </w:lvl>
    <w:lvl w:ilvl="3" w:tplc="04090019">
      <w:start w:val="1"/>
      <w:numFmt w:val="lowerLetter"/>
      <w:lvlText w:val="%4."/>
      <w:lvlJc w:val="left"/>
      <w:pPr>
        <w:ind w:left="3600" w:hanging="72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ED7DB7"/>
    <w:multiLevelType w:val="hybridMultilevel"/>
    <w:tmpl w:val="748CAB7C"/>
    <w:lvl w:ilvl="0" w:tplc="E87C6500">
      <w:start w:val="4"/>
      <w:numFmt w:val="lowerLetter"/>
      <w:lvlText w:val="%1."/>
      <w:lvlJc w:val="left"/>
      <w:pPr>
        <w:ind w:left="32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D6BD6"/>
    <w:multiLevelType w:val="hybridMultilevel"/>
    <w:tmpl w:val="44A4D548"/>
    <w:lvl w:ilvl="0" w:tplc="304084FC">
      <w:start w:val="1"/>
      <w:numFmt w:val="lowerLetter"/>
      <w:lvlText w:val="%1."/>
      <w:lvlJc w:val="left"/>
      <w:pPr>
        <w:ind w:left="1440" w:hanging="720"/>
      </w:pPr>
      <w:rPr>
        <w:rFonts w:hint="default"/>
      </w:rPr>
    </w:lvl>
    <w:lvl w:ilvl="1" w:tplc="D21877DE">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8F12A7"/>
    <w:multiLevelType w:val="hybridMultilevel"/>
    <w:tmpl w:val="F0D2496C"/>
    <w:lvl w:ilvl="0" w:tplc="92EE5AD4">
      <w:start w:val="1"/>
      <w:numFmt w:val="lowerLetter"/>
      <w:lvlText w:val="%1."/>
      <w:lvlJc w:val="left"/>
      <w:pPr>
        <w:ind w:left="1440" w:hanging="720"/>
      </w:pPr>
      <w:rPr>
        <w:rFonts w:hint="default"/>
      </w:rPr>
    </w:lvl>
    <w:lvl w:ilvl="1" w:tplc="26F83BE0">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8D7CC0"/>
    <w:multiLevelType w:val="hybridMultilevel"/>
    <w:tmpl w:val="7B9C8FF4"/>
    <w:lvl w:ilvl="0" w:tplc="F29263A4">
      <w:start w:val="3"/>
      <w:numFmt w:val="lowerLetter"/>
      <w:lvlText w:val="%1."/>
      <w:lvlJc w:val="left"/>
      <w:pPr>
        <w:ind w:left="3960" w:hanging="360"/>
      </w:pPr>
      <w:rPr>
        <w:rFonts w:hint="default"/>
      </w:rPr>
    </w:lvl>
    <w:lvl w:ilvl="1" w:tplc="1248BB3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529A2"/>
    <w:multiLevelType w:val="hybridMultilevel"/>
    <w:tmpl w:val="333E61EC"/>
    <w:lvl w:ilvl="0" w:tplc="37B0E7E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32297B"/>
    <w:multiLevelType w:val="hybridMultilevel"/>
    <w:tmpl w:val="26284A26"/>
    <w:lvl w:ilvl="0" w:tplc="DD92C77C">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A0B44BC"/>
    <w:multiLevelType w:val="hybridMultilevel"/>
    <w:tmpl w:val="8ED867FC"/>
    <w:lvl w:ilvl="0" w:tplc="36C6A87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7B1B92"/>
    <w:multiLevelType w:val="hybridMultilevel"/>
    <w:tmpl w:val="106EC980"/>
    <w:lvl w:ilvl="0" w:tplc="DC60DA66">
      <w:start w:val="10"/>
      <w:numFmt w:val="lowerLetter"/>
      <w:lvlText w:val="%1."/>
      <w:lvlJc w:val="left"/>
      <w:pPr>
        <w:ind w:left="720" w:hanging="360"/>
      </w:pPr>
      <w:rPr>
        <w:rFonts w:hint="default"/>
      </w:rPr>
    </w:lvl>
    <w:lvl w:ilvl="1" w:tplc="5448C7DC">
      <w:start w:val="1"/>
      <w:numFmt w:val="decimal"/>
      <w:lvlText w:val="%2."/>
      <w:lvlJc w:val="left"/>
      <w:pPr>
        <w:ind w:left="1800" w:hanging="720"/>
      </w:pPr>
      <w:rPr>
        <w:rFonts w:hint="default"/>
      </w:rPr>
    </w:lvl>
    <w:lvl w:ilvl="2" w:tplc="042ECED6">
      <w:start w:val="1"/>
      <w:numFmt w:val="decimal"/>
      <w:lvlText w:val="(%3)"/>
      <w:lvlJc w:val="left"/>
      <w:pPr>
        <w:ind w:left="2640" w:hanging="660"/>
      </w:pPr>
      <w:rPr>
        <w:rFonts w:hint="default"/>
      </w:rPr>
    </w:lvl>
    <w:lvl w:ilvl="3" w:tplc="475CE608">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9039D"/>
    <w:multiLevelType w:val="hybridMultilevel"/>
    <w:tmpl w:val="A4468C6E"/>
    <w:lvl w:ilvl="0" w:tplc="E3F6D56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42253D2"/>
    <w:multiLevelType w:val="hybridMultilevel"/>
    <w:tmpl w:val="2FDA1650"/>
    <w:lvl w:ilvl="0" w:tplc="454C01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D87FA6"/>
    <w:multiLevelType w:val="hybridMultilevel"/>
    <w:tmpl w:val="BC20BF0E"/>
    <w:lvl w:ilvl="0" w:tplc="63A63D8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72E525A"/>
    <w:multiLevelType w:val="hybridMultilevel"/>
    <w:tmpl w:val="743A491A"/>
    <w:lvl w:ilvl="0" w:tplc="42262F4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6F0FCF"/>
    <w:multiLevelType w:val="hybridMultilevel"/>
    <w:tmpl w:val="47A0328E"/>
    <w:lvl w:ilvl="0" w:tplc="266455DC">
      <w:start w:val="1"/>
      <w:numFmt w:val="decimal"/>
      <w:lvlText w:val="(%1)"/>
      <w:lvlJc w:val="left"/>
      <w:pPr>
        <w:ind w:left="2520" w:hanging="720"/>
      </w:pPr>
      <w:rPr>
        <w:rFonts w:hint="default"/>
      </w:rPr>
    </w:lvl>
    <w:lvl w:ilvl="1" w:tplc="52247E6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977ED"/>
    <w:multiLevelType w:val="hybridMultilevel"/>
    <w:tmpl w:val="2A9612A2"/>
    <w:lvl w:ilvl="0" w:tplc="3DC04BA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607C7B"/>
    <w:multiLevelType w:val="hybridMultilevel"/>
    <w:tmpl w:val="84227DDA"/>
    <w:lvl w:ilvl="0" w:tplc="4AFABA9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6E0EA4"/>
    <w:multiLevelType w:val="hybridMultilevel"/>
    <w:tmpl w:val="B76A1424"/>
    <w:lvl w:ilvl="0" w:tplc="7EA631C2">
      <w:start w:val="1"/>
      <w:numFmt w:val="decimal"/>
      <w:lvlText w:val="%1."/>
      <w:lvlJc w:val="left"/>
      <w:pPr>
        <w:ind w:left="1080" w:hanging="720"/>
      </w:pPr>
      <w:rPr>
        <w:rFonts w:hint="default"/>
      </w:rPr>
    </w:lvl>
    <w:lvl w:ilvl="1" w:tplc="FC10AF2A">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27BC8"/>
    <w:multiLevelType w:val="hybridMultilevel"/>
    <w:tmpl w:val="FCB414E4"/>
    <w:lvl w:ilvl="0" w:tplc="414C95B4">
      <w:start w:val="1"/>
      <w:numFmt w:val="upperLetter"/>
      <w:lvlText w:val="(%1)"/>
      <w:lvlJc w:val="left"/>
      <w:pPr>
        <w:ind w:left="720" w:hanging="360"/>
      </w:pPr>
      <w:rPr>
        <w:rFonts w:ascii="Arial" w:hAnsi="Arial" w:hint="default"/>
        <w:b w:val="0"/>
        <w:i w:val="0"/>
        <w:sz w:val="20"/>
      </w:rPr>
    </w:lvl>
    <w:lvl w:ilvl="1" w:tplc="04090019">
      <w:start w:val="1"/>
      <w:numFmt w:val="lowerLetter"/>
      <w:lvlText w:val="%2."/>
      <w:lvlJc w:val="left"/>
      <w:pPr>
        <w:ind w:left="1440" w:hanging="360"/>
      </w:pPr>
      <w:rPr>
        <w:rFonts w:hint="default"/>
        <w:b w:val="0"/>
        <w:i w:val="0"/>
        <w:sz w:val="20"/>
      </w:rPr>
    </w:lvl>
    <w:lvl w:ilvl="2" w:tplc="3B56DBB4">
      <w:start w:val="1"/>
      <w:numFmt w:val="decimal"/>
      <w:lvlText w:val="%3."/>
      <w:lvlJc w:val="left"/>
      <w:pPr>
        <w:ind w:left="2400" w:hanging="420"/>
      </w:pPr>
      <w:rPr>
        <w:rFonts w:hint="default"/>
      </w:rPr>
    </w:lvl>
    <w:lvl w:ilvl="3" w:tplc="A0346F12">
      <w:start w:val="1"/>
      <w:numFmt w:val="lowerLetter"/>
      <w:lvlText w:val="%4."/>
      <w:lvlJc w:val="left"/>
      <w:pPr>
        <w:ind w:left="3240" w:hanging="720"/>
      </w:pPr>
      <w:rPr>
        <w:rFonts w:hint="default"/>
      </w:rPr>
    </w:lvl>
    <w:lvl w:ilvl="4" w:tplc="B92C659E">
      <w:start w:val="1"/>
      <w:numFmt w:val="decimal"/>
      <w:lvlText w:val="(%5)"/>
      <w:lvlJc w:val="left"/>
      <w:pPr>
        <w:ind w:left="3960" w:hanging="720"/>
      </w:pPr>
      <w:rPr>
        <w:rFonts w:hint="default"/>
      </w:rPr>
    </w:lvl>
    <w:lvl w:ilvl="5" w:tplc="04090019">
      <w:start w:val="1"/>
      <w:numFmt w:val="lowerLetter"/>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4B5599"/>
    <w:multiLevelType w:val="hybridMultilevel"/>
    <w:tmpl w:val="55E80D22"/>
    <w:lvl w:ilvl="0" w:tplc="93E40B64">
      <w:start w:val="1"/>
      <w:numFmt w:val="decimal"/>
      <w:lvlText w:val="%1."/>
      <w:lvlJc w:val="left"/>
      <w:pPr>
        <w:ind w:left="720" w:hanging="360"/>
      </w:pPr>
      <w:rPr>
        <w:rFonts w:ascii="Arial" w:hAnsi="Arial" w:hint="default"/>
        <w:b w:val="0"/>
        <w:i w:val="0"/>
        <w:sz w:val="20"/>
      </w:rPr>
    </w:lvl>
    <w:lvl w:ilvl="1" w:tplc="9D7081F4">
      <w:start w:val="1"/>
      <w:numFmt w:val="upperLetter"/>
      <w:lvlText w:val="(%2)"/>
      <w:lvlJc w:val="left"/>
      <w:pPr>
        <w:ind w:left="1800" w:hanging="720"/>
      </w:pPr>
      <w:rPr>
        <w:rFonts w:hint="default"/>
      </w:rPr>
    </w:lvl>
    <w:lvl w:ilvl="2" w:tplc="4D08AECA">
      <w:start w:val="1"/>
      <w:numFmt w:val="lowerLetter"/>
      <w:lvlText w:val="%3."/>
      <w:lvlJc w:val="left"/>
      <w:pPr>
        <w:ind w:left="2700" w:hanging="720"/>
      </w:pPr>
      <w:rPr>
        <w:rFonts w:hint="default"/>
      </w:rPr>
    </w:lvl>
    <w:lvl w:ilvl="3" w:tplc="D7D46820">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13088"/>
    <w:multiLevelType w:val="hybridMultilevel"/>
    <w:tmpl w:val="A392C10E"/>
    <w:lvl w:ilvl="0" w:tplc="7E980B0A">
      <w:start w:val="1"/>
      <w:numFmt w:val="lowerLetter"/>
      <w:lvlText w:val="%1."/>
      <w:lvlJc w:val="left"/>
      <w:pPr>
        <w:ind w:left="1440" w:hanging="720"/>
      </w:pPr>
      <w:rPr>
        <w:rFonts w:hint="default"/>
      </w:rPr>
    </w:lvl>
    <w:lvl w:ilvl="1" w:tplc="316079E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C42306"/>
    <w:multiLevelType w:val="hybridMultilevel"/>
    <w:tmpl w:val="BE5C6208"/>
    <w:lvl w:ilvl="0" w:tplc="F5765746">
      <w:start w:val="1"/>
      <w:numFmt w:val="lowerLetter"/>
      <w:lvlText w:val="%1."/>
      <w:lvlJc w:val="left"/>
      <w:pPr>
        <w:ind w:left="3960" w:hanging="360"/>
      </w:pPr>
      <w:rPr>
        <w:rFonts w:hint="default"/>
      </w:rPr>
    </w:lvl>
    <w:lvl w:ilvl="1" w:tplc="4BE64E8C">
      <w:start w:val="1"/>
      <w:numFmt w:val="decimal"/>
      <w:lvlText w:val="(%2)"/>
      <w:lvlJc w:val="left"/>
      <w:pPr>
        <w:ind w:left="4680" w:hanging="360"/>
      </w:pPr>
      <w:rPr>
        <w:rFonts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3" w15:restartNumberingAfterBreak="0">
    <w:nsid w:val="436D6FE3"/>
    <w:multiLevelType w:val="hybridMultilevel"/>
    <w:tmpl w:val="B914BD64"/>
    <w:lvl w:ilvl="0" w:tplc="EBA0E64C">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4CF6C0F"/>
    <w:multiLevelType w:val="hybridMultilevel"/>
    <w:tmpl w:val="A296F614"/>
    <w:lvl w:ilvl="0" w:tplc="91CA7ADC">
      <w:start w:val="2"/>
      <w:numFmt w:val="decimal"/>
      <w:lvlText w:val="%1."/>
      <w:lvlJc w:val="left"/>
      <w:pPr>
        <w:ind w:left="240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E3017E"/>
    <w:multiLevelType w:val="hybridMultilevel"/>
    <w:tmpl w:val="FFEA4864"/>
    <w:lvl w:ilvl="0" w:tplc="FF40F18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9660694"/>
    <w:multiLevelType w:val="hybridMultilevel"/>
    <w:tmpl w:val="D8C20AC0"/>
    <w:lvl w:ilvl="0" w:tplc="414C95B4">
      <w:start w:val="1"/>
      <w:numFmt w:val="upperLetter"/>
      <w:lvlText w:val="(%1)"/>
      <w:lvlJc w:val="left"/>
      <w:pPr>
        <w:ind w:left="720" w:hanging="360"/>
      </w:pPr>
      <w:rPr>
        <w:rFonts w:ascii="Arial" w:hAnsi="Arial" w:hint="default"/>
        <w:b w:val="0"/>
        <w:i w:val="0"/>
        <w:sz w:val="20"/>
      </w:rPr>
    </w:lvl>
    <w:lvl w:ilvl="1" w:tplc="04090019">
      <w:start w:val="1"/>
      <w:numFmt w:val="lowerLetter"/>
      <w:lvlText w:val="%2."/>
      <w:lvlJc w:val="left"/>
      <w:pPr>
        <w:ind w:left="1440" w:hanging="360"/>
      </w:pPr>
      <w:rPr>
        <w:rFonts w:hint="default"/>
        <w:b w:val="0"/>
        <w:i w:val="0"/>
        <w:sz w:val="20"/>
      </w:rPr>
    </w:lvl>
    <w:lvl w:ilvl="2" w:tplc="3B56DBB4">
      <w:start w:val="1"/>
      <w:numFmt w:val="decimal"/>
      <w:lvlText w:val="%3."/>
      <w:lvlJc w:val="left"/>
      <w:pPr>
        <w:ind w:left="2400" w:hanging="420"/>
      </w:pPr>
      <w:rPr>
        <w:rFonts w:hint="default"/>
      </w:rPr>
    </w:lvl>
    <w:lvl w:ilvl="3" w:tplc="A0346F12">
      <w:start w:val="1"/>
      <w:numFmt w:val="lowerLetter"/>
      <w:lvlText w:val="%4."/>
      <w:lvlJc w:val="left"/>
      <w:pPr>
        <w:ind w:left="3240" w:hanging="720"/>
      </w:pPr>
      <w:rPr>
        <w:rFonts w:hint="default"/>
      </w:rPr>
    </w:lvl>
    <w:lvl w:ilvl="4" w:tplc="B92C659E">
      <w:start w:val="1"/>
      <w:numFmt w:val="decimal"/>
      <w:lvlText w:val="(%5)"/>
      <w:lvlJc w:val="left"/>
      <w:pPr>
        <w:ind w:left="3960" w:hanging="720"/>
      </w:pPr>
      <w:rPr>
        <w:rFonts w:hint="default"/>
      </w:rPr>
    </w:lvl>
    <w:lvl w:ilvl="5" w:tplc="AA667A7A">
      <w:start w:val="1"/>
      <w:numFmt w:val="lowerLetter"/>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A94158"/>
    <w:multiLevelType w:val="hybridMultilevel"/>
    <w:tmpl w:val="9A4AA6FA"/>
    <w:lvl w:ilvl="0" w:tplc="4BE64E8C">
      <w:start w:val="1"/>
      <w:numFmt w:val="decimal"/>
      <w:lvlText w:val="(%1)"/>
      <w:lvlJc w:val="left"/>
      <w:pPr>
        <w:ind w:left="2160" w:hanging="360"/>
      </w:pPr>
      <w:rPr>
        <w:rFonts w:hint="default"/>
      </w:rPr>
    </w:lvl>
    <w:lvl w:ilvl="1" w:tplc="CA0EF966">
      <w:start w:val="1"/>
      <w:numFmt w:val="lowerLetter"/>
      <w:lvlText w:val="%2."/>
      <w:lvlJc w:val="left"/>
      <w:pPr>
        <w:ind w:left="3240" w:hanging="720"/>
      </w:pPr>
      <w:rPr>
        <w:rFont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FF36E39"/>
    <w:multiLevelType w:val="hybridMultilevel"/>
    <w:tmpl w:val="266ED582"/>
    <w:lvl w:ilvl="0" w:tplc="68B8F35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21187B"/>
    <w:multiLevelType w:val="hybridMultilevel"/>
    <w:tmpl w:val="4580D4D0"/>
    <w:lvl w:ilvl="0" w:tplc="04090019">
      <w:start w:val="1"/>
      <w:numFmt w:val="lowerLetter"/>
      <w:lvlText w:val="%1."/>
      <w:lvlJc w:val="left"/>
      <w:pPr>
        <w:ind w:left="1440" w:hanging="360"/>
      </w:pPr>
    </w:lvl>
    <w:lvl w:ilvl="1" w:tplc="2864E96A">
      <w:start w:val="1"/>
      <w:numFmt w:val="decimal"/>
      <w:lvlText w:val="(%2)"/>
      <w:lvlJc w:val="left"/>
      <w:pPr>
        <w:ind w:left="2580" w:hanging="78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3506DF4"/>
    <w:multiLevelType w:val="hybridMultilevel"/>
    <w:tmpl w:val="A178286E"/>
    <w:lvl w:ilvl="0" w:tplc="F5765746">
      <w:start w:val="1"/>
      <w:numFmt w:val="lowerLetter"/>
      <w:lvlText w:val="%1."/>
      <w:lvlJc w:val="left"/>
      <w:pPr>
        <w:ind w:left="3960" w:hanging="360"/>
      </w:pPr>
      <w:rPr>
        <w:rFonts w:hint="default"/>
      </w:rPr>
    </w:lvl>
    <w:lvl w:ilvl="1" w:tplc="0EC4EEE4">
      <w:start w:val="1"/>
      <w:numFmt w:val="decimal"/>
      <w:lvlText w:val="%2."/>
      <w:lvlJc w:val="left"/>
      <w:pPr>
        <w:ind w:left="4680" w:hanging="360"/>
      </w:pPr>
      <w:rPr>
        <w:rFonts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1" w15:restartNumberingAfterBreak="0">
    <w:nsid w:val="557A659B"/>
    <w:multiLevelType w:val="hybridMultilevel"/>
    <w:tmpl w:val="7BA4E216"/>
    <w:lvl w:ilvl="0" w:tplc="6CA2E7CC">
      <w:start w:val="1"/>
      <w:numFmt w:val="decimal"/>
      <w:lvlText w:val="%1."/>
      <w:lvlJc w:val="left"/>
      <w:pPr>
        <w:ind w:left="1080" w:hanging="720"/>
      </w:pPr>
      <w:rPr>
        <w:rFonts w:hint="default"/>
      </w:rPr>
    </w:lvl>
    <w:lvl w:ilvl="1" w:tplc="477EFF7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B70341"/>
    <w:multiLevelType w:val="hybridMultilevel"/>
    <w:tmpl w:val="0BF05F24"/>
    <w:lvl w:ilvl="0" w:tplc="0C38FD10">
      <w:start w:val="1"/>
      <w:numFmt w:val="decimal"/>
      <w:lvlText w:val="%1."/>
      <w:lvlJc w:val="left"/>
      <w:pPr>
        <w:ind w:left="1080" w:hanging="720"/>
      </w:pPr>
      <w:rPr>
        <w:rFonts w:hint="default"/>
      </w:rPr>
    </w:lvl>
    <w:lvl w:ilvl="1" w:tplc="E0C44D46">
      <w:start w:val="1"/>
      <w:numFmt w:val="lowerLetter"/>
      <w:lvlText w:val="%2."/>
      <w:lvlJc w:val="left"/>
      <w:pPr>
        <w:ind w:left="1800" w:hanging="720"/>
      </w:pPr>
      <w:rPr>
        <w:rFonts w:hint="default"/>
        <w:b w:val="0"/>
      </w:rPr>
    </w:lvl>
    <w:lvl w:ilvl="2" w:tplc="A55AE3AE">
      <w:start w:val="1"/>
      <w:numFmt w:val="decimal"/>
      <w:lvlText w:val="(%3)"/>
      <w:lvlJc w:val="left"/>
      <w:pPr>
        <w:ind w:left="2790" w:hanging="810"/>
      </w:pPr>
      <w:rPr>
        <w:rFonts w:hint="default"/>
        <w:b w:val="0"/>
      </w:rPr>
    </w:lvl>
    <w:lvl w:ilvl="3" w:tplc="A8B49EE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FE541C"/>
    <w:multiLevelType w:val="hybridMultilevel"/>
    <w:tmpl w:val="DB144E72"/>
    <w:lvl w:ilvl="0" w:tplc="97AE6C28">
      <w:start w:val="3"/>
      <w:numFmt w:val="decimal"/>
      <w:lvlText w:val="(%1)"/>
      <w:lvlJc w:val="left"/>
      <w:pPr>
        <w:ind w:left="3240" w:hanging="720"/>
      </w:pPr>
      <w:rPr>
        <w:rFonts w:hint="default"/>
      </w:rPr>
    </w:lvl>
    <w:lvl w:ilvl="1" w:tplc="E17AB78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CD5BB3"/>
    <w:multiLevelType w:val="hybridMultilevel"/>
    <w:tmpl w:val="A02AD850"/>
    <w:lvl w:ilvl="0" w:tplc="68A03CCC">
      <w:start w:val="1"/>
      <w:numFmt w:val="decimal"/>
      <w:lvlText w:val="(%1)"/>
      <w:lvlJc w:val="left"/>
      <w:pPr>
        <w:ind w:left="2160" w:hanging="720"/>
      </w:pPr>
      <w:rPr>
        <w:rFonts w:hint="default"/>
      </w:rPr>
    </w:lvl>
    <w:lvl w:ilvl="1" w:tplc="0C36F8A0">
      <w:start w:val="1"/>
      <w:numFmt w:val="lowerLetter"/>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58C6B0F"/>
    <w:multiLevelType w:val="hybridMultilevel"/>
    <w:tmpl w:val="C20E0CFA"/>
    <w:lvl w:ilvl="0" w:tplc="F68293E8">
      <w:start w:val="1"/>
      <w:numFmt w:val="decimal"/>
      <w:lvlText w:val="(%1)"/>
      <w:lvlJc w:val="left"/>
      <w:pPr>
        <w:ind w:left="2160" w:hanging="720"/>
      </w:pPr>
      <w:rPr>
        <w:rFonts w:hint="default"/>
      </w:rPr>
    </w:lvl>
    <w:lvl w:ilvl="1" w:tplc="B8808FB2">
      <w:start w:val="1"/>
      <w:numFmt w:val="decimal"/>
      <w:lvlText w:val="%2."/>
      <w:lvlJc w:val="left"/>
      <w:pPr>
        <w:ind w:left="2880" w:hanging="720"/>
      </w:pPr>
      <w:rPr>
        <w:rFonts w:hint="default"/>
      </w:rPr>
    </w:lvl>
    <w:lvl w:ilvl="2" w:tplc="9B6CFE76">
      <w:start w:val="1"/>
      <w:numFmt w:val="lowerLetter"/>
      <w:lvlText w:val="%3."/>
      <w:lvlJc w:val="left"/>
      <w:pPr>
        <w:ind w:left="3780" w:hanging="72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76A2076"/>
    <w:multiLevelType w:val="hybridMultilevel"/>
    <w:tmpl w:val="13C6FE38"/>
    <w:lvl w:ilvl="0" w:tplc="0409000F">
      <w:start w:val="1"/>
      <w:numFmt w:val="decimal"/>
      <w:lvlText w:val="%1."/>
      <w:lvlJc w:val="left"/>
      <w:pPr>
        <w:ind w:left="630" w:hanging="360"/>
      </w:pPr>
      <w:rPr>
        <w:rFonts w:hint="default"/>
      </w:rPr>
    </w:lvl>
    <w:lvl w:ilvl="1" w:tplc="04090019">
      <w:start w:val="1"/>
      <w:numFmt w:val="lowerLetter"/>
      <w:lvlText w:val="%2."/>
      <w:lvlJc w:val="left"/>
      <w:pPr>
        <w:ind w:left="1080" w:hanging="360"/>
      </w:pPr>
    </w:lvl>
    <w:lvl w:ilvl="2" w:tplc="0BE0D0E8">
      <w:start w:val="1"/>
      <w:numFmt w:val="lowerLetter"/>
      <w:lvlText w:val="(%3)"/>
      <w:lvlJc w:val="right"/>
      <w:pPr>
        <w:ind w:left="1800" w:hanging="18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20279DD"/>
    <w:multiLevelType w:val="hybridMultilevel"/>
    <w:tmpl w:val="54085194"/>
    <w:lvl w:ilvl="0" w:tplc="2B54B4CE">
      <w:start w:val="1"/>
      <w:numFmt w:val="lowerLetter"/>
      <w:lvlText w:val="%1."/>
      <w:lvlJc w:val="left"/>
      <w:pPr>
        <w:ind w:left="1440" w:hanging="720"/>
      </w:pPr>
      <w:rPr>
        <w:rFonts w:hint="default"/>
      </w:rPr>
    </w:lvl>
    <w:lvl w:ilvl="1" w:tplc="3330216E">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3B4165"/>
    <w:multiLevelType w:val="hybridMultilevel"/>
    <w:tmpl w:val="FD2289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9">
      <w:start w:val="1"/>
      <w:numFmt w:val="lowerLetter"/>
      <w:lvlText w:val="%6."/>
      <w:lvlJc w:val="lef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4564AAC"/>
    <w:multiLevelType w:val="hybridMultilevel"/>
    <w:tmpl w:val="EC8C3F9E"/>
    <w:lvl w:ilvl="0" w:tplc="7EA631C2">
      <w:start w:val="1"/>
      <w:numFmt w:val="decimal"/>
      <w:lvlText w:val="%1."/>
      <w:lvlJc w:val="left"/>
      <w:pPr>
        <w:ind w:left="1080" w:hanging="720"/>
      </w:pPr>
      <w:rPr>
        <w:rFonts w:hint="default"/>
      </w:rPr>
    </w:lvl>
    <w:lvl w:ilvl="1" w:tplc="CB180C1E">
      <w:start w:val="1"/>
      <w:numFmt w:val="lowerLetter"/>
      <w:lvlText w:val="%2."/>
      <w:lvlJc w:val="left"/>
      <w:pPr>
        <w:ind w:left="1800" w:hanging="720"/>
      </w:pPr>
      <w:rPr>
        <w:rFonts w:hint="default"/>
      </w:rPr>
    </w:lvl>
    <w:lvl w:ilvl="2" w:tplc="F684ABFA">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4847ED"/>
    <w:multiLevelType w:val="hybridMultilevel"/>
    <w:tmpl w:val="3F5E4FB4"/>
    <w:lvl w:ilvl="0" w:tplc="D90AFB4C">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86B7FE4"/>
    <w:multiLevelType w:val="hybridMultilevel"/>
    <w:tmpl w:val="1C761E92"/>
    <w:lvl w:ilvl="0" w:tplc="1C987E00">
      <w:start w:val="1"/>
      <w:numFmt w:val="lowerLetter"/>
      <w:lvlText w:val="%1."/>
      <w:lvlJc w:val="left"/>
      <w:pPr>
        <w:ind w:left="1440" w:hanging="720"/>
      </w:pPr>
      <w:rPr>
        <w:rFonts w:hint="default"/>
      </w:rPr>
    </w:lvl>
    <w:lvl w:ilvl="1" w:tplc="1046A948">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88559B1"/>
    <w:multiLevelType w:val="hybridMultilevel"/>
    <w:tmpl w:val="D1066232"/>
    <w:lvl w:ilvl="0" w:tplc="04090019">
      <w:start w:val="1"/>
      <w:numFmt w:val="lowerLetter"/>
      <w:lvlText w:val="%1."/>
      <w:lvlJc w:val="left"/>
      <w:pPr>
        <w:ind w:left="1440" w:hanging="360"/>
      </w:pPr>
    </w:lvl>
    <w:lvl w:ilvl="1" w:tplc="266455DC">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19">
      <w:start w:val="1"/>
      <w:numFmt w:val="lowerLetter"/>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A457B05"/>
    <w:multiLevelType w:val="hybridMultilevel"/>
    <w:tmpl w:val="991C3C38"/>
    <w:lvl w:ilvl="0" w:tplc="A2202BB4">
      <w:start w:val="1"/>
      <w:numFmt w:val="lowerLetter"/>
      <w:lvlText w:val="%1."/>
      <w:lvlJc w:val="left"/>
      <w:pPr>
        <w:ind w:left="1440" w:hanging="720"/>
      </w:pPr>
      <w:rPr>
        <w:rFonts w:hint="default"/>
      </w:rPr>
    </w:lvl>
    <w:lvl w:ilvl="1" w:tplc="87064FFE">
      <w:start w:val="1"/>
      <w:numFmt w:val="decimal"/>
      <w:lvlText w:val="(%2)"/>
      <w:lvlJc w:val="left"/>
      <w:pPr>
        <w:ind w:left="2160" w:hanging="720"/>
      </w:pPr>
      <w:rPr>
        <w:rFonts w:hint="default"/>
      </w:rPr>
    </w:lvl>
    <w:lvl w:ilvl="2" w:tplc="04090019">
      <w:start w:val="1"/>
      <w:numFmt w:val="lowerLetter"/>
      <w:lvlText w:val="%3."/>
      <w:lvlJc w:val="left"/>
      <w:pPr>
        <w:ind w:left="3060" w:hanging="720"/>
      </w:pPr>
      <w:rPr>
        <w:rFonts w:hint="default"/>
      </w:rPr>
    </w:lvl>
    <w:lvl w:ilvl="3" w:tplc="ABF2E57E">
      <w:start w:val="1"/>
      <w:numFmt w:val="lowerRoman"/>
      <w:lvlText w:val="(%4)"/>
      <w:lvlJc w:val="left"/>
      <w:pPr>
        <w:ind w:left="3600" w:hanging="72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531F7A"/>
    <w:multiLevelType w:val="hybridMultilevel"/>
    <w:tmpl w:val="D00A8CC2"/>
    <w:lvl w:ilvl="0" w:tplc="795AD7F2">
      <w:start w:val="1"/>
      <w:numFmt w:val="lowerLetter"/>
      <w:lvlText w:val="%1."/>
      <w:lvlJc w:val="left"/>
      <w:pPr>
        <w:ind w:left="1440" w:hanging="720"/>
      </w:pPr>
      <w:rPr>
        <w:rFonts w:hint="default"/>
      </w:rPr>
    </w:lvl>
    <w:lvl w:ilvl="1" w:tplc="1B2CB62A">
      <w:start w:val="1"/>
      <w:numFmt w:val="decimal"/>
      <w:lvlText w:val="(%2)"/>
      <w:lvlJc w:val="left"/>
      <w:pPr>
        <w:ind w:left="2160" w:hanging="720"/>
      </w:pPr>
      <w:rPr>
        <w:rFonts w:hint="default"/>
      </w:rPr>
    </w:lvl>
    <w:lvl w:ilvl="2" w:tplc="8BE40E12">
      <w:start w:val="1"/>
      <w:numFmt w:val="decimal"/>
      <w:lvlText w:val="%3."/>
      <w:lvlJc w:val="left"/>
      <w:pPr>
        <w:ind w:left="3060" w:hanging="720"/>
      </w:pPr>
      <w:rPr>
        <w:rFonts w:hint="default"/>
      </w:rPr>
    </w:lvl>
    <w:lvl w:ilvl="3" w:tplc="5BCADEAA">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E92E81"/>
    <w:multiLevelType w:val="hybridMultilevel"/>
    <w:tmpl w:val="D3088B7C"/>
    <w:lvl w:ilvl="0" w:tplc="79CC0A74">
      <w:start w:val="1"/>
      <w:numFmt w:val="lowerLetter"/>
      <w:lvlText w:val="%1."/>
      <w:lvlJc w:val="left"/>
      <w:pPr>
        <w:ind w:left="1530" w:hanging="810"/>
      </w:pPr>
      <w:rPr>
        <w:rFonts w:hint="default"/>
        <w:b w:val="0"/>
      </w:rPr>
    </w:lvl>
    <w:lvl w:ilvl="1" w:tplc="7946F276">
      <w:start w:val="1"/>
      <w:numFmt w:val="decimal"/>
      <w:lvlText w:val="(%2)"/>
      <w:lvlJc w:val="left"/>
      <w:pPr>
        <w:ind w:left="2250" w:hanging="810"/>
      </w:pPr>
      <w:rPr>
        <w:rFonts w:hint="default"/>
        <w:b w:val="0"/>
      </w:rPr>
    </w:lvl>
    <w:lvl w:ilvl="2" w:tplc="FF12D9E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5151934">
    <w:abstractNumId w:val="27"/>
  </w:num>
  <w:num w:numId="2" w16cid:durableId="2100172846">
    <w:abstractNumId w:val="30"/>
  </w:num>
  <w:num w:numId="3" w16cid:durableId="707603942">
    <w:abstractNumId w:val="35"/>
  </w:num>
  <w:num w:numId="4" w16cid:durableId="1295602334">
    <w:abstractNumId w:val="36"/>
  </w:num>
  <w:num w:numId="5" w16cid:durableId="88964022">
    <w:abstractNumId w:val="1"/>
  </w:num>
  <w:num w:numId="6" w16cid:durableId="1940217860">
    <w:abstractNumId w:val="20"/>
  </w:num>
  <w:num w:numId="7" w16cid:durableId="697705379">
    <w:abstractNumId w:val="26"/>
  </w:num>
  <w:num w:numId="8" w16cid:durableId="490876279">
    <w:abstractNumId w:val="10"/>
  </w:num>
  <w:num w:numId="9" w16cid:durableId="47725192">
    <w:abstractNumId w:val="45"/>
  </w:num>
  <w:num w:numId="10" w16cid:durableId="1577009185">
    <w:abstractNumId w:val="25"/>
  </w:num>
  <w:num w:numId="11" w16cid:durableId="991063002">
    <w:abstractNumId w:val="34"/>
  </w:num>
  <w:num w:numId="12" w16cid:durableId="728266098">
    <w:abstractNumId w:val="12"/>
  </w:num>
  <w:num w:numId="13" w16cid:durableId="865606417">
    <w:abstractNumId w:val="4"/>
  </w:num>
  <w:num w:numId="14" w16cid:durableId="1987084125">
    <w:abstractNumId w:val="18"/>
  </w:num>
  <w:num w:numId="15" w16cid:durableId="1210729430">
    <w:abstractNumId w:val="39"/>
  </w:num>
  <w:num w:numId="16" w16cid:durableId="362361746">
    <w:abstractNumId w:val="31"/>
  </w:num>
  <w:num w:numId="17" w16cid:durableId="1306860231">
    <w:abstractNumId w:val="28"/>
  </w:num>
  <w:num w:numId="18" w16cid:durableId="1187254398">
    <w:abstractNumId w:val="14"/>
  </w:num>
  <w:num w:numId="19" w16cid:durableId="874732659">
    <w:abstractNumId w:val="9"/>
  </w:num>
  <w:num w:numId="20" w16cid:durableId="1930653350">
    <w:abstractNumId w:val="41"/>
  </w:num>
  <w:num w:numId="21" w16cid:durableId="791750600">
    <w:abstractNumId w:val="16"/>
  </w:num>
  <w:num w:numId="22" w16cid:durableId="1103915041">
    <w:abstractNumId w:val="21"/>
  </w:num>
  <w:num w:numId="23" w16cid:durableId="1593195266">
    <w:abstractNumId w:val="7"/>
  </w:num>
  <w:num w:numId="24" w16cid:durableId="1869372239">
    <w:abstractNumId w:val="17"/>
  </w:num>
  <w:num w:numId="25" w16cid:durableId="28839161">
    <w:abstractNumId w:val="43"/>
  </w:num>
  <w:num w:numId="26" w16cid:durableId="114444989">
    <w:abstractNumId w:val="2"/>
  </w:num>
  <w:num w:numId="27" w16cid:durableId="1337923371">
    <w:abstractNumId w:val="37"/>
  </w:num>
  <w:num w:numId="28" w16cid:durableId="1375157217">
    <w:abstractNumId w:val="5"/>
  </w:num>
  <w:num w:numId="29" w16cid:durableId="1126121410">
    <w:abstractNumId w:val="44"/>
  </w:num>
  <w:num w:numId="30" w16cid:durableId="1616866493">
    <w:abstractNumId w:val="0"/>
  </w:num>
  <w:num w:numId="31" w16cid:durableId="1209415801">
    <w:abstractNumId w:val="29"/>
  </w:num>
  <w:num w:numId="32" w16cid:durableId="295724156">
    <w:abstractNumId w:val="42"/>
  </w:num>
  <w:num w:numId="33" w16cid:durableId="1839618943">
    <w:abstractNumId w:val="15"/>
  </w:num>
  <w:num w:numId="34" w16cid:durableId="1038287193">
    <w:abstractNumId w:val="22"/>
  </w:num>
  <w:num w:numId="35" w16cid:durableId="1192760587">
    <w:abstractNumId w:val="19"/>
  </w:num>
  <w:num w:numId="36" w16cid:durableId="636836348">
    <w:abstractNumId w:val="38"/>
  </w:num>
  <w:num w:numId="37" w16cid:durableId="937640878">
    <w:abstractNumId w:val="32"/>
  </w:num>
  <w:num w:numId="38" w16cid:durableId="271127906">
    <w:abstractNumId w:val="33"/>
  </w:num>
  <w:num w:numId="39" w16cid:durableId="275060645">
    <w:abstractNumId w:val="6"/>
  </w:num>
  <w:num w:numId="40" w16cid:durableId="1419593791">
    <w:abstractNumId w:val="8"/>
  </w:num>
  <w:num w:numId="41" w16cid:durableId="231045605">
    <w:abstractNumId w:val="11"/>
  </w:num>
  <w:num w:numId="42" w16cid:durableId="67533992">
    <w:abstractNumId w:val="13"/>
  </w:num>
  <w:num w:numId="43" w16cid:durableId="229198129">
    <w:abstractNumId w:val="40"/>
  </w:num>
  <w:num w:numId="44" w16cid:durableId="757945362">
    <w:abstractNumId w:val="23"/>
  </w:num>
  <w:num w:numId="45" w16cid:durableId="1623145340">
    <w:abstractNumId w:val="24"/>
  </w:num>
  <w:num w:numId="46" w16cid:durableId="255411080">
    <w:abstractNumId w:val="3"/>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00B0E"/>
    <w:rsid w:val="00003489"/>
    <w:rsid w:val="00004602"/>
    <w:rsid w:val="00005CDA"/>
    <w:rsid w:val="000074D4"/>
    <w:rsid w:val="00032B12"/>
    <w:rsid w:val="00033C83"/>
    <w:rsid w:val="00036AD8"/>
    <w:rsid w:val="00040E27"/>
    <w:rsid w:val="00052BCD"/>
    <w:rsid w:val="00056C1D"/>
    <w:rsid w:val="00077F3A"/>
    <w:rsid w:val="00092E84"/>
    <w:rsid w:val="000A2C53"/>
    <w:rsid w:val="000A7BE7"/>
    <w:rsid w:val="000B03F0"/>
    <w:rsid w:val="000C403E"/>
    <w:rsid w:val="000C4A66"/>
    <w:rsid w:val="000C7BD0"/>
    <w:rsid w:val="000D38A8"/>
    <w:rsid w:val="000E37F1"/>
    <w:rsid w:val="00100E4B"/>
    <w:rsid w:val="00104CA5"/>
    <w:rsid w:val="00117E69"/>
    <w:rsid w:val="00121C55"/>
    <w:rsid w:val="001242CA"/>
    <w:rsid w:val="001327D1"/>
    <w:rsid w:val="00134F9C"/>
    <w:rsid w:val="00136129"/>
    <w:rsid w:val="00137B05"/>
    <w:rsid w:val="00142786"/>
    <w:rsid w:val="0014341F"/>
    <w:rsid w:val="00147CE8"/>
    <w:rsid w:val="001555A7"/>
    <w:rsid w:val="001671A0"/>
    <w:rsid w:val="0017403C"/>
    <w:rsid w:val="00177DAD"/>
    <w:rsid w:val="001965F6"/>
    <w:rsid w:val="001974B2"/>
    <w:rsid w:val="001A6F8E"/>
    <w:rsid w:val="001B5CC5"/>
    <w:rsid w:val="001E0151"/>
    <w:rsid w:val="001F1037"/>
    <w:rsid w:val="001F6F78"/>
    <w:rsid w:val="00204F1E"/>
    <w:rsid w:val="00237F19"/>
    <w:rsid w:val="0024043C"/>
    <w:rsid w:val="002451A9"/>
    <w:rsid w:val="00290F03"/>
    <w:rsid w:val="00292627"/>
    <w:rsid w:val="00296A5F"/>
    <w:rsid w:val="002A55FA"/>
    <w:rsid w:val="002B35A6"/>
    <w:rsid w:val="002D5965"/>
    <w:rsid w:val="002E1C05"/>
    <w:rsid w:val="002E6E48"/>
    <w:rsid w:val="00310033"/>
    <w:rsid w:val="00311A63"/>
    <w:rsid w:val="00312890"/>
    <w:rsid w:val="00333904"/>
    <w:rsid w:val="00360BAE"/>
    <w:rsid w:val="00360D2A"/>
    <w:rsid w:val="00362D18"/>
    <w:rsid w:val="003635C9"/>
    <w:rsid w:val="003727A8"/>
    <w:rsid w:val="00390B5C"/>
    <w:rsid w:val="00393938"/>
    <w:rsid w:val="003A3730"/>
    <w:rsid w:val="003A5760"/>
    <w:rsid w:val="003B0146"/>
    <w:rsid w:val="003B2FC9"/>
    <w:rsid w:val="003B40DC"/>
    <w:rsid w:val="003B7EBF"/>
    <w:rsid w:val="003D2E68"/>
    <w:rsid w:val="003D4BC6"/>
    <w:rsid w:val="003E0DFE"/>
    <w:rsid w:val="003E4BAD"/>
    <w:rsid w:val="003F0072"/>
    <w:rsid w:val="003F7AD4"/>
    <w:rsid w:val="00417939"/>
    <w:rsid w:val="00434337"/>
    <w:rsid w:val="00452FE5"/>
    <w:rsid w:val="00464163"/>
    <w:rsid w:val="00467833"/>
    <w:rsid w:val="00470B97"/>
    <w:rsid w:val="0049238A"/>
    <w:rsid w:val="004A54D9"/>
    <w:rsid w:val="004C0DE4"/>
    <w:rsid w:val="004C74DD"/>
    <w:rsid w:val="004C75EF"/>
    <w:rsid w:val="004C77C0"/>
    <w:rsid w:val="004D1707"/>
    <w:rsid w:val="004E4525"/>
    <w:rsid w:val="004F187C"/>
    <w:rsid w:val="004F3903"/>
    <w:rsid w:val="004F5E6C"/>
    <w:rsid w:val="00522CE6"/>
    <w:rsid w:val="0052588D"/>
    <w:rsid w:val="00531040"/>
    <w:rsid w:val="0053277B"/>
    <w:rsid w:val="00536F4F"/>
    <w:rsid w:val="005371CB"/>
    <w:rsid w:val="0054555E"/>
    <w:rsid w:val="00547AB0"/>
    <w:rsid w:val="00556763"/>
    <w:rsid w:val="0056712A"/>
    <w:rsid w:val="00567282"/>
    <w:rsid w:val="00573E74"/>
    <w:rsid w:val="00595B12"/>
    <w:rsid w:val="005A0FD2"/>
    <w:rsid w:val="005B362F"/>
    <w:rsid w:val="005C0C4C"/>
    <w:rsid w:val="005C56B9"/>
    <w:rsid w:val="005D585E"/>
    <w:rsid w:val="005F7B60"/>
    <w:rsid w:val="00604AD4"/>
    <w:rsid w:val="0061115D"/>
    <w:rsid w:val="00614C5A"/>
    <w:rsid w:val="006506B7"/>
    <w:rsid w:val="00652535"/>
    <w:rsid w:val="006529A2"/>
    <w:rsid w:val="006661A2"/>
    <w:rsid w:val="00691D22"/>
    <w:rsid w:val="00695941"/>
    <w:rsid w:val="00696114"/>
    <w:rsid w:val="006A341E"/>
    <w:rsid w:val="006C2A35"/>
    <w:rsid w:val="006C364E"/>
    <w:rsid w:val="006C462C"/>
    <w:rsid w:val="006C49C3"/>
    <w:rsid w:val="006D6AA0"/>
    <w:rsid w:val="006E1EDB"/>
    <w:rsid w:val="006E64ED"/>
    <w:rsid w:val="006E671F"/>
    <w:rsid w:val="006F3775"/>
    <w:rsid w:val="007016E0"/>
    <w:rsid w:val="00726C5A"/>
    <w:rsid w:val="00727EF3"/>
    <w:rsid w:val="00731D65"/>
    <w:rsid w:val="00735415"/>
    <w:rsid w:val="00744022"/>
    <w:rsid w:val="00745FFE"/>
    <w:rsid w:val="00762642"/>
    <w:rsid w:val="00771F24"/>
    <w:rsid w:val="00775E80"/>
    <w:rsid w:val="00782C65"/>
    <w:rsid w:val="00787859"/>
    <w:rsid w:val="00790A3D"/>
    <w:rsid w:val="00797555"/>
    <w:rsid w:val="007A175B"/>
    <w:rsid w:val="007A1ED8"/>
    <w:rsid w:val="007A1FE8"/>
    <w:rsid w:val="007B7FF0"/>
    <w:rsid w:val="007C1022"/>
    <w:rsid w:val="007C265B"/>
    <w:rsid w:val="007D23C1"/>
    <w:rsid w:val="007D4D96"/>
    <w:rsid w:val="007D7EF4"/>
    <w:rsid w:val="007E1E8B"/>
    <w:rsid w:val="0080343B"/>
    <w:rsid w:val="00804F89"/>
    <w:rsid w:val="00830414"/>
    <w:rsid w:val="00832DAC"/>
    <w:rsid w:val="00835BCB"/>
    <w:rsid w:val="00837AC1"/>
    <w:rsid w:val="008403BA"/>
    <w:rsid w:val="00841C32"/>
    <w:rsid w:val="0084288F"/>
    <w:rsid w:val="00850199"/>
    <w:rsid w:val="00850BFF"/>
    <w:rsid w:val="00860179"/>
    <w:rsid w:val="00860F36"/>
    <w:rsid w:val="00881B83"/>
    <w:rsid w:val="00882E8D"/>
    <w:rsid w:val="0089148C"/>
    <w:rsid w:val="00893A53"/>
    <w:rsid w:val="008A0C47"/>
    <w:rsid w:val="008A2B02"/>
    <w:rsid w:val="008A2B5E"/>
    <w:rsid w:val="008A7FC9"/>
    <w:rsid w:val="008B00DB"/>
    <w:rsid w:val="008B24CE"/>
    <w:rsid w:val="008B40B3"/>
    <w:rsid w:val="008C1B42"/>
    <w:rsid w:val="008C53C6"/>
    <w:rsid w:val="008D3194"/>
    <w:rsid w:val="008F5E26"/>
    <w:rsid w:val="00917F65"/>
    <w:rsid w:val="00935476"/>
    <w:rsid w:val="00943FC2"/>
    <w:rsid w:val="00944001"/>
    <w:rsid w:val="00947239"/>
    <w:rsid w:val="00954AD8"/>
    <w:rsid w:val="009649D7"/>
    <w:rsid w:val="00966832"/>
    <w:rsid w:val="00991E7A"/>
    <w:rsid w:val="0099469B"/>
    <w:rsid w:val="009A78B6"/>
    <w:rsid w:val="009C0349"/>
    <w:rsid w:val="009C7A4F"/>
    <w:rsid w:val="009E3256"/>
    <w:rsid w:val="00A004AB"/>
    <w:rsid w:val="00A0570C"/>
    <w:rsid w:val="00A17CD6"/>
    <w:rsid w:val="00A30F35"/>
    <w:rsid w:val="00A34190"/>
    <w:rsid w:val="00A410EE"/>
    <w:rsid w:val="00A46546"/>
    <w:rsid w:val="00A47F6E"/>
    <w:rsid w:val="00A53003"/>
    <w:rsid w:val="00A77441"/>
    <w:rsid w:val="00A82182"/>
    <w:rsid w:val="00A9602F"/>
    <w:rsid w:val="00AA31E8"/>
    <w:rsid w:val="00AB5832"/>
    <w:rsid w:val="00AB705F"/>
    <w:rsid w:val="00AC10BB"/>
    <w:rsid w:val="00B05426"/>
    <w:rsid w:val="00B12F76"/>
    <w:rsid w:val="00B25468"/>
    <w:rsid w:val="00B34272"/>
    <w:rsid w:val="00B42955"/>
    <w:rsid w:val="00B450A8"/>
    <w:rsid w:val="00B463DF"/>
    <w:rsid w:val="00B60C61"/>
    <w:rsid w:val="00B673E1"/>
    <w:rsid w:val="00B67897"/>
    <w:rsid w:val="00B72FB6"/>
    <w:rsid w:val="00B75AC8"/>
    <w:rsid w:val="00B9474A"/>
    <w:rsid w:val="00BC43B5"/>
    <w:rsid w:val="00BE00A6"/>
    <w:rsid w:val="00BF29F4"/>
    <w:rsid w:val="00C03F0B"/>
    <w:rsid w:val="00C21A45"/>
    <w:rsid w:val="00C24CE1"/>
    <w:rsid w:val="00C333DB"/>
    <w:rsid w:val="00C3514C"/>
    <w:rsid w:val="00C36C32"/>
    <w:rsid w:val="00C41C32"/>
    <w:rsid w:val="00C44461"/>
    <w:rsid w:val="00C679A7"/>
    <w:rsid w:val="00C75437"/>
    <w:rsid w:val="00C80E8E"/>
    <w:rsid w:val="00C83D3B"/>
    <w:rsid w:val="00C94185"/>
    <w:rsid w:val="00CA0241"/>
    <w:rsid w:val="00CC2875"/>
    <w:rsid w:val="00CC38AA"/>
    <w:rsid w:val="00CC4315"/>
    <w:rsid w:val="00CC5F99"/>
    <w:rsid w:val="00CC72AB"/>
    <w:rsid w:val="00CD06F3"/>
    <w:rsid w:val="00CD5A25"/>
    <w:rsid w:val="00CE0416"/>
    <w:rsid w:val="00CE0522"/>
    <w:rsid w:val="00D22FBC"/>
    <w:rsid w:val="00D24BE5"/>
    <w:rsid w:val="00D2541C"/>
    <w:rsid w:val="00D33918"/>
    <w:rsid w:val="00D40FC1"/>
    <w:rsid w:val="00D42425"/>
    <w:rsid w:val="00D504EF"/>
    <w:rsid w:val="00D57DDC"/>
    <w:rsid w:val="00D70F62"/>
    <w:rsid w:val="00D73216"/>
    <w:rsid w:val="00D854E2"/>
    <w:rsid w:val="00DA1CB7"/>
    <w:rsid w:val="00DA566E"/>
    <w:rsid w:val="00DB16D3"/>
    <w:rsid w:val="00DC021B"/>
    <w:rsid w:val="00DC0D06"/>
    <w:rsid w:val="00DC3A5A"/>
    <w:rsid w:val="00DD4D38"/>
    <w:rsid w:val="00DD7E19"/>
    <w:rsid w:val="00DE127F"/>
    <w:rsid w:val="00DE6AAF"/>
    <w:rsid w:val="00DF0958"/>
    <w:rsid w:val="00DF16C1"/>
    <w:rsid w:val="00DF4A13"/>
    <w:rsid w:val="00DF5F09"/>
    <w:rsid w:val="00E03F1C"/>
    <w:rsid w:val="00E051DD"/>
    <w:rsid w:val="00E1153F"/>
    <w:rsid w:val="00E1565B"/>
    <w:rsid w:val="00E202D3"/>
    <w:rsid w:val="00E20A6E"/>
    <w:rsid w:val="00E2214D"/>
    <w:rsid w:val="00E607A5"/>
    <w:rsid w:val="00E8374B"/>
    <w:rsid w:val="00EA2E88"/>
    <w:rsid w:val="00EB7573"/>
    <w:rsid w:val="00EE62AD"/>
    <w:rsid w:val="00EE6B8F"/>
    <w:rsid w:val="00F024B0"/>
    <w:rsid w:val="00F04635"/>
    <w:rsid w:val="00F25148"/>
    <w:rsid w:val="00F2707F"/>
    <w:rsid w:val="00F360B1"/>
    <w:rsid w:val="00F40D5B"/>
    <w:rsid w:val="00F63767"/>
    <w:rsid w:val="00F72D59"/>
    <w:rsid w:val="00F74318"/>
    <w:rsid w:val="00FB3C10"/>
    <w:rsid w:val="00FC7787"/>
    <w:rsid w:val="00FD13DF"/>
    <w:rsid w:val="00FE667F"/>
    <w:rsid w:val="00FF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1DD0E7"/>
  <w15:chartTrackingRefBased/>
  <w15:docId w15:val="{AF7FF03B-ACAD-4788-AF3F-94EEF529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859"/>
    <w:pPr>
      <w:spacing w:before="240"/>
    </w:pPr>
    <w:rPr>
      <w:rFonts w:ascii="Arial" w:hAnsi="Arial" w:cs="Arial"/>
    </w:rPr>
  </w:style>
  <w:style w:type="paragraph" w:styleId="Heading1">
    <w:name w:val="heading 1"/>
    <w:basedOn w:val="Normal"/>
    <w:next w:val="Normal"/>
    <w:link w:val="Heading1Char"/>
    <w:uiPriority w:val="99"/>
    <w:qFormat/>
    <w:rsid w:val="00F63767"/>
    <w:pPr>
      <w:tabs>
        <w:tab w:val="left" w:pos="1440"/>
        <w:tab w:val="left" w:pos="2160"/>
      </w:tabs>
      <w:ind w:left="630" w:hanging="630"/>
      <w:outlineLvl w:val="0"/>
    </w:pPr>
    <w:rPr>
      <w:b/>
      <w:bCs/>
    </w:rPr>
  </w:style>
  <w:style w:type="paragraph" w:styleId="Heading2">
    <w:name w:val="heading 2"/>
    <w:basedOn w:val="Normal"/>
    <w:next w:val="Normal"/>
    <w:link w:val="Heading2Char"/>
    <w:uiPriority w:val="99"/>
    <w:qFormat/>
    <w:rsid w:val="00F2707F"/>
    <w:pPr>
      <w:tabs>
        <w:tab w:val="left" w:pos="720"/>
        <w:tab w:val="left" w:pos="1440"/>
        <w:tab w:val="left" w:pos="2160"/>
      </w:tabs>
      <w:spacing w:after="240"/>
      <w:ind w:left="720" w:hanging="720"/>
      <w:outlineLvl w:val="1"/>
    </w:pPr>
    <w:rPr>
      <w:b/>
      <w:bCs/>
    </w:rPr>
  </w:style>
  <w:style w:type="paragraph" w:styleId="Heading3">
    <w:name w:val="heading 3"/>
    <w:basedOn w:val="Normal"/>
    <w:next w:val="Normal"/>
    <w:link w:val="Heading3Char"/>
    <w:uiPriority w:val="99"/>
    <w:qFormat/>
    <w:rsid w:val="00F63767"/>
    <w:pPr>
      <w:tabs>
        <w:tab w:val="left" w:pos="720"/>
        <w:tab w:val="left" w:pos="1440"/>
        <w:tab w:val="left" w:pos="2160"/>
      </w:tabs>
      <w:ind w:left="720" w:hanging="7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F63767"/>
    <w:rPr>
      <w:rFonts w:ascii="Arial" w:hAnsi="Arial" w:cs="Arial"/>
      <w:b/>
      <w:bCs/>
    </w:rPr>
  </w:style>
  <w:style w:type="character" w:customStyle="1" w:styleId="Heading2Char">
    <w:name w:val="Heading 2 Char"/>
    <w:link w:val="Heading2"/>
    <w:uiPriority w:val="99"/>
    <w:rsid w:val="00F2707F"/>
    <w:rPr>
      <w:rFonts w:ascii="Arial" w:hAnsi="Arial" w:cs="Arial"/>
      <w:b/>
      <w:bCs/>
    </w:rPr>
  </w:style>
  <w:style w:type="character" w:customStyle="1" w:styleId="Heading3Char">
    <w:name w:val="Heading 3 Char"/>
    <w:link w:val="Heading3"/>
    <w:uiPriority w:val="99"/>
    <w:rsid w:val="00F63767"/>
    <w:rPr>
      <w:rFonts w:ascii="Arial" w:hAnsi="Arial" w:cs="Arial"/>
      <w:b/>
      <w:bCs/>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link w:val="Title1Char"/>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paragraph" w:customStyle="1" w:styleId="Default">
    <w:name w:val="Default"/>
    <w:rsid w:val="00B75AC8"/>
    <w:pPr>
      <w:autoSpaceDE w:val="0"/>
      <w:autoSpaceDN w:val="0"/>
      <w:adjustRightInd w:val="0"/>
    </w:pPr>
    <w:rPr>
      <w:rFonts w:ascii="Arial" w:hAnsi="Arial" w:cs="Arial"/>
      <w:color w:val="000000"/>
      <w:sz w:val="24"/>
      <w:szCs w:val="24"/>
    </w:rPr>
  </w:style>
  <w:style w:type="character" w:styleId="Hyperlink">
    <w:name w:val="Hyperlink"/>
    <w:uiPriority w:val="99"/>
    <w:rsid w:val="006A341E"/>
    <w:rPr>
      <w:rFonts w:cs="Times New Roman"/>
      <w:color w:val="0000FF"/>
      <w:u w:val="single"/>
    </w:rPr>
  </w:style>
  <w:style w:type="paragraph" w:styleId="Header">
    <w:name w:val="header"/>
    <w:basedOn w:val="Normal"/>
    <w:link w:val="HeaderChar"/>
    <w:uiPriority w:val="99"/>
    <w:unhideWhenUsed/>
    <w:rsid w:val="00AC10BB"/>
    <w:pPr>
      <w:tabs>
        <w:tab w:val="center" w:pos="4680"/>
        <w:tab w:val="right" w:pos="9360"/>
      </w:tabs>
    </w:pPr>
  </w:style>
  <w:style w:type="character" w:customStyle="1" w:styleId="HeaderChar">
    <w:name w:val="Header Char"/>
    <w:link w:val="Header"/>
    <w:uiPriority w:val="99"/>
    <w:rsid w:val="00AC10BB"/>
    <w:rPr>
      <w:rFonts w:ascii="Arial" w:hAnsi="Arial" w:cs="Arial"/>
    </w:rPr>
  </w:style>
  <w:style w:type="paragraph" w:styleId="Footer">
    <w:name w:val="footer"/>
    <w:basedOn w:val="Normal"/>
    <w:link w:val="FooterChar"/>
    <w:uiPriority w:val="99"/>
    <w:unhideWhenUsed/>
    <w:rsid w:val="00AC10BB"/>
    <w:pPr>
      <w:tabs>
        <w:tab w:val="center" w:pos="4680"/>
        <w:tab w:val="right" w:pos="9360"/>
      </w:tabs>
    </w:pPr>
  </w:style>
  <w:style w:type="character" w:customStyle="1" w:styleId="FooterChar">
    <w:name w:val="Footer Char"/>
    <w:link w:val="Footer"/>
    <w:uiPriority w:val="99"/>
    <w:rsid w:val="00AC10BB"/>
    <w:rPr>
      <w:rFonts w:ascii="Arial" w:hAnsi="Arial" w:cs="Arial"/>
    </w:rPr>
  </w:style>
  <w:style w:type="character" w:styleId="FollowedHyperlink">
    <w:name w:val="FollowedHyperlink"/>
    <w:uiPriority w:val="99"/>
    <w:semiHidden/>
    <w:unhideWhenUsed/>
    <w:rsid w:val="004C77C0"/>
    <w:rPr>
      <w:color w:val="800080"/>
      <w:u w:val="single"/>
    </w:rPr>
  </w:style>
  <w:style w:type="character" w:customStyle="1" w:styleId="upar1Char">
    <w:name w:val="upar1 Char"/>
    <w:link w:val="upar1"/>
    <w:uiPriority w:val="99"/>
    <w:locked/>
    <w:rsid w:val="00D73216"/>
    <w:rPr>
      <w:rFonts w:ascii="Arial" w:hAnsi="Arial" w:cs="Arial"/>
    </w:rPr>
  </w:style>
  <w:style w:type="paragraph" w:styleId="BodyText">
    <w:name w:val="Body Text"/>
    <w:basedOn w:val="Normal"/>
    <w:link w:val="BodyTextChar"/>
    <w:uiPriority w:val="1"/>
    <w:qFormat/>
    <w:rsid w:val="006C364E"/>
    <w:pPr>
      <w:widowControl w:val="0"/>
      <w:autoSpaceDE w:val="0"/>
      <w:autoSpaceDN w:val="0"/>
      <w:spacing w:before="0"/>
    </w:pPr>
    <w:rPr>
      <w:rFonts w:eastAsia="Arial"/>
    </w:rPr>
  </w:style>
  <w:style w:type="character" w:customStyle="1" w:styleId="BodyTextChar">
    <w:name w:val="Body Text Char"/>
    <w:link w:val="BodyText"/>
    <w:uiPriority w:val="1"/>
    <w:rsid w:val="006C364E"/>
    <w:rPr>
      <w:rFonts w:ascii="Arial" w:eastAsia="Arial" w:hAnsi="Arial" w:cs="Arial"/>
    </w:rPr>
  </w:style>
  <w:style w:type="paragraph" w:styleId="ListParagraph">
    <w:name w:val="List Paragraph"/>
    <w:basedOn w:val="Normal"/>
    <w:uiPriority w:val="1"/>
    <w:qFormat/>
    <w:rsid w:val="006C364E"/>
    <w:pPr>
      <w:widowControl w:val="0"/>
      <w:autoSpaceDE w:val="0"/>
      <w:autoSpaceDN w:val="0"/>
      <w:spacing w:before="0"/>
      <w:ind w:left="1540" w:hanging="720"/>
    </w:pPr>
    <w:rPr>
      <w:rFonts w:eastAsia="Arial"/>
      <w:sz w:val="22"/>
      <w:szCs w:val="22"/>
    </w:rPr>
  </w:style>
  <w:style w:type="paragraph" w:customStyle="1" w:styleId="TableParagraph">
    <w:name w:val="Table Paragraph"/>
    <w:basedOn w:val="Normal"/>
    <w:uiPriority w:val="1"/>
    <w:qFormat/>
    <w:rsid w:val="006C364E"/>
    <w:pPr>
      <w:widowControl w:val="0"/>
      <w:autoSpaceDE w:val="0"/>
      <w:autoSpaceDN w:val="0"/>
      <w:spacing w:before="0" w:line="227" w:lineRule="exact"/>
      <w:ind w:left="86"/>
      <w:jc w:val="center"/>
    </w:pPr>
    <w:rPr>
      <w:rFonts w:eastAsia="Arial"/>
      <w:sz w:val="22"/>
      <w:szCs w:val="22"/>
    </w:rPr>
  </w:style>
  <w:style w:type="paragraph" w:styleId="BalloonText">
    <w:name w:val="Balloon Text"/>
    <w:basedOn w:val="Normal"/>
    <w:link w:val="BalloonTextChar"/>
    <w:uiPriority w:val="99"/>
    <w:semiHidden/>
    <w:unhideWhenUsed/>
    <w:rsid w:val="00360BA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0BAE"/>
    <w:rPr>
      <w:rFonts w:ascii="Segoe UI" w:hAnsi="Segoe UI" w:cs="Segoe UI"/>
      <w:sz w:val="18"/>
      <w:szCs w:val="18"/>
    </w:rPr>
  </w:style>
  <w:style w:type="paragraph" w:styleId="NoSpacing">
    <w:name w:val="No Spacing"/>
    <w:uiPriority w:val="1"/>
    <w:qFormat/>
    <w:rsid w:val="003B7EBF"/>
    <w:rPr>
      <w:rFonts w:ascii="Arial" w:hAnsi="Arial" w:cs="Arial"/>
    </w:rPr>
  </w:style>
  <w:style w:type="paragraph" w:styleId="NormalWeb">
    <w:name w:val="Normal (Web)"/>
    <w:basedOn w:val="Normal"/>
    <w:uiPriority w:val="99"/>
    <w:semiHidden/>
    <w:unhideWhenUsed/>
    <w:rsid w:val="00D504EF"/>
    <w:pPr>
      <w:spacing w:before="100" w:beforeAutospacing="1" w:after="100" w:afterAutospacing="1"/>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91D22"/>
    <w:rPr>
      <w:sz w:val="16"/>
      <w:szCs w:val="16"/>
    </w:rPr>
  </w:style>
  <w:style w:type="paragraph" w:styleId="CommentText">
    <w:name w:val="annotation text"/>
    <w:basedOn w:val="Normal"/>
    <w:link w:val="CommentTextChar"/>
    <w:uiPriority w:val="99"/>
    <w:unhideWhenUsed/>
    <w:rsid w:val="00691D22"/>
  </w:style>
  <w:style w:type="character" w:customStyle="1" w:styleId="CommentTextChar">
    <w:name w:val="Comment Text Char"/>
    <w:basedOn w:val="DefaultParagraphFont"/>
    <w:link w:val="CommentText"/>
    <w:uiPriority w:val="99"/>
    <w:rsid w:val="00691D22"/>
    <w:rPr>
      <w:rFonts w:ascii="Arial" w:hAnsi="Arial" w:cs="Arial"/>
    </w:rPr>
  </w:style>
  <w:style w:type="paragraph" w:styleId="CommentSubject">
    <w:name w:val="annotation subject"/>
    <w:basedOn w:val="CommentText"/>
    <w:next w:val="CommentText"/>
    <w:link w:val="CommentSubjectChar"/>
    <w:uiPriority w:val="99"/>
    <w:semiHidden/>
    <w:unhideWhenUsed/>
    <w:rsid w:val="00691D22"/>
    <w:rPr>
      <w:b/>
      <w:bCs/>
    </w:rPr>
  </w:style>
  <w:style w:type="character" w:customStyle="1" w:styleId="CommentSubjectChar">
    <w:name w:val="Comment Subject Char"/>
    <w:basedOn w:val="CommentTextChar"/>
    <w:link w:val="CommentSubject"/>
    <w:uiPriority w:val="99"/>
    <w:semiHidden/>
    <w:rsid w:val="00691D22"/>
    <w:rPr>
      <w:rFonts w:ascii="Arial" w:hAnsi="Arial" w:cs="Arial"/>
      <w:b/>
      <w:bCs/>
    </w:rPr>
  </w:style>
  <w:style w:type="character" w:customStyle="1" w:styleId="gmaildefault">
    <w:name w:val="gmail_default"/>
    <w:basedOn w:val="DefaultParagraphFont"/>
    <w:rsid w:val="00100E4B"/>
  </w:style>
  <w:style w:type="character" w:customStyle="1" w:styleId="Title1Char">
    <w:name w:val="Title1 Char"/>
    <w:basedOn w:val="DefaultParagraphFont"/>
    <w:link w:val="Title1"/>
    <w:uiPriority w:val="99"/>
    <w:rsid w:val="002D5965"/>
    <w:rPr>
      <w:rFonts w:ascii="Arial" w:hAnsi="Arial" w:cs="Arial"/>
      <w:b/>
      <w:bCs/>
    </w:rPr>
  </w:style>
  <w:style w:type="paragraph" w:styleId="Title">
    <w:name w:val="Title"/>
    <w:basedOn w:val="Title1"/>
    <w:next w:val="Normal"/>
    <w:link w:val="TitleChar"/>
    <w:uiPriority w:val="10"/>
    <w:qFormat/>
    <w:rsid w:val="00745FFE"/>
    <w:pPr>
      <w:spacing w:before="0" w:after="240"/>
    </w:pPr>
  </w:style>
  <w:style w:type="character" w:customStyle="1" w:styleId="TitleChar">
    <w:name w:val="Title Char"/>
    <w:basedOn w:val="DefaultParagraphFont"/>
    <w:link w:val="Title"/>
    <w:uiPriority w:val="10"/>
    <w:rsid w:val="00745FFE"/>
    <w:rPr>
      <w:rFonts w:ascii="Arial" w:hAnsi="Arial" w:cs="Arial"/>
      <w:b/>
      <w:bCs/>
    </w:rPr>
  </w:style>
  <w:style w:type="paragraph" w:styleId="Subtitle">
    <w:name w:val="Subtitle"/>
    <w:basedOn w:val="Title1"/>
    <w:next w:val="Normal"/>
    <w:link w:val="SubtitleChar"/>
    <w:uiPriority w:val="11"/>
    <w:qFormat/>
    <w:rsid w:val="00F63767"/>
    <w:pPr>
      <w:spacing w:before="0"/>
      <w:jc w:val="center"/>
    </w:pPr>
  </w:style>
  <w:style w:type="character" w:customStyle="1" w:styleId="SubtitleChar">
    <w:name w:val="Subtitle Char"/>
    <w:basedOn w:val="DefaultParagraphFont"/>
    <w:link w:val="Subtitle"/>
    <w:uiPriority w:val="11"/>
    <w:rsid w:val="00F63767"/>
    <w:rPr>
      <w:rFonts w:ascii="Arial" w:hAnsi="Arial" w:cs="Arial"/>
      <w:b/>
      <w:bCs/>
    </w:rPr>
  </w:style>
  <w:style w:type="paragraph" w:styleId="TOC1">
    <w:name w:val="toc 1"/>
    <w:basedOn w:val="Normal"/>
    <w:next w:val="Normal"/>
    <w:autoRedefine/>
    <w:uiPriority w:val="39"/>
    <w:unhideWhenUsed/>
    <w:rsid w:val="004E4525"/>
    <w:pPr>
      <w:tabs>
        <w:tab w:val="right" w:leader="dot" w:pos="9350"/>
      </w:tabs>
      <w:spacing w:after="100"/>
      <w:ind w:left="360" w:hanging="360"/>
    </w:pPr>
  </w:style>
  <w:style w:type="paragraph" w:styleId="TOC2">
    <w:name w:val="toc 2"/>
    <w:basedOn w:val="Normal"/>
    <w:next w:val="Normal"/>
    <w:autoRedefine/>
    <w:uiPriority w:val="39"/>
    <w:unhideWhenUsed/>
    <w:rsid w:val="004E4525"/>
    <w:pPr>
      <w:tabs>
        <w:tab w:val="right" w:leader="dot" w:pos="9350"/>
      </w:tabs>
      <w:spacing w:after="100"/>
      <w:ind w:left="720" w:hanging="360"/>
    </w:pPr>
  </w:style>
  <w:style w:type="paragraph" w:styleId="TOC3">
    <w:name w:val="toc 3"/>
    <w:basedOn w:val="Normal"/>
    <w:next w:val="Normal"/>
    <w:autoRedefine/>
    <w:uiPriority w:val="39"/>
    <w:unhideWhenUsed/>
    <w:rsid w:val="004E4525"/>
    <w:pPr>
      <w:tabs>
        <w:tab w:val="right" w:leader="dot" w:pos="9350"/>
      </w:tabs>
      <w:spacing w:after="100"/>
      <w:ind w:left="1080" w:hanging="360"/>
    </w:pPr>
  </w:style>
  <w:style w:type="paragraph" w:styleId="Revision">
    <w:name w:val="Revision"/>
    <w:hidden/>
    <w:uiPriority w:val="99"/>
    <w:semiHidden/>
    <w:rsid w:val="00004602"/>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06980-9650-4AD7-8519-398ADC4BE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531</TotalTime>
  <Pages>21</Pages>
  <Words>8312</Words>
  <Characters>47384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Parks and Outdoor Recreation Chapter 7</vt:lpstr>
    </vt:vector>
  </TitlesOfParts>
  <Company>Colorado Secretary of State</Company>
  <LinksUpToDate>false</LinksUpToDate>
  <CharactersWithSpaces>55585</CharactersWithSpaces>
  <SharedDoc>false</SharedDoc>
  <HLinks>
    <vt:vector size="132" baseType="variant">
      <vt:variant>
        <vt:i4>7340130</vt:i4>
      </vt:variant>
      <vt:variant>
        <vt:i4>63</vt:i4>
      </vt:variant>
      <vt:variant>
        <vt:i4>0</vt:i4>
      </vt:variant>
      <vt:variant>
        <vt:i4>5</vt:i4>
      </vt:variant>
      <vt:variant>
        <vt:lpwstr/>
      </vt:variant>
      <vt:variant>
        <vt:lpwstr>BP</vt:lpwstr>
      </vt:variant>
      <vt:variant>
        <vt:i4>393308</vt:i4>
      </vt:variant>
      <vt:variant>
        <vt:i4>60</vt:i4>
      </vt:variant>
      <vt:variant>
        <vt:i4>0</vt:i4>
      </vt:variant>
      <vt:variant>
        <vt:i4>5</vt:i4>
      </vt:variant>
      <vt:variant>
        <vt:lpwstr/>
      </vt:variant>
      <vt:variant>
        <vt:lpwstr>N721</vt:lpwstr>
      </vt:variant>
      <vt:variant>
        <vt:i4>458844</vt:i4>
      </vt:variant>
      <vt:variant>
        <vt:i4>57</vt:i4>
      </vt:variant>
      <vt:variant>
        <vt:i4>0</vt:i4>
      </vt:variant>
      <vt:variant>
        <vt:i4>5</vt:i4>
      </vt:variant>
      <vt:variant>
        <vt:lpwstr/>
      </vt:variant>
      <vt:variant>
        <vt:lpwstr>N720</vt:lpwstr>
      </vt:variant>
      <vt:variant>
        <vt:i4>917599</vt:i4>
      </vt:variant>
      <vt:variant>
        <vt:i4>54</vt:i4>
      </vt:variant>
      <vt:variant>
        <vt:i4>0</vt:i4>
      </vt:variant>
      <vt:variant>
        <vt:i4>5</vt:i4>
      </vt:variant>
      <vt:variant>
        <vt:lpwstr/>
      </vt:variant>
      <vt:variant>
        <vt:lpwstr>N719</vt:lpwstr>
      </vt:variant>
      <vt:variant>
        <vt:i4>983135</vt:i4>
      </vt:variant>
      <vt:variant>
        <vt:i4>51</vt:i4>
      </vt:variant>
      <vt:variant>
        <vt:i4>0</vt:i4>
      </vt:variant>
      <vt:variant>
        <vt:i4>5</vt:i4>
      </vt:variant>
      <vt:variant>
        <vt:lpwstr/>
      </vt:variant>
      <vt:variant>
        <vt:lpwstr>N718</vt:lpwstr>
      </vt:variant>
      <vt:variant>
        <vt:i4>95</vt:i4>
      </vt:variant>
      <vt:variant>
        <vt:i4>48</vt:i4>
      </vt:variant>
      <vt:variant>
        <vt:i4>0</vt:i4>
      </vt:variant>
      <vt:variant>
        <vt:i4>5</vt:i4>
      </vt:variant>
      <vt:variant>
        <vt:lpwstr/>
      </vt:variant>
      <vt:variant>
        <vt:lpwstr>N717</vt:lpwstr>
      </vt:variant>
      <vt:variant>
        <vt:i4>65631</vt:i4>
      </vt:variant>
      <vt:variant>
        <vt:i4>45</vt:i4>
      </vt:variant>
      <vt:variant>
        <vt:i4>0</vt:i4>
      </vt:variant>
      <vt:variant>
        <vt:i4>5</vt:i4>
      </vt:variant>
      <vt:variant>
        <vt:lpwstr/>
      </vt:variant>
      <vt:variant>
        <vt:lpwstr>N716</vt:lpwstr>
      </vt:variant>
      <vt:variant>
        <vt:i4>196703</vt:i4>
      </vt:variant>
      <vt:variant>
        <vt:i4>42</vt:i4>
      </vt:variant>
      <vt:variant>
        <vt:i4>0</vt:i4>
      </vt:variant>
      <vt:variant>
        <vt:i4>5</vt:i4>
      </vt:variant>
      <vt:variant>
        <vt:lpwstr/>
      </vt:variant>
      <vt:variant>
        <vt:lpwstr>N714</vt:lpwstr>
      </vt:variant>
      <vt:variant>
        <vt:i4>262239</vt:i4>
      </vt:variant>
      <vt:variant>
        <vt:i4>39</vt:i4>
      </vt:variant>
      <vt:variant>
        <vt:i4>0</vt:i4>
      </vt:variant>
      <vt:variant>
        <vt:i4>5</vt:i4>
      </vt:variant>
      <vt:variant>
        <vt:lpwstr/>
      </vt:variant>
      <vt:variant>
        <vt:lpwstr>N713</vt:lpwstr>
      </vt:variant>
      <vt:variant>
        <vt:i4>327775</vt:i4>
      </vt:variant>
      <vt:variant>
        <vt:i4>36</vt:i4>
      </vt:variant>
      <vt:variant>
        <vt:i4>0</vt:i4>
      </vt:variant>
      <vt:variant>
        <vt:i4>5</vt:i4>
      </vt:variant>
      <vt:variant>
        <vt:lpwstr/>
      </vt:variant>
      <vt:variant>
        <vt:lpwstr>N712</vt:lpwstr>
      </vt:variant>
      <vt:variant>
        <vt:i4>393311</vt:i4>
      </vt:variant>
      <vt:variant>
        <vt:i4>33</vt:i4>
      </vt:variant>
      <vt:variant>
        <vt:i4>0</vt:i4>
      </vt:variant>
      <vt:variant>
        <vt:i4>5</vt:i4>
      </vt:variant>
      <vt:variant>
        <vt:lpwstr/>
      </vt:variant>
      <vt:variant>
        <vt:lpwstr>N711</vt:lpwstr>
      </vt:variant>
      <vt:variant>
        <vt:i4>458847</vt:i4>
      </vt:variant>
      <vt:variant>
        <vt:i4>30</vt:i4>
      </vt:variant>
      <vt:variant>
        <vt:i4>0</vt:i4>
      </vt:variant>
      <vt:variant>
        <vt:i4>5</vt:i4>
      </vt:variant>
      <vt:variant>
        <vt:lpwstr/>
      </vt:variant>
      <vt:variant>
        <vt:lpwstr>N710</vt:lpwstr>
      </vt:variant>
      <vt:variant>
        <vt:i4>917598</vt:i4>
      </vt:variant>
      <vt:variant>
        <vt:i4>27</vt:i4>
      </vt:variant>
      <vt:variant>
        <vt:i4>0</vt:i4>
      </vt:variant>
      <vt:variant>
        <vt:i4>5</vt:i4>
      </vt:variant>
      <vt:variant>
        <vt:lpwstr/>
      </vt:variant>
      <vt:variant>
        <vt:lpwstr>N709</vt:lpwstr>
      </vt:variant>
      <vt:variant>
        <vt:i4>983134</vt:i4>
      </vt:variant>
      <vt:variant>
        <vt:i4>24</vt:i4>
      </vt:variant>
      <vt:variant>
        <vt:i4>0</vt:i4>
      </vt:variant>
      <vt:variant>
        <vt:i4>5</vt:i4>
      </vt:variant>
      <vt:variant>
        <vt:lpwstr/>
      </vt:variant>
      <vt:variant>
        <vt:lpwstr>N708</vt:lpwstr>
      </vt:variant>
      <vt:variant>
        <vt:i4>94</vt:i4>
      </vt:variant>
      <vt:variant>
        <vt:i4>21</vt:i4>
      </vt:variant>
      <vt:variant>
        <vt:i4>0</vt:i4>
      </vt:variant>
      <vt:variant>
        <vt:i4>5</vt:i4>
      </vt:variant>
      <vt:variant>
        <vt:lpwstr/>
      </vt:variant>
      <vt:variant>
        <vt:lpwstr>N707</vt:lpwstr>
      </vt:variant>
      <vt:variant>
        <vt:i4>65630</vt:i4>
      </vt:variant>
      <vt:variant>
        <vt:i4>18</vt:i4>
      </vt:variant>
      <vt:variant>
        <vt:i4>0</vt:i4>
      </vt:variant>
      <vt:variant>
        <vt:i4>5</vt:i4>
      </vt:variant>
      <vt:variant>
        <vt:lpwstr/>
      </vt:variant>
      <vt:variant>
        <vt:lpwstr>N706</vt:lpwstr>
      </vt:variant>
      <vt:variant>
        <vt:i4>131166</vt:i4>
      </vt:variant>
      <vt:variant>
        <vt:i4>15</vt:i4>
      </vt:variant>
      <vt:variant>
        <vt:i4>0</vt:i4>
      </vt:variant>
      <vt:variant>
        <vt:i4>5</vt:i4>
      </vt:variant>
      <vt:variant>
        <vt:lpwstr/>
      </vt:variant>
      <vt:variant>
        <vt:lpwstr>N705</vt:lpwstr>
      </vt:variant>
      <vt:variant>
        <vt:i4>196702</vt:i4>
      </vt:variant>
      <vt:variant>
        <vt:i4>12</vt:i4>
      </vt:variant>
      <vt:variant>
        <vt:i4>0</vt:i4>
      </vt:variant>
      <vt:variant>
        <vt:i4>5</vt:i4>
      </vt:variant>
      <vt:variant>
        <vt:lpwstr/>
      </vt:variant>
      <vt:variant>
        <vt:lpwstr>N704</vt:lpwstr>
      </vt:variant>
      <vt:variant>
        <vt:i4>262238</vt:i4>
      </vt:variant>
      <vt:variant>
        <vt:i4>9</vt:i4>
      </vt:variant>
      <vt:variant>
        <vt:i4>0</vt:i4>
      </vt:variant>
      <vt:variant>
        <vt:i4>5</vt:i4>
      </vt:variant>
      <vt:variant>
        <vt:lpwstr/>
      </vt:variant>
      <vt:variant>
        <vt:lpwstr>N703</vt:lpwstr>
      </vt:variant>
      <vt:variant>
        <vt:i4>327774</vt:i4>
      </vt:variant>
      <vt:variant>
        <vt:i4>6</vt:i4>
      </vt:variant>
      <vt:variant>
        <vt:i4>0</vt:i4>
      </vt:variant>
      <vt:variant>
        <vt:i4>5</vt:i4>
      </vt:variant>
      <vt:variant>
        <vt:lpwstr/>
      </vt:variant>
      <vt:variant>
        <vt:lpwstr>N702</vt:lpwstr>
      </vt:variant>
      <vt:variant>
        <vt:i4>393310</vt:i4>
      </vt:variant>
      <vt:variant>
        <vt:i4>3</vt:i4>
      </vt:variant>
      <vt:variant>
        <vt:i4>0</vt:i4>
      </vt:variant>
      <vt:variant>
        <vt:i4>5</vt:i4>
      </vt:variant>
      <vt:variant>
        <vt:lpwstr/>
      </vt:variant>
      <vt:variant>
        <vt:lpwstr>N701</vt:lpwstr>
      </vt:variant>
      <vt:variant>
        <vt:i4>458846</vt:i4>
      </vt:variant>
      <vt:variant>
        <vt:i4>0</vt:i4>
      </vt:variant>
      <vt:variant>
        <vt:i4>0</vt:i4>
      </vt:variant>
      <vt:variant>
        <vt:i4>5</vt:i4>
      </vt:variant>
      <vt:variant>
        <vt:lpwstr/>
      </vt:variant>
      <vt:variant>
        <vt:lpwstr>N700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7</dc:title>
  <dc:subject>Parks and Outdoor Recreation Chapter 7</dc:subject>
  <dc:creator>CPW Regulations</dc:creator>
  <cp:keywords>Parks and Outdoor Recreation Chapter 7</cp:keywords>
  <cp:lastModifiedBy>Vornholt, Molly</cp:lastModifiedBy>
  <cp:revision>90</cp:revision>
  <cp:lastPrinted>2005-09-01T21:35:00Z</cp:lastPrinted>
  <dcterms:created xsi:type="dcterms:W3CDTF">2018-11-19T21:41:00Z</dcterms:created>
  <dcterms:modified xsi:type="dcterms:W3CDTF">2026-09-30T18:01:00Z</dcterms:modified>
</cp:coreProperties>
</file>