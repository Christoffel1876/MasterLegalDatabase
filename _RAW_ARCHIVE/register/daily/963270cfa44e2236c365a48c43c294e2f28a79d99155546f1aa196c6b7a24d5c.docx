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dnlcl4orza6i" w:colFirst="0" w:colLast="0" w:displacedByCustomXml="next"/>
    <w:bookmarkEnd w:id="0" w:displacedByCustomXml="next"/>
    <w:sdt>
      <w:sdtPr>
        <w:tag w:val="goog_rdk_0"/>
        <w:id w:val="-1639979035"/>
      </w:sdtPr>
      <w:sdtContent>
        <w:p w14:paraId="00000001" w14:textId="77777777" w:rsidR="0096181F" w:rsidRDefault="00000000">
          <w:pPr>
            <w:pStyle w:val="Title"/>
            <w:ind w:left="2" w:hanging="4"/>
            <w:rPr>
              <w:b w:val="0"/>
              <w:bCs w:val="0"/>
              <w:u w:val="none"/>
            </w:rPr>
          </w:pPr>
          <w:r>
            <w:rPr>
              <w:b w:val="0"/>
              <w:bCs w:val="0"/>
              <w:u w:val="none"/>
            </w:rPr>
            <w:t xml:space="preserve">Colorado State Board of Human Services </w:t>
          </w:r>
        </w:p>
      </w:sdtContent>
    </w:sdt>
    <w:p w14:paraId="00000002" w14:textId="77777777" w:rsidR="0096181F" w:rsidRDefault="0096181F">
      <w:pPr>
        <w:pStyle w:val="Title"/>
        <w:ind w:left="2" w:hanging="4"/>
        <w:rPr>
          <w:b w:val="0"/>
          <w:bCs w:val="0"/>
          <w:u w:val="none"/>
        </w:rPr>
      </w:pPr>
      <w:bookmarkStart w:id="1" w:name="_heading=h.5jfe9csh8oox" w:colFirst="0" w:colLast="0"/>
      <w:bookmarkEnd w:id="1"/>
    </w:p>
    <w:p w14:paraId="00000003" w14:textId="77777777" w:rsidR="0096181F" w:rsidRPr="008266B6" w:rsidRDefault="00000000" w:rsidP="008266B6">
      <w:pPr>
        <w:pStyle w:val="Heading1"/>
        <w:rPr>
          <w:rFonts w:ascii="Arial" w:hAnsi="Arial" w:cs="Arial"/>
          <w:sz w:val="36"/>
          <w:szCs w:val="36"/>
          <w:rPrChange w:id="2" w:author="Kyle Zinth" w:date="2026-09-30T14:45:00Z" w16du:dateUtc="2026-09-30T20:45:00Z">
            <w:rPr/>
          </w:rPrChange>
        </w:rPr>
        <w:pPrChange w:id="3" w:author="Kyle Zinth" w:date="2026-09-30T14:45:00Z" w16du:dateUtc="2026-09-30T20:45:00Z">
          <w:pPr>
            <w:pStyle w:val="Title"/>
            <w:ind w:left="2" w:hanging="4"/>
          </w:pPr>
        </w:pPrChange>
      </w:pPr>
      <w:bookmarkStart w:id="4" w:name="_heading=h.obxuxyt8y2fi" w:colFirst="0" w:colLast="0"/>
      <w:bookmarkEnd w:id="4"/>
      <w:r w:rsidRPr="008266B6">
        <w:rPr>
          <w:rFonts w:ascii="Arial" w:hAnsi="Arial" w:cs="Arial"/>
          <w:sz w:val="36"/>
          <w:szCs w:val="36"/>
          <w:rPrChange w:id="5" w:author="Kyle Zinth" w:date="2026-09-30T14:45:00Z" w16du:dateUtc="2026-09-30T20:45:00Z">
            <w:rPr/>
          </w:rPrChange>
        </w:rPr>
        <w:t>RULEMAKING PACKET</w:t>
      </w:r>
    </w:p>
    <w:p w14:paraId="00000004" w14:textId="77777777" w:rsidR="0096181F" w:rsidRDefault="0096181F">
      <w:pPr>
        <w:ind w:hanging="2"/>
        <w:rPr>
          <w:sz w:val="22"/>
          <w:szCs w:val="22"/>
        </w:rPr>
      </w:pPr>
    </w:p>
    <w:p w14:paraId="00000005" w14:textId="77777777" w:rsidR="0096181F" w:rsidRPr="008266B6" w:rsidRDefault="00000000" w:rsidP="008266B6">
      <w:pPr>
        <w:pStyle w:val="Heading2"/>
      </w:pPr>
      <w:bookmarkStart w:id="6" w:name="_heading=h.ofx6g2j7z8if" w:colFirst="0" w:colLast="0"/>
      <w:bookmarkEnd w:id="6"/>
      <w:r w:rsidRPr="008266B6">
        <w:t>1: Summary of Proposed Rule Change</w:t>
      </w:r>
    </w:p>
    <w:p w14:paraId="00000006" w14:textId="77777777" w:rsidR="0096181F" w:rsidRDefault="00000000">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Explain in </w:t>
      </w:r>
      <w:r>
        <w:rPr>
          <w:rFonts w:ascii="Trebuchet MS" w:eastAsia="Trebuchet MS" w:hAnsi="Trebuchet MS" w:cs="Trebuchet MS"/>
          <w:b/>
          <w:bCs/>
          <w:sz w:val="22"/>
          <w:szCs w:val="22"/>
        </w:rPr>
        <w:t>plain language</w:t>
      </w:r>
      <w:r>
        <w:rPr>
          <w:rFonts w:ascii="Trebuchet MS" w:eastAsia="Trebuchet MS" w:hAnsi="Trebuchet MS" w:cs="Trebuchet MS"/>
          <w:sz w:val="22"/>
          <w:szCs w:val="22"/>
        </w:rPr>
        <w:t xml:space="preserve"> why the rule or rule change is necessary and what the program hopes to accomplish through this rule. </w:t>
      </w:r>
      <w:r>
        <w:rPr>
          <w:rFonts w:ascii="Trebuchet MS" w:eastAsia="Trebuchet MS" w:hAnsi="Trebuchet MS" w:cs="Trebuchet MS"/>
          <w:b/>
          <w:bCs/>
          <w:sz w:val="22"/>
          <w:szCs w:val="22"/>
        </w:rPr>
        <w:t>1500 Char max</w:t>
      </w:r>
    </w:p>
    <w:p w14:paraId="00000007" w14:textId="202B53CB" w:rsidR="0096181F" w:rsidRDefault="00582991">
      <w:pPr>
        <w:ind w:left="2" w:hanging="4"/>
        <w:rPr>
          <w:rFonts w:ascii="Trebuchet MS" w:eastAsia="Trebuchet MS" w:hAnsi="Trebuchet MS" w:cs="Trebuchet MS"/>
          <w:b/>
          <w:bCs/>
          <w:sz w:val="22"/>
          <w:szCs w:val="22"/>
        </w:rPr>
      </w:pPr>
      <w:r>
        <w:rPr>
          <w:rFonts w:ascii="Trebuchet MS" w:eastAsia="Trebuchet MS" w:hAnsi="Trebuchet MS" w:cs="Trebuchet MS"/>
        </w:rPr>
        <w:t>This rule packet will update Supplemental Nutrition Assistance Program (SNAP) regulations to allow for the Colorado Department of Human Services (CDHS) to approve county-initiated pilots that alter regulations or processes as a means of innovating the program by testing changes to the standard operating procedures or rules. This rule change is necessary as Colorado works toward reducing our Payment Error Rate (PER) through innovative solutions.</w:t>
      </w:r>
      <w:r w:rsidR="00C864E4">
        <w:rPr>
          <w:rFonts w:ascii="Trebuchet MS" w:eastAsia="Trebuchet MS" w:hAnsi="Trebuchet MS" w:cs="Trebuchet MS"/>
        </w:rPr>
        <w:t xml:space="preserve"> Reducing PER is essential to avoid a catastrophic fiscal impact on the state. </w:t>
      </w:r>
      <w:proofErr w:type="gramStart"/>
      <w:r w:rsidR="00C864E4">
        <w:rPr>
          <w:rFonts w:ascii="Trebuchet MS" w:eastAsia="Trebuchet MS" w:hAnsi="Trebuchet MS" w:cs="Trebuchet MS"/>
        </w:rPr>
        <w:t>In order to</w:t>
      </w:r>
      <w:proofErr w:type="gramEnd"/>
      <w:r w:rsidR="00C864E4">
        <w:rPr>
          <w:rFonts w:ascii="Trebuchet MS" w:eastAsia="Trebuchet MS" w:hAnsi="Trebuchet MS" w:cs="Trebuchet MS"/>
        </w:rPr>
        <w:t xml:space="preserve"> do so </w:t>
      </w:r>
      <w:proofErr w:type="gramStart"/>
      <w:r w:rsidR="00C864E4">
        <w:rPr>
          <w:rFonts w:ascii="Trebuchet MS" w:eastAsia="Trebuchet MS" w:hAnsi="Trebuchet MS" w:cs="Trebuchet MS"/>
        </w:rPr>
        <w:t xml:space="preserve">effectively, </w:t>
      </w:r>
      <w:r>
        <w:rPr>
          <w:rFonts w:ascii="Trebuchet MS" w:eastAsia="Trebuchet MS" w:hAnsi="Trebuchet MS" w:cs="Trebuchet MS"/>
        </w:rPr>
        <w:t xml:space="preserve"> </w:t>
      </w:r>
      <w:r w:rsidR="00C1659D">
        <w:rPr>
          <w:rFonts w:ascii="Trebuchet MS" w:eastAsia="Trebuchet MS" w:hAnsi="Trebuchet MS" w:cs="Trebuchet MS"/>
        </w:rPr>
        <w:t>w</w:t>
      </w:r>
      <w:r>
        <w:rPr>
          <w:rFonts w:ascii="Trebuchet MS" w:eastAsia="Trebuchet MS" w:hAnsi="Trebuchet MS" w:cs="Trebuchet MS"/>
        </w:rPr>
        <w:t>e</w:t>
      </w:r>
      <w:proofErr w:type="gramEnd"/>
      <w:r>
        <w:rPr>
          <w:rFonts w:ascii="Trebuchet MS" w:eastAsia="Trebuchet MS" w:hAnsi="Trebuchet MS" w:cs="Trebuchet MS"/>
        </w:rPr>
        <w:t xml:space="preserve"> need flexibility (where legally allowable) to </w:t>
      </w:r>
      <w:proofErr w:type="gramStart"/>
      <w:r>
        <w:rPr>
          <w:rFonts w:ascii="Trebuchet MS" w:eastAsia="Trebuchet MS" w:hAnsi="Trebuchet MS" w:cs="Trebuchet MS"/>
        </w:rPr>
        <w:t>test out</w:t>
      </w:r>
      <w:proofErr w:type="gramEnd"/>
      <w:r>
        <w:rPr>
          <w:rFonts w:ascii="Trebuchet MS" w:eastAsia="Trebuchet MS" w:hAnsi="Trebuchet MS" w:cs="Trebuchet MS"/>
        </w:rPr>
        <w:t xml:space="preserve"> policy and process changes on a smaller scale to gather impact on errors, county workload impacts, and client experience prior to implementing state-wide. This means that any large policy or process change will be informed by evidence, thus reducing negative impacts </w:t>
      </w:r>
      <w:proofErr w:type="gramStart"/>
      <w:r>
        <w:rPr>
          <w:rFonts w:ascii="Trebuchet MS" w:eastAsia="Trebuchet MS" w:hAnsi="Trebuchet MS" w:cs="Trebuchet MS"/>
        </w:rPr>
        <w:t>to</w:t>
      </w:r>
      <w:proofErr w:type="gramEnd"/>
      <w:r>
        <w:rPr>
          <w:rFonts w:ascii="Trebuchet MS" w:eastAsia="Trebuchet MS" w:hAnsi="Trebuchet MS" w:cs="Trebuchet MS"/>
        </w:rPr>
        <w:t xml:space="preserve"> county staff or SNAP recipients. </w:t>
      </w:r>
    </w:p>
    <w:p w14:paraId="00000008" w14:textId="77777777" w:rsidR="0096181F" w:rsidRDefault="0096181F">
      <w:pPr>
        <w:ind w:left="2" w:hanging="4"/>
        <w:rPr>
          <w:rFonts w:ascii="Trebuchet MS" w:eastAsia="Trebuchet MS" w:hAnsi="Trebuchet MS" w:cs="Trebuchet MS"/>
          <w:b/>
          <w:bCs/>
          <w:sz w:val="22"/>
          <w:szCs w:val="22"/>
        </w:rPr>
      </w:pPr>
    </w:p>
    <w:p w14:paraId="00000009" w14:textId="77777777" w:rsidR="0096181F" w:rsidRDefault="00000000" w:rsidP="008266B6">
      <w:pPr>
        <w:pStyle w:val="Heading2"/>
        <w:pPrChange w:id="7" w:author="Kyle Zinth" w:date="2026-09-30T14:45:00Z" w16du:dateUtc="2026-09-30T20:45:00Z">
          <w:pPr>
            <w:ind w:left="2" w:hanging="4"/>
          </w:pPr>
        </w:pPrChange>
      </w:pPr>
      <w:r>
        <w:t xml:space="preserve">2: Procedural Analysis: </w:t>
      </w:r>
    </w:p>
    <w:p w14:paraId="0000000C" w14:textId="3B7E2CCA" w:rsidR="0096181F" w:rsidRDefault="00000000" w:rsidP="00653B8D">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highlight w:val="white"/>
        </w:rPr>
        <w:t>State Board of Human Services</w:t>
      </w:r>
      <w:r>
        <w:rPr>
          <w:rFonts w:ascii="Trebuchet MS" w:eastAsia="Trebuchet MS" w:hAnsi="Trebuchet MS" w:cs="Trebuchet MS"/>
          <w:sz w:val="22"/>
          <w:szCs w:val="22"/>
        </w:rPr>
        <w:t xml:space="preserve">  </w:t>
      </w:r>
    </w:p>
    <w:p w14:paraId="5D872CBC" w14:textId="77777777" w:rsidR="00653B8D" w:rsidRDefault="00653B8D" w:rsidP="00653B8D">
      <w:pPr>
        <w:ind w:firstLine="0"/>
        <w:rPr>
          <w:rFonts w:ascii="Trebuchet MS" w:eastAsia="Trebuchet MS" w:hAnsi="Trebuchet MS" w:cs="Trebuchet MS"/>
          <w:sz w:val="22"/>
          <w:szCs w:val="22"/>
        </w:rPr>
      </w:pPr>
    </w:p>
    <w:p w14:paraId="100E9515" w14:textId="18F3D6E1" w:rsidR="00653B8D" w:rsidRPr="00653B8D" w:rsidRDefault="00653B8D" w:rsidP="00653B8D">
      <w:pPr>
        <w:numPr>
          <w:ilvl w:val="0"/>
          <w:numId w:val="1"/>
        </w:numPr>
        <w:ind w:left="0" w:hanging="2"/>
        <w:rPr>
          <w:rFonts w:ascii="Trebuchet MS" w:eastAsia="Trebuchet MS" w:hAnsi="Trebuchet MS" w:cs="Trebuchet MS"/>
          <w:sz w:val="22"/>
          <w:szCs w:val="22"/>
        </w:rPr>
      </w:pPr>
      <w:r w:rsidRPr="00653B8D">
        <w:rPr>
          <w:rFonts w:ascii="Trebuchet MS" w:eastAsia="Trebuchet MS" w:hAnsi="Trebuchet MS" w:cs="Trebuchet MS"/>
          <w:sz w:val="22"/>
          <w:szCs w:val="22"/>
        </w:rPr>
        <w:t>Emergency</w:t>
      </w:r>
    </w:p>
    <w:p w14:paraId="1C741826" w14:textId="77777777" w:rsidR="00653B8D" w:rsidRDefault="00653B8D">
      <w:pPr>
        <w:ind w:hanging="2"/>
        <w:rPr>
          <w:rFonts w:ascii="Trebuchet MS" w:eastAsia="Trebuchet MS" w:hAnsi="Trebuchet MS" w:cs="Trebuchet MS"/>
          <w:sz w:val="22"/>
          <w:szCs w:val="22"/>
        </w:rPr>
      </w:pPr>
    </w:p>
    <w:p w14:paraId="21E51659" w14:textId="783DE8C5" w:rsidR="00653B8D" w:rsidRDefault="00653B8D" w:rsidP="00653B8D">
      <w:pPr>
        <w:pStyle w:val="ListParagraph"/>
        <w:numPr>
          <w:ilvl w:val="1"/>
          <w:numId w:val="1"/>
        </w:numPr>
        <w:rPr>
          <w:rFonts w:ascii="Trebuchet MS" w:eastAsia="Trebuchet MS" w:hAnsi="Trebuchet MS" w:cs="Trebuchet MS"/>
          <w:sz w:val="22"/>
          <w:szCs w:val="22"/>
        </w:rPr>
      </w:pPr>
      <w:r>
        <w:rPr>
          <w:rFonts w:ascii="Trebuchet MS" w:eastAsia="Trebuchet MS" w:hAnsi="Trebuchet MS" w:cs="Trebuchet MS"/>
          <w:sz w:val="22"/>
          <w:szCs w:val="22"/>
        </w:rPr>
        <w:t>Comply with state/federal law and preserve public health, safety and welfare.</w:t>
      </w:r>
    </w:p>
    <w:p w14:paraId="16600D52" w14:textId="77777777" w:rsidR="00653B8D" w:rsidRDefault="00653B8D" w:rsidP="00653B8D">
      <w:pPr>
        <w:pStyle w:val="ListParagraph"/>
        <w:ind w:left="1440" w:firstLine="0"/>
        <w:rPr>
          <w:rFonts w:ascii="Trebuchet MS" w:eastAsia="Trebuchet MS" w:hAnsi="Trebuchet MS" w:cs="Trebuchet MS"/>
          <w:sz w:val="22"/>
          <w:szCs w:val="22"/>
        </w:rPr>
      </w:pPr>
    </w:p>
    <w:p w14:paraId="2B34CAA2" w14:textId="234E8564" w:rsidR="00653B8D" w:rsidRDefault="00653B8D" w:rsidP="00653B8D">
      <w:pPr>
        <w:pStyle w:val="ListParagraph"/>
        <w:numPr>
          <w:ilvl w:val="1"/>
          <w:numId w:val="1"/>
        </w:numPr>
        <w:rPr>
          <w:rFonts w:ascii="Trebuchet MS" w:eastAsia="Trebuchet MS" w:hAnsi="Trebuchet MS" w:cs="Trebuchet MS"/>
          <w:sz w:val="22"/>
          <w:szCs w:val="22"/>
        </w:rPr>
      </w:pPr>
      <w:r>
        <w:rPr>
          <w:rFonts w:ascii="Trebuchet MS" w:eastAsia="Trebuchet MS" w:hAnsi="Trebuchet MS" w:cs="Trebuchet MS"/>
          <w:sz w:val="22"/>
          <w:szCs w:val="22"/>
        </w:rPr>
        <w:t>Justification for Emergency:</w:t>
      </w:r>
    </w:p>
    <w:p w14:paraId="00000011" w14:textId="4F4528A3" w:rsidR="0096181F" w:rsidRPr="00653B8D" w:rsidRDefault="00C74887" w:rsidP="00653B8D">
      <w:pPr>
        <w:pStyle w:val="ListParagraph"/>
        <w:ind w:left="1440" w:firstLine="0"/>
        <w:rPr>
          <w:rFonts w:ascii="Trebuchet MS" w:eastAsia="Trebuchet MS" w:hAnsi="Trebuchet MS" w:cs="Trebuchet MS"/>
          <w:sz w:val="22"/>
          <w:szCs w:val="22"/>
        </w:rPr>
      </w:pPr>
      <w:r w:rsidRPr="00653B8D">
        <w:rPr>
          <w:rFonts w:ascii="Trebuchet MS" w:eastAsia="Trebuchet MS" w:hAnsi="Trebuchet MS" w:cs="Trebuchet MS"/>
        </w:rPr>
        <w:t>This rule is motivated by the urgent need to lower Colorado’s PER to avoid massive cost share charges to the state that could make the program too costly to operate, thus removing a foundational program to Colorado’s safety-net.</w:t>
      </w:r>
      <w:r w:rsidR="005B2A6E" w:rsidRPr="00653B8D">
        <w:rPr>
          <w:rFonts w:ascii="Trebuchet MS" w:eastAsia="Trebuchet MS" w:hAnsi="Trebuchet MS" w:cs="Trebuchet MS"/>
        </w:rPr>
        <w:t xml:space="preserve"> The need to reduce our PER must be balanced against restricting access to the program for eligible clients, so any policy or procedure change implemented needs to be tested first on a smaller scale. </w:t>
      </w:r>
    </w:p>
    <w:p w14:paraId="00000012" w14:textId="77777777" w:rsidR="0096181F" w:rsidRDefault="0096181F">
      <w:pPr>
        <w:ind w:firstLine="0"/>
        <w:rPr>
          <w:rFonts w:ascii="Trebuchet MS" w:eastAsia="Trebuchet MS" w:hAnsi="Trebuchet MS" w:cs="Trebuchet MS"/>
          <w:sz w:val="22"/>
          <w:szCs w:val="22"/>
        </w:rPr>
      </w:pPr>
    </w:p>
    <w:p w14:paraId="00000013" w14:textId="77777777" w:rsidR="0096181F" w:rsidRDefault="0096181F">
      <w:pPr>
        <w:ind w:firstLine="0"/>
        <w:rPr>
          <w:rFonts w:ascii="Trebuchet MS" w:eastAsia="Trebuchet MS" w:hAnsi="Trebuchet MS" w:cs="Trebuchet MS"/>
          <w:sz w:val="22"/>
          <w:szCs w:val="22"/>
        </w:rPr>
      </w:pPr>
    </w:p>
    <w:p w14:paraId="01964BEE" w14:textId="77777777" w:rsidR="00C74887" w:rsidRDefault="00000000" w:rsidP="00C74887">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This package contains the following types of rules:</w:t>
      </w:r>
    </w:p>
    <w:p w14:paraId="00000015" w14:textId="35F7E198" w:rsidR="0096181F" w:rsidRDefault="00000000" w:rsidP="00C74887">
      <w:pPr>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               </w:t>
      </w:r>
      <w:r w:rsidR="00C74887">
        <w:rPr>
          <w:rFonts w:ascii="MS Gothic" w:eastAsia="MS Gothic" w:hAnsi="MS Gothic" w:cs="MS Gothic"/>
          <w:sz w:val="22"/>
          <w:szCs w:val="22"/>
        </w:rPr>
        <w:t>X</w:t>
      </w:r>
      <w:r>
        <w:rPr>
          <w:rFonts w:ascii="Trebuchet MS" w:eastAsia="Trebuchet MS" w:hAnsi="Trebuchet MS" w:cs="Trebuchet MS"/>
          <w:sz w:val="22"/>
          <w:szCs w:val="22"/>
        </w:rPr>
        <w:t xml:space="preserve"> New Rules                              </w:t>
      </w:r>
      <w:r>
        <w:rPr>
          <w:rFonts w:ascii="MS Gothic" w:eastAsia="MS Gothic" w:hAnsi="MS Gothic" w:cs="MS Gothic"/>
          <w:sz w:val="22"/>
          <w:szCs w:val="22"/>
        </w:rPr>
        <w:t>☐</w:t>
      </w:r>
      <w:r>
        <w:rPr>
          <w:rFonts w:ascii="Trebuchet MS" w:eastAsia="Trebuchet MS" w:hAnsi="Trebuchet MS" w:cs="Trebuchet MS"/>
          <w:sz w:val="22"/>
          <w:szCs w:val="22"/>
        </w:rPr>
        <w:t xml:space="preserve"> Amended Rules                            </w:t>
      </w:r>
    </w:p>
    <w:p w14:paraId="00000016" w14:textId="77777777" w:rsidR="0096181F"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Repealed Rules                       </w:t>
      </w:r>
      <w:r>
        <w:rPr>
          <w:rFonts w:ascii="MS Gothic" w:eastAsia="MS Gothic" w:hAnsi="MS Gothic" w:cs="MS Gothic"/>
          <w:sz w:val="22"/>
          <w:szCs w:val="22"/>
        </w:rPr>
        <w:t>☐</w:t>
      </w:r>
      <w:r>
        <w:rPr>
          <w:rFonts w:ascii="Trebuchet MS" w:eastAsia="Trebuchet MS" w:hAnsi="Trebuchet MS" w:cs="Trebuchet MS"/>
          <w:sz w:val="22"/>
          <w:szCs w:val="22"/>
        </w:rPr>
        <w:t xml:space="preserve"> Reviewed Rules</w:t>
      </w:r>
    </w:p>
    <w:p w14:paraId="00000017" w14:textId="77777777" w:rsidR="0096181F" w:rsidRDefault="0096181F">
      <w:pPr>
        <w:ind w:hanging="2"/>
        <w:rPr>
          <w:rFonts w:ascii="Trebuchet MS" w:eastAsia="Trebuchet MS" w:hAnsi="Trebuchet MS" w:cs="Trebuchet MS"/>
          <w:sz w:val="22"/>
          <w:szCs w:val="22"/>
        </w:rPr>
      </w:pPr>
    </w:p>
    <w:p w14:paraId="00000018" w14:textId="4B38B063" w:rsidR="0096181F"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First SBHS Read Month: </w:t>
      </w:r>
      <w:r w:rsidR="00C74887">
        <w:rPr>
          <w:rFonts w:ascii="Trebuchet MS" w:eastAsia="Trebuchet MS" w:hAnsi="Trebuchet MS" w:cs="Trebuchet MS"/>
          <w:sz w:val="22"/>
          <w:szCs w:val="22"/>
        </w:rPr>
        <w:t>October 2026</w:t>
      </w:r>
      <w:r>
        <w:rPr>
          <w:rFonts w:ascii="Trebuchet MS" w:eastAsia="Trebuchet MS" w:hAnsi="Trebuchet MS" w:cs="Trebuchet MS"/>
          <w:sz w:val="22"/>
          <w:szCs w:val="22"/>
        </w:rPr>
        <w:t xml:space="preserve">   </w:t>
      </w:r>
      <w:r w:rsidR="00653B8D">
        <w:rPr>
          <w:rFonts w:ascii="Trebuchet MS" w:eastAsia="Trebuchet MS" w:hAnsi="Trebuchet MS" w:cs="Trebuchet MS"/>
          <w:sz w:val="22"/>
          <w:szCs w:val="22"/>
        </w:rPr>
        <w:t xml:space="preserve">                  </w:t>
      </w:r>
      <w:r>
        <w:rPr>
          <w:rFonts w:ascii="Trebuchet MS" w:eastAsia="Trebuchet MS" w:hAnsi="Trebuchet MS" w:cs="Trebuchet MS"/>
          <w:sz w:val="22"/>
          <w:szCs w:val="22"/>
        </w:rPr>
        <w:t xml:space="preserve">e) Second SBHS Read Month: </w:t>
      </w:r>
      <w:r w:rsidR="00C74887">
        <w:rPr>
          <w:rFonts w:ascii="Trebuchet MS" w:eastAsia="Trebuchet MS" w:hAnsi="Trebuchet MS" w:cs="Trebuchet MS"/>
          <w:sz w:val="22"/>
          <w:szCs w:val="22"/>
        </w:rPr>
        <w:t>November 2026</w:t>
      </w:r>
    </w:p>
    <w:p w14:paraId="00000019" w14:textId="77777777" w:rsidR="0096181F" w:rsidRDefault="0096181F">
      <w:pPr>
        <w:ind w:hanging="2"/>
        <w:rPr>
          <w:rFonts w:ascii="Trebuchet MS" w:eastAsia="Trebuchet MS" w:hAnsi="Trebuchet MS" w:cs="Trebuchet MS"/>
          <w:sz w:val="22"/>
          <w:szCs w:val="22"/>
        </w:rPr>
      </w:pPr>
    </w:p>
    <w:p w14:paraId="0000001A" w14:textId="284AB7BF" w:rsidR="0096181F"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f)</w:t>
      </w:r>
      <w:r>
        <w:rPr>
          <w:rFonts w:ascii="Trebuchet MS" w:eastAsia="Trebuchet MS" w:hAnsi="Trebuchet MS" w:cs="Trebuchet MS"/>
          <w:sz w:val="22"/>
          <w:szCs w:val="22"/>
        </w:rPr>
        <w:tab/>
        <w:t>Effective Date:</w:t>
      </w:r>
      <w:r w:rsidR="00C74887">
        <w:rPr>
          <w:rFonts w:ascii="Trebuchet MS" w:eastAsia="Trebuchet MS" w:hAnsi="Trebuchet MS" w:cs="Trebuchet MS"/>
          <w:sz w:val="22"/>
          <w:szCs w:val="22"/>
        </w:rPr>
        <w:t xml:space="preserve"> October 9, </w:t>
      </w:r>
      <w:proofErr w:type="gramStart"/>
      <w:r w:rsidR="00C74887">
        <w:rPr>
          <w:rFonts w:ascii="Trebuchet MS" w:eastAsia="Trebuchet MS" w:hAnsi="Trebuchet MS" w:cs="Trebuchet MS"/>
          <w:sz w:val="22"/>
          <w:szCs w:val="22"/>
        </w:rPr>
        <w:t>2026</w:t>
      </w:r>
      <w:proofErr w:type="gramEnd"/>
      <w:r>
        <w:rPr>
          <w:rFonts w:ascii="Trebuchet MS" w:eastAsia="Trebuchet MS" w:hAnsi="Trebuchet MS" w:cs="Trebuchet MS"/>
          <w:sz w:val="22"/>
          <w:szCs w:val="22"/>
        </w:rPr>
        <w:t xml:space="preserve">       </w:t>
      </w:r>
      <w:r w:rsidR="00653B8D">
        <w:rPr>
          <w:rFonts w:ascii="Trebuchet MS" w:eastAsia="Trebuchet MS" w:hAnsi="Trebuchet MS" w:cs="Trebuchet MS"/>
          <w:sz w:val="22"/>
          <w:szCs w:val="22"/>
        </w:rPr>
        <w:t xml:space="preserve">                                     </w:t>
      </w:r>
      <w:r>
        <w:rPr>
          <w:rFonts w:ascii="Trebuchet MS" w:eastAsia="Trebuchet MS" w:hAnsi="Trebuchet MS" w:cs="Trebuchet MS"/>
          <w:sz w:val="22"/>
          <w:szCs w:val="22"/>
        </w:rPr>
        <w:t xml:space="preserve">g) Effective Dates </w:t>
      </w:r>
      <w:proofErr w:type="gramStart"/>
      <w:r>
        <w:rPr>
          <w:rFonts w:ascii="Trebuchet MS" w:eastAsia="Trebuchet MS" w:hAnsi="Trebuchet MS" w:cs="Trebuchet MS"/>
          <w:sz w:val="22"/>
          <w:szCs w:val="22"/>
        </w:rPr>
        <w:t>is</w:t>
      </w:r>
      <w:proofErr w:type="gramEnd"/>
      <w:r w:rsidR="00653B8D">
        <w:rPr>
          <w:rFonts w:ascii="Trebuchet MS" w:eastAsia="Trebuchet MS" w:hAnsi="Trebuchet MS" w:cs="Trebuchet MS"/>
          <w:sz w:val="22"/>
          <w:szCs w:val="22"/>
        </w:rPr>
        <w:t>: Discretionary</w:t>
      </w:r>
    </w:p>
    <w:p w14:paraId="0000001B" w14:textId="77777777" w:rsidR="0096181F" w:rsidRDefault="0096181F">
      <w:pPr>
        <w:ind w:hanging="2"/>
        <w:rPr>
          <w:rFonts w:ascii="Trebuchet MS" w:eastAsia="Trebuchet MS" w:hAnsi="Trebuchet MS" w:cs="Trebuchet MS"/>
          <w:sz w:val="22"/>
          <w:szCs w:val="22"/>
        </w:rPr>
      </w:pPr>
    </w:p>
    <w:p w14:paraId="0000001C" w14:textId="77777777" w:rsidR="0096181F" w:rsidRDefault="00000000">
      <w:pPr>
        <w:pStyle w:val="Heading2"/>
      </w:pPr>
      <w:bookmarkStart w:id="8" w:name="_heading=h.kpypo7rm0phu" w:colFirst="0" w:colLast="0"/>
      <w:bookmarkEnd w:id="8"/>
      <w:r>
        <w:lastRenderedPageBreak/>
        <w:t>3: Regulatory Analysis:</w:t>
      </w:r>
    </w:p>
    <w:p w14:paraId="0000001D" w14:textId="7754B669" w:rsidR="0096181F"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a) List of groups impacted by this rule. </w:t>
      </w:r>
    </w:p>
    <w:p w14:paraId="48E5E0FF" w14:textId="77777777" w:rsidR="005B2A6E" w:rsidRDefault="005B2A6E">
      <w:pPr>
        <w:spacing w:before="240"/>
        <w:ind w:firstLine="0"/>
        <w:rPr>
          <w:rFonts w:ascii="Trebuchet MS" w:eastAsia="Trebuchet MS" w:hAnsi="Trebuchet MS" w:cs="Trebuchet MS"/>
          <w:sz w:val="22"/>
          <w:szCs w:val="22"/>
        </w:rPr>
      </w:pPr>
    </w:p>
    <w:p w14:paraId="00000020" w14:textId="70D960AD" w:rsidR="0096181F" w:rsidRDefault="00C74887" w:rsidP="005B2A6E">
      <w:pPr>
        <w:ind w:left="2" w:hanging="4"/>
        <w:rPr>
          <w:rFonts w:ascii="Trebuchet MS" w:eastAsia="Trebuchet MS" w:hAnsi="Trebuchet MS" w:cs="Trebuchet MS"/>
          <w:sz w:val="22"/>
          <w:szCs w:val="22"/>
        </w:rPr>
      </w:pPr>
      <w:r w:rsidRPr="00C1659D">
        <w:rPr>
          <w:rFonts w:ascii="Trebuchet MS" w:eastAsia="Trebuchet MS" w:hAnsi="Trebuchet MS" w:cs="Trebuchet MS"/>
        </w:rPr>
        <w:t xml:space="preserve">County </w:t>
      </w:r>
      <w:r w:rsidR="005B2A6E" w:rsidRPr="00C1659D">
        <w:rPr>
          <w:rFonts w:ascii="Trebuchet MS" w:eastAsia="Trebuchet MS" w:hAnsi="Trebuchet MS" w:cs="Trebuchet MS"/>
        </w:rPr>
        <w:t>human services offices</w:t>
      </w:r>
      <w:r w:rsidRPr="00C1659D">
        <w:rPr>
          <w:rFonts w:ascii="Trebuchet MS" w:eastAsia="Trebuchet MS" w:hAnsi="Trebuchet MS" w:cs="Trebuchet MS"/>
        </w:rPr>
        <w:t xml:space="preserve"> will benefit from this rule change as they will be able to request pilot programs that could ease administrative burden</w:t>
      </w:r>
      <w:r w:rsidR="005B2A6E" w:rsidRPr="00C1659D">
        <w:rPr>
          <w:rFonts w:ascii="Trebuchet MS" w:eastAsia="Trebuchet MS" w:hAnsi="Trebuchet MS" w:cs="Trebuchet MS"/>
        </w:rPr>
        <w:t xml:space="preserve"> for their counties and potentially reduce payment errors</w:t>
      </w:r>
      <w:r w:rsidRPr="00C1659D">
        <w:rPr>
          <w:rFonts w:ascii="Trebuchet MS" w:eastAsia="Trebuchet MS" w:hAnsi="Trebuchet MS" w:cs="Trebuchet MS"/>
        </w:rPr>
        <w:t>.</w:t>
      </w:r>
      <w:r w:rsidR="005B2A6E" w:rsidRPr="00C1659D">
        <w:rPr>
          <w:rFonts w:ascii="Trebuchet MS" w:eastAsia="Trebuchet MS" w:hAnsi="Trebuchet MS" w:cs="Trebuchet MS"/>
        </w:rPr>
        <w:t xml:space="preserve"> They will also bear the burden as they are charged with implementing the pilot and collecting data.</w:t>
      </w:r>
      <w:r w:rsidRPr="00C1659D">
        <w:rPr>
          <w:rFonts w:ascii="Trebuchet MS" w:eastAsia="Trebuchet MS" w:hAnsi="Trebuchet MS" w:cs="Trebuchet MS"/>
        </w:rPr>
        <w:t xml:space="preserve"> SNAP recipients will be </w:t>
      </w:r>
      <w:r w:rsidR="005B2A6E" w:rsidRPr="00C1659D">
        <w:rPr>
          <w:rFonts w:ascii="Trebuchet MS" w:eastAsia="Trebuchet MS" w:hAnsi="Trebuchet MS" w:cs="Trebuchet MS"/>
        </w:rPr>
        <w:t xml:space="preserve">impacted by this rule. We believe the </w:t>
      </w:r>
      <w:r w:rsidR="00653B8D" w:rsidRPr="00C1659D">
        <w:rPr>
          <w:rFonts w:ascii="Trebuchet MS" w:eastAsia="Trebuchet MS" w:hAnsi="Trebuchet MS" w:cs="Trebuchet MS"/>
        </w:rPr>
        <w:t>impact</w:t>
      </w:r>
      <w:r w:rsidR="005B2A6E" w:rsidRPr="00C1659D">
        <w:rPr>
          <w:rFonts w:ascii="Trebuchet MS" w:eastAsia="Trebuchet MS" w:hAnsi="Trebuchet MS" w:cs="Trebuchet MS"/>
        </w:rPr>
        <w:t xml:space="preserve"> </w:t>
      </w:r>
      <w:proofErr w:type="gramStart"/>
      <w:r w:rsidR="005B2A6E" w:rsidRPr="00C1659D">
        <w:rPr>
          <w:rFonts w:ascii="Trebuchet MS" w:eastAsia="Trebuchet MS" w:hAnsi="Trebuchet MS" w:cs="Trebuchet MS"/>
        </w:rPr>
        <w:t>to</w:t>
      </w:r>
      <w:proofErr w:type="gramEnd"/>
      <w:r w:rsidR="005B2A6E" w:rsidRPr="00C1659D">
        <w:rPr>
          <w:rFonts w:ascii="Trebuchet MS" w:eastAsia="Trebuchet MS" w:hAnsi="Trebuchet MS" w:cs="Trebuchet MS"/>
        </w:rPr>
        <w:t xml:space="preserve"> clients will be positive overall, in that it helps Colorado to continue to administer SNAP, even if pilot programs that are approved under this rule change existing rules that could require more verification or similar changes.</w:t>
      </w:r>
    </w:p>
    <w:p w14:paraId="236AC3E9" w14:textId="77777777" w:rsidR="005B2A6E" w:rsidRDefault="005B2A6E" w:rsidP="005B2A6E">
      <w:pPr>
        <w:ind w:left="2" w:hanging="4"/>
        <w:rPr>
          <w:rFonts w:ascii="Trebuchet MS" w:eastAsia="Trebuchet MS" w:hAnsi="Trebuchet MS" w:cs="Trebuchet MS"/>
          <w:sz w:val="22"/>
          <w:szCs w:val="22"/>
        </w:rPr>
      </w:pPr>
    </w:p>
    <w:p w14:paraId="00000021" w14:textId="51538E4A" w:rsidR="0096181F" w:rsidRDefault="00000000">
      <w:pPr>
        <w:spacing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Describe the qualitative and quantitative impact. </w:t>
      </w:r>
    </w:p>
    <w:p w14:paraId="00000022" w14:textId="3A21FFB4" w:rsidR="0096181F" w:rsidRDefault="005B2A6E">
      <w:pPr>
        <w:ind w:left="2" w:hanging="4"/>
        <w:rPr>
          <w:rFonts w:ascii="Trebuchet MS" w:eastAsia="Trebuchet MS" w:hAnsi="Trebuchet MS" w:cs="Trebuchet MS"/>
        </w:rPr>
      </w:pPr>
      <w:r w:rsidRPr="00C1659D">
        <w:rPr>
          <w:rFonts w:ascii="Trebuchet MS" w:eastAsia="Trebuchet MS" w:hAnsi="Trebuchet MS" w:cs="Trebuchet MS"/>
        </w:rPr>
        <w:t xml:space="preserve">Since this rule change is only introducing the regulations that allow for pilot programs, the qualitative and quantitative impact is unknown. Some counties may never initiate a pilot project and thus see no impact. SNAP recipients similarly may never encounter a pilot project and if they do, the impact </w:t>
      </w:r>
      <w:r w:rsidR="00653B8D" w:rsidRPr="00C1659D">
        <w:rPr>
          <w:rFonts w:ascii="Trebuchet MS" w:eastAsia="Trebuchet MS" w:hAnsi="Trebuchet MS" w:cs="Trebuchet MS"/>
        </w:rPr>
        <w:t>on</w:t>
      </w:r>
      <w:r w:rsidRPr="00C1659D">
        <w:rPr>
          <w:rFonts w:ascii="Trebuchet MS" w:eastAsia="Trebuchet MS" w:hAnsi="Trebuchet MS" w:cs="Trebuchet MS"/>
        </w:rPr>
        <w:t xml:space="preserve"> them is dependent upon the nature of the pilot.</w:t>
      </w:r>
      <w:r w:rsidR="00C864E4" w:rsidRPr="00C864E4">
        <w:rPr>
          <w:rFonts w:ascii="Trebuchet MS" w:eastAsia="Trebuchet MS" w:hAnsi="Trebuchet MS" w:cs="Trebuchet MS"/>
        </w:rPr>
        <w:t xml:space="preserve"> Overall, no pilot project under this rule could increase or decrease benefits to clients.</w:t>
      </w:r>
      <w:r w:rsidR="00C864E4">
        <w:rPr>
          <w:rFonts w:ascii="Trebuchet MS" w:eastAsia="Trebuchet MS" w:hAnsi="Trebuchet MS" w:cs="Trebuchet MS"/>
        </w:rPr>
        <w:t xml:space="preserve"> </w:t>
      </w:r>
    </w:p>
    <w:p w14:paraId="5BBA6A8D" w14:textId="77777777" w:rsidR="005B2A6E" w:rsidRDefault="005B2A6E">
      <w:pPr>
        <w:ind w:left="2" w:hanging="4"/>
        <w:rPr>
          <w:rFonts w:ascii="Trebuchet MS" w:eastAsia="Trebuchet MS" w:hAnsi="Trebuchet MS" w:cs="Trebuchet MS"/>
          <w:sz w:val="22"/>
          <w:szCs w:val="22"/>
        </w:rPr>
      </w:pPr>
    </w:p>
    <w:p w14:paraId="00000024" w14:textId="0D86939D" w:rsidR="0096181F" w:rsidRDefault="00000000" w:rsidP="00653B8D">
      <w:pPr>
        <w:ind w:left="2" w:hanging="4"/>
        <w:rPr>
          <w:rFonts w:ascii="Trebuchet MS" w:eastAsia="Trebuchet MS" w:hAnsi="Trebuchet MS" w:cs="Trebuchet MS"/>
          <w:sz w:val="22"/>
          <w:szCs w:val="22"/>
        </w:rPr>
      </w:pPr>
      <w:r>
        <w:rPr>
          <w:rFonts w:ascii="Trebuchet MS" w:eastAsia="Trebuchet MS" w:hAnsi="Trebuchet MS" w:cs="Trebuchet MS"/>
          <w:sz w:val="22"/>
          <w:szCs w:val="22"/>
        </w:rPr>
        <w:t>c) State Board Authority for Rule</w:t>
      </w:r>
      <w:r>
        <w:rPr>
          <w:rFonts w:ascii="Trebuchet MS" w:eastAsia="Trebuchet MS" w:hAnsi="Trebuchet MS" w:cs="Trebuchet MS"/>
          <w:i/>
          <w:iCs/>
          <w:sz w:val="22"/>
          <w:szCs w:val="22"/>
        </w:rPr>
        <w:t xml:space="preserve"> </w:t>
      </w:r>
    </w:p>
    <w:p w14:paraId="3F554927" w14:textId="77777777" w:rsidR="00653B8D" w:rsidRPr="000C4334" w:rsidRDefault="00653B8D" w:rsidP="00653B8D">
      <w:pPr>
        <w:suppressAutoHyphens/>
        <w:spacing w:before="240" w:after="240"/>
        <w:textDirection w:val="btLr"/>
        <w:textAlignment w:val="top"/>
        <w:outlineLvl w:val="0"/>
        <w:rPr>
          <w:rFonts w:ascii="Trebuchet MS" w:hAnsi="Trebuchet MS"/>
          <w:position w:val="-1"/>
          <w:sz w:val="22"/>
          <w:szCs w:val="22"/>
        </w:rPr>
      </w:pPr>
      <w:r w:rsidRPr="00C1659D">
        <w:rPr>
          <w:rFonts w:ascii="Trebuchet MS" w:hAnsi="Trebuchet MS"/>
          <w:position w:val="-1"/>
          <w:sz w:val="22"/>
          <w:szCs w:val="22"/>
        </w:rPr>
        <w:t>§ 26-1-107(5)-(6)(a), C.R.S. (2025);</w:t>
      </w:r>
      <w:r w:rsidRPr="00C1659D">
        <w:rPr>
          <w:rFonts w:ascii="Segoe UI" w:hAnsi="Segoe UI" w:cs="Segoe UI"/>
          <w:sz w:val="18"/>
          <w:szCs w:val="18"/>
        </w:rPr>
        <w:t xml:space="preserve"> </w:t>
      </w:r>
      <w:r w:rsidRPr="00C1659D">
        <w:rPr>
          <w:rFonts w:ascii="Trebuchet MS" w:hAnsi="Trebuchet MS"/>
          <w:position w:val="-1"/>
          <w:sz w:val="22"/>
          <w:szCs w:val="22"/>
        </w:rPr>
        <w:t>§ 26-1-109(2)(a), (3), C.R.S. (2025); § 26-1-111(1), (2)(a), and (2)(h), C.R.S. (2025)</w:t>
      </w:r>
      <w:r w:rsidRPr="000C4334">
        <w:rPr>
          <w:rFonts w:ascii="Trebuchet MS" w:hAnsi="Trebuchet MS"/>
          <w:position w:val="-1"/>
          <w:sz w:val="22"/>
          <w:szCs w:val="22"/>
        </w:rPr>
        <w:t xml:space="preserve"> </w:t>
      </w:r>
    </w:p>
    <w:p w14:paraId="00000027" w14:textId="7E410E51" w:rsidR="0096181F" w:rsidRDefault="00000000">
      <w:pPr>
        <w:spacing w:before="240" w:after="240"/>
        <w:ind w:firstLine="0"/>
        <w:rPr>
          <w:rFonts w:ascii="Trebuchet MS" w:eastAsia="Trebuchet MS" w:hAnsi="Trebuchet MS" w:cs="Trebuchet MS"/>
          <w:sz w:val="22"/>
          <w:szCs w:val="22"/>
          <w:u w:val="single"/>
        </w:rPr>
      </w:pPr>
      <w:r>
        <w:rPr>
          <w:rFonts w:ascii="Trebuchet MS" w:eastAsia="Trebuchet MS" w:hAnsi="Trebuchet MS" w:cs="Trebuchet MS"/>
          <w:sz w:val="22"/>
          <w:szCs w:val="22"/>
        </w:rPr>
        <w:t>d) Program Authority for Rule</w:t>
      </w:r>
      <w:r>
        <w:rPr>
          <w:rFonts w:ascii="Trebuchet MS" w:eastAsia="Trebuchet MS" w:hAnsi="Trebuchet MS" w:cs="Trebuchet MS"/>
          <w:i/>
          <w:iCs/>
          <w:sz w:val="22"/>
          <w:szCs w:val="22"/>
        </w:rPr>
        <w:t xml:space="preserve"> </w:t>
      </w:r>
    </w:p>
    <w:p w14:paraId="128BF1C6" w14:textId="77777777" w:rsidR="00653B8D" w:rsidRPr="00C864E4" w:rsidRDefault="00653B8D" w:rsidP="00653B8D">
      <w:pPr>
        <w:spacing w:before="240" w:after="240"/>
        <w:ind w:hanging="2"/>
        <w:rPr>
          <w:rFonts w:ascii="Times New Roman" w:eastAsia="Times New Roman" w:hAnsi="Times New Roman" w:cs="Times New Roman"/>
        </w:rPr>
      </w:pPr>
      <w:r w:rsidRPr="00C1659D">
        <w:rPr>
          <w:rFonts w:ascii="Trebuchet MS" w:eastAsia="Times New Roman" w:hAnsi="Trebuchet MS" w:cs="Times New Roman"/>
          <w:color w:val="000000"/>
          <w:sz w:val="22"/>
          <w:szCs w:val="22"/>
        </w:rPr>
        <w:t>§ 26-2-301(1), C.R.S (2025) designates the Colorado Department of Human Services as the agency responsible for administering the Supplemental Nutrition Assistance Program in the State of Colorado.</w:t>
      </w:r>
    </w:p>
    <w:p w14:paraId="1DC6E750" w14:textId="77777777" w:rsidR="00653B8D" w:rsidRPr="00C1659D" w:rsidRDefault="00653B8D" w:rsidP="00653B8D">
      <w:pPr>
        <w:spacing w:before="240" w:after="240"/>
        <w:rPr>
          <w:rFonts w:ascii="Times New Roman" w:eastAsia="Times New Roman" w:hAnsi="Times New Roman" w:cs="Times New Roman"/>
        </w:rPr>
      </w:pPr>
      <w:r w:rsidRPr="00C1659D">
        <w:rPr>
          <w:rFonts w:ascii="Trebuchet MS" w:eastAsia="Times New Roman" w:hAnsi="Trebuchet MS" w:cs="Times New Roman"/>
          <w:color w:val="000000"/>
          <w:sz w:val="22"/>
          <w:szCs w:val="22"/>
        </w:rPr>
        <w:t xml:space="preserve">§ 26-2-302, C.R.S (2025) Authorizing the State Department to comply with federal requirements for the food stamp program expressly provided by federal statute and regulation </w:t>
      </w:r>
      <w:proofErr w:type="gramStart"/>
      <w:r w:rsidRPr="00C1659D">
        <w:rPr>
          <w:rFonts w:ascii="Trebuchet MS" w:eastAsia="Times New Roman" w:hAnsi="Trebuchet MS" w:cs="Times New Roman"/>
          <w:color w:val="000000"/>
          <w:sz w:val="22"/>
          <w:szCs w:val="22"/>
        </w:rPr>
        <w:t>in order for</w:t>
      </w:r>
      <w:proofErr w:type="gramEnd"/>
      <w:r w:rsidRPr="00C1659D">
        <w:rPr>
          <w:rFonts w:ascii="Trebuchet MS" w:eastAsia="Times New Roman" w:hAnsi="Trebuchet MS" w:cs="Times New Roman"/>
          <w:color w:val="000000"/>
          <w:sz w:val="22"/>
          <w:szCs w:val="22"/>
        </w:rPr>
        <w:t xml:space="preserve"> the state of Colorado to qualify for federal funds under the federal “Food Stamp Act”, as amended.</w:t>
      </w:r>
    </w:p>
    <w:p w14:paraId="72A4AC3F" w14:textId="77777777" w:rsidR="00653B8D" w:rsidRPr="00C1659D" w:rsidRDefault="00653B8D" w:rsidP="00653B8D">
      <w:pPr>
        <w:spacing w:before="240" w:after="240"/>
        <w:rPr>
          <w:rFonts w:ascii="Times New Roman" w:eastAsia="Times New Roman" w:hAnsi="Times New Roman" w:cs="Times New Roman"/>
        </w:rPr>
      </w:pPr>
      <w:r w:rsidRPr="00C1659D">
        <w:rPr>
          <w:rFonts w:ascii="Trebuchet MS" w:eastAsia="Times New Roman" w:hAnsi="Trebuchet MS" w:cs="Times New Roman"/>
          <w:color w:val="000000"/>
          <w:sz w:val="22"/>
          <w:szCs w:val="22"/>
        </w:rPr>
        <w:t>§ 26-1-107(5)(b), C.R.S (2025) authorizes the State Board to adopt rules for “programs administered… by the state department as set out in this title [26].”</w:t>
      </w:r>
    </w:p>
    <w:p w14:paraId="0000002A" w14:textId="45C651CE" w:rsidR="0096181F" w:rsidRPr="00653B8D" w:rsidRDefault="00653B8D" w:rsidP="00653B8D">
      <w:pPr>
        <w:spacing w:before="240" w:after="240"/>
        <w:ind w:hanging="2"/>
        <w:rPr>
          <w:rFonts w:ascii="Times New Roman" w:eastAsia="Times New Roman" w:hAnsi="Times New Roman" w:cs="Times New Roman"/>
        </w:rPr>
      </w:pPr>
      <w:r w:rsidRPr="00C1659D">
        <w:rPr>
          <w:rFonts w:ascii="Trebuchet MS" w:eastAsia="Times New Roman" w:hAnsi="Trebuchet MS" w:cs="Times New Roman"/>
          <w:color w:val="000000"/>
          <w:sz w:val="22"/>
          <w:szCs w:val="22"/>
        </w:rPr>
        <w:t>Agricultural Act of 2014 (Public Law 113-79), Title IV, Subtitle A</w:t>
      </w:r>
    </w:p>
    <w:p w14:paraId="0000002B" w14:textId="116A3A99" w:rsidR="0096181F"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e) Does this rule incorporate material by reference?</w:t>
      </w:r>
      <w:r w:rsidR="00653B8D">
        <w:rPr>
          <w:rFonts w:ascii="Trebuchet MS" w:eastAsia="Trebuchet MS" w:hAnsi="Trebuchet MS" w:cs="Trebuchet MS"/>
          <w:sz w:val="22"/>
          <w:szCs w:val="22"/>
        </w:rPr>
        <w:t xml:space="preserve"> No.</w:t>
      </w:r>
    </w:p>
    <w:p w14:paraId="0000002C" w14:textId="38AA0CCB" w:rsidR="0096181F" w:rsidRDefault="00000000">
      <w:pPr>
        <w:spacing w:before="240" w:after="240"/>
        <w:ind w:firstLine="0"/>
      </w:pPr>
      <w:r>
        <w:rPr>
          <w:rFonts w:ascii="Trebuchet MS" w:eastAsia="Trebuchet MS" w:hAnsi="Trebuchet MS" w:cs="Trebuchet MS"/>
          <w:sz w:val="22"/>
          <w:szCs w:val="22"/>
        </w:rPr>
        <w:t>f) Does this repeat language found in statute?</w:t>
      </w:r>
      <w:r w:rsidR="00653B8D">
        <w:rPr>
          <w:rFonts w:ascii="Trebuchet MS" w:eastAsia="Trebuchet MS" w:hAnsi="Trebuchet MS" w:cs="Trebuchet MS"/>
          <w:sz w:val="22"/>
          <w:szCs w:val="22"/>
        </w:rPr>
        <w:t xml:space="preserve"> No.</w:t>
      </w:r>
    </w:p>
    <w:p w14:paraId="0000002D" w14:textId="387529F3" w:rsidR="0096181F"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g) Does this rule “expand” on minimal requirements in federal statute/rules</w:t>
      </w:r>
      <w:r w:rsidRPr="00C864E4">
        <w:rPr>
          <w:rFonts w:ascii="Trebuchet MS" w:eastAsia="Trebuchet MS" w:hAnsi="Trebuchet MS" w:cs="Trebuchet MS"/>
          <w:sz w:val="22"/>
          <w:szCs w:val="22"/>
        </w:rPr>
        <w:t>?</w:t>
      </w:r>
      <w:r w:rsidR="00C1659D">
        <w:rPr>
          <w:rFonts w:ascii="Trebuchet MS" w:eastAsia="Trebuchet MS" w:hAnsi="Trebuchet MS" w:cs="Trebuchet MS"/>
          <w:sz w:val="22"/>
          <w:szCs w:val="22"/>
        </w:rPr>
        <w:t xml:space="preserve"> No.</w:t>
      </w:r>
    </w:p>
    <w:p w14:paraId="0000002E" w14:textId="77777777" w:rsidR="0096181F" w:rsidDel="00C1659D" w:rsidRDefault="00000000">
      <w:pPr>
        <w:spacing w:before="240" w:after="240"/>
        <w:ind w:firstLine="0"/>
        <w:rPr>
          <w:del w:id="9" w:author="Brett A. Bustos" w:date="2026-08-24T14:42:00Z" w16du:dateUtc="2026-08-24T20:42:00Z"/>
          <w:rFonts w:ascii="Trebuchet MS" w:eastAsia="Trebuchet MS" w:hAnsi="Trebuchet MS" w:cs="Trebuchet MS"/>
          <w:sz w:val="22"/>
          <w:szCs w:val="22"/>
        </w:rPr>
      </w:pPr>
      <w:r>
        <w:rPr>
          <w:rFonts w:ascii="Trebuchet MS" w:eastAsia="Trebuchet MS" w:hAnsi="Trebuchet MS" w:cs="Trebuchet MS"/>
          <w:sz w:val="22"/>
          <w:szCs w:val="22"/>
        </w:rPr>
        <w:t xml:space="preserve">h) If the response to any of e), f) or g) above were “yes,” please explain in detail for each “yes” response: </w:t>
      </w:r>
    </w:p>
    <w:p w14:paraId="00000030" w14:textId="3A979F29" w:rsidR="0096181F" w:rsidDel="00C1659D" w:rsidRDefault="00C1659D" w:rsidP="00C1659D">
      <w:pPr>
        <w:spacing w:before="240" w:after="240"/>
        <w:ind w:firstLine="0"/>
        <w:rPr>
          <w:del w:id="10" w:author="Brett A. Bustos" w:date="2026-08-24T14:43:00Z" w16du:dateUtc="2026-08-24T20:43:00Z"/>
          <w:rFonts w:ascii="Trebuchet MS" w:eastAsia="Trebuchet MS" w:hAnsi="Trebuchet MS" w:cs="Trebuchet MS"/>
          <w:sz w:val="22"/>
          <w:szCs w:val="22"/>
        </w:rPr>
      </w:pPr>
      <w:r>
        <w:rPr>
          <w:rFonts w:ascii="Trebuchet MS" w:eastAsia="Trebuchet MS" w:hAnsi="Trebuchet MS" w:cs="Trebuchet MS"/>
          <w:sz w:val="22"/>
          <w:szCs w:val="22"/>
        </w:rPr>
        <w:lastRenderedPageBreak/>
        <w:t>N/A</w:t>
      </w:r>
    </w:p>
    <w:p w14:paraId="66B4E073" w14:textId="77777777" w:rsidR="00653B8D" w:rsidRDefault="00653B8D" w:rsidP="00C1659D">
      <w:pPr>
        <w:spacing w:before="240" w:after="240"/>
        <w:ind w:firstLine="0"/>
        <w:rPr>
          <w:rFonts w:ascii="Trebuchet MS" w:eastAsia="Trebuchet MS" w:hAnsi="Trebuchet MS" w:cs="Trebuchet MS"/>
          <w:sz w:val="22"/>
          <w:szCs w:val="22"/>
        </w:rPr>
      </w:pPr>
    </w:p>
    <w:p w14:paraId="00000031" w14:textId="605E3B8A" w:rsidR="0096181F" w:rsidRDefault="00000000">
      <w:pPr>
        <w:spacing w:before="240" w:after="240"/>
        <w:ind w:firstLine="0"/>
        <w:rPr>
          <w:rFonts w:ascii="Trebuchet MS" w:eastAsia="Trebuchet MS" w:hAnsi="Trebuchet MS" w:cs="Trebuchet MS"/>
          <w:sz w:val="22"/>
          <w:szCs w:val="22"/>
        </w:rPr>
      </w:pPr>
      <w:proofErr w:type="spellStart"/>
      <w:r>
        <w:rPr>
          <w:rFonts w:ascii="Trebuchet MS" w:eastAsia="Trebuchet MS" w:hAnsi="Trebuchet MS" w:cs="Trebuchet MS"/>
          <w:sz w:val="22"/>
          <w:szCs w:val="22"/>
        </w:rPr>
        <w:t>i</w:t>
      </w:r>
      <w:proofErr w:type="spellEnd"/>
      <w:r>
        <w:rPr>
          <w:rFonts w:ascii="Trebuchet MS" w:eastAsia="Trebuchet MS" w:hAnsi="Trebuchet MS" w:cs="Trebuchet MS"/>
          <w:sz w:val="22"/>
          <w:szCs w:val="22"/>
        </w:rPr>
        <w:t xml:space="preserve">) Data Description </w:t>
      </w:r>
    </w:p>
    <w:p w14:paraId="00000032" w14:textId="0AB1D75A" w:rsidR="0096181F" w:rsidRDefault="00C864E4">
      <w:pPr>
        <w:ind w:left="2" w:hanging="4"/>
        <w:rPr>
          <w:rFonts w:ascii="Trebuchet MS" w:eastAsia="Trebuchet MS" w:hAnsi="Trebuchet MS" w:cs="Trebuchet MS"/>
          <w:sz w:val="22"/>
          <w:szCs w:val="22"/>
        </w:rPr>
      </w:pPr>
      <w:r>
        <w:rPr>
          <w:rFonts w:ascii="Trebuchet MS" w:eastAsia="Trebuchet MS" w:hAnsi="Trebuchet MS" w:cs="Trebuchet MS"/>
        </w:rPr>
        <w:t xml:space="preserve">This </w:t>
      </w:r>
      <w:hyperlink r:id="rId8" w:history="1">
        <w:r w:rsidRPr="00C864E4">
          <w:rPr>
            <w:rStyle w:val="Hyperlink"/>
            <w:rFonts w:ascii="Trebuchet MS" w:eastAsia="Trebuchet MS" w:hAnsi="Trebuchet MS" w:cs="Trebuchet MS"/>
          </w:rPr>
          <w:t>New York Times article</w:t>
        </w:r>
      </w:hyperlink>
      <w:r>
        <w:rPr>
          <w:rFonts w:ascii="Trebuchet MS" w:eastAsia="Trebuchet MS" w:hAnsi="Trebuchet MS" w:cs="Trebuchet MS"/>
        </w:rPr>
        <w:t xml:space="preserve"> outlines the potential impact of unpiloted polices on SNAP recipients. </w:t>
      </w:r>
    </w:p>
    <w:p w14:paraId="00000033" w14:textId="77777777" w:rsidR="0096181F" w:rsidRDefault="0096181F">
      <w:pPr>
        <w:ind w:left="2" w:hanging="4"/>
        <w:rPr>
          <w:rFonts w:ascii="Trebuchet MS" w:eastAsia="Trebuchet MS" w:hAnsi="Trebuchet MS" w:cs="Trebuchet MS"/>
          <w:sz w:val="22"/>
          <w:szCs w:val="22"/>
        </w:rPr>
      </w:pPr>
    </w:p>
    <w:p w14:paraId="00000034" w14:textId="7E810F95" w:rsidR="0096181F" w:rsidRDefault="00000000">
      <w:pPr>
        <w:spacing w:before="240" w:after="240"/>
        <w:ind w:left="2"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j) Alternatives to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Explain why the program chose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rather than taking no action or using another alternative. </w:t>
      </w:r>
    </w:p>
    <w:p w14:paraId="00000035" w14:textId="5A030863" w:rsidR="0096181F" w:rsidRDefault="00DD51E5">
      <w:pPr>
        <w:ind w:left="2" w:hanging="4"/>
      </w:pPr>
      <w:r w:rsidRPr="00C1659D">
        <w:rPr>
          <w:rFonts w:ascii="Trebuchet MS" w:eastAsia="Trebuchet MS" w:hAnsi="Trebuchet MS" w:cs="Trebuchet MS"/>
        </w:rPr>
        <w:t xml:space="preserve">There is no alternative to this </w:t>
      </w:r>
      <w:proofErr w:type="gramStart"/>
      <w:r w:rsidRPr="00C1659D">
        <w:rPr>
          <w:rFonts w:ascii="Trebuchet MS" w:eastAsia="Trebuchet MS" w:hAnsi="Trebuchet MS" w:cs="Trebuchet MS"/>
        </w:rPr>
        <w:t>rule-making</w:t>
      </w:r>
      <w:proofErr w:type="gramEnd"/>
      <w:r w:rsidRPr="00C1659D">
        <w:rPr>
          <w:rFonts w:ascii="Trebuchet MS" w:eastAsia="Trebuchet MS" w:hAnsi="Trebuchet MS" w:cs="Trebuchet MS"/>
        </w:rPr>
        <w:t xml:space="preserve"> as CDHS needs the ability to authorize policy and process pilots to test out changes before moving to state-wide implementation to protect the program, county workloads, and program access which can only be achieved through </w:t>
      </w:r>
      <w:proofErr w:type="gramStart"/>
      <w:r w:rsidRPr="00C1659D">
        <w:rPr>
          <w:rFonts w:ascii="Trebuchet MS" w:eastAsia="Trebuchet MS" w:hAnsi="Trebuchet MS" w:cs="Trebuchet MS"/>
        </w:rPr>
        <w:t>rule-making</w:t>
      </w:r>
      <w:proofErr w:type="gramEnd"/>
      <w:r w:rsidRPr="00C1659D">
        <w:rPr>
          <w:rFonts w:ascii="Trebuchet MS" w:eastAsia="Trebuchet MS" w:hAnsi="Trebuchet MS" w:cs="Trebuchet MS"/>
        </w:rPr>
        <w:t xml:space="preserve">. Taking no action is not acceptable as Colorado faces an unprecedented fiscal crisis with the upcoming benefit cost-share so all efforts to reduce that amount </w:t>
      </w:r>
      <w:r w:rsidR="00653B8D" w:rsidRPr="00C1659D">
        <w:rPr>
          <w:rFonts w:ascii="Trebuchet MS" w:eastAsia="Trebuchet MS" w:hAnsi="Trebuchet MS" w:cs="Trebuchet MS"/>
        </w:rPr>
        <w:t>are</w:t>
      </w:r>
      <w:r w:rsidRPr="00C1659D">
        <w:rPr>
          <w:rFonts w:ascii="Trebuchet MS" w:eastAsia="Trebuchet MS" w:hAnsi="Trebuchet MS" w:cs="Trebuchet MS"/>
        </w:rPr>
        <w:t xml:space="preserve"> necessary.</w:t>
      </w:r>
      <w:r>
        <w:rPr>
          <w:rFonts w:ascii="Trebuchet MS" w:eastAsia="Trebuchet MS" w:hAnsi="Trebuchet MS" w:cs="Trebuchet MS"/>
        </w:rPr>
        <w:t xml:space="preserve"> </w:t>
      </w:r>
    </w:p>
    <w:p w14:paraId="00000036" w14:textId="77777777" w:rsidR="0096181F" w:rsidRDefault="0096181F">
      <w:pPr>
        <w:spacing w:before="240" w:after="240"/>
        <w:ind w:left="2" w:hanging="2"/>
      </w:pPr>
    </w:p>
    <w:p w14:paraId="00000037" w14:textId="77777777" w:rsidR="0096181F" w:rsidRPr="008266B6" w:rsidRDefault="00000000" w:rsidP="008266B6">
      <w:pPr>
        <w:pStyle w:val="Heading2"/>
        <w:pPrChange w:id="11" w:author="Kyle Zinth" w:date="2026-09-30T14:45:00Z" w16du:dateUtc="2026-09-30T20:45:00Z">
          <w:pPr>
            <w:pStyle w:val="Heading2"/>
            <w:spacing w:before="240" w:after="240"/>
            <w:ind w:hanging="2"/>
          </w:pPr>
        </w:pPrChange>
      </w:pPr>
      <w:bookmarkStart w:id="12" w:name="_heading=h.dc47ibgkvy4" w:colFirst="0" w:colLast="0"/>
      <w:bookmarkEnd w:id="12"/>
      <w:r w:rsidRPr="008266B6">
        <w:t>4</w:t>
      </w:r>
      <w:proofErr w:type="gramStart"/>
      <w:r w:rsidRPr="008266B6">
        <w:t>.  Fiscal</w:t>
      </w:r>
      <w:proofErr w:type="gramEnd"/>
      <w:r w:rsidRPr="008266B6">
        <w:t xml:space="preserve"> Impact </w:t>
      </w:r>
    </w:p>
    <w:p w14:paraId="00000038" w14:textId="77777777" w:rsidR="0096181F"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requires one of the categories listed below to devote resources without receiving additional funding, please explain why the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is required and what consultation has occurred with those who will need to devote resources. [Answer should never be just “no impact” answer should include “no impact because….”]</w:t>
      </w:r>
    </w:p>
    <w:p w14:paraId="00000039" w14:textId="77777777" w:rsidR="0096181F"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a) State Fiscal Impact (Identify all state agencies with a fiscal impact, including any Colorado Benefits Management System (CBMS) change request costs required to implement this rule change)</w:t>
      </w:r>
    </w:p>
    <w:p w14:paraId="0000003A" w14:textId="77777777" w:rsidR="0096181F" w:rsidRDefault="0096181F">
      <w:pPr>
        <w:ind w:left="720" w:firstLine="0"/>
        <w:rPr>
          <w:rFonts w:ascii="Trebuchet MS" w:eastAsia="Trebuchet MS" w:hAnsi="Trebuchet MS" w:cs="Trebuchet MS"/>
          <w:b/>
          <w:bCs/>
          <w:sz w:val="22"/>
          <w:szCs w:val="22"/>
        </w:rPr>
      </w:pPr>
    </w:p>
    <w:p w14:paraId="0000003B" w14:textId="4253BCF5" w:rsidR="0096181F" w:rsidRDefault="00DD51E5">
      <w:pPr>
        <w:ind w:left="2" w:hanging="4"/>
        <w:rPr>
          <w:rFonts w:ascii="Trebuchet MS" w:eastAsia="Trebuchet MS" w:hAnsi="Trebuchet MS" w:cs="Trebuchet MS"/>
          <w:b/>
          <w:bCs/>
          <w:sz w:val="22"/>
          <w:szCs w:val="22"/>
        </w:rPr>
      </w:pPr>
      <w:r w:rsidRPr="00C1659D">
        <w:rPr>
          <w:rFonts w:ascii="Trebuchet MS" w:eastAsia="Trebuchet MS" w:hAnsi="Trebuchet MS" w:cs="Trebuchet MS"/>
        </w:rPr>
        <w:t>There are no state fiscal impacts to this rule change as it does not require any system updates or development of training.</w:t>
      </w:r>
      <w:r w:rsidR="00C864E4" w:rsidRPr="00C864E4">
        <w:rPr>
          <w:rFonts w:ascii="Trebuchet MS" w:eastAsia="Trebuchet MS" w:hAnsi="Trebuchet MS" w:cs="Trebuchet MS"/>
        </w:rPr>
        <w:t xml:space="preserve"> Any staff impact to work with counties on proposed pilot projects can be absorbed in the existing staffing configuration.</w:t>
      </w:r>
      <w:r w:rsidR="00C864E4">
        <w:rPr>
          <w:rFonts w:ascii="Trebuchet MS" w:eastAsia="Trebuchet MS" w:hAnsi="Trebuchet MS" w:cs="Trebuchet MS"/>
        </w:rPr>
        <w:t xml:space="preserve"> </w:t>
      </w:r>
    </w:p>
    <w:p w14:paraId="0000003C" w14:textId="77777777" w:rsidR="0096181F" w:rsidRDefault="0096181F">
      <w:pPr>
        <w:ind w:left="720" w:firstLine="0"/>
        <w:rPr>
          <w:rFonts w:ascii="Trebuchet MS" w:eastAsia="Trebuchet MS" w:hAnsi="Trebuchet MS" w:cs="Trebuchet MS"/>
          <w:b/>
          <w:bCs/>
          <w:sz w:val="22"/>
          <w:szCs w:val="22"/>
        </w:rPr>
      </w:pPr>
    </w:p>
    <w:p w14:paraId="0000003D" w14:textId="77777777" w:rsidR="0096181F" w:rsidRDefault="0096181F">
      <w:pPr>
        <w:ind w:firstLine="0"/>
        <w:rPr>
          <w:rFonts w:ascii="Trebuchet MS" w:eastAsia="Trebuchet MS" w:hAnsi="Trebuchet MS" w:cs="Trebuchet MS"/>
          <w:sz w:val="22"/>
          <w:szCs w:val="22"/>
        </w:rPr>
      </w:pPr>
    </w:p>
    <w:p w14:paraId="0000003E" w14:textId="77777777" w:rsidR="0096181F"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County Fiscal Impact  </w:t>
      </w:r>
    </w:p>
    <w:p w14:paraId="0000003F" w14:textId="77777777" w:rsidR="0096181F" w:rsidRDefault="0096181F">
      <w:pPr>
        <w:ind w:left="720" w:firstLine="0"/>
        <w:rPr>
          <w:rFonts w:ascii="Trebuchet MS" w:eastAsia="Trebuchet MS" w:hAnsi="Trebuchet MS" w:cs="Trebuchet MS"/>
          <w:b/>
          <w:bCs/>
          <w:sz w:val="22"/>
          <w:szCs w:val="22"/>
        </w:rPr>
      </w:pPr>
    </w:p>
    <w:p w14:paraId="00000040" w14:textId="11C4B566" w:rsidR="0096181F" w:rsidRPr="00C1659D" w:rsidRDefault="00DD51E5">
      <w:pPr>
        <w:ind w:left="2" w:hanging="4"/>
        <w:rPr>
          <w:rFonts w:ascii="Trebuchet MS" w:eastAsia="Trebuchet MS" w:hAnsi="Trebuchet MS" w:cs="Trebuchet MS"/>
        </w:rPr>
      </w:pPr>
      <w:r w:rsidRPr="00C1659D">
        <w:rPr>
          <w:rFonts w:ascii="Trebuchet MS" w:eastAsia="Trebuchet MS" w:hAnsi="Trebuchet MS" w:cs="Trebuchet MS"/>
        </w:rPr>
        <w:t>There are no county fiscal impacts associated with the rule change as it does not alter any policy or procedure on its own. There could be potential impacts related to county workloads and business processes should a pilot be approved.</w:t>
      </w:r>
      <w:r w:rsidR="00C864E4" w:rsidRPr="00C1659D">
        <w:rPr>
          <w:rFonts w:ascii="Trebuchet MS" w:eastAsia="Trebuchet MS" w:hAnsi="Trebuchet MS" w:cs="Trebuchet MS"/>
        </w:rPr>
        <w:t xml:space="preserve"> Counties would be </w:t>
      </w:r>
      <w:proofErr w:type="gramStart"/>
      <w:r w:rsidR="00C864E4" w:rsidRPr="00C1659D">
        <w:rPr>
          <w:rFonts w:ascii="Trebuchet MS" w:eastAsia="Trebuchet MS" w:hAnsi="Trebuchet MS" w:cs="Trebuchet MS"/>
        </w:rPr>
        <w:t>aware</w:t>
      </w:r>
      <w:proofErr w:type="gramEnd"/>
      <w:r w:rsidR="00C864E4" w:rsidRPr="00C1659D">
        <w:rPr>
          <w:rFonts w:ascii="Trebuchet MS" w:eastAsia="Trebuchet MS" w:hAnsi="Trebuchet MS" w:cs="Trebuchet MS"/>
        </w:rPr>
        <w:t xml:space="preserve"> and </w:t>
      </w:r>
      <w:proofErr w:type="gramStart"/>
      <w:r w:rsidR="00C864E4" w:rsidRPr="00C1659D">
        <w:rPr>
          <w:rFonts w:ascii="Trebuchet MS" w:eastAsia="Trebuchet MS" w:hAnsi="Trebuchet MS" w:cs="Trebuchet MS"/>
        </w:rPr>
        <w:t>accepting of</w:t>
      </w:r>
      <w:proofErr w:type="gramEnd"/>
      <w:r w:rsidR="00C864E4" w:rsidRPr="00C1659D">
        <w:rPr>
          <w:rFonts w:ascii="Trebuchet MS" w:eastAsia="Trebuchet MS" w:hAnsi="Trebuchet MS" w:cs="Trebuchet MS"/>
        </w:rPr>
        <w:t xml:space="preserve"> those changes and potential impacts as they opted in to pilot proposals. </w:t>
      </w:r>
    </w:p>
    <w:p w14:paraId="00000041" w14:textId="77777777" w:rsidR="0096181F" w:rsidRDefault="0096181F">
      <w:pPr>
        <w:ind w:left="2" w:hanging="4"/>
        <w:rPr>
          <w:rFonts w:ascii="Trebuchet MS" w:eastAsia="Trebuchet MS" w:hAnsi="Trebuchet MS" w:cs="Trebuchet MS"/>
          <w:highlight w:val="green"/>
        </w:rPr>
      </w:pPr>
    </w:p>
    <w:p w14:paraId="00000042" w14:textId="77777777" w:rsidR="0096181F" w:rsidRDefault="0096181F">
      <w:pPr>
        <w:ind w:left="2" w:hanging="4"/>
        <w:rPr>
          <w:rFonts w:ascii="Trebuchet MS" w:eastAsia="Trebuchet MS" w:hAnsi="Trebuchet MS" w:cs="Trebuchet MS"/>
          <w:highlight w:val="green"/>
        </w:rPr>
      </w:pPr>
    </w:p>
    <w:p w14:paraId="00000043" w14:textId="77777777" w:rsidR="0096181F"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c) Federal Fiscal Impact</w:t>
      </w:r>
    </w:p>
    <w:p w14:paraId="00000044" w14:textId="77777777" w:rsidR="0096181F" w:rsidRDefault="0096181F">
      <w:pPr>
        <w:ind w:left="720" w:firstLine="0"/>
        <w:rPr>
          <w:rFonts w:ascii="Trebuchet MS" w:eastAsia="Trebuchet MS" w:hAnsi="Trebuchet MS" w:cs="Trebuchet MS"/>
          <w:b/>
          <w:bCs/>
          <w:sz w:val="22"/>
          <w:szCs w:val="22"/>
        </w:rPr>
      </w:pPr>
    </w:p>
    <w:p w14:paraId="00000045" w14:textId="7C45B8EA" w:rsidR="0096181F" w:rsidRDefault="00DD51E5">
      <w:pPr>
        <w:ind w:left="2" w:hanging="4"/>
        <w:rPr>
          <w:rFonts w:ascii="Trebuchet MS" w:eastAsia="Trebuchet MS" w:hAnsi="Trebuchet MS" w:cs="Trebuchet MS"/>
          <w:b/>
          <w:bCs/>
          <w:sz w:val="22"/>
          <w:szCs w:val="22"/>
        </w:rPr>
      </w:pPr>
      <w:r w:rsidRPr="00C1659D">
        <w:rPr>
          <w:rFonts w:ascii="Trebuchet MS" w:eastAsia="Trebuchet MS" w:hAnsi="Trebuchet MS" w:cs="Trebuchet MS"/>
        </w:rPr>
        <w:lastRenderedPageBreak/>
        <w:t>There are no federal fiscal impacts associated with this rule change as it only applies to state regulations.</w:t>
      </w:r>
      <w:r w:rsidR="00C864E4" w:rsidRPr="00C864E4">
        <w:rPr>
          <w:rFonts w:ascii="Trebuchet MS" w:eastAsia="Trebuchet MS" w:hAnsi="Trebuchet MS" w:cs="Trebuchet MS"/>
        </w:rPr>
        <w:t xml:space="preserve"> The rule will not allow for pilots that would change benefits issuances to clients, so there would be no impact on federal benefits issuances.</w:t>
      </w:r>
      <w:r w:rsidR="00C864E4">
        <w:rPr>
          <w:rFonts w:ascii="Trebuchet MS" w:eastAsia="Trebuchet MS" w:hAnsi="Trebuchet MS" w:cs="Trebuchet MS"/>
        </w:rPr>
        <w:t xml:space="preserve"> </w:t>
      </w:r>
    </w:p>
    <w:p w14:paraId="00000046" w14:textId="77777777" w:rsidR="0096181F" w:rsidRDefault="0096181F">
      <w:pPr>
        <w:ind w:left="720" w:firstLine="0"/>
        <w:rPr>
          <w:rFonts w:ascii="Trebuchet MS" w:eastAsia="Trebuchet MS" w:hAnsi="Trebuchet MS" w:cs="Trebuchet MS"/>
          <w:b/>
          <w:bCs/>
          <w:sz w:val="22"/>
          <w:szCs w:val="22"/>
        </w:rPr>
      </w:pPr>
    </w:p>
    <w:p w14:paraId="00000047" w14:textId="77777777" w:rsidR="0096181F" w:rsidRDefault="0096181F">
      <w:pPr>
        <w:spacing w:after="240"/>
        <w:ind w:firstLine="0"/>
        <w:rPr>
          <w:rFonts w:ascii="Trebuchet MS" w:eastAsia="Trebuchet MS" w:hAnsi="Trebuchet MS" w:cs="Trebuchet MS"/>
          <w:sz w:val="22"/>
          <w:szCs w:val="22"/>
        </w:rPr>
      </w:pPr>
    </w:p>
    <w:p w14:paraId="00000048" w14:textId="77777777" w:rsidR="0096181F" w:rsidRDefault="00000000">
      <w:pPr>
        <w:spacing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d) Other Fiscal (such as providers, local governments, etc.)</w:t>
      </w:r>
    </w:p>
    <w:p w14:paraId="00000049" w14:textId="659D426D" w:rsidR="0096181F" w:rsidRPr="00C1659D" w:rsidRDefault="00DD51E5">
      <w:pPr>
        <w:ind w:left="2" w:hanging="4"/>
        <w:rPr>
          <w:rFonts w:ascii="Trebuchet MS" w:eastAsia="Trebuchet MS" w:hAnsi="Trebuchet MS" w:cs="Trebuchet MS"/>
        </w:rPr>
      </w:pPr>
      <w:r w:rsidRPr="00C1659D">
        <w:rPr>
          <w:rFonts w:ascii="Trebuchet MS" w:eastAsia="Trebuchet MS" w:hAnsi="Trebuchet MS" w:cs="Trebuchet MS"/>
        </w:rPr>
        <w:t>There are no other fiscal impacts to other groups.</w:t>
      </w:r>
    </w:p>
    <w:p w14:paraId="0000004A" w14:textId="77777777" w:rsidR="0096181F" w:rsidRDefault="0096181F">
      <w:pPr>
        <w:ind w:left="2" w:hanging="4"/>
        <w:rPr>
          <w:rFonts w:ascii="Trebuchet MS" w:eastAsia="Trebuchet MS" w:hAnsi="Trebuchet MS" w:cs="Trebuchet MS"/>
          <w:highlight w:val="green"/>
        </w:rPr>
      </w:pPr>
    </w:p>
    <w:p w14:paraId="0000004B" w14:textId="77777777" w:rsidR="0096181F" w:rsidRPr="008266B6" w:rsidRDefault="00000000" w:rsidP="008266B6">
      <w:pPr>
        <w:pStyle w:val="Heading2"/>
        <w:pPrChange w:id="13" w:author="Kyle Zinth" w:date="2026-09-30T14:46:00Z" w16du:dateUtc="2026-09-30T20:46:00Z">
          <w:pPr>
            <w:pStyle w:val="Heading2"/>
            <w:spacing w:before="240" w:after="240"/>
          </w:pPr>
        </w:pPrChange>
      </w:pPr>
      <w:bookmarkStart w:id="14" w:name="_heading=h.w4g0zs370jkn" w:colFirst="0" w:colLast="0"/>
      <w:bookmarkEnd w:id="14"/>
      <w:r w:rsidRPr="008266B6">
        <w:t>5. Stakeholder Comment Summary</w:t>
      </w:r>
    </w:p>
    <w:p w14:paraId="0000004C" w14:textId="661B8B3F" w:rsidR="0096181F" w:rsidRDefault="00000000">
      <w:pPr>
        <w:spacing w:before="240"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 xml:space="preserve">a) Development </w:t>
      </w:r>
    </w:p>
    <w:p w14:paraId="0000004D" w14:textId="08C4A6FA" w:rsidR="0096181F" w:rsidRDefault="00653B8D">
      <w:pPr>
        <w:ind w:left="2" w:hanging="4"/>
        <w:rPr>
          <w:rFonts w:ascii="Trebuchet MS" w:eastAsia="Trebuchet MS" w:hAnsi="Trebuchet MS" w:cs="Trebuchet MS"/>
          <w:b/>
          <w:bCs/>
          <w:sz w:val="22"/>
          <w:szCs w:val="22"/>
        </w:rPr>
      </w:pPr>
      <w:r w:rsidRPr="00C1659D">
        <w:rPr>
          <w:rFonts w:ascii="Trebuchet MS" w:eastAsia="Trebuchet MS" w:hAnsi="Trebuchet MS" w:cs="Trebuchet MS"/>
        </w:rPr>
        <w:t>The following individuals and/or entities were included in the development of these proposed rules: county SNAP administrators</w:t>
      </w:r>
      <w:r w:rsidR="00F2399F" w:rsidRPr="00C1659D">
        <w:rPr>
          <w:rFonts w:ascii="Trebuchet MS" w:eastAsia="Trebuchet MS" w:hAnsi="Trebuchet MS" w:cs="Trebuchet MS"/>
        </w:rPr>
        <w:t xml:space="preserve"> and</w:t>
      </w:r>
      <w:r w:rsidRPr="00C1659D">
        <w:rPr>
          <w:rFonts w:ascii="Trebuchet MS" w:eastAsia="Trebuchet MS" w:hAnsi="Trebuchet MS" w:cs="Trebuchet MS"/>
        </w:rPr>
        <w:t xml:space="preserve"> Economic Security Sub-PA</w:t>
      </w:r>
      <w:r w:rsidR="00F2399F" w:rsidRPr="00C1659D">
        <w:rPr>
          <w:rFonts w:ascii="Trebuchet MS" w:eastAsia="Trebuchet MS" w:hAnsi="Trebuchet MS" w:cs="Trebuchet MS"/>
        </w:rPr>
        <w:t>C.</w:t>
      </w:r>
    </w:p>
    <w:p w14:paraId="0000004E" w14:textId="77777777" w:rsidR="0096181F" w:rsidRDefault="0096181F">
      <w:pPr>
        <w:ind w:left="2" w:hanging="4"/>
        <w:rPr>
          <w:rFonts w:ascii="Trebuchet MS" w:eastAsia="Trebuchet MS" w:hAnsi="Trebuchet MS" w:cs="Trebuchet MS"/>
          <w:b/>
          <w:bCs/>
          <w:sz w:val="22"/>
          <w:szCs w:val="22"/>
        </w:rPr>
      </w:pPr>
    </w:p>
    <w:p w14:paraId="0000004F" w14:textId="77777777" w:rsidR="0096181F"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b) This Rule-Making Package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The following individuals and/or entities were contacted and informed that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was proposed for consideration by the State Board of Human Services]</w:t>
      </w:r>
    </w:p>
    <w:p w14:paraId="00000050" w14:textId="43262AFC" w:rsidR="0096181F" w:rsidRDefault="00F2399F">
      <w:pPr>
        <w:ind w:left="2" w:hanging="4"/>
        <w:rPr>
          <w:rFonts w:ascii="Trebuchet MS" w:eastAsia="Trebuchet MS" w:hAnsi="Trebuchet MS" w:cs="Trebuchet MS"/>
          <w:sz w:val="22"/>
          <w:szCs w:val="22"/>
        </w:rPr>
      </w:pPr>
      <w:r w:rsidRPr="00C1659D">
        <w:rPr>
          <w:rFonts w:ascii="Trebuchet MS" w:eastAsia="Trebuchet MS" w:hAnsi="Trebuchet MS" w:cs="Trebuchet MS"/>
        </w:rPr>
        <w:t>The following individuals and/or entities were informed of this rule package: county SNAP administrators, Division of Economic Workforce Support (DEWS), and the Health Care Policy and Finance Department (HCPF).</w:t>
      </w:r>
    </w:p>
    <w:p w14:paraId="00000052" w14:textId="77777777" w:rsidR="0096181F" w:rsidRDefault="0096181F" w:rsidP="00F2399F">
      <w:pPr>
        <w:ind w:firstLine="0"/>
        <w:rPr>
          <w:rFonts w:ascii="Trebuchet MS" w:eastAsia="Trebuchet MS" w:hAnsi="Trebuchet MS" w:cs="Trebuchet MS"/>
          <w:sz w:val="22"/>
          <w:szCs w:val="22"/>
        </w:rPr>
      </w:pPr>
    </w:p>
    <w:p w14:paraId="00000053" w14:textId="77777777" w:rsidR="0096181F"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 xml:space="preserve">c) Other State Agencies [NOTE: Are other State Agencies (such as HCPF or CDPHE) impacted by these rules?  If so, have they been contacted and provided input on the proposed rules?] </w:t>
      </w:r>
    </w:p>
    <w:p w14:paraId="00000054" w14:textId="77777777" w:rsidR="0096181F" w:rsidRDefault="0096181F">
      <w:pPr>
        <w:ind w:left="2" w:hanging="4"/>
        <w:rPr>
          <w:rFonts w:ascii="Trebuchet MS" w:eastAsia="Trebuchet MS" w:hAnsi="Trebuchet MS" w:cs="Trebuchet MS"/>
          <w:sz w:val="22"/>
          <w:szCs w:val="22"/>
        </w:rPr>
      </w:pPr>
    </w:p>
    <w:p w14:paraId="00000055" w14:textId="3FE2907D" w:rsidR="0096181F" w:rsidRPr="00C1659D" w:rsidRDefault="00F2399F">
      <w:pPr>
        <w:ind w:left="2" w:hanging="4"/>
        <w:rPr>
          <w:rFonts w:ascii="Trebuchet MS" w:eastAsia="Trebuchet MS" w:hAnsi="Trebuchet MS" w:cs="Trebuchet MS"/>
        </w:rPr>
      </w:pPr>
      <w:r w:rsidRPr="00C1659D">
        <w:rPr>
          <w:rFonts w:ascii="Trebuchet MS" w:eastAsia="Trebuchet MS" w:hAnsi="Trebuchet MS" w:cs="Trebuchet MS"/>
        </w:rPr>
        <w:t>This rule package does not directly impact any other state agencies.</w:t>
      </w:r>
    </w:p>
    <w:p w14:paraId="00000056" w14:textId="77777777" w:rsidR="0096181F" w:rsidRDefault="0096181F">
      <w:pPr>
        <w:ind w:left="2" w:hanging="4"/>
        <w:rPr>
          <w:rFonts w:ascii="Trebuchet MS" w:eastAsia="Trebuchet MS" w:hAnsi="Trebuchet MS" w:cs="Trebuchet MS"/>
          <w:highlight w:val="green"/>
        </w:rPr>
      </w:pPr>
    </w:p>
    <w:p w14:paraId="00000057" w14:textId="77777777" w:rsidR="0096181F"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d) Sub-Policy Advisory Committee (Sub-PAC) – Subject Matter and Finance</w:t>
      </w:r>
    </w:p>
    <w:p w14:paraId="00000058" w14:textId="3F8E5D18" w:rsidR="0096181F" w:rsidRPr="00DD51E5"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Have these rules been reviewed by the appropriate Sub-PAC?</w:t>
      </w:r>
      <w:r w:rsidR="00F2399F">
        <w:rPr>
          <w:rFonts w:ascii="Trebuchet MS" w:eastAsia="Trebuchet MS" w:hAnsi="Trebuchet MS" w:cs="Trebuchet MS"/>
          <w:sz w:val="22"/>
          <w:szCs w:val="22"/>
        </w:rPr>
        <w:t xml:space="preserve"> Scheduled</w:t>
      </w:r>
    </w:p>
    <w:p w14:paraId="00000059" w14:textId="337AED75" w:rsidR="0096181F"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Date Presented: </w:t>
      </w:r>
      <w:r w:rsidR="00F2399F">
        <w:rPr>
          <w:rFonts w:ascii="Trebuchet MS" w:eastAsia="Trebuchet MS" w:hAnsi="Trebuchet MS" w:cs="Trebuchet MS"/>
          <w:sz w:val="22"/>
          <w:szCs w:val="22"/>
          <w:highlight w:val="green"/>
        </w:rPr>
        <w:t>9/1/2026</w:t>
      </w:r>
    </w:p>
    <w:p w14:paraId="0000005A" w14:textId="44828F8B" w:rsidR="0096181F"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r w:rsidR="00DD51E5">
        <w:rPr>
          <w:rFonts w:ascii="Trebuchet MS" w:eastAsia="Trebuchet MS" w:hAnsi="Trebuchet MS" w:cs="Trebuchet MS"/>
          <w:sz w:val="22"/>
          <w:szCs w:val="22"/>
          <w:highlight w:val="green"/>
        </w:rPr>
        <w:t>pending</w:t>
      </w:r>
    </w:p>
    <w:p w14:paraId="0000005B" w14:textId="6D259215" w:rsidR="0096181F"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Vote Count: </w:t>
      </w:r>
      <w:r w:rsidR="00DD51E5">
        <w:rPr>
          <w:rFonts w:ascii="Trebuchet MS" w:eastAsia="Trebuchet MS" w:hAnsi="Trebuchet MS" w:cs="Trebuchet MS"/>
          <w:sz w:val="22"/>
          <w:szCs w:val="22"/>
          <w:highlight w:val="green"/>
        </w:rPr>
        <w:t>pending</w:t>
      </w:r>
    </w:p>
    <w:p w14:paraId="0000005C" w14:textId="77777777" w:rsidR="0096181F"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If not Presented, explain why: </w:t>
      </w:r>
    </w:p>
    <w:p w14:paraId="0000005D" w14:textId="1F6A114E" w:rsidR="0096181F" w:rsidRDefault="00DD51E5">
      <w:pPr>
        <w:ind w:firstLine="0"/>
        <w:rPr>
          <w:rFonts w:ascii="Trebuchet MS" w:eastAsia="Trebuchet MS" w:hAnsi="Trebuchet MS" w:cs="Trebuchet MS"/>
          <w:sz w:val="22"/>
          <w:szCs w:val="22"/>
          <w:highlight w:val="green"/>
        </w:rPr>
      </w:pPr>
      <w:r>
        <w:rPr>
          <w:rFonts w:ascii="Trebuchet MS" w:eastAsia="Trebuchet MS" w:hAnsi="Trebuchet MS" w:cs="Trebuchet MS"/>
          <w:sz w:val="22"/>
          <w:szCs w:val="22"/>
          <w:highlight w:val="green"/>
        </w:rPr>
        <w:t xml:space="preserve">We are scheduled to </w:t>
      </w:r>
      <w:proofErr w:type="gramStart"/>
      <w:r>
        <w:rPr>
          <w:rFonts w:ascii="Trebuchet MS" w:eastAsia="Trebuchet MS" w:hAnsi="Trebuchet MS" w:cs="Trebuchet MS"/>
          <w:sz w:val="22"/>
          <w:szCs w:val="22"/>
          <w:highlight w:val="green"/>
        </w:rPr>
        <w:t>present</w:t>
      </w:r>
      <w:proofErr w:type="gramEnd"/>
      <w:r w:rsidR="00F2399F">
        <w:rPr>
          <w:rFonts w:ascii="Trebuchet MS" w:eastAsia="Trebuchet MS" w:hAnsi="Trebuchet MS" w:cs="Trebuchet MS"/>
          <w:sz w:val="22"/>
          <w:szCs w:val="22"/>
          <w:highlight w:val="green"/>
        </w:rPr>
        <w:t xml:space="preserve"> in September</w:t>
      </w:r>
      <w:r>
        <w:rPr>
          <w:rFonts w:ascii="Trebuchet MS" w:eastAsia="Trebuchet MS" w:hAnsi="Trebuchet MS" w:cs="Trebuchet MS"/>
          <w:sz w:val="22"/>
          <w:szCs w:val="22"/>
          <w:highlight w:val="green"/>
        </w:rPr>
        <w:t>.</w:t>
      </w:r>
    </w:p>
    <w:p w14:paraId="0000005E" w14:textId="7B092ACE" w:rsidR="0096181F"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ab/>
        <w:t>Presented at Finance Sub-PAC?</w:t>
      </w:r>
      <w:r w:rsidR="00F2399F">
        <w:rPr>
          <w:rFonts w:ascii="Trebuchet MS" w:eastAsia="Trebuchet MS" w:hAnsi="Trebuchet MS" w:cs="Trebuchet MS"/>
          <w:sz w:val="22"/>
          <w:szCs w:val="22"/>
        </w:rPr>
        <w:t xml:space="preserve"> Pending scheduling</w:t>
      </w:r>
      <w:r>
        <w:rPr>
          <w:rFonts w:ascii="Trebuchet MS" w:eastAsia="Trebuchet MS" w:hAnsi="Trebuchet MS" w:cs="Trebuchet MS"/>
          <w:sz w:val="22"/>
          <w:szCs w:val="22"/>
        </w:rPr>
        <w:t xml:space="preserve"> </w:t>
      </w:r>
    </w:p>
    <w:p w14:paraId="0000005F" w14:textId="6128F458" w:rsidR="0096181F"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Date Presented: </w:t>
      </w:r>
      <w:r w:rsidR="00F2399F">
        <w:rPr>
          <w:rFonts w:ascii="Trebuchet MS" w:eastAsia="Trebuchet MS" w:hAnsi="Trebuchet MS" w:cs="Trebuchet MS"/>
          <w:sz w:val="22"/>
          <w:szCs w:val="22"/>
          <w:highlight w:val="green"/>
        </w:rPr>
        <w:t>Pending</w:t>
      </w:r>
    </w:p>
    <w:p w14:paraId="00000060" w14:textId="66DDFA2F" w:rsidR="0096181F"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lastRenderedPageBreak/>
        <w:t>Finance Sub-PAC issues were raised: </w:t>
      </w:r>
      <w:r w:rsidR="00F2399F">
        <w:rPr>
          <w:rFonts w:ascii="Trebuchet MS" w:eastAsia="Trebuchet MS" w:hAnsi="Trebuchet MS" w:cs="Trebuchet MS"/>
          <w:sz w:val="22"/>
          <w:szCs w:val="22"/>
          <w:highlight w:val="green"/>
        </w:rPr>
        <w:t>Pending</w:t>
      </w:r>
    </w:p>
    <w:p w14:paraId="00000061" w14:textId="1E77276D" w:rsidR="0096181F" w:rsidRPr="00F2399F"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Finance Sub-PAC Vote Count: </w:t>
      </w:r>
      <w:r w:rsidR="00F2399F" w:rsidRPr="00F2399F">
        <w:rPr>
          <w:rFonts w:ascii="Trebuchet MS" w:eastAsia="Trebuchet MS" w:hAnsi="Trebuchet MS" w:cs="Trebuchet MS"/>
          <w:sz w:val="22"/>
          <w:szCs w:val="22"/>
        </w:rPr>
        <w:t>Pending.</w:t>
      </w:r>
    </w:p>
    <w:p w14:paraId="00000062" w14:textId="3B80E89C" w:rsidR="0096181F"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If not Presented at Finance Sub-PAC explain why: </w:t>
      </w:r>
      <w:r w:rsidR="00F2399F" w:rsidRPr="00F2399F">
        <w:rPr>
          <w:rFonts w:ascii="Trebuchet MS" w:eastAsia="Trebuchet MS" w:hAnsi="Trebuchet MS" w:cs="Trebuchet MS"/>
          <w:sz w:val="22"/>
          <w:szCs w:val="22"/>
        </w:rPr>
        <w:t>Pendin</w:t>
      </w:r>
      <w:r w:rsidR="00F2399F">
        <w:rPr>
          <w:rFonts w:ascii="Trebuchet MS" w:eastAsia="Trebuchet MS" w:hAnsi="Trebuchet MS" w:cs="Trebuchet MS"/>
          <w:sz w:val="22"/>
          <w:szCs w:val="22"/>
        </w:rPr>
        <w:t>g.</w:t>
      </w:r>
    </w:p>
    <w:p w14:paraId="00000063" w14:textId="77777777" w:rsidR="0096181F"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e) Policy Advisory Committee (PAC)</w:t>
      </w:r>
    </w:p>
    <w:p w14:paraId="00000064" w14:textId="5FD6B92D" w:rsidR="0096181F" w:rsidRDefault="00000000">
      <w:pPr>
        <w:spacing w:before="240" w:after="240"/>
        <w:ind w:hanging="2"/>
        <w:rPr>
          <w:rFonts w:ascii="Trebuchet MS" w:eastAsia="Trebuchet MS" w:hAnsi="Trebuchet MS" w:cs="Trebuchet MS"/>
          <w:b/>
          <w:bCs/>
          <w:i/>
          <w:iCs/>
          <w:sz w:val="22"/>
          <w:szCs w:val="22"/>
        </w:rPr>
      </w:pPr>
      <w:r>
        <w:rPr>
          <w:rFonts w:ascii="Trebuchet MS" w:eastAsia="Trebuchet MS" w:hAnsi="Trebuchet MS" w:cs="Trebuchet MS"/>
          <w:sz w:val="22"/>
          <w:szCs w:val="22"/>
        </w:rPr>
        <w:t>Have these rules been approved by PAC?</w:t>
      </w:r>
      <w:r w:rsidR="00F2399F">
        <w:rPr>
          <w:rFonts w:ascii="Trebuchet MS" w:eastAsia="Trebuchet MS" w:hAnsi="Trebuchet MS" w:cs="Trebuchet MS"/>
          <w:sz w:val="22"/>
          <w:szCs w:val="22"/>
        </w:rPr>
        <w:t xml:space="preserve"> Pending scheduling</w:t>
      </w:r>
    </w:p>
    <w:p w14:paraId="00000065" w14:textId="10568AF7" w:rsidR="0096181F"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Date Presented: </w:t>
      </w:r>
      <w:r w:rsidR="00F2399F" w:rsidRPr="00F2399F">
        <w:rPr>
          <w:rFonts w:ascii="Trebuchet MS" w:eastAsia="Trebuchet MS" w:hAnsi="Trebuchet MS" w:cs="Trebuchet MS"/>
          <w:sz w:val="22"/>
          <w:szCs w:val="22"/>
        </w:rPr>
        <w:t>Pending</w:t>
      </w:r>
    </w:p>
    <w:p w14:paraId="00000066" w14:textId="29D771A7" w:rsidR="0096181F"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r w:rsidR="00F2399F" w:rsidRPr="00F2399F">
        <w:rPr>
          <w:rFonts w:ascii="Trebuchet MS" w:eastAsia="Trebuchet MS" w:hAnsi="Trebuchet MS" w:cs="Trebuchet MS"/>
          <w:sz w:val="22"/>
          <w:szCs w:val="22"/>
        </w:rPr>
        <w:t>Pending</w:t>
      </w:r>
    </w:p>
    <w:p w14:paraId="00000067" w14:textId="2BAAC319" w:rsidR="0096181F"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Vote Count: </w:t>
      </w:r>
      <w:r w:rsidR="00F2399F" w:rsidRPr="00F2399F">
        <w:rPr>
          <w:rFonts w:ascii="Trebuchet MS" w:eastAsia="Trebuchet MS" w:hAnsi="Trebuchet MS" w:cs="Trebuchet MS"/>
          <w:sz w:val="22"/>
          <w:szCs w:val="22"/>
        </w:rPr>
        <w:t>Pending</w:t>
      </w:r>
    </w:p>
    <w:p w14:paraId="00000068" w14:textId="77777777" w:rsidR="0096181F"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 Other Comments</w:t>
      </w:r>
    </w:p>
    <w:p w14:paraId="00000069" w14:textId="52E91196" w:rsidR="0096181F"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Were comments received by other stakeholders on the proposed rules?</w:t>
      </w:r>
      <w:r w:rsidR="00F2399F">
        <w:rPr>
          <w:rFonts w:ascii="Trebuchet MS" w:eastAsia="Trebuchet MS" w:hAnsi="Trebuchet MS" w:cs="Trebuchet MS"/>
          <w:sz w:val="22"/>
          <w:szCs w:val="22"/>
        </w:rPr>
        <w:t xml:space="preserve"> Pending.</w:t>
      </w:r>
    </w:p>
    <w:p w14:paraId="0000006B" w14:textId="77777777" w:rsidR="0096181F" w:rsidRDefault="0096181F">
      <w:pPr>
        <w:ind w:firstLine="0"/>
        <w:rPr>
          <w:rFonts w:ascii="Trebuchet MS" w:eastAsia="Trebuchet MS" w:hAnsi="Trebuchet MS" w:cs="Trebuchet MS"/>
          <w:sz w:val="22"/>
          <w:szCs w:val="22"/>
          <w:highlight w:val="green"/>
        </w:rPr>
      </w:pPr>
    </w:p>
    <w:p w14:paraId="0000006C" w14:textId="77777777" w:rsidR="0096181F" w:rsidRDefault="0096181F">
      <w:pPr>
        <w:spacing w:before="240" w:after="240"/>
        <w:ind w:hanging="2"/>
        <w:rPr>
          <w:rFonts w:ascii="Trebuchet MS" w:eastAsia="Trebuchet MS" w:hAnsi="Trebuchet MS" w:cs="Trebuchet MS"/>
          <w:sz w:val="22"/>
          <w:szCs w:val="22"/>
        </w:rPr>
      </w:pPr>
    </w:p>
    <w:p w14:paraId="0000006D" w14:textId="77777777" w:rsidR="0096181F" w:rsidRDefault="0096181F">
      <w:pPr>
        <w:spacing w:before="240" w:after="240"/>
        <w:ind w:firstLine="0"/>
        <w:rPr>
          <w:rFonts w:ascii="Trebuchet MS" w:eastAsia="Trebuchet MS" w:hAnsi="Trebuchet MS" w:cs="Trebuchet MS"/>
          <w:sz w:val="22"/>
          <w:szCs w:val="22"/>
        </w:rPr>
      </w:pPr>
    </w:p>
    <w:p w14:paraId="0000006E" w14:textId="77777777" w:rsidR="0096181F" w:rsidRDefault="0096181F">
      <w:pPr>
        <w:spacing w:before="240" w:after="240"/>
        <w:ind w:hanging="2"/>
        <w:rPr>
          <w:rFonts w:ascii="Trebuchet MS" w:eastAsia="Trebuchet MS" w:hAnsi="Trebuchet MS" w:cs="Trebuchet MS"/>
          <w:i/>
          <w:iCs/>
          <w:sz w:val="22"/>
          <w:szCs w:val="22"/>
        </w:rPr>
      </w:pPr>
    </w:p>
    <w:p w14:paraId="0000006F" w14:textId="77777777" w:rsidR="0096181F" w:rsidRDefault="0096181F">
      <w:pPr>
        <w:spacing w:before="240" w:after="240"/>
        <w:ind w:hanging="2"/>
        <w:rPr>
          <w:rFonts w:ascii="Trebuchet MS" w:eastAsia="Trebuchet MS" w:hAnsi="Trebuchet MS" w:cs="Trebuchet MS"/>
          <w:i/>
          <w:iCs/>
          <w:sz w:val="22"/>
          <w:szCs w:val="22"/>
        </w:rPr>
        <w:sectPr w:rsidR="0096181F">
          <w:headerReference w:type="even" r:id="rId9"/>
          <w:headerReference w:type="default" r:id="rId10"/>
          <w:footerReference w:type="even" r:id="rId11"/>
          <w:footerReference w:type="default" r:id="rId12"/>
          <w:headerReference w:type="first" r:id="rId13"/>
          <w:footerReference w:type="first" r:id="rId14"/>
          <w:pgSz w:w="12240" w:h="15840"/>
          <w:pgMar w:top="720" w:right="1008" w:bottom="720" w:left="1008" w:header="720" w:footer="720" w:gutter="0"/>
          <w:pgNumType w:start="1"/>
          <w:cols w:space="720"/>
        </w:sectPr>
      </w:pPr>
    </w:p>
    <w:p w14:paraId="00000070" w14:textId="77777777" w:rsidR="0096181F" w:rsidRPr="008266B6" w:rsidRDefault="00000000" w:rsidP="008266B6">
      <w:pPr>
        <w:pStyle w:val="Heading2"/>
        <w:pPrChange w:id="15" w:author="Kyle Zinth" w:date="2026-09-30T14:46:00Z" w16du:dateUtc="2026-09-30T20:46:00Z">
          <w:pPr>
            <w:pStyle w:val="Heading2"/>
            <w:ind w:left="1" w:hanging="3"/>
          </w:pPr>
        </w:pPrChange>
      </w:pPr>
      <w:bookmarkStart w:id="16" w:name="_heading=h.k39c79dwp4bf" w:colFirst="0" w:colLast="0"/>
      <w:bookmarkEnd w:id="16"/>
      <w:r w:rsidRPr="008266B6">
        <w:lastRenderedPageBreak/>
        <w:t>6. Proposed Rules</w:t>
      </w:r>
    </w:p>
    <w:p w14:paraId="00000071" w14:textId="77777777" w:rsidR="0096181F" w:rsidRDefault="0096181F"/>
    <w:p w14:paraId="3C8E889E" w14:textId="77777777" w:rsidR="00557DF1" w:rsidRPr="00557DF1" w:rsidRDefault="00557DF1" w:rsidP="00557DF1">
      <w:pPr>
        <w:pBdr>
          <w:top w:val="nil"/>
          <w:left w:val="nil"/>
          <w:bottom w:val="nil"/>
          <w:right w:val="nil"/>
          <w:between w:val="nil"/>
        </w:pBdr>
        <w:ind w:left="1" w:hanging="3"/>
        <w:jc w:val="center"/>
        <w:rPr>
          <w:sz w:val="28"/>
          <w:szCs w:val="28"/>
        </w:rPr>
      </w:pPr>
      <w:r w:rsidRPr="00557DF1">
        <w:rPr>
          <w:sz w:val="28"/>
          <w:szCs w:val="28"/>
        </w:rPr>
        <w:t>DEPARTMENT OF HUMAN SERVICES</w:t>
      </w:r>
    </w:p>
    <w:p w14:paraId="431BFB9A" w14:textId="77777777" w:rsidR="00557DF1" w:rsidRPr="00557DF1" w:rsidRDefault="00557DF1" w:rsidP="00557DF1">
      <w:pPr>
        <w:pBdr>
          <w:top w:val="nil"/>
          <w:left w:val="nil"/>
          <w:bottom w:val="nil"/>
          <w:right w:val="nil"/>
          <w:between w:val="nil"/>
        </w:pBdr>
        <w:ind w:left="1" w:hanging="3"/>
        <w:jc w:val="center"/>
        <w:rPr>
          <w:sz w:val="28"/>
          <w:szCs w:val="28"/>
        </w:rPr>
      </w:pPr>
      <w:bookmarkStart w:id="17" w:name="_Hlk98244507"/>
      <w:r w:rsidRPr="00557DF1">
        <w:rPr>
          <w:sz w:val="28"/>
          <w:szCs w:val="28"/>
        </w:rPr>
        <w:t>Supplemental Nutrition Assistance Program (SNAP)</w:t>
      </w:r>
      <w:bookmarkEnd w:id="17"/>
    </w:p>
    <w:p w14:paraId="2390137F" w14:textId="77777777" w:rsidR="00557DF1" w:rsidRPr="00557DF1" w:rsidRDefault="00557DF1" w:rsidP="00557DF1">
      <w:pPr>
        <w:pBdr>
          <w:top w:val="nil"/>
          <w:left w:val="nil"/>
          <w:bottom w:val="nil"/>
          <w:right w:val="nil"/>
          <w:between w:val="nil"/>
        </w:pBdr>
        <w:ind w:left="1" w:hanging="3"/>
        <w:jc w:val="center"/>
        <w:rPr>
          <w:sz w:val="28"/>
          <w:szCs w:val="28"/>
          <w:lang w:val="en-US"/>
        </w:rPr>
      </w:pPr>
      <w:r w:rsidRPr="00557DF1">
        <w:rPr>
          <w:sz w:val="28"/>
          <w:szCs w:val="28"/>
          <w:lang w:val="en-US"/>
        </w:rPr>
        <w:t>RULE MANUAL VOLUME 4, SNAP</w:t>
      </w:r>
    </w:p>
    <w:p w14:paraId="6948ACBA" w14:textId="77777777" w:rsidR="00557DF1" w:rsidRPr="00557DF1" w:rsidRDefault="00557DF1" w:rsidP="00557DF1">
      <w:pPr>
        <w:pBdr>
          <w:top w:val="nil"/>
          <w:left w:val="nil"/>
          <w:bottom w:val="nil"/>
          <w:right w:val="nil"/>
          <w:between w:val="nil"/>
        </w:pBdr>
        <w:ind w:left="1" w:hanging="3"/>
        <w:jc w:val="center"/>
        <w:rPr>
          <w:sz w:val="28"/>
          <w:szCs w:val="28"/>
        </w:rPr>
      </w:pPr>
      <w:r w:rsidRPr="00557DF1">
        <w:rPr>
          <w:sz w:val="28"/>
          <w:szCs w:val="28"/>
        </w:rPr>
        <w:t>10 CCR 2506-1</w:t>
      </w:r>
    </w:p>
    <w:p w14:paraId="24174140" w14:textId="3E04E3EE" w:rsidR="00557DF1" w:rsidRPr="00557DF1" w:rsidRDefault="00557DF1" w:rsidP="00557DF1">
      <w:pPr>
        <w:pBdr>
          <w:top w:val="nil"/>
          <w:left w:val="nil"/>
          <w:bottom w:val="nil"/>
          <w:right w:val="nil"/>
          <w:between w:val="nil"/>
        </w:pBdr>
        <w:ind w:firstLine="0"/>
        <w:rPr>
          <w:b/>
          <w:bCs/>
          <w:i/>
          <w:sz w:val="28"/>
          <w:szCs w:val="28"/>
          <w:lang w:val="en-US"/>
        </w:rPr>
      </w:pPr>
    </w:p>
    <w:p w14:paraId="00000072" w14:textId="6CE4F675" w:rsidR="0096181F" w:rsidRDefault="00557DF1" w:rsidP="00557DF1">
      <w:pPr>
        <w:pBdr>
          <w:top w:val="nil"/>
          <w:left w:val="nil"/>
          <w:bottom w:val="nil"/>
          <w:right w:val="nil"/>
          <w:between w:val="nil"/>
        </w:pBdr>
        <w:ind w:left="1" w:hanging="3"/>
        <w:jc w:val="center"/>
        <w:rPr>
          <w:b/>
          <w:bCs/>
          <w:sz w:val="28"/>
          <w:szCs w:val="28"/>
        </w:rPr>
      </w:pPr>
      <w:r w:rsidRPr="00557DF1">
        <w:rPr>
          <w:b/>
          <w:bCs/>
          <w:sz w:val="28"/>
          <w:szCs w:val="28"/>
          <w:lang w:val="en-US"/>
        </w:rPr>
        <w:t>____________________________________________________________</w:t>
      </w:r>
    </w:p>
    <w:p w14:paraId="10F7DDBF" w14:textId="77777777" w:rsidR="00557DF1" w:rsidRDefault="00557DF1" w:rsidP="00557DF1">
      <w:pPr>
        <w:pStyle w:val="NormalWeb"/>
        <w:spacing w:before="0" w:beforeAutospacing="0" w:after="160" w:afterAutospacing="0"/>
        <w:rPr>
          <w:rFonts w:ascii="Arial" w:hAnsi="Arial" w:cs="Arial"/>
          <w:b/>
          <w:bCs/>
          <w:color w:val="000000"/>
          <w:sz w:val="22"/>
          <w:szCs w:val="22"/>
        </w:rPr>
      </w:pPr>
    </w:p>
    <w:p w14:paraId="2C2ABFD1" w14:textId="17D3C072" w:rsidR="00557DF1" w:rsidRDefault="00557DF1" w:rsidP="00557DF1">
      <w:pPr>
        <w:pStyle w:val="NormalWeb"/>
        <w:spacing w:before="0" w:beforeAutospacing="0" w:after="160" w:afterAutospacing="0"/>
        <w:rPr>
          <w:rFonts w:ascii="Arial" w:hAnsi="Arial" w:cs="Arial"/>
          <w:b/>
          <w:bCs/>
          <w:color w:val="000000"/>
          <w:sz w:val="22"/>
          <w:szCs w:val="22"/>
        </w:rPr>
      </w:pPr>
      <w:r>
        <w:rPr>
          <w:rFonts w:ascii="Arial" w:hAnsi="Arial" w:cs="Arial"/>
          <w:b/>
          <w:bCs/>
          <w:color w:val="000000"/>
          <w:sz w:val="22"/>
          <w:szCs w:val="22"/>
        </w:rPr>
        <w:t>***</w:t>
      </w:r>
    </w:p>
    <w:p w14:paraId="2C75B033" w14:textId="0F4621FD" w:rsidR="00557DF1" w:rsidRPr="00557DF1" w:rsidRDefault="00557DF1" w:rsidP="00557DF1">
      <w:pPr>
        <w:pStyle w:val="NormalWeb"/>
        <w:spacing w:before="0" w:beforeAutospacing="0" w:after="160" w:afterAutospacing="0"/>
        <w:rPr>
          <w:rFonts w:ascii="Arial" w:hAnsi="Arial" w:cs="Arial"/>
          <w:b/>
          <w:bCs/>
          <w:sz w:val="22"/>
          <w:szCs w:val="22"/>
        </w:rPr>
      </w:pPr>
      <w:r w:rsidRPr="00557DF1">
        <w:rPr>
          <w:rFonts w:ascii="Arial" w:hAnsi="Arial" w:cs="Arial"/>
          <w:b/>
          <w:bCs/>
          <w:sz w:val="22"/>
          <w:szCs w:val="22"/>
        </w:rPr>
        <w:t>4.901.1</w:t>
      </w:r>
      <w:r>
        <w:rPr>
          <w:rFonts w:ascii="Arial" w:hAnsi="Arial" w:cs="Arial"/>
          <w:b/>
          <w:bCs/>
          <w:sz w:val="22"/>
          <w:szCs w:val="22"/>
        </w:rPr>
        <w:t xml:space="preserve"> </w:t>
      </w:r>
      <w:r w:rsidRPr="00557DF1">
        <w:rPr>
          <w:rFonts w:ascii="Arial" w:hAnsi="Arial" w:cs="Arial"/>
          <w:b/>
          <w:bCs/>
          <w:sz w:val="22"/>
          <w:szCs w:val="22"/>
        </w:rPr>
        <w:t>Compliance with State Department</w:t>
      </w:r>
    </w:p>
    <w:p w14:paraId="63831CF1" w14:textId="600F2DCB" w:rsidR="00557DF1" w:rsidRDefault="00557DF1" w:rsidP="00557DF1">
      <w:pPr>
        <w:pStyle w:val="NormalWeb"/>
        <w:spacing w:before="0" w:beforeAutospacing="0" w:after="160" w:afterAutospacing="0"/>
        <w:rPr>
          <w:rFonts w:ascii="Arial" w:hAnsi="Arial" w:cs="Arial"/>
          <w:b/>
          <w:bCs/>
          <w:color w:val="000000"/>
          <w:sz w:val="22"/>
          <w:szCs w:val="22"/>
        </w:rPr>
      </w:pPr>
      <w:r>
        <w:rPr>
          <w:b/>
          <w:bCs/>
        </w:rPr>
        <w:t>***</w:t>
      </w:r>
    </w:p>
    <w:p w14:paraId="7AEE7047" w14:textId="77777777" w:rsidR="00557DF1" w:rsidRPr="00557DF1" w:rsidRDefault="00557DF1" w:rsidP="00557DF1">
      <w:pPr>
        <w:pStyle w:val="NormalWeb"/>
        <w:spacing w:before="0" w:beforeAutospacing="0" w:after="160" w:afterAutospacing="0"/>
        <w:rPr>
          <w:ins w:id="18" w:author="Brett A. Bustos" w:date="2026-08-24T12:56:00Z" w16du:dateUtc="2026-08-24T18:56:00Z"/>
          <w:rFonts w:ascii="Arial" w:hAnsi="Arial" w:cs="Arial"/>
          <w:sz w:val="22"/>
          <w:szCs w:val="22"/>
        </w:rPr>
      </w:pPr>
      <w:ins w:id="19" w:author="Brett A. Bustos" w:date="2026-08-24T12:56:00Z" w16du:dateUtc="2026-08-24T18:56:00Z">
        <w:r w:rsidRPr="00557DF1">
          <w:rPr>
            <w:rFonts w:ascii="Arial" w:hAnsi="Arial" w:cs="Arial"/>
            <w:b/>
            <w:bCs/>
            <w:color w:val="000000"/>
            <w:sz w:val="22"/>
            <w:szCs w:val="22"/>
          </w:rPr>
          <w:t>4.901.2 Pilot Projects</w:t>
        </w:r>
      </w:ins>
    </w:p>
    <w:p w14:paraId="28565951" w14:textId="77777777" w:rsidR="00557DF1" w:rsidRPr="00557DF1" w:rsidRDefault="00557DF1" w:rsidP="00557DF1">
      <w:pPr>
        <w:pStyle w:val="NormalWeb"/>
        <w:spacing w:before="0" w:beforeAutospacing="0" w:after="0" w:afterAutospacing="0"/>
        <w:ind w:left="720" w:hanging="720"/>
        <w:textAlignment w:val="baseline"/>
        <w:rPr>
          <w:ins w:id="20" w:author="Brett A. Bustos" w:date="2026-08-24T12:56:00Z" w16du:dateUtc="2026-08-24T18:56:00Z"/>
          <w:rFonts w:ascii="Arial" w:hAnsi="Arial" w:cs="Arial"/>
          <w:color w:val="000000"/>
          <w:sz w:val="22"/>
          <w:szCs w:val="22"/>
        </w:rPr>
      </w:pPr>
      <w:ins w:id="21" w:author="Brett A. Bustos" w:date="2026-08-24T12:56:00Z" w16du:dateUtc="2026-08-24T18:56:00Z">
        <w:r w:rsidRPr="00557DF1">
          <w:rPr>
            <w:rStyle w:val="apple-tab-span"/>
            <w:rFonts w:ascii="Arial" w:hAnsi="Arial" w:cs="Arial"/>
            <w:color w:val="000000"/>
            <w:sz w:val="22"/>
            <w:szCs w:val="22"/>
          </w:rPr>
          <w:t>A.</w:t>
        </w:r>
        <w:r w:rsidRPr="00557DF1">
          <w:rPr>
            <w:rFonts w:ascii="Arial" w:hAnsi="Arial" w:cs="Arial"/>
            <w:color w:val="000000"/>
            <w:sz w:val="22"/>
            <w:szCs w:val="22"/>
          </w:rPr>
          <w:tab/>
          <w:t>The Colorado Department of Human Services (CDHS) may authorize pilot projects to deviate from specific regulatory provisions. Requests for pilot projects that waive or alter existing regulations may be approved only in the following situations:</w:t>
        </w:r>
      </w:ins>
    </w:p>
    <w:p w14:paraId="13AD4648" w14:textId="77777777" w:rsidR="00557DF1" w:rsidRPr="00557DF1" w:rsidRDefault="00557DF1" w:rsidP="00557DF1">
      <w:pPr>
        <w:pStyle w:val="NormalWeb"/>
        <w:spacing w:before="0" w:beforeAutospacing="0" w:after="0" w:afterAutospacing="0"/>
        <w:ind w:left="720" w:hanging="720"/>
        <w:textAlignment w:val="baseline"/>
        <w:rPr>
          <w:ins w:id="22" w:author="Brett A. Bustos" w:date="2026-08-24T12:56:00Z" w16du:dateUtc="2026-08-24T18:56:00Z"/>
          <w:rFonts w:ascii="Arial" w:hAnsi="Arial" w:cs="Arial"/>
          <w:color w:val="000000"/>
          <w:sz w:val="22"/>
          <w:szCs w:val="22"/>
        </w:rPr>
      </w:pPr>
    </w:p>
    <w:p w14:paraId="796DE110" w14:textId="77777777" w:rsidR="00557DF1" w:rsidRPr="00557DF1" w:rsidRDefault="00557DF1" w:rsidP="00557DF1">
      <w:pPr>
        <w:pStyle w:val="NormalWeb"/>
        <w:spacing w:before="0" w:beforeAutospacing="0" w:after="0" w:afterAutospacing="0"/>
        <w:ind w:left="1440" w:hanging="720"/>
        <w:textAlignment w:val="baseline"/>
        <w:rPr>
          <w:ins w:id="23" w:author="Brett A. Bustos" w:date="2026-08-24T12:56:00Z" w16du:dateUtc="2026-08-24T18:56:00Z"/>
          <w:rFonts w:ascii="Arial" w:hAnsi="Arial" w:cs="Arial"/>
          <w:color w:val="000000"/>
          <w:sz w:val="22"/>
          <w:szCs w:val="22"/>
        </w:rPr>
      </w:pPr>
      <w:ins w:id="24" w:author="Brett A. Bustos" w:date="2026-08-24T12:56:00Z" w16du:dateUtc="2026-08-24T18:56:00Z">
        <w:r w:rsidRPr="00557DF1">
          <w:rPr>
            <w:rFonts w:ascii="Arial" w:hAnsi="Arial" w:cs="Arial"/>
            <w:color w:val="000000"/>
            <w:sz w:val="22"/>
            <w:szCs w:val="22"/>
          </w:rPr>
          <w:t>1.</w:t>
        </w:r>
        <w:r w:rsidRPr="00557DF1">
          <w:rPr>
            <w:rFonts w:ascii="Arial" w:hAnsi="Arial" w:cs="Arial"/>
            <w:color w:val="000000"/>
            <w:sz w:val="22"/>
            <w:szCs w:val="22"/>
          </w:rPr>
          <w:tab/>
          <w:t>The specific regulatory provision is a state option or is afforded flexibility in implementation by federal regulations;</w:t>
        </w:r>
      </w:ins>
    </w:p>
    <w:p w14:paraId="076029C3" w14:textId="77777777" w:rsidR="00557DF1" w:rsidRPr="00557DF1" w:rsidRDefault="00557DF1" w:rsidP="00557DF1">
      <w:pPr>
        <w:pStyle w:val="NormalWeb"/>
        <w:spacing w:before="0" w:beforeAutospacing="0" w:after="0" w:afterAutospacing="0"/>
        <w:ind w:left="1440" w:hanging="720"/>
        <w:textAlignment w:val="baseline"/>
        <w:rPr>
          <w:ins w:id="25" w:author="Brett A. Bustos" w:date="2026-08-24T12:56:00Z" w16du:dateUtc="2026-08-24T18:56:00Z"/>
          <w:rFonts w:ascii="Arial" w:hAnsi="Arial" w:cs="Arial"/>
          <w:color w:val="000000"/>
          <w:sz w:val="22"/>
          <w:szCs w:val="22"/>
        </w:rPr>
      </w:pPr>
    </w:p>
    <w:p w14:paraId="0F2ED690" w14:textId="77777777" w:rsidR="00557DF1" w:rsidRPr="00557DF1" w:rsidRDefault="00557DF1" w:rsidP="00557DF1">
      <w:pPr>
        <w:pStyle w:val="NormalWeb"/>
        <w:spacing w:before="0" w:beforeAutospacing="0" w:after="0" w:afterAutospacing="0"/>
        <w:ind w:left="1440" w:hanging="720"/>
        <w:textAlignment w:val="baseline"/>
        <w:rPr>
          <w:ins w:id="26" w:author="Brett A. Bustos" w:date="2026-08-24T12:56:00Z" w16du:dateUtc="2026-08-24T18:56:00Z"/>
          <w:rFonts w:ascii="Arial" w:hAnsi="Arial" w:cs="Arial"/>
          <w:color w:val="000000"/>
          <w:sz w:val="22"/>
          <w:szCs w:val="22"/>
        </w:rPr>
      </w:pPr>
      <w:ins w:id="27" w:author="Brett A. Bustos" w:date="2026-08-24T12:56:00Z" w16du:dateUtc="2026-08-24T18:56:00Z">
        <w:r w:rsidRPr="00557DF1">
          <w:rPr>
            <w:rFonts w:ascii="Arial" w:hAnsi="Arial" w:cs="Arial"/>
            <w:color w:val="000000"/>
            <w:sz w:val="22"/>
            <w:szCs w:val="22"/>
          </w:rPr>
          <w:t>2.</w:t>
        </w:r>
        <w:r w:rsidRPr="00557DF1">
          <w:rPr>
            <w:rFonts w:ascii="Arial" w:hAnsi="Arial" w:cs="Arial"/>
            <w:color w:val="000000"/>
            <w:sz w:val="22"/>
            <w:szCs w:val="22"/>
          </w:rPr>
          <w:tab/>
          <w:t>The specific regulatory provision cannot be implemented due to extraordinary temporary situations;</w:t>
        </w:r>
      </w:ins>
    </w:p>
    <w:p w14:paraId="12EA190C" w14:textId="77777777" w:rsidR="00557DF1" w:rsidRPr="00557DF1" w:rsidRDefault="00557DF1" w:rsidP="00557DF1">
      <w:pPr>
        <w:pStyle w:val="NormalWeb"/>
        <w:spacing w:before="0" w:beforeAutospacing="0" w:after="0" w:afterAutospacing="0"/>
        <w:ind w:left="1440" w:hanging="720"/>
        <w:textAlignment w:val="baseline"/>
        <w:rPr>
          <w:ins w:id="28" w:author="Brett A. Bustos" w:date="2026-08-24T12:56:00Z" w16du:dateUtc="2026-08-24T18:56:00Z"/>
          <w:rFonts w:ascii="Arial" w:hAnsi="Arial" w:cs="Arial"/>
          <w:color w:val="000000"/>
          <w:sz w:val="22"/>
          <w:szCs w:val="22"/>
        </w:rPr>
      </w:pPr>
    </w:p>
    <w:p w14:paraId="39CFA6D2" w14:textId="77777777" w:rsidR="00557DF1" w:rsidRPr="00557DF1" w:rsidRDefault="00557DF1" w:rsidP="00557DF1">
      <w:pPr>
        <w:pStyle w:val="NormalWeb"/>
        <w:spacing w:before="0" w:beforeAutospacing="0" w:after="0" w:afterAutospacing="0"/>
        <w:ind w:left="1440" w:hanging="720"/>
        <w:textAlignment w:val="baseline"/>
        <w:rPr>
          <w:ins w:id="29" w:author="Brett A. Bustos" w:date="2026-08-24T12:56:00Z" w16du:dateUtc="2026-08-24T18:56:00Z"/>
          <w:rFonts w:ascii="Arial" w:hAnsi="Arial" w:cs="Arial"/>
          <w:color w:val="000000"/>
          <w:sz w:val="22"/>
          <w:szCs w:val="22"/>
        </w:rPr>
      </w:pPr>
      <w:ins w:id="30" w:author="Brett A. Bustos" w:date="2026-08-24T12:56:00Z" w16du:dateUtc="2026-08-24T18:56:00Z">
        <w:r w:rsidRPr="00557DF1">
          <w:rPr>
            <w:rFonts w:ascii="Arial" w:hAnsi="Arial" w:cs="Arial"/>
            <w:color w:val="000000"/>
            <w:sz w:val="22"/>
            <w:szCs w:val="22"/>
          </w:rPr>
          <w:t>3.</w:t>
        </w:r>
        <w:r w:rsidRPr="00557DF1">
          <w:rPr>
            <w:rFonts w:ascii="Arial" w:hAnsi="Arial" w:cs="Arial"/>
            <w:color w:val="000000"/>
            <w:sz w:val="22"/>
            <w:szCs w:val="22"/>
          </w:rPr>
          <w:tab/>
          <w:t>CDHS determines that the waiver would result in a more effective and efficient administration of the program;</w:t>
        </w:r>
      </w:ins>
    </w:p>
    <w:p w14:paraId="6E3F8860" w14:textId="77777777" w:rsidR="00557DF1" w:rsidRPr="00557DF1" w:rsidRDefault="00557DF1" w:rsidP="00557DF1">
      <w:pPr>
        <w:pStyle w:val="NormalWeb"/>
        <w:spacing w:before="0" w:beforeAutospacing="0" w:after="0" w:afterAutospacing="0"/>
        <w:ind w:left="1440" w:hanging="720"/>
        <w:textAlignment w:val="baseline"/>
        <w:rPr>
          <w:ins w:id="31" w:author="Brett A. Bustos" w:date="2026-08-24T12:56:00Z" w16du:dateUtc="2026-08-24T18:56:00Z"/>
          <w:rFonts w:ascii="Arial" w:hAnsi="Arial" w:cs="Arial"/>
          <w:color w:val="000000"/>
          <w:sz w:val="22"/>
          <w:szCs w:val="22"/>
        </w:rPr>
      </w:pPr>
    </w:p>
    <w:p w14:paraId="165FACA9" w14:textId="77777777" w:rsidR="00557DF1" w:rsidRPr="00557DF1" w:rsidRDefault="00557DF1" w:rsidP="00557DF1">
      <w:pPr>
        <w:pStyle w:val="NormalWeb"/>
        <w:spacing w:before="0" w:beforeAutospacing="0" w:after="0" w:afterAutospacing="0"/>
        <w:ind w:left="1440" w:hanging="720"/>
        <w:textAlignment w:val="baseline"/>
        <w:rPr>
          <w:ins w:id="32" w:author="Brett A. Bustos" w:date="2026-08-24T12:56:00Z" w16du:dateUtc="2026-08-24T18:56:00Z"/>
          <w:rFonts w:ascii="Arial" w:hAnsi="Arial" w:cs="Arial"/>
          <w:color w:val="000000"/>
          <w:sz w:val="22"/>
          <w:szCs w:val="22"/>
        </w:rPr>
      </w:pPr>
      <w:ins w:id="33" w:author="Brett A. Bustos" w:date="2026-08-24T12:56:00Z" w16du:dateUtc="2026-08-24T18:56:00Z">
        <w:r w:rsidRPr="00557DF1">
          <w:rPr>
            <w:rFonts w:ascii="Arial" w:hAnsi="Arial" w:cs="Arial"/>
            <w:color w:val="000000"/>
            <w:sz w:val="22"/>
            <w:szCs w:val="22"/>
          </w:rPr>
          <w:t>4.</w:t>
        </w:r>
        <w:r w:rsidRPr="00557DF1">
          <w:rPr>
            <w:rFonts w:ascii="Arial" w:hAnsi="Arial" w:cs="Arial"/>
            <w:color w:val="000000"/>
            <w:sz w:val="22"/>
            <w:szCs w:val="22"/>
          </w:rPr>
          <w:tab/>
          <w:t>The county demonstrates that operation of the pilot project is cost neutral regarding federal benefits, in that it does not increase or decrease the amount of federal benefits paid to program participants; or,</w:t>
        </w:r>
      </w:ins>
    </w:p>
    <w:p w14:paraId="6F6F8484" w14:textId="77777777" w:rsidR="00557DF1" w:rsidRPr="00557DF1" w:rsidRDefault="00557DF1" w:rsidP="00557DF1">
      <w:pPr>
        <w:pStyle w:val="NormalWeb"/>
        <w:spacing w:before="0" w:beforeAutospacing="0" w:after="0" w:afterAutospacing="0"/>
        <w:ind w:firstLine="720"/>
        <w:textAlignment w:val="baseline"/>
        <w:rPr>
          <w:ins w:id="34" w:author="Brett A. Bustos" w:date="2026-08-24T12:56:00Z" w16du:dateUtc="2026-08-24T18:56:00Z"/>
          <w:rFonts w:ascii="Arial" w:hAnsi="Arial" w:cs="Arial"/>
          <w:color w:val="000000"/>
          <w:sz w:val="22"/>
          <w:szCs w:val="22"/>
        </w:rPr>
      </w:pPr>
    </w:p>
    <w:p w14:paraId="243BB3D7" w14:textId="77777777" w:rsidR="00557DF1" w:rsidRPr="00557DF1" w:rsidRDefault="00557DF1" w:rsidP="00557DF1">
      <w:pPr>
        <w:pStyle w:val="NormalWeb"/>
        <w:spacing w:before="0" w:beforeAutospacing="0" w:after="0" w:afterAutospacing="0"/>
        <w:ind w:left="1440" w:hanging="720"/>
        <w:textAlignment w:val="baseline"/>
        <w:rPr>
          <w:ins w:id="35" w:author="Brett A. Bustos" w:date="2026-08-24T12:56:00Z" w16du:dateUtc="2026-08-24T18:56:00Z"/>
          <w:rFonts w:ascii="Arial" w:hAnsi="Arial" w:cs="Arial"/>
          <w:color w:val="000000"/>
          <w:sz w:val="22"/>
          <w:szCs w:val="22"/>
        </w:rPr>
      </w:pPr>
      <w:ins w:id="36" w:author="Brett A. Bustos" w:date="2026-08-24T12:56:00Z" w16du:dateUtc="2026-08-24T18:56:00Z">
        <w:r w:rsidRPr="00557DF1">
          <w:rPr>
            <w:rFonts w:ascii="Arial" w:hAnsi="Arial" w:cs="Arial"/>
            <w:color w:val="000000"/>
            <w:sz w:val="22"/>
            <w:szCs w:val="22"/>
          </w:rPr>
          <w:t>5.</w:t>
        </w:r>
        <w:r w:rsidRPr="00557DF1">
          <w:rPr>
            <w:rFonts w:ascii="Arial" w:hAnsi="Arial" w:cs="Arial"/>
            <w:color w:val="000000"/>
            <w:sz w:val="22"/>
            <w:szCs w:val="22"/>
          </w:rPr>
          <w:tab/>
          <w:t>Unique geographic or climatic conditions within a County preclude effective implementation of the specific regulatory provision and require an alternate procedure.</w:t>
        </w:r>
      </w:ins>
    </w:p>
    <w:p w14:paraId="216F0A8F" w14:textId="77777777" w:rsidR="00557DF1" w:rsidRPr="00557DF1" w:rsidRDefault="00557DF1" w:rsidP="00557DF1">
      <w:pPr>
        <w:pStyle w:val="NormalWeb"/>
        <w:spacing w:before="0" w:beforeAutospacing="0" w:after="0" w:afterAutospacing="0"/>
        <w:ind w:firstLine="720"/>
        <w:textAlignment w:val="baseline"/>
        <w:rPr>
          <w:ins w:id="37" w:author="Brett A. Bustos" w:date="2026-08-24T12:56:00Z" w16du:dateUtc="2026-08-24T18:56:00Z"/>
          <w:rFonts w:ascii="Arial" w:hAnsi="Arial" w:cs="Arial"/>
          <w:color w:val="000000"/>
          <w:sz w:val="22"/>
          <w:szCs w:val="22"/>
        </w:rPr>
      </w:pPr>
    </w:p>
    <w:p w14:paraId="3BF4E66B" w14:textId="77777777" w:rsidR="00557DF1" w:rsidRPr="00557DF1" w:rsidRDefault="00557DF1" w:rsidP="00557DF1">
      <w:pPr>
        <w:pStyle w:val="NormalWeb"/>
        <w:spacing w:before="0" w:beforeAutospacing="0" w:after="0" w:afterAutospacing="0"/>
        <w:textAlignment w:val="baseline"/>
        <w:rPr>
          <w:ins w:id="38" w:author="Brett A. Bustos" w:date="2026-08-24T12:56:00Z" w16du:dateUtc="2026-08-24T18:56:00Z"/>
          <w:rFonts w:ascii="Arial" w:hAnsi="Arial" w:cs="Arial"/>
          <w:color w:val="000000"/>
          <w:sz w:val="22"/>
          <w:szCs w:val="22"/>
        </w:rPr>
      </w:pPr>
      <w:ins w:id="39" w:author="Brett A. Bustos" w:date="2026-08-24T12:56:00Z" w16du:dateUtc="2026-08-24T18:56:00Z">
        <w:r w:rsidRPr="00557DF1">
          <w:rPr>
            <w:rStyle w:val="apple-tab-span"/>
            <w:rFonts w:ascii="Arial" w:hAnsi="Arial" w:cs="Arial"/>
            <w:color w:val="000000"/>
            <w:sz w:val="22"/>
            <w:szCs w:val="22"/>
          </w:rPr>
          <w:t>B.</w:t>
        </w:r>
        <w:r w:rsidRPr="00557DF1">
          <w:rPr>
            <w:rStyle w:val="apple-tab-span"/>
            <w:rFonts w:ascii="Arial" w:hAnsi="Arial" w:cs="Arial"/>
            <w:color w:val="000000"/>
            <w:sz w:val="22"/>
            <w:szCs w:val="22"/>
          </w:rPr>
          <w:tab/>
        </w:r>
        <w:r w:rsidRPr="00557DF1">
          <w:rPr>
            <w:rFonts w:ascii="Arial" w:hAnsi="Arial" w:cs="Arial"/>
            <w:color w:val="000000"/>
            <w:sz w:val="22"/>
            <w:szCs w:val="22"/>
          </w:rPr>
          <w:t>CDHS shall not approve requests for pilot projects when:</w:t>
        </w:r>
      </w:ins>
    </w:p>
    <w:p w14:paraId="3D3861E0" w14:textId="77777777" w:rsidR="00557DF1" w:rsidRPr="00557DF1" w:rsidRDefault="00557DF1" w:rsidP="00557DF1">
      <w:pPr>
        <w:pStyle w:val="NormalWeb"/>
        <w:spacing w:before="0" w:beforeAutospacing="0" w:after="0" w:afterAutospacing="0"/>
        <w:textAlignment w:val="baseline"/>
        <w:rPr>
          <w:ins w:id="40" w:author="Brett A. Bustos" w:date="2026-08-24T12:56:00Z" w16du:dateUtc="2026-08-24T18:56:00Z"/>
          <w:rFonts w:ascii="Arial" w:hAnsi="Arial" w:cs="Arial"/>
          <w:color w:val="000000"/>
          <w:sz w:val="22"/>
          <w:szCs w:val="22"/>
        </w:rPr>
      </w:pPr>
    </w:p>
    <w:p w14:paraId="370FA165" w14:textId="77777777" w:rsidR="00557DF1" w:rsidRPr="00557DF1" w:rsidRDefault="00557DF1" w:rsidP="00557DF1">
      <w:pPr>
        <w:pStyle w:val="NormalWeb"/>
        <w:spacing w:before="0" w:beforeAutospacing="0" w:after="0" w:afterAutospacing="0"/>
        <w:ind w:left="1440" w:hanging="720"/>
        <w:textAlignment w:val="baseline"/>
        <w:rPr>
          <w:ins w:id="41" w:author="Brett A. Bustos" w:date="2026-08-24T12:56:00Z" w16du:dateUtc="2026-08-24T18:56:00Z"/>
          <w:rFonts w:ascii="Arial" w:hAnsi="Arial" w:cs="Arial"/>
          <w:color w:val="000000"/>
          <w:sz w:val="22"/>
          <w:szCs w:val="22"/>
        </w:rPr>
      </w:pPr>
      <w:ins w:id="42" w:author="Brett A. Bustos" w:date="2026-08-24T12:56:00Z" w16du:dateUtc="2026-08-24T18:56:00Z">
        <w:r w:rsidRPr="00557DF1">
          <w:rPr>
            <w:rFonts w:ascii="Arial" w:hAnsi="Arial" w:cs="Arial"/>
            <w:color w:val="000000"/>
            <w:sz w:val="22"/>
            <w:szCs w:val="22"/>
          </w:rPr>
          <w:t>1.</w:t>
        </w:r>
        <w:r w:rsidRPr="00557DF1">
          <w:rPr>
            <w:rFonts w:ascii="Arial" w:hAnsi="Arial" w:cs="Arial"/>
            <w:color w:val="000000"/>
            <w:sz w:val="22"/>
            <w:szCs w:val="22"/>
          </w:rPr>
          <w:tab/>
          <w:t>The pilot project or the waiver or alteration of the state regulation would be in violation of federal statute, regulations, or guidance; </w:t>
        </w:r>
      </w:ins>
    </w:p>
    <w:p w14:paraId="6DAF836B" w14:textId="77777777" w:rsidR="00557DF1" w:rsidRPr="00557DF1" w:rsidRDefault="00557DF1" w:rsidP="00557DF1">
      <w:pPr>
        <w:pStyle w:val="NormalWeb"/>
        <w:spacing w:before="0" w:beforeAutospacing="0" w:after="0" w:afterAutospacing="0"/>
        <w:ind w:firstLine="720"/>
        <w:textAlignment w:val="baseline"/>
        <w:rPr>
          <w:ins w:id="43" w:author="Brett A. Bustos" w:date="2026-08-24T12:56:00Z" w16du:dateUtc="2026-08-24T18:56:00Z"/>
          <w:rFonts w:ascii="Arial" w:hAnsi="Arial" w:cs="Arial"/>
          <w:color w:val="000000"/>
          <w:sz w:val="22"/>
          <w:szCs w:val="22"/>
        </w:rPr>
      </w:pPr>
    </w:p>
    <w:p w14:paraId="01519703" w14:textId="77777777" w:rsidR="00557DF1" w:rsidRPr="00557DF1" w:rsidRDefault="00557DF1" w:rsidP="00557DF1">
      <w:pPr>
        <w:pStyle w:val="NormalWeb"/>
        <w:spacing w:before="0" w:beforeAutospacing="0" w:after="0" w:afterAutospacing="0"/>
        <w:ind w:left="1440" w:hanging="720"/>
        <w:textAlignment w:val="baseline"/>
        <w:rPr>
          <w:ins w:id="44" w:author="Brett A. Bustos" w:date="2026-08-24T12:56:00Z" w16du:dateUtc="2026-08-24T18:56:00Z"/>
          <w:rFonts w:ascii="Arial" w:hAnsi="Arial" w:cs="Arial"/>
          <w:color w:val="000000"/>
          <w:sz w:val="22"/>
          <w:szCs w:val="22"/>
        </w:rPr>
      </w:pPr>
      <w:ins w:id="45" w:author="Brett A. Bustos" w:date="2026-08-24T12:56:00Z" w16du:dateUtc="2026-08-24T18:56:00Z">
        <w:r w:rsidRPr="00557DF1">
          <w:rPr>
            <w:rFonts w:ascii="Arial" w:hAnsi="Arial" w:cs="Arial"/>
            <w:color w:val="000000"/>
            <w:sz w:val="22"/>
            <w:szCs w:val="22"/>
          </w:rPr>
          <w:t>2.</w:t>
        </w:r>
        <w:r w:rsidRPr="00557DF1">
          <w:rPr>
            <w:rFonts w:ascii="Arial" w:hAnsi="Arial" w:cs="Arial"/>
            <w:color w:val="000000"/>
            <w:sz w:val="22"/>
            <w:szCs w:val="22"/>
          </w:rPr>
          <w:tab/>
          <w:t>The waiver would require significant resources from the State to implement; or,</w:t>
        </w:r>
      </w:ins>
    </w:p>
    <w:p w14:paraId="321AFA60" w14:textId="77777777" w:rsidR="00557DF1" w:rsidRPr="00557DF1" w:rsidRDefault="00557DF1" w:rsidP="00557DF1">
      <w:pPr>
        <w:pStyle w:val="NormalWeb"/>
        <w:spacing w:before="0" w:beforeAutospacing="0" w:after="0" w:afterAutospacing="0"/>
        <w:ind w:firstLine="720"/>
        <w:textAlignment w:val="baseline"/>
        <w:rPr>
          <w:ins w:id="46" w:author="Brett A. Bustos" w:date="2026-08-24T12:56:00Z" w16du:dateUtc="2026-08-24T18:56:00Z"/>
          <w:rFonts w:ascii="Arial" w:hAnsi="Arial" w:cs="Arial"/>
          <w:color w:val="000000"/>
          <w:sz w:val="22"/>
          <w:szCs w:val="22"/>
        </w:rPr>
      </w:pPr>
    </w:p>
    <w:p w14:paraId="5003F5C3" w14:textId="77777777" w:rsidR="00557DF1" w:rsidRPr="00557DF1" w:rsidRDefault="00557DF1" w:rsidP="00557DF1">
      <w:pPr>
        <w:pStyle w:val="NormalWeb"/>
        <w:spacing w:before="0" w:beforeAutospacing="0" w:after="0" w:afterAutospacing="0"/>
        <w:ind w:left="1440" w:hanging="720"/>
        <w:textAlignment w:val="baseline"/>
        <w:rPr>
          <w:ins w:id="47" w:author="Brett A. Bustos" w:date="2026-08-24T12:56:00Z" w16du:dateUtc="2026-08-24T18:56:00Z"/>
          <w:rFonts w:ascii="Arial" w:hAnsi="Arial" w:cs="Arial"/>
          <w:color w:val="000000"/>
          <w:sz w:val="22"/>
          <w:szCs w:val="22"/>
        </w:rPr>
      </w:pPr>
      <w:ins w:id="48" w:author="Brett A. Bustos" w:date="2026-08-24T12:56:00Z" w16du:dateUtc="2026-08-24T18:56:00Z">
        <w:r w:rsidRPr="00557DF1">
          <w:rPr>
            <w:rFonts w:ascii="Arial" w:hAnsi="Arial" w:cs="Arial"/>
            <w:color w:val="000000"/>
            <w:sz w:val="22"/>
            <w:szCs w:val="22"/>
          </w:rPr>
          <w:t>3.</w:t>
        </w:r>
        <w:r w:rsidRPr="00557DF1">
          <w:rPr>
            <w:rFonts w:ascii="Arial" w:hAnsi="Arial" w:cs="Arial"/>
            <w:color w:val="000000"/>
            <w:sz w:val="22"/>
            <w:szCs w:val="22"/>
          </w:rPr>
          <w:tab/>
          <w:t>The waiver would result in material impairment of any statutory or regulatory rights of participants or applicants.</w:t>
        </w:r>
      </w:ins>
    </w:p>
    <w:p w14:paraId="42F82AB8" w14:textId="77777777" w:rsidR="00557DF1" w:rsidRPr="00557DF1" w:rsidRDefault="00557DF1" w:rsidP="00557DF1">
      <w:pPr>
        <w:pStyle w:val="NormalWeb"/>
        <w:spacing w:before="0" w:beforeAutospacing="0" w:after="0" w:afterAutospacing="0"/>
        <w:textAlignment w:val="baseline"/>
        <w:rPr>
          <w:ins w:id="49" w:author="Brett A. Bustos" w:date="2026-08-24T12:56:00Z" w16du:dateUtc="2026-08-24T18:56:00Z"/>
          <w:rFonts w:ascii="Arial" w:hAnsi="Arial" w:cs="Arial"/>
          <w:color w:val="000000"/>
          <w:sz w:val="22"/>
          <w:szCs w:val="22"/>
        </w:rPr>
      </w:pPr>
    </w:p>
    <w:p w14:paraId="458BB427" w14:textId="77777777" w:rsidR="00557DF1" w:rsidRPr="00557DF1" w:rsidRDefault="00557DF1" w:rsidP="00557DF1">
      <w:pPr>
        <w:pStyle w:val="NormalWeb"/>
        <w:spacing w:before="0" w:beforeAutospacing="0" w:after="0" w:afterAutospacing="0"/>
        <w:ind w:left="720" w:hanging="720"/>
        <w:textAlignment w:val="baseline"/>
        <w:rPr>
          <w:ins w:id="50" w:author="Brett A. Bustos" w:date="2026-08-24T12:56:00Z" w16du:dateUtc="2026-08-24T18:56:00Z"/>
          <w:rFonts w:ascii="Arial" w:hAnsi="Arial" w:cs="Arial"/>
          <w:color w:val="000000"/>
          <w:sz w:val="22"/>
          <w:szCs w:val="22"/>
        </w:rPr>
      </w:pPr>
      <w:ins w:id="51" w:author="Brett A. Bustos" w:date="2026-08-24T12:56:00Z" w16du:dateUtc="2026-08-24T18:56:00Z">
        <w:r w:rsidRPr="00557DF1">
          <w:rPr>
            <w:rFonts w:ascii="Arial" w:hAnsi="Arial" w:cs="Arial"/>
            <w:color w:val="000000"/>
            <w:sz w:val="22"/>
            <w:szCs w:val="22"/>
          </w:rPr>
          <w:t>C.</w:t>
        </w:r>
        <w:r w:rsidRPr="00557DF1">
          <w:rPr>
            <w:rFonts w:ascii="Arial" w:hAnsi="Arial" w:cs="Arial"/>
            <w:color w:val="000000"/>
            <w:sz w:val="22"/>
            <w:szCs w:val="22"/>
          </w:rPr>
          <w:tab/>
          <w:t>Applications for pilot projects may come from individual counties or local offices or from a group of multiple counties and local offices. </w:t>
        </w:r>
      </w:ins>
    </w:p>
    <w:p w14:paraId="1B8B17CF" w14:textId="77777777" w:rsidR="00557DF1" w:rsidRPr="00557DF1" w:rsidRDefault="00557DF1" w:rsidP="00557DF1">
      <w:pPr>
        <w:pStyle w:val="NormalWeb"/>
        <w:spacing w:before="0" w:beforeAutospacing="0" w:after="0" w:afterAutospacing="0"/>
        <w:textAlignment w:val="baseline"/>
        <w:rPr>
          <w:ins w:id="52" w:author="Brett A. Bustos" w:date="2026-08-24T12:56:00Z" w16du:dateUtc="2026-08-24T18:56:00Z"/>
          <w:rFonts w:ascii="Arial" w:hAnsi="Arial" w:cs="Arial"/>
          <w:color w:val="000000"/>
          <w:sz w:val="22"/>
          <w:szCs w:val="22"/>
        </w:rPr>
      </w:pPr>
    </w:p>
    <w:p w14:paraId="421D194B" w14:textId="77777777" w:rsidR="00557DF1" w:rsidRPr="00557DF1" w:rsidRDefault="00557DF1" w:rsidP="00557DF1">
      <w:pPr>
        <w:pStyle w:val="NormalWeb"/>
        <w:spacing w:before="0" w:beforeAutospacing="0" w:after="0" w:afterAutospacing="0"/>
        <w:ind w:left="720" w:hanging="720"/>
        <w:textAlignment w:val="baseline"/>
        <w:rPr>
          <w:ins w:id="53" w:author="Brett A. Bustos" w:date="2026-08-24T12:56:00Z" w16du:dateUtc="2026-08-24T18:56:00Z"/>
          <w:rFonts w:ascii="Arial" w:hAnsi="Arial" w:cs="Arial"/>
          <w:color w:val="000000"/>
          <w:sz w:val="22"/>
          <w:szCs w:val="22"/>
        </w:rPr>
      </w:pPr>
      <w:ins w:id="54" w:author="Brett A. Bustos" w:date="2026-08-24T12:56:00Z" w16du:dateUtc="2026-08-24T18:56:00Z">
        <w:r w:rsidRPr="00557DF1">
          <w:rPr>
            <w:rFonts w:ascii="Arial" w:hAnsi="Arial" w:cs="Arial"/>
            <w:color w:val="000000"/>
            <w:sz w:val="22"/>
            <w:szCs w:val="22"/>
          </w:rPr>
          <w:lastRenderedPageBreak/>
          <w:t>D.</w:t>
        </w:r>
        <w:r w:rsidRPr="00557DF1">
          <w:rPr>
            <w:rFonts w:ascii="Arial" w:hAnsi="Arial" w:cs="Arial"/>
            <w:color w:val="000000"/>
            <w:sz w:val="22"/>
            <w:szCs w:val="22"/>
          </w:rPr>
          <w:tab/>
          <w:t xml:space="preserve">CDHS shall approve pilot projects for a period not to exceed six months unless the pilot project is </w:t>
        </w:r>
        <w:proofErr w:type="gramStart"/>
        <w:r w:rsidRPr="00557DF1">
          <w:rPr>
            <w:rFonts w:ascii="Arial" w:hAnsi="Arial" w:cs="Arial"/>
            <w:color w:val="000000"/>
            <w:sz w:val="22"/>
            <w:szCs w:val="22"/>
          </w:rPr>
          <w:t>for</w:t>
        </w:r>
        <w:proofErr w:type="gramEnd"/>
        <w:r w:rsidRPr="00557DF1">
          <w:rPr>
            <w:rFonts w:ascii="Arial" w:hAnsi="Arial" w:cs="Arial"/>
            <w:color w:val="000000"/>
            <w:sz w:val="22"/>
            <w:szCs w:val="22"/>
          </w:rPr>
          <w:t xml:space="preserve"> an ongoing situation. Extensions may be granted provided that the requesting county submits appropriate justification with the waiver request and any subsequent extension requests, including evaluation results and outcomes.</w:t>
        </w:r>
      </w:ins>
    </w:p>
    <w:p w14:paraId="71603BD1" w14:textId="77777777" w:rsidR="00557DF1" w:rsidRPr="00557DF1" w:rsidRDefault="00557DF1" w:rsidP="00557DF1">
      <w:pPr>
        <w:pStyle w:val="NormalWeb"/>
        <w:spacing w:before="0" w:beforeAutospacing="0" w:after="0" w:afterAutospacing="0"/>
        <w:textAlignment w:val="baseline"/>
        <w:rPr>
          <w:ins w:id="55" w:author="Brett A. Bustos" w:date="2026-08-24T12:56:00Z" w16du:dateUtc="2026-08-24T18:56:00Z"/>
          <w:rFonts w:ascii="Arial" w:hAnsi="Arial" w:cs="Arial"/>
          <w:color w:val="000000"/>
          <w:sz w:val="22"/>
          <w:szCs w:val="22"/>
        </w:rPr>
      </w:pPr>
    </w:p>
    <w:p w14:paraId="13E3BE82" w14:textId="77777777" w:rsidR="00557DF1" w:rsidRPr="00557DF1" w:rsidRDefault="00557DF1" w:rsidP="00557DF1">
      <w:pPr>
        <w:pStyle w:val="NormalWeb"/>
        <w:spacing w:before="0" w:beforeAutospacing="0" w:after="0" w:afterAutospacing="0"/>
        <w:ind w:left="720" w:hanging="720"/>
        <w:textAlignment w:val="baseline"/>
        <w:rPr>
          <w:ins w:id="56" w:author="Brett A. Bustos" w:date="2026-08-24T12:56:00Z" w16du:dateUtc="2026-08-24T18:56:00Z"/>
          <w:rFonts w:ascii="Arial" w:hAnsi="Arial" w:cs="Arial"/>
          <w:color w:val="000000"/>
          <w:sz w:val="22"/>
          <w:szCs w:val="22"/>
        </w:rPr>
      </w:pPr>
      <w:ins w:id="57" w:author="Brett A. Bustos" w:date="2026-08-24T12:56:00Z" w16du:dateUtc="2026-08-24T18:56:00Z">
        <w:r w:rsidRPr="00557DF1">
          <w:rPr>
            <w:rFonts w:ascii="Arial" w:hAnsi="Arial" w:cs="Arial"/>
            <w:color w:val="000000"/>
            <w:sz w:val="22"/>
            <w:szCs w:val="22"/>
          </w:rPr>
          <w:t>E.</w:t>
        </w:r>
        <w:r w:rsidRPr="00557DF1">
          <w:rPr>
            <w:rFonts w:ascii="Arial" w:hAnsi="Arial" w:cs="Arial"/>
            <w:color w:val="000000"/>
            <w:sz w:val="22"/>
            <w:szCs w:val="22"/>
          </w:rPr>
          <w:tab/>
          <w:t xml:space="preserve">When submitting requests for pilot projects, local offices </w:t>
        </w:r>
        <w:proofErr w:type="gramStart"/>
        <w:r w:rsidRPr="00557DF1">
          <w:rPr>
            <w:rFonts w:ascii="Arial" w:hAnsi="Arial" w:cs="Arial"/>
            <w:color w:val="000000"/>
            <w:sz w:val="22"/>
            <w:szCs w:val="22"/>
          </w:rPr>
          <w:t>shall</w:t>
        </w:r>
        <w:proofErr w:type="gramEnd"/>
        <w:r w:rsidRPr="00557DF1">
          <w:rPr>
            <w:rFonts w:ascii="Arial" w:hAnsi="Arial" w:cs="Arial"/>
            <w:color w:val="000000"/>
            <w:sz w:val="22"/>
            <w:szCs w:val="22"/>
          </w:rPr>
          <w:t xml:space="preserve"> provide compelling justification for the pilot projects in terms of how the pilot will improve the efficiency and effectiveness of the administration of SNAP. At a minimum, requests for pilot projects shall include but not necessarily be limited to:</w:t>
        </w:r>
      </w:ins>
    </w:p>
    <w:p w14:paraId="23104530" w14:textId="77777777" w:rsidR="00557DF1" w:rsidRPr="00557DF1" w:rsidRDefault="00557DF1" w:rsidP="00557DF1">
      <w:pPr>
        <w:pStyle w:val="NormalWeb"/>
        <w:spacing w:before="0" w:beforeAutospacing="0" w:after="0" w:afterAutospacing="0"/>
        <w:textAlignment w:val="baseline"/>
        <w:rPr>
          <w:ins w:id="58" w:author="Brett A. Bustos" w:date="2026-08-24T12:56:00Z" w16du:dateUtc="2026-08-24T18:56:00Z"/>
          <w:rFonts w:ascii="Arial" w:hAnsi="Arial" w:cs="Arial"/>
          <w:color w:val="000000"/>
          <w:sz w:val="22"/>
          <w:szCs w:val="22"/>
        </w:rPr>
      </w:pPr>
    </w:p>
    <w:p w14:paraId="423B129C" w14:textId="77777777" w:rsidR="00557DF1" w:rsidRPr="00557DF1" w:rsidRDefault="00557DF1" w:rsidP="00557DF1">
      <w:pPr>
        <w:pStyle w:val="NormalWeb"/>
        <w:spacing w:before="0" w:beforeAutospacing="0" w:after="0" w:afterAutospacing="0"/>
        <w:ind w:firstLine="720"/>
        <w:textAlignment w:val="baseline"/>
        <w:rPr>
          <w:ins w:id="59" w:author="Brett A. Bustos" w:date="2026-08-24T12:56:00Z" w16du:dateUtc="2026-08-24T18:56:00Z"/>
          <w:rFonts w:ascii="Arial" w:hAnsi="Arial" w:cs="Arial"/>
          <w:color w:val="000000"/>
          <w:sz w:val="22"/>
          <w:szCs w:val="22"/>
        </w:rPr>
      </w:pPr>
      <w:ins w:id="60" w:author="Brett A. Bustos" w:date="2026-08-24T12:56:00Z" w16du:dateUtc="2026-08-24T18:56:00Z">
        <w:r w:rsidRPr="00557DF1">
          <w:rPr>
            <w:rFonts w:ascii="Arial" w:hAnsi="Arial" w:cs="Arial"/>
            <w:color w:val="000000"/>
            <w:sz w:val="22"/>
            <w:szCs w:val="22"/>
          </w:rPr>
          <w:t>1.</w:t>
        </w:r>
        <w:r w:rsidRPr="00557DF1">
          <w:rPr>
            <w:rFonts w:ascii="Arial" w:hAnsi="Arial" w:cs="Arial"/>
            <w:color w:val="000000"/>
            <w:sz w:val="22"/>
            <w:szCs w:val="22"/>
          </w:rPr>
          <w:tab/>
          <w:t>Reasons why the pilot project is needed;</w:t>
        </w:r>
      </w:ins>
    </w:p>
    <w:p w14:paraId="6F45D225" w14:textId="77777777" w:rsidR="00557DF1" w:rsidRPr="00557DF1" w:rsidRDefault="00557DF1" w:rsidP="00557DF1">
      <w:pPr>
        <w:pStyle w:val="NormalWeb"/>
        <w:spacing w:before="0" w:beforeAutospacing="0" w:after="0" w:afterAutospacing="0"/>
        <w:ind w:left="1440" w:hanging="720"/>
        <w:textAlignment w:val="baseline"/>
        <w:rPr>
          <w:ins w:id="61" w:author="Brett A. Bustos" w:date="2026-08-24T12:56:00Z" w16du:dateUtc="2026-08-24T18:56:00Z"/>
          <w:rFonts w:ascii="Arial" w:hAnsi="Arial" w:cs="Arial"/>
          <w:color w:val="000000"/>
          <w:sz w:val="22"/>
          <w:szCs w:val="22"/>
        </w:rPr>
      </w:pPr>
    </w:p>
    <w:p w14:paraId="649BCFB9" w14:textId="77777777" w:rsidR="00557DF1" w:rsidRPr="00557DF1" w:rsidRDefault="00557DF1" w:rsidP="00557DF1">
      <w:pPr>
        <w:pStyle w:val="NormalWeb"/>
        <w:spacing w:before="0" w:beforeAutospacing="0" w:after="0" w:afterAutospacing="0"/>
        <w:ind w:left="1440" w:hanging="720"/>
        <w:textAlignment w:val="baseline"/>
        <w:rPr>
          <w:ins w:id="62" w:author="Brett A. Bustos" w:date="2026-08-24T12:56:00Z" w16du:dateUtc="2026-08-24T18:56:00Z"/>
          <w:rFonts w:ascii="Arial" w:hAnsi="Arial" w:cs="Arial"/>
          <w:color w:val="000000"/>
          <w:sz w:val="22"/>
          <w:szCs w:val="22"/>
        </w:rPr>
      </w:pPr>
      <w:ins w:id="63" w:author="Brett A. Bustos" w:date="2026-08-24T12:56:00Z" w16du:dateUtc="2026-08-24T18:56:00Z">
        <w:r w:rsidRPr="00557DF1">
          <w:rPr>
            <w:rFonts w:ascii="Arial" w:hAnsi="Arial" w:cs="Arial"/>
            <w:color w:val="000000"/>
            <w:sz w:val="22"/>
            <w:szCs w:val="22"/>
          </w:rPr>
          <w:t>2.</w:t>
        </w:r>
        <w:r w:rsidRPr="00557DF1">
          <w:rPr>
            <w:rFonts w:ascii="Arial" w:hAnsi="Arial" w:cs="Arial"/>
            <w:color w:val="000000"/>
            <w:sz w:val="22"/>
            <w:szCs w:val="22"/>
          </w:rPr>
          <w:tab/>
          <w:t>The portion of caseload or potential caseload which would be affected and the characteristics of the affected caseload such as geographic, urban, or rural concentration;</w:t>
        </w:r>
      </w:ins>
    </w:p>
    <w:p w14:paraId="487CD6D4" w14:textId="77777777" w:rsidR="00557DF1" w:rsidRPr="00557DF1" w:rsidRDefault="00557DF1" w:rsidP="00557DF1">
      <w:pPr>
        <w:pStyle w:val="NormalWeb"/>
        <w:spacing w:before="0" w:beforeAutospacing="0" w:after="0" w:afterAutospacing="0"/>
        <w:ind w:firstLine="720"/>
        <w:textAlignment w:val="baseline"/>
        <w:rPr>
          <w:ins w:id="64" w:author="Brett A. Bustos" w:date="2026-08-24T12:56:00Z" w16du:dateUtc="2026-08-24T18:56:00Z"/>
          <w:rFonts w:ascii="Arial" w:hAnsi="Arial" w:cs="Arial"/>
          <w:color w:val="000000"/>
          <w:sz w:val="22"/>
          <w:szCs w:val="22"/>
        </w:rPr>
      </w:pPr>
    </w:p>
    <w:p w14:paraId="784A6F0F" w14:textId="77777777" w:rsidR="00557DF1" w:rsidRPr="00557DF1" w:rsidRDefault="00557DF1" w:rsidP="00557DF1">
      <w:pPr>
        <w:pStyle w:val="NormalWeb"/>
        <w:spacing w:before="0" w:beforeAutospacing="0" w:after="0" w:afterAutospacing="0"/>
        <w:ind w:left="1440" w:hanging="720"/>
        <w:textAlignment w:val="baseline"/>
        <w:rPr>
          <w:ins w:id="65" w:author="Brett A. Bustos" w:date="2026-08-24T12:56:00Z" w16du:dateUtc="2026-08-24T18:56:00Z"/>
          <w:rFonts w:ascii="Arial" w:hAnsi="Arial" w:cs="Arial"/>
          <w:color w:val="000000"/>
          <w:sz w:val="22"/>
          <w:szCs w:val="22"/>
        </w:rPr>
      </w:pPr>
      <w:ins w:id="66" w:author="Brett A. Bustos" w:date="2026-08-24T12:56:00Z" w16du:dateUtc="2026-08-24T18:56:00Z">
        <w:r w:rsidRPr="00557DF1">
          <w:rPr>
            <w:rFonts w:ascii="Arial" w:hAnsi="Arial" w:cs="Arial"/>
            <w:color w:val="000000"/>
            <w:sz w:val="22"/>
            <w:szCs w:val="22"/>
          </w:rPr>
          <w:t>3.</w:t>
        </w:r>
        <w:r w:rsidRPr="00557DF1">
          <w:rPr>
            <w:rFonts w:ascii="Arial" w:hAnsi="Arial" w:cs="Arial"/>
            <w:color w:val="000000"/>
            <w:sz w:val="22"/>
            <w:szCs w:val="22"/>
          </w:rPr>
          <w:tab/>
          <w:t>Anticipated impact on service to participants or potential participants who would be affected;</w:t>
        </w:r>
      </w:ins>
    </w:p>
    <w:p w14:paraId="5A938FCE" w14:textId="77777777" w:rsidR="00557DF1" w:rsidRPr="00557DF1" w:rsidRDefault="00557DF1" w:rsidP="00557DF1">
      <w:pPr>
        <w:pStyle w:val="NormalWeb"/>
        <w:spacing w:before="0" w:beforeAutospacing="0" w:after="0" w:afterAutospacing="0"/>
        <w:ind w:firstLine="720"/>
        <w:textAlignment w:val="baseline"/>
        <w:rPr>
          <w:ins w:id="67" w:author="Brett A. Bustos" w:date="2026-08-24T12:56:00Z" w16du:dateUtc="2026-08-24T18:56:00Z"/>
          <w:rFonts w:ascii="Arial" w:hAnsi="Arial" w:cs="Arial"/>
          <w:color w:val="000000"/>
          <w:sz w:val="22"/>
          <w:szCs w:val="22"/>
        </w:rPr>
      </w:pPr>
    </w:p>
    <w:p w14:paraId="6A00A754" w14:textId="77777777" w:rsidR="00557DF1" w:rsidRPr="00557DF1" w:rsidRDefault="00557DF1" w:rsidP="00557DF1">
      <w:pPr>
        <w:pStyle w:val="NormalWeb"/>
        <w:spacing w:before="0" w:beforeAutospacing="0" w:after="0" w:afterAutospacing="0"/>
        <w:ind w:firstLine="720"/>
        <w:textAlignment w:val="baseline"/>
        <w:rPr>
          <w:ins w:id="68" w:author="Brett A. Bustos" w:date="2026-08-24T12:56:00Z" w16du:dateUtc="2026-08-24T18:56:00Z"/>
          <w:rFonts w:ascii="Arial" w:hAnsi="Arial" w:cs="Arial"/>
          <w:color w:val="000000"/>
          <w:sz w:val="22"/>
          <w:szCs w:val="22"/>
        </w:rPr>
      </w:pPr>
      <w:ins w:id="69" w:author="Brett A. Bustos" w:date="2026-08-24T12:56:00Z" w16du:dateUtc="2026-08-24T18:56:00Z">
        <w:r w:rsidRPr="00557DF1">
          <w:rPr>
            <w:rFonts w:ascii="Arial" w:hAnsi="Arial" w:cs="Arial"/>
            <w:color w:val="000000"/>
            <w:sz w:val="22"/>
            <w:szCs w:val="22"/>
          </w:rPr>
          <w:t>4.</w:t>
        </w:r>
        <w:r w:rsidRPr="00557DF1">
          <w:rPr>
            <w:rFonts w:ascii="Arial" w:hAnsi="Arial" w:cs="Arial"/>
            <w:color w:val="000000"/>
            <w:sz w:val="22"/>
            <w:szCs w:val="22"/>
          </w:rPr>
          <w:tab/>
          <w:t>Anticipated period for which the pilot project is needed; and</w:t>
        </w:r>
      </w:ins>
    </w:p>
    <w:p w14:paraId="36202505" w14:textId="77777777" w:rsidR="00557DF1" w:rsidRPr="00557DF1" w:rsidRDefault="00557DF1" w:rsidP="00557DF1">
      <w:pPr>
        <w:pStyle w:val="NormalWeb"/>
        <w:spacing w:before="0" w:beforeAutospacing="0" w:after="0" w:afterAutospacing="0"/>
        <w:ind w:firstLine="720"/>
        <w:textAlignment w:val="baseline"/>
        <w:rPr>
          <w:ins w:id="70" w:author="Brett A. Bustos" w:date="2026-08-24T12:56:00Z" w16du:dateUtc="2026-08-24T18:56:00Z"/>
          <w:rFonts w:ascii="Arial" w:hAnsi="Arial" w:cs="Arial"/>
          <w:color w:val="000000"/>
          <w:sz w:val="22"/>
          <w:szCs w:val="22"/>
        </w:rPr>
      </w:pPr>
    </w:p>
    <w:p w14:paraId="0A39130D" w14:textId="77777777" w:rsidR="00557DF1" w:rsidRPr="00557DF1" w:rsidRDefault="00557DF1" w:rsidP="00557DF1">
      <w:pPr>
        <w:pStyle w:val="NormalWeb"/>
        <w:spacing w:before="0" w:beforeAutospacing="0" w:after="0" w:afterAutospacing="0"/>
        <w:ind w:left="1440" w:hanging="720"/>
        <w:textAlignment w:val="baseline"/>
        <w:rPr>
          <w:ins w:id="71" w:author="Brett A. Bustos" w:date="2026-08-24T12:56:00Z" w16du:dateUtc="2026-08-24T18:56:00Z"/>
          <w:rFonts w:ascii="Arial" w:hAnsi="Arial" w:cs="Arial"/>
          <w:color w:val="000000"/>
          <w:sz w:val="22"/>
          <w:szCs w:val="22"/>
        </w:rPr>
      </w:pPr>
      <w:ins w:id="72" w:author="Brett A. Bustos" w:date="2026-08-24T12:56:00Z" w16du:dateUtc="2026-08-24T18:56:00Z">
        <w:r w:rsidRPr="00557DF1">
          <w:rPr>
            <w:rFonts w:ascii="Arial" w:hAnsi="Arial" w:cs="Arial"/>
            <w:color w:val="000000"/>
            <w:sz w:val="22"/>
            <w:szCs w:val="22"/>
          </w:rPr>
          <w:t>5.</w:t>
        </w:r>
        <w:r w:rsidRPr="00557DF1">
          <w:rPr>
            <w:rFonts w:ascii="Arial" w:hAnsi="Arial" w:cs="Arial"/>
            <w:color w:val="000000"/>
            <w:sz w:val="22"/>
            <w:szCs w:val="22"/>
          </w:rPr>
          <w:tab/>
          <w:t>Thorough explanation of the proposed alternative provision to be used in lieu of the waived regulatory provision.</w:t>
        </w:r>
      </w:ins>
    </w:p>
    <w:p w14:paraId="4A9C9238" w14:textId="77777777" w:rsidR="00557DF1" w:rsidRPr="00557DF1" w:rsidRDefault="00557DF1" w:rsidP="00557DF1">
      <w:pPr>
        <w:pStyle w:val="NormalWeb"/>
        <w:spacing w:before="0" w:beforeAutospacing="0" w:after="0" w:afterAutospacing="0"/>
        <w:textAlignment w:val="baseline"/>
        <w:rPr>
          <w:ins w:id="73" w:author="Brett A. Bustos" w:date="2026-08-24T12:56:00Z" w16du:dateUtc="2026-08-24T18:56:00Z"/>
          <w:rFonts w:ascii="Arial" w:hAnsi="Arial" w:cs="Arial"/>
          <w:color w:val="000000"/>
          <w:sz w:val="22"/>
          <w:szCs w:val="22"/>
        </w:rPr>
      </w:pPr>
    </w:p>
    <w:p w14:paraId="73A24688" w14:textId="77777777" w:rsidR="00557DF1" w:rsidRPr="00557DF1" w:rsidRDefault="00557DF1" w:rsidP="00557DF1">
      <w:pPr>
        <w:pStyle w:val="NormalWeb"/>
        <w:spacing w:before="0" w:beforeAutospacing="0" w:after="0" w:afterAutospacing="0"/>
        <w:ind w:left="720" w:hanging="720"/>
        <w:textAlignment w:val="baseline"/>
        <w:rPr>
          <w:ins w:id="74" w:author="Brett A. Bustos" w:date="2026-08-24T12:56:00Z" w16du:dateUtc="2026-08-24T18:56:00Z"/>
          <w:rFonts w:ascii="Arial" w:hAnsi="Arial" w:cs="Arial"/>
          <w:color w:val="000000"/>
          <w:sz w:val="22"/>
          <w:szCs w:val="22"/>
        </w:rPr>
      </w:pPr>
      <w:ins w:id="75" w:author="Brett A. Bustos" w:date="2026-08-24T12:56:00Z" w16du:dateUtc="2026-08-24T18:56:00Z">
        <w:r w:rsidRPr="00557DF1">
          <w:rPr>
            <w:rFonts w:ascii="Arial" w:hAnsi="Arial" w:cs="Arial"/>
            <w:color w:val="000000"/>
            <w:sz w:val="22"/>
            <w:szCs w:val="22"/>
          </w:rPr>
          <w:t>F.</w:t>
        </w:r>
        <w:r w:rsidRPr="00557DF1">
          <w:rPr>
            <w:rFonts w:ascii="Arial" w:hAnsi="Arial" w:cs="Arial"/>
            <w:color w:val="000000"/>
            <w:sz w:val="22"/>
            <w:szCs w:val="22"/>
          </w:rPr>
          <w:tab/>
          <w:t>If approved, local offices must monitor the pilot project implementation and report to the State monthly on impact data, including at a minimum:</w:t>
        </w:r>
      </w:ins>
    </w:p>
    <w:p w14:paraId="3378C798" w14:textId="77777777" w:rsidR="00557DF1" w:rsidRPr="00557DF1" w:rsidRDefault="00557DF1" w:rsidP="00557DF1">
      <w:pPr>
        <w:pStyle w:val="NormalWeb"/>
        <w:spacing w:before="0" w:beforeAutospacing="0" w:after="0" w:afterAutospacing="0"/>
        <w:ind w:left="720" w:hanging="720"/>
        <w:textAlignment w:val="baseline"/>
        <w:rPr>
          <w:ins w:id="76" w:author="Brett A. Bustos" w:date="2026-08-24T12:56:00Z" w16du:dateUtc="2026-08-24T18:56:00Z"/>
          <w:rFonts w:ascii="Arial" w:hAnsi="Arial" w:cs="Arial"/>
          <w:color w:val="000000"/>
          <w:sz w:val="22"/>
          <w:szCs w:val="22"/>
        </w:rPr>
      </w:pPr>
    </w:p>
    <w:p w14:paraId="3B8DD32F" w14:textId="77777777" w:rsidR="00557DF1" w:rsidRPr="00557DF1" w:rsidRDefault="00557DF1" w:rsidP="00557DF1">
      <w:pPr>
        <w:pStyle w:val="NormalWeb"/>
        <w:spacing w:before="0" w:beforeAutospacing="0" w:after="0" w:afterAutospacing="0"/>
        <w:ind w:firstLine="720"/>
        <w:textAlignment w:val="baseline"/>
        <w:rPr>
          <w:ins w:id="77" w:author="Brett A. Bustos" w:date="2026-08-24T12:56:00Z" w16du:dateUtc="2026-08-24T18:56:00Z"/>
          <w:rFonts w:ascii="Arial" w:hAnsi="Arial" w:cs="Arial"/>
          <w:color w:val="000000"/>
          <w:sz w:val="22"/>
          <w:szCs w:val="22"/>
        </w:rPr>
      </w:pPr>
      <w:ins w:id="78" w:author="Brett A. Bustos" w:date="2026-08-24T12:56:00Z" w16du:dateUtc="2026-08-24T18:56:00Z">
        <w:r w:rsidRPr="00557DF1">
          <w:rPr>
            <w:rFonts w:ascii="Arial" w:hAnsi="Arial" w:cs="Arial"/>
            <w:color w:val="000000"/>
            <w:sz w:val="22"/>
            <w:szCs w:val="22"/>
          </w:rPr>
          <w:t>1.</w:t>
        </w:r>
        <w:r w:rsidRPr="00557DF1">
          <w:rPr>
            <w:rFonts w:ascii="Arial" w:hAnsi="Arial" w:cs="Arial"/>
            <w:color w:val="000000"/>
            <w:sz w:val="22"/>
            <w:szCs w:val="22"/>
          </w:rPr>
          <w:tab/>
          <w:t>Impacts to county caseload;</w:t>
        </w:r>
      </w:ins>
    </w:p>
    <w:p w14:paraId="4AEB780F" w14:textId="77777777" w:rsidR="00557DF1" w:rsidRPr="00557DF1" w:rsidRDefault="00557DF1" w:rsidP="00557DF1">
      <w:pPr>
        <w:pStyle w:val="NormalWeb"/>
        <w:spacing w:before="0" w:beforeAutospacing="0" w:after="0" w:afterAutospacing="0"/>
        <w:ind w:firstLine="720"/>
        <w:textAlignment w:val="baseline"/>
        <w:rPr>
          <w:ins w:id="79" w:author="Brett A. Bustos" w:date="2026-08-24T12:56:00Z" w16du:dateUtc="2026-08-24T18:56:00Z"/>
          <w:rFonts w:ascii="Arial" w:hAnsi="Arial" w:cs="Arial"/>
          <w:color w:val="000000"/>
          <w:sz w:val="22"/>
          <w:szCs w:val="22"/>
        </w:rPr>
      </w:pPr>
    </w:p>
    <w:p w14:paraId="4669A3F3" w14:textId="77777777" w:rsidR="00557DF1" w:rsidRPr="00557DF1" w:rsidRDefault="00557DF1" w:rsidP="00557DF1">
      <w:pPr>
        <w:pStyle w:val="NormalWeb"/>
        <w:spacing w:before="0" w:beforeAutospacing="0" w:after="0" w:afterAutospacing="0"/>
        <w:ind w:firstLine="720"/>
        <w:textAlignment w:val="baseline"/>
        <w:rPr>
          <w:ins w:id="80" w:author="Brett A. Bustos" w:date="2026-08-24T12:56:00Z" w16du:dateUtc="2026-08-24T18:56:00Z"/>
          <w:rFonts w:ascii="Arial" w:hAnsi="Arial" w:cs="Arial"/>
          <w:color w:val="000000"/>
          <w:sz w:val="22"/>
          <w:szCs w:val="22"/>
        </w:rPr>
      </w:pPr>
      <w:ins w:id="81" w:author="Brett A. Bustos" w:date="2026-08-24T12:56:00Z" w16du:dateUtc="2026-08-24T18:56:00Z">
        <w:r w:rsidRPr="00557DF1">
          <w:rPr>
            <w:rFonts w:ascii="Arial" w:hAnsi="Arial" w:cs="Arial"/>
            <w:color w:val="000000"/>
            <w:sz w:val="22"/>
            <w:szCs w:val="22"/>
          </w:rPr>
          <w:t>2.</w:t>
        </w:r>
        <w:r w:rsidRPr="00557DF1">
          <w:rPr>
            <w:rFonts w:ascii="Arial" w:hAnsi="Arial" w:cs="Arial"/>
            <w:color w:val="000000"/>
            <w:sz w:val="22"/>
            <w:szCs w:val="22"/>
          </w:rPr>
          <w:tab/>
          <w:t>Impacts on county operations; and</w:t>
        </w:r>
      </w:ins>
    </w:p>
    <w:p w14:paraId="5DC38C93" w14:textId="77777777" w:rsidR="00557DF1" w:rsidRPr="00557DF1" w:rsidRDefault="00557DF1" w:rsidP="00557DF1">
      <w:pPr>
        <w:pStyle w:val="NormalWeb"/>
        <w:spacing w:before="0" w:beforeAutospacing="0" w:after="0" w:afterAutospacing="0"/>
        <w:ind w:firstLine="720"/>
        <w:textAlignment w:val="baseline"/>
        <w:rPr>
          <w:ins w:id="82" w:author="Brett A. Bustos" w:date="2026-08-24T12:56:00Z" w16du:dateUtc="2026-08-24T18:56:00Z"/>
          <w:rFonts w:ascii="Arial" w:hAnsi="Arial" w:cs="Arial"/>
          <w:color w:val="000000"/>
          <w:sz w:val="22"/>
          <w:szCs w:val="22"/>
        </w:rPr>
      </w:pPr>
    </w:p>
    <w:p w14:paraId="31F4C170" w14:textId="77777777" w:rsidR="00557DF1" w:rsidRPr="00557DF1" w:rsidRDefault="00557DF1" w:rsidP="00557DF1">
      <w:pPr>
        <w:pStyle w:val="NormalWeb"/>
        <w:spacing w:before="0" w:beforeAutospacing="0" w:after="0" w:afterAutospacing="0"/>
        <w:ind w:left="1440" w:hanging="720"/>
        <w:textAlignment w:val="baseline"/>
        <w:rPr>
          <w:ins w:id="83" w:author="Brett A. Bustos" w:date="2026-08-24T12:56:00Z" w16du:dateUtc="2026-08-24T18:56:00Z"/>
          <w:rFonts w:ascii="Arial" w:hAnsi="Arial" w:cs="Arial"/>
          <w:color w:val="000000"/>
          <w:sz w:val="22"/>
          <w:szCs w:val="22"/>
        </w:rPr>
      </w:pPr>
      <w:ins w:id="84" w:author="Brett A. Bustos" w:date="2026-08-24T12:56:00Z" w16du:dateUtc="2026-08-24T18:56:00Z">
        <w:r w:rsidRPr="00557DF1">
          <w:rPr>
            <w:rFonts w:ascii="Arial" w:hAnsi="Arial" w:cs="Arial"/>
            <w:color w:val="000000"/>
            <w:sz w:val="22"/>
            <w:szCs w:val="22"/>
          </w:rPr>
          <w:t>3.</w:t>
        </w:r>
        <w:r w:rsidRPr="00557DF1">
          <w:rPr>
            <w:rFonts w:ascii="Arial" w:hAnsi="Arial" w:cs="Arial"/>
            <w:color w:val="000000"/>
            <w:sz w:val="22"/>
            <w:szCs w:val="22"/>
          </w:rPr>
          <w:tab/>
          <w:t>Number of complaints, Dispute Resolution Conferences, and appeals received related to the alternative provision; and</w:t>
        </w:r>
      </w:ins>
    </w:p>
    <w:p w14:paraId="15ADBDF5" w14:textId="77777777" w:rsidR="00557DF1" w:rsidRPr="00557DF1" w:rsidRDefault="00557DF1" w:rsidP="00557DF1">
      <w:pPr>
        <w:pStyle w:val="NormalWeb"/>
        <w:spacing w:before="0" w:beforeAutospacing="0" w:after="0" w:afterAutospacing="0"/>
        <w:ind w:firstLine="720"/>
        <w:textAlignment w:val="baseline"/>
        <w:rPr>
          <w:ins w:id="85" w:author="Brett A. Bustos" w:date="2026-08-24T12:56:00Z" w16du:dateUtc="2026-08-24T18:56:00Z"/>
          <w:rFonts w:ascii="Arial" w:hAnsi="Arial" w:cs="Arial"/>
          <w:color w:val="000000"/>
          <w:sz w:val="22"/>
          <w:szCs w:val="22"/>
        </w:rPr>
      </w:pPr>
    </w:p>
    <w:p w14:paraId="455D126E" w14:textId="77777777" w:rsidR="00557DF1" w:rsidRPr="00557DF1" w:rsidRDefault="00557DF1" w:rsidP="00557DF1">
      <w:pPr>
        <w:pStyle w:val="NormalWeb"/>
        <w:spacing w:before="0" w:beforeAutospacing="0" w:after="0" w:afterAutospacing="0"/>
        <w:ind w:left="1440" w:hanging="720"/>
        <w:textAlignment w:val="baseline"/>
        <w:rPr>
          <w:ins w:id="86" w:author="Brett A. Bustos" w:date="2026-08-24T12:56:00Z" w16du:dateUtc="2026-08-24T18:56:00Z"/>
          <w:rFonts w:ascii="Arial" w:hAnsi="Arial" w:cs="Arial"/>
          <w:color w:val="000000"/>
          <w:sz w:val="22"/>
          <w:szCs w:val="22"/>
        </w:rPr>
      </w:pPr>
      <w:ins w:id="87" w:author="Brett A. Bustos" w:date="2026-08-24T12:56:00Z" w16du:dateUtc="2026-08-24T18:56:00Z">
        <w:r w:rsidRPr="00557DF1">
          <w:rPr>
            <w:rFonts w:ascii="Arial" w:hAnsi="Arial" w:cs="Arial"/>
            <w:color w:val="000000"/>
            <w:sz w:val="22"/>
            <w:szCs w:val="22"/>
          </w:rPr>
          <w:t>4.</w:t>
        </w:r>
        <w:r w:rsidRPr="00557DF1">
          <w:rPr>
            <w:rFonts w:ascii="Arial" w:hAnsi="Arial" w:cs="Arial"/>
            <w:color w:val="000000"/>
            <w:sz w:val="22"/>
            <w:szCs w:val="22"/>
          </w:rPr>
          <w:tab/>
          <w:t>Any additional reporting required by the State at the time of pilot project approval.</w:t>
        </w:r>
      </w:ins>
    </w:p>
    <w:p w14:paraId="1E98E92B" w14:textId="77777777" w:rsidR="00557DF1" w:rsidRPr="00557DF1" w:rsidRDefault="00557DF1" w:rsidP="00557DF1">
      <w:pPr>
        <w:pStyle w:val="NormalWeb"/>
        <w:spacing w:before="0" w:beforeAutospacing="0" w:after="0" w:afterAutospacing="0"/>
        <w:textAlignment w:val="baseline"/>
        <w:rPr>
          <w:ins w:id="88" w:author="Brett A. Bustos" w:date="2026-08-24T12:56:00Z" w16du:dateUtc="2026-08-24T18:56:00Z"/>
          <w:rFonts w:ascii="Arial" w:hAnsi="Arial" w:cs="Arial"/>
          <w:color w:val="000000"/>
          <w:sz w:val="22"/>
          <w:szCs w:val="22"/>
        </w:rPr>
      </w:pPr>
    </w:p>
    <w:p w14:paraId="6B35DCFA" w14:textId="77777777" w:rsidR="00557DF1" w:rsidRPr="00557DF1" w:rsidRDefault="00557DF1" w:rsidP="00557DF1">
      <w:pPr>
        <w:pStyle w:val="NormalWeb"/>
        <w:spacing w:before="0" w:beforeAutospacing="0" w:after="0" w:afterAutospacing="0"/>
        <w:ind w:left="720" w:hanging="720"/>
        <w:textAlignment w:val="baseline"/>
        <w:rPr>
          <w:ins w:id="89" w:author="Brett A. Bustos" w:date="2026-08-24T12:56:00Z" w16du:dateUtc="2026-08-24T18:56:00Z"/>
          <w:rFonts w:ascii="Arial" w:hAnsi="Arial" w:cs="Arial"/>
          <w:color w:val="000000"/>
          <w:sz w:val="22"/>
          <w:szCs w:val="22"/>
        </w:rPr>
      </w:pPr>
      <w:ins w:id="90" w:author="Brett A. Bustos" w:date="2026-08-24T12:56:00Z" w16du:dateUtc="2026-08-24T18:56:00Z">
        <w:r w:rsidRPr="00557DF1">
          <w:rPr>
            <w:rFonts w:ascii="Arial" w:hAnsi="Arial" w:cs="Arial"/>
            <w:color w:val="000000"/>
            <w:sz w:val="22"/>
            <w:szCs w:val="22"/>
          </w:rPr>
          <w:t>G.</w:t>
        </w:r>
        <w:r w:rsidRPr="00557DF1">
          <w:rPr>
            <w:rFonts w:ascii="Arial" w:hAnsi="Arial" w:cs="Arial"/>
            <w:color w:val="000000"/>
            <w:sz w:val="22"/>
            <w:szCs w:val="22"/>
          </w:rPr>
          <w:tab/>
          <w:t xml:space="preserve">If the </w:t>
        </w:r>
        <w:proofErr w:type="gramStart"/>
        <w:r w:rsidRPr="00557DF1">
          <w:rPr>
            <w:rFonts w:ascii="Arial" w:hAnsi="Arial" w:cs="Arial"/>
            <w:color w:val="000000"/>
            <w:sz w:val="22"/>
            <w:szCs w:val="22"/>
          </w:rPr>
          <w:t>county</w:t>
        </w:r>
        <w:proofErr w:type="gramEnd"/>
        <w:r w:rsidRPr="00557DF1">
          <w:rPr>
            <w:rFonts w:ascii="Arial" w:hAnsi="Arial" w:cs="Arial"/>
            <w:color w:val="000000"/>
            <w:sz w:val="22"/>
            <w:szCs w:val="22"/>
          </w:rPr>
          <w:t xml:space="preserve"> fails to meet the standards outlined in these paragraphs, the State can terminate the pilot at its discretion. The State can also terminate the waiver should it be determined that the waiver is adversely impacting county operations, county caseloads, federally monitored performance outcomes, or any other negative outcomes as determined by the State.</w:t>
        </w:r>
      </w:ins>
    </w:p>
    <w:p w14:paraId="0C6B522B" w14:textId="77777777" w:rsidR="00557DF1" w:rsidRPr="00557DF1" w:rsidRDefault="00557DF1" w:rsidP="00557DF1">
      <w:pPr>
        <w:pStyle w:val="NormalWeb"/>
        <w:spacing w:before="0" w:beforeAutospacing="0" w:after="0" w:afterAutospacing="0"/>
        <w:textAlignment w:val="baseline"/>
        <w:rPr>
          <w:ins w:id="91" w:author="Brett A. Bustos" w:date="2026-08-24T12:56:00Z" w16du:dateUtc="2026-08-24T18:56:00Z"/>
          <w:rFonts w:ascii="Arial" w:hAnsi="Arial" w:cs="Arial"/>
          <w:color w:val="000000"/>
          <w:sz w:val="22"/>
          <w:szCs w:val="22"/>
        </w:rPr>
      </w:pPr>
    </w:p>
    <w:p w14:paraId="0C3BEC1A" w14:textId="77777777" w:rsidR="00557DF1" w:rsidRPr="00557DF1" w:rsidRDefault="00557DF1" w:rsidP="00557DF1">
      <w:pPr>
        <w:pStyle w:val="NormalWeb"/>
        <w:spacing w:before="0" w:beforeAutospacing="0" w:after="0" w:afterAutospacing="0"/>
        <w:ind w:left="720" w:hanging="720"/>
        <w:textAlignment w:val="baseline"/>
        <w:rPr>
          <w:ins w:id="92" w:author="Brett A. Bustos" w:date="2026-08-24T12:56:00Z" w16du:dateUtc="2026-08-24T18:56:00Z"/>
          <w:rFonts w:ascii="Arial" w:hAnsi="Arial" w:cs="Arial"/>
          <w:color w:val="000000"/>
          <w:sz w:val="22"/>
          <w:szCs w:val="22"/>
        </w:rPr>
      </w:pPr>
      <w:ins w:id="93" w:author="Brett A. Bustos" w:date="2026-08-24T12:56:00Z" w16du:dateUtc="2026-08-24T18:56:00Z">
        <w:r w:rsidRPr="00557DF1">
          <w:rPr>
            <w:rFonts w:ascii="Arial" w:hAnsi="Arial" w:cs="Arial"/>
            <w:color w:val="000000"/>
            <w:sz w:val="22"/>
            <w:szCs w:val="22"/>
          </w:rPr>
          <w:t>H.</w:t>
        </w:r>
        <w:r w:rsidRPr="00557DF1">
          <w:rPr>
            <w:rFonts w:ascii="Arial" w:hAnsi="Arial" w:cs="Arial"/>
            <w:color w:val="000000"/>
            <w:sz w:val="22"/>
            <w:szCs w:val="22"/>
          </w:rPr>
          <w:tab/>
          <w:t>Local offices shall solicit public input and comment on the proposed alternative procedure prior to implementation.</w:t>
        </w:r>
      </w:ins>
    </w:p>
    <w:p w14:paraId="71DD68ED" w14:textId="77777777" w:rsidR="00557DF1" w:rsidRPr="00557DF1" w:rsidRDefault="00557DF1" w:rsidP="00557DF1">
      <w:pPr>
        <w:pStyle w:val="NormalWeb"/>
        <w:spacing w:before="0" w:beforeAutospacing="0" w:after="0" w:afterAutospacing="0"/>
        <w:textAlignment w:val="baseline"/>
        <w:rPr>
          <w:ins w:id="94" w:author="Brett A. Bustos" w:date="2026-08-24T12:56:00Z" w16du:dateUtc="2026-08-24T18:56:00Z"/>
          <w:rFonts w:ascii="Arial" w:hAnsi="Arial" w:cs="Arial"/>
          <w:color w:val="000000"/>
          <w:sz w:val="22"/>
          <w:szCs w:val="22"/>
        </w:rPr>
      </w:pPr>
    </w:p>
    <w:p w14:paraId="560F30E0" w14:textId="77777777" w:rsidR="00557DF1" w:rsidRPr="00557DF1" w:rsidRDefault="00557DF1" w:rsidP="00557DF1">
      <w:pPr>
        <w:pStyle w:val="NormalWeb"/>
        <w:spacing w:before="0" w:beforeAutospacing="0" w:after="0" w:afterAutospacing="0"/>
        <w:ind w:left="720" w:hanging="720"/>
        <w:textAlignment w:val="baseline"/>
        <w:rPr>
          <w:ins w:id="95" w:author="Brett A. Bustos" w:date="2026-08-24T12:56:00Z" w16du:dateUtc="2026-08-24T18:56:00Z"/>
          <w:rFonts w:ascii="Arial" w:hAnsi="Arial" w:cs="Arial"/>
          <w:color w:val="000000"/>
          <w:sz w:val="22"/>
          <w:szCs w:val="22"/>
        </w:rPr>
      </w:pPr>
      <w:ins w:id="96" w:author="Brett A. Bustos" w:date="2026-08-24T12:56:00Z" w16du:dateUtc="2026-08-24T18:56:00Z">
        <w:r w:rsidRPr="00557DF1">
          <w:rPr>
            <w:rFonts w:ascii="Arial" w:hAnsi="Arial" w:cs="Arial"/>
            <w:color w:val="000000"/>
            <w:sz w:val="22"/>
            <w:szCs w:val="22"/>
          </w:rPr>
          <w:t>I.</w:t>
        </w:r>
        <w:r w:rsidRPr="00557DF1">
          <w:rPr>
            <w:rFonts w:ascii="Arial" w:hAnsi="Arial" w:cs="Arial"/>
            <w:color w:val="000000"/>
            <w:sz w:val="22"/>
            <w:szCs w:val="22"/>
          </w:rPr>
          <w:tab/>
          <w:t>The State shall provide quarterly reporting to the State Board on pilot projects, including but not limited to:</w:t>
        </w:r>
      </w:ins>
    </w:p>
    <w:p w14:paraId="1FD2E70E" w14:textId="77777777" w:rsidR="00557DF1" w:rsidRPr="00557DF1" w:rsidRDefault="00557DF1" w:rsidP="00557DF1">
      <w:pPr>
        <w:pStyle w:val="NormalWeb"/>
        <w:spacing w:before="0" w:beforeAutospacing="0" w:after="0" w:afterAutospacing="0"/>
        <w:ind w:left="720" w:hanging="720"/>
        <w:textAlignment w:val="baseline"/>
        <w:rPr>
          <w:ins w:id="97" w:author="Brett A. Bustos" w:date="2026-08-24T12:56:00Z" w16du:dateUtc="2026-08-24T18:56:00Z"/>
          <w:rFonts w:ascii="Arial" w:hAnsi="Arial" w:cs="Arial"/>
          <w:color w:val="000000"/>
          <w:sz w:val="22"/>
          <w:szCs w:val="22"/>
        </w:rPr>
      </w:pPr>
    </w:p>
    <w:p w14:paraId="78F6CA37" w14:textId="77777777" w:rsidR="00557DF1" w:rsidRPr="00557DF1" w:rsidRDefault="00557DF1" w:rsidP="00557DF1">
      <w:pPr>
        <w:pStyle w:val="NormalWeb"/>
        <w:spacing w:before="0" w:beforeAutospacing="0" w:after="0" w:afterAutospacing="0"/>
        <w:ind w:firstLine="720"/>
        <w:textAlignment w:val="baseline"/>
        <w:rPr>
          <w:ins w:id="98" w:author="Brett A. Bustos" w:date="2026-08-24T12:56:00Z" w16du:dateUtc="2026-08-24T18:56:00Z"/>
          <w:rFonts w:ascii="Arial" w:hAnsi="Arial" w:cs="Arial"/>
          <w:color w:val="000000"/>
          <w:sz w:val="22"/>
          <w:szCs w:val="22"/>
        </w:rPr>
      </w:pPr>
      <w:ins w:id="99" w:author="Brett A. Bustos" w:date="2026-08-24T12:56:00Z" w16du:dateUtc="2026-08-24T18:56:00Z">
        <w:r w:rsidRPr="00557DF1">
          <w:rPr>
            <w:rFonts w:ascii="Arial" w:hAnsi="Arial" w:cs="Arial"/>
            <w:color w:val="000000"/>
            <w:sz w:val="22"/>
            <w:szCs w:val="22"/>
          </w:rPr>
          <w:t>1.</w:t>
        </w:r>
        <w:r w:rsidRPr="00557DF1">
          <w:rPr>
            <w:rFonts w:ascii="Arial" w:hAnsi="Arial" w:cs="Arial"/>
            <w:color w:val="000000"/>
            <w:sz w:val="22"/>
            <w:szCs w:val="22"/>
          </w:rPr>
          <w:tab/>
          <w:t>Requests for pilot projects received from local offices;</w:t>
        </w:r>
      </w:ins>
    </w:p>
    <w:p w14:paraId="2EB8A0C9" w14:textId="77777777" w:rsidR="00557DF1" w:rsidRPr="00557DF1" w:rsidRDefault="00557DF1" w:rsidP="00557DF1">
      <w:pPr>
        <w:pStyle w:val="NormalWeb"/>
        <w:spacing w:before="0" w:beforeAutospacing="0" w:after="0" w:afterAutospacing="0"/>
        <w:ind w:firstLine="720"/>
        <w:textAlignment w:val="baseline"/>
        <w:rPr>
          <w:ins w:id="100" w:author="Brett A. Bustos" w:date="2026-08-24T12:56:00Z" w16du:dateUtc="2026-08-24T18:56:00Z"/>
          <w:rFonts w:ascii="Arial" w:hAnsi="Arial" w:cs="Arial"/>
          <w:color w:val="000000"/>
          <w:sz w:val="22"/>
          <w:szCs w:val="22"/>
        </w:rPr>
      </w:pPr>
    </w:p>
    <w:p w14:paraId="7BFCFBC8" w14:textId="77777777" w:rsidR="00557DF1" w:rsidRDefault="00557DF1" w:rsidP="00557DF1">
      <w:pPr>
        <w:pStyle w:val="NormalWeb"/>
        <w:numPr>
          <w:ilvl w:val="0"/>
          <w:numId w:val="34"/>
        </w:numPr>
        <w:spacing w:before="0" w:beforeAutospacing="0" w:after="0" w:afterAutospacing="0"/>
        <w:textAlignment w:val="baseline"/>
        <w:rPr>
          <w:ins w:id="101" w:author="Brett A. Bustos" w:date="2026-08-24T12:56:00Z" w16du:dateUtc="2026-08-24T18:56:00Z"/>
          <w:rFonts w:ascii="Arial" w:hAnsi="Arial" w:cs="Arial"/>
          <w:color w:val="000000"/>
          <w:sz w:val="22"/>
          <w:szCs w:val="22"/>
        </w:rPr>
      </w:pPr>
      <w:ins w:id="102" w:author="Brett A. Bustos" w:date="2026-08-24T12:56:00Z" w16du:dateUtc="2026-08-24T18:56:00Z">
        <w:r w:rsidRPr="00557DF1">
          <w:rPr>
            <w:rFonts w:ascii="Arial" w:hAnsi="Arial" w:cs="Arial"/>
            <w:color w:val="000000"/>
            <w:sz w:val="22"/>
            <w:szCs w:val="22"/>
          </w:rPr>
          <w:t>Approved pilot projects, including subject matter and length of approval; and,</w:t>
        </w:r>
      </w:ins>
    </w:p>
    <w:p w14:paraId="335433C6" w14:textId="77777777" w:rsidR="00557DF1" w:rsidRPr="00557DF1" w:rsidRDefault="00557DF1" w:rsidP="00557DF1">
      <w:pPr>
        <w:pStyle w:val="NormalWeb"/>
        <w:spacing w:before="0" w:beforeAutospacing="0" w:after="0" w:afterAutospacing="0"/>
        <w:ind w:left="1080"/>
        <w:textAlignment w:val="baseline"/>
        <w:rPr>
          <w:ins w:id="103" w:author="Brett A. Bustos" w:date="2026-08-24T12:56:00Z" w16du:dateUtc="2026-08-24T18:56:00Z"/>
          <w:rFonts w:ascii="Arial" w:hAnsi="Arial" w:cs="Arial"/>
          <w:color w:val="000000"/>
          <w:sz w:val="22"/>
          <w:szCs w:val="22"/>
        </w:rPr>
      </w:pPr>
    </w:p>
    <w:p w14:paraId="692779FC" w14:textId="0C61D89A" w:rsidR="00557DF1" w:rsidRDefault="00557DF1">
      <w:pPr>
        <w:pStyle w:val="NormalWeb"/>
        <w:numPr>
          <w:ilvl w:val="0"/>
          <w:numId w:val="34"/>
        </w:numPr>
        <w:spacing w:before="0" w:beforeAutospacing="0" w:after="160" w:afterAutospacing="0"/>
        <w:rPr>
          <w:rFonts w:ascii="Arial" w:hAnsi="Arial" w:cs="Arial"/>
          <w:b/>
          <w:bCs/>
          <w:color w:val="000000"/>
          <w:sz w:val="22"/>
          <w:szCs w:val="22"/>
        </w:rPr>
        <w:pPrChange w:id="104" w:author="Brett A. Bustos" w:date="2026-08-24T12:57:00Z" w16du:dateUtc="2026-08-24T18:57:00Z">
          <w:pPr>
            <w:pStyle w:val="NormalWeb"/>
            <w:spacing w:before="0" w:beforeAutospacing="0" w:after="160" w:afterAutospacing="0"/>
          </w:pPr>
        </w:pPrChange>
      </w:pPr>
      <w:ins w:id="105" w:author="Brett A. Bustos" w:date="2026-08-24T12:56:00Z" w16du:dateUtc="2026-08-24T18:56:00Z">
        <w:r w:rsidRPr="00557DF1">
          <w:rPr>
            <w:rFonts w:ascii="Arial" w:hAnsi="Arial" w:cs="Arial"/>
            <w:color w:val="000000"/>
            <w:sz w:val="22"/>
            <w:szCs w:val="22"/>
          </w:rPr>
          <w:t>Data and information about the impact and effectiveness of pilot projects in progress.</w:t>
        </w:r>
      </w:ins>
    </w:p>
    <w:p w14:paraId="385EA131" w14:textId="77777777" w:rsidR="00557DF1" w:rsidRPr="00557DF1" w:rsidRDefault="00557DF1" w:rsidP="00557DF1">
      <w:pPr>
        <w:pStyle w:val="NormalWeb"/>
        <w:spacing w:before="0" w:beforeAutospacing="0" w:after="0" w:afterAutospacing="0"/>
        <w:textAlignment w:val="baseline"/>
        <w:rPr>
          <w:rFonts w:ascii="Arial" w:hAnsi="Arial" w:cs="Arial"/>
          <w:color w:val="000000"/>
          <w:sz w:val="22"/>
          <w:szCs w:val="22"/>
        </w:rPr>
      </w:pPr>
    </w:p>
    <w:p w14:paraId="2BCBC524" w14:textId="77777777" w:rsidR="00557DF1" w:rsidRPr="00557DF1" w:rsidRDefault="00557DF1" w:rsidP="00557DF1">
      <w:pPr>
        <w:pStyle w:val="NormalWeb"/>
        <w:spacing w:before="0" w:beforeAutospacing="0" w:after="0" w:afterAutospacing="0"/>
        <w:ind w:firstLine="720"/>
        <w:textAlignment w:val="baseline"/>
        <w:rPr>
          <w:rFonts w:ascii="Arial" w:hAnsi="Arial" w:cs="Arial"/>
          <w:color w:val="000000"/>
          <w:sz w:val="22"/>
          <w:szCs w:val="22"/>
        </w:rPr>
      </w:pPr>
    </w:p>
    <w:p w14:paraId="6F1B738B" w14:textId="77777777" w:rsidR="00557DF1" w:rsidRDefault="00557DF1" w:rsidP="00557DF1">
      <w:pPr>
        <w:pStyle w:val="ListParagraph"/>
        <w:rPr>
          <w:color w:val="000000"/>
          <w:sz w:val="22"/>
          <w:szCs w:val="22"/>
        </w:rPr>
      </w:pPr>
    </w:p>
    <w:p w14:paraId="61C21E90" w14:textId="70E304C8" w:rsidR="00557DF1" w:rsidRPr="00557DF1" w:rsidRDefault="00557DF1" w:rsidP="00557DF1">
      <w:pPr>
        <w:pStyle w:val="NormalWeb"/>
        <w:spacing w:before="0" w:beforeAutospacing="0" w:after="160" w:afterAutospacing="0"/>
        <w:textAlignment w:val="baseline"/>
        <w:rPr>
          <w:rFonts w:ascii="Arial" w:hAnsi="Arial" w:cs="Arial"/>
          <w:color w:val="000000"/>
          <w:sz w:val="22"/>
          <w:szCs w:val="22"/>
        </w:rPr>
      </w:pPr>
      <w:r>
        <w:rPr>
          <w:rFonts w:ascii="Arial" w:hAnsi="Arial" w:cs="Arial"/>
          <w:color w:val="000000"/>
          <w:sz w:val="22"/>
          <w:szCs w:val="22"/>
        </w:rPr>
        <w:t>****</w:t>
      </w:r>
    </w:p>
    <w:p w14:paraId="00000096" w14:textId="77777777" w:rsidR="0096181F" w:rsidRPr="00F2399F" w:rsidRDefault="0096181F" w:rsidP="00F2399F">
      <w:pPr>
        <w:pBdr>
          <w:top w:val="nil"/>
          <w:left w:val="nil"/>
          <w:bottom w:val="nil"/>
          <w:right w:val="nil"/>
          <w:between w:val="nil"/>
        </w:pBdr>
        <w:ind w:left="1" w:hanging="3"/>
        <w:jc w:val="center"/>
        <w:rPr>
          <w:sz w:val="22"/>
          <w:szCs w:val="22"/>
        </w:rPr>
      </w:pPr>
    </w:p>
    <w:sectPr w:rsidR="0096181F" w:rsidRPr="00F2399F">
      <w:headerReference w:type="default" r:id="rId15"/>
      <w:footerReference w:type="default" r:id="rId16"/>
      <w:pgSz w:w="12240" w:h="15840"/>
      <w:pgMar w:top="1170" w:right="1440" w:bottom="1170" w:left="1440" w:header="720" w:footer="6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BBBD7" w14:textId="77777777" w:rsidR="008B76FD" w:rsidRDefault="008B76FD">
      <w:r>
        <w:separator/>
      </w:r>
    </w:p>
  </w:endnote>
  <w:endnote w:type="continuationSeparator" w:id="0">
    <w:p w14:paraId="6F082B4F" w14:textId="77777777" w:rsidR="008B76FD" w:rsidRDefault="008B7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C4025659-D762-4E03-A336-4CE1F4617939}"/>
    <w:embedBold r:id="rId2" w:fontKey="{B3EC795A-FBF4-4524-A397-EDF11DFD4EC1}"/>
    <w:embedItalic r:id="rId3" w:fontKey="{98BFB6CF-4C63-4575-BEDE-19A891F29567}"/>
    <w:embedBoldItalic r:id="rId4" w:fontKey="{B212FF5E-852A-4596-B75D-C083F6C9EF6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5" w:fontKey="{F71B9593-80AA-47DE-BB96-03EF8316556A}"/>
    <w:embedBold r:id="rId6" w:fontKey="{EC6F8B41-CC3D-4A29-BF7F-AEC4EFEDF542}"/>
  </w:font>
  <w:font w:name="Georgia">
    <w:panose1 w:val="02040502050405020303"/>
    <w:charset w:val="00"/>
    <w:family w:val="roman"/>
    <w:pitch w:val="variable"/>
    <w:sig w:usb0="00000287" w:usb1="00000000" w:usb2="00000000" w:usb3="00000000" w:csb0="0000009F" w:csb1="00000000"/>
    <w:embedItalic r:id="rId7" w:fontKey="{244FDEBC-9009-4699-B6E4-7812E17FB0E7}"/>
  </w:font>
  <w:font w:name="MS Gothic">
    <w:altName w:val="ＭＳ ゴシック"/>
    <w:panose1 w:val="020B0609070205080204"/>
    <w:charset w:val="80"/>
    <w:family w:val="modern"/>
    <w:pitch w:val="fixed"/>
    <w:sig w:usb0="E00002FF" w:usb1="6AC7FDFB" w:usb2="08000012" w:usb3="00000000" w:csb0="0002009F" w:csb1="00000000"/>
    <w:embedRegular r:id="rId8" w:subsetted="1" w:fontKey="{098C22F6-6E5B-4C6D-8298-AD20A60F5FB1}"/>
  </w:font>
  <w:font w:name="Segoe UI">
    <w:panose1 w:val="020B0502040204020203"/>
    <w:charset w:val="00"/>
    <w:family w:val="swiss"/>
    <w:pitch w:val="variable"/>
    <w:sig w:usb0="E4002EFF" w:usb1="C000E47F" w:usb2="00000009" w:usb3="00000000" w:csb0="000001FF" w:csb1="00000000"/>
    <w:embedRegular r:id="rId9" w:fontKey="{284987D7-A1C0-4242-8E4C-E855AE1EED24}"/>
  </w:font>
  <w:font w:name="Calibri">
    <w:panose1 w:val="020F0502020204030204"/>
    <w:charset w:val="00"/>
    <w:family w:val="swiss"/>
    <w:pitch w:val="variable"/>
    <w:sig w:usb0="E4002EFF" w:usb1="C200247B" w:usb2="00000009" w:usb3="00000000" w:csb0="000001FF" w:csb1="00000000"/>
    <w:embedRegular r:id="rId10" w:fontKey="{6B81D24B-F760-4475-AC61-15D040BCBE91}"/>
  </w:font>
  <w:font w:name="Cambria">
    <w:panose1 w:val="02040503050406030204"/>
    <w:charset w:val="00"/>
    <w:family w:val="roman"/>
    <w:pitch w:val="variable"/>
    <w:sig w:usb0="E00006FF" w:usb1="420024FF" w:usb2="02000000" w:usb3="00000000" w:csb0="0000019F" w:csb1="00000000"/>
    <w:embedRegular r:id="rId11" w:fontKey="{1EB41EA8-ADBA-4B42-B427-9D852FBE4F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F" w14:textId="77777777" w:rsidR="0096181F" w:rsidRDefault="0096181F">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0" w14:textId="644E99A6" w:rsidR="0096181F"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Analysis 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sidR="00582991">
      <w:rPr>
        <w:b/>
        <w:bCs/>
        <w:noProof/>
        <w:color w:val="000000"/>
        <w:sz w:val="22"/>
        <w:szCs w:val="22"/>
      </w:rPr>
      <w:t>1</w:t>
    </w:r>
    <w:r>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1" w14:textId="77777777" w:rsidR="0096181F" w:rsidRDefault="0096181F">
    <w:pPr>
      <w:pBdr>
        <w:top w:val="nil"/>
        <w:left w:val="nil"/>
        <w:bottom w:val="nil"/>
        <w:right w:val="nil"/>
        <w:between w:val="nil"/>
      </w:pBdr>
      <w:tabs>
        <w:tab w:val="center" w:pos="4320"/>
        <w:tab w:val="right" w:pos="8640"/>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2" w14:textId="3D83B009" w:rsidR="0096181F"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Proposed Rule Page </w:t>
    </w:r>
    <w:r>
      <w:rPr>
        <w:color w:val="000000"/>
        <w:sz w:val="22"/>
        <w:szCs w:val="22"/>
      </w:rPr>
      <w:fldChar w:fldCharType="begin"/>
    </w:r>
    <w:r>
      <w:rPr>
        <w:color w:val="000000"/>
        <w:sz w:val="22"/>
        <w:szCs w:val="22"/>
      </w:rPr>
      <w:instrText>PAGE</w:instrText>
    </w:r>
    <w:r>
      <w:rPr>
        <w:color w:val="000000"/>
        <w:sz w:val="22"/>
        <w:szCs w:val="22"/>
      </w:rPr>
      <w:fldChar w:fldCharType="separate"/>
    </w:r>
    <w:r w:rsidR="00582991">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A418B" w14:textId="77777777" w:rsidR="008B76FD" w:rsidRDefault="008B76FD">
      <w:r>
        <w:separator/>
      </w:r>
    </w:p>
  </w:footnote>
  <w:footnote w:type="continuationSeparator" w:id="0">
    <w:p w14:paraId="7A6B3958" w14:textId="77777777" w:rsidR="008B76FD" w:rsidRDefault="008B7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7" w14:textId="77777777" w:rsidR="0096181F" w:rsidRDefault="0096181F">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8" w14:textId="54B506C4" w:rsidR="0096181F"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Title of Proposed Rule</w:t>
    </w:r>
    <w:r>
      <w:rPr>
        <w:rFonts w:ascii="Trebuchet MS" w:eastAsia="Trebuchet MS" w:hAnsi="Trebuchet MS" w:cs="Trebuchet MS"/>
        <w:color w:val="000000"/>
      </w:rPr>
      <w:t xml:space="preserve">: </w:t>
    </w:r>
    <w:r w:rsidR="00582991">
      <w:rPr>
        <w:rFonts w:ascii="Trebuchet MS" w:eastAsia="Trebuchet MS" w:hAnsi="Trebuchet MS" w:cs="Trebuchet MS"/>
        <w:color w:val="000000"/>
      </w:rPr>
      <w:t>SNAP Pilot Program</w:t>
    </w:r>
  </w:p>
  <w:p w14:paraId="00000099" w14:textId="2BDEB0D2" w:rsidR="0096181F"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 xml:space="preserve">CDHS </w:t>
    </w:r>
    <w:proofErr w:type="gramStart"/>
    <w:r>
      <w:rPr>
        <w:rFonts w:ascii="Trebuchet MS" w:eastAsia="Trebuchet MS" w:hAnsi="Trebuchet MS" w:cs="Trebuchet MS"/>
        <w:b/>
        <w:bCs/>
        <w:color w:val="000000"/>
      </w:rPr>
      <w:t>Tracking #</w:t>
    </w:r>
    <w:r>
      <w:rPr>
        <w:rFonts w:ascii="Trebuchet MS" w:eastAsia="Trebuchet MS" w:hAnsi="Trebuchet MS" w:cs="Trebuchet MS"/>
        <w:color w:val="000000"/>
      </w:rPr>
      <w:t>:</w:t>
    </w:r>
    <w:proofErr w:type="gramEnd"/>
    <w:r>
      <w:rPr>
        <w:rFonts w:ascii="Trebuchet MS" w:eastAsia="Trebuchet MS" w:hAnsi="Trebuchet MS" w:cs="Trebuchet MS"/>
        <w:color w:val="000000"/>
      </w:rPr>
      <w:t xml:space="preserve"> </w:t>
    </w:r>
    <w:r w:rsidR="00582991">
      <w:rPr>
        <w:rFonts w:ascii="Trebuchet MS" w:eastAsia="Trebuchet MS" w:hAnsi="Trebuchet MS" w:cs="Trebuchet MS"/>
        <w:color w:val="000000"/>
      </w:rPr>
      <w:t>26-08-20-01</w:t>
    </w:r>
  </w:p>
  <w:p w14:paraId="0000009A" w14:textId="77777777" w:rsidR="0096181F" w:rsidRDefault="0096181F">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p w14:paraId="0000009B" w14:textId="26F7CD6B" w:rsidR="0096181F"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 xml:space="preserve">Office, Division &amp; Program: </w:t>
    </w:r>
    <w:r w:rsidR="00582991">
      <w:rPr>
        <w:rFonts w:ascii="Trebuchet MS" w:eastAsia="Trebuchet MS" w:hAnsi="Trebuchet MS" w:cs="Trebuchet MS"/>
        <w:color w:val="000000"/>
      </w:rPr>
      <w:t>OES, FEAD, SNAP</w:t>
    </w:r>
    <w:r w:rsidR="005B2A6E">
      <w:rPr>
        <w:rFonts w:ascii="Trebuchet MS" w:eastAsia="Trebuchet MS" w:hAnsi="Trebuchet MS" w:cs="Trebuchet MS"/>
        <w:color w:val="000000"/>
      </w:rPr>
      <w:t xml:space="preserve">                              </w:t>
    </w:r>
    <w:r>
      <w:rPr>
        <w:rFonts w:ascii="Trebuchet MS" w:eastAsia="Trebuchet MS" w:hAnsi="Trebuchet MS" w:cs="Trebuchet MS"/>
        <w:color w:val="000000"/>
      </w:rPr>
      <w:t xml:space="preserve">Rule Author: </w:t>
    </w:r>
    <w:r w:rsidR="005B2A6E">
      <w:rPr>
        <w:rFonts w:ascii="Trebuchet MS" w:eastAsia="Trebuchet MS" w:hAnsi="Trebuchet MS" w:cs="Trebuchet MS"/>
        <w:color w:val="000000"/>
      </w:rPr>
      <w:t>Abby McClelland</w:t>
    </w:r>
  </w:p>
  <w:p w14:paraId="0000009C" w14:textId="7260B99F" w:rsidR="0096181F"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CCR Series Amended:</w:t>
    </w:r>
    <w:r w:rsidR="00F2399F">
      <w:rPr>
        <w:rFonts w:ascii="Trebuchet MS" w:eastAsia="Trebuchet MS" w:hAnsi="Trebuchet MS" w:cs="Trebuchet MS"/>
        <w:color w:val="000000"/>
      </w:rPr>
      <w:t xml:space="preserve"> 10 CCR 2506-01</w:t>
    </w:r>
    <w:r>
      <w:rPr>
        <w:rFonts w:ascii="Trebuchet MS" w:eastAsia="Trebuchet MS" w:hAnsi="Trebuchet MS" w:cs="Trebuchet MS"/>
        <w:color w:val="000000"/>
      </w:rPr>
      <w:t xml:space="preserve">                    </w:t>
    </w:r>
    <w:r w:rsidR="005B2A6E">
      <w:rPr>
        <w:rFonts w:ascii="Trebuchet MS" w:eastAsia="Trebuchet MS" w:hAnsi="Trebuchet MS" w:cs="Trebuchet MS"/>
        <w:color w:val="000000"/>
      </w:rPr>
      <w:t xml:space="preserve">           </w:t>
    </w:r>
    <w:r>
      <w:rPr>
        <w:rFonts w:ascii="Trebuchet MS" w:eastAsia="Trebuchet MS" w:hAnsi="Trebuchet MS" w:cs="Trebuchet MS"/>
        <w:color w:val="000000"/>
      </w:rPr>
      <w:t xml:space="preserve">Email: </w:t>
    </w:r>
    <w:r w:rsidR="005B2A6E">
      <w:rPr>
        <w:rFonts w:ascii="Trebuchet MS" w:eastAsia="Trebuchet MS" w:hAnsi="Trebuchet MS" w:cs="Trebuchet MS"/>
        <w:color w:val="000000"/>
      </w:rPr>
      <w:t>abby.mcclelland@state.co.us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D" w14:textId="77777777" w:rsidR="0096181F" w:rsidRDefault="0096181F">
    <w:pPr>
      <w:pBdr>
        <w:top w:val="nil"/>
        <w:left w:val="nil"/>
        <w:bottom w:val="nil"/>
        <w:right w:val="nil"/>
        <w:between w:val="nil"/>
      </w:pBdr>
      <w:tabs>
        <w:tab w:val="center" w:pos="4320"/>
        <w:tab w:val="right" w:pos="8640"/>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E" w14:textId="77777777" w:rsidR="0096181F" w:rsidRDefault="0096181F">
    <w:pPr>
      <w:pBdr>
        <w:top w:val="nil"/>
        <w:left w:val="nil"/>
        <w:bottom w:val="nil"/>
        <w:right w:val="nil"/>
        <w:between w:val="nil"/>
      </w:pBdr>
      <w:tabs>
        <w:tab w:val="center" w:pos="4320"/>
        <w:tab w:val="right" w:pos="8640"/>
      </w:tabs>
      <w:ind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27B"/>
    <w:multiLevelType w:val="hybridMultilevel"/>
    <w:tmpl w:val="40B029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24E6F"/>
    <w:multiLevelType w:val="multilevel"/>
    <w:tmpl w:val="95C07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12895"/>
    <w:multiLevelType w:val="hybridMultilevel"/>
    <w:tmpl w:val="6896C3C6"/>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8D6FDE"/>
    <w:multiLevelType w:val="hybridMultilevel"/>
    <w:tmpl w:val="3984E610"/>
    <w:lvl w:ilvl="0" w:tplc="8FCAE534">
      <w:start w:val="2"/>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9F5272"/>
    <w:multiLevelType w:val="multilevel"/>
    <w:tmpl w:val="BA7E05A0"/>
    <w:lvl w:ilvl="0">
      <w:start w:val="1"/>
      <w:numFmt w:val="lowerLetter"/>
      <w:lvlText w:val="%1)"/>
      <w:lvlJc w:val="left"/>
      <w:pPr>
        <w:ind w:left="720" w:hanging="360"/>
      </w:pPr>
      <w:rPr>
        <w:u w:val="none"/>
      </w:rPr>
    </w:lvl>
    <w:lvl w:ilvl="1">
      <w:start w:val="1"/>
      <w:numFmt w:val="lowerRoman"/>
      <w:lvlText w:val="%2)"/>
      <w:lvlJc w:val="right"/>
      <w:pPr>
        <w:ind w:left="1440" w:hanging="360"/>
      </w:pPr>
      <w:rPr>
        <w:rFonts w:ascii="Trebuchet MS" w:eastAsia="Trebuchet MS" w:hAnsi="Trebuchet MS" w:cs="Trebuchet MS"/>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6B9B56A9"/>
    <w:multiLevelType w:val="multilevel"/>
    <w:tmpl w:val="A502EB98"/>
    <w:lvl w:ilvl="0">
      <w:start w:val="4"/>
      <w:numFmt w:val="decimal"/>
      <w:lvlText w:val="%1"/>
      <w:lvlJc w:val="left"/>
      <w:pPr>
        <w:ind w:left="795" w:hanging="795"/>
      </w:pPr>
      <w:rPr>
        <w:rFonts w:hint="default"/>
        <w:b/>
        <w:color w:val="000000"/>
      </w:rPr>
    </w:lvl>
    <w:lvl w:ilvl="1">
      <w:start w:val="901"/>
      <w:numFmt w:val="decimal"/>
      <w:lvlText w:val="%1.%2"/>
      <w:lvlJc w:val="left"/>
      <w:pPr>
        <w:ind w:left="795" w:hanging="795"/>
      </w:pPr>
      <w:rPr>
        <w:rFonts w:hint="default"/>
        <w:b/>
        <w:color w:val="000000"/>
      </w:rPr>
    </w:lvl>
    <w:lvl w:ilvl="2">
      <w:start w:val="2"/>
      <w:numFmt w:val="decimal"/>
      <w:lvlText w:val="%1.%2.%3"/>
      <w:lvlJc w:val="left"/>
      <w:pPr>
        <w:ind w:left="795" w:hanging="795"/>
      </w:pPr>
      <w:rPr>
        <w:rFonts w:hint="default"/>
        <w:b/>
        <w:color w:val="000000"/>
      </w:rPr>
    </w:lvl>
    <w:lvl w:ilvl="3">
      <w:start w:val="1"/>
      <w:numFmt w:val="decimal"/>
      <w:lvlText w:val="%1.%2.%3.%4"/>
      <w:lvlJc w:val="left"/>
      <w:pPr>
        <w:ind w:left="1080" w:hanging="108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440" w:hanging="144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800" w:hanging="1800"/>
      </w:pPr>
      <w:rPr>
        <w:rFonts w:hint="default"/>
        <w:b/>
        <w:color w:val="000000"/>
      </w:rPr>
    </w:lvl>
    <w:lvl w:ilvl="8">
      <w:start w:val="1"/>
      <w:numFmt w:val="decimal"/>
      <w:lvlText w:val="%1.%2.%3.%4.%5.%6.%7.%8.%9"/>
      <w:lvlJc w:val="left"/>
      <w:pPr>
        <w:ind w:left="1800" w:hanging="1800"/>
      </w:pPr>
      <w:rPr>
        <w:rFonts w:hint="default"/>
        <w:b/>
        <w:color w:val="000000"/>
      </w:rPr>
    </w:lvl>
  </w:abstractNum>
  <w:num w:numId="1" w16cid:durableId="2060743999">
    <w:abstractNumId w:val="4"/>
  </w:num>
  <w:num w:numId="2" w16cid:durableId="333384758">
    <w:abstractNumId w:val="1"/>
    <w:lvlOverride w:ilvl="0">
      <w:lvl w:ilvl="0">
        <w:numFmt w:val="upperLetter"/>
        <w:lvlText w:val="%1."/>
        <w:lvlJc w:val="left"/>
      </w:lvl>
    </w:lvlOverride>
  </w:num>
  <w:num w:numId="3" w16cid:durableId="661936584">
    <w:abstractNumId w:val="1"/>
    <w:lvlOverride w:ilvl="1">
      <w:lvl w:ilvl="1">
        <w:numFmt w:val="lowerLetter"/>
        <w:lvlText w:val="%2."/>
        <w:lvlJc w:val="left"/>
      </w:lvl>
    </w:lvlOverride>
  </w:num>
  <w:num w:numId="4" w16cid:durableId="915285424">
    <w:abstractNumId w:val="1"/>
    <w:lvlOverride w:ilvl="1">
      <w:lvl w:ilvl="1">
        <w:numFmt w:val="lowerLetter"/>
        <w:lvlText w:val="%2."/>
        <w:lvlJc w:val="left"/>
      </w:lvl>
    </w:lvlOverride>
  </w:num>
  <w:num w:numId="5" w16cid:durableId="1078943390">
    <w:abstractNumId w:val="1"/>
    <w:lvlOverride w:ilvl="1">
      <w:lvl w:ilvl="1">
        <w:numFmt w:val="lowerLetter"/>
        <w:lvlText w:val="%2."/>
        <w:lvlJc w:val="left"/>
      </w:lvl>
    </w:lvlOverride>
  </w:num>
  <w:num w:numId="6" w16cid:durableId="24451541">
    <w:abstractNumId w:val="1"/>
    <w:lvlOverride w:ilvl="1">
      <w:lvl w:ilvl="1">
        <w:numFmt w:val="lowerLetter"/>
        <w:lvlText w:val="%2."/>
        <w:lvlJc w:val="left"/>
      </w:lvl>
    </w:lvlOverride>
  </w:num>
  <w:num w:numId="7" w16cid:durableId="2106030670">
    <w:abstractNumId w:val="1"/>
    <w:lvlOverride w:ilvl="1">
      <w:lvl w:ilvl="1">
        <w:numFmt w:val="lowerLetter"/>
        <w:lvlText w:val="%2."/>
        <w:lvlJc w:val="left"/>
      </w:lvl>
    </w:lvlOverride>
  </w:num>
  <w:num w:numId="8" w16cid:durableId="739061851">
    <w:abstractNumId w:val="1"/>
    <w:lvlOverride w:ilvl="0">
      <w:lvl w:ilvl="0">
        <w:numFmt w:val="upperLetter"/>
        <w:lvlText w:val="%1."/>
        <w:lvlJc w:val="left"/>
      </w:lvl>
    </w:lvlOverride>
  </w:num>
  <w:num w:numId="9" w16cid:durableId="1384401843">
    <w:abstractNumId w:val="1"/>
    <w:lvlOverride w:ilvl="1">
      <w:lvl w:ilvl="1">
        <w:numFmt w:val="lowerLetter"/>
        <w:lvlText w:val="%2."/>
        <w:lvlJc w:val="left"/>
      </w:lvl>
    </w:lvlOverride>
  </w:num>
  <w:num w:numId="10" w16cid:durableId="293289874">
    <w:abstractNumId w:val="1"/>
    <w:lvlOverride w:ilvl="1">
      <w:lvl w:ilvl="1">
        <w:numFmt w:val="lowerLetter"/>
        <w:lvlText w:val="%2."/>
        <w:lvlJc w:val="left"/>
      </w:lvl>
    </w:lvlOverride>
  </w:num>
  <w:num w:numId="11" w16cid:durableId="393821346">
    <w:abstractNumId w:val="1"/>
    <w:lvlOverride w:ilvl="1">
      <w:lvl w:ilvl="1">
        <w:numFmt w:val="lowerLetter"/>
        <w:lvlText w:val="%2."/>
        <w:lvlJc w:val="left"/>
      </w:lvl>
    </w:lvlOverride>
  </w:num>
  <w:num w:numId="12" w16cid:durableId="1763796404">
    <w:abstractNumId w:val="1"/>
    <w:lvlOverride w:ilvl="0">
      <w:lvl w:ilvl="0">
        <w:numFmt w:val="upperLetter"/>
        <w:lvlText w:val="%1."/>
        <w:lvlJc w:val="left"/>
      </w:lvl>
    </w:lvlOverride>
  </w:num>
  <w:num w:numId="13" w16cid:durableId="1606578289">
    <w:abstractNumId w:val="1"/>
    <w:lvlOverride w:ilvl="0">
      <w:lvl w:ilvl="0">
        <w:numFmt w:val="upperLetter"/>
        <w:lvlText w:val="%1."/>
        <w:lvlJc w:val="left"/>
      </w:lvl>
    </w:lvlOverride>
  </w:num>
  <w:num w:numId="14" w16cid:durableId="1743330439">
    <w:abstractNumId w:val="1"/>
    <w:lvlOverride w:ilvl="0">
      <w:lvl w:ilvl="0">
        <w:numFmt w:val="upperLetter"/>
        <w:lvlText w:val="%1."/>
        <w:lvlJc w:val="left"/>
      </w:lvl>
    </w:lvlOverride>
  </w:num>
  <w:num w:numId="15" w16cid:durableId="2138914752">
    <w:abstractNumId w:val="1"/>
    <w:lvlOverride w:ilvl="1">
      <w:lvl w:ilvl="1">
        <w:numFmt w:val="lowerLetter"/>
        <w:lvlText w:val="%2."/>
        <w:lvlJc w:val="left"/>
      </w:lvl>
    </w:lvlOverride>
  </w:num>
  <w:num w:numId="16" w16cid:durableId="1565724164">
    <w:abstractNumId w:val="1"/>
    <w:lvlOverride w:ilvl="1">
      <w:lvl w:ilvl="1">
        <w:numFmt w:val="lowerLetter"/>
        <w:lvlText w:val="%2."/>
        <w:lvlJc w:val="left"/>
      </w:lvl>
    </w:lvlOverride>
  </w:num>
  <w:num w:numId="17" w16cid:durableId="1023438093">
    <w:abstractNumId w:val="1"/>
    <w:lvlOverride w:ilvl="1">
      <w:lvl w:ilvl="1">
        <w:numFmt w:val="lowerLetter"/>
        <w:lvlText w:val="%2."/>
        <w:lvlJc w:val="left"/>
      </w:lvl>
    </w:lvlOverride>
  </w:num>
  <w:num w:numId="18" w16cid:durableId="1338192844">
    <w:abstractNumId w:val="1"/>
    <w:lvlOverride w:ilvl="1">
      <w:lvl w:ilvl="1">
        <w:numFmt w:val="lowerLetter"/>
        <w:lvlText w:val="%2."/>
        <w:lvlJc w:val="left"/>
      </w:lvl>
    </w:lvlOverride>
  </w:num>
  <w:num w:numId="19" w16cid:durableId="1814441448">
    <w:abstractNumId w:val="1"/>
    <w:lvlOverride w:ilvl="1">
      <w:lvl w:ilvl="1">
        <w:numFmt w:val="lowerLetter"/>
        <w:lvlText w:val="%2."/>
        <w:lvlJc w:val="left"/>
      </w:lvl>
    </w:lvlOverride>
  </w:num>
  <w:num w:numId="20" w16cid:durableId="614139083">
    <w:abstractNumId w:val="1"/>
    <w:lvlOverride w:ilvl="0">
      <w:lvl w:ilvl="0">
        <w:numFmt w:val="upperLetter"/>
        <w:lvlText w:val="%1."/>
        <w:lvlJc w:val="left"/>
      </w:lvl>
    </w:lvlOverride>
  </w:num>
  <w:num w:numId="21" w16cid:durableId="1069425410">
    <w:abstractNumId w:val="1"/>
    <w:lvlOverride w:ilvl="1">
      <w:lvl w:ilvl="1">
        <w:numFmt w:val="lowerLetter"/>
        <w:lvlText w:val="%2."/>
        <w:lvlJc w:val="left"/>
      </w:lvl>
    </w:lvlOverride>
  </w:num>
  <w:num w:numId="22" w16cid:durableId="452943059">
    <w:abstractNumId w:val="1"/>
    <w:lvlOverride w:ilvl="1">
      <w:lvl w:ilvl="1">
        <w:numFmt w:val="lowerLetter"/>
        <w:lvlText w:val="%2."/>
        <w:lvlJc w:val="left"/>
      </w:lvl>
    </w:lvlOverride>
  </w:num>
  <w:num w:numId="23" w16cid:durableId="585921202">
    <w:abstractNumId w:val="1"/>
    <w:lvlOverride w:ilvl="1">
      <w:lvl w:ilvl="1">
        <w:numFmt w:val="lowerLetter"/>
        <w:lvlText w:val="%2."/>
        <w:lvlJc w:val="left"/>
      </w:lvl>
    </w:lvlOverride>
  </w:num>
  <w:num w:numId="24" w16cid:durableId="976187197">
    <w:abstractNumId w:val="1"/>
    <w:lvlOverride w:ilvl="1">
      <w:lvl w:ilvl="1">
        <w:numFmt w:val="lowerLetter"/>
        <w:lvlText w:val="%2."/>
        <w:lvlJc w:val="left"/>
      </w:lvl>
    </w:lvlOverride>
  </w:num>
  <w:num w:numId="25" w16cid:durableId="440417297">
    <w:abstractNumId w:val="1"/>
    <w:lvlOverride w:ilvl="0">
      <w:lvl w:ilvl="0">
        <w:numFmt w:val="upperLetter"/>
        <w:lvlText w:val="%1."/>
        <w:lvlJc w:val="left"/>
      </w:lvl>
    </w:lvlOverride>
  </w:num>
  <w:num w:numId="26" w16cid:durableId="1203980820">
    <w:abstractNumId w:val="1"/>
    <w:lvlOverride w:ilvl="0">
      <w:lvl w:ilvl="0">
        <w:numFmt w:val="upperLetter"/>
        <w:lvlText w:val="%1."/>
        <w:lvlJc w:val="left"/>
      </w:lvl>
    </w:lvlOverride>
  </w:num>
  <w:num w:numId="27" w16cid:durableId="453525500">
    <w:abstractNumId w:val="1"/>
    <w:lvlOverride w:ilvl="0">
      <w:lvl w:ilvl="0">
        <w:numFmt w:val="upperLetter"/>
        <w:lvlText w:val="%1."/>
        <w:lvlJc w:val="left"/>
      </w:lvl>
    </w:lvlOverride>
  </w:num>
  <w:num w:numId="28" w16cid:durableId="1766799055">
    <w:abstractNumId w:val="1"/>
    <w:lvlOverride w:ilvl="1">
      <w:lvl w:ilvl="1">
        <w:numFmt w:val="lowerLetter"/>
        <w:lvlText w:val="%2."/>
        <w:lvlJc w:val="left"/>
      </w:lvl>
    </w:lvlOverride>
  </w:num>
  <w:num w:numId="29" w16cid:durableId="299696130">
    <w:abstractNumId w:val="1"/>
    <w:lvlOverride w:ilvl="1">
      <w:lvl w:ilvl="1">
        <w:numFmt w:val="lowerLetter"/>
        <w:lvlText w:val="%2."/>
        <w:lvlJc w:val="left"/>
      </w:lvl>
    </w:lvlOverride>
  </w:num>
  <w:num w:numId="30" w16cid:durableId="848762163">
    <w:abstractNumId w:val="1"/>
    <w:lvlOverride w:ilvl="1">
      <w:lvl w:ilvl="1">
        <w:numFmt w:val="lowerLetter"/>
        <w:lvlText w:val="%2."/>
        <w:lvlJc w:val="left"/>
      </w:lvl>
    </w:lvlOverride>
  </w:num>
  <w:num w:numId="31" w16cid:durableId="1447700111">
    <w:abstractNumId w:val="5"/>
  </w:num>
  <w:num w:numId="32" w16cid:durableId="898592328">
    <w:abstractNumId w:val="0"/>
  </w:num>
  <w:num w:numId="33" w16cid:durableId="1835800985">
    <w:abstractNumId w:val="2"/>
  </w:num>
  <w:num w:numId="34" w16cid:durableId="56677137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Zinth">
    <w15:presenceInfo w15:providerId="AD" w15:userId="S::ZinthxKX@cdhs.state.co.us::fc59c7f9-e51b-482e-b2ff-142b2448f493"/>
  </w15:person>
  <w15:person w15:author="Brett A. Bustos">
    <w15:presenceInfo w15:providerId="AD" w15:userId="S::BustosBA@cdhs.state.co.us::7c5d05f3-d071-4071-8727-df9cee03c8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81F"/>
    <w:rsid w:val="00066DC7"/>
    <w:rsid w:val="000D0578"/>
    <w:rsid w:val="0044650A"/>
    <w:rsid w:val="00557DF1"/>
    <w:rsid w:val="00582991"/>
    <w:rsid w:val="005B2A6E"/>
    <w:rsid w:val="00653B8D"/>
    <w:rsid w:val="00711FFD"/>
    <w:rsid w:val="00800FF1"/>
    <w:rsid w:val="008266B6"/>
    <w:rsid w:val="008B76FD"/>
    <w:rsid w:val="0096181F"/>
    <w:rsid w:val="00B247CC"/>
    <w:rsid w:val="00C1659D"/>
    <w:rsid w:val="00C376AB"/>
    <w:rsid w:val="00C74887"/>
    <w:rsid w:val="00C864E4"/>
    <w:rsid w:val="00DD51E5"/>
    <w:rsid w:val="00EA7C9D"/>
    <w:rsid w:val="00F23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1C72"/>
  <w15:docId w15:val="{72054250-E7BE-4891-937F-01205383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Bookman Old Style" w:eastAsia="Bookman Old Style" w:hAnsi="Bookman Old Style" w:cs="Bookman Old Style"/>
      <w:b/>
      <w:bCs/>
    </w:rPr>
  </w:style>
  <w:style w:type="paragraph" w:styleId="Heading2">
    <w:name w:val="heading 2"/>
    <w:basedOn w:val="Normal"/>
    <w:next w:val="Normal"/>
    <w:uiPriority w:val="9"/>
    <w:unhideWhenUsed/>
    <w:qFormat/>
    <w:pPr>
      <w:keepNext/>
      <w:ind w:left="2" w:hanging="4"/>
      <w:outlineLvl w:val="1"/>
    </w:pPr>
    <w:rPr>
      <w:sz w:val="36"/>
      <w:szCs w:val="36"/>
    </w:rPr>
  </w:style>
  <w:style w:type="paragraph" w:styleId="Heading3">
    <w:name w:val="heading 3"/>
    <w:basedOn w:val="Normal"/>
    <w:next w:val="Normal"/>
    <w:uiPriority w:val="9"/>
    <w:unhideWhenUsed/>
    <w:qFormat/>
    <w:pPr>
      <w:keepNext/>
      <w:tabs>
        <w:tab w:val="left" w:pos="720"/>
        <w:tab w:val="left" w:pos="1440"/>
        <w:tab w:val="left" w:pos="2160"/>
      </w:tabs>
      <w:ind w:left="1440" w:hanging="1442"/>
      <w:outlineLvl w:val="2"/>
    </w:p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066DC7"/>
    <w:pPr>
      <w:ind w:left="720"/>
      <w:contextualSpacing/>
    </w:pPr>
  </w:style>
  <w:style w:type="paragraph" w:styleId="NormalWeb">
    <w:name w:val="Normal (Web)"/>
    <w:basedOn w:val="Normal"/>
    <w:uiPriority w:val="99"/>
    <w:semiHidden/>
    <w:unhideWhenUsed/>
    <w:rsid w:val="00F2399F"/>
    <w:pPr>
      <w:spacing w:before="100" w:beforeAutospacing="1" w:after="100" w:afterAutospacing="1"/>
      <w:ind w:firstLine="0"/>
    </w:pPr>
    <w:rPr>
      <w:rFonts w:ascii="Times New Roman" w:eastAsia="Times New Roman" w:hAnsi="Times New Roman" w:cs="Times New Roman"/>
      <w:lang w:val="en-US"/>
    </w:rPr>
  </w:style>
  <w:style w:type="character" w:customStyle="1" w:styleId="apple-tab-span">
    <w:name w:val="apple-tab-span"/>
    <w:basedOn w:val="DefaultParagraphFont"/>
    <w:rsid w:val="00F2399F"/>
  </w:style>
  <w:style w:type="paragraph" w:styleId="Revision">
    <w:name w:val="Revision"/>
    <w:hidden/>
    <w:uiPriority w:val="99"/>
    <w:semiHidden/>
    <w:rsid w:val="00557DF1"/>
    <w:pPr>
      <w:ind w:firstLine="0"/>
    </w:pPr>
  </w:style>
  <w:style w:type="character" w:styleId="Hyperlink">
    <w:name w:val="Hyperlink"/>
    <w:basedOn w:val="DefaultParagraphFont"/>
    <w:uiPriority w:val="99"/>
    <w:unhideWhenUsed/>
    <w:rsid w:val="00C864E4"/>
    <w:rPr>
      <w:color w:val="0000FF" w:themeColor="hyperlink"/>
      <w:u w:val="single"/>
    </w:rPr>
  </w:style>
  <w:style w:type="character" w:styleId="UnresolvedMention">
    <w:name w:val="Unresolved Mention"/>
    <w:basedOn w:val="DefaultParagraphFont"/>
    <w:uiPriority w:val="99"/>
    <w:semiHidden/>
    <w:unhideWhenUsed/>
    <w:rsid w:val="00C864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ytimes.com/2026/07/20/us/politics/snap-food-stamps-arizona.html" TargetMode="External"/><Relationship Id="rId13" Type="http://schemas.openxmlformats.org/officeDocument/2006/relationships/header" Target="head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beCjIYd/Dr8FheRVhc5hkvNcQQ==">CgMxLjAaDQoBMBIICgYIBTICCAEyDmguZG5sY2w0b3J6YTZpMg5oLjVqZmU5Y3NoOG9veDIOaC5vYnh1eHl0OHkyZmkyDmgub2Z4Nmcyajd6OGlmMg5oLmtweXBvN3JtMHBodTINaC5kYzQ3aWJna3Z5NDIOaC53NGcwenMzNzBqa24yDmguazM5Yzc5ZHdwNGJmMg5oLnRoeHh1ZWR3ZnJlZDgAciExdThLMUNDWVFXVEpsMmdxOTFiOW5ySWgwdGE1Q2xhWDg=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Brett A. Bustos</dc:creator>
  <cp:lastModifiedBy>Kyle Zinth</cp:lastModifiedBy>
  <cp:revision>3</cp:revision>
  <dcterms:created xsi:type="dcterms:W3CDTF">2026-08-24T20:46:00Z</dcterms:created>
  <dcterms:modified xsi:type="dcterms:W3CDTF">2026-09-30T20:46:00Z</dcterms:modified>
</cp:coreProperties>
</file>