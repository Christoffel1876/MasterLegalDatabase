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6C53" w14:textId="77777777" w:rsidR="001C21E4" w:rsidRPr="00D8604C" w:rsidRDefault="00DA5CEA" w:rsidP="00D76313">
      <w:pPr>
        <w:pStyle w:val="Department"/>
        <w:widowControl w:val="0"/>
        <w:tabs>
          <w:tab w:val="center" w:pos="4680"/>
          <w:tab w:val="right" w:pos="9360"/>
        </w:tabs>
        <w:spacing w:before="240"/>
        <w:jc w:val="left"/>
      </w:pPr>
      <w:r w:rsidRPr="00D8604C">
        <w:tab/>
      </w:r>
      <w:r w:rsidR="001C21E4" w:rsidRPr="00D8604C">
        <w:t>COLORADO DEPARTMENT OF REGULATORY AGENCIES</w:t>
      </w:r>
      <w:r w:rsidRPr="00D8604C">
        <w:tab/>
      </w:r>
    </w:p>
    <w:p w14:paraId="12C9AF6E" w14:textId="77777777" w:rsidR="001C21E4" w:rsidRPr="00D8604C" w:rsidRDefault="001C21E4" w:rsidP="008D64EF">
      <w:pPr>
        <w:pStyle w:val="Agency"/>
        <w:widowControl w:val="0"/>
        <w:rPr>
          <w:rFonts w:cs="Arial"/>
        </w:rPr>
      </w:pPr>
      <w:r w:rsidRPr="00D8604C">
        <w:rPr>
          <w:rFonts w:cs="Arial"/>
        </w:rPr>
        <w:t>Public Utilities Commission</w:t>
      </w:r>
    </w:p>
    <w:p w14:paraId="5E5BCB6D" w14:textId="77777777" w:rsidR="001C21E4" w:rsidRPr="00D8604C" w:rsidRDefault="001C21E4" w:rsidP="008D64EF">
      <w:pPr>
        <w:pStyle w:val="CCRNumber"/>
        <w:widowControl w:val="0"/>
      </w:pPr>
      <w:r w:rsidRPr="00D8604C">
        <w:t>4 </w:t>
      </w:r>
      <w:r w:rsidRPr="00D8604C">
        <w:rPr>
          <w:i/>
        </w:rPr>
        <w:t>Code of Colorado Regulations</w:t>
      </w:r>
      <w:r w:rsidRPr="00D8604C">
        <w:t xml:space="preserve"> (CCR) 723-4</w:t>
      </w:r>
    </w:p>
    <w:p w14:paraId="073F8955" w14:textId="77777777" w:rsidR="00287928" w:rsidRDefault="001C21E4" w:rsidP="008D64EF">
      <w:pPr>
        <w:pStyle w:val="CCRTitle"/>
        <w:widowControl w:val="0"/>
        <w:tabs>
          <w:tab w:val="left" w:pos="527"/>
          <w:tab w:val="center" w:pos="4680"/>
        </w:tabs>
      </w:pPr>
      <w:r w:rsidRPr="00D8604C">
        <w:t>PART 4</w:t>
      </w:r>
    </w:p>
    <w:p w14:paraId="029804D8" w14:textId="70358555" w:rsidR="001C21E4" w:rsidRPr="00287928" w:rsidRDefault="001C21E4" w:rsidP="008D64EF">
      <w:pPr>
        <w:pStyle w:val="Heading1"/>
        <w:keepNext w:val="0"/>
        <w:widowControl w:val="0"/>
        <w:jc w:val="center"/>
        <w:rPr>
          <w:sz w:val="28"/>
          <w:szCs w:val="28"/>
        </w:rPr>
      </w:pPr>
      <w:r w:rsidRPr="00287928">
        <w:rPr>
          <w:sz w:val="28"/>
          <w:szCs w:val="28"/>
        </w:rPr>
        <w:t>RULES REGULATING GAS UTILITIES</w:t>
      </w:r>
    </w:p>
    <w:p w14:paraId="17DAFF89" w14:textId="77777777" w:rsidR="007C3957" w:rsidRPr="008D64EF" w:rsidRDefault="007C3957" w:rsidP="008D64EF">
      <w:pPr>
        <w:pStyle w:val="Heading2"/>
        <w:keepNext w:val="0"/>
        <w:widowControl w:val="0"/>
        <w:rPr>
          <w:rFonts w:cs="Arial"/>
          <w:i w:val="0"/>
          <w:iCs w:val="0"/>
          <w:sz w:val="24"/>
          <w:szCs w:val="24"/>
        </w:rPr>
      </w:pPr>
      <w:bookmarkStart w:id="0" w:name="_Toc511195329"/>
      <w:bookmarkStart w:id="1" w:name="_Toc517158367"/>
      <w:bookmarkStart w:id="2" w:name="_Toc232142909"/>
      <w:bookmarkStart w:id="3" w:name="_Toc58405298"/>
      <w:bookmarkStart w:id="4" w:name="_Toc145838825"/>
      <w:r w:rsidRPr="008D64EF">
        <w:rPr>
          <w:rFonts w:cs="Arial"/>
          <w:i w:val="0"/>
          <w:iCs w:val="0"/>
          <w:sz w:val="24"/>
          <w:szCs w:val="24"/>
        </w:rPr>
        <w:t>BASIS, PURPOSE, AND STATUTORY AUTHORITY.</w:t>
      </w:r>
      <w:bookmarkEnd w:id="0"/>
      <w:bookmarkEnd w:id="1"/>
      <w:bookmarkEnd w:id="2"/>
    </w:p>
    <w:p w14:paraId="4789DC72" w14:textId="06229AC5" w:rsidR="005B7C0D" w:rsidRPr="008D64EF" w:rsidRDefault="00D10290" w:rsidP="008D64EF">
      <w:pPr>
        <w:pStyle w:val="upar1"/>
        <w:widowControl w:val="0"/>
        <w:rPr>
          <w:szCs w:val="24"/>
        </w:rPr>
      </w:pPr>
      <w:bookmarkStart w:id="5" w:name="_Toc4992792"/>
      <w:bookmarkStart w:id="6" w:name="_Toc54168538"/>
      <w:bookmarkStart w:id="7" w:name="_Toc536527429"/>
      <w:bookmarkStart w:id="8" w:name="_Toc58404302"/>
      <w:bookmarkStart w:id="9" w:name="_Toc145838677"/>
      <w:bookmarkStart w:id="10" w:name="_Toc511195330"/>
      <w:bookmarkStart w:id="11" w:name="_Toc517158368"/>
      <w:r w:rsidRPr="008D64EF">
        <w:rPr>
          <w:szCs w:val="24"/>
        </w:rPr>
        <w:t xml:space="preserve">The basis and purpose of these rules is to set forth the manner of regulation over jurisdictional gas utilities, the services they provide, and their actions to maintain just and reasonable rates, ensure system safety, reliability, and resiliency, protect disproportionately impacted communities, and reduce greenhouse gas emissions from the use of gas by their customers and from leaks in their facilities.  These rules also set forth the manner of regulation over master meter operators.  These rules address a wide variety of subject areas including, but not limited to, planning, expenditure and demand forecasting, cost and rate impacts, system safety and integrity planning, service interruption, meter testing and accuracy, safety, customer information, customer deposits, rate schedules and tariffs, discontinuance of service, master meter operations, transportation service, flexible regulation, procedures for administering the Low-Income Energy Assistance Act, gas service low-income programs, cost allocation between regulated and unregulated operations, recovery of gas costs, appeals regarding local government land use decisions, demand side management programs, the reduction of greenhouse gas emissions from the distribution and end-use consumption of gas, and authority of the Commission to impose civil penalties on public utilities.  The statutory authority for these rules can be found at §§ 29-20-108, 40-1-103.5, 40-2-108, </w:t>
      </w:r>
      <w:ins w:id="12" w:author="Author">
        <w:r w:rsidR="00330961" w:rsidRPr="006D02A9">
          <w:rPr>
            <w:szCs w:val="24"/>
            <w:rPrChange w:id="13" w:author="Author">
              <w:rPr>
                <w:color w:val="FF0000"/>
                <w:szCs w:val="24"/>
                <w:u w:val="single"/>
              </w:rPr>
            </w:rPrChange>
          </w:rPr>
          <w:t>40-2-138,</w:t>
        </w:r>
        <w:r w:rsidR="00330961" w:rsidRPr="00330961">
          <w:rPr>
            <w:szCs w:val="24"/>
            <w:rPrChange w:id="14" w:author="Author">
              <w:rPr>
                <w:color w:val="FF0000"/>
                <w:szCs w:val="24"/>
              </w:rPr>
            </w:rPrChange>
          </w:rPr>
          <w:t xml:space="preserve"> </w:t>
        </w:r>
      </w:ins>
      <w:r w:rsidRPr="008D64EF">
        <w:rPr>
          <w:szCs w:val="24"/>
        </w:rPr>
        <w:t>40-3-102, 40-3-102.5, 40-3-103, 40-3-104.3, 40-3-106, 40-3-111, 40-3-114, 40-3-101, 40-3.2-103, 40-3.2-106, 40-3.2-107, 40-3.2-108, 40-4-101, 40-4-106, 40-4-108, 40-4-109, 40-5-103, 40-7-117, 40-7-113.5, 40-7-116.5; and 40-8.7-105(5), C.R.S</w:t>
      </w:r>
      <w:r w:rsidR="009D3DAD" w:rsidRPr="008D64EF">
        <w:rPr>
          <w:szCs w:val="24"/>
        </w:rPr>
        <w:t>.</w:t>
      </w:r>
      <w:bookmarkEnd w:id="5"/>
      <w:bookmarkEnd w:id="6"/>
    </w:p>
    <w:p w14:paraId="2C2EA14B" w14:textId="77777777" w:rsidR="008D64EF" w:rsidRPr="008D64EF" w:rsidRDefault="008D64EF" w:rsidP="008D64EF">
      <w:pPr>
        <w:pStyle w:val="upar1"/>
        <w:widowControl w:val="0"/>
        <w:jc w:val="center"/>
        <w:rPr>
          <w:szCs w:val="24"/>
        </w:rPr>
      </w:pPr>
      <w:r w:rsidRPr="008D64EF">
        <w:rPr>
          <w:szCs w:val="24"/>
        </w:rPr>
        <w:t>*           *           *           *</w:t>
      </w:r>
    </w:p>
    <w:p w14:paraId="13EE8C25" w14:textId="77777777" w:rsidR="008D64EF" w:rsidRPr="008D64EF" w:rsidRDefault="008D64EF" w:rsidP="008D64EF">
      <w:pPr>
        <w:pStyle w:val="upar1"/>
        <w:widowControl w:val="0"/>
        <w:jc w:val="center"/>
        <w:rPr>
          <w:szCs w:val="24"/>
        </w:rPr>
      </w:pPr>
      <w:r w:rsidRPr="008D64EF">
        <w:rPr>
          <w:szCs w:val="24"/>
        </w:rPr>
        <w:t>[</w:t>
      </w:r>
      <w:r w:rsidRPr="008D64EF">
        <w:rPr>
          <w:spacing w:val="-1"/>
          <w:szCs w:val="24"/>
        </w:rPr>
        <w:t>i</w:t>
      </w:r>
      <w:r w:rsidRPr="008D64EF">
        <w:rPr>
          <w:szCs w:val="24"/>
        </w:rPr>
        <w:t>n</w:t>
      </w:r>
      <w:r w:rsidRPr="008D64EF">
        <w:rPr>
          <w:spacing w:val="2"/>
          <w:szCs w:val="24"/>
        </w:rPr>
        <w:t>d</w:t>
      </w:r>
      <w:r w:rsidRPr="008D64EF">
        <w:rPr>
          <w:spacing w:val="-1"/>
          <w:szCs w:val="24"/>
        </w:rPr>
        <w:t>i</w:t>
      </w:r>
      <w:r w:rsidRPr="008D64EF">
        <w:rPr>
          <w:spacing w:val="1"/>
          <w:szCs w:val="24"/>
        </w:rPr>
        <w:t>c</w:t>
      </w:r>
      <w:r w:rsidRPr="008D64EF">
        <w:rPr>
          <w:szCs w:val="24"/>
        </w:rPr>
        <w:t>ates</w:t>
      </w:r>
      <w:r w:rsidRPr="008D64EF">
        <w:rPr>
          <w:spacing w:val="-5"/>
          <w:szCs w:val="24"/>
        </w:rPr>
        <w:t> </w:t>
      </w:r>
      <w:r w:rsidRPr="008D64EF">
        <w:rPr>
          <w:szCs w:val="24"/>
        </w:rPr>
        <w:t>o</w:t>
      </w:r>
      <w:r w:rsidRPr="008D64EF">
        <w:rPr>
          <w:spacing w:val="4"/>
          <w:szCs w:val="24"/>
        </w:rPr>
        <w:t>m</w:t>
      </w:r>
      <w:r w:rsidRPr="008D64EF">
        <w:rPr>
          <w:spacing w:val="-1"/>
          <w:szCs w:val="24"/>
        </w:rPr>
        <w:t>i</w:t>
      </w:r>
      <w:r w:rsidRPr="008D64EF">
        <w:rPr>
          <w:spacing w:val="1"/>
          <w:szCs w:val="24"/>
        </w:rPr>
        <w:t>ss</w:t>
      </w:r>
      <w:r w:rsidRPr="008D64EF">
        <w:rPr>
          <w:spacing w:val="-1"/>
          <w:szCs w:val="24"/>
        </w:rPr>
        <w:t>i</w:t>
      </w:r>
      <w:r w:rsidRPr="008D64EF">
        <w:rPr>
          <w:szCs w:val="24"/>
        </w:rPr>
        <w:t>on</w:t>
      </w:r>
      <w:r w:rsidRPr="008D64EF">
        <w:rPr>
          <w:spacing w:val="-9"/>
          <w:szCs w:val="24"/>
        </w:rPr>
        <w:t> </w:t>
      </w:r>
      <w:r w:rsidRPr="008D64EF">
        <w:rPr>
          <w:szCs w:val="24"/>
        </w:rPr>
        <w:t>of una</w:t>
      </w:r>
      <w:r w:rsidRPr="008D64EF">
        <w:rPr>
          <w:spacing w:val="2"/>
          <w:szCs w:val="24"/>
        </w:rPr>
        <w:t>f</w:t>
      </w:r>
      <w:r w:rsidRPr="008D64EF">
        <w:rPr>
          <w:szCs w:val="24"/>
        </w:rPr>
        <w:t>fe</w:t>
      </w:r>
      <w:r w:rsidRPr="008D64EF">
        <w:rPr>
          <w:spacing w:val="1"/>
          <w:szCs w:val="24"/>
        </w:rPr>
        <w:t>c</w:t>
      </w:r>
      <w:r w:rsidRPr="008D64EF">
        <w:rPr>
          <w:szCs w:val="24"/>
        </w:rPr>
        <w:t>ted</w:t>
      </w:r>
      <w:r w:rsidRPr="008D64EF">
        <w:rPr>
          <w:spacing w:val="-10"/>
          <w:szCs w:val="24"/>
        </w:rPr>
        <w:t> </w:t>
      </w:r>
      <w:r w:rsidRPr="008D64EF">
        <w:rPr>
          <w:spacing w:val="1"/>
          <w:szCs w:val="24"/>
        </w:rPr>
        <w:t>r</w:t>
      </w:r>
      <w:r w:rsidRPr="008D64EF">
        <w:rPr>
          <w:spacing w:val="2"/>
          <w:szCs w:val="24"/>
        </w:rPr>
        <w:t>u</w:t>
      </w:r>
      <w:r w:rsidRPr="008D64EF">
        <w:rPr>
          <w:spacing w:val="-1"/>
          <w:szCs w:val="24"/>
        </w:rPr>
        <w:t>l</w:t>
      </w:r>
      <w:r w:rsidRPr="008D64EF">
        <w:rPr>
          <w:szCs w:val="24"/>
        </w:rPr>
        <w:t>e</w:t>
      </w:r>
      <w:r w:rsidRPr="008D64EF">
        <w:rPr>
          <w:spacing w:val="1"/>
          <w:szCs w:val="24"/>
        </w:rPr>
        <w:t>s</w:t>
      </w:r>
      <w:r w:rsidRPr="008D64EF">
        <w:rPr>
          <w:szCs w:val="24"/>
        </w:rPr>
        <w:t>]</w:t>
      </w:r>
    </w:p>
    <w:p w14:paraId="7D3C2A5D" w14:textId="77777777" w:rsidR="00DC5F07" w:rsidRPr="008D64EF" w:rsidRDefault="00DC5F07">
      <w:pPr>
        <w:pStyle w:val="Heading2"/>
        <w:keepNext w:val="0"/>
        <w:widowControl w:val="0"/>
        <w:rPr>
          <w:ins w:id="15" w:author="Author"/>
          <w:rFonts w:cs="Arial"/>
          <w:i w:val="0"/>
          <w:iCs w:val="0"/>
          <w:sz w:val="24"/>
          <w:szCs w:val="24"/>
        </w:rPr>
        <w:pPrChange w:id="16" w:author="Author">
          <w:pPr>
            <w:pStyle w:val="Heading2"/>
          </w:pPr>
        </w:pPrChange>
      </w:pPr>
      <w:bookmarkStart w:id="17" w:name="_Toc181770217"/>
      <w:bookmarkStart w:id="18" w:name="_Toc4993671"/>
      <w:bookmarkStart w:id="19" w:name="_Toc54169536"/>
      <w:bookmarkStart w:id="20" w:name="_Toc58405297"/>
      <w:bookmarkStart w:id="21" w:name="_Toc145838824"/>
      <w:bookmarkStart w:id="22" w:name="_Toc290536689"/>
      <w:bookmarkStart w:id="23" w:name="_Toc290536974"/>
      <w:bookmarkStart w:id="24" w:name="_Toc511195462"/>
      <w:bookmarkStart w:id="25" w:name="_Toc517158545"/>
      <w:bookmarkStart w:id="26" w:name="_Toc232143074"/>
      <w:bookmarkEnd w:id="3"/>
      <w:bookmarkEnd w:id="4"/>
      <w:bookmarkEnd w:id="7"/>
      <w:bookmarkEnd w:id="8"/>
      <w:bookmarkEnd w:id="9"/>
      <w:bookmarkEnd w:id="10"/>
      <w:bookmarkEnd w:id="11"/>
      <w:ins w:id="27" w:author="Author">
        <w:r w:rsidRPr="008D64EF">
          <w:rPr>
            <w:rFonts w:cs="Arial"/>
            <w:i w:val="0"/>
            <w:iCs w:val="0"/>
            <w:sz w:val="24"/>
            <w:szCs w:val="24"/>
          </w:rPr>
          <w:t>GREENHOUSE GAS ACCOUNTING FOR CLEAN HYDROGEN</w:t>
        </w:r>
      </w:ins>
    </w:p>
    <w:p w14:paraId="08322554" w14:textId="77777777" w:rsidR="00DC5F07" w:rsidRPr="00756BD7" w:rsidRDefault="00DC5F07">
      <w:pPr>
        <w:pStyle w:val="Title3"/>
        <w:keepNext w:val="0"/>
        <w:widowControl w:val="0"/>
        <w:rPr>
          <w:ins w:id="28" w:author="Author"/>
          <w:b w:val="0"/>
          <w:bCs w:val="0"/>
          <w:rPrChange w:id="29" w:author="Author">
            <w:rPr>
              <w:ins w:id="30" w:author="Author"/>
              <w:b/>
              <w:bCs/>
            </w:rPr>
          </w:rPrChange>
        </w:rPr>
        <w:pPrChange w:id="31" w:author="Author">
          <w:pPr>
            <w:widowControl w:val="0"/>
            <w:pBdr>
              <w:top w:val="nil"/>
              <w:left w:val="nil"/>
              <w:bottom w:val="nil"/>
              <w:right w:val="nil"/>
              <w:between w:val="nil"/>
            </w:pBdr>
            <w:tabs>
              <w:tab w:val="left" w:pos="720"/>
              <w:tab w:val="left" w:pos="1440"/>
              <w:tab w:val="left" w:pos="2160"/>
            </w:tabs>
          </w:pPr>
        </w:pPrChange>
      </w:pPr>
      <w:ins w:id="32" w:author="Author">
        <w:r w:rsidRPr="00756BD7">
          <w:rPr>
            <w:rFonts w:eastAsia="Arial"/>
          </w:rPr>
          <w:t>4977.</w:t>
        </w:r>
        <w:r w:rsidRPr="00756BD7">
          <w:rPr>
            <w:rFonts w:eastAsia="Arial"/>
          </w:rPr>
          <w:tab/>
          <w:t>Applicability.</w:t>
        </w:r>
      </w:ins>
    </w:p>
    <w:p w14:paraId="06CEBE97" w14:textId="0D2FF1B4" w:rsidR="00DC5F07" w:rsidRPr="00756BD7" w:rsidRDefault="00DC5F07">
      <w:pPr>
        <w:pStyle w:val="par1"/>
        <w:rPr>
          <w:ins w:id="33" w:author="Author"/>
        </w:rPr>
        <w:pPrChange w:id="34" w:author="Author">
          <w:pPr>
            <w:widowControl w:val="0"/>
            <w:pBdr>
              <w:top w:val="nil"/>
              <w:left w:val="nil"/>
              <w:bottom w:val="nil"/>
              <w:right w:val="nil"/>
              <w:between w:val="nil"/>
            </w:pBdr>
            <w:tabs>
              <w:tab w:val="left" w:pos="720"/>
              <w:tab w:val="left" w:pos="1440"/>
              <w:tab w:val="left" w:pos="2160"/>
            </w:tabs>
            <w:ind w:left="720" w:hanging="720"/>
          </w:pPr>
        </w:pPrChange>
      </w:pPr>
      <w:ins w:id="35" w:author="Author">
        <w:r w:rsidRPr="00756BD7">
          <w:rPr>
            <w:rFonts w:eastAsia="Arial"/>
          </w:rPr>
          <w:lastRenderedPageBreak/>
          <w:t>(a)</w:t>
        </w:r>
        <w:r w:rsidRPr="00756BD7">
          <w:rPr>
            <w:rFonts w:eastAsia="Arial"/>
          </w:rPr>
          <w:tab/>
          <w:t xml:space="preserve">Rules </w:t>
        </w:r>
        <w:r w:rsidR="006922F5">
          <w:rPr>
            <w:rFonts w:eastAsia="Arial"/>
          </w:rPr>
          <w:t>4</w:t>
        </w:r>
        <w:r w:rsidRPr="00756BD7">
          <w:rPr>
            <w:rFonts w:eastAsia="Arial"/>
          </w:rPr>
          <w:t xml:space="preserve">977 through </w:t>
        </w:r>
        <w:r w:rsidR="006922F5">
          <w:rPr>
            <w:rFonts w:eastAsia="Arial"/>
          </w:rPr>
          <w:t>4</w:t>
        </w:r>
        <w:r w:rsidRPr="00756BD7">
          <w:rPr>
            <w:rFonts w:eastAsia="Arial"/>
          </w:rPr>
          <w:t xml:space="preserve">983 shall apply to all investor-owned </w:t>
        </w:r>
        <w:r w:rsidR="006922F5">
          <w:rPr>
            <w:rFonts w:eastAsia="Arial"/>
          </w:rPr>
          <w:t xml:space="preserve">gas </w:t>
        </w:r>
        <w:r w:rsidRPr="00756BD7">
          <w:rPr>
            <w:rFonts w:eastAsia="Arial"/>
          </w:rPr>
          <w:t>utilities in the state of Colorado that are subject to the Commission’s regulatory authority.</w:t>
        </w:r>
      </w:ins>
    </w:p>
    <w:p w14:paraId="44726DBD" w14:textId="1D41F7FD" w:rsidR="00DC5F07" w:rsidRPr="00756BD7" w:rsidRDefault="00DC5F07">
      <w:pPr>
        <w:pStyle w:val="Title3"/>
        <w:rPr>
          <w:ins w:id="36" w:author="Author"/>
          <w:b w:val="0"/>
          <w:bCs w:val="0"/>
          <w:rPrChange w:id="37" w:author="Author">
            <w:rPr>
              <w:ins w:id="38" w:author="Author"/>
              <w:b/>
              <w:bCs/>
            </w:rPr>
          </w:rPrChange>
        </w:rPr>
        <w:pPrChange w:id="39" w:author="Author">
          <w:pPr>
            <w:widowControl w:val="0"/>
            <w:pBdr>
              <w:top w:val="nil"/>
              <w:left w:val="nil"/>
              <w:bottom w:val="nil"/>
              <w:right w:val="nil"/>
              <w:between w:val="nil"/>
            </w:pBdr>
            <w:tabs>
              <w:tab w:val="left" w:pos="720"/>
              <w:tab w:val="left" w:pos="1440"/>
              <w:tab w:val="left" w:pos="2160"/>
            </w:tabs>
            <w:ind w:left="720" w:hanging="720"/>
          </w:pPr>
        </w:pPrChange>
      </w:pPr>
      <w:ins w:id="40" w:author="Author">
        <w:r w:rsidRPr="00756BD7">
          <w:rPr>
            <w:rFonts w:eastAsia="Arial"/>
          </w:rPr>
          <w:t>4978.</w:t>
        </w:r>
        <w:r w:rsidRPr="00756BD7">
          <w:rPr>
            <w:rFonts w:eastAsia="Arial"/>
          </w:rPr>
          <w:tab/>
          <w:t>Overview and Purpose</w:t>
        </w:r>
      </w:ins>
    </w:p>
    <w:p w14:paraId="74E8BF0D" w14:textId="599D2350" w:rsidR="00DC5F07" w:rsidRPr="00756BD7" w:rsidRDefault="00DC5F07">
      <w:pPr>
        <w:pStyle w:val="par1"/>
        <w:rPr>
          <w:ins w:id="41" w:author="Author"/>
        </w:rPr>
        <w:pPrChange w:id="42" w:author="Author">
          <w:pPr>
            <w:widowControl w:val="0"/>
            <w:pBdr>
              <w:top w:val="nil"/>
              <w:left w:val="nil"/>
              <w:bottom w:val="nil"/>
              <w:right w:val="nil"/>
              <w:between w:val="nil"/>
            </w:pBdr>
            <w:tabs>
              <w:tab w:val="left" w:pos="720"/>
              <w:tab w:val="left" w:pos="1440"/>
              <w:tab w:val="left" w:pos="2160"/>
            </w:tabs>
            <w:ind w:left="720" w:hanging="720"/>
          </w:pPr>
        </w:pPrChange>
      </w:pPr>
      <w:ins w:id="43" w:author="Author">
        <w:r w:rsidRPr="00756BD7">
          <w:rPr>
            <w:rFonts w:eastAsia="Arial"/>
          </w:rPr>
          <w:t>(a)</w:t>
        </w:r>
        <w:r w:rsidRPr="00756BD7">
          <w:rPr>
            <w:rFonts w:eastAsia="Arial"/>
          </w:rPr>
          <w:tab/>
          <w:t xml:space="preserve">The purpose of these rules is to establish lifecycle greenhouse gas (GHG) emission accounting requirements for use by investor-owned utilities in the production of clean hydrogen pursuant to </w:t>
        </w:r>
        <w:r w:rsidR="003B1B92">
          <w:rPr>
            <w:rFonts w:eastAsia="Arial"/>
          </w:rPr>
          <w:t xml:space="preserve">§ </w:t>
        </w:r>
        <w:r w:rsidRPr="00756BD7">
          <w:rPr>
            <w:rFonts w:eastAsia="Arial"/>
          </w:rPr>
          <w:t xml:space="preserve">40-2-138(3)(a)(II), C.R.S. </w:t>
        </w:r>
        <w:r w:rsidR="003B1B92">
          <w:rPr>
            <w:rFonts w:eastAsia="Arial"/>
          </w:rPr>
          <w:t xml:space="preserve"> </w:t>
        </w:r>
        <w:r w:rsidRPr="00756BD7">
          <w:rPr>
            <w:rFonts w:eastAsia="Arial"/>
          </w:rPr>
          <w:t xml:space="preserve">These rules largely reflect the federal regulations codified at 26 C.F.R. § 1.45V, as adopted on January 10, 2025, by the Internal Revenue Service. </w:t>
        </w:r>
        <w:r w:rsidR="003B1B92">
          <w:rPr>
            <w:rFonts w:eastAsia="Arial"/>
          </w:rPr>
          <w:t xml:space="preserve"> </w:t>
        </w:r>
        <w:r w:rsidRPr="00756BD7">
          <w:rPr>
            <w:rFonts w:eastAsia="Arial"/>
          </w:rPr>
          <w:t xml:space="preserve">These rules will help to determine if hydrogen produced by an investor-owned utility qualifies as clean hydrogen pursuant to </w:t>
        </w:r>
        <w:r w:rsidR="003B1B92">
          <w:rPr>
            <w:rFonts w:eastAsia="Arial"/>
          </w:rPr>
          <w:t>§</w:t>
        </w:r>
        <w:r w:rsidRPr="00756BD7">
          <w:rPr>
            <w:rFonts w:eastAsia="Arial"/>
          </w:rPr>
          <w:t xml:space="preserve"> 40-2-138(1)(a), C.R.S.</w:t>
        </w:r>
      </w:ins>
    </w:p>
    <w:p w14:paraId="1FF65C4C" w14:textId="77777777" w:rsidR="00DC5F07" w:rsidRPr="00756BD7" w:rsidRDefault="00DC5F07">
      <w:pPr>
        <w:pStyle w:val="Title3"/>
        <w:rPr>
          <w:ins w:id="44" w:author="Author"/>
          <w:b w:val="0"/>
          <w:bCs w:val="0"/>
          <w:rPrChange w:id="45" w:author="Author">
            <w:rPr>
              <w:ins w:id="46" w:author="Author"/>
              <w:b/>
              <w:bCs/>
            </w:rPr>
          </w:rPrChange>
        </w:rPr>
        <w:pPrChange w:id="47" w:author="Author">
          <w:pPr>
            <w:widowControl w:val="0"/>
            <w:pBdr>
              <w:top w:val="nil"/>
              <w:left w:val="nil"/>
              <w:bottom w:val="nil"/>
              <w:right w:val="nil"/>
              <w:between w:val="nil"/>
            </w:pBdr>
            <w:tabs>
              <w:tab w:val="left" w:pos="720"/>
              <w:tab w:val="left" w:pos="1440"/>
              <w:tab w:val="left" w:pos="2160"/>
            </w:tabs>
            <w:ind w:left="720" w:hanging="720"/>
          </w:pPr>
        </w:pPrChange>
      </w:pPr>
      <w:ins w:id="48" w:author="Author">
        <w:r w:rsidRPr="00756BD7">
          <w:rPr>
            <w:rFonts w:eastAsia="Arial"/>
          </w:rPr>
          <w:t>4979.</w:t>
        </w:r>
        <w:r w:rsidRPr="00756BD7">
          <w:rPr>
            <w:rFonts w:eastAsia="Arial"/>
          </w:rPr>
          <w:tab/>
          <w:t>Definitions.</w:t>
        </w:r>
      </w:ins>
    </w:p>
    <w:p w14:paraId="493F8BC7" w14:textId="06ECF31A" w:rsidR="00DC5F07" w:rsidRPr="00756BD7" w:rsidRDefault="00DC5F07">
      <w:pPr>
        <w:pStyle w:val="upar1"/>
        <w:rPr>
          <w:ins w:id="49" w:author="Author"/>
        </w:rPr>
        <w:pPrChange w:id="50" w:author="Author">
          <w:pPr>
            <w:widowControl w:val="0"/>
            <w:pBdr>
              <w:top w:val="nil"/>
              <w:left w:val="nil"/>
              <w:bottom w:val="nil"/>
              <w:right w:val="nil"/>
              <w:between w:val="nil"/>
            </w:pBdr>
            <w:tabs>
              <w:tab w:val="left" w:pos="720"/>
              <w:tab w:val="left" w:pos="1440"/>
            </w:tabs>
          </w:pPr>
        </w:pPrChange>
      </w:pPr>
      <w:ins w:id="51" w:author="Author">
        <w:r w:rsidRPr="00756BD7">
          <w:rPr>
            <w:rFonts w:eastAsia="Arial"/>
          </w:rPr>
          <w:t xml:space="preserve">The following definitions apply only to rules </w:t>
        </w:r>
        <w:r w:rsidR="003B1B92">
          <w:rPr>
            <w:rFonts w:eastAsia="Arial"/>
          </w:rPr>
          <w:t>4</w:t>
        </w:r>
        <w:r w:rsidRPr="00756BD7">
          <w:rPr>
            <w:rFonts w:eastAsia="Arial"/>
          </w:rPr>
          <w:t>979</w:t>
        </w:r>
        <w:r w:rsidR="003B1B92">
          <w:rPr>
            <w:rFonts w:eastAsia="Arial"/>
          </w:rPr>
          <w:t xml:space="preserve"> through 4</w:t>
        </w:r>
        <w:r w:rsidRPr="00756BD7">
          <w:rPr>
            <w:rFonts w:eastAsia="Arial"/>
          </w:rPr>
          <w:t xml:space="preserve">983. </w:t>
        </w:r>
        <w:r w:rsidR="003B1B92">
          <w:rPr>
            <w:rFonts w:eastAsia="Arial"/>
          </w:rPr>
          <w:t xml:space="preserve"> </w:t>
        </w:r>
        <w:r w:rsidRPr="00756BD7">
          <w:rPr>
            <w:rFonts w:eastAsia="Arial"/>
          </w:rPr>
          <w:t>In the event of a conflict between these</w:t>
        </w:r>
        <w:r w:rsidRPr="00756BD7">
          <w:rPr>
            <w:rFonts w:eastAsia="Arial"/>
            <w:rPrChange w:id="52" w:author="Author">
              <w:rPr>
                <w:rFonts w:eastAsia="Arial"/>
                <w:b/>
                <w:bCs/>
              </w:rPr>
            </w:rPrChange>
          </w:rPr>
          <w:t xml:space="preserve"> </w:t>
        </w:r>
        <w:r w:rsidRPr="00756BD7">
          <w:rPr>
            <w:rFonts w:eastAsia="Arial"/>
          </w:rPr>
          <w:t>definitions and a Colorado statutory definition, the statutory definition shall apply.</w:t>
        </w:r>
      </w:ins>
    </w:p>
    <w:p w14:paraId="25E225AA" w14:textId="7357EDCF" w:rsidR="00DC5F07" w:rsidRPr="00756BD7" w:rsidRDefault="00DC5F07">
      <w:pPr>
        <w:pStyle w:val="par1"/>
        <w:rPr>
          <w:ins w:id="53" w:author="Author"/>
        </w:rPr>
        <w:pPrChange w:id="54" w:author="Author">
          <w:pPr>
            <w:widowControl w:val="0"/>
            <w:pBdr>
              <w:top w:val="nil"/>
              <w:left w:val="nil"/>
              <w:bottom w:val="nil"/>
              <w:right w:val="nil"/>
              <w:between w:val="nil"/>
            </w:pBdr>
            <w:tabs>
              <w:tab w:val="left" w:pos="720"/>
              <w:tab w:val="left" w:pos="1440"/>
              <w:tab w:val="left" w:pos="2160"/>
            </w:tabs>
            <w:ind w:left="720" w:hanging="720"/>
          </w:pPr>
        </w:pPrChange>
      </w:pPr>
      <w:ins w:id="55" w:author="Author">
        <w:r w:rsidRPr="00756BD7">
          <w:rPr>
            <w:rFonts w:eastAsia="Arial"/>
          </w:rPr>
          <w:t>(a)</w:t>
        </w:r>
        <w:r w:rsidRPr="00756BD7">
          <w:rPr>
            <w:rFonts w:eastAsia="Arial"/>
          </w:rPr>
          <w:tab/>
          <w:t>“45VH2-GREET Model” means a version of 45VH2-GREET developed by Argonne National Laboratory</w:t>
        </w:r>
        <w:r w:rsidRPr="00756BD7">
          <w:t>,</w:t>
        </w:r>
        <w:r w:rsidRPr="00756BD7">
          <w:rPr>
            <w:rFonts w:eastAsia="Arial"/>
          </w:rPr>
          <w:t xml:space="preserve"> published by the U.S. Department of Energy, and approved by the Commission in the utility</w:t>
        </w:r>
        <w:r w:rsidRPr="00756BD7">
          <w:t xml:space="preserve">’s application under </w:t>
        </w:r>
        <w:r w:rsidR="003B1B92">
          <w:t>r</w:t>
        </w:r>
        <w:r w:rsidRPr="00756BD7">
          <w:t xml:space="preserve">ule </w:t>
        </w:r>
        <w:r w:rsidR="003B1B92">
          <w:t>4</w:t>
        </w:r>
        <w:r w:rsidRPr="00756BD7">
          <w:t>980</w:t>
        </w:r>
        <w:r w:rsidRPr="00756BD7">
          <w:rPr>
            <w:rFonts w:eastAsia="Arial"/>
          </w:rPr>
          <w:t>.</w:t>
        </w:r>
      </w:ins>
    </w:p>
    <w:p w14:paraId="6FCBB276" w14:textId="77777777" w:rsidR="00DC5F07" w:rsidRPr="00756BD7" w:rsidRDefault="00DC5F07">
      <w:pPr>
        <w:pStyle w:val="par1"/>
        <w:rPr>
          <w:ins w:id="56" w:author="Author"/>
        </w:rPr>
        <w:pPrChange w:id="57" w:author="Author">
          <w:pPr>
            <w:widowControl w:val="0"/>
            <w:pBdr>
              <w:top w:val="nil"/>
              <w:left w:val="nil"/>
              <w:bottom w:val="nil"/>
              <w:right w:val="nil"/>
              <w:between w:val="nil"/>
            </w:pBdr>
            <w:tabs>
              <w:tab w:val="left" w:pos="720"/>
              <w:tab w:val="left" w:pos="1440"/>
              <w:tab w:val="left" w:pos="2160"/>
            </w:tabs>
            <w:ind w:left="720" w:hanging="720"/>
          </w:pPr>
        </w:pPrChange>
      </w:pPr>
      <w:ins w:id="58" w:author="Author">
        <w:r w:rsidRPr="00756BD7">
          <w:rPr>
            <w:rFonts w:eastAsia="Arial"/>
          </w:rPr>
          <w:t>(b)</w:t>
        </w:r>
        <w:r w:rsidRPr="00756BD7">
          <w:rPr>
            <w:rFonts w:eastAsia="Arial"/>
          </w:rPr>
          <w:tab/>
          <w:t>“Alternative fate” means a set of informed assumptions (for example, production processes, material outcomes, and market-mediated effects) used to estimate the emissions from the use or disposal of each feedstock were it not for the feedstock’s new use due to the implementation of policy (that is, to produce hydrogen).</w:t>
        </w:r>
      </w:ins>
    </w:p>
    <w:p w14:paraId="748A528C" w14:textId="77777777" w:rsidR="00DC5F07" w:rsidRPr="00756BD7" w:rsidRDefault="00DC5F07">
      <w:pPr>
        <w:pStyle w:val="par1"/>
        <w:rPr>
          <w:ins w:id="59" w:author="Author"/>
        </w:rPr>
        <w:pPrChange w:id="60" w:author="Author">
          <w:pPr>
            <w:widowControl w:val="0"/>
            <w:pBdr>
              <w:top w:val="nil"/>
              <w:left w:val="nil"/>
              <w:bottom w:val="nil"/>
              <w:right w:val="nil"/>
              <w:between w:val="nil"/>
            </w:pBdr>
            <w:tabs>
              <w:tab w:val="left" w:pos="720"/>
              <w:tab w:val="left" w:pos="1440"/>
              <w:tab w:val="left" w:pos="2160"/>
            </w:tabs>
            <w:ind w:left="720" w:hanging="720"/>
          </w:pPr>
        </w:pPrChange>
      </w:pPr>
      <w:ins w:id="61" w:author="Author">
        <w:r w:rsidRPr="00756BD7">
          <w:rPr>
            <w:rFonts w:eastAsia="Arial"/>
          </w:rPr>
          <w:t>(c)</w:t>
        </w:r>
        <w:r w:rsidRPr="00756BD7">
          <w:rPr>
            <w:rFonts w:eastAsia="Arial"/>
          </w:rPr>
          <w:tab/>
          <w:t>“Biogas” means gas containing methane that results from the decomposition of organic matter under anaerobic conditions.</w:t>
        </w:r>
      </w:ins>
    </w:p>
    <w:p w14:paraId="798DC476" w14:textId="77777777" w:rsidR="00DC5F07" w:rsidRPr="00756BD7" w:rsidRDefault="00DC5F07">
      <w:pPr>
        <w:pStyle w:val="par1"/>
        <w:rPr>
          <w:ins w:id="62" w:author="Author"/>
        </w:rPr>
        <w:pPrChange w:id="63" w:author="Author">
          <w:pPr>
            <w:widowControl w:val="0"/>
            <w:pBdr>
              <w:top w:val="nil"/>
              <w:left w:val="nil"/>
              <w:bottom w:val="nil"/>
              <w:right w:val="nil"/>
              <w:between w:val="nil"/>
            </w:pBdr>
            <w:tabs>
              <w:tab w:val="left" w:pos="720"/>
              <w:tab w:val="left" w:pos="1440"/>
              <w:tab w:val="left" w:pos="2160"/>
            </w:tabs>
            <w:ind w:left="720" w:hanging="720"/>
          </w:pPr>
        </w:pPrChange>
      </w:pPr>
      <w:ins w:id="64" w:author="Author">
        <w:r w:rsidRPr="00756BD7">
          <w:rPr>
            <w:rFonts w:eastAsia="Arial"/>
          </w:rPr>
          <w:t>(d)</w:t>
        </w:r>
        <w:r w:rsidRPr="00756BD7">
          <w:rPr>
            <w:rFonts w:eastAsia="Arial"/>
          </w:rPr>
          <w:tab/>
          <w:t>“Carbon capture” means a process that captures carbon dioxide emissions before they are released into the atmosphere and diverts those emissions for use or storage.</w:t>
        </w:r>
      </w:ins>
    </w:p>
    <w:p w14:paraId="4EB6C998" w14:textId="77777777" w:rsidR="00DC5F07" w:rsidRPr="00756BD7" w:rsidRDefault="00DC5F07">
      <w:pPr>
        <w:pStyle w:val="par1"/>
        <w:rPr>
          <w:ins w:id="65" w:author="Author"/>
        </w:rPr>
        <w:pPrChange w:id="66" w:author="Author">
          <w:pPr>
            <w:widowControl w:val="0"/>
            <w:pBdr>
              <w:top w:val="nil"/>
              <w:left w:val="nil"/>
              <w:bottom w:val="nil"/>
              <w:right w:val="nil"/>
              <w:between w:val="nil"/>
            </w:pBdr>
            <w:tabs>
              <w:tab w:val="left" w:pos="720"/>
              <w:tab w:val="left" w:pos="1440"/>
              <w:tab w:val="left" w:pos="2160"/>
            </w:tabs>
            <w:ind w:left="720" w:hanging="720"/>
          </w:pPr>
        </w:pPrChange>
      </w:pPr>
      <w:ins w:id="67" w:author="Author">
        <w:r w:rsidRPr="00756BD7">
          <w:rPr>
            <w:rFonts w:eastAsia="Arial"/>
          </w:rPr>
          <w:t>(e)</w:t>
        </w:r>
        <w:r w:rsidRPr="00756BD7">
          <w:rPr>
            <w:rFonts w:eastAsia="Arial"/>
          </w:rPr>
          <w:tab/>
          <w:t>“Carbon sequestration or storage” means verifiably storing carbon dioxide in non-atmospheric locations in such a manner that the carbon dioxide will not enter the atmosphere for at least one hundred years.</w:t>
        </w:r>
      </w:ins>
    </w:p>
    <w:p w14:paraId="5560A741" w14:textId="77777777" w:rsidR="00DC5F07" w:rsidRPr="00756BD7" w:rsidRDefault="00DC5F07">
      <w:pPr>
        <w:pStyle w:val="par1"/>
        <w:rPr>
          <w:ins w:id="68" w:author="Author"/>
        </w:rPr>
        <w:pPrChange w:id="69" w:author="Author">
          <w:pPr>
            <w:widowControl w:val="0"/>
            <w:pBdr>
              <w:top w:val="nil"/>
              <w:left w:val="nil"/>
              <w:bottom w:val="nil"/>
              <w:right w:val="nil"/>
              <w:between w:val="nil"/>
            </w:pBdr>
            <w:tabs>
              <w:tab w:val="left" w:pos="720"/>
              <w:tab w:val="left" w:pos="1440"/>
              <w:tab w:val="left" w:pos="2160"/>
            </w:tabs>
            <w:ind w:left="720" w:hanging="720"/>
          </w:pPr>
        </w:pPrChange>
      </w:pPr>
      <w:ins w:id="70" w:author="Author">
        <w:r w:rsidRPr="00756BD7">
          <w:rPr>
            <w:rFonts w:eastAsia="Arial"/>
          </w:rPr>
          <w:t>(f)</w:t>
        </w:r>
        <w:r w:rsidRPr="00756BD7">
          <w:rPr>
            <w:rFonts w:eastAsia="Arial"/>
          </w:rPr>
          <w:tab/>
          <w:t>“Clean hydrogen” means:</w:t>
        </w:r>
      </w:ins>
    </w:p>
    <w:p w14:paraId="77FD5D0C" w14:textId="14FF73D2" w:rsidR="00DC5F07" w:rsidRPr="00756BD7" w:rsidRDefault="00DC5F07">
      <w:pPr>
        <w:pStyle w:val="par2"/>
        <w:rPr>
          <w:ins w:id="71" w:author="Author"/>
        </w:rPr>
        <w:pPrChange w:id="72" w:author="Author">
          <w:pPr>
            <w:widowControl w:val="0"/>
            <w:pBdr>
              <w:top w:val="nil"/>
              <w:left w:val="nil"/>
              <w:bottom w:val="nil"/>
              <w:right w:val="nil"/>
              <w:between w:val="nil"/>
            </w:pBdr>
            <w:tabs>
              <w:tab w:val="left" w:pos="720"/>
              <w:tab w:val="left" w:pos="1440"/>
              <w:tab w:val="left" w:pos="2160"/>
            </w:tabs>
            <w:ind w:left="1440" w:hanging="720"/>
          </w:pPr>
        </w:pPrChange>
      </w:pPr>
      <w:ins w:id="73" w:author="Author">
        <w:r w:rsidRPr="00756BD7">
          <w:rPr>
            <w:rFonts w:eastAsia="Arial"/>
          </w:rPr>
          <w:t>(I)</w:t>
        </w:r>
        <w:r w:rsidRPr="00756BD7">
          <w:rPr>
            <w:rFonts w:eastAsia="Arial"/>
          </w:rPr>
          <w:tab/>
        </w:r>
        <w:r w:rsidR="003B1B92">
          <w:rPr>
            <w:rFonts w:eastAsia="Arial"/>
          </w:rPr>
          <w:t>g</w:t>
        </w:r>
        <w:r w:rsidRPr="00756BD7">
          <w:rPr>
            <w:rFonts w:eastAsia="Arial"/>
          </w:rPr>
          <w:t>reen hydrogen, as defined in § 40-3.2-108(2)(j)</w:t>
        </w:r>
        <w:r w:rsidR="003B1B92">
          <w:rPr>
            <w:rFonts w:eastAsia="Arial"/>
          </w:rPr>
          <w:t>, C.R.S.</w:t>
        </w:r>
        <w:r w:rsidRPr="00756BD7">
          <w:rPr>
            <w:rFonts w:eastAsia="Arial"/>
          </w:rPr>
          <w:t>; or</w:t>
        </w:r>
      </w:ins>
    </w:p>
    <w:p w14:paraId="4DE79FE7" w14:textId="532D9E4B" w:rsidR="00DC5F07" w:rsidRPr="00756BD7" w:rsidRDefault="00DC5F07">
      <w:pPr>
        <w:pStyle w:val="par2"/>
        <w:rPr>
          <w:ins w:id="74" w:author="Author"/>
        </w:rPr>
        <w:pPrChange w:id="75" w:author="Author">
          <w:pPr>
            <w:widowControl w:val="0"/>
            <w:pBdr>
              <w:top w:val="nil"/>
              <w:left w:val="nil"/>
              <w:bottom w:val="nil"/>
              <w:right w:val="nil"/>
              <w:between w:val="nil"/>
            </w:pBdr>
            <w:tabs>
              <w:tab w:val="left" w:pos="720"/>
              <w:tab w:val="left" w:pos="1440"/>
              <w:tab w:val="left" w:pos="2160"/>
            </w:tabs>
            <w:ind w:left="1440" w:hanging="720"/>
          </w:pPr>
        </w:pPrChange>
      </w:pPr>
      <w:ins w:id="76" w:author="Author">
        <w:r w:rsidRPr="00756BD7">
          <w:rPr>
            <w:rFonts w:eastAsia="Arial"/>
          </w:rPr>
          <w:lastRenderedPageBreak/>
          <w:t>(II)</w:t>
        </w:r>
        <w:r w:rsidRPr="00756BD7">
          <w:rPr>
            <w:rFonts w:eastAsia="Arial"/>
          </w:rPr>
          <w:tab/>
        </w:r>
        <w:r w:rsidR="003B1B92">
          <w:rPr>
            <w:rFonts w:eastAsia="Arial"/>
          </w:rPr>
          <w:t>h</w:t>
        </w:r>
        <w:r w:rsidRPr="00756BD7">
          <w:rPr>
            <w:rFonts w:eastAsia="Arial"/>
          </w:rPr>
          <w:t>ydrogen that is produced through a process that results in lifecycle GHG emissions rates that are within the lifecycle GHG emissions rate ranges set forth in 26 U.S.C. Secs. 45V (b)(2)(C) and 45V (b)(2)(D), as amended.</w:t>
        </w:r>
      </w:ins>
    </w:p>
    <w:p w14:paraId="49EE3536" w14:textId="3F34E907" w:rsidR="00DC5F07" w:rsidRPr="00756BD7" w:rsidRDefault="00DC5F07">
      <w:pPr>
        <w:pStyle w:val="par1"/>
        <w:rPr>
          <w:ins w:id="77" w:author="Author"/>
        </w:rPr>
        <w:pPrChange w:id="78" w:author="Author">
          <w:pPr>
            <w:widowControl w:val="0"/>
            <w:pBdr>
              <w:top w:val="nil"/>
              <w:left w:val="nil"/>
              <w:bottom w:val="nil"/>
              <w:right w:val="nil"/>
              <w:between w:val="nil"/>
            </w:pBdr>
            <w:tabs>
              <w:tab w:val="left" w:pos="720"/>
              <w:tab w:val="left" w:pos="1440"/>
              <w:tab w:val="left" w:pos="2160"/>
            </w:tabs>
            <w:ind w:left="720" w:hanging="720"/>
          </w:pPr>
        </w:pPrChange>
      </w:pPr>
      <w:ins w:id="79" w:author="Author">
        <w:r w:rsidRPr="00756BD7">
          <w:rPr>
            <w:rFonts w:eastAsia="Arial"/>
          </w:rPr>
          <w:t>(g)</w:t>
        </w:r>
        <w:r w:rsidRPr="00756BD7">
          <w:rPr>
            <w:rFonts w:eastAsia="Arial"/>
          </w:rPr>
          <w:tab/>
          <w:t xml:space="preserve">“Clean hydrogen project” means a project that results in the production of clean hydrogen by an investor-owned utility and may include pipelines, electrolyzers, environmental controls, monitoring equipment, dedicated renewable energy sources for electrolysis, the purchase of clean hydrogen from third parties, and an upgrade to a turbine at an electric generating station if that upgrade is part of a state or federal application for a Regional Clean Hydrogen Hub under 42 U.S.C. Sec. 16161a, pursuant to </w:t>
        </w:r>
        <w:r w:rsidR="003B1B92">
          <w:rPr>
            <w:rFonts w:eastAsia="Arial"/>
          </w:rPr>
          <w:t>§</w:t>
        </w:r>
        <w:r w:rsidRPr="00756BD7">
          <w:rPr>
            <w:rFonts w:eastAsia="Arial"/>
          </w:rPr>
          <w:t xml:space="preserve"> 40-2-138, C.R.S.</w:t>
        </w:r>
      </w:ins>
    </w:p>
    <w:p w14:paraId="527C3FB8" w14:textId="21FCC7DA" w:rsidR="00DC5F07" w:rsidRPr="00756BD7" w:rsidRDefault="00DC5F07">
      <w:pPr>
        <w:pStyle w:val="par1"/>
        <w:rPr>
          <w:ins w:id="80" w:author="Author"/>
        </w:rPr>
        <w:pPrChange w:id="81" w:author="Author">
          <w:pPr>
            <w:widowControl w:val="0"/>
            <w:pBdr>
              <w:top w:val="nil"/>
              <w:left w:val="nil"/>
              <w:bottom w:val="nil"/>
              <w:right w:val="nil"/>
              <w:between w:val="nil"/>
            </w:pBdr>
            <w:tabs>
              <w:tab w:val="left" w:pos="720"/>
              <w:tab w:val="left" w:pos="1440"/>
              <w:tab w:val="left" w:pos="2160"/>
            </w:tabs>
            <w:ind w:left="720" w:hanging="720"/>
          </w:pPr>
        </w:pPrChange>
      </w:pPr>
      <w:ins w:id="82" w:author="Author">
        <w:r w:rsidRPr="00756BD7">
          <w:rPr>
            <w:rFonts w:eastAsia="Arial"/>
          </w:rPr>
          <w:t>(h)</w:t>
        </w:r>
        <w:r w:rsidRPr="00756BD7">
          <w:rPr>
            <w:rFonts w:eastAsia="Arial"/>
          </w:rPr>
          <w:tab/>
          <w:t xml:space="preserve">“Coal mine methane” means methane that is stored within coal seams and is liberated as a result of current or past mining activities. </w:t>
        </w:r>
        <w:r w:rsidR="003B1B92">
          <w:rPr>
            <w:rFonts w:eastAsia="Arial"/>
          </w:rPr>
          <w:t xml:space="preserve"> </w:t>
        </w:r>
        <w:r w:rsidRPr="00756BD7">
          <w:rPr>
            <w:rFonts w:eastAsia="Arial"/>
          </w:rPr>
          <w:t xml:space="preserve">Liberated coal mine methane can be released intentionally by the mine for safety purposes, such as through mine degasification boreholes or underground mine ventilation systems, or it may leak out of the mine through vents, fissures, or boreholes. </w:t>
        </w:r>
        <w:r w:rsidR="003B1B92">
          <w:rPr>
            <w:rFonts w:eastAsia="Arial"/>
          </w:rPr>
          <w:t xml:space="preserve"> </w:t>
        </w:r>
        <w:r w:rsidRPr="00756BD7">
          <w:rPr>
            <w:rFonts w:eastAsia="Arial"/>
          </w:rPr>
          <w:t>The term coal mine methane does not include methane removed from virgin coal seams (for example, coal bed methane).</w:t>
        </w:r>
      </w:ins>
    </w:p>
    <w:p w14:paraId="03A54D4A" w14:textId="77777777" w:rsidR="00DC5F07" w:rsidRPr="00756BD7" w:rsidRDefault="00DC5F07">
      <w:pPr>
        <w:pStyle w:val="par1"/>
        <w:rPr>
          <w:ins w:id="83" w:author="Author"/>
        </w:rPr>
        <w:pPrChange w:id="84" w:author="Author">
          <w:pPr>
            <w:widowControl w:val="0"/>
            <w:pBdr>
              <w:top w:val="nil"/>
              <w:left w:val="nil"/>
              <w:bottom w:val="nil"/>
              <w:right w:val="nil"/>
              <w:between w:val="nil"/>
            </w:pBdr>
            <w:tabs>
              <w:tab w:val="left" w:pos="720"/>
              <w:tab w:val="left" w:pos="1440"/>
              <w:tab w:val="left" w:pos="2160"/>
            </w:tabs>
            <w:ind w:left="720" w:hanging="720"/>
          </w:pPr>
        </w:pPrChange>
      </w:pPr>
      <w:ins w:id="85" w:author="Author">
        <w:r w:rsidRPr="00756BD7">
          <w:rPr>
            <w:rFonts w:eastAsia="Arial"/>
          </w:rPr>
          <w:t>(i)</w:t>
        </w:r>
        <w:r w:rsidRPr="00756BD7">
          <w:rPr>
            <w:rFonts w:eastAsia="Arial"/>
          </w:rPr>
          <w:tab/>
          <w:t>“Commercial operations date” means the date on which a facility that generates electricity began commercial operations.</w:t>
        </w:r>
      </w:ins>
    </w:p>
    <w:p w14:paraId="7792C262" w14:textId="77777777" w:rsidR="00DC5F07" w:rsidRPr="00756BD7" w:rsidRDefault="00DC5F07">
      <w:pPr>
        <w:pStyle w:val="par1"/>
        <w:rPr>
          <w:ins w:id="86" w:author="Author"/>
        </w:rPr>
        <w:pPrChange w:id="87" w:author="Author">
          <w:pPr>
            <w:widowControl w:val="0"/>
            <w:pBdr>
              <w:top w:val="nil"/>
              <w:left w:val="nil"/>
              <w:bottom w:val="nil"/>
              <w:right w:val="nil"/>
              <w:between w:val="nil"/>
            </w:pBdr>
            <w:tabs>
              <w:tab w:val="left" w:pos="720"/>
              <w:tab w:val="left" w:pos="1440"/>
              <w:tab w:val="left" w:pos="2160"/>
            </w:tabs>
            <w:ind w:left="720" w:hanging="720"/>
          </w:pPr>
        </w:pPrChange>
      </w:pPr>
      <w:ins w:id="88" w:author="Author">
        <w:r w:rsidRPr="00756BD7">
          <w:rPr>
            <w:rFonts w:eastAsia="Arial"/>
          </w:rPr>
          <w:t>(j)</w:t>
        </w:r>
        <w:r w:rsidRPr="00756BD7">
          <w:rPr>
            <w:rFonts w:eastAsia="Arial"/>
          </w:rPr>
          <w:tab/>
          <w:t>“Eligible energy attribute certificate” means an energy attribute certificate (EAC) that represents electricity that is produced by an electricity generating facility that is registered on only one qualified EAC registry or accounting system and that, with respect to the electricity to which the EAC relates, provides, at a minimum, the following information:</w:t>
        </w:r>
      </w:ins>
    </w:p>
    <w:p w14:paraId="543813C6" w14:textId="4DA9A2BA" w:rsidR="00DC5F07" w:rsidRPr="00756BD7" w:rsidRDefault="00DC5F07">
      <w:pPr>
        <w:pStyle w:val="par2"/>
        <w:rPr>
          <w:ins w:id="89" w:author="Author"/>
        </w:rPr>
        <w:pPrChange w:id="90" w:author="Author">
          <w:pPr>
            <w:widowControl w:val="0"/>
            <w:pBdr>
              <w:top w:val="nil"/>
              <w:left w:val="nil"/>
              <w:bottom w:val="nil"/>
              <w:right w:val="nil"/>
              <w:between w:val="nil"/>
            </w:pBdr>
            <w:tabs>
              <w:tab w:val="left" w:pos="720"/>
              <w:tab w:val="left" w:pos="1440"/>
              <w:tab w:val="left" w:pos="2160"/>
            </w:tabs>
            <w:ind w:left="1440" w:hanging="720"/>
          </w:pPr>
        </w:pPrChange>
      </w:pPr>
      <w:ins w:id="91" w:author="Author">
        <w:r w:rsidRPr="00756BD7">
          <w:rPr>
            <w:rFonts w:eastAsia="Arial"/>
          </w:rPr>
          <w:t>(I)</w:t>
        </w:r>
        <w:r w:rsidRPr="00756BD7">
          <w:rPr>
            <w:rFonts w:eastAsia="Arial"/>
          </w:rPr>
          <w:tab/>
        </w:r>
        <w:r w:rsidR="003B1B92">
          <w:rPr>
            <w:rFonts w:eastAsia="Arial"/>
          </w:rPr>
          <w:t>a</w:t>
        </w:r>
        <w:r w:rsidRPr="00756BD7">
          <w:rPr>
            <w:rFonts w:eastAsia="Arial"/>
          </w:rPr>
          <w:t xml:space="preserve"> description of the facility, including the technology and feedstock used to generate the electricity;</w:t>
        </w:r>
      </w:ins>
    </w:p>
    <w:p w14:paraId="065B7B9C" w14:textId="7692A794" w:rsidR="00DC5F07" w:rsidRPr="00756BD7" w:rsidRDefault="00DC5F07">
      <w:pPr>
        <w:pStyle w:val="par2"/>
        <w:rPr>
          <w:ins w:id="92" w:author="Author"/>
        </w:rPr>
        <w:pPrChange w:id="93" w:author="Author">
          <w:pPr>
            <w:widowControl w:val="0"/>
            <w:pBdr>
              <w:top w:val="nil"/>
              <w:left w:val="nil"/>
              <w:bottom w:val="nil"/>
              <w:right w:val="nil"/>
              <w:between w:val="nil"/>
            </w:pBdr>
            <w:tabs>
              <w:tab w:val="left" w:pos="720"/>
              <w:tab w:val="left" w:pos="1440"/>
              <w:tab w:val="left" w:pos="2160"/>
            </w:tabs>
            <w:ind w:left="1440" w:hanging="720"/>
          </w:pPr>
        </w:pPrChange>
      </w:pPr>
      <w:ins w:id="94" w:author="Author">
        <w:r w:rsidRPr="00756BD7">
          <w:rPr>
            <w:rFonts w:eastAsia="Arial"/>
          </w:rPr>
          <w:t>(II)</w:t>
        </w:r>
        <w:r w:rsidRPr="00756BD7">
          <w:rPr>
            <w:rFonts w:eastAsia="Arial"/>
          </w:rPr>
          <w:tab/>
        </w:r>
        <w:r w:rsidR="003B1B92">
          <w:rPr>
            <w:rFonts w:eastAsia="Arial"/>
          </w:rPr>
          <w:t>t</w:t>
        </w:r>
        <w:r w:rsidRPr="00756BD7">
          <w:rPr>
            <w:rFonts w:eastAsia="Arial"/>
          </w:rPr>
          <w:t>he amount and units of electricity;</w:t>
        </w:r>
      </w:ins>
    </w:p>
    <w:p w14:paraId="7EA1B9A1" w14:textId="76F67E49" w:rsidR="00DC5F07" w:rsidRPr="00756BD7" w:rsidRDefault="00DC5F07">
      <w:pPr>
        <w:pStyle w:val="par2"/>
        <w:rPr>
          <w:ins w:id="95" w:author="Author"/>
        </w:rPr>
        <w:pPrChange w:id="96" w:author="Author">
          <w:pPr>
            <w:widowControl w:val="0"/>
            <w:pBdr>
              <w:top w:val="nil"/>
              <w:left w:val="nil"/>
              <w:bottom w:val="nil"/>
              <w:right w:val="nil"/>
              <w:between w:val="nil"/>
            </w:pBdr>
            <w:tabs>
              <w:tab w:val="left" w:pos="720"/>
              <w:tab w:val="left" w:pos="1440"/>
              <w:tab w:val="left" w:pos="2160"/>
            </w:tabs>
            <w:ind w:left="1440" w:hanging="720"/>
          </w:pPr>
        </w:pPrChange>
      </w:pPr>
      <w:ins w:id="97" w:author="Author">
        <w:r w:rsidRPr="00756BD7">
          <w:rPr>
            <w:rFonts w:eastAsia="Arial"/>
          </w:rPr>
          <w:t>(III)</w:t>
        </w:r>
        <w:r w:rsidRPr="00756BD7">
          <w:rPr>
            <w:rFonts w:eastAsia="Arial"/>
          </w:rPr>
          <w:tab/>
        </w:r>
        <w:r w:rsidR="003B1B92">
          <w:rPr>
            <w:rFonts w:eastAsia="Arial"/>
          </w:rPr>
          <w:t>t</w:t>
        </w:r>
        <w:r w:rsidRPr="00756BD7">
          <w:rPr>
            <w:rFonts w:eastAsia="Arial"/>
          </w:rPr>
          <w:t>he commercial operations date of the facility that generated the electricity;</w:t>
        </w:r>
      </w:ins>
    </w:p>
    <w:p w14:paraId="1D5B4AE7" w14:textId="07CABA3B" w:rsidR="00DC5F07" w:rsidRPr="00756BD7" w:rsidRDefault="00DC5F07">
      <w:pPr>
        <w:pStyle w:val="par2"/>
        <w:rPr>
          <w:ins w:id="98" w:author="Author"/>
        </w:rPr>
        <w:pPrChange w:id="99" w:author="Author">
          <w:pPr>
            <w:widowControl w:val="0"/>
            <w:pBdr>
              <w:top w:val="nil"/>
              <w:left w:val="nil"/>
              <w:bottom w:val="nil"/>
              <w:right w:val="nil"/>
              <w:between w:val="nil"/>
            </w:pBdr>
            <w:tabs>
              <w:tab w:val="left" w:pos="720"/>
              <w:tab w:val="left" w:pos="1440"/>
              <w:tab w:val="left" w:pos="2160"/>
            </w:tabs>
            <w:ind w:left="1440" w:hanging="720"/>
          </w:pPr>
        </w:pPrChange>
      </w:pPr>
      <w:ins w:id="100" w:author="Author">
        <w:r w:rsidRPr="00756BD7">
          <w:rPr>
            <w:rFonts w:eastAsia="Arial"/>
          </w:rPr>
          <w:t>(IV)</w:t>
        </w:r>
        <w:r w:rsidRPr="00756BD7">
          <w:rPr>
            <w:rFonts w:eastAsia="Arial"/>
          </w:rPr>
          <w:tab/>
        </w:r>
        <w:r w:rsidR="003B1B92">
          <w:rPr>
            <w:rFonts w:eastAsia="Arial"/>
          </w:rPr>
          <w:t>f</w:t>
        </w:r>
        <w:r w:rsidRPr="00756BD7">
          <w:rPr>
            <w:rFonts w:eastAsia="Arial"/>
          </w:rPr>
          <w:t>or electricity that is generated before January 1, 2030, the calendar year in which such electricity was generated;</w:t>
        </w:r>
      </w:ins>
    </w:p>
    <w:p w14:paraId="52554BAB" w14:textId="2BF7AF59" w:rsidR="00DC5F07" w:rsidRPr="00756BD7" w:rsidRDefault="00DC5F07">
      <w:pPr>
        <w:pStyle w:val="par2"/>
        <w:rPr>
          <w:ins w:id="101" w:author="Author"/>
        </w:rPr>
        <w:pPrChange w:id="102" w:author="Author">
          <w:pPr>
            <w:widowControl w:val="0"/>
            <w:pBdr>
              <w:top w:val="nil"/>
              <w:left w:val="nil"/>
              <w:bottom w:val="nil"/>
              <w:right w:val="nil"/>
              <w:between w:val="nil"/>
            </w:pBdr>
            <w:tabs>
              <w:tab w:val="left" w:pos="720"/>
              <w:tab w:val="left" w:pos="1440"/>
              <w:tab w:val="left" w:pos="2160"/>
            </w:tabs>
            <w:ind w:left="1440" w:hanging="720"/>
          </w:pPr>
        </w:pPrChange>
      </w:pPr>
      <w:ins w:id="103" w:author="Author">
        <w:r w:rsidRPr="00756BD7">
          <w:rPr>
            <w:rFonts w:eastAsia="Arial"/>
          </w:rPr>
          <w:t>(V)</w:t>
        </w:r>
        <w:r w:rsidRPr="00756BD7">
          <w:rPr>
            <w:rFonts w:eastAsia="Arial"/>
          </w:rPr>
          <w:tab/>
        </w:r>
        <w:r w:rsidR="003B1B92">
          <w:rPr>
            <w:rFonts w:eastAsia="Arial"/>
          </w:rPr>
          <w:t>f</w:t>
        </w:r>
        <w:r w:rsidRPr="00756BD7">
          <w:rPr>
            <w:rFonts w:eastAsia="Arial"/>
          </w:rPr>
          <w:t>or electricity that is generated after December 31, 2029, the date and hour (including time zone, or in UTC) in which such electricity was generated;</w:t>
        </w:r>
      </w:ins>
    </w:p>
    <w:p w14:paraId="2D44D177" w14:textId="27C3324D" w:rsidR="00DC5F07" w:rsidRPr="00756BD7" w:rsidRDefault="00DC5F07">
      <w:pPr>
        <w:pStyle w:val="par2"/>
        <w:rPr>
          <w:ins w:id="104" w:author="Author"/>
        </w:rPr>
        <w:pPrChange w:id="105" w:author="Author">
          <w:pPr>
            <w:widowControl w:val="0"/>
            <w:pBdr>
              <w:top w:val="nil"/>
              <w:left w:val="nil"/>
              <w:bottom w:val="nil"/>
              <w:right w:val="nil"/>
              <w:between w:val="nil"/>
            </w:pBdr>
            <w:tabs>
              <w:tab w:val="left" w:pos="720"/>
              <w:tab w:val="left" w:pos="1440"/>
              <w:tab w:val="left" w:pos="2160"/>
            </w:tabs>
            <w:ind w:left="1440" w:hanging="720"/>
          </w:pPr>
        </w:pPrChange>
      </w:pPr>
      <w:ins w:id="106" w:author="Author">
        <w:r w:rsidRPr="00756BD7">
          <w:rPr>
            <w:rFonts w:eastAsia="Arial"/>
          </w:rPr>
          <w:lastRenderedPageBreak/>
          <w:t>(VI)</w:t>
        </w:r>
        <w:r w:rsidRPr="00756BD7">
          <w:rPr>
            <w:rFonts w:eastAsia="Arial"/>
          </w:rPr>
          <w:tab/>
        </w:r>
        <w:r w:rsidR="003B1B92">
          <w:rPr>
            <w:rFonts w:eastAsia="Arial"/>
          </w:rPr>
          <w:t>o</w:t>
        </w:r>
        <w:r w:rsidRPr="00756BD7">
          <w:rPr>
            <w:rFonts w:eastAsia="Arial"/>
          </w:rPr>
          <w:t>ther attributes required by 45VH2-GREET or in the determination of a provisional emissions rate accepted by the U.S. Internal Revenue Service to accurately determine the emissions associated with such electricity;</w:t>
        </w:r>
      </w:ins>
    </w:p>
    <w:p w14:paraId="44247CC0" w14:textId="23C6E357" w:rsidR="00DC5F07" w:rsidRPr="00756BD7" w:rsidRDefault="00DC5F07">
      <w:pPr>
        <w:pStyle w:val="par2"/>
        <w:rPr>
          <w:ins w:id="107" w:author="Author"/>
        </w:rPr>
        <w:pPrChange w:id="108" w:author="Author">
          <w:pPr>
            <w:widowControl w:val="0"/>
            <w:pBdr>
              <w:top w:val="nil"/>
              <w:left w:val="nil"/>
              <w:bottom w:val="nil"/>
              <w:right w:val="nil"/>
              <w:between w:val="nil"/>
            </w:pBdr>
            <w:tabs>
              <w:tab w:val="left" w:pos="720"/>
              <w:tab w:val="left" w:pos="1440"/>
              <w:tab w:val="left" w:pos="2160"/>
            </w:tabs>
            <w:ind w:left="1440" w:hanging="720"/>
          </w:pPr>
        </w:pPrChange>
      </w:pPr>
      <w:ins w:id="109" w:author="Author">
        <w:r w:rsidRPr="00756BD7">
          <w:rPr>
            <w:rFonts w:eastAsia="Arial"/>
          </w:rPr>
          <w:t>(VII)</w:t>
        </w:r>
        <w:r w:rsidRPr="00756BD7">
          <w:rPr>
            <w:rFonts w:eastAsia="Arial"/>
          </w:rPr>
          <w:tab/>
        </w:r>
        <w:r w:rsidR="003B1B92">
          <w:rPr>
            <w:rFonts w:eastAsia="Arial"/>
          </w:rPr>
          <w:t>f</w:t>
        </w:r>
        <w:r w:rsidRPr="00756BD7">
          <w:rPr>
            <w:rFonts w:eastAsia="Arial"/>
          </w:rPr>
          <w:t>or electricity generating sources that use carbon capture equipment, the placed in service date of such equipment; and</w:t>
        </w:r>
      </w:ins>
    </w:p>
    <w:p w14:paraId="46D2A645" w14:textId="57709071" w:rsidR="00DC5F07" w:rsidRPr="00756BD7" w:rsidRDefault="00DC5F07">
      <w:pPr>
        <w:pStyle w:val="par2"/>
        <w:rPr>
          <w:ins w:id="110" w:author="Author"/>
        </w:rPr>
        <w:pPrChange w:id="111" w:author="Author">
          <w:pPr>
            <w:widowControl w:val="0"/>
            <w:pBdr>
              <w:top w:val="nil"/>
              <w:left w:val="nil"/>
              <w:bottom w:val="nil"/>
              <w:right w:val="nil"/>
              <w:between w:val="nil"/>
            </w:pBdr>
            <w:tabs>
              <w:tab w:val="left" w:pos="720"/>
              <w:tab w:val="left" w:pos="1440"/>
              <w:tab w:val="left" w:pos="2160"/>
            </w:tabs>
            <w:ind w:left="1440" w:hanging="720"/>
          </w:pPr>
        </w:pPrChange>
      </w:pPr>
      <w:ins w:id="112" w:author="Author">
        <w:r w:rsidRPr="00756BD7">
          <w:rPr>
            <w:rFonts w:eastAsia="Arial"/>
          </w:rPr>
          <w:t>(VIII)</w:t>
        </w:r>
        <w:r w:rsidRPr="00756BD7">
          <w:rPr>
            <w:rFonts w:eastAsia="Arial"/>
          </w:rPr>
          <w:tab/>
        </w:r>
        <w:r w:rsidR="003B1B92">
          <w:rPr>
            <w:rFonts w:eastAsia="Arial"/>
          </w:rPr>
          <w:t>t</w:t>
        </w:r>
        <w:r w:rsidRPr="00756BD7">
          <w:rPr>
            <w:rFonts w:eastAsia="Arial"/>
          </w:rPr>
          <w:t>he project identification number or assigned identifier.</w:t>
        </w:r>
      </w:ins>
    </w:p>
    <w:p w14:paraId="1A417AB6" w14:textId="77777777" w:rsidR="00DC5F07" w:rsidRPr="00756BD7" w:rsidRDefault="00DC5F07">
      <w:pPr>
        <w:pStyle w:val="par1"/>
        <w:rPr>
          <w:ins w:id="113" w:author="Author"/>
        </w:rPr>
        <w:pPrChange w:id="114" w:author="Author">
          <w:pPr>
            <w:widowControl w:val="0"/>
            <w:pBdr>
              <w:top w:val="nil"/>
              <w:left w:val="nil"/>
              <w:bottom w:val="nil"/>
              <w:right w:val="nil"/>
              <w:between w:val="nil"/>
            </w:pBdr>
            <w:tabs>
              <w:tab w:val="left" w:pos="720"/>
              <w:tab w:val="left" w:pos="1440"/>
              <w:tab w:val="left" w:pos="2160"/>
            </w:tabs>
            <w:ind w:left="720" w:hanging="720"/>
          </w:pPr>
        </w:pPrChange>
      </w:pPr>
      <w:ins w:id="115" w:author="Author">
        <w:r w:rsidRPr="00756BD7">
          <w:rPr>
            <w:rFonts w:eastAsia="Arial"/>
          </w:rPr>
          <w:t>(k)</w:t>
        </w:r>
        <w:r w:rsidRPr="00756BD7">
          <w:rPr>
            <w:rFonts w:eastAsia="Arial"/>
          </w:rPr>
          <w:tab/>
          <w:t>“Eligible gas EAC” means a gas EAC that represents the quantity of RNG or coal mine methane that is produced by a producing facility that is registered on only one qualified gas EAC registry or accounting system and that, with respect to the RNG or coal mine methane to which the gas EAC relates, provides, at a minimum, the following information:</w:t>
        </w:r>
      </w:ins>
    </w:p>
    <w:p w14:paraId="5D0D6332" w14:textId="7E7BC892" w:rsidR="00DC5F07" w:rsidRPr="00756BD7" w:rsidRDefault="00DC5F07">
      <w:pPr>
        <w:pStyle w:val="par2"/>
        <w:rPr>
          <w:ins w:id="116" w:author="Author"/>
        </w:rPr>
        <w:pPrChange w:id="117" w:author="Author">
          <w:pPr>
            <w:widowControl w:val="0"/>
            <w:pBdr>
              <w:top w:val="nil"/>
              <w:left w:val="nil"/>
              <w:bottom w:val="nil"/>
              <w:right w:val="nil"/>
              <w:between w:val="nil"/>
            </w:pBdr>
            <w:tabs>
              <w:tab w:val="left" w:pos="720"/>
              <w:tab w:val="left" w:pos="1440"/>
              <w:tab w:val="left" w:pos="2160"/>
            </w:tabs>
            <w:ind w:left="1440" w:hanging="720"/>
          </w:pPr>
        </w:pPrChange>
      </w:pPr>
      <w:ins w:id="118" w:author="Author">
        <w:r w:rsidRPr="00756BD7">
          <w:rPr>
            <w:rFonts w:eastAsia="Arial"/>
          </w:rPr>
          <w:t>(I)</w:t>
        </w:r>
        <w:r w:rsidRPr="00756BD7">
          <w:rPr>
            <w:rFonts w:eastAsia="Arial"/>
          </w:rPr>
          <w:tab/>
        </w:r>
        <w:r w:rsidR="003B1B92">
          <w:rPr>
            <w:rFonts w:eastAsia="Arial"/>
          </w:rPr>
          <w:t>a</w:t>
        </w:r>
        <w:r w:rsidRPr="00756BD7">
          <w:rPr>
            <w:rFonts w:eastAsia="Arial"/>
          </w:rPr>
          <w:t xml:space="preserve"> description of the production facility, including the technology or practice and feedstock used to produce RNG or coal mine methane;</w:t>
        </w:r>
      </w:ins>
    </w:p>
    <w:p w14:paraId="65A34F27" w14:textId="7BA76EE7" w:rsidR="00DC5F07" w:rsidRPr="00756BD7" w:rsidRDefault="00DC5F07">
      <w:pPr>
        <w:pStyle w:val="par2"/>
        <w:rPr>
          <w:ins w:id="119" w:author="Author"/>
        </w:rPr>
        <w:pPrChange w:id="120" w:author="Author">
          <w:pPr>
            <w:widowControl w:val="0"/>
            <w:pBdr>
              <w:top w:val="nil"/>
              <w:left w:val="nil"/>
              <w:bottom w:val="nil"/>
              <w:right w:val="nil"/>
              <w:between w:val="nil"/>
            </w:pBdr>
            <w:tabs>
              <w:tab w:val="left" w:pos="720"/>
              <w:tab w:val="left" w:pos="1440"/>
              <w:tab w:val="left" w:pos="2160"/>
            </w:tabs>
            <w:ind w:left="1440" w:hanging="720"/>
          </w:pPr>
        </w:pPrChange>
      </w:pPr>
      <w:ins w:id="121" w:author="Author">
        <w:r w:rsidRPr="00756BD7">
          <w:rPr>
            <w:rFonts w:eastAsia="Arial"/>
          </w:rPr>
          <w:t>(II)</w:t>
        </w:r>
        <w:r w:rsidRPr="00756BD7">
          <w:rPr>
            <w:rFonts w:eastAsia="Arial"/>
          </w:rPr>
          <w:tab/>
        </w:r>
        <w:r w:rsidR="003B1B92">
          <w:rPr>
            <w:rFonts w:eastAsia="Arial"/>
          </w:rPr>
          <w:t>t</w:t>
        </w:r>
        <w:r w:rsidRPr="00756BD7">
          <w:rPr>
            <w:rFonts w:eastAsia="Arial"/>
          </w:rPr>
          <w:t>he amount (and units) of RNG or coal mine methane;</w:t>
        </w:r>
      </w:ins>
    </w:p>
    <w:p w14:paraId="45206AC7" w14:textId="67E81929" w:rsidR="00DC5F07" w:rsidRPr="00756BD7" w:rsidRDefault="00DC5F07">
      <w:pPr>
        <w:pStyle w:val="par2"/>
        <w:rPr>
          <w:ins w:id="122" w:author="Author"/>
        </w:rPr>
        <w:pPrChange w:id="123" w:author="Author">
          <w:pPr>
            <w:widowControl w:val="0"/>
            <w:pBdr>
              <w:top w:val="nil"/>
              <w:left w:val="nil"/>
              <w:bottom w:val="nil"/>
              <w:right w:val="nil"/>
              <w:between w:val="nil"/>
            </w:pBdr>
            <w:tabs>
              <w:tab w:val="left" w:pos="720"/>
              <w:tab w:val="left" w:pos="1440"/>
              <w:tab w:val="left" w:pos="2160"/>
            </w:tabs>
            <w:ind w:left="1440" w:hanging="720"/>
          </w:pPr>
        </w:pPrChange>
      </w:pPr>
      <w:ins w:id="124" w:author="Author">
        <w:r w:rsidRPr="00756BD7">
          <w:rPr>
            <w:rFonts w:eastAsia="Arial"/>
          </w:rPr>
          <w:t>(III)</w:t>
        </w:r>
        <w:r w:rsidRPr="00756BD7">
          <w:rPr>
            <w:rFonts w:eastAsia="Arial"/>
          </w:rPr>
          <w:tab/>
        </w:r>
        <w:r w:rsidR="003B1B92">
          <w:rPr>
            <w:rFonts w:eastAsia="Arial"/>
          </w:rPr>
          <w:t>t</w:t>
        </w:r>
        <w:r w:rsidRPr="00756BD7">
          <w:rPr>
            <w:rFonts w:eastAsia="Arial"/>
          </w:rPr>
          <w:t>he month and year in which the RNG or coal mine methane is produced;</w:t>
        </w:r>
      </w:ins>
    </w:p>
    <w:p w14:paraId="07AD2572" w14:textId="5B116126" w:rsidR="00DC5F07" w:rsidRPr="00756BD7" w:rsidRDefault="00DC5F07">
      <w:pPr>
        <w:pStyle w:val="par2"/>
        <w:rPr>
          <w:ins w:id="125" w:author="Author"/>
        </w:rPr>
        <w:pPrChange w:id="126" w:author="Author">
          <w:pPr>
            <w:widowControl w:val="0"/>
            <w:pBdr>
              <w:top w:val="nil"/>
              <w:left w:val="nil"/>
              <w:bottom w:val="nil"/>
              <w:right w:val="nil"/>
              <w:between w:val="nil"/>
            </w:pBdr>
            <w:tabs>
              <w:tab w:val="left" w:pos="720"/>
              <w:tab w:val="left" w:pos="1440"/>
              <w:tab w:val="left" w:pos="2160"/>
            </w:tabs>
            <w:ind w:left="1440" w:hanging="720"/>
          </w:pPr>
        </w:pPrChange>
      </w:pPr>
      <w:ins w:id="127" w:author="Author">
        <w:r w:rsidRPr="00756BD7">
          <w:rPr>
            <w:rFonts w:eastAsia="Arial"/>
          </w:rPr>
          <w:t>(IV)</w:t>
        </w:r>
        <w:r w:rsidRPr="00756BD7">
          <w:rPr>
            <w:rFonts w:eastAsia="Arial"/>
          </w:rPr>
          <w:tab/>
        </w:r>
        <w:r w:rsidR="003B1B92">
          <w:rPr>
            <w:rFonts w:eastAsia="Arial"/>
          </w:rPr>
          <w:t>t</w:t>
        </w:r>
        <w:r w:rsidRPr="00756BD7">
          <w:rPr>
            <w:rFonts w:eastAsia="Arial"/>
          </w:rPr>
          <w:t>he location at which the RNG or coal mine methane is injected into a natural gas pipeline (or the location of the production facility if directly used without injection into a natural gas pipeline);</w:t>
        </w:r>
      </w:ins>
    </w:p>
    <w:p w14:paraId="18822F07" w14:textId="256A2A0C" w:rsidR="00DC5F07" w:rsidRPr="00756BD7" w:rsidRDefault="00DC5F07">
      <w:pPr>
        <w:pStyle w:val="par2"/>
        <w:rPr>
          <w:ins w:id="128" w:author="Author"/>
        </w:rPr>
        <w:pPrChange w:id="129" w:author="Author">
          <w:pPr>
            <w:widowControl w:val="0"/>
            <w:pBdr>
              <w:top w:val="nil"/>
              <w:left w:val="nil"/>
              <w:bottom w:val="nil"/>
              <w:right w:val="nil"/>
              <w:between w:val="nil"/>
            </w:pBdr>
            <w:tabs>
              <w:tab w:val="left" w:pos="720"/>
              <w:tab w:val="left" w:pos="1440"/>
              <w:tab w:val="left" w:pos="2160"/>
            </w:tabs>
            <w:ind w:left="1440" w:hanging="720"/>
          </w:pPr>
        </w:pPrChange>
      </w:pPr>
      <w:ins w:id="130" w:author="Author">
        <w:r w:rsidRPr="00756BD7">
          <w:rPr>
            <w:rFonts w:eastAsia="Arial"/>
          </w:rPr>
          <w:t>(V)</w:t>
        </w:r>
        <w:r w:rsidRPr="00756BD7">
          <w:rPr>
            <w:rFonts w:eastAsia="Arial"/>
          </w:rPr>
          <w:tab/>
        </w:r>
        <w:r w:rsidR="003B1B92">
          <w:rPr>
            <w:rFonts w:eastAsia="Arial"/>
          </w:rPr>
          <w:t>t</w:t>
        </w:r>
        <w:r w:rsidRPr="00756BD7">
          <w:rPr>
            <w:rFonts w:eastAsia="Arial"/>
          </w:rPr>
          <w:t xml:space="preserve">he source or sources of </w:t>
        </w:r>
        <w:proofErr w:type="gramStart"/>
        <w:r w:rsidRPr="00756BD7">
          <w:rPr>
            <w:rFonts w:eastAsia="Arial"/>
          </w:rPr>
          <w:t>the gas</w:t>
        </w:r>
        <w:proofErr w:type="gramEnd"/>
        <w:r w:rsidRPr="00756BD7">
          <w:rPr>
            <w:rFonts w:eastAsia="Arial"/>
          </w:rPr>
          <w:t xml:space="preserve"> that </w:t>
        </w:r>
        <w:proofErr w:type="gramStart"/>
        <w:r w:rsidRPr="00756BD7">
          <w:rPr>
            <w:rFonts w:eastAsia="Arial"/>
          </w:rPr>
          <w:t>comprises</w:t>
        </w:r>
        <w:proofErr w:type="gramEnd"/>
        <w:r w:rsidRPr="00756BD7">
          <w:rPr>
            <w:rFonts w:eastAsia="Arial"/>
          </w:rPr>
          <w:t xml:space="preserve"> the RNG or coal mine methane associated with each certificate as well as other attributes required by 45VH2</w:t>
        </w:r>
        <w:r w:rsidR="00697783">
          <w:rPr>
            <w:rFonts w:eastAsia="Arial"/>
          </w:rPr>
          <w:t>-</w:t>
        </w:r>
        <w:r w:rsidRPr="00756BD7">
          <w:rPr>
            <w:rFonts w:eastAsia="Arial"/>
          </w:rPr>
          <w:t>GREET, or in the determination of a provisional emissions rate, to determine the emissions associated with such RNG or coal mine methane; and</w:t>
        </w:r>
      </w:ins>
    </w:p>
    <w:p w14:paraId="5552E440" w14:textId="3FE1D79E" w:rsidR="00DC5F07" w:rsidRPr="00756BD7" w:rsidRDefault="00DC5F07">
      <w:pPr>
        <w:pStyle w:val="par2"/>
        <w:rPr>
          <w:ins w:id="131" w:author="Author"/>
        </w:rPr>
        <w:pPrChange w:id="132" w:author="Author">
          <w:pPr>
            <w:widowControl w:val="0"/>
            <w:pBdr>
              <w:top w:val="nil"/>
              <w:left w:val="nil"/>
              <w:bottom w:val="nil"/>
              <w:right w:val="nil"/>
              <w:between w:val="nil"/>
            </w:pBdr>
            <w:tabs>
              <w:tab w:val="left" w:pos="720"/>
              <w:tab w:val="left" w:pos="1440"/>
              <w:tab w:val="left" w:pos="2160"/>
            </w:tabs>
            <w:ind w:left="1440" w:hanging="720"/>
          </w:pPr>
        </w:pPrChange>
      </w:pPr>
      <w:ins w:id="133" w:author="Author">
        <w:r w:rsidRPr="00756BD7">
          <w:rPr>
            <w:rFonts w:eastAsia="Arial"/>
          </w:rPr>
          <w:t>(VI)</w:t>
        </w:r>
        <w:r w:rsidRPr="00756BD7">
          <w:rPr>
            <w:rFonts w:eastAsia="Arial"/>
          </w:rPr>
          <w:tab/>
        </w:r>
        <w:r w:rsidR="003B1B92">
          <w:rPr>
            <w:rFonts w:eastAsia="Arial"/>
          </w:rPr>
          <w:t>a</w:t>
        </w:r>
        <w:r w:rsidRPr="00756BD7">
          <w:rPr>
            <w:rFonts w:eastAsia="Arial"/>
          </w:rPr>
          <w:t xml:space="preserve"> project identification number or assigned identifier.</w:t>
        </w:r>
      </w:ins>
    </w:p>
    <w:p w14:paraId="680B5ABE" w14:textId="0D263659" w:rsidR="00DC5F07" w:rsidRPr="00756BD7" w:rsidRDefault="00DC5F07">
      <w:pPr>
        <w:pStyle w:val="par1"/>
        <w:rPr>
          <w:ins w:id="134" w:author="Author"/>
        </w:rPr>
        <w:pPrChange w:id="135" w:author="Author">
          <w:pPr>
            <w:widowControl w:val="0"/>
            <w:pBdr>
              <w:top w:val="nil"/>
              <w:left w:val="nil"/>
              <w:bottom w:val="nil"/>
              <w:right w:val="nil"/>
              <w:between w:val="nil"/>
            </w:pBdr>
            <w:tabs>
              <w:tab w:val="left" w:pos="720"/>
              <w:tab w:val="left" w:pos="1440"/>
              <w:tab w:val="left" w:pos="2160"/>
            </w:tabs>
            <w:ind w:left="720" w:hanging="720"/>
          </w:pPr>
        </w:pPrChange>
      </w:pPr>
      <w:ins w:id="136" w:author="Author">
        <w:r w:rsidRPr="00756BD7">
          <w:rPr>
            <w:rFonts w:eastAsia="Arial"/>
          </w:rPr>
          <w:t>(l)</w:t>
        </w:r>
        <w:r w:rsidRPr="00756BD7">
          <w:rPr>
            <w:rFonts w:eastAsia="Arial"/>
          </w:rPr>
          <w:tab/>
          <w:t xml:space="preserve">“Energy attribute certificate” (EAC) means a tradeable contractual instrument, issued through a qualified EAC registry or accounting system, that represents the energy attributes of a specific unit of energy produced. </w:t>
        </w:r>
        <w:r w:rsidR="003B1B92">
          <w:rPr>
            <w:rFonts w:eastAsia="Arial"/>
          </w:rPr>
          <w:t xml:space="preserve"> </w:t>
        </w:r>
        <w:r w:rsidRPr="00756BD7">
          <w:rPr>
            <w:rFonts w:eastAsia="Arial"/>
          </w:rPr>
          <w:t xml:space="preserve">An EAC may be traded with or separately from the underlying energy it represents. </w:t>
        </w:r>
        <w:r w:rsidR="00A64D01">
          <w:rPr>
            <w:rFonts w:eastAsia="Arial"/>
          </w:rPr>
          <w:t xml:space="preserve"> </w:t>
        </w:r>
        <w:r w:rsidRPr="00756BD7">
          <w:rPr>
            <w:rFonts w:eastAsia="Arial"/>
          </w:rPr>
          <w:t xml:space="preserve">An EAC can be retired by or on behalf of its owner, which is the party that has the right to claim the underlying attributes represented by an EAC. </w:t>
        </w:r>
        <w:r w:rsidR="003B1B92">
          <w:rPr>
            <w:rFonts w:eastAsia="Arial"/>
          </w:rPr>
          <w:t xml:space="preserve"> </w:t>
        </w:r>
        <w:r w:rsidRPr="00756BD7">
          <w:rPr>
            <w:rFonts w:eastAsia="Arial"/>
          </w:rPr>
          <w:t>Renewable energy certificates (RECs) and other similar energy certificates issued through a registry or accounting system are forms of EACs.</w:t>
        </w:r>
      </w:ins>
    </w:p>
    <w:p w14:paraId="16A50FA8" w14:textId="77777777" w:rsidR="00DC5F07" w:rsidRPr="00756BD7" w:rsidRDefault="00DC5F07">
      <w:pPr>
        <w:pStyle w:val="par1"/>
        <w:rPr>
          <w:ins w:id="137" w:author="Author"/>
        </w:rPr>
        <w:pPrChange w:id="138" w:author="Author">
          <w:pPr>
            <w:widowControl w:val="0"/>
            <w:pBdr>
              <w:top w:val="nil"/>
              <w:left w:val="nil"/>
              <w:bottom w:val="nil"/>
              <w:right w:val="nil"/>
              <w:between w:val="nil"/>
            </w:pBdr>
            <w:tabs>
              <w:tab w:val="left" w:pos="720"/>
              <w:tab w:val="left" w:pos="1440"/>
              <w:tab w:val="left" w:pos="2160"/>
            </w:tabs>
            <w:ind w:left="720" w:hanging="720"/>
          </w:pPr>
        </w:pPrChange>
      </w:pPr>
      <w:ins w:id="139" w:author="Author">
        <w:r w:rsidRPr="00756BD7">
          <w:rPr>
            <w:rFonts w:eastAsia="Arial"/>
          </w:rPr>
          <w:lastRenderedPageBreak/>
          <w:t>(m)</w:t>
        </w:r>
        <w:r w:rsidRPr="00756BD7">
          <w:rPr>
            <w:rFonts w:eastAsia="Arial"/>
          </w:rPr>
          <w:tab/>
          <w:t>“Fugitive methane” means methane released from equipment leaks or venting during the extraction, processing, transformation, or delivery of fossil fuels and other gaseous fuels to the point of final use.</w:t>
        </w:r>
      </w:ins>
    </w:p>
    <w:p w14:paraId="55565155" w14:textId="4663CC2B" w:rsidR="00DC5F07" w:rsidRDefault="00DC5F07" w:rsidP="00DC5F07">
      <w:pPr>
        <w:pStyle w:val="par1"/>
        <w:rPr>
          <w:ins w:id="140" w:author="Author"/>
          <w:rFonts w:eastAsia="Arial"/>
        </w:rPr>
      </w:pPr>
      <w:ins w:id="141" w:author="Author">
        <w:r w:rsidRPr="00756BD7">
          <w:rPr>
            <w:rFonts w:eastAsia="Arial"/>
          </w:rPr>
          <w:t>(n)</w:t>
        </w:r>
        <w:r w:rsidRPr="00756BD7">
          <w:rPr>
            <w:rFonts w:eastAsia="Arial"/>
          </w:rPr>
          <w:tab/>
          <w:t xml:space="preserve">“Gas energy attribute certificate” (gas EAC) means a tradeable contractual instrument, issued through and retired within a qualified gas EAC registry or accounting system that represents the attributes of a specific unit of RNG or coal mine methane. </w:t>
        </w:r>
        <w:r w:rsidR="003B1B92">
          <w:rPr>
            <w:rFonts w:eastAsia="Arial"/>
          </w:rPr>
          <w:t xml:space="preserve"> </w:t>
        </w:r>
        <w:r w:rsidRPr="00756BD7">
          <w:rPr>
            <w:rFonts w:eastAsia="Arial"/>
          </w:rPr>
          <w:t xml:space="preserve">A gas EAC may be traded with or separately from the underlying gas it represents. </w:t>
        </w:r>
        <w:r w:rsidR="003B1B92">
          <w:rPr>
            <w:rFonts w:eastAsia="Arial"/>
          </w:rPr>
          <w:t xml:space="preserve"> </w:t>
        </w:r>
        <w:r w:rsidRPr="00756BD7">
          <w:rPr>
            <w:rFonts w:eastAsia="Arial"/>
          </w:rPr>
          <w:t>A gas EAC can be retired by or on behalf of its owner, which is the party that has the right to claim the underlying attributes represented by a gas EAC.</w:t>
        </w:r>
      </w:ins>
    </w:p>
    <w:p w14:paraId="1578C7DA" w14:textId="6C79E152" w:rsidR="003B1B92" w:rsidRPr="00756BD7" w:rsidRDefault="005428DE">
      <w:pPr>
        <w:pStyle w:val="par1"/>
        <w:rPr>
          <w:ins w:id="142" w:author="Author"/>
        </w:rPr>
        <w:pPrChange w:id="143" w:author="Author">
          <w:pPr>
            <w:widowControl w:val="0"/>
            <w:pBdr>
              <w:top w:val="nil"/>
              <w:left w:val="nil"/>
              <w:bottom w:val="nil"/>
              <w:right w:val="nil"/>
              <w:between w:val="nil"/>
            </w:pBdr>
            <w:tabs>
              <w:tab w:val="left" w:pos="720"/>
              <w:tab w:val="left" w:pos="1440"/>
              <w:tab w:val="left" w:pos="2160"/>
            </w:tabs>
            <w:ind w:left="720" w:hanging="720"/>
          </w:pPr>
        </w:pPrChange>
      </w:pPr>
      <w:ins w:id="144" w:author="Author">
        <w:r>
          <w:rPr>
            <w:rFonts w:eastAsia="Arial"/>
          </w:rPr>
          <w:t>(o)</w:t>
        </w:r>
        <w:r>
          <w:rPr>
            <w:rFonts w:eastAsia="Arial"/>
          </w:rPr>
          <w:tab/>
        </w:r>
        <w:r w:rsidR="003B1B92" w:rsidRPr="00475737">
          <w:rPr>
            <w:rFonts w:eastAsia="Arial"/>
          </w:rPr>
          <w:t>“Incremental generation capacity” means the increase in an electricity generating facility’s rated nameplate capacity or specified capacity from the pre-uprate capacity to the post-uprate capacity.</w:t>
        </w:r>
      </w:ins>
    </w:p>
    <w:p w14:paraId="6B7B17A6" w14:textId="3A5F9076" w:rsidR="00DC5F07" w:rsidRPr="00756BD7" w:rsidRDefault="00DC5F07">
      <w:pPr>
        <w:pStyle w:val="par1"/>
        <w:rPr>
          <w:ins w:id="145" w:author="Author"/>
        </w:rPr>
        <w:pPrChange w:id="146" w:author="Author">
          <w:pPr>
            <w:widowControl w:val="0"/>
            <w:pBdr>
              <w:top w:val="nil"/>
              <w:left w:val="nil"/>
              <w:bottom w:val="nil"/>
              <w:right w:val="nil"/>
              <w:between w:val="nil"/>
            </w:pBdr>
            <w:tabs>
              <w:tab w:val="left" w:pos="720"/>
              <w:tab w:val="left" w:pos="1440"/>
              <w:tab w:val="left" w:pos="2160"/>
            </w:tabs>
            <w:ind w:left="720" w:hanging="720"/>
          </w:pPr>
        </w:pPrChange>
      </w:pPr>
      <w:ins w:id="147" w:author="Author">
        <w:r w:rsidRPr="00756BD7">
          <w:rPr>
            <w:rFonts w:eastAsia="Arial"/>
          </w:rPr>
          <w:t>(</w:t>
        </w:r>
        <w:r w:rsidR="005428DE">
          <w:rPr>
            <w:rFonts w:eastAsia="Arial"/>
          </w:rPr>
          <w:t>p</w:t>
        </w:r>
        <w:r w:rsidRPr="00756BD7">
          <w:rPr>
            <w:rFonts w:eastAsia="Arial"/>
          </w:rPr>
          <w:t>)</w:t>
        </w:r>
        <w:r w:rsidRPr="00756BD7">
          <w:rPr>
            <w:rFonts w:eastAsia="Arial"/>
          </w:rPr>
          <w:tab/>
          <w:t>“Integrated operations with one or more other qualifying nuclear reactors” means the reactors are:</w:t>
        </w:r>
      </w:ins>
    </w:p>
    <w:p w14:paraId="6C47191D" w14:textId="219DFA6E" w:rsidR="00DC5F07" w:rsidRPr="00756BD7" w:rsidRDefault="00DC5F07">
      <w:pPr>
        <w:pStyle w:val="par2"/>
        <w:rPr>
          <w:ins w:id="148" w:author="Author"/>
        </w:rPr>
        <w:pPrChange w:id="149" w:author="Author">
          <w:pPr>
            <w:widowControl w:val="0"/>
            <w:pBdr>
              <w:top w:val="nil"/>
              <w:left w:val="nil"/>
              <w:bottom w:val="nil"/>
              <w:right w:val="nil"/>
              <w:between w:val="nil"/>
            </w:pBdr>
            <w:tabs>
              <w:tab w:val="left" w:pos="720"/>
              <w:tab w:val="left" w:pos="1440"/>
              <w:tab w:val="left" w:pos="2160"/>
            </w:tabs>
            <w:ind w:left="1440" w:hanging="720"/>
          </w:pPr>
        </w:pPrChange>
      </w:pPr>
      <w:ins w:id="150" w:author="Author">
        <w:r w:rsidRPr="00756BD7">
          <w:rPr>
            <w:rFonts w:eastAsia="Arial"/>
          </w:rPr>
          <w:t>(I)</w:t>
        </w:r>
        <w:r w:rsidRPr="00756BD7">
          <w:rPr>
            <w:rFonts w:eastAsia="Arial"/>
          </w:rPr>
          <w:tab/>
        </w:r>
        <w:r w:rsidR="003B1B92">
          <w:rPr>
            <w:rFonts w:eastAsia="Arial"/>
          </w:rPr>
          <w:t>o</w:t>
        </w:r>
        <w:r w:rsidRPr="00756BD7">
          <w:rPr>
            <w:rFonts w:eastAsia="Arial"/>
          </w:rPr>
          <w:t>wned by the same or related federal taxpayers, as defined by 26 C.F.R. § 1.52-1(b); and</w:t>
        </w:r>
      </w:ins>
    </w:p>
    <w:p w14:paraId="7E9B5741" w14:textId="171B7077" w:rsidR="00DC5F07" w:rsidRPr="00756BD7" w:rsidRDefault="00DC5F07">
      <w:pPr>
        <w:pStyle w:val="par2"/>
        <w:rPr>
          <w:ins w:id="151" w:author="Author"/>
        </w:rPr>
        <w:pPrChange w:id="152" w:author="Author">
          <w:pPr>
            <w:widowControl w:val="0"/>
            <w:pBdr>
              <w:top w:val="nil"/>
              <w:left w:val="nil"/>
              <w:bottom w:val="nil"/>
              <w:right w:val="nil"/>
              <w:between w:val="nil"/>
            </w:pBdr>
            <w:tabs>
              <w:tab w:val="left" w:pos="720"/>
              <w:tab w:val="left" w:pos="1440"/>
              <w:tab w:val="left" w:pos="2160"/>
            </w:tabs>
            <w:ind w:left="1440" w:hanging="720"/>
          </w:pPr>
        </w:pPrChange>
      </w:pPr>
      <w:ins w:id="153" w:author="Author">
        <w:r w:rsidRPr="00756BD7">
          <w:rPr>
            <w:rFonts w:eastAsia="Arial"/>
          </w:rPr>
          <w:t>(II)</w:t>
        </w:r>
        <w:r w:rsidRPr="00756BD7">
          <w:rPr>
            <w:rFonts w:eastAsia="Arial"/>
          </w:rPr>
          <w:tab/>
        </w:r>
        <w:r w:rsidR="003B1B92">
          <w:rPr>
            <w:rFonts w:eastAsia="Arial"/>
          </w:rPr>
          <w:t>t</w:t>
        </w:r>
        <w:r w:rsidRPr="00756BD7">
          <w:rPr>
            <w:rFonts w:eastAsia="Arial"/>
          </w:rPr>
          <w:t>ransmit electricity generated by the reactors through the same point of interconnection or, if the reactors are not grid-connected, or are delivering electricity directly to an end user behind a utility meter, are able to support the same end user, or, if the reactors have multiple points of interconnection, are co-located with each other.</w:t>
        </w:r>
      </w:ins>
    </w:p>
    <w:p w14:paraId="286F6435" w14:textId="212728E8" w:rsidR="00DC5F07" w:rsidRPr="00756BD7" w:rsidRDefault="00DC5F07">
      <w:pPr>
        <w:pStyle w:val="par1"/>
        <w:rPr>
          <w:ins w:id="154" w:author="Author"/>
        </w:rPr>
        <w:pPrChange w:id="155" w:author="Author">
          <w:pPr>
            <w:widowControl w:val="0"/>
            <w:pBdr>
              <w:top w:val="nil"/>
              <w:left w:val="nil"/>
              <w:bottom w:val="nil"/>
              <w:right w:val="nil"/>
              <w:between w:val="nil"/>
            </w:pBdr>
            <w:tabs>
              <w:tab w:val="left" w:pos="720"/>
              <w:tab w:val="left" w:pos="1440"/>
              <w:tab w:val="left" w:pos="2160"/>
            </w:tabs>
            <w:ind w:left="720" w:hanging="720"/>
          </w:pPr>
        </w:pPrChange>
      </w:pPr>
      <w:ins w:id="156" w:author="Author">
        <w:r w:rsidRPr="00756BD7">
          <w:rPr>
            <w:rFonts w:eastAsia="Arial"/>
          </w:rPr>
          <w:t>(</w:t>
        </w:r>
        <w:r w:rsidR="005428DE">
          <w:rPr>
            <w:rFonts w:eastAsia="Arial"/>
          </w:rPr>
          <w:t>q</w:t>
        </w:r>
        <w:r w:rsidRPr="00756BD7">
          <w:rPr>
            <w:rFonts w:eastAsia="Arial"/>
          </w:rPr>
          <w:t>)</w:t>
        </w:r>
        <w:r w:rsidRPr="00756BD7">
          <w:rPr>
            <w:rFonts w:eastAsia="Arial"/>
          </w:rPr>
          <w:tab/>
          <w:t>“Lifecycle greenhouse gas emissions rate” means lifecycle GHG emissions, as defined in 26 U.S.C. Sec. 45V(c)(1)(A), as amended, measured in accordance with any applicable federal Internal Revenue Service regulations or guidance.</w:t>
        </w:r>
      </w:ins>
    </w:p>
    <w:p w14:paraId="54640804" w14:textId="66C05860" w:rsidR="00DC5F07" w:rsidRPr="00756BD7" w:rsidRDefault="00DC5F07">
      <w:pPr>
        <w:pStyle w:val="par1"/>
        <w:rPr>
          <w:ins w:id="157" w:author="Author"/>
        </w:rPr>
        <w:pPrChange w:id="158" w:author="Author">
          <w:pPr>
            <w:widowControl w:val="0"/>
            <w:pBdr>
              <w:top w:val="nil"/>
              <w:left w:val="nil"/>
              <w:bottom w:val="nil"/>
              <w:right w:val="nil"/>
              <w:between w:val="nil"/>
            </w:pBdr>
            <w:tabs>
              <w:tab w:val="left" w:pos="720"/>
              <w:tab w:val="left" w:pos="1440"/>
              <w:tab w:val="left" w:pos="2160"/>
            </w:tabs>
            <w:ind w:left="720" w:hanging="720"/>
          </w:pPr>
        </w:pPrChange>
      </w:pPr>
      <w:ins w:id="159" w:author="Author">
        <w:r w:rsidRPr="00756BD7">
          <w:rPr>
            <w:rFonts w:eastAsia="Arial"/>
          </w:rPr>
          <w:t>(</w:t>
        </w:r>
        <w:r w:rsidR="005428DE">
          <w:rPr>
            <w:rFonts w:eastAsia="Arial"/>
          </w:rPr>
          <w:t>r</w:t>
        </w:r>
        <w:r w:rsidRPr="00756BD7">
          <w:rPr>
            <w:rFonts w:eastAsia="Arial"/>
          </w:rPr>
          <w:t>)</w:t>
        </w:r>
        <w:r w:rsidRPr="00756BD7">
          <w:rPr>
            <w:rFonts w:eastAsia="Arial"/>
          </w:rPr>
          <w:tab/>
          <w:t>“Merchant nuclear reactor” means a nuclear reactor that competes in a competitive electricity market through the sale of energy and, in some cases, other services and for which over 50 percent of the reactor and its electricity production does not receive cost recovery through rate regulation or public ownership with related retail rate recovery.</w:t>
        </w:r>
      </w:ins>
    </w:p>
    <w:p w14:paraId="1C94553A" w14:textId="7A0697F6" w:rsidR="00DC5F07" w:rsidRDefault="00DC5F07" w:rsidP="00DC5F07">
      <w:pPr>
        <w:pStyle w:val="par1"/>
        <w:rPr>
          <w:ins w:id="160" w:author="Author"/>
          <w:rFonts w:eastAsia="Arial"/>
        </w:rPr>
      </w:pPr>
      <w:ins w:id="161" w:author="Author">
        <w:r w:rsidRPr="00756BD7">
          <w:rPr>
            <w:rFonts w:eastAsia="Arial"/>
          </w:rPr>
          <w:t>(</w:t>
        </w:r>
        <w:r w:rsidR="005428DE">
          <w:rPr>
            <w:rFonts w:eastAsia="Arial"/>
          </w:rPr>
          <w:t>s</w:t>
        </w:r>
        <w:r w:rsidRPr="00756BD7">
          <w:rPr>
            <w:rFonts w:eastAsia="Arial"/>
          </w:rPr>
          <w:t>)</w:t>
        </w:r>
        <w:r w:rsidRPr="00756BD7">
          <w:rPr>
            <w:rFonts w:eastAsia="Arial"/>
          </w:rPr>
          <w:tab/>
          <w:t>“Mountain Region” means the term defined by the Internal Revenue Service in 26 C.F.R. § 1.45V-4(d)(2)(ix).</w:t>
        </w:r>
      </w:ins>
    </w:p>
    <w:p w14:paraId="7B96CFEB" w14:textId="571ECE45" w:rsidR="003B1B92" w:rsidRPr="00756BD7" w:rsidRDefault="005428DE">
      <w:pPr>
        <w:pStyle w:val="par1"/>
        <w:rPr>
          <w:ins w:id="162" w:author="Author"/>
        </w:rPr>
        <w:pPrChange w:id="163" w:author="Author">
          <w:pPr>
            <w:widowControl w:val="0"/>
            <w:pBdr>
              <w:top w:val="nil"/>
              <w:left w:val="nil"/>
              <w:bottom w:val="nil"/>
              <w:right w:val="nil"/>
              <w:between w:val="nil"/>
            </w:pBdr>
            <w:tabs>
              <w:tab w:val="left" w:pos="720"/>
              <w:tab w:val="left" w:pos="1440"/>
              <w:tab w:val="left" w:pos="2160"/>
            </w:tabs>
            <w:ind w:left="720" w:hanging="720"/>
          </w:pPr>
        </w:pPrChange>
      </w:pPr>
      <w:ins w:id="164" w:author="Author">
        <w:r>
          <w:rPr>
            <w:rFonts w:eastAsia="Arial"/>
          </w:rPr>
          <w:lastRenderedPageBreak/>
          <w:t>(t)</w:t>
        </w:r>
        <w:r>
          <w:rPr>
            <w:rFonts w:eastAsia="Arial"/>
          </w:rPr>
          <w:tab/>
        </w:r>
        <w:r w:rsidR="003B1B92" w:rsidRPr="00475737">
          <w:rPr>
            <w:rFonts w:eastAsia="Arial"/>
          </w:rPr>
          <w:t>“Pre-uprate capacity” means the nameplate capacity or specified capacity of an electricity generating facility before an uprate.</w:t>
        </w:r>
      </w:ins>
    </w:p>
    <w:p w14:paraId="01964866" w14:textId="0F705971" w:rsidR="00DC5F07" w:rsidRPr="00756BD7" w:rsidRDefault="00DC5F07">
      <w:pPr>
        <w:pStyle w:val="par1"/>
        <w:rPr>
          <w:ins w:id="165" w:author="Author"/>
        </w:rPr>
        <w:pPrChange w:id="166" w:author="Author">
          <w:pPr>
            <w:widowControl w:val="0"/>
            <w:pBdr>
              <w:top w:val="nil"/>
              <w:left w:val="nil"/>
              <w:bottom w:val="nil"/>
              <w:right w:val="nil"/>
              <w:between w:val="nil"/>
            </w:pBdr>
            <w:tabs>
              <w:tab w:val="left" w:pos="720"/>
              <w:tab w:val="left" w:pos="1440"/>
              <w:tab w:val="left" w:pos="2160"/>
            </w:tabs>
            <w:ind w:left="720" w:hanging="720"/>
          </w:pPr>
        </w:pPrChange>
      </w:pPr>
      <w:ins w:id="167" w:author="Author">
        <w:r w:rsidRPr="00756BD7">
          <w:rPr>
            <w:rFonts w:eastAsia="Arial"/>
          </w:rPr>
          <w:t>(</w:t>
        </w:r>
        <w:r w:rsidR="005428DE">
          <w:rPr>
            <w:rFonts w:eastAsia="Arial"/>
          </w:rPr>
          <w:t>u</w:t>
        </w:r>
        <w:r w:rsidRPr="00756BD7">
          <w:rPr>
            <w:rFonts w:eastAsia="Arial"/>
          </w:rPr>
          <w:t>)</w:t>
        </w:r>
        <w:r w:rsidRPr="00756BD7">
          <w:rPr>
            <w:rFonts w:eastAsia="Arial"/>
          </w:rPr>
          <w:tab/>
          <w:t xml:space="preserve">“Process” means the operations conducted by a facility to produce hydrogen (for example, electrolysis or steam methane reforming) during a taxable year using a primary feedstock. </w:t>
        </w:r>
        <w:r w:rsidR="003B1B92">
          <w:rPr>
            <w:rFonts w:eastAsia="Arial"/>
          </w:rPr>
          <w:t xml:space="preserve"> </w:t>
        </w:r>
        <w:r w:rsidRPr="00756BD7">
          <w:rPr>
            <w:rFonts w:eastAsia="Arial"/>
          </w:rPr>
          <w:t>The term primary feedstock means a hydrogen-containing chemical that is transformed to produce hydrogen at a hydrogen production facility and has uniform or similar attributes distinguished by the source from which it is derived, if such source materially affects the lifecycle GHG emissions associated with use of the chemical to produce hydrogen.</w:t>
        </w:r>
      </w:ins>
    </w:p>
    <w:p w14:paraId="7D64189D" w14:textId="6B9BC1E2" w:rsidR="00DC5F07" w:rsidRPr="00756BD7" w:rsidRDefault="00DC5F07">
      <w:pPr>
        <w:pStyle w:val="par1"/>
        <w:rPr>
          <w:ins w:id="168" w:author="Author"/>
        </w:rPr>
        <w:pPrChange w:id="169" w:author="Author">
          <w:pPr>
            <w:widowControl w:val="0"/>
            <w:pBdr>
              <w:top w:val="nil"/>
              <w:left w:val="nil"/>
              <w:bottom w:val="nil"/>
              <w:right w:val="nil"/>
              <w:between w:val="nil"/>
            </w:pBdr>
            <w:tabs>
              <w:tab w:val="left" w:pos="720"/>
              <w:tab w:val="left" w:pos="1440"/>
              <w:tab w:val="left" w:pos="2160"/>
            </w:tabs>
            <w:ind w:left="720" w:hanging="720"/>
          </w:pPr>
        </w:pPrChange>
      </w:pPr>
      <w:ins w:id="170" w:author="Author">
        <w:r w:rsidRPr="00756BD7">
          <w:rPr>
            <w:rFonts w:eastAsia="Arial"/>
          </w:rPr>
          <w:t>(</w:t>
        </w:r>
        <w:r w:rsidR="005428DE">
          <w:rPr>
            <w:rFonts w:eastAsia="Arial"/>
          </w:rPr>
          <w:t>v</w:t>
        </w:r>
        <w:r w:rsidRPr="00756BD7">
          <w:rPr>
            <w:rFonts w:eastAsia="Arial"/>
          </w:rPr>
          <w:t>)</w:t>
        </w:r>
        <w:r w:rsidRPr="00756BD7">
          <w:rPr>
            <w:rFonts w:eastAsia="Arial"/>
          </w:rPr>
          <w:tab/>
          <w:t>“Post-uprate capacity” means the nameplate capacity or specified capacity of an electricity generating facility after an uprate.</w:t>
        </w:r>
      </w:ins>
    </w:p>
    <w:p w14:paraId="04113BA5" w14:textId="17A1995C" w:rsidR="00DC5F07" w:rsidRPr="00756BD7" w:rsidRDefault="00DC5F07">
      <w:pPr>
        <w:pStyle w:val="par1"/>
        <w:rPr>
          <w:ins w:id="171" w:author="Author"/>
        </w:rPr>
        <w:pPrChange w:id="172" w:author="Author">
          <w:pPr>
            <w:widowControl w:val="0"/>
            <w:pBdr>
              <w:top w:val="nil"/>
              <w:left w:val="nil"/>
              <w:bottom w:val="nil"/>
              <w:right w:val="nil"/>
              <w:between w:val="nil"/>
            </w:pBdr>
            <w:tabs>
              <w:tab w:val="left" w:pos="720"/>
              <w:tab w:val="left" w:pos="1440"/>
              <w:tab w:val="left" w:pos="2160"/>
            </w:tabs>
            <w:ind w:left="720" w:hanging="720"/>
          </w:pPr>
        </w:pPrChange>
      </w:pPr>
      <w:ins w:id="173" w:author="Author">
        <w:r w:rsidRPr="00756BD7">
          <w:rPr>
            <w:rFonts w:eastAsia="Arial"/>
          </w:rPr>
          <w:t>(</w:t>
        </w:r>
        <w:r w:rsidR="005428DE">
          <w:rPr>
            <w:rFonts w:eastAsia="Arial"/>
          </w:rPr>
          <w:t>w</w:t>
        </w:r>
        <w:r w:rsidRPr="00756BD7">
          <w:rPr>
            <w:rFonts w:eastAsia="Arial"/>
          </w:rPr>
          <w:t>)</w:t>
        </w:r>
        <w:r w:rsidRPr="00756BD7">
          <w:rPr>
            <w:rFonts w:eastAsia="Arial"/>
          </w:rPr>
          <w:tab/>
          <w:t>“Qualified EAC registry or accounting system” means a tracking system that:</w:t>
        </w:r>
      </w:ins>
    </w:p>
    <w:p w14:paraId="2429EAA8" w14:textId="4C0D693E" w:rsidR="00DC5F07" w:rsidRPr="00756BD7" w:rsidRDefault="00DC5F07">
      <w:pPr>
        <w:pStyle w:val="par2"/>
        <w:rPr>
          <w:ins w:id="174" w:author="Author"/>
        </w:rPr>
        <w:pPrChange w:id="175" w:author="Author">
          <w:pPr>
            <w:widowControl w:val="0"/>
            <w:pBdr>
              <w:top w:val="nil"/>
              <w:left w:val="nil"/>
              <w:bottom w:val="nil"/>
              <w:right w:val="nil"/>
              <w:between w:val="nil"/>
            </w:pBdr>
            <w:tabs>
              <w:tab w:val="left" w:pos="720"/>
              <w:tab w:val="left" w:pos="1440"/>
              <w:tab w:val="left" w:pos="2160"/>
            </w:tabs>
            <w:ind w:left="1440" w:hanging="720"/>
          </w:pPr>
        </w:pPrChange>
      </w:pPr>
      <w:ins w:id="176" w:author="Author">
        <w:r w:rsidRPr="00756BD7">
          <w:rPr>
            <w:rFonts w:eastAsia="Arial"/>
          </w:rPr>
          <w:t>(I)</w:t>
        </w:r>
        <w:r w:rsidRPr="00756BD7">
          <w:rPr>
            <w:rFonts w:eastAsia="Arial"/>
          </w:rPr>
          <w:tab/>
        </w:r>
        <w:r w:rsidR="003B1B92">
          <w:rPr>
            <w:rFonts w:eastAsia="Arial"/>
          </w:rPr>
          <w:t>a</w:t>
        </w:r>
        <w:r w:rsidRPr="00756BD7">
          <w:rPr>
            <w:rFonts w:eastAsia="Arial"/>
          </w:rPr>
          <w:t>ssigns a unique identification number to each EAC tracked by such system;</w:t>
        </w:r>
      </w:ins>
    </w:p>
    <w:p w14:paraId="771BEDF8" w14:textId="48A233A9" w:rsidR="00DC5F07" w:rsidRPr="00756BD7" w:rsidRDefault="00DC5F07">
      <w:pPr>
        <w:pStyle w:val="par2"/>
        <w:rPr>
          <w:ins w:id="177" w:author="Author"/>
        </w:rPr>
        <w:pPrChange w:id="178" w:author="Author">
          <w:pPr>
            <w:widowControl w:val="0"/>
            <w:pBdr>
              <w:top w:val="nil"/>
              <w:left w:val="nil"/>
              <w:bottom w:val="nil"/>
              <w:right w:val="nil"/>
              <w:between w:val="nil"/>
            </w:pBdr>
            <w:tabs>
              <w:tab w:val="left" w:pos="720"/>
              <w:tab w:val="left" w:pos="1440"/>
              <w:tab w:val="left" w:pos="2160"/>
            </w:tabs>
            <w:ind w:left="1440" w:hanging="720"/>
          </w:pPr>
        </w:pPrChange>
      </w:pPr>
      <w:ins w:id="179" w:author="Author">
        <w:r w:rsidRPr="00756BD7">
          <w:rPr>
            <w:rFonts w:eastAsia="Arial"/>
          </w:rPr>
          <w:t>(II)</w:t>
        </w:r>
        <w:r w:rsidRPr="00756BD7">
          <w:rPr>
            <w:rFonts w:eastAsia="Arial"/>
          </w:rPr>
          <w:tab/>
        </w:r>
        <w:r w:rsidR="003B1B92">
          <w:rPr>
            <w:rFonts w:eastAsia="Arial"/>
          </w:rPr>
          <w:t>e</w:t>
        </w:r>
        <w:r w:rsidRPr="00756BD7">
          <w:rPr>
            <w:rFonts w:eastAsia="Arial"/>
          </w:rPr>
          <w:t>nables verification that only one EAC is associated with each unit of electricity;</w:t>
        </w:r>
      </w:ins>
    </w:p>
    <w:p w14:paraId="0585331E" w14:textId="1500DBA6" w:rsidR="00DC5F07" w:rsidRPr="00756BD7" w:rsidRDefault="00DC5F07">
      <w:pPr>
        <w:pStyle w:val="par2"/>
        <w:rPr>
          <w:ins w:id="180" w:author="Author"/>
        </w:rPr>
        <w:pPrChange w:id="181" w:author="Author">
          <w:pPr>
            <w:widowControl w:val="0"/>
            <w:pBdr>
              <w:top w:val="nil"/>
              <w:left w:val="nil"/>
              <w:bottom w:val="nil"/>
              <w:right w:val="nil"/>
              <w:between w:val="nil"/>
            </w:pBdr>
            <w:tabs>
              <w:tab w:val="left" w:pos="720"/>
              <w:tab w:val="left" w:pos="1440"/>
              <w:tab w:val="left" w:pos="2160"/>
            </w:tabs>
            <w:ind w:left="1440" w:hanging="720"/>
          </w:pPr>
        </w:pPrChange>
      </w:pPr>
      <w:ins w:id="182" w:author="Author">
        <w:r w:rsidRPr="00756BD7">
          <w:rPr>
            <w:rFonts w:eastAsia="Arial"/>
          </w:rPr>
          <w:t>(III)</w:t>
        </w:r>
        <w:r w:rsidRPr="00756BD7">
          <w:rPr>
            <w:rFonts w:eastAsia="Arial"/>
          </w:rPr>
          <w:tab/>
        </w:r>
        <w:r w:rsidR="003B1B92">
          <w:rPr>
            <w:rFonts w:eastAsia="Arial"/>
          </w:rPr>
          <w:t>v</w:t>
        </w:r>
        <w:r w:rsidRPr="00756BD7">
          <w:rPr>
            <w:rFonts w:eastAsia="Arial"/>
          </w:rPr>
          <w:t>erifies that each EAC is claimed and retired only once;</w:t>
        </w:r>
      </w:ins>
    </w:p>
    <w:p w14:paraId="6206A84A" w14:textId="7F27A1E9" w:rsidR="00DC5F07" w:rsidRPr="00756BD7" w:rsidRDefault="00DC5F07">
      <w:pPr>
        <w:pStyle w:val="par2"/>
        <w:rPr>
          <w:ins w:id="183" w:author="Author"/>
        </w:rPr>
        <w:pPrChange w:id="184" w:author="Author">
          <w:pPr>
            <w:widowControl w:val="0"/>
            <w:pBdr>
              <w:top w:val="nil"/>
              <w:left w:val="nil"/>
              <w:bottom w:val="nil"/>
              <w:right w:val="nil"/>
              <w:between w:val="nil"/>
            </w:pBdr>
            <w:tabs>
              <w:tab w:val="left" w:pos="720"/>
              <w:tab w:val="left" w:pos="1440"/>
              <w:tab w:val="left" w:pos="2160"/>
            </w:tabs>
            <w:ind w:left="1440" w:hanging="720"/>
          </w:pPr>
        </w:pPrChange>
      </w:pPr>
      <w:ins w:id="185" w:author="Author">
        <w:r w:rsidRPr="00756BD7">
          <w:rPr>
            <w:rFonts w:eastAsia="Arial"/>
          </w:rPr>
          <w:t>(IV)</w:t>
        </w:r>
        <w:r w:rsidRPr="00756BD7">
          <w:rPr>
            <w:rFonts w:eastAsia="Arial"/>
          </w:rPr>
          <w:tab/>
        </w:r>
        <w:r w:rsidR="003B1B92">
          <w:rPr>
            <w:rFonts w:eastAsia="Arial"/>
          </w:rPr>
          <w:t>i</w:t>
        </w:r>
        <w:r w:rsidRPr="00756BD7">
          <w:rPr>
            <w:rFonts w:eastAsia="Arial"/>
          </w:rPr>
          <w:t>dentifies the owner of each EAC; and</w:t>
        </w:r>
      </w:ins>
    </w:p>
    <w:p w14:paraId="34730709" w14:textId="20C9202D" w:rsidR="00DC5F07" w:rsidRPr="00756BD7" w:rsidRDefault="00DC5F07">
      <w:pPr>
        <w:pStyle w:val="par2"/>
        <w:rPr>
          <w:ins w:id="186" w:author="Author"/>
        </w:rPr>
        <w:pPrChange w:id="187" w:author="Author">
          <w:pPr>
            <w:widowControl w:val="0"/>
            <w:pBdr>
              <w:top w:val="nil"/>
              <w:left w:val="nil"/>
              <w:bottom w:val="nil"/>
              <w:right w:val="nil"/>
              <w:between w:val="nil"/>
            </w:pBdr>
            <w:tabs>
              <w:tab w:val="left" w:pos="720"/>
              <w:tab w:val="left" w:pos="1440"/>
              <w:tab w:val="left" w:pos="2160"/>
            </w:tabs>
            <w:ind w:left="1440" w:hanging="720"/>
          </w:pPr>
        </w:pPrChange>
      </w:pPr>
      <w:ins w:id="188" w:author="Author">
        <w:r w:rsidRPr="00756BD7">
          <w:rPr>
            <w:rFonts w:eastAsia="Arial"/>
          </w:rPr>
          <w:t>(V)</w:t>
        </w:r>
        <w:r w:rsidRPr="00756BD7">
          <w:rPr>
            <w:rFonts w:eastAsia="Arial"/>
          </w:rPr>
          <w:tab/>
        </w:r>
        <w:r w:rsidR="003B1B92">
          <w:rPr>
            <w:rFonts w:eastAsia="Arial"/>
          </w:rPr>
          <w:t>p</w:t>
        </w:r>
        <w:r w:rsidRPr="00756BD7">
          <w:rPr>
            <w:rFonts w:eastAsia="Arial"/>
          </w:rPr>
          <w:t>rovides a publicly accessible view (for example, through an application programming interface) of all currently registered generators in the tracking system to prevent the duplicative registration of generators.</w:t>
        </w:r>
      </w:ins>
    </w:p>
    <w:p w14:paraId="3BE1AA2E" w14:textId="5D2EE62F" w:rsidR="00DC5F07" w:rsidRPr="00756BD7" w:rsidRDefault="00DC5F07">
      <w:pPr>
        <w:pStyle w:val="par1"/>
        <w:rPr>
          <w:ins w:id="189" w:author="Author"/>
        </w:rPr>
        <w:pPrChange w:id="190" w:author="Author">
          <w:pPr>
            <w:widowControl w:val="0"/>
            <w:pBdr>
              <w:top w:val="nil"/>
              <w:left w:val="nil"/>
              <w:bottom w:val="nil"/>
              <w:right w:val="nil"/>
              <w:between w:val="nil"/>
            </w:pBdr>
            <w:tabs>
              <w:tab w:val="left" w:pos="720"/>
              <w:tab w:val="left" w:pos="1440"/>
              <w:tab w:val="left" w:pos="2160"/>
            </w:tabs>
            <w:ind w:left="720" w:hanging="720"/>
          </w:pPr>
        </w:pPrChange>
      </w:pPr>
      <w:ins w:id="191" w:author="Author">
        <w:r w:rsidRPr="00756BD7">
          <w:rPr>
            <w:rFonts w:eastAsia="Arial"/>
          </w:rPr>
          <w:t>(</w:t>
        </w:r>
        <w:r w:rsidR="005428DE">
          <w:rPr>
            <w:rFonts w:eastAsia="Arial"/>
          </w:rPr>
          <w:t>x</w:t>
        </w:r>
        <w:r w:rsidRPr="00756BD7">
          <w:rPr>
            <w:rFonts w:eastAsia="Arial"/>
          </w:rPr>
          <w:t>)</w:t>
        </w:r>
        <w:r w:rsidRPr="00756BD7">
          <w:rPr>
            <w:rFonts w:eastAsia="Arial"/>
          </w:rPr>
          <w:tab/>
          <w:t>“Qualified gas EAC registry or accounting system” means an electronic tracking system that:</w:t>
        </w:r>
      </w:ins>
    </w:p>
    <w:p w14:paraId="5B4A6C3E" w14:textId="7BEF52E8" w:rsidR="00DC5F07" w:rsidRPr="00756BD7" w:rsidRDefault="00DC5F07">
      <w:pPr>
        <w:pStyle w:val="par2"/>
        <w:rPr>
          <w:ins w:id="192" w:author="Author"/>
        </w:rPr>
        <w:pPrChange w:id="193" w:author="Author">
          <w:pPr>
            <w:widowControl w:val="0"/>
            <w:pBdr>
              <w:top w:val="nil"/>
              <w:left w:val="nil"/>
              <w:bottom w:val="nil"/>
              <w:right w:val="nil"/>
              <w:between w:val="nil"/>
            </w:pBdr>
            <w:tabs>
              <w:tab w:val="left" w:pos="720"/>
              <w:tab w:val="left" w:pos="1440"/>
              <w:tab w:val="left" w:pos="2160"/>
            </w:tabs>
            <w:ind w:left="1440" w:hanging="720"/>
          </w:pPr>
        </w:pPrChange>
      </w:pPr>
      <w:ins w:id="194" w:author="Author">
        <w:r w:rsidRPr="00756BD7">
          <w:rPr>
            <w:rFonts w:eastAsia="Arial"/>
          </w:rPr>
          <w:t>(I)</w:t>
        </w:r>
        <w:r w:rsidRPr="00756BD7">
          <w:rPr>
            <w:rFonts w:eastAsia="Arial"/>
          </w:rPr>
          <w:tab/>
        </w:r>
        <w:r w:rsidR="003B1B92">
          <w:rPr>
            <w:rFonts w:eastAsia="Arial"/>
          </w:rPr>
          <w:t>a</w:t>
        </w:r>
        <w:r w:rsidRPr="00756BD7">
          <w:rPr>
            <w:rFonts w:eastAsia="Arial"/>
          </w:rPr>
          <w:t>ssigns a unique identification number to each certificate associated with RNG and coal mine methane tracked by such system;</w:t>
        </w:r>
      </w:ins>
    </w:p>
    <w:p w14:paraId="512775F1" w14:textId="0EA974D7" w:rsidR="00DC5F07" w:rsidRPr="00756BD7" w:rsidRDefault="00DC5F07">
      <w:pPr>
        <w:pStyle w:val="par2"/>
        <w:rPr>
          <w:ins w:id="195" w:author="Author"/>
        </w:rPr>
        <w:pPrChange w:id="196" w:author="Author">
          <w:pPr>
            <w:widowControl w:val="0"/>
            <w:pBdr>
              <w:top w:val="nil"/>
              <w:left w:val="nil"/>
              <w:bottom w:val="nil"/>
              <w:right w:val="nil"/>
              <w:between w:val="nil"/>
            </w:pBdr>
            <w:tabs>
              <w:tab w:val="left" w:pos="720"/>
              <w:tab w:val="left" w:pos="1440"/>
              <w:tab w:val="left" w:pos="2160"/>
            </w:tabs>
            <w:ind w:left="1440" w:hanging="720"/>
          </w:pPr>
        </w:pPrChange>
      </w:pPr>
      <w:ins w:id="197" w:author="Author">
        <w:r w:rsidRPr="00756BD7">
          <w:rPr>
            <w:rFonts w:eastAsia="Arial"/>
          </w:rPr>
          <w:t>(II)</w:t>
        </w:r>
        <w:r w:rsidRPr="00756BD7">
          <w:rPr>
            <w:rFonts w:eastAsia="Arial"/>
          </w:rPr>
          <w:tab/>
        </w:r>
        <w:r w:rsidR="003B1B92">
          <w:rPr>
            <w:rFonts w:eastAsia="Arial"/>
          </w:rPr>
          <w:t>r</w:t>
        </w:r>
        <w:r w:rsidRPr="00756BD7">
          <w:rPr>
            <w:rFonts w:eastAsia="Arial"/>
          </w:rPr>
          <w:t>equires independent verification of the source or sources of the gas that comprises the RNG or coal mine methane and any other factual considerations relevant to the lifecycle GHG emissions assessment for purposes of section 45V for tracking and verification purposes (self-reported data without independent verification are not allowed);</w:t>
        </w:r>
      </w:ins>
    </w:p>
    <w:p w14:paraId="71E47C35" w14:textId="0E4B3EE8" w:rsidR="00DC5F07" w:rsidRPr="00756BD7" w:rsidRDefault="00DC5F07">
      <w:pPr>
        <w:pStyle w:val="par2"/>
        <w:rPr>
          <w:ins w:id="198" w:author="Author"/>
        </w:rPr>
        <w:pPrChange w:id="199" w:author="Author">
          <w:pPr>
            <w:widowControl w:val="0"/>
            <w:pBdr>
              <w:top w:val="nil"/>
              <w:left w:val="nil"/>
              <w:bottom w:val="nil"/>
              <w:right w:val="nil"/>
              <w:between w:val="nil"/>
            </w:pBdr>
            <w:tabs>
              <w:tab w:val="left" w:pos="720"/>
              <w:tab w:val="left" w:pos="1440"/>
              <w:tab w:val="left" w:pos="2160"/>
            </w:tabs>
            <w:ind w:left="1440" w:hanging="720"/>
          </w:pPr>
        </w:pPrChange>
      </w:pPr>
      <w:ins w:id="200" w:author="Author">
        <w:r w:rsidRPr="00756BD7">
          <w:rPr>
            <w:rFonts w:eastAsia="Arial"/>
          </w:rPr>
          <w:lastRenderedPageBreak/>
          <w:t>(III)</w:t>
        </w:r>
        <w:r w:rsidRPr="00756BD7">
          <w:rPr>
            <w:rFonts w:eastAsia="Arial"/>
          </w:rPr>
          <w:tab/>
        </w:r>
        <w:r w:rsidR="003B1B92">
          <w:rPr>
            <w:rFonts w:eastAsia="Arial"/>
          </w:rPr>
          <w:t>r</w:t>
        </w:r>
        <w:r w:rsidRPr="00756BD7">
          <w:rPr>
            <w:rFonts w:eastAsia="Arial"/>
          </w:rPr>
          <w:t>equires use of a revenue grade meter, with production volumes reported to the registry via an application programming interface or with independent reporting to ensure accurate accounting for production volumes (self-reported data are not allowed);</w:t>
        </w:r>
      </w:ins>
    </w:p>
    <w:p w14:paraId="657DFF67" w14:textId="068551FA" w:rsidR="00DC5F07" w:rsidRPr="00756BD7" w:rsidRDefault="00DC5F07">
      <w:pPr>
        <w:pStyle w:val="par2"/>
        <w:rPr>
          <w:ins w:id="201" w:author="Author"/>
        </w:rPr>
        <w:pPrChange w:id="202" w:author="Author">
          <w:pPr>
            <w:widowControl w:val="0"/>
            <w:pBdr>
              <w:top w:val="nil"/>
              <w:left w:val="nil"/>
              <w:bottom w:val="nil"/>
              <w:right w:val="nil"/>
              <w:between w:val="nil"/>
            </w:pBdr>
            <w:tabs>
              <w:tab w:val="left" w:pos="720"/>
              <w:tab w:val="left" w:pos="1440"/>
              <w:tab w:val="left" w:pos="2160"/>
            </w:tabs>
            <w:ind w:left="1440" w:hanging="720"/>
          </w:pPr>
        </w:pPrChange>
      </w:pPr>
      <w:ins w:id="203" w:author="Author">
        <w:r w:rsidRPr="00756BD7">
          <w:rPr>
            <w:rFonts w:eastAsia="Arial"/>
          </w:rPr>
          <w:t>(IV)</w:t>
        </w:r>
        <w:r w:rsidRPr="00756BD7">
          <w:rPr>
            <w:rFonts w:eastAsia="Arial"/>
          </w:rPr>
          <w:tab/>
        </w:r>
        <w:r w:rsidR="003B1B92">
          <w:rPr>
            <w:rFonts w:eastAsia="Arial"/>
          </w:rPr>
          <w:t>e</w:t>
        </w:r>
        <w:r w:rsidRPr="00756BD7">
          <w:rPr>
            <w:rFonts w:eastAsia="Arial"/>
          </w:rPr>
          <w:t>nables verification that only one certificate is associated with each unit of RNG or coal mine methane;</w:t>
        </w:r>
      </w:ins>
    </w:p>
    <w:p w14:paraId="2DBBFFE4" w14:textId="38312FF0" w:rsidR="00DC5F07" w:rsidRPr="00756BD7" w:rsidRDefault="00DC5F07">
      <w:pPr>
        <w:pStyle w:val="par2"/>
        <w:rPr>
          <w:ins w:id="204" w:author="Author"/>
        </w:rPr>
        <w:pPrChange w:id="205" w:author="Author">
          <w:pPr>
            <w:widowControl w:val="0"/>
            <w:pBdr>
              <w:top w:val="nil"/>
              <w:left w:val="nil"/>
              <w:bottom w:val="nil"/>
              <w:right w:val="nil"/>
              <w:between w:val="nil"/>
            </w:pBdr>
            <w:tabs>
              <w:tab w:val="left" w:pos="720"/>
              <w:tab w:val="left" w:pos="1440"/>
              <w:tab w:val="left" w:pos="2160"/>
            </w:tabs>
            <w:ind w:left="1440" w:hanging="720"/>
          </w:pPr>
        </w:pPrChange>
      </w:pPr>
      <w:ins w:id="206" w:author="Author">
        <w:r w:rsidRPr="00756BD7">
          <w:rPr>
            <w:rFonts w:eastAsia="Arial"/>
          </w:rPr>
          <w:t>(V)</w:t>
        </w:r>
        <w:r w:rsidRPr="00756BD7">
          <w:rPr>
            <w:rFonts w:eastAsia="Arial"/>
          </w:rPr>
          <w:tab/>
        </w:r>
        <w:r w:rsidR="003B1B92">
          <w:rPr>
            <w:rFonts w:eastAsia="Arial"/>
          </w:rPr>
          <w:t>v</w:t>
        </w:r>
        <w:r w:rsidRPr="00756BD7">
          <w:rPr>
            <w:rFonts w:eastAsia="Arial"/>
          </w:rPr>
          <w:t>erifies that each certificate is claimed and retired only once;</w:t>
        </w:r>
      </w:ins>
    </w:p>
    <w:p w14:paraId="20548FC4" w14:textId="6F0B06EA" w:rsidR="00DC5F07" w:rsidRPr="00756BD7" w:rsidRDefault="00DC5F07">
      <w:pPr>
        <w:pStyle w:val="par2"/>
        <w:rPr>
          <w:ins w:id="207" w:author="Author"/>
        </w:rPr>
        <w:pPrChange w:id="208" w:author="Author">
          <w:pPr>
            <w:widowControl w:val="0"/>
            <w:pBdr>
              <w:top w:val="nil"/>
              <w:left w:val="nil"/>
              <w:bottom w:val="nil"/>
              <w:right w:val="nil"/>
              <w:between w:val="nil"/>
            </w:pBdr>
            <w:tabs>
              <w:tab w:val="left" w:pos="720"/>
              <w:tab w:val="left" w:pos="1440"/>
              <w:tab w:val="left" w:pos="2160"/>
            </w:tabs>
            <w:ind w:left="1440" w:hanging="720"/>
          </w:pPr>
        </w:pPrChange>
      </w:pPr>
      <w:ins w:id="209" w:author="Author">
        <w:r w:rsidRPr="00756BD7">
          <w:rPr>
            <w:rFonts w:eastAsia="Arial"/>
          </w:rPr>
          <w:t>(VI)</w:t>
        </w:r>
        <w:r w:rsidRPr="00756BD7">
          <w:rPr>
            <w:rFonts w:eastAsia="Arial"/>
          </w:rPr>
          <w:tab/>
        </w:r>
        <w:r w:rsidR="003B1B92">
          <w:rPr>
            <w:rFonts w:eastAsia="Arial"/>
          </w:rPr>
          <w:t>i</w:t>
        </w:r>
        <w:r w:rsidRPr="00756BD7">
          <w:rPr>
            <w:rFonts w:eastAsia="Arial"/>
          </w:rPr>
          <w:t>dentifies the owner of each certificate and provides for documentation of the chain-of-custody of any transfers of certificates;</w:t>
        </w:r>
      </w:ins>
    </w:p>
    <w:p w14:paraId="671C260C" w14:textId="491F2240" w:rsidR="00DC5F07" w:rsidRPr="00756BD7" w:rsidRDefault="00DC5F07">
      <w:pPr>
        <w:pStyle w:val="par2"/>
        <w:rPr>
          <w:ins w:id="210" w:author="Author"/>
        </w:rPr>
        <w:pPrChange w:id="211" w:author="Author">
          <w:pPr>
            <w:widowControl w:val="0"/>
            <w:pBdr>
              <w:top w:val="nil"/>
              <w:left w:val="nil"/>
              <w:bottom w:val="nil"/>
              <w:right w:val="nil"/>
              <w:between w:val="nil"/>
            </w:pBdr>
            <w:tabs>
              <w:tab w:val="left" w:pos="720"/>
              <w:tab w:val="left" w:pos="1440"/>
              <w:tab w:val="left" w:pos="2160"/>
            </w:tabs>
            <w:ind w:left="1440" w:hanging="720"/>
          </w:pPr>
        </w:pPrChange>
      </w:pPr>
      <w:ins w:id="212" w:author="Author">
        <w:r w:rsidRPr="00756BD7">
          <w:rPr>
            <w:rFonts w:eastAsia="Arial"/>
          </w:rPr>
          <w:t>(VII)</w:t>
        </w:r>
        <w:r w:rsidRPr="00756BD7">
          <w:rPr>
            <w:rFonts w:eastAsia="Arial"/>
          </w:rPr>
          <w:tab/>
        </w:r>
        <w:r w:rsidR="003B1B92">
          <w:rPr>
            <w:rFonts w:eastAsia="Arial"/>
          </w:rPr>
          <w:t>r</w:t>
        </w:r>
        <w:r w:rsidRPr="00756BD7">
          <w:rPr>
            <w:rFonts w:eastAsia="Arial"/>
          </w:rPr>
          <w:t>equires an attestation that a producer has not registered the RNG or coal mine methane with other registries;</w:t>
        </w:r>
      </w:ins>
    </w:p>
    <w:p w14:paraId="3DEC7E04" w14:textId="70615D73" w:rsidR="00DC5F07" w:rsidRPr="00756BD7" w:rsidRDefault="00DC5F07">
      <w:pPr>
        <w:pStyle w:val="par2"/>
        <w:rPr>
          <w:ins w:id="213" w:author="Author"/>
        </w:rPr>
        <w:pPrChange w:id="214" w:author="Author">
          <w:pPr>
            <w:widowControl w:val="0"/>
            <w:pBdr>
              <w:top w:val="nil"/>
              <w:left w:val="nil"/>
              <w:bottom w:val="nil"/>
              <w:right w:val="nil"/>
              <w:between w:val="nil"/>
            </w:pBdr>
            <w:tabs>
              <w:tab w:val="left" w:pos="720"/>
              <w:tab w:val="left" w:pos="1440"/>
              <w:tab w:val="left" w:pos="2160"/>
            </w:tabs>
            <w:ind w:left="1440" w:hanging="720"/>
          </w:pPr>
        </w:pPrChange>
      </w:pPr>
      <w:ins w:id="215" w:author="Author">
        <w:r w:rsidRPr="00756BD7">
          <w:rPr>
            <w:rFonts w:eastAsia="Arial"/>
          </w:rPr>
          <w:t>(VIII)</w:t>
        </w:r>
        <w:r w:rsidRPr="00756BD7">
          <w:rPr>
            <w:rFonts w:eastAsia="Arial"/>
          </w:rPr>
          <w:tab/>
        </w:r>
        <w:r w:rsidR="003B1B92">
          <w:rPr>
            <w:rFonts w:eastAsia="Arial"/>
          </w:rPr>
          <w:t>p</w:t>
        </w:r>
        <w:r w:rsidRPr="00756BD7">
          <w:rPr>
            <w:rFonts w:eastAsia="Arial"/>
          </w:rPr>
          <w:t>rovides a publicly accessible view (for example, through an application programming interface) of all currently registered RNG or coal mine methane production facilities in the tracking system to prevent the duplicative registration of such production facilities; and</w:t>
        </w:r>
      </w:ins>
    </w:p>
    <w:p w14:paraId="34AB2942" w14:textId="0285125A" w:rsidR="00DC5F07" w:rsidRPr="00756BD7" w:rsidRDefault="00DC5F07">
      <w:pPr>
        <w:pStyle w:val="par2"/>
        <w:rPr>
          <w:ins w:id="216" w:author="Author"/>
        </w:rPr>
        <w:pPrChange w:id="217" w:author="Author">
          <w:pPr>
            <w:widowControl w:val="0"/>
            <w:pBdr>
              <w:top w:val="nil"/>
              <w:left w:val="nil"/>
              <w:bottom w:val="nil"/>
              <w:right w:val="nil"/>
              <w:between w:val="nil"/>
            </w:pBdr>
            <w:tabs>
              <w:tab w:val="left" w:pos="720"/>
              <w:tab w:val="left" w:pos="1440"/>
              <w:tab w:val="left" w:pos="2160"/>
            </w:tabs>
            <w:ind w:left="1440" w:hanging="720"/>
          </w:pPr>
        </w:pPrChange>
      </w:pPr>
      <w:ins w:id="218" w:author="Author">
        <w:r w:rsidRPr="00756BD7">
          <w:rPr>
            <w:rFonts w:eastAsia="Arial"/>
          </w:rPr>
          <w:t>(IX)</w:t>
        </w:r>
        <w:r w:rsidRPr="00756BD7">
          <w:rPr>
            <w:rFonts w:eastAsia="Arial"/>
          </w:rPr>
          <w:tab/>
        </w:r>
        <w:r w:rsidR="003B1B92">
          <w:rPr>
            <w:rFonts w:eastAsia="Arial"/>
          </w:rPr>
          <w:t>r</w:t>
        </w:r>
        <w:r w:rsidRPr="00756BD7">
          <w:rPr>
            <w:rFonts w:eastAsia="Arial"/>
          </w:rPr>
          <w:t>equires verification of pipeline interconnection, if applicable.</w:t>
        </w:r>
      </w:ins>
    </w:p>
    <w:p w14:paraId="255A9F98" w14:textId="15D49C46" w:rsidR="00DC5F07" w:rsidRPr="00756BD7" w:rsidRDefault="00DC5F07">
      <w:pPr>
        <w:pStyle w:val="par1"/>
        <w:rPr>
          <w:ins w:id="219" w:author="Author"/>
          <w:rFonts w:eastAsia="Arial"/>
        </w:rPr>
        <w:pPrChange w:id="220" w:author="Author">
          <w:pPr>
            <w:widowControl w:val="0"/>
            <w:pBdr>
              <w:top w:val="nil"/>
              <w:left w:val="nil"/>
              <w:bottom w:val="nil"/>
              <w:right w:val="nil"/>
              <w:between w:val="nil"/>
            </w:pBdr>
            <w:tabs>
              <w:tab w:val="left" w:pos="720"/>
              <w:tab w:val="left" w:pos="1440"/>
              <w:tab w:val="left" w:pos="2160"/>
            </w:tabs>
            <w:ind w:left="720" w:hanging="720"/>
          </w:pPr>
        </w:pPrChange>
      </w:pPr>
      <w:ins w:id="221" w:author="Author">
        <w:r w:rsidRPr="00756BD7">
          <w:rPr>
            <w:rFonts w:eastAsia="Arial"/>
          </w:rPr>
          <w:t>(</w:t>
        </w:r>
        <w:r w:rsidR="005428DE">
          <w:rPr>
            <w:rFonts w:eastAsia="Arial"/>
          </w:rPr>
          <w:t>y</w:t>
        </w:r>
        <w:r w:rsidRPr="00756BD7">
          <w:rPr>
            <w:rFonts w:eastAsia="Arial"/>
          </w:rPr>
          <w:t>)</w:t>
        </w:r>
        <w:r w:rsidRPr="00756BD7">
          <w:rPr>
            <w:rFonts w:eastAsia="Arial"/>
          </w:rPr>
          <w:tab/>
          <w:t xml:space="preserve">“Qualifying EAC” means an eligible EAC that meets the requirements of rule </w:t>
        </w:r>
        <w:r w:rsidR="003B1B92">
          <w:rPr>
            <w:rFonts w:eastAsia="Arial"/>
          </w:rPr>
          <w:t>4</w:t>
        </w:r>
        <w:r w:rsidRPr="00756BD7">
          <w:rPr>
            <w:rFonts w:eastAsia="Arial"/>
          </w:rPr>
          <w:t xml:space="preserve">982 of this section and for which the satisfaction of those requirements is verified by the Commission through the annual report described in </w:t>
        </w:r>
        <w:r w:rsidR="003B1B92">
          <w:rPr>
            <w:rFonts w:eastAsia="Arial"/>
          </w:rPr>
          <w:t>paragraph</w:t>
        </w:r>
        <w:r w:rsidRPr="00756BD7">
          <w:rPr>
            <w:rFonts w:eastAsia="Arial"/>
          </w:rPr>
          <w:t xml:space="preserve"> </w:t>
        </w:r>
        <w:r w:rsidR="003B1B92">
          <w:rPr>
            <w:rFonts w:eastAsia="Arial"/>
          </w:rPr>
          <w:t>4</w:t>
        </w:r>
        <w:r w:rsidRPr="00756BD7">
          <w:rPr>
            <w:rFonts w:eastAsia="Arial"/>
          </w:rPr>
          <w:t>980(b).</w:t>
        </w:r>
      </w:ins>
    </w:p>
    <w:p w14:paraId="20A96329" w14:textId="204B8967" w:rsidR="00DC5F07" w:rsidRPr="00756BD7" w:rsidRDefault="00DC5F07">
      <w:pPr>
        <w:pStyle w:val="par1"/>
        <w:rPr>
          <w:ins w:id="222" w:author="Author"/>
        </w:rPr>
        <w:pPrChange w:id="223" w:author="Author">
          <w:pPr>
            <w:widowControl w:val="0"/>
            <w:pBdr>
              <w:top w:val="nil"/>
              <w:left w:val="nil"/>
              <w:bottom w:val="nil"/>
              <w:right w:val="nil"/>
              <w:between w:val="nil"/>
            </w:pBdr>
            <w:tabs>
              <w:tab w:val="left" w:pos="720"/>
              <w:tab w:val="left" w:pos="1440"/>
              <w:tab w:val="left" w:pos="2160"/>
            </w:tabs>
            <w:ind w:left="720" w:hanging="720"/>
          </w:pPr>
        </w:pPrChange>
      </w:pPr>
      <w:ins w:id="224" w:author="Author">
        <w:r w:rsidRPr="00756BD7">
          <w:rPr>
            <w:rFonts w:eastAsia="Arial"/>
          </w:rPr>
          <w:t>(</w:t>
        </w:r>
        <w:r w:rsidR="005428DE">
          <w:rPr>
            <w:rFonts w:eastAsia="Arial"/>
          </w:rPr>
          <w:t>z</w:t>
        </w:r>
        <w:r w:rsidRPr="00756BD7">
          <w:rPr>
            <w:rFonts w:eastAsia="Arial"/>
          </w:rPr>
          <w:t>)</w:t>
        </w:r>
        <w:r w:rsidRPr="00756BD7">
          <w:rPr>
            <w:rFonts w:eastAsia="Arial"/>
          </w:rPr>
          <w:tab/>
          <w:t xml:space="preserve">“Qualifying gas EAC” means an eligible gas EAC that meets the requirements of rule </w:t>
        </w:r>
        <w:r w:rsidR="003B1B92">
          <w:rPr>
            <w:rFonts w:eastAsia="Arial"/>
          </w:rPr>
          <w:t>4</w:t>
        </w:r>
        <w:r w:rsidRPr="00756BD7">
          <w:rPr>
            <w:rFonts w:eastAsia="Arial"/>
          </w:rPr>
          <w:t xml:space="preserve">983 of this section and for which the satisfaction of those requirements is verified by the Commission through the annual report described in </w:t>
        </w:r>
        <w:r w:rsidR="003B1B92">
          <w:rPr>
            <w:rFonts w:eastAsia="Arial"/>
          </w:rPr>
          <w:t>paragraph</w:t>
        </w:r>
        <w:r w:rsidRPr="00756BD7">
          <w:rPr>
            <w:rFonts w:eastAsia="Arial"/>
          </w:rPr>
          <w:t xml:space="preserve"> </w:t>
        </w:r>
        <w:r w:rsidR="003B1B92">
          <w:rPr>
            <w:rFonts w:eastAsia="Arial"/>
          </w:rPr>
          <w:t>4</w:t>
        </w:r>
        <w:r w:rsidRPr="00756BD7">
          <w:rPr>
            <w:rFonts w:eastAsia="Arial"/>
          </w:rPr>
          <w:t>980(b).</w:t>
        </w:r>
      </w:ins>
    </w:p>
    <w:p w14:paraId="1D4DE6AD" w14:textId="0FB2AE0D" w:rsidR="00DC5F07" w:rsidRPr="00756BD7" w:rsidRDefault="00DC5F07">
      <w:pPr>
        <w:pStyle w:val="par1"/>
        <w:rPr>
          <w:ins w:id="225" w:author="Author"/>
        </w:rPr>
        <w:pPrChange w:id="226" w:author="Author">
          <w:pPr>
            <w:widowControl w:val="0"/>
            <w:pBdr>
              <w:top w:val="nil"/>
              <w:left w:val="nil"/>
              <w:bottom w:val="nil"/>
              <w:right w:val="nil"/>
              <w:between w:val="nil"/>
            </w:pBdr>
            <w:tabs>
              <w:tab w:val="left" w:pos="720"/>
              <w:tab w:val="left" w:pos="1440"/>
              <w:tab w:val="left" w:pos="2160"/>
            </w:tabs>
            <w:ind w:left="720" w:hanging="720"/>
          </w:pPr>
        </w:pPrChange>
      </w:pPr>
      <w:ins w:id="227" w:author="Author">
        <w:r w:rsidRPr="00756BD7">
          <w:rPr>
            <w:rFonts w:eastAsia="Arial"/>
          </w:rPr>
          <w:t>(</w:t>
        </w:r>
        <w:r w:rsidR="005428DE">
          <w:rPr>
            <w:rFonts w:eastAsia="Arial"/>
          </w:rPr>
          <w:t>aa</w:t>
        </w:r>
        <w:r w:rsidRPr="00756BD7">
          <w:rPr>
            <w:rFonts w:eastAsia="Arial"/>
          </w:rPr>
          <w:t>)</w:t>
        </w:r>
        <w:r w:rsidRPr="00756BD7">
          <w:rPr>
            <w:rFonts w:eastAsia="Arial"/>
          </w:rPr>
          <w:tab/>
          <w:t>“Qualifying nuclear reactor” means, with respect to an EAC, a nuclear reactor that meets the following requirements:</w:t>
        </w:r>
      </w:ins>
    </w:p>
    <w:p w14:paraId="509738F6" w14:textId="54855445" w:rsidR="00DC5F07" w:rsidRPr="00756BD7" w:rsidRDefault="00DC5F07">
      <w:pPr>
        <w:pStyle w:val="par2"/>
        <w:rPr>
          <w:ins w:id="228" w:author="Author"/>
        </w:rPr>
        <w:pPrChange w:id="229" w:author="Author">
          <w:pPr>
            <w:widowControl w:val="0"/>
            <w:pBdr>
              <w:top w:val="nil"/>
              <w:left w:val="nil"/>
              <w:bottom w:val="nil"/>
              <w:right w:val="nil"/>
              <w:between w:val="nil"/>
            </w:pBdr>
            <w:tabs>
              <w:tab w:val="left" w:pos="720"/>
              <w:tab w:val="left" w:pos="1440"/>
              <w:tab w:val="left" w:pos="2160"/>
            </w:tabs>
            <w:ind w:left="1440" w:hanging="720"/>
          </w:pPr>
        </w:pPrChange>
      </w:pPr>
      <w:ins w:id="230" w:author="Author">
        <w:r w:rsidRPr="00756BD7">
          <w:rPr>
            <w:rFonts w:eastAsia="Arial"/>
          </w:rPr>
          <w:t>(I)</w:t>
        </w:r>
        <w:r w:rsidRPr="00756BD7">
          <w:rPr>
            <w:rFonts w:eastAsia="Arial"/>
          </w:rPr>
          <w:tab/>
        </w:r>
        <w:r w:rsidR="003B1B92">
          <w:rPr>
            <w:rFonts w:eastAsia="Arial"/>
          </w:rPr>
          <w:t>i</w:t>
        </w:r>
        <w:r w:rsidRPr="00756BD7">
          <w:rPr>
            <w:rFonts w:eastAsia="Arial"/>
          </w:rPr>
          <w:t>s a merchant nuclear reactor, or is a nuclear reactor that is not co-located with any other operating nuclear reactor;</w:t>
        </w:r>
      </w:ins>
    </w:p>
    <w:p w14:paraId="54712576" w14:textId="54F31FC6" w:rsidR="00DC5F07" w:rsidRPr="00756BD7" w:rsidRDefault="00DC5F07">
      <w:pPr>
        <w:pStyle w:val="par2"/>
        <w:rPr>
          <w:ins w:id="231" w:author="Author"/>
        </w:rPr>
        <w:pPrChange w:id="232" w:author="Author">
          <w:pPr>
            <w:widowControl w:val="0"/>
            <w:pBdr>
              <w:top w:val="nil"/>
              <w:left w:val="nil"/>
              <w:bottom w:val="nil"/>
              <w:right w:val="nil"/>
              <w:between w:val="nil"/>
            </w:pBdr>
            <w:tabs>
              <w:tab w:val="left" w:pos="720"/>
              <w:tab w:val="left" w:pos="1440"/>
              <w:tab w:val="left" w:pos="2160"/>
            </w:tabs>
            <w:ind w:left="1440" w:hanging="720"/>
          </w:pPr>
        </w:pPrChange>
      </w:pPr>
      <w:ins w:id="233" w:author="Author">
        <w:r w:rsidRPr="00756BD7">
          <w:rPr>
            <w:rFonts w:eastAsia="Arial"/>
          </w:rPr>
          <w:t>(II)</w:t>
        </w:r>
        <w:r w:rsidRPr="00756BD7">
          <w:rPr>
            <w:rFonts w:eastAsia="Arial"/>
          </w:rPr>
          <w:tab/>
        </w:r>
        <w:r w:rsidR="003B1B92">
          <w:rPr>
            <w:rFonts w:eastAsia="Arial"/>
          </w:rPr>
          <w:t>t</w:t>
        </w:r>
        <w:r w:rsidRPr="00756BD7">
          <w:rPr>
            <w:rFonts w:eastAsia="Arial"/>
          </w:rPr>
          <w:t>he average annual gross receipts of the nuclear reactor within the meaning of section 26 C.F.R. § 1.45U(b)(2)(A)(ii)(I) are less than 4.375 cents per kilowatt hour, for any two of the calendar years 2017 through 2021, as determined with respect to any one owner of the reactor; and</w:t>
        </w:r>
      </w:ins>
    </w:p>
    <w:p w14:paraId="13B6EF85" w14:textId="2BC864EB" w:rsidR="00DC5F07" w:rsidRPr="00756BD7" w:rsidRDefault="00DC5F07">
      <w:pPr>
        <w:pStyle w:val="par2"/>
        <w:rPr>
          <w:ins w:id="234" w:author="Author"/>
        </w:rPr>
        <w:pPrChange w:id="235" w:author="Author">
          <w:pPr>
            <w:widowControl w:val="0"/>
            <w:pBdr>
              <w:top w:val="nil"/>
              <w:left w:val="nil"/>
              <w:bottom w:val="nil"/>
              <w:right w:val="nil"/>
              <w:between w:val="nil"/>
            </w:pBdr>
            <w:tabs>
              <w:tab w:val="left" w:pos="720"/>
              <w:tab w:val="left" w:pos="1440"/>
              <w:tab w:val="left" w:pos="2160"/>
            </w:tabs>
            <w:ind w:left="1440" w:hanging="720"/>
          </w:pPr>
        </w:pPrChange>
      </w:pPr>
      <w:ins w:id="236" w:author="Author">
        <w:r w:rsidRPr="00756BD7">
          <w:rPr>
            <w:rFonts w:eastAsia="Arial"/>
          </w:rPr>
          <w:lastRenderedPageBreak/>
          <w:t>(III)</w:t>
        </w:r>
        <w:r w:rsidRPr="00756BD7">
          <w:rPr>
            <w:rFonts w:eastAsia="Arial"/>
          </w:rPr>
          <w:tab/>
        </w:r>
        <w:r w:rsidR="003B1B92">
          <w:rPr>
            <w:rFonts w:eastAsia="Arial"/>
          </w:rPr>
          <w:t>t</w:t>
        </w:r>
        <w:r w:rsidRPr="00756BD7">
          <w:rPr>
            <w:rFonts w:eastAsia="Arial"/>
          </w:rPr>
          <w:t>hat either:</w:t>
        </w:r>
      </w:ins>
    </w:p>
    <w:p w14:paraId="6C0F7803" w14:textId="5F17E8A6" w:rsidR="00DC5F07" w:rsidRPr="00756BD7" w:rsidRDefault="00DC5F07">
      <w:pPr>
        <w:pStyle w:val="par3"/>
        <w:rPr>
          <w:ins w:id="237" w:author="Author"/>
        </w:rPr>
        <w:pPrChange w:id="238" w:author="Author">
          <w:pPr>
            <w:widowControl w:val="0"/>
            <w:pBdr>
              <w:top w:val="nil"/>
              <w:left w:val="nil"/>
              <w:bottom w:val="nil"/>
              <w:right w:val="nil"/>
              <w:between w:val="nil"/>
            </w:pBdr>
            <w:tabs>
              <w:tab w:val="left" w:pos="720"/>
              <w:tab w:val="left" w:pos="1440"/>
              <w:tab w:val="left" w:pos="2160"/>
            </w:tabs>
            <w:ind w:left="2160" w:hanging="720"/>
          </w:pPr>
        </w:pPrChange>
      </w:pPr>
      <w:ins w:id="239" w:author="Author">
        <w:r w:rsidRPr="00756BD7">
          <w:rPr>
            <w:rFonts w:eastAsia="Arial"/>
          </w:rPr>
          <w:t>(A)</w:t>
        </w:r>
        <w:r w:rsidRPr="00756BD7">
          <w:rPr>
            <w:rFonts w:eastAsia="Arial"/>
          </w:rPr>
          <w:tab/>
        </w:r>
        <w:r w:rsidR="003B1B92">
          <w:rPr>
            <w:rFonts w:eastAsia="Arial"/>
          </w:rPr>
          <w:t>h</w:t>
        </w:r>
        <w:r w:rsidRPr="00756BD7">
          <w:rPr>
            <w:rFonts w:eastAsia="Arial"/>
          </w:rPr>
          <w:t>as a physical electrical connection with the hydrogen production facility which acquires and retires the EAC, which is on the reactor’s side of a utility service meter before the reactor or the hydrogen production facility connect to a distribution or transmission system; or</w:t>
        </w:r>
      </w:ins>
    </w:p>
    <w:p w14:paraId="287BFBDC" w14:textId="284D79C7" w:rsidR="00DC5F07" w:rsidRPr="00756BD7" w:rsidRDefault="00DC5F07">
      <w:pPr>
        <w:pStyle w:val="par3"/>
        <w:rPr>
          <w:ins w:id="240" w:author="Author"/>
        </w:rPr>
        <w:pPrChange w:id="241" w:author="Author">
          <w:pPr>
            <w:widowControl w:val="0"/>
            <w:pBdr>
              <w:top w:val="nil"/>
              <w:left w:val="nil"/>
              <w:bottom w:val="nil"/>
              <w:right w:val="nil"/>
              <w:between w:val="nil"/>
            </w:pBdr>
            <w:tabs>
              <w:tab w:val="left" w:pos="720"/>
              <w:tab w:val="left" w:pos="1440"/>
              <w:tab w:val="left" w:pos="2160"/>
            </w:tabs>
            <w:ind w:left="2160" w:hanging="720"/>
          </w:pPr>
        </w:pPrChange>
      </w:pPr>
      <w:ins w:id="242" w:author="Author">
        <w:r w:rsidRPr="00756BD7">
          <w:rPr>
            <w:rFonts w:eastAsia="Arial"/>
          </w:rPr>
          <w:t>(B)</w:t>
        </w:r>
        <w:r w:rsidRPr="00756BD7">
          <w:rPr>
            <w:rFonts w:eastAsia="Arial"/>
          </w:rPr>
          <w:tab/>
        </w:r>
        <w:r w:rsidR="003B1B92">
          <w:rPr>
            <w:rFonts w:eastAsia="Arial"/>
          </w:rPr>
          <w:t>i</w:t>
        </w:r>
        <w:r w:rsidRPr="00756BD7">
          <w:rPr>
            <w:rFonts w:eastAsia="Arial"/>
          </w:rPr>
          <w:t xml:space="preserve">s the subject of a written binding contract for a fixed term of at least </w:t>
        </w:r>
        <w:r w:rsidR="003B1B92">
          <w:rPr>
            <w:rFonts w:eastAsia="Arial"/>
          </w:rPr>
          <w:t>ten</w:t>
        </w:r>
        <w:r w:rsidRPr="00756BD7">
          <w:rPr>
            <w:rFonts w:eastAsia="Arial"/>
          </w:rPr>
          <w:t xml:space="preserve"> years beginning on the first date on which qualified EACs are acquired, under which the owner of the hydrogen production facility agrees to acquire and retire EACs from the nuclear reactor, and which manages the qualifying nuclear reactor’s revenue risk.</w:t>
        </w:r>
      </w:ins>
    </w:p>
    <w:p w14:paraId="3779E8A3" w14:textId="2C3AAA22" w:rsidR="00DC5F07" w:rsidRPr="00756BD7" w:rsidRDefault="00DC5F07">
      <w:pPr>
        <w:pStyle w:val="par1"/>
        <w:rPr>
          <w:ins w:id="243" w:author="Author"/>
        </w:rPr>
        <w:pPrChange w:id="244" w:author="Author">
          <w:pPr>
            <w:widowControl w:val="0"/>
            <w:pBdr>
              <w:top w:val="nil"/>
              <w:left w:val="nil"/>
              <w:bottom w:val="nil"/>
              <w:right w:val="nil"/>
              <w:between w:val="nil"/>
            </w:pBdr>
            <w:tabs>
              <w:tab w:val="left" w:pos="720"/>
              <w:tab w:val="left" w:pos="1440"/>
              <w:tab w:val="left" w:pos="2160"/>
            </w:tabs>
            <w:ind w:left="720" w:hanging="720"/>
          </w:pPr>
        </w:pPrChange>
      </w:pPr>
      <w:ins w:id="245" w:author="Author">
        <w:r w:rsidRPr="00756BD7">
          <w:rPr>
            <w:rFonts w:eastAsia="Arial"/>
          </w:rPr>
          <w:t>(</w:t>
        </w:r>
        <w:r w:rsidR="005428DE">
          <w:rPr>
            <w:rFonts w:eastAsia="Arial"/>
          </w:rPr>
          <w:t>bb</w:t>
        </w:r>
        <w:r w:rsidRPr="00756BD7">
          <w:rPr>
            <w:rFonts w:eastAsia="Arial"/>
          </w:rPr>
          <w:t>)</w:t>
        </w:r>
        <w:r w:rsidRPr="00756BD7">
          <w:rPr>
            <w:rFonts w:eastAsia="Arial"/>
          </w:rPr>
          <w:tab/>
          <w:t>“Renewable natural gas” (RNG) means biogas that has been upgraded to remove water, CO2, and other impurities such that it is interchangeable with fossil natural gas.</w:t>
        </w:r>
      </w:ins>
    </w:p>
    <w:p w14:paraId="5ADE7427" w14:textId="6D3CA675" w:rsidR="00DC5F07" w:rsidRPr="00756BD7" w:rsidRDefault="00DC5F07">
      <w:pPr>
        <w:pStyle w:val="par1"/>
        <w:rPr>
          <w:ins w:id="246" w:author="Author"/>
        </w:rPr>
        <w:pPrChange w:id="247" w:author="Author">
          <w:pPr>
            <w:widowControl w:val="0"/>
            <w:pBdr>
              <w:top w:val="nil"/>
              <w:left w:val="nil"/>
              <w:bottom w:val="nil"/>
              <w:right w:val="nil"/>
              <w:between w:val="nil"/>
            </w:pBdr>
            <w:tabs>
              <w:tab w:val="left" w:pos="720"/>
              <w:tab w:val="left" w:pos="1440"/>
              <w:tab w:val="left" w:pos="2160"/>
            </w:tabs>
            <w:ind w:left="720" w:hanging="720"/>
          </w:pPr>
        </w:pPrChange>
      </w:pPr>
      <w:ins w:id="248" w:author="Author">
        <w:r w:rsidRPr="00756BD7">
          <w:rPr>
            <w:rFonts w:eastAsia="Arial"/>
          </w:rPr>
          <w:t>(</w:t>
        </w:r>
        <w:r w:rsidR="005428DE">
          <w:rPr>
            <w:rFonts w:eastAsia="Arial"/>
          </w:rPr>
          <w:t>cc</w:t>
        </w:r>
        <w:r w:rsidRPr="00756BD7">
          <w:rPr>
            <w:rFonts w:eastAsia="Arial"/>
          </w:rPr>
          <w:t>)</w:t>
        </w:r>
        <w:r w:rsidRPr="00756BD7">
          <w:rPr>
            <w:rFonts w:eastAsia="Arial"/>
          </w:rPr>
          <w:tab/>
          <w:t xml:space="preserve">“Uprate” means an increase in an electricity generating facility’s rated nameplate capacity (in nameplate megawatts) or capacity measured by a standard other than nameplate capacity (specified capacity) meeting the requirements of one of the following measurement standards, except that a utility cannot use the measurement standard described in </w:t>
        </w:r>
        <w:r w:rsidR="003B1B92">
          <w:rPr>
            <w:rFonts w:eastAsia="Arial"/>
          </w:rPr>
          <w:t>sub</w:t>
        </w:r>
        <w:r w:rsidRPr="00756BD7">
          <w:rPr>
            <w:rFonts w:eastAsia="Arial"/>
          </w:rPr>
          <w:t xml:space="preserve">paragraph </w:t>
        </w:r>
        <w:r w:rsidR="003B1B92">
          <w:rPr>
            <w:rFonts w:eastAsia="Arial"/>
          </w:rPr>
          <w:t>4</w:t>
        </w:r>
        <w:r w:rsidRPr="00756BD7">
          <w:rPr>
            <w:rFonts w:eastAsia="Arial"/>
          </w:rPr>
          <w:t>979(</w:t>
        </w:r>
        <w:r w:rsidR="00F36261">
          <w:rPr>
            <w:rFonts w:eastAsia="Arial"/>
          </w:rPr>
          <w:t>cc</w:t>
        </w:r>
        <w:r w:rsidRPr="00756BD7">
          <w:rPr>
            <w:rFonts w:eastAsia="Arial"/>
          </w:rPr>
          <w:t xml:space="preserve">)(II) if the utility is able to use the measurement standard described in </w:t>
        </w:r>
        <w:r w:rsidR="00F36261">
          <w:rPr>
            <w:rFonts w:eastAsia="Arial"/>
          </w:rPr>
          <w:t>sub</w:t>
        </w:r>
        <w:r w:rsidRPr="00756BD7">
          <w:rPr>
            <w:rFonts w:eastAsia="Arial"/>
          </w:rPr>
          <w:t xml:space="preserve">paragraph </w:t>
        </w:r>
        <w:r w:rsidR="003B1B92">
          <w:rPr>
            <w:rFonts w:eastAsia="Arial"/>
          </w:rPr>
          <w:t>4</w:t>
        </w:r>
        <w:r w:rsidRPr="00756BD7">
          <w:rPr>
            <w:rFonts w:eastAsia="Arial"/>
          </w:rPr>
          <w:t>979(</w:t>
        </w:r>
        <w:r w:rsidR="00F36261">
          <w:rPr>
            <w:rFonts w:eastAsia="Arial"/>
          </w:rPr>
          <w:t>cc</w:t>
        </w:r>
        <w:r w:rsidRPr="00756BD7">
          <w:rPr>
            <w:rFonts w:eastAsia="Arial"/>
          </w:rPr>
          <w:t>)(I):</w:t>
        </w:r>
      </w:ins>
    </w:p>
    <w:p w14:paraId="231AEC30" w14:textId="7F1B4FE3" w:rsidR="00DC5F07" w:rsidRPr="00756BD7" w:rsidRDefault="00DC5F07">
      <w:pPr>
        <w:pStyle w:val="par2"/>
        <w:rPr>
          <w:ins w:id="249" w:author="Author"/>
        </w:rPr>
        <w:pPrChange w:id="250" w:author="Author">
          <w:pPr>
            <w:widowControl w:val="0"/>
            <w:pBdr>
              <w:top w:val="nil"/>
              <w:left w:val="nil"/>
              <w:bottom w:val="nil"/>
              <w:right w:val="nil"/>
              <w:between w:val="nil"/>
            </w:pBdr>
            <w:tabs>
              <w:tab w:val="left" w:pos="720"/>
              <w:tab w:val="left" w:pos="1440"/>
              <w:tab w:val="left" w:pos="2160"/>
            </w:tabs>
            <w:ind w:left="1440" w:hanging="720"/>
          </w:pPr>
        </w:pPrChange>
      </w:pPr>
      <w:ins w:id="251" w:author="Author">
        <w:r w:rsidRPr="00756BD7">
          <w:rPr>
            <w:rFonts w:eastAsia="Arial"/>
          </w:rPr>
          <w:t>(I)</w:t>
        </w:r>
        <w:r w:rsidRPr="00756BD7">
          <w:rPr>
            <w:rFonts w:eastAsia="Arial"/>
          </w:rPr>
          <w:tab/>
        </w:r>
        <w:r w:rsidR="003B1B92">
          <w:rPr>
            <w:rFonts w:eastAsia="Arial"/>
          </w:rPr>
          <w:t>m</w:t>
        </w:r>
        <w:r w:rsidRPr="00756BD7">
          <w:rPr>
            <w:rFonts w:eastAsia="Arial"/>
          </w:rPr>
          <w:t>odified or amended facility operating licenses from the Federal Energy Regulatory Commission (FERC) or Nuclear Regulatory Commission (NRC), or related reports prepared by FERC or NRC as part of the licensing process;</w:t>
        </w:r>
      </w:ins>
    </w:p>
    <w:p w14:paraId="5AE3B61E" w14:textId="54AD8D7E" w:rsidR="00DC5F07" w:rsidRPr="00756BD7" w:rsidRDefault="00DC5F07">
      <w:pPr>
        <w:pStyle w:val="par2"/>
        <w:rPr>
          <w:ins w:id="252" w:author="Author"/>
        </w:rPr>
        <w:pPrChange w:id="253" w:author="Author">
          <w:pPr>
            <w:widowControl w:val="0"/>
            <w:pBdr>
              <w:top w:val="nil"/>
              <w:left w:val="nil"/>
              <w:bottom w:val="nil"/>
              <w:right w:val="nil"/>
              <w:between w:val="nil"/>
            </w:pBdr>
            <w:tabs>
              <w:tab w:val="left" w:pos="720"/>
              <w:tab w:val="left" w:pos="1440"/>
              <w:tab w:val="left" w:pos="2160"/>
            </w:tabs>
            <w:ind w:left="1440" w:hanging="720"/>
          </w:pPr>
        </w:pPrChange>
      </w:pPr>
      <w:ins w:id="254" w:author="Author">
        <w:r w:rsidRPr="00756BD7">
          <w:rPr>
            <w:rFonts w:eastAsia="Arial"/>
          </w:rPr>
          <w:t>(II)</w:t>
        </w:r>
        <w:r w:rsidRPr="00756BD7">
          <w:rPr>
            <w:rFonts w:eastAsia="Arial"/>
          </w:rPr>
          <w:tab/>
        </w:r>
        <w:r w:rsidR="003B1B92">
          <w:rPr>
            <w:rFonts w:eastAsia="Arial"/>
          </w:rPr>
          <w:t>t</w:t>
        </w:r>
        <w:r w:rsidRPr="00756BD7">
          <w:rPr>
            <w:rFonts w:eastAsia="Arial"/>
          </w:rPr>
          <w:t>he International Standard Organization (ISO) conditions to measure the nameplate capacity of the facility consistent with the definition of nameplate capacity provided in 40 CFR 96.202; or</w:t>
        </w:r>
      </w:ins>
    </w:p>
    <w:p w14:paraId="6CCE7E14" w14:textId="4021C5D9" w:rsidR="00DC5F07" w:rsidRPr="00756BD7" w:rsidRDefault="00DC5F07">
      <w:pPr>
        <w:pStyle w:val="par2"/>
        <w:rPr>
          <w:ins w:id="255" w:author="Author"/>
        </w:rPr>
        <w:pPrChange w:id="256" w:author="Author">
          <w:pPr>
            <w:widowControl w:val="0"/>
            <w:pBdr>
              <w:top w:val="nil"/>
              <w:left w:val="nil"/>
              <w:bottom w:val="nil"/>
              <w:right w:val="nil"/>
              <w:between w:val="nil"/>
            </w:pBdr>
            <w:tabs>
              <w:tab w:val="left" w:pos="720"/>
              <w:tab w:val="left" w:pos="1440"/>
              <w:tab w:val="left" w:pos="2160"/>
            </w:tabs>
            <w:ind w:left="1440" w:hanging="720"/>
          </w:pPr>
        </w:pPrChange>
      </w:pPr>
      <w:ins w:id="257" w:author="Author">
        <w:r w:rsidRPr="00756BD7">
          <w:rPr>
            <w:rFonts w:eastAsia="Arial"/>
          </w:rPr>
          <w:t>(III)</w:t>
        </w:r>
        <w:r w:rsidRPr="00756BD7">
          <w:rPr>
            <w:rFonts w:eastAsia="Arial"/>
          </w:rPr>
          <w:tab/>
        </w:r>
        <w:r w:rsidR="003B1B92">
          <w:rPr>
            <w:rFonts w:eastAsia="Arial"/>
          </w:rPr>
          <w:t>a</w:t>
        </w:r>
        <w:r w:rsidRPr="00756BD7">
          <w:rPr>
            <w:rFonts w:eastAsia="Arial"/>
          </w:rPr>
          <w:t xml:space="preserve"> measurement standard prescribed by the Secretary of the U.S. Treasury in guidance published in the Internal Revenue Bulletin (see 26 CFR Part 1 601.601).</w:t>
        </w:r>
      </w:ins>
    </w:p>
    <w:p w14:paraId="48C7B5A8" w14:textId="60A829D3" w:rsidR="00DC5F07" w:rsidRPr="00756BD7" w:rsidRDefault="00DC5F07">
      <w:pPr>
        <w:pStyle w:val="par1"/>
        <w:rPr>
          <w:ins w:id="258" w:author="Author"/>
        </w:rPr>
        <w:pPrChange w:id="259" w:author="Author">
          <w:pPr>
            <w:widowControl w:val="0"/>
            <w:pBdr>
              <w:top w:val="nil"/>
              <w:left w:val="nil"/>
              <w:bottom w:val="nil"/>
              <w:right w:val="nil"/>
              <w:between w:val="nil"/>
            </w:pBdr>
            <w:tabs>
              <w:tab w:val="left" w:pos="720"/>
              <w:tab w:val="left" w:pos="1440"/>
              <w:tab w:val="left" w:pos="2160"/>
            </w:tabs>
            <w:ind w:left="720" w:hanging="720"/>
          </w:pPr>
        </w:pPrChange>
      </w:pPr>
      <w:ins w:id="260" w:author="Author">
        <w:r w:rsidRPr="00756BD7">
          <w:rPr>
            <w:rFonts w:eastAsia="Arial"/>
          </w:rPr>
          <w:t>(</w:t>
        </w:r>
        <w:r w:rsidR="005428DE">
          <w:rPr>
            <w:rFonts w:eastAsia="Arial"/>
          </w:rPr>
          <w:t>dd</w:t>
        </w:r>
        <w:r w:rsidRPr="00756BD7">
          <w:rPr>
            <w:rFonts w:eastAsia="Arial"/>
          </w:rPr>
          <w:t>)</w:t>
        </w:r>
        <w:r w:rsidRPr="00756BD7">
          <w:rPr>
            <w:rFonts w:eastAsia="Arial"/>
          </w:rPr>
          <w:tab/>
          <w:t>“Uprated production” means the uprated production rate of an electricity generating facility multiplied by its total generation output (in megawatt hours).</w:t>
        </w:r>
      </w:ins>
    </w:p>
    <w:p w14:paraId="3090D98E" w14:textId="55CB7B3B" w:rsidR="00DC5F07" w:rsidRPr="00756BD7" w:rsidRDefault="00DC5F07">
      <w:pPr>
        <w:pStyle w:val="par1"/>
        <w:rPr>
          <w:ins w:id="261" w:author="Author"/>
        </w:rPr>
        <w:pPrChange w:id="262" w:author="Author">
          <w:pPr>
            <w:widowControl w:val="0"/>
            <w:pBdr>
              <w:top w:val="nil"/>
              <w:left w:val="nil"/>
              <w:bottom w:val="nil"/>
              <w:right w:val="nil"/>
              <w:between w:val="nil"/>
            </w:pBdr>
            <w:tabs>
              <w:tab w:val="left" w:pos="720"/>
              <w:tab w:val="left" w:pos="1440"/>
              <w:tab w:val="left" w:pos="2160"/>
            </w:tabs>
            <w:ind w:left="720" w:hanging="720"/>
          </w:pPr>
        </w:pPrChange>
      </w:pPr>
      <w:ins w:id="263" w:author="Author">
        <w:r w:rsidRPr="00756BD7">
          <w:rPr>
            <w:rFonts w:eastAsia="Arial"/>
          </w:rPr>
          <w:lastRenderedPageBreak/>
          <w:t>(</w:t>
        </w:r>
        <w:r w:rsidR="005428DE">
          <w:rPr>
            <w:rFonts w:eastAsia="Arial"/>
          </w:rPr>
          <w:t>ee</w:t>
        </w:r>
        <w:r w:rsidRPr="00756BD7">
          <w:rPr>
            <w:rFonts w:eastAsia="Arial"/>
          </w:rPr>
          <w:t>)</w:t>
        </w:r>
        <w:r w:rsidRPr="00756BD7">
          <w:rPr>
            <w:rFonts w:eastAsia="Arial"/>
          </w:rPr>
          <w:tab/>
          <w:t>“Uprated production rate” means the incremental generation capacity (in nameplate megawatts) divided by the post-uprate capacity (in nameplate megawatts).</w:t>
        </w:r>
      </w:ins>
    </w:p>
    <w:p w14:paraId="3FF6E92A" w14:textId="31C01909" w:rsidR="00DC5F07" w:rsidRPr="00756BD7" w:rsidRDefault="00DC5F07">
      <w:pPr>
        <w:pStyle w:val="par1"/>
        <w:rPr>
          <w:ins w:id="264" w:author="Author"/>
          <w:rFonts w:eastAsia="Arial"/>
        </w:rPr>
        <w:pPrChange w:id="265" w:author="Author">
          <w:pPr>
            <w:pStyle w:val="Title1"/>
            <w:keepNext w:val="0"/>
            <w:widowControl w:val="0"/>
          </w:pPr>
        </w:pPrChange>
      </w:pPr>
      <w:ins w:id="266" w:author="Author">
        <w:r w:rsidRPr="00756BD7">
          <w:rPr>
            <w:rFonts w:eastAsia="Arial"/>
          </w:rPr>
          <w:t>(</w:t>
        </w:r>
        <w:r w:rsidR="005428DE">
          <w:rPr>
            <w:rFonts w:eastAsia="Arial"/>
          </w:rPr>
          <w:t>ff</w:t>
        </w:r>
        <w:r w:rsidRPr="00756BD7">
          <w:rPr>
            <w:rFonts w:eastAsia="Arial"/>
          </w:rPr>
          <w:t>)</w:t>
        </w:r>
        <w:r w:rsidRPr="00756BD7">
          <w:rPr>
            <w:rFonts w:eastAsia="Arial"/>
          </w:rPr>
          <w:tab/>
          <w:t xml:space="preserve">“Written binding contract” means a contract that is enforceable under state law against the taxpayer or a predecessor and does not limit damages to a specified amount (for example, by use of a liquidated damages provision). </w:t>
        </w:r>
        <w:r w:rsidR="003B1B92">
          <w:rPr>
            <w:rFonts w:eastAsia="Arial"/>
          </w:rPr>
          <w:t xml:space="preserve"> </w:t>
        </w:r>
        <w:r w:rsidRPr="00756BD7">
          <w:rPr>
            <w:rFonts w:eastAsia="Arial"/>
          </w:rPr>
          <w:t xml:space="preserve">For this purpose, a contractual provision that limits damages to an amount equal to at least five percent of the total contract price will not be treated as limiting damages to a specified amount. </w:t>
        </w:r>
        <w:r w:rsidR="003B1B92">
          <w:rPr>
            <w:rFonts w:eastAsia="Arial"/>
          </w:rPr>
          <w:t xml:space="preserve"> </w:t>
        </w:r>
        <w:r w:rsidRPr="00756BD7">
          <w:rPr>
            <w:rFonts w:eastAsia="Arial"/>
          </w:rPr>
          <w:t>For additional guidance regarding the definition of a written binding contract, see 26 C.F.R. § 1.168(k)</w:t>
        </w:r>
        <w:r w:rsidR="003B1B92">
          <w:rPr>
            <w:rFonts w:eastAsia="Arial"/>
          </w:rPr>
          <w:t xml:space="preserve"> </w:t>
        </w:r>
        <w:r w:rsidRPr="00756BD7">
          <w:rPr>
            <w:rFonts w:eastAsia="Arial"/>
          </w:rPr>
          <w:t>– 2(b)(5)(iii).</w:t>
        </w:r>
        <w:bookmarkEnd w:id="17"/>
      </w:ins>
    </w:p>
    <w:p w14:paraId="7E5BBC28" w14:textId="77777777" w:rsidR="00DC5F07" w:rsidRPr="00756BD7" w:rsidRDefault="00DC5F07">
      <w:pPr>
        <w:pStyle w:val="Title3"/>
        <w:rPr>
          <w:ins w:id="267" w:author="Author"/>
          <w:b w:val="0"/>
          <w:bCs w:val="0"/>
          <w:rPrChange w:id="268" w:author="Author">
            <w:rPr>
              <w:ins w:id="269" w:author="Author"/>
              <w:b/>
              <w:bCs/>
            </w:rPr>
          </w:rPrChange>
        </w:rPr>
        <w:pPrChange w:id="270" w:author="Author">
          <w:pPr>
            <w:widowControl w:val="0"/>
            <w:pBdr>
              <w:top w:val="nil"/>
              <w:left w:val="nil"/>
              <w:bottom w:val="nil"/>
              <w:right w:val="nil"/>
              <w:between w:val="nil"/>
            </w:pBdr>
            <w:tabs>
              <w:tab w:val="left" w:pos="720"/>
              <w:tab w:val="left" w:pos="1440"/>
              <w:tab w:val="left" w:pos="2160"/>
            </w:tabs>
            <w:ind w:left="720" w:hanging="720"/>
          </w:pPr>
        </w:pPrChange>
      </w:pPr>
      <w:ins w:id="271" w:author="Author">
        <w:r w:rsidRPr="00756BD7">
          <w:rPr>
            <w:rFonts w:eastAsia="Arial"/>
          </w:rPr>
          <w:t>4980.</w:t>
        </w:r>
        <w:r w:rsidRPr="00756BD7">
          <w:rPr>
            <w:rFonts w:eastAsia="Arial"/>
          </w:rPr>
          <w:tab/>
          <w:t>Application and Annual Report Requirements for Clean Hydrogen Lifecycle GHG Emissions.</w:t>
        </w:r>
      </w:ins>
    </w:p>
    <w:p w14:paraId="204E4AD0" w14:textId="77777777" w:rsidR="00DC5F07" w:rsidRPr="00756BD7" w:rsidRDefault="00DC5F07">
      <w:pPr>
        <w:pStyle w:val="par1"/>
        <w:rPr>
          <w:ins w:id="272" w:author="Author"/>
        </w:rPr>
        <w:pPrChange w:id="273" w:author="Author">
          <w:pPr>
            <w:widowControl w:val="0"/>
            <w:pBdr>
              <w:top w:val="nil"/>
              <w:left w:val="nil"/>
              <w:bottom w:val="nil"/>
              <w:right w:val="nil"/>
              <w:between w:val="nil"/>
            </w:pBdr>
            <w:tabs>
              <w:tab w:val="left" w:pos="720"/>
              <w:tab w:val="left" w:pos="1440"/>
              <w:tab w:val="left" w:pos="2160"/>
            </w:tabs>
            <w:ind w:left="720" w:hanging="720"/>
          </w:pPr>
        </w:pPrChange>
      </w:pPr>
      <w:ins w:id="274" w:author="Author">
        <w:r w:rsidRPr="00756BD7">
          <w:rPr>
            <w:rFonts w:eastAsia="Arial"/>
          </w:rPr>
          <w:t>(a)</w:t>
        </w:r>
        <w:r w:rsidRPr="00756BD7">
          <w:rPr>
            <w:rFonts w:eastAsia="Arial"/>
          </w:rPr>
          <w:tab/>
          <w:t>The utility shall file the following information on lifecycle GHG emissions in its application for approval of a clean hydrogen project:</w:t>
        </w:r>
      </w:ins>
    </w:p>
    <w:p w14:paraId="7698BFD6" w14:textId="23B9A126" w:rsidR="00DC5F07" w:rsidRPr="00756BD7" w:rsidRDefault="00DC5F07">
      <w:pPr>
        <w:pStyle w:val="par2"/>
        <w:rPr>
          <w:ins w:id="275" w:author="Author"/>
        </w:rPr>
        <w:pPrChange w:id="276" w:author="Author">
          <w:pPr>
            <w:widowControl w:val="0"/>
            <w:pBdr>
              <w:top w:val="nil"/>
              <w:left w:val="nil"/>
              <w:bottom w:val="nil"/>
              <w:right w:val="nil"/>
              <w:between w:val="nil"/>
            </w:pBdr>
            <w:tabs>
              <w:tab w:val="left" w:pos="720"/>
              <w:tab w:val="left" w:pos="1440"/>
              <w:tab w:val="left" w:pos="2160"/>
            </w:tabs>
            <w:ind w:left="1440" w:hanging="720"/>
          </w:pPr>
        </w:pPrChange>
      </w:pPr>
      <w:ins w:id="277" w:author="Author">
        <w:r w:rsidRPr="00756BD7">
          <w:rPr>
            <w:rFonts w:eastAsia="Arial"/>
          </w:rPr>
          <w:t>(I)</w:t>
        </w:r>
        <w:r w:rsidRPr="00756BD7">
          <w:rPr>
            <w:rFonts w:eastAsia="Arial"/>
          </w:rPr>
          <w:tab/>
        </w:r>
        <w:r w:rsidR="005428DE">
          <w:rPr>
            <w:rFonts w:eastAsia="Arial"/>
          </w:rPr>
          <w:t>t</w:t>
        </w:r>
        <w:r w:rsidRPr="00756BD7">
          <w:rPr>
            <w:rFonts w:eastAsia="Arial"/>
          </w:rPr>
          <w:t>he name and location of the clean hydrogen project;</w:t>
        </w:r>
      </w:ins>
    </w:p>
    <w:p w14:paraId="5D04705F" w14:textId="423AF354" w:rsidR="00DC5F07" w:rsidRPr="00756BD7" w:rsidRDefault="00DC5F07">
      <w:pPr>
        <w:pStyle w:val="par2"/>
        <w:rPr>
          <w:ins w:id="278" w:author="Author"/>
        </w:rPr>
        <w:pPrChange w:id="279" w:author="Author">
          <w:pPr>
            <w:widowControl w:val="0"/>
            <w:pBdr>
              <w:top w:val="nil"/>
              <w:left w:val="nil"/>
              <w:bottom w:val="nil"/>
              <w:right w:val="nil"/>
              <w:between w:val="nil"/>
            </w:pBdr>
            <w:tabs>
              <w:tab w:val="left" w:pos="720"/>
              <w:tab w:val="left" w:pos="1440"/>
              <w:tab w:val="left" w:pos="2160"/>
            </w:tabs>
            <w:ind w:left="1440" w:hanging="720"/>
          </w:pPr>
        </w:pPrChange>
      </w:pPr>
      <w:ins w:id="280" w:author="Author">
        <w:r w:rsidRPr="00756BD7">
          <w:rPr>
            <w:rFonts w:eastAsia="Arial"/>
          </w:rPr>
          <w:t>(II)</w:t>
        </w:r>
        <w:r w:rsidRPr="00756BD7">
          <w:rPr>
            <w:rFonts w:eastAsia="Arial"/>
          </w:rPr>
          <w:tab/>
        </w:r>
        <w:r w:rsidR="005428DE">
          <w:rPr>
            <w:rFonts w:eastAsia="Arial"/>
          </w:rPr>
          <w:t>h</w:t>
        </w:r>
        <w:r w:rsidRPr="00756BD7">
          <w:rPr>
            <w:rFonts w:eastAsia="Arial"/>
          </w:rPr>
          <w:t xml:space="preserve">ow the utility plans to show that the hydrogen produced qualifies as clean hydrogen as defined in </w:t>
        </w:r>
        <w:r w:rsidR="005428DE">
          <w:rPr>
            <w:rFonts w:eastAsia="Arial"/>
          </w:rPr>
          <w:t>paragraph</w:t>
        </w:r>
        <w:r w:rsidRPr="00756BD7">
          <w:rPr>
            <w:rFonts w:eastAsia="Arial"/>
          </w:rPr>
          <w:t xml:space="preserve"> </w:t>
        </w:r>
        <w:r w:rsidR="005428DE">
          <w:rPr>
            <w:rFonts w:eastAsia="Arial"/>
          </w:rPr>
          <w:t>4</w:t>
        </w:r>
        <w:r w:rsidRPr="00756BD7">
          <w:rPr>
            <w:rFonts w:eastAsia="Arial"/>
          </w:rPr>
          <w:t>979(f);</w:t>
        </w:r>
      </w:ins>
    </w:p>
    <w:p w14:paraId="0E57E1A1" w14:textId="10C31206" w:rsidR="00DC5F07" w:rsidRPr="00756BD7" w:rsidRDefault="00DC5F07">
      <w:pPr>
        <w:pStyle w:val="par2"/>
        <w:rPr>
          <w:ins w:id="281" w:author="Author"/>
        </w:rPr>
        <w:pPrChange w:id="282" w:author="Author">
          <w:pPr>
            <w:widowControl w:val="0"/>
            <w:pBdr>
              <w:top w:val="nil"/>
              <w:left w:val="nil"/>
              <w:bottom w:val="nil"/>
              <w:right w:val="nil"/>
              <w:between w:val="nil"/>
            </w:pBdr>
            <w:tabs>
              <w:tab w:val="left" w:pos="720"/>
              <w:tab w:val="left" w:pos="1440"/>
              <w:tab w:val="left" w:pos="2160"/>
            </w:tabs>
            <w:ind w:left="1440" w:hanging="720"/>
          </w:pPr>
        </w:pPrChange>
      </w:pPr>
      <w:ins w:id="283" w:author="Author">
        <w:r w:rsidRPr="00756BD7">
          <w:rPr>
            <w:rFonts w:eastAsia="Arial"/>
          </w:rPr>
          <w:t>(III)</w:t>
        </w:r>
        <w:r w:rsidRPr="00756BD7">
          <w:rPr>
            <w:rFonts w:eastAsia="Arial"/>
          </w:rPr>
          <w:tab/>
        </w:r>
        <w:r w:rsidR="005428DE">
          <w:rPr>
            <w:rFonts w:eastAsia="Arial"/>
          </w:rPr>
          <w:t>a</w:t>
        </w:r>
        <w:r w:rsidRPr="00756BD7">
          <w:rPr>
            <w:rFonts w:eastAsia="Arial"/>
          </w:rPr>
          <w:t>n estimate of the minimum and maximum lifecycle GHG emissions rate of the clean hydrogen project’s production process in kilograms of carbon dioxide equivalent per kilogram of hydrogen;</w:t>
        </w:r>
      </w:ins>
    </w:p>
    <w:p w14:paraId="5C778D4B" w14:textId="3B2DD702" w:rsidR="00DC5F07" w:rsidRPr="00756BD7" w:rsidRDefault="00DC5F07">
      <w:pPr>
        <w:pStyle w:val="par2"/>
        <w:rPr>
          <w:ins w:id="284" w:author="Author"/>
        </w:rPr>
        <w:pPrChange w:id="285" w:author="Author">
          <w:pPr>
            <w:widowControl w:val="0"/>
            <w:pBdr>
              <w:top w:val="nil"/>
              <w:left w:val="nil"/>
              <w:bottom w:val="nil"/>
              <w:right w:val="nil"/>
              <w:between w:val="nil"/>
            </w:pBdr>
            <w:tabs>
              <w:tab w:val="left" w:pos="720"/>
              <w:tab w:val="left" w:pos="1440"/>
              <w:tab w:val="left" w:pos="2160"/>
            </w:tabs>
            <w:ind w:left="1440" w:hanging="720"/>
          </w:pPr>
        </w:pPrChange>
      </w:pPr>
      <w:ins w:id="286" w:author="Author">
        <w:r w:rsidRPr="00756BD7">
          <w:rPr>
            <w:rFonts w:eastAsia="Arial"/>
          </w:rPr>
          <w:t>(IV)</w:t>
        </w:r>
        <w:r w:rsidRPr="00756BD7">
          <w:rPr>
            <w:rFonts w:eastAsia="Arial"/>
          </w:rPr>
          <w:tab/>
        </w:r>
        <w:r w:rsidR="005428DE">
          <w:rPr>
            <w:rFonts w:eastAsia="Arial"/>
          </w:rPr>
          <w:t>a</w:t>
        </w:r>
        <w:r w:rsidRPr="00756BD7">
          <w:rPr>
            <w:rFonts w:eastAsia="Arial"/>
          </w:rPr>
          <w:t xml:space="preserve"> description of how the utility’s calculation of lifecycle GHG emissions rate to be reported annually in accordance with </w:t>
        </w:r>
        <w:r w:rsidR="005428DE">
          <w:rPr>
            <w:rFonts w:eastAsia="Arial"/>
          </w:rPr>
          <w:t>paragraph</w:t>
        </w:r>
        <w:r w:rsidRPr="00756BD7">
          <w:rPr>
            <w:rFonts w:eastAsia="Arial"/>
          </w:rPr>
          <w:t xml:space="preserve"> </w:t>
        </w:r>
        <w:r w:rsidR="005428DE">
          <w:rPr>
            <w:rFonts w:eastAsia="Arial"/>
          </w:rPr>
          <w:t>4</w:t>
        </w:r>
        <w:r w:rsidRPr="00756BD7">
          <w:rPr>
            <w:rFonts w:eastAsia="Arial"/>
          </w:rPr>
          <w:t xml:space="preserve">980(b) will comply with </w:t>
        </w:r>
        <w:r w:rsidR="005428DE">
          <w:rPr>
            <w:rFonts w:eastAsia="Arial"/>
          </w:rPr>
          <w:t>rules</w:t>
        </w:r>
        <w:r w:rsidRPr="00756BD7">
          <w:rPr>
            <w:rFonts w:eastAsia="Arial"/>
          </w:rPr>
          <w:t xml:space="preserve"> </w:t>
        </w:r>
        <w:r w:rsidR="005428DE">
          <w:rPr>
            <w:rFonts w:eastAsia="Arial"/>
          </w:rPr>
          <w:t>4</w:t>
        </w:r>
        <w:r w:rsidRPr="00756BD7">
          <w:rPr>
            <w:rFonts w:eastAsia="Arial"/>
          </w:rPr>
          <w:t xml:space="preserve">981, </w:t>
        </w:r>
        <w:r w:rsidR="005428DE">
          <w:rPr>
            <w:rFonts w:eastAsia="Arial"/>
          </w:rPr>
          <w:t>4</w:t>
        </w:r>
        <w:r w:rsidRPr="00756BD7">
          <w:rPr>
            <w:rFonts w:eastAsia="Arial"/>
          </w:rPr>
          <w:t xml:space="preserve">982, and </w:t>
        </w:r>
        <w:r w:rsidR="005428DE">
          <w:rPr>
            <w:rFonts w:eastAsia="Arial"/>
          </w:rPr>
          <w:t>4</w:t>
        </w:r>
        <w:r w:rsidRPr="00756BD7">
          <w:rPr>
            <w:rFonts w:eastAsia="Arial"/>
          </w:rPr>
          <w:t>983, as applicable;</w:t>
        </w:r>
      </w:ins>
    </w:p>
    <w:p w14:paraId="71744BBD" w14:textId="5BCD149D" w:rsidR="00DC5F07" w:rsidRPr="00756BD7" w:rsidRDefault="00DC5F07">
      <w:pPr>
        <w:pStyle w:val="par2"/>
        <w:rPr>
          <w:ins w:id="287" w:author="Author"/>
        </w:rPr>
        <w:pPrChange w:id="288" w:author="Author">
          <w:pPr>
            <w:widowControl w:val="0"/>
            <w:pBdr>
              <w:top w:val="nil"/>
              <w:left w:val="nil"/>
              <w:bottom w:val="nil"/>
              <w:right w:val="nil"/>
              <w:between w:val="nil"/>
            </w:pBdr>
            <w:tabs>
              <w:tab w:val="left" w:pos="720"/>
              <w:tab w:val="left" w:pos="1440"/>
              <w:tab w:val="left" w:pos="2160"/>
            </w:tabs>
            <w:ind w:left="1440" w:hanging="720"/>
          </w:pPr>
        </w:pPrChange>
      </w:pPr>
      <w:ins w:id="289" w:author="Author">
        <w:r w:rsidRPr="00756BD7">
          <w:rPr>
            <w:rFonts w:eastAsia="Arial"/>
          </w:rPr>
          <w:t>(V)</w:t>
        </w:r>
        <w:r w:rsidRPr="00756BD7">
          <w:rPr>
            <w:rFonts w:eastAsia="Arial"/>
          </w:rPr>
          <w:tab/>
        </w:r>
        <w:r w:rsidR="005428DE">
          <w:rPr>
            <w:rFonts w:eastAsia="Arial"/>
          </w:rPr>
          <w:t>a</w:t>
        </w:r>
        <w:r w:rsidRPr="00756BD7">
          <w:rPr>
            <w:rFonts w:eastAsia="Arial"/>
          </w:rPr>
          <w:t>n estimate of the amount of clean hydrogen in kilograms the project will produce each year;</w:t>
        </w:r>
      </w:ins>
    </w:p>
    <w:p w14:paraId="158A752B" w14:textId="5A673785" w:rsidR="00DC5F07" w:rsidRPr="00756BD7" w:rsidRDefault="00DC5F07">
      <w:pPr>
        <w:pStyle w:val="par2"/>
        <w:rPr>
          <w:ins w:id="290" w:author="Author"/>
        </w:rPr>
        <w:pPrChange w:id="291" w:author="Author">
          <w:pPr>
            <w:widowControl w:val="0"/>
            <w:pBdr>
              <w:top w:val="nil"/>
              <w:left w:val="nil"/>
              <w:bottom w:val="nil"/>
              <w:right w:val="nil"/>
              <w:between w:val="nil"/>
            </w:pBdr>
            <w:tabs>
              <w:tab w:val="left" w:pos="720"/>
              <w:tab w:val="left" w:pos="1440"/>
              <w:tab w:val="left" w:pos="2160"/>
            </w:tabs>
            <w:ind w:left="1440" w:hanging="720"/>
          </w:pPr>
        </w:pPrChange>
      </w:pPr>
      <w:ins w:id="292" w:author="Author">
        <w:r w:rsidRPr="00756BD7">
          <w:rPr>
            <w:rFonts w:eastAsia="Arial"/>
          </w:rPr>
          <w:t>(VI)</w:t>
        </w:r>
        <w:r w:rsidRPr="00756BD7">
          <w:rPr>
            <w:rFonts w:eastAsia="Arial"/>
          </w:rPr>
          <w:tab/>
        </w:r>
        <w:r w:rsidR="005428DE">
          <w:rPr>
            <w:rFonts w:eastAsia="Arial"/>
          </w:rPr>
          <w:t>i</w:t>
        </w:r>
        <w:r w:rsidRPr="00756BD7">
          <w:rPr>
            <w:rFonts w:eastAsia="Arial"/>
          </w:rPr>
          <w:t xml:space="preserve">f the utility plans to use 45VH2-GREET to meet the lifecycle GHG emissions rate annual reporting requirements in </w:t>
        </w:r>
        <w:r w:rsidR="005428DE">
          <w:rPr>
            <w:rFonts w:eastAsia="Arial"/>
          </w:rPr>
          <w:t>paragraph</w:t>
        </w:r>
        <w:r w:rsidRPr="00756BD7">
          <w:rPr>
            <w:rFonts w:eastAsia="Arial"/>
          </w:rPr>
          <w:t xml:space="preserve"> </w:t>
        </w:r>
        <w:r w:rsidR="005428DE">
          <w:rPr>
            <w:rFonts w:eastAsia="Arial"/>
          </w:rPr>
          <w:t>4</w:t>
        </w:r>
        <w:r w:rsidRPr="00756BD7">
          <w:rPr>
            <w:rFonts w:eastAsia="Arial"/>
          </w:rPr>
          <w:t xml:space="preserve">980(b), a description of the version of </w:t>
        </w:r>
        <w:r w:rsidRPr="00756BD7">
          <w:t>45VH2-GREET the utility will use and</w:t>
        </w:r>
        <w:r w:rsidRPr="00756BD7">
          <w:rPr>
            <w:rFonts w:eastAsia="Arial"/>
          </w:rPr>
          <w:t xml:space="preserve"> the expected data inputs the utility will enter into 45VH2-GREET;</w:t>
        </w:r>
      </w:ins>
    </w:p>
    <w:p w14:paraId="7BBDAE7C" w14:textId="290125AF" w:rsidR="00DC5F07" w:rsidRPr="00756BD7" w:rsidRDefault="00DC5F07">
      <w:pPr>
        <w:pStyle w:val="par2"/>
        <w:rPr>
          <w:ins w:id="293" w:author="Author"/>
        </w:rPr>
        <w:pPrChange w:id="294" w:author="Author">
          <w:pPr>
            <w:widowControl w:val="0"/>
            <w:pBdr>
              <w:top w:val="nil"/>
              <w:left w:val="nil"/>
              <w:bottom w:val="nil"/>
              <w:right w:val="nil"/>
              <w:between w:val="nil"/>
            </w:pBdr>
            <w:tabs>
              <w:tab w:val="left" w:pos="720"/>
              <w:tab w:val="left" w:pos="1440"/>
              <w:tab w:val="left" w:pos="2160"/>
            </w:tabs>
            <w:ind w:left="1440" w:hanging="720"/>
          </w:pPr>
        </w:pPrChange>
      </w:pPr>
      <w:ins w:id="295" w:author="Author">
        <w:r w:rsidRPr="00756BD7">
          <w:rPr>
            <w:rFonts w:eastAsia="Arial"/>
          </w:rPr>
          <w:t>(VII)</w:t>
        </w:r>
        <w:r w:rsidRPr="00756BD7">
          <w:rPr>
            <w:rFonts w:eastAsia="Arial"/>
          </w:rPr>
          <w:tab/>
        </w:r>
        <w:r w:rsidR="005428DE">
          <w:rPr>
            <w:rFonts w:eastAsia="Arial"/>
          </w:rPr>
          <w:t>i</w:t>
        </w:r>
        <w:r w:rsidRPr="00756BD7">
          <w:rPr>
            <w:rFonts w:eastAsia="Arial"/>
          </w:rPr>
          <w:t xml:space="preserve">nformation on how the utility plans to use EACs pursuant to </w:t>
        </w:r>
        <w:r w:rsidR="005428DE">
          <w:rPr>
            <w:rFonts w:eastAsia="Arial"/>
          </w:rPr>
          <w:t>rule</w:t>
        </w:r>
        <w:r w:rsidRPr="00756BD7">
          <w:rPr>
            <w:rFonts w:eastAsia="Arial"/>
          </w:rPr>
          <w:t xml:space="preserve"> </w:t>
        </w:r>
        <w:r w:rsidR="005428DE">
          <w:rPr>
            <w:rFonts w:eastAsia="Arial"/>
          </w:rPr>
          <w:t>4</w:t>
        </w:r>
        <w:r w:rsidRPr="00756BD7">
          <w:rPr>
            <w:rFonts w:eastAsia="Arial"/>
          </w:rPr>
          <w:t xml:space="preserve">982 or </w:t>
        </w:r>
        <w:r w:rsidR="005428DE">
          <w:rPr>
            <w:rFonts w:eastAsia="Arial"/>
          </w:rPr>
          <w:t>4</w:t>
        </w:r>
        <w:r w:rsidRPr="00756BD7">
          <w:rPr>
            <w:rFonts w:eastAsia="Arial"/>
          </w:rPr>
          <w:t>983, as applicable;</w:t>
        </w:r>
      </w:ins>
    </w:p>
    <w:p w14:paraId="36DBD045" w14:textId="77AFAB3E" w:rsidR="00DC5F07" w:rsidRPr="00756BD7" w:rsidRDefault="00DC5F07">
      <w:pPr>
        <w:pStyle w:val="par2"/>
        <w:rPr>
          <w:ins w:id="296" w:author="Author"/>
        </w:rPr>
        <w:pPrChange w:id="297" w:author="Author">
          <w:pPr>
            <w:widowControl w:val="0"/>
            <w:pBdr>
              <w:top w:val="nil"/>
              <w:left w:val="nil"/>
              <w:bottom w:val="nil"/>
              <w:right w:val="nil"/>
              <w:between w:val="nil"/>
            </w:pBdr>
            <w:tabs>
              <w:tab w:val="left" w:pos="720"/>
              <w:tab w:val="left" w:pos="1440"/>
              <w:tab w:val="left" w:pos="2160"/>
            </w:tabs>
            <w:ind w:left="1440" w:hanging="720"/>
          </w:pPr>
        </w:pPrChange>
      </w:pPr>
      <w:ins w:id="298" w:author="Author">
        <w:r w:rsidRPr="00756BD7">
          <w:rPr>
            <w:rFonts w:eastAsia="Arial"/>
          </w:rPr>
          <w:lastRenderedPageBreak/>
          <w:t>(VIII)</w:t>
        </w:r>
        <w:r w:rsidRPr="00756BD7">
          <w:rPr>
            <w:rFonts w:eastAsia="Arial"/>
          </w:rPr>
          <w:tab/>
        </w:r>
        <w:r w:rsidR="005428DE">
          <w:rPr>
            <w:rFonts w:eastAsia="Arial"/>
          </w:rPr>
          <w:t>i</w:t>
        </w:r>
        <w:r w:rsidRPr="00756BD7">
          <w:rPr>
            <w:rFonts w:eastAsia="Arial"/>
          </w:rPr>
          <w:t>nformation on whether the utility plans to pursue approval of a provisional emissions rate from the Internal Revenue Service; and</w:t>
        </w:r>
      </w:ins>
    </w:p>
    <w:p w14:paraId="29D1BF69" w14:textId="4F002992" w:rsidR="00DC5F07" w:rsidRPr="00756BD7" w:rsidRDefault="00DC5F07">
      <w:pPr>
        <w:pStyle w:val="par2"/>
        <w:rPr>
          <w:ins w:id="299" w:author="Author"/>
        </w:rPr>
        <w:pPrChange w:id="300" w:author="Author">
          <w:pPr>
            <w:widowControl w:val="0"/>
            <w:pBdr>
              <w:top w:val="nil"/>
              <w:left w:val="nil"/>
              <w:bottom w:val="nil"/>
              <w:right w:val="nil"/>
              <w:between w:val="nil"/>
            </w:pBdr>
            <w:tabs>
              <w:tab w:val="left" w:pos="720"/>
              <w:tab w:val="left" w:pos="1440"/>
              <w:tab w:val="left" w:pos="2160"/>
            </w:tabs>
            <w:ind w:left="1440" w:hanging="720"/>
          </w:pPr>
        </w:pPrChange>
      </w:pPr>
      <w:ins w:id="301" w:author="Author">
        <w:r w:rsidRPr="00756BD7">
          <w:rPr>
            <w:rFonts w:eastAsia="Arial"/>
          </w:rPr>
          <w:t>(IX)</w:t>
        </w:r>
        <w:r w:rsidRPr="00756BD7">
          <w:rPr>
            <w:rFonts w:eastAsia="Arial"/>
          </w:rPr>
          <w:tab/>
        </w:r>
        <w:r w:rsidR="005428DE">
          <w:rPr>
            <w:rFonts w:eastAsia="Arial"/>
          </w:rPr>
          <w:t>a</w:t>
        </w:r>
        <w:r w:rsidRPr="00756BD7">
          <w:rPr>
            <w:rFonts w:eastAsia="Arial"/>
          </w:rPr>
          <w:t>ny other information the Commission may need to evaluate the lifecycle GHG emissions of the proposed clean hydrogen project.</w:t>
        </w:r>
      </w:ins>
    </w:p>
    <w:p w14:paraId="6EA8D889" w14:textId="7F5D871C" w:rsidR="00DC5F07" w:rsidRPr="00756BD7" w:rsidRDefault="00DC5F07">
      <w:pPr>
        <w:pStyle w:val="par1"/>
        <w:rPr>
          <w:ins w:id="302" w:author="Author"/>
        </w:rPr>
        <w:pPrChange w:id="303" w:author="Author">
          <w:pPr>
            <w:widowControl w:val="0"/>
            <w:pBdr>
              <w:top w:val="nil"/>
              <w:left w:val="nil"/>
              <w:bottom w:val="nil"/>
              <w:right w:val="nil"/>
              <w:between w:val="nil"/>
            </w:pBdr>
            <w:tabs>
              <w:tab w:val="left" w:pos="720"/>
              <w:tab w:val="left" w:pos="1440"/>
              <w:tab w:val="left" w:pos="2160"/>
            </w:tabs>
            <w:ind w:left="720" w:hanging="720"/>
          </w:pPr>
        </w:pPrChange>
      </w:pPr>
      <w:ins w:id="304" w:author="Author">
        <w:r w:rsidRPr="00756BD7">
          <w:rPr>
            <w:rFonts w:eastAsia="Arial"/>
          </w:rPr>
          <w:t>(b)</w:t>
        </w:r>
        <w:r w:rsidRPr="00756BD7">
          <w:rPr>
            <w:rFonts w:eastAsia="Arial"/>
          </w:rPr>
          <w:tab/>
          <w:t xml:space="preserve">The utility shall file the following information for each of its clean hydrogen projects no later than April 30 of each year following Commission approval of a clean hydrogen project application. </w:t>
        </w:r>
        <w:r w:rsidR="005428DE">
          <w:rPr>
            <w:rFonts w:eastAsia="Arial"/>
          </w:rPr>
          <w:t xml:space="preserve"> </w:t>
        </w:r>
        <w:r w:rsidRPr="00756BD7">
          <w:rPr>
            <w:rFonts w:eastAsia="Arial"/>
          </w:rPr>
          <w:t>The filing should contain the information in the following order and specifically identify:</w:t>
        </w:r>
      </w:ins>
    </w:p>
    <w:p w14:paraId="5E880537" w14:textId="6A4F6221" w:rsidR="00DC5F07" w:rsidRPr="00756BD7" w:rsidRDefault="00DC5F07">
      <w:pPr>
        <w:pStyle w:val="par2"/>
        <w:rPr>
          <w:ins w:id="305" w:author="Author"/>
        </w:rPr>
        <w:pPrChange w:id="306" w:author="Author">
          <w:pPr>
            <w:widowControl w:val="0"/>
            <w:pBdr>
              <w:top w:val="nil"/>
              <w:left w:val="nil"/>
              <w:bottom w:val="nil"/>
              <w:right w:val="nil"/>
              <w:between w:val="nil"/>
            </w:pBdr>
            <w:tabs>
              <w:tab w:val="left" w:pos="720"/>
              <w:tab w:val="left" w:pos="1440"/>
              <w:tab w:val="left" w:pos="2160"/>
            </w:tabs>
            <w:ind w:left="1440" w:hanging="720"/>
          </w:pPr>
        </w:pPrChange>
      </w:pPr>
      <w:ins w:id="307" w:author="Author">
        <w:r w:rsidRPr="00756BD7">
          <w:rPr>
            <w:rFonts w:eastAsia="Arial"/>
          </w:rPr>
          <w:t>(I)</w:t>
        </w:r>
        <w:r w:rsidRPr="00756BD7">
          <w:rPr>
            <w:rFonts w:eastAsia="Arial"/>
          </w:rPr>
          <w:tab/>
        </w:r>
        <w:r w:rsidR="005428DE">
          <w:rPr>
            <w:rFonts w:eastAsia="Arial"/>
          </w:rPr>
          <w:t>t</w:t>
        </w:r>
        <w:r w:rsidRPr="00756BD7">
          <w:rPr>
            <w:rFonts w:eastAsia="Arial"/>
          </w:rPr>
          <w:t>he name and location of the clean hydrogen project;</w:t>
        </w:r>
      </w:ins>
    </w:p>
    <w:p w14:paraId="233CFC27" w14:textId="321C2E8A" w:rsidR="00DC5F07" w:rsidRPr="00756BD7" w:rsidRDefault="00DC5F07">
      <w:pPr>
        <w:pStyle w:val="par2"/>
        <w:rPr>
          <w:ins w:id="308" w:author="Author"/>
        </w:rPr>
        <w:pPrChange w:id="309" w:author="Author">
          <w:pPr>
            <w:widowControl w:val="0"/>
            <w:pBdr>
              <w:top w:val="nil"/>
              <w:left w:val="nil"/>
              <w:bottom w:val="nil"/>
              <w:right w:val="nil"/>
              <w:between w:val="nil"/>
            </w:pBdr>
            <w:tabs>
              <w:tab w:val="left" w:pos="720"/>
              <w:tab w:val="left" w:pos="1440"/>
              <w:tab w:val="left" w:pos="2160"/>
            </w:tabs>
            <w:ind w:left="1440" w:hanging="720"/>
          </w:pPr>
        </w:pPrChange>
      </w:pPr>
      <w:ins w:id="310" w:author="Author">
        <w:r w:rsidRPr="00756BD7">
          <w:rPr>
            <w:rFonts w:eastAsia="Arial"/>
          </w:rPr>
          <w:t>(II)</w:t>
        </w:r>
        <w:r w:rsidRPr="00756BD7">
          <w:rPr>
            <w:rFonts w:eastAsia="Arial"/>
          </w:rPr>
          <w:tab/>
        </w:r>
        <w:r w:rsidR="005428DE">
          <w:rPr>
            <w:rFonts w:eastAsia="Arial"/>
          </w:rPr>
          <w:t>a</w:t>
        </w:r>
        <w:r w:rsidRPr="00756BD7">
          <w:rPr>
            <w:rFonts w:eastAsia="Arial"/>
          </w:rPr>
          <w:t xml:space="preserve"> statement of the facts relied upon by the utility to show that the hydrogen produced qualifies as clean hydrogen as defined in </w:t>
        </w:r>
        <w:r w:rsidR="005428DE">
          <w:rPr>
            <w:rFonts w:eastAsia="Arial"/>
          </w:rPr>
          <w:t>paragraph</w:t>
        </w:r>
        <w:r w:rsidRPr="00756BD7">
          <w:rPr>
            <w:rFonts w:eastAsia="Arial"/>
          </w:rPr>
          <w:t xml:space="preserve"> </w:t>
        </w:r>
        <w:r w:rsidR="005428DE">
          <w:rPr>
            <w:rFonts w:eastAsia="Arial"/>
          </w:rPr>
          <w:t>4</w:t>
        </w:r>
        <w:r w:rsidRPr="00756BD7">
          <w:rPr>
            <w:rFonts w:eastAsia="Arial"/>
          </w:rPr>
          <w:t>979(f);</w:t>
        </w:r>
      </w:ins>
    </w:p>
    <w:p w14:paraId="75A23098" w14:textId="3FDFA03C" w:rsidR="00DC5F07" w:rsidRPr="00756BD7" w:rsidRDefault="00DC5F07">
      <w:pPr>
        <w:pStyle w:val="par2"/>
        <w:rPr>
          <w:ins w:id="311" w:author="Author"/>
        </w:rPr>
        <w:pPrChange w:id="312" w:author="Author">
          <w:pPr>
            <w:widowControl w:val="0"/>
            <w:pBdr>
              <w:top w:val="nil"/>
              <w:left w:val="nil"/>
              <w:bottom w:val="nil"/>
              <w:right w:val="nil"/>
              <w:between w:val="nil"/>
            </w:pBdr>
            <w:tabs>
              <w:tab w:val="left" w:pos="720"/>
              <w:tab w:val="left" w:pos="1440"/>
              <w:tab w:val="left" w:pos="2160"/>
            </w:tabs>
            <w:ind w:left="1440" w:hanging="720"/>
          </w:pPr>
        </w:pPrChange>
      </w:pPr>
      <w:ins w:id="313" w:author="Author">
        <w:r w:rsidRPr="00756BD7">
          <w:rPr>
            <w:rFonts w:eastAsia="Arial"/>
          </w:rPr>
          <w:t>(III)</w:t>
        </w:r>
        <w:r w:rsidRPr="00756BD7">
          <w:rPr>
            <w:rFonts w:eastAsia="Arial"/>
          </w:rPr>
          <w:tab/>
        </w:r>
        <w:r w:rsidR="005428DE">
          <w:rPr>
            <w:rFonts w:eastAsia="Arial"/>
          </w:rPr>
          <w:t>t</w:t>
        </w:r>
        <w:r w:rsidRPr="00756BD7">
          <w:rPr>
            <w:rFonts w:eastAsia="Arial"/>
          </w:rPr>
          <w:t xml:space="preserve">he lifecycle GHG emissions rate of the clean hydrogen project’s production process in kilograms of carbon dioxide equivalent per kilogram of hydrogen determined in accordance with </w:t>
        </w:r>
        <w:r w:rsidR="005428DE">
          <w:rPr>
            <w:rFonts w:eastAsia="Arial"/>
          </w:rPr>
          <w:t>r</w:t>
        </w:r>
        <w:r w:rsidRPr="00756BD7">
          <w:rPr>
            <w:rFonts w:eastAsia="Arial"/>
          </w:rPr>
          <w:t>ules 3981, 3982, and 3983, as applicable;</w:t>
        </w:r>
      </w:ins>
    </w:p>
    <w:p w14:paraId="6A2F1B8C" w14:textId="6DE46B90" w:rsidR="00DC5F07" w:rsidRPr="00756BD7" w:rsidRDefault="00DC5F07">
      <w:pPr>
        <w:pStyle w:val="par2"/>
        <w:rPr>
          <w:ins w:id="314" w:author="Author"/>
        </w:rPr>
        <w:pPrChange w:id="315" w:author="Author">
          <w:pPr>
            <w:widowControl w:val="0"/>
            <w:pBdr>
              <w:top w:val="nil"/>
              <w:left w:val="nil"/>
              <w:bottom w:val="nil"/>
              <w:right w:val="nil"/>
              <w:between w:val="nil"/>
            </w:pBdr>
            <w:tabs>
              <w:tab w:val="left" w:pos="720"/>
              <w:tab w:val="left" w:pos="1440"/>
              <w:tab w:val="left" w:pos="2160"/>
            </w:tabs>
            <w:ind w:left="1440" w:hanging="720"/>
          </w:pPr>
        </w:pPrChange>
      </w:pPr>
      <w:ins w:id="316" w:author="Author">
        <w:r w:rsidRPr="00756BD7">
          <w:rPr>
            <w:rFonts w:eastAsia="Arial"/>
          </w:rPr>
          <w:t>(IV)</w:t>
        </w:r>
        <w:r w:rsidRPr="00756BD7">
          <w:rPr>
            <w:rFonts w:eastAsia="Arial"/>
          </w:rPr>
          <w:tab/>
        </w:r>
        <w:r w:rsidR="005428DE">
          <w:rPr>
            <w:rFonts w:eastAsia="Arial"/>
          </w:rPr>
          <w:t>t</w:t>
        </w:r>
        <w:r w:rsidRPr="00756BD7">
          <w:rPr>
            <w:rFonts w:eastAsia="Arial"/>
          </w:rPr>
          <w:t>he amount of clean hydrogen in kilograms produced in the previous year;</w:t>
        </w:r>
      </w:ins>
    </w:p>
    <w:p w14:paraId="2C40AC18" w14:textId="02EB6F30" w:rsidR="00DC5F07" w:rsidRPr="00756BD7" w:rsidRDefault="00DC5F07">
      <w:pPr>
        <w:pStyle w:val="par2"/>
        <w:rPr>
          <w:ins w:id="317" w:author="Author"/>
        </w:rPr>
        <w:pPrChange w:id="318" w:author="Author">
          <w:pPr>
            <w:widowControl w:val="0"/>
            <w:pBdr>
              <w:top w:val="nil"/>
              <w:left w:val="nil"/>
              <w:bottom w:val="nil"/>
              <w:right w:val="nil"/>
              <w:between w:val="nil"/>
            </w:pBdr>
            <w:tabs>
              <w:tab w:val="left" w:pos="720"/>
              <w:tab w:val="left" w:pos="1440"/>
              <w:tab w:val="left" w:pos="2160"/>
            </w:tabs>
            <w:ind w:left="1440" w:hanging="720"/>
          </w:pPr>
        </w:pPrChange>
      </w:pPr>
      <w:ins w:id="319" w:author="Author">
        <w:r w:rsidRPr="00756BD7">
          <w:rPr>
            <w:rFonts w:eastAsia="Arial"/>
          </w:rPr>
          <w:t>(V)</w:t>
        </w:r>
        <w:r w:rsidRPr="00756BD7">
          <w:rPr>
            <w:rFonts w:eastAsia="Arial"/>
          </w:rPr>
          <w:tab/>
        </w:r>
        <w:r w:rsidR="005428DE">
          <w:rPr>
            <w:rFonts w:eastAsia="Arial"/>
          </w:rPr>
          <w:t>i</w:t>
        </w:r>
        <w:r w:rsidRPr="00756BD7">
          <w:rPr>
            <w:rFonts w:eastAsia="Arial"/>
          </w:rPr>
          <w:t>f 45VH2-GREET is used to calculate the lifecycle GHG emissions rate:</w:t>
        </w:r>
      </w:ins>
    </w:p>
    <w:p w14:paraId="4816CD37" w14:textId="69569097" w:rsidR="00DC5F07" w:rsidRPr="00756BD7" w:rsidRDefault="00DC5F07">
      <w:pPr>
        <w:pStyle w:val="par3"/>
        <w:rPr>
          <w:ins w:id="320" w:author="Author"/>
        </w:rPr>
        <w:pPrChange w:id="321" w:author="Author">
          <w:pPr>
            <w:widowControl w:val="0"/>
            <w:pBdr>
              <w:top w:val="nil"/>
              <w:left w:val="nil"/>
              <w:bottom w:val="nil"/>
              <w:right w:val="nil"/>
              <w:between w:val="nil"/>
            </w:pBdr>
            <w:tabs>
              <w:tab w:val="left" w:pos="720"/>
              <w:tab w:val="left" w:pos="1440"/>
              <w:tab w:val="left" w:pos="2160"/>
            </w:tabs>
            <w:ind w:left="2160" w:hanging="720"/>
          </w:pPr>
        </w:pPrChange>
      </w:pPr>
      <w:ins w:id="322" w:author="Author">
        <w:r w:rsidRPr="00756BD7">
          <w:rPr>
            <w:rFonts w:eastAsia="Arial"/>
          </w:rPr>
          <w:t>(A)</w:t>
        </w:r>
        <w:r w:rsidR="005428DE" w:rsidRPr="00756BD7">
          <w:rPr>
            <w:rFonts w:eastAsia="Arial"/>
          </w:rPr>
          <w:tab/>
          <w:t>a</w:t>
        </w:r>
        <w:r w:rsidRPr="00756BD7">
          <w:rPr>
            <w:rFonts w:eastAsia="Arial"/>
          </w:rPr>
          <w:t>n executable version of 45VH2-GREET with the clean hydrogen project’s data inputs entered; and</w:t>
        </w:r>
      </w:ins>
    </w:p>
    <w:p w14:paraId="2DCB8F2C" w14:textId="66F50A6B" w:rsidR="00DC5F07" w:rsidRPr="00756BD7" w:rsidRDefault="00DC5F07">
      <w:pPr>
        <w:pStyle w:val="par3"/>
        <w:rPr>
          <w:ins w:id="323" w:author="Author"/>
        </w:rPr>
        <w:pPrChange w:id="324" w:author="Author">
          <w:pPr>
            <w:widowControl w:val="0"/>
            <w:pBdr>
              <w:top w:val="nil"/>
              <w:left w:val="nil"/>
              <w:bottom w:val="nil"/>
              <w:right w:val="nil"/>
              <w:between w:val="nil"/>
            </w:pBdr>
            <w:tabs>
              <w:tab w:val="left" w:pos="720"/>
              <w:tab w:val="left" w:pos="1440"/>
              <w:tab w:val="left" w:pos="2160"/>
            </w:tabs>
            <w:ind w:left="2160" w:hanging="720"/>
          </w:pPr>
        </w:pPrChange>
      </w:pPr>
      <w:ins w:id="325" w:author="Author">
        <w:r w:rsidRPr="00756BD7">
          <w:rPr>
            <w:rFonts w:eastAsia="Arial"/>
          </w:rPr>
          <w:t>(B)</w:t>
        </w:r>
        <w:r w:rsidRPr="00756BD7">
          <w:rPr>
            <w:rFonts w:eastAsia="Arial"/>
          </w:rPr>
          <w:tab/>
        </w:r>
        <w:r w:rsidR="005428DE" w:rsidRPr="00756BD7">
          <w:rPr>
            <w:rFonts w:eastAsia="Arial"/>
          </w:rPr>
          <w:t>a</w:t>
        </w:r>
        <w:r w:rsidRPr="00756BD7">
          <w:rPr>
            <w:rFonts w:eastAsia="Arial"/>
          </w:rPr>
          <w:t xml:space="preserve"> written description of each of the data inputs entered into 45VH2-GREET;</w:t>
        </w:r>
      </w:ins>
    </w:p>
    <w:p w14:paraId="75405CCE" w14:textId="7058848C" w:rsidR="00DC5F07" w:rsidRPr="00756BD7" w:rsidRDefault="00DC5F07">
      <w:pPr>
        <w:pStyle w:val="par2"/>
        <w:rPr>
          <w:ins w:id="326" w:author="Author"/>
        </w:rPr>
        <w:pPrChange w:id="327" w:author="Author">
          <w:pPr>
            <w:widowControl w:val="0"/>
            <w:pBdr>
              <w:top w:val="nil"/>
              <w:left w:val="nil"/>
              <w:bottom w:val="nil"/>
              <w:right w:val="nil"/>
              <w:between w:val="nil"/>
            </w:pBdr>
            <w:tabs>
              <w:tab w:val="left" w:pos="720"/>
              <w:tab w:val="left" w:pos="1440"/>
              <w:tab w:val="left" w:pos="2160"/>
            </w:tabs>
            <w:ind w:left="1440" w:hanging="720"/>
          </w:pPr>
        </w:pPrChange>
      </w:pPr>
      <w:ins w:id="328" w:author="Author">
        <w:r w:rsidRPr="00756BD7">
          <w:rPr>
            <w:rFonts w:eastAsia="Arial"/>
          </w:rPr>
          <w:t>(VI)</w:t>
        </w:r>
        <w:r w:rsidRPr="00756BD7">
          <w:rPr>
            <w:rFonts w:eastAsia="Arial"/>
          </w:rPr>
          <w:tab/>
        </w:r>
        <w:r w:rsidR="005428DE">
          <w:rPr>
            <w:rFonts w:eastAsia="Arial"/>
          </w:rPr>
          <w:t>i</w:t>
        </w:r>
        <w:r w:rsidRPr="00756BD7">
          <w:rPr>
            <w:rFonts w:eastAsia="Arial"/>
          </w:rPr>
          <w:t>f the utility is seeking the federal hydrogen 45V tax credit, all documentation associated with the qualified verifier pursuant to 26 C.F.R. §</w:t>
        </w:r>
        <w:r w:rsidR="005428DE">
          <w:rPr>
            <w:rFonts w:eastAsia="Arial"/>
          </w:rPr>
          <w:t xml:space="preserve"> </w:t>
        </w:r>
        <w:r w:rsidRPr="00756BD7">
          <w:rPr>
            <w:rFonts w:eastAsia="Arial"/>
          </w:rPr>
          <w:t>1.45V-5;</w:t>
        </w:r>
      </w:ins>
    </w:p>
    <w:p w14:paraId="4135322A" w14:textId="7E5A906B" w:rsidR="00DC5F07" w:rsidRPr="00756BD7" w:rsidRDefault="00DC5F07">
      <w:pPr>
        <w:pStyle w:val="par2"/>
        <w:rPr>
          <w:ins w:id="329" w:author="Author"/>
        </w:rPr>
        <w:pPrChange w:id="330" w:author="Author">
          <w:pPr>
            <w:widowControl w:val="0"/>
            <w:pBdr>
              <w:top w:val="nil"/>
              <w:left w:val="nil"/>
              <w:bottom w:val="nil"/>
              <w:right w:val="nil"/>
              <w:between w:val="nil"/>
            </w:pBdr>
            <w:tabs>
              <w:tab w:val="left" w:pos="720"/>
              <w:tab w:val="left" w:pos="1440"/>
              <w:tab w:val="left" w:pos="2160"/>
            </w:tabs>
            <w:ind w:left="1440" w:hanging="720"/>
          </w:pPr>
        </w:pPrChange>
      </w:pPr>
      <w:ins w:id="331" w:author="Author">
        <w:r w:rsidRPr="00756BD7">
          <w:rPr>
            <w:rFonts w:eastAsia="Arial"/>
          </w:rPr>
          <w:t>(VII)</w:t>
        </w:r>
        <w:r w:rsidRPr="00756BD7">
          <w:rPr>
            <w:rFonts w:eastAsia="Arial"/>
          </w:rPr>
          <w:tab/>
        </w:r>
        <w:r w:rsidR="005428DE">
          <w:rPr>
            <w:rFonts w:eastAsia="Arial"/>
          </w:rPr>
          <w:t>i</w:t>
        </w:r>
        <w:r w:rsidRPr="00756BD7">
          <w:rPr>
            <w:rFonts w:eastAsia="Arial"/>
          </w:rPr>
          <w:t xml:space="preserve">f the utility uses EACs pursuant to </w:t>
        </w:r>
        <w:r w:rsidR="005428DE">
          <w:rPr>
            <w:rFonts w:eastAsia="Arial"/>
          </w:rPr>
          <w:t>r</w:t>
        </w:r>
        <w:r w:rsidRPr="00756BD7">
          <w:rPr>
            <w:rFonts w:eastAsia="Arial"/>
          </w:rPr>
          <w:t xml:space="preserve">ule </w:t>
        </w:r>
        <w:r w:rsidR="005428DE">
          <w:rPr>
            <w:rFonts w:eastAsia="Arial"/>
          </w:rPr>
          <w:t>4</w:t>
        </w:r>
        <w:r w:rsidRPr="00756BD7">
          <w:rPr>
            <w:rFonts w:eastAsia="Arial"/>
          </w:rPr>
          <w:t xml:space="preserve">982 or </w:t>
        </w:r>
        <w:r w:rsidR="005428DE">
          <w:rPr>
            <w:rFonts w:eastAsia="Arial"/>
          </w:rPr>
          <w:t>4</w:t>
        </w:r>
        <w:r w:rsidRPr="00756BD7">
          <w:rPr>
            <w:rFonts w:eastAsia="Arial"/>
          </w:rPr>
          <w:t>983, information from the qualifying EAC registry proving that the utility has acquired and retired the EAC and that the EAC is issued by only one qualified EAC registry, as well as any additional information the Commission may need to verify the EAC;</w:t>
        </w:r>
      </w:ins>
    </w:p>
    <w:p w14:paraId="30D23B51" w14:textId="07786B36" w:rsidR="00DC5F07" w:rsidRPr="00756BD7" w:rsidRDefault="00DC5F07">
      <w:pPr>
        <w:pStyle w:val="par2"/>
        <w:rPr>
          <w:ins w:id="332" w:author="Author"/>
        </w:rPr>
        <w:pPrChange w:id="333" w:author="Author">
          <w:pPr>
            <w:widowControl w:val="0"/>
            <w:pBdr>
              <w:top w:val="nil"/>
              <w:left w:val="nil"/>
              <w:bottom w:val="nil"/>
              <w:right w:val="nil"/>
              <w:between w:val="nil"/>
            </w:pBdr>
            <w:tabs>
              <w:tab w:val="left" w:pos="720"/>
              <w:tab w:val="left" w:pos="1440"/>
              <w:tab w:val="left" w:pos="2160"/>
            </w:tabs>
            <w:ind w:left="1440" w:hanging="720"/>
          </w:pPr>
        </w:pPrChange>
      </w:pPr>
      <w:ins w:id="334" w:author="Author">
        <w:r w:rsidRPr="00756BD7">
          <w:rPr>
            <w:rFonts w:eastAsia="Arial"/>
          </w:rPr>
          <w:t>(VIII)</w:t>
        </w:r>
        <w:r w:rsidRPr="00756BD7">
          <w:rPr>
            <w:rFonts w:eastAsia="Arial"/>
          </w:rPr>
          <w:tab/>
        </w:r>
        <w:r w:rsidR="005428DE">
          <w:rPr>
            <w:rFonts w:eastAsia="Arial"/>
          </w:rPr>
          <w:t>i</w:t>
        </w:r>
        <w:r w:rsidRPr="00756BD7">
          <w:rPr>
            <w:rFonts w:eastAsia="Arial"/>
          </w:rPr>
          <w:t xml:space="preserve">f the utility uses EACs represented by electricity imported from Canada or Mexico pursuant to </w:t>
        </w:r>
        <w:r w:rsidR="005428DE">
          <w:rPr>
            <w:rFonts w:eastAsia="Arial"/>
          </w:rPr>
          <w:t>subparagraph</w:t>
        </w:r>
        <w:r w:rsidRPr="00756BD7">
          <w:rPr>
            <w:rFonts w:eastAsia="Arial"/>
          </w:rPr>
          <w:t xml:space="preserve"> </w:t>
        </w:r>
        <w:r w:rsidR="005428DE">
          <w:rPr>
            <w:rFonts w:eastAsia="Arial"/>
          </w:rPr>
          <w:t>4</w:t>
        </w:r>
        <w:r w:rsidRPr="00756BD7">
          <w:rPr>
            <w:rFonts w:eastAsia="Arial"/>
          </w:rPr>
          <w:t xml:space="preserve">982(d)(II), an attestation from the </w:t>
        </w:r>
        <w:r w:rsidRPr="00756BD7">
          <w:rPr>
            <w:rFonts w:eastAsia="Arial"/>
          </w:rPr>
          <w:lastRenderedPageBreak/>
          <w:t>electricity generator that the use or attributes of the electricity represented by each EAC from Canada or Mexico are not being claimed for any other purpose;</w:t>
        </w:r>
      </w:ins>
    </w:p>
    <w:p w14:paraId="0C3A65E6" w14:textId="284BA2D0" w:rsidR="00DC5F07" w:rsidRPr="00756BD7" w:rsidRDefault="00DC5F07">
      <w:pPr>
        <w:pStyle w:val="par2"/>
        <w:rPr>
          <w:ins w:id="335" w:author="Author"/>
        </w:rPr>
        <w:pPrChange w:id="336" w:author="Author">
          <w:pPr>
            <w:widowControl w:val="0"/>
            <w:pBdr>
              <w:top w:val="nil"/>
              <w:left w:val="nil"/>
              <w:bottom w:val="nil"/>
              <w:right w:val="nil"/>
              <w:between w:val="nil"/>
            </w:pBdr>
            <w:tabs>
              <w:tab w:val="left" w:pos="720"/>
              <w:tab w:val="left" w:pos="1440"/>
              <w:tab w:val="left" w:pos="2160"/>
            </w:tabs>
            <w:ind w:left="1440" w:hanging="720"/>
          </w:pPr>
        </w:pPrChange>
      </w:pPr>
      <w:ins w:id="337" w:author="Author">
        <w:r w:rsidRPr="00756BD7">
          <w:rPr>
            <w:rFonts w:eastAsia="Arial"/>
          </w:rPr>
          <w:t>(IX)</w:t>
        </w:r>
        <w:r w:rsidRPr="00756BD7">
          <w:rPr>
            <w:rFonts w:eastAsia="Arial"/>
          </w:rPr>
          <w:tab/>
        </w:r>
        <w:r w:rsidR="005428DE">
          <w:rPr>
            <w:rFonts w:eastAsia="Arial"/>
          </w:rPr>
          <w:t>i</w:t>
        </w:r>
        <w:r w:rsidRPr="00756BD7">
          <w:rPr>
            <w:rFonts w:eastAsia="Arial"/>
          </w:rPr>
          <w:t>f the utility is seeking the federal hydrogen 45V tax credit using a provisional emissions rate, proof that U.S. Internal Revenue Service has accepted the utility’s provisional emissions rate petition pursuant to 26 C.F.R. § 1.45V-4(c);</w:t>
        </w:r>
      </w:ins>
    </w:p>
    <w:p w14:paraId="3763E95E" w14:textId="39F855ED" w:rsidR="00DC5F07" w:rsidRPr="00756BD7" w:rsidRDefault="00DC5F07">
      <w:pPr>
        <w:pStyle w:val="par2"/>
        <w:rPr>
          <w:ins w:id="338" w:author="Author"/>
        </w:rPr>
        <w:pPrChange w:id="339" w:author="Author">
          <w:pPr>
            <w:widowControl w:val="0"/>
            <w:pBdr>
              <w:top w:val="nil"/>
              <w:left w:val="nil"/>
              <w:bottom w:val="nil"/>
              <w:right w:val="nil"/>
              <w:between w:val="nil"/>
            </w:pBdr>
            <w:tabs>
              <w:tab w:val="left" w:pos="720"/>
              <w:tab w:val="left" w:pos="1440"/>
              <w:tab w:val="left" w:pos="2160"/>
            </w:tabs>
            <w:ind w:left="1440" w:hanging="720"/>
          </w:pPr>
        </w:pPrChange>
      </w:pPr>
      <w:ins w:id="340" w:author="Author">
        <w:r w:rsidRPr="00756BD7">
          <w:rPr>
            <w:rFonts w:eastAsia="Arial"/>
          </w:rPr>
          <w:t>(X)</w:t>
        </w:r>
        <w:r w:rsidRPr="00756BD7">
          <w:rPr>
            <w:rFonts w:eastAsia="Arial"/>
          </w:rPr>
          <w:tab/>
        </w:r>
        <w:r w:rsidR="005428DE">
          <w:rPr>
            <w:rFonts w:eastAsia="Arial"/>
          </w:rPr>
          <w:t>i</w:t>
        </w:r>
        <w:r w:rsidRPr="00756BD7">
          <w:rPr>
            <w:rFonts w:eastAsia="Arial"/>
          </w:rPr>
          <w:t xml:space="preserve">f the utility seeks to use EACs that meet the incrementality requirement through curtailment pursuant to </w:t>
        </w:r>
        <w:r w:rsidR="005428DE">
          <w:rPr>
            <w:rFonts w:eastAsia="Arial"/>
          </w:rPr>
          <w:t>subparagraph</w:t>
        </w:r>
        <w:r w:rsidRPr="00756BD7">
          <w:rPr>
            <w:rFonts w:eastAsia="Arial"/>
          </w:rPr>
          <w:t xml:space="preserve"> </w:t>
        </w:r>
        <w:r w:rsidR="005428DE">
          <w:rPr>
            <w:rFonts w:eastAsia="Arial"/>
          </w:rPr>
          <w:t>4</w:t>
        </w:r>
        <w:r w:rsidRPr="00756BD7">
          <w:rPr>
            <w:rFonts w:eastAsia="Arial"/>
          </w:rPr>
          <w:t>982(b)(VI), a statement of the facts and any data relied upon by the utility to show that the electricity would otherwise be curtailed; and</w:t>
        </w:r>
      </w:ins>
    </w:p>
    <w:p w14:paraId="0EFC9990" w14:textId="6250FE28" w:rsidR="00DC5F07" w:rsidRPr="00756BD7" w:rsidRDefault="00DC5F07">
      <w:pPr>
        <w:pStyle w:val="par2"/>
        <w:rPr>
          <w:ins w:id="341" w:author="Author"/>
        </w:rPr>
        <w:pPrChange w:id="342" w:author="Author">
          <w:pPr>
            <w:widowControl w:val="0"/>
            <w:pBdr>
              <w:top w:val="nil"/>
              <w:left w:val="nil"/>
              <w:bottom w:val="nil"/>
              <w:right w:val="nil"/>
              <w:between w:val="nil"/>
            </w:pBdr>
            <w:tabs>
              <w:tab w:val="left" w:pos="720"/>
              <w:tab w:val="left" w:pos="1440"/>
              <w:tab w:val="left" w:pos="2160"/>
            </w:tabs>
            <w:ind w:left="1440" w:hanging="720"/>
          </w:pPr>
        </w:pPrChange>
      </w:pPr>
      <w:ins w:id="343" w:author="Author">
        <w:r w:rsidRPr="00756BD7">
          <w:rPr>
            <w:rFonts w:eastAsia="Arial"/>
          </w:rPr>
          <w:t>(XI)</w:t>
        </w:r>
        <w:r w:rsidRPr="00756BD7">
          <w:rPr>
            <w:rFonts w:eastAsia="Arial"/>
          </w:rPr>
          <w:tab/>
        </w:r>
        <w:r w:rsidR="005428DE">
          <w:rPr>
            <w:rFonts w:eastAsia="Arial"/>
          </w:rPr>
          <w:t>i</w:t>
        </w:r>
        <w:r w:rsidRPr="00756BD7">
          <w:rPr>
            <w:rFonts w:eastAsia="Arial"/>
          </w:rPr>
          <w:t xml:space="preserve">f the utility seeks to use gas EACs pursuant to </w:t>
        </w:r>
        <w:r w:rsidR="005428DE">
          <w:rPr>
            <w:rFonts w:eastAsia="Arial"/>
          </w:rPr>
          <w:t>r</w:t>
        </w:r>
        <w:r w:rsidRPr="00756BD7">
          <w:rPr>
            <w:rFonts w:eastAsia="Arial"/>
          </w:rPr>
          <w:t xml:space="preserve">ule </w:t>
        </w:r>
        <w:r w:rsidR="005428DE">
          <w:rPr>
            <w:rFonts w:eastAsia="Arial"/>
          </w:rPr>
          <w:t>4</w:t>
        </w:r>
        <w:r w:rsidRPr="00756BD7">
          <w:rPr>
            <w:rFonts w:eastAsia="Arial"/>
          </w:rPr>
          <w:t>983 but the Secretary of the U.S. Treasury has not yet determined that one or more electronic tracking systems meet the definition of a qualified gas EAC registry or accounting system, the utility shall provide:</w:t>
        </w:r>
      </w:ins>
    </w:p>
    <w:p w14:paraId="0B9BD7B2" w14:textId="14ECDCB7" w:rsidR="00DC5F07" w:rsidRPr="00756BD7" w:rsidRDefault="00DC5F07">
      <w:pPr>
        <w:pStyle w:val="par3"/>
        <w:rPr>
          <w:ins w:id="344" w:author="Author"/>
        </w:rPr>
        <w:pPrChange w:id="345" w:author="Author">
          <w:pPr>
            <w:widowControl w:val="0"/>
            <w:pBdr>
              <w:top w:val="nil"/>
              <w:left w:val="nil"/>
              <w:bottom w:val="nil"/>
              <w:right w:val="nil"/>
              <w:between w:val="nil"/>
            </w:pBdr>
            <w:tabs>
              <w:tab w:val="left" w:pos="720"/>
              <w:tab w:val="left" w:pos="1440"/>
              <w:tab w:val="left" w:pos="2160"/>
            </w:tabs>
            <w:ind w:left="2160" w:hanging="720"/>
          </w:pPr>
        </w:pPrChange>
      </w:pPr>
      <w:ins w:id="346" w:author="Author">
        <w:r w:rsidRPr="00756BD7">
          <w:rPr>
            <w:rFonts w:eastAsia="Arial"/>
          </w:rPr>
          <w:t>(A)</w:t>
        </w:r>
        <w:r w:rsidRPr="00756BD7">
          <w:rPr>
            <w:rFonts w:eastAsia="Arial"/>
          </w:rPr>
          <w:tab/>
        </w:r>
        <w:r w:rsidR="005428DE">
          <w:rPr>
            <w:rFonts w:eastAsia="Arial"/>
          </w:rPr>
          <w:t>i</w:t>
        </w:r>
        <w:r w:rsidRPr="00756BD7">
          <w:rPr>
            <w:rFonts w:eastAsia="Arial"/>
          </w:rPr>
          <w:t>nformation proving a direct pipeline connection to a supplier of RNG or coal mine methane or other physical methods of exclusive delivery of such gas; and</w:t>
        </w:r>
      </w:ins>
    </w:p>
    <w:p w14:paraId="74AE8BD9" w14:textId="4473D34E" w:rsidR="00DC5F07" w:rsidRPr="00756BD7" w:rsidRDefault="00DC5F07">
      <w:pPr>
        <w:pStyle w:val="par3"/>
        <w:rPr>
          <w:ins w:id="347" w:author="Author"/>
        </w:rPr>
        <w:pPrChange w:id="348" w:author="Author">
          <w:pPr>
            <w:widowControl w:val="0"/>
            <w:pBdr>
              <w:top w:val="nil"/>
              <w:left w:val="nil"/>
              <w:bottom w:val="nil"/>
              <w:right w:val="nil"/>
              <w:between w:val="nil"/>
            </w:pBdr>
            <w:tabs>
              <w:tab w:val="left" w:pos="720"/>
              <w:tab w:val="left" w:pos="1440"/>
              <w:tab w:val="left" w:pos="2160"/>
            </w:tabs>
            <w:ind w:left="2160" w:hanging="720"/>
          </w:pPr>
        </w:pPrChange>
      </w:pPr>
      <w:ins w:id="349" w:author="Author">
        <w:r w:rsidRPr="00756BD7">
          <w:rPr>
            <w:rFonts w:eastAsia="Arial"/>
          </w:rPr>
          <w:t>(B)</w:t>
        </w:r>
        <w:r w:rsidRPr="00756BD7">
          <w:rPr>
            <w:rFonts w:eastAsia="Arial"/>
          </w:rPr>
          <w:tab/>
        </w:r>
        <w:r w:rsidR="005428DE">
          <w:rPr>
            <w:rFonts w:eastAsia="Arial"/>
          </w:rPr>
          <w:t>a</w:t>
        </w:r>
        <w:r w:rsidRPr="00756BD7">
          <w:rPr>
            <w:rFonts w:eastAsia="Arial"/>
          </w:rPr>
          <w:t>ttestations from the RNG or coal mine methane producers that there has been and will be no double counting of attributes that would otherwise be verified by gas EACs.</w:t>
        </w:r>
      </w:ins>
    </w:p>
    <w:p w14:paraId="6737E8E9" w14:textId="77777777" w:rsidR="00DC5F07" w:rsidRPr="00756BD7" w:rsidRDefault="00DC5F07">
      <w:pPr>
        <w:pStyle w:val="Title3"/>
        <w:rPr>
          <w:ins w:id="350" w:author="Author"/>
          <w:b w:val="0"/>
          <w:bCs w:val="0"/>
          <w:rPrChange w:id="351" w:author="Author">
            <w:rPr>
              <w:ins w:id="352" w:author="Author"/>
              <w:b/>
              <w:bCs/>
            </w:rPr>
          </w:rPrChange>
        </w:rPr>
        <w:pPrChange w:id="353" w:author="Author">
          <w:pPr>
            <w:widowControl w:val="0"/>
            <w:pBdr>
              <w:top w:val="nil"/>
              <w:left w:val="nil"/>
              <w:bottom w:val="nil"/>
              <w:right w:val="nil"/>
              <w:between w:val="nil"/>
            </w:pBdr>
            <w:tabs>
              <w:tab w:val="left" w:pos="720"/>
              <w:tab w:val="left" w:pos="1440"/>
              <w:tab w:val="left" w:pos="2160"/>
            </w:tabs>
          </w:pPr>
        </w:pPrChange>
      </w:pPr>
      <w:ins w:id="354" w:author="Author">
        <w:r w:rsidRPr="00756BD7">
          <w:rPr>
            <w:rFonts w:eastAsia="Arial"/>
          </w:rPr>
          <w:t>4981.</w:t>
        </w:r>
        <w:r w:rsidRPr="00756BD7">
          <w:rPr>
            <w:rFonts w:eastAsia="Arial"/>
          </w:rPr>
          <w:tab/>
          <w:t>Use of the 45VH2-GREET Model and Provisional Emissions Rate.</w:t>
        </w:r>
      </w:ins>
    </w:p>
    <w:p w14:paraId="66EF0DD5" w14:textId="2F6A076C" w:rsidR="00DC5F07" w:rsidRPr="00756BD7" w:rsidRDefault="00DC5F07">
      <w:pPr>
        <w:pStyle w:val="par1"/>
        <w:rPr>
          <w:ins w:id="355" w:author="Author"/>
        </w:rPr>
        <w:pPrChange w:id="356" w:author="Author">
          <w:pPr>
            <w:widowControl w:val="0"/>
            <w:pBdr>
              <w:top w:val="nil"/>
              <w:left w:val="nil"/>
              <w:bottom w:val="nil"/>
              <w:right w:val="nil"/>
              <w:between w:val="nil"/>
            </w:pBdr>
            <w:tabs>
              <w:tab w:val="left" w:pos="720"/>
              <w:tab w:val="left" w:pos="1440"/>
              <w:tab w:val="left" w:pos="2160"/>
            </w:tabs>
            <w:ind w:left="720" w:hanging="720"/>
          </w:pPr>
        </w:pPrChange>
      </w:pPr>
      <w:ins w:id="357" w:author="Author">
        <w:r w:rsidRPr="00756BD7">
          <w:rPr>
            <w:rFonts w:eastAsia="Arial"/>
          </w:rPr>
          <w:t>(a)</w:t>
        </w:r>
        <w:r w:rsidRPr="00756BD7">
          <w:rPr>
            <w:rFonts w:eastAsia="Arial"/>
          </w:rPr>
          <w:tab/>
          <w:t>A utility shall determine the lifecycle GHG emissions rate of each hydrogen production process conducted at a hydrogen production facility using the 45VH2</w:t>
        </w:r>
        <w:r w:rsidR="00330961">
          <w:rPr>
            <w:rFonts w:eastAsia="Arial"/>
          </w:rPr>
          <w:t>-</w:t>
        </w:r>
        <w:r w:rsidRPr="00756BD7">
          <w:rPr>
            <w:rFonts w:eastAsia="Arial"/>
          </w:rPr>
          <w:t xml:space="preserve">GREET </w:t>
        </w:r>
        <w:r w:rsidR="00330961">
          <w:rPr>
            <w:rFonts w:eastAsia="Arial"/>
          </w:rPr>
          <w:t>M</w:t>
        </w:r>
        <w:r w:rsidRPr="00756BD7">
          <w:rPr>
            <w:rFonts w:eastAsia="Arial"/>
          </w:rPr>
          <w:t xml:space="preserve">odel separately for each process and pursuant to </w:t>
        </w:r>
        <w:r w:rsidR="005428DE">
          <w:rPr>
            <w:rFonts w:eastAsia="Arial"/>
          </w:rPr>
          <w:t>r</w:t>
        </w:r>
        <w:r w:rsidRPr="00756BD7">
          <w:rPr>
            <w:rFonts w:eastAsia="Arial"/>
          </w:rPr>
          <w:t xml:space="preserve">ule </w:t>
        </w:r>
        <w:r w:rsidR="005428DE">
          <w:rPr>
            <w:rFonts w:eastAsia="Arial"/>
          </w:rPr>
          <w:t>4</w:t>
        </w:r>
        <w:r w:rsidRPr="00756BD7">
          <w:rPr>
            <w:rFonts w:eastAsia="Arial"/>
          </w:rPr>
          <w:t xml:space="preserve">982 or </w:t>
        </w:r>
        <w:r w:rsidR="005428DE">
          <w:rPr>
            <w:rFonts w:eastAsia="Arial"/>
          </w:rPr>
          <w:t>4</w:t>
        </w:r>
        <w:r w:rsidRPr="00756BD7">
          <w:rPr>
            <w:rFonts w:eastAsia="Arial"/>
          </w:rPr>
          <w:t xml:space="preserve">983. </w:t>
        </w:r>
        <w:r w:rsidR="005428DE">
          <w:rPr>
            <w:rFonts w:eastAsia="Arial"/>
          </w:rPr>
          <w:t xml:space="preserve"> </w:t>
        </w:r>
        <w:r w:rsidRPr="00756BD7">
          <w:rPr>
            <w:rFonts w:eastAsia="Arial"/>
          </w:rPr>
          <w:t>This determination is made following the close of each calendar year and must include all the hydrogen production from a clean hydrogen project during the calendar year.</w:t>
        </w:r>
      </w:ins>
    </w:p>
    <w:p w14:paraId="7BF28063" w14:textId="0791A8DF" w:rsidR="00DC5F07" w:rsidRPr="00756BD7" w:rsidRDefault="00DC5F07">
      <w:pPr>
        <w:pStyle w:val="par1"/>
        <w:rPr>
          <w:ins w:id="358" w:author="Author"/>
        </w:rPr>
        <w:pPrChange w:id="359" w:author="Author">
          <w:pPr>
            <w:widowControl w:val="0"/>
            <w:pBdr>
              <w:top w:val="nil"/>
              <w:left w:val="nil"/>
              <w:bottom w:val="nil"/>
              <w:right w:val="nil"/>
              <w:between w:val="nil"/>
            </w:pBdr>
            <w:tabs>
              <w:tab w:val="left" w:pos="720"/>
              <w:tab w:val="left" w:pos="1440"/>
              <w:tab w:val="left" w:pos="2160"/>
            </w:tabs>
            <w:ind w:left="720" w:hanging="720"/>
          </w:pPr>
        </w:pPrChange>
      </w:pPr>
      <w:ins w:id="360" w:author="Author">
        <w:r w:rsidRPr="00756BD7">
          <w:rPr>
            <w:rFonts w:eastAsia="Arial"/>
          </w:rPr>
          <w:t>(b)</w:t>
        </w:r>
        <w:r w:rsidRPr="00756BD7">
          <w:rPr>
            <w:rFonts w:eastAsia="Arial"/>
          </w:rPr>
          <w:tab/>
          <w:t>In using the 45VH2</w:t>
        </w:r>
        <w:r w:rsidR="00697783">
          <w:rPr>
            <w:rFonts w:eastAsia="Arial"/>
          </w:rPr>
          <w:t>-</w:t>
        </w:r>
        <w:r w:rsidRPr="00756BD7">
          <w:rPr>
            <w:rFonts w:eastAsia="Arial"/>
          </w:rPr>
          <w:t>GREET Model to calculate the lifecycle GHG emissions rate, the utility must accurately enter all information about its facility requested within the interface of 45VH2</w:t>
        </w:r>
        <w:r w:rsidR="00697783">
          <w:rPr>
            <w:rFonts w:eastAsia="Arial"/>
          </w:rPr>
          <w:t>-</w:t>
        </w:r>
        <w:r w:rsidRPr="00756BD7">
          <w:rPr>
            <w:rFonts w:eastAsia="Arial"/>
          </w:rPr>
          <w:t>GREET.</w:t>
        </w:r>
      </w:ins>
    </w:p>
    <w:p w14:paraId="21345844" w14:textId="77777777" w:rsidR="00DC5F07" w:rsidRPr="00756BD7" w:rsidRDefault="00DC5F07">
      <w:pPr>
        <w:pStyle w:val="par1"/>
        <w:rPr>
          <w:ins w:id="361" w:author="Author"/>
        </w:rPr>
        <w:pPrChange w:id="362" w:author="Author">
          <w:pPr>
            <w:widowControl w:val="0"/>
            <w:pBdr>
              <w:top w:val="nil"/>
              <w:left w:val="nil"/>
              <w:bottom w:val="nil"/>
              <w:right w:val="nil"/>
              <w:between w:val="nil"/>
            </w:pBdr>
            <w:tabs>
              <w:tab w:val="left" w:pos="720"/>
              <w:tab w:val="left" w:pos="1440"/>
              <w:tab w:val="left" w:pos="2160"/>
            </w:tabs>
            <w:ind w:left="720" w:hanging="720"/>
          </w:pPr>
        </w:pPrChange>
      </w:pPr>
      <w:ins w:id="363" w:author="Author">
        <w:r w:rsidRPr="00756BD7">
          <w:rPr>
            <w:rFonts w:eastAsia="Arial"/>
          </w:rPr>
          <w:t>(c)</w:t>
        </w:r>
        <w:r w:rsidRPr="00756BD7">
          <w:rPr>
            <w:rFonts w:eastAsia="Arial"/>
          </w:rPr>
          <w:tab/>
          <w:t>If the utility is seeking the federal hydrogen 45V tax credit, the utility may use the version of 45VH2-GREET reported to the IRS for federal tax purposes.</w:t>
        </w:r>
      </w:ins>
    </w:p>
    <w:p w14:paraId="702AFDBE" w14:textId="77777777" w:rsidR="00DC5F07" w:rsidRPr="00756BD7" w:rsidRDefault="00DC5F07">
      <w:pPr>
        <w:pStyle w:val="par1"/>
        <w:rPr>
          <w:ins w:id="364" w:author="Author"/>
        </w:rPr>
        <w:pPrChange w:id="365" w:author="Author">
          <w:pPr>
            <w:widowControl w:val="0"/>
            <w:pBdr>
              <w:top w:val="nil"/>
              <w:left w:val="nil"/>
              <w:bottom w:val="nil"/>
              <w:right w:val="nil"/>
              <w:between w:val="nil"/>
            </w:pBdr>
            <w:tabs>
              <w:tab w:val="left" w:pos="720"/>
              <w:tab w:val="left" w:pos="1440"/>
              <w:tab w:val="left" w:pos="2160"/>
            </w:tabs>
            <w:ind w:left="720" w:hanging="720"/>
          </w:pPr>
        </w:pPrChange>
      </w:pPr>
      <w:ins w:id="366" w:author="Author">
        <w:r w:rsidRPr="00756BD7">
          <w:rPr>
            <w:rFonts w:eastAsia="Arial"/>
          </w:rPr>
          <w:lastRenderedPageBreak/>
          <w:t>(d)</w:t>
        </w:r>
        <w:r w:rsidRPr="00756BD7">
          <w:rPr>
            <w:rFonts w:eastAsia="Arial"/>
          </w:rPr>
          <w:tab/>
          <w:t>A utility shall use the lifecycle GHG emissions rate calculated by 45VH2-GREET unless a utility is seeking the federal hydrogen 45V tax credit and the Internal Revenue Service accepts the utility’s provisional emissions rate petition pursuant to 26 C.F.R. § 1.45V-4(c).</w:t>
        </w:r>
      </w:ins>
    </w:p>
    <w:p w14:paraId="3C556872" w14:textId="77777777" w:rsidR="00DC5F07" w:rsidRPr="00756BD7" w:rsidRDefault="00DC5F07">
      <w:pPr>
        <w:pStyle w:val="Title3"/>
        <w:rPr>
          <w:ins w:id="367" w:author="Author"/>
          <w:b w:val="0"/>
          <w:bCs w:val="0"/>
          <w:rPrChange w:id="368" w:author="Author">
            <w:rPr>
              <w:ins w:id="369" w:author="Author"/>
              <w:b/>
              <w:bCs/>
            </w:rPr>
          </w:rPrChange>
        </w:rPr>
        <w:pPrChange w:id="370" w:author="Author">
          <w:pPr>
            <w:widowControl w:val="0"/>
            <w:pBdr>
              <w:top w:val="nil"/>
              <w:left w:val="nil"/>
              <w:bottom w:val="nil"/>
              <w:right w:val="nil"/>
              <w:between w:val="nil"/>
            </w:pBdr>
            <w:tabs>
              <w:tab w:val="left" w:pos="720"/>
              <w:tab w:val="left" w:pos="1440"/>
              <w:tab w:val="left" w:pos="2160"/>
            </w:tabs>
            <w:ind w:left="720" w:hanging="720"/>
          </w:pPr>
        </w:pPrChange>
      </w:pPr>
      <w:ins w:id="371" w:author="Author">
        <w:r w:rsidRPr="00756BD7">
          <w:rPr>
            <w:rFonts w:eastAsia="Arial"/>
          </w:rPr>
          <w:t>4982.</w:t>
        </w:r>
        <w:r w:rsidRPr="00756BD7">
          <w:rPr>
            <w:rFonts w:eastAsia="Arial"/>
          </w:rPr>
          <w:tab/>
          <w:t>Lifecycle GHG Emissions Rate Accounting for Clean Hydrogen Projects that Use Water as the Source for Hydrogen.</w:t>
        </w:r>
      </w:ins>
    </w:p>
    <w:p w14:paraId="3394B229" w14:textId="77777777" w:rsidR="00DC5F07" w:rsidRPr="00756BD7" w:rsidRDefault="00DC5F07">
      <w:pPr>
        <w:pStyle w:val="par1"/>
        <w:rPr>
          <w:ins w:id="372" w:author="Author"/>
        </w:rPr>
        <w:pPrChange w:id="373" w:author="Author">
          <w:pPr>
            <w:widowControl w:val="0"/>
            <w:pBdr>
              <w:top w:val="nil"/>
              <w:left w:val="nil"/>
              <w:bottom w:val="nil"/>
              <w:right w:val="nil"/>
              <w:between w:val="nil"/>
            </w:pBdr>
            <w:tabs>
              <w:tab w:val="left" w:pos="720"/>
              <w:tab w:val="left" w:pos="1440"/>
              <w:tab w:val="left" w:pos="2160"/>
            </w:tabs>
            <w:ind w:left="720" w:hanging="720"/>
          </w:pPr>
        </w:pPrChange>
      </w:pPr>
      <w:ins w:id="374" w:author="Author">
        <w:r w:rsidRPr="00756BD7">
          <w:rPr>
            <w:rFonts w:eastAsia="Arial"/>
          </w:rPr>
          <w:t>(a)</w:t>
        </w:r>
        <w:r w:rsidRPr="00756BD7">
          <w:rPr>
            <w:rFonts w:eastAsia="Arial"/>
          </w:rPr>
          <w:tab/>
          <w:t>Use of EACs.</w:t>
        </w:r>
      </w:ins>
    </w:p>
    <w:p w14:paraId="6A839314" w14:textId="752556BE" w:rsidR="00DC5F07" w:rsidRPr="00756BD7" w:rsidRDefault="00DC5F07">
      <w:pPr>
        <w:pStyle w:val="par2"/>
        <w:rPr>
          <w:ins w:id="375" w:author="Author"/>
        </w:rPr>
        <w:pPrChange w:id="376" w:author="Author">
          <w:pPr>
            <w:widowControl w:val="0"/>
            <w:pBdr>
              <w:top w:val="nil"/>
              <w:left w:val="nil"/>
              <w:bottom w:val="nil"/>
              <w:right w:val="nil"/>
              <w:between w:val="nil"/>
            </w:pBdr>
            <w:tabs>
              <w:tab w:val="left" w:pos="720"/>
              <w:tab w:val="left" w:pos="1440"/>
              <w:tab w:val="left" w:pos="2160"/>
            </w:tabs>
            <w:ind w:left="1440" w:hanging="720"/>
          </w:pPr>
        </w:pPrChange>
      </w:pPr>
      <w:ins w:id="377" w:author="Author">
        <w:r w:rsidRPr="00756BD7">
          <w:rPr>
            <w:rFonts w:eastAsia="Arial"/>
          </w:rPr>
          <w:t>(I)</w:t>
        </w:r>
        <w:r w:rsidRPr="00756BD7">
          <w:rPr>
            <w:rFonts w:eastAsia="Arial"/>
          </w:rPr>
          <w:tab/>
          <w:t xml:space="preserve">If a utility determines a lifecycle GHG emissions rate for hydrogen produced from a clean hydrogen project pursuant to </w:t>
        </w:r>
        <w:r w:rsidR="005428DE">
          <w:rPr>
            <w:rFonts w:eastAsia="Arial"/>
          </w:rPr>
          <w:t>r</w:t>
        </w:r>
        <w:r w:rsidRPr="00756BD7">
          <w:rPr>
            <w:rFonts w:eastAsia="Arial"/>
          </w:rPr>
          <w:t xml:space="preserve">ule </w:t>
        </w:r>
        <w:r w:rsidR="005428DE">
          <w:rPr>
            <w:rFonts w:eastAsia="Arial"/>
          </w:rPr>
          <w:t>4</w:t>
        </w:r>
        <w:r w:rsidRPr="00756BD7">
          <w:rPr>
            <w:rFonts w:eastAsia="Arial"/>
          </w:rPr>
          <w:t>981, then the utility may treat such clean hydrogen project’s use of electricity as being from a specific electricity generating facility rather than as electricity with the annual average lifecycle GHG emissions of the Mountain Region electricity grid (as represented in 45VH2</w:t>
        </w:r>
        <w:r w:rsidR="00697783">
          <w:rPr>
            <w:rFonts w:eastAsia="Arial"/>
          </w:rPr>
          <w:t>-</w:t>
        </w:r>
        <w:r w:rsidRPr="00756BD7">
          <w:rPr>
            <w:rFonts w:eastAsia="Arial"/>
          </w:rPr>
          <w:t xml:space="preserve">GREET) only if the utility acquires and retires qualifying EACs for each unit of electricity that the utility claims from such source. </w:t>
        </w:r>
        <w:r w:rsidR="005428DE">
          <w:rPr>
            <w:rFonts w:eastAsia="Arial"/>
          </w:rPr>
          <w:t xml:space="preserve"> </w:t>
        </w:r>
        <w:r w:rsidRPr="00756BD7">
          <w:rPr>
            <w:rFonts w:eastAsia="Arial"/>
          </w:rPr>
          <w:t>For example, one megawatt-hour of electricity used to produce hydrogen would need to be matched with one megawatt-hour of qualifying EACs.</w:t>
        </w:r>
      </w:ins>
    </w:p>
    <w:p w14:paraId="54AE4B58" w14:textId="4358F41F" w:rsidR="00DC5F07" w:rsidRPr="00756BD7" w:rsidRDefault="00DC5F07">
      <w:pPr>
        <w:pStyle w:val="par2"/>
        <w:rPr>
          <w:ins w:id="378" w:author="Author"/>
          <w:rFonts w:eastAsia="Arial"/>
        </w:rPr>
        <w:pPrChange w:id="379" w:author="Author">
          <w:pPr>
            <w:widowControl w:val="0"/>
            <w:pBdr>
              <w:top w:val="nil"/>
              <w:left w:val="nil"/>
              <w:bottom w:val="nil"/>
              <w:right w:val="nil"/>
              <w:between w:val="nil"/>
            </w:pBdr>
            <w:tabs>
              <w:tab w:val="left" w:pos="720"/>
              <w:tab w:val="left" w:pos="1440"/>
              <w:tab w:val="left" w:pos="2160"/>
            </w:tabs>
            <w:ind w:left="1440" w:hanging="720"/>
          </w:pPr>
        </w:pPrChange>
      </w:pPr>
      <w:ins w:id="380" w:author="Author">
        <w:r w:rsidRPr="00756BD7">
          <w:rPr>
            <w:rFonts w:eastAsia="Arial"/>
          </w:rPr>
          <w:t>(II)</w:t>
        </w:r>
        <w:r w:rsidRPr="00756BD7">
          <w:rPr>
            <w:rFonts w:eastAsia="Arial"/>
          </w:rPr>
          <w:tab/>
          <w:t xml:space="preserve">To satisfy this requirement, a utility’s acquisition and retirement of qualifying EACs must also be recorded in a qualified EAC registry or accounting system so that the acquisition and retirement of such EACs may be </w:t>
        </w:r>
        <w:r w:rsidRPr="00756BD7">
          <w:t>verified by the</w:t>
        </w:r>
        <w:r w:rsidRPr="00756BD7">
          <w:rPr>
            <w:rFonts w:eastAsia="Arial"/>
          </w:rPr>
          <w:t xml:space="preserve"> Commission through the annual report described in </w:t>
        </w:r>
        <w:r w:rsidR="005428DE">
          <w:rPr>
            <w:rFonts w:eastAsia="Arial"/>
          </w:rPr>
          <w:t>paragraph</w:t>
        </w:r>
        <w:r w:rsidRPr="00756BD7">
          <w:rPr>
            <w:rFonts w:eastAsia="Arial"/>
          </w:rPr>
          <w:t xml:space="preserve"> </w:t>
        </w:r>
        <w:r w:rsidR="005428DE">
          <w:rPr>
            <w:rFonts w:eastAsia="Arial"/>
          </w:rPr>
          <w:t>4</w:t>
        </w:r>
        <w:r w:rsidRPr="00756BD7">
          <w:rPr>
            <w:rFonts w:eastAsia="Arial"/>
          </w:rPr>
          <w:t xml:space="preserve">980(b). </w:t>
        </w:r>
        <w:r w:rsidR="005428DE">
          <w:rPr>
            <w:rFonts w:eastAsia="Arial"/>
          </w:rPr>
          <w:t xml:space="preserve"> </w:t>
        </w:r>
        <w:r w:rsidRPr="00756BD7">
          <w:rPr>
            <w:rFonts w:eastAsia="Arial"/>
          </w:rPr>
          <w:t>The requirements of this paragraph apply regardless of whether the electricity generating facility is grid connected, directly connected, or co-located with the clean hydrogen project.</w:t>
        </w:r>
      </w:ins>
    </w:p>
    <w:p w14:paraId="3D8D4A15" w14:textId="77777777" w:rsidR="00DC5F07" w:rsidRPr="00756BD7" w:rsidRDefault="00DC5F07">
      <w:pPr>
        <w:pStyle w:val="par1"/>
        <w:rPr>
          <w:ins w:id="381" w:author="Author"/>
        </w:rPr>
        <w:pPrChange w:id="382" w:author="Author">
          <w:pPr>
            <w:widowControl w:val="0"/>
            <w:pBdr>
              <w:top w:val="nil"/>
              <w:left w:val="nil"/>
              <w:bottom w:val="nil"/>
              <w:right w:val="nil"/>
              <w:between w:val="nil"/>
            </w:pBdr>
            <w:tabs>
              <w:tab w:val="left" w:pos="720"/>
              <w:tab w:val="left" w:pos="1440"/>
              <w:tab w:val="left" w:pos="2160"/>
            </w:tabs>
          </w:pPr>
        </w:pPrChange>
      </w:pPr>
      <w:ins w:id="383" w:author="Author">
        <w:r w:rsidRPr="00756BD7">
          <w:rPr>
            <w:rFonts w:eastAsia="Arial"/>
          </w:rPr>
          <w:t>(b)</w:t>
        </w:r>
        <w:r w:rsidRPr="00756BD7">
          <w:rPr>
            <w:rFonts w:eastAsia="Arial"/>
          </w:rPr>
          <w:tab/>
          <w:t>An EAC meets the requirements for incrementality if it meets any of the following conditions:</w:t>
        </w:r>
      </w:ins>
    </w:p>
    <w:p w14:paraId="705FDCAB" w14:textId="18BD609A" w:rsidR="00DC5F07" w:rsidRPr="00756BD7" w:rsidRDefault="00DC5F07">
      <w:pPr>
        <w:pStyle w:val="par2"/>
        <w:rPr>
          <w:ins w:id="384" w:author="Author"/>
        </w:rPr>
        <w:pPrChange w:id="385" w:author="Author">
          <w:pPr>
            <w:widowControl w:val="0"/>
            <w:pBdr>
              <w:top w:val="nil"/>
              <w:left w:val="nil"/>
              <w:bottom w:val="nil"/>
              <w:right w:val="nil"/>
              <w:between w:val="nil"/>
            </w:pBdr>
            <w:tabs>
              <w:tab w:val="left" w:pos="720"/>
              <w:tab w:val="left" w:pos="1440"/>
              <w:tab w:val="left" w:pos="2160"/>
            </w:tabs>
            <w:ind w:left="1440" w:hanging="720"/>
          </w:pPr>
        </w:pPrChange>
      </w:pPr>
      <w:ins w:id="386" w:author="Author">
        <w:r w:rsidRPr="00756BD7">
          <w:rPr>
            <w:rFonts w:eastAsia="Arial"/>
          </w:rPr>
          <w:t>(I)</w:t>
        </w:r>
        <w:r w:rsidRPr="00756BD7">
          <w:rPr>
            <w:rFonts w:eastAsia="Arial"/>
          </w:rPr>
          <w:tab/>
        </w:r>
        <w:r w:rsidR="005428DE">
          <w:rPr>
            <w:rFonts w:eastAsia="Arial"/>
          </w:rPr>
          <w:t>t</w:t>
        </w:r>
        <w:r w:rsidRPr="00756BD7">
          <w:rPr>
            <w:rFonts w:eastAsia="Arial"/>
          </w:rPr>
          <w:t>he electricity generating facility that produced the unit of electricity to which the EAC relates has a commercial operations date that is no more than 36 months before the hydrogen production facility for which the EAC is retired is placed in service, or, if the electricity represented by the EAC is produced by an electricity generating facility that uses carbon capture and carbon sequestration or storage technology, such technology has a placed in service date that is no more than 36 months before the clean hydrogen project for which the EAC is retired was placed in service;</w:t>
        </w:r>
      </w:ins>
    </w:p>
    <w:p w14:paraId="28A1928B" w14:textId="71BAE201" w:rsidR="00DC5F07" w:rsidRPr="00756BD7" w:rsidRDefault="00DC5F07">
      <w:pPr>
        <w:pStyle w:val="par2"/>
        <w:rPr>
          <w:ins w:id="387" w:author="Author"/>
        </w:rPr>
        <w:pPrChange w:id="388" w:author="Author">
          <w:pPr>
            <w:widowControl w:val="0"/>
            <w:pBdr>
              <w:top w:val="nil"/>
              <w:left w:val="nil"/>
              <w:bottom w:val="nil"/>
              <w:right w:val="nil"/>
              <w:between w:val="nil"/>
            </w:pBdr>
            <w:tabs>
              <w:tab w:val="left" w:pos="720"/>
              <w:tab w:val="left" w:pos="1440"/>
              <w:tab w:val="left" w:pos="2160"/>
            </w:tabs>
            <w:ind w:left="1440" w:hanging="720"/>
          </w:pPr>
        </w:pPrChange>
      </w:pPr>
      <w:ins w:id="389" w:author="Author">
        <w:r w:rsidRPr="00756BD7">
          <w:rPr>
            <w:rFonts w:eastAsia="Arial"/>
          </w:rPr>
          <w:lastRenderedPageBreak/>
          <w:t>(II)</w:t>
        </w:r>
        <w:r w:rsidRPr="00756BD7">
          <w:rPr>
            <w:rFonts w:eastAsia="Arial"/>
          </w:rPr>
          <w:tab/>
        </w:r>
        <w:r w:rsidR="005428DE">
          <w:rPr>
            <w:rFonts w:eastAsia="Arial"/>
          </w:rPr>
          <w:t>t</w:t>
        </w:r>
        <w:r w:rsidRPr="00756BD7">
          <w:rPr>
            <w:rFonts w:eastAsia="Arial"/>
          </w:rPr>
          <w:t xml:space="preserve">he electricity represented by the EAC is produced by an electricity generating facility that had an uprate no more than 36 months before the clean hydrogen project with respect to which the EAC is retired was placed in service and such electricity is part of such electricity generating facility’s uprated production. </w:t>
        </w:r>
        <w:r w:rsidR="005428DE">
          <w:rPr>
            <w:rFonts w:eastAsia="Arial"/>
          </w:rPr>
          <w:t xml:space="preserve"> </w:t>
        </w:r>
        <w:r w:rsidRPr="00756BD7">
          <w:rPr>
            <w:rFonts w:eastAsia="Arial"/>
          </w:rPr>
          <w:t xml:space="preserve">An electricity generating facility’s uprated production must be prorated to each hour of such facility’s generation by multiplying the production for each hour or each year, consistent with the EACs requirements for temporality provided in paragraph </w:t>
        </w:r>
        <w:r w:rsidR="005428DE">
          <w:rPr>
            <w:rFonts w:eastAsia="Arial"/>
          </w:rPr>
          <w:t>4</w:t>
        </w:r>
        <w:r w:rsidRPr="00756BD7">
          <w:rPr>
            <w:rFonts w:eastAsia="Arial"/>
          </w:rPr>
          <w:t>982(c), by the uprated production rate to determine the electricity to which the uprate relates;</w:t>
        </w:r>
      </w:ins>
    </w:p>
    <w:p w14:paraId="597FB33D" w14:textId="0A0B5AE6" w:rsidR="00DC5F07" w:rsidRPr="00756BD7" w:rsidRDefault="00DC5F07">
      <w:pPr>
        <w:pStyle w:val="par2"/>
        <w:rPr>
          <w:ins w:id="390" w:author="Author"/>
        </w:rPr>
        <w:pPrChange w:id="391" w:author="Author">
          <w:pPr>
            <w:widowControl w:val="0"/>
            <w:pBdr>
              <w:top w:val="nil"/>
              <w:left w:val="nil"/>
              <w:bottom w:val="nil"/>
              <w:right w:val="nil"/>
              <w:between w:val="nil"/>
            </w:pBdr>
            <w:tabs>
              <w:tab w:val="left" w:pos="720"/>
              <w:tab w:val="left" w:pos="1440"/>
              <w:tab w:val="left" w:pos="2160"/>
            </w:tabs>
            <w:ind w:left="1440" w:hanging="720"/>
          </w:pPr>
        </w:pPrChange>
      </w:pPr>
      <w:ins w:id="392" w:author="Author">
        <w:r w:rsidRPr="00756BD7">
          <w:rPr>
            <w:rFonts w:eastAsia="Arial"/>
          </w:rPr>
          <w:t>(III)</w:t>
        </w:r>
        <w:r w:rsidRPr="00756BD7">
          <w:rPr>
            <w:rFonts w:eastAsia="Arial"/>
          </w:rPr>
          <w:tab/>
          <w:t xml:space="preserve">For the purposes of </w:t>
        </w:r>
        <w:r w:rsidR="005428DE">
          <w:rPr>
            <w:rFonts w:eastAsia="Arial"/>
          </w:rPr>
          <w:t>sub</w:t>
        </w:r>
        <w:r w:rsidRPr="00756BD7">
          <w:rPr>
            <w:rFonts w:eastAsia="Arial"/>
          </w:rPr>
          <w:t xml:space="preserve">paragraph </w:t>
        </w:r>
        <w:r w:rsidR="005428DE">
          <w:rPr>
            <w:rFonts w:eastAsia="Arial"/>
          </w:rPr>
          <w:t>4</w:t>
        </w:r>
        <w:r w:rsidRPr="00756BD7">
          <w:rPr>
            <w:rFonts w:eastAsia="Arial"/>
          </w:rPr>
          <w:t>982(b)(II), a facility that is decommissioned or in the process of decommissioning and restarts can be considered to have increased nameplate or specified capacity from a base of zero if the following conditions are met:</w:t>
        </w:r>
      </w:ins>
    </w:p>
    <w:p w14:paraId="130C15B6" w14:textId="1629F58E" w:rsidR="00DC5F07" w:rsidRPr="00756BD7" w:rsidRDefault="00DC5F07">
      <w:pPr>
        <w:pStyle w:val="par3"/>
        <w:rPr>
          <w:ins w:id="393" w:author="Author"/>
        </w:rPr>
        <w:pPrChange w:id="394" w:author="Author">
          <w:pPr>
            <w:widowControl w:val="0"/>
            <w:pBdr>
              <w:top w:val="nil"/>
              <w:left w:val="nil"/>
              <w:bottom w:val="nil"/>
              <w:right w:val="nil"/>
              <w:between w:val="nil"/>
            </w:pBdr>
            <w:tabs>
              <w:tab w:val="left" w:pos="720"/>
              <w:tab w:val="left" w:pos="1440"/>
              <w:tab w:val="left" w:pos="2160"/>
            </w:tabs>
            <w:ind w:left="2160" w:hanging="720"/>
          </w:pPr>
        </w:pPrChange>
      </w:pPr>
      <w:ins w:id="395" w:author="Author">
        <w:r w:rsidRPr="00756BD7">
          <w:rPr>
            <w:rFonts w:eastAsia="Arial"/>
          </w:rPr>
          <w:t>(A)</w:t>
        </w:r>
        <w:r w:rsidRPr="00756BD7">
          <w:rPr>
            <w:rFonts w:eastAsia="Arial"/>
          </w:rPr>
          <w:tab/>
        </w:r>
        <w:r w:rsidR="005428DE">
          <w:rPr>
            <w:rFonts w:eastAsia="Arial"/>
          </w:rPr>
          <w:t>t</w:t>
        </w:r>
        <w:r w:rsidRPr="00756BD7">
          <w:rPr>
            <w:rFonts w:eastAsia="Arial"/>
          </w:rPr>
          <w:t>he existing facility must have ceased operations;</w:t>
        </w:r>
      </w:ins>
    </w:p>
    <w:p w14:paraId="51A9A5D5" w14:textId="22230602" w:rsidR="00DC5F07" w:rsidRPr="00756BD7" w:rsidRDefault="00DC5F07">
      <w:pPr>
        <w:pStyle w:val="par3"/>
        <w:rPr>
          <w:ins w:id="396" w:author="Author"/>
        </w:rPr>
        <w:pPrChange w:id="397" w:author="Author">
          <w:pPr>
            <w:widowControl w:val="0"/>
            <w:pBdr>
              <w:top w:val="nil"/>
              <w:left w:val="nil"/>
              <w:bottom w:val="nil"/>
              <w:right w:val="nil"/>
              <w:between w:val="nil"/>
            </w:pBdr>
            <w:tabs>
              <w:tab w:val="left" w:pos="720"/>
              <w:tab w:val="left" w:pos="1440"/>
              <w:tab w:val="left" w:pos="2160"/>
            </w:tabs>
            <w:ind w:left="2160" w:hanging="720"/>
          </w:pPr>
        </w:pPrChange>
      </w:pPr>
      <w:ins w:id="398" w:author="Author">
        <w:r w:rsidRPr="00756BD7">
          <w:rPr>
            <w:rFonts w:eastAsia="Arial"/>
          </w:rPr>
          <w:t>(B)</w:t>
        </w:r>
        <w:r w:rsidRPr="00756BD7">
          <w:rPr>
            <w:rFonts w:eastAsia="Arial"/>
          </w:rPr>
          <w:tab/>
        </w:r>
        <w:r w:rsidR="005428DE">
          <w:rPr>
            <w:rFonts w:eastAsia="Arial"/>
          </w:rPr>
          <w:t>t</w:t>
        </w:r>
        <w:r w:rsidRPr="00756BD7">
          <w:rPr>
            <w:rFonts w:eastAsia="Arial"/>
          </w:rPr>
          <w:t>he existing facility must have a shutdown period of at least one calendar year during which it was not authorized to operate by its respective Federal regulatory authority (that is, FERC or NRC);</w:t>
        </w:r>
      </w:ins>
    </w:p>
    <w:p w14:paraId="744BB77D" w14:textId="3DB11BE1" w:rsidR="00DC5F07" w:rsidRPr="00756BD7" w:rsidRDefault="00DC5F07">
      <w:pPr>
        <w:pStyle w:val="par3"/>
        <w:rPr>
          <w:ins w:id="399" w:author="Author"/>
        </w:rPr>
        <w:pPrChange w:id="400" w:author="Author">
          <w:pPr>
            <w:widowControl w:val="0"/>
            <w:pBdr>
              <w:top w:val="nil"/>
              <w:left w:val="nil"/>
              <w:bottom w:val="nil"/>
              <w:right w:val="nil"/>
              <w:between w:val="nil"/>
            </w:pBdr>
            <w:tabs>
              <w:tab w:val="left" w:pos="720"/>
              <w:tab w:val="left" w:pos="1440"/>
              <w:tab w:val="left" w:pos="2160"/>
            </w:tabs>
            <w:ind w:left="2160" w:hanging="720"/>
          </w:pPr>
        </w:pPrChange>
      </w:pPr>
      <w:ins w:id="401" w:author="Author">
        <w:r w:rsidRPr="00756BD7">
          <w:rPr>
            <w:rFonts w:eastAsia="Arial"/>
          </w:rPr>
          <w:t>(C)</w:t>
        </w:r>
        <w:r w:rsidRPr="00756BD7">
          <w:rPr>
            <w:rFonts w:eastAsia="Arial"/>
          </w:rPr>
          <w:tab/>
        </w:r>
        <w:r w:rsidR="005428DE">
          <w:rPr>
            <w:rFonts w:eastAsia="Arial"/>
          </w:rPr>
          <w:t>t</w:t>
        </w:r>
        <w:r w:rsidRPr="00756BD7">
          <w:rPr>
            <w:rFonts w:eastAsia="Arial"/>
          </w:rPr>
          <w:t>he increased capacity of the restarted facility must be eligible to restart based on an operating license issued by either FERC or NRC; and</w:t>
        </w:r>
      </w:ins>
    </w:p>
    <w:p w14:paraId="17CB31D2" w14:textId="6A38DC8E" w:rsidR="00DC5F07" w:rsidRPr="00756BD7" w:rsidRDefault="00DC5F07">
      <w:pPr>
        <w:pStyle w:val="par3"/>
        <w:rPr>
          <w:ins w:id="402" w:author="Author"/>
        </w:rPr>
        <w:pPrChange w:id="403" w:author="Author">
          <w:pPr>
            <w:widowControl w:val="0"/>
            <w:pBdr>
              <w:top w:val="nil"/>
              <w:left w:val="nil"/>
              <w:bottom w:val="nil"/>
              <w:right w:val="nil"/>
              <w:between w:val="nil"/>
            </w:pBdr>
            <w:tabs>
              <w:tab w:val="left" w:pos="720"/>
              <w:tab w:val="left" w:pos="1440"/>
              <w:tab w:val="left" w:pos="2160"/>
            </w:tabs>
            <w:ind w:left="2160" w:hanging="720"/>
          </w:pPr>
        </w:pPrChange>
      </w:pPr>
      <w:ins w:id="404" w:author="Author">
        <w:r w:rsidRPr="00756BD7">
          <w:rPr>
            <w:rFonts w:eastAsia="Arial"/>
          </w:rPr>
          <w:t>(D)</w:t>
        </w:r>
        <w:r w:rsidRPr="00756BD7">
          <w:rPr>
            <w:rFonts w:eastAsia="Arial"/>
          </w:rPr>
          <w:tab/>
        </w:r>
        <w:r w:rsidR="005428DE">
          <w:rPr>
            <w:rFonts w:eastAsia="Arial"/>
          </w:rPr>
          <w:t>t</w:t>
        </w:r>
        <w:r w:rsidRPr="00756BD7">
          <w:rPr>
            <w:rFonts w:eastAsia="Arial"/>
          </w:rPr>
          <w:t>he existing facility must not have ceased operations for the purpose of qualifying for the special rule for restarted facilities;</w:t>
        </w:r>
      </w:ins>
    </w:p>
    <w:p w14:paraId="6942FF0E" w14:textId="77777777" w:rsidR="00DC5F07" w:rsidRPr="00756BD7" w:rsidRDefault="00DC5F07">
      <w:pPr>
        <w:pStyle w:val="par2"/>
        <w:rPr>
          <w:ins w:id="405" w:author="Author"/>
        </w:rPr>
        <w:pPrChange w:id="406" w:author="Author">
          <w:pPr>
            <w:widowControl w:val="0"/>
            <w:pBdr>
              <w:top w:val="nil"/>
              <w:left w:val="nil"/>
              <w:bottom w:val="nil"/>
              <w:right w:val="nil"/>
              <w:between w:val="nil"/>
            </w:pBdr>
            <w:tabs>
              <w:tab w:val="left" w:pos="720"/>
              <w:tab w:val="left" w:pos="1440"/>
              <w:tab w:val="left" w:pos="2160"/>
            </w:tabs>
            <w:ind w:left="1440" w:hanging="720"/>
          </w:pPr>
        </w:pPrChange>
      </w:pPr>
      <w:ins w:id="407" w:author="Author">
        <w:r w:rsidRPr="00756BD7">
          <w:rPr>
            <w:rFonts w:eastAsia="Arial"/>
          </w:rPr>
          <w:t>(IV)</w:t>
        </w:r>
        <w:r w:rsidRPr="00756BD7">
          <w:rPr>
            <w:rFonts w:eastAsia="Arial"/>
          </w:rPr>
          <w:tab/>
          <w:t>Colorado becomes a qualifying state as defined in 26 C.F.R. § 1.45V-4(d)(2)(xii), the electricity represented by the EAC is produced by an electricity generating facility that is located in Colorado, and the utility acquiring and retiring such EAC for its clean hydrogen project is also located in Colorado;</w:t>
        </w:r>
      </w:ins>
    </w:p>
    <w:p w14:paraId="4A3FBE03" w14:textId="2B2A5DA4" w:rsidR="00DC5F07" w:rsidRPr="00756BD7" w:rsidRDefault="00DC5F07">
      <w:pPr>
        <w:pStyle w:val="par2"/>
        <w:rPr>
          <w:ins w:id="408" w:author="Author"/>
        </w:rPr>
        <w:pPrChange w:id="409" w:author="Author">
          <w:pPr>
            <w:widowControl w:val="0"/>
            <w:pBdr>
              <w:top w:val="nil"/>
              <w:left w:val="nil"/>
              <w:bottom w:val="nil"/>
              <w:right w:val="nil"/>
              <w:between w:val="nil"/>
            </w:pBdr>
            <w:tabs>
              <w:tab w:val="left" w:pos="720"/>
              <w:tab w:val="left" w:pos="1440"/>
              <w:tab w:val="left" w:pos="2160"/>
            </w:tabs>
            <w:ind w:left="1440" w:hanging="720"/>
          </w:pPr>
        </w:pPrChange>
      </w:pPr>
      <w:ins w:id="410" w:author="Author">
        <w:r w:rsidRPr="00756BD7">
          <w:rPr>
            <w:rFonts w:eastAsia="Arial"/>
          </w:rPr>
          <w:t>(V)</w:t>
        </w:r>
        <w:r w:rsidRPr="00756BD7">
          <w:rPr>
            <w:rFonts w:eastAsia="Arial"/>
          </w:rPr>
          <w:tab/>
        </w:r>
        <w:r w:rsidR="005428DE">
          <w:rPr>
            <w:rFonts w:eastAsia="Arial"/>
          </w:rPr>
          <w:t>t</w:t>
        </w:r>
        <w:r w:rsidRPr="00756BD7">
          <w:rPr>
            <w:rFonts w:eastAsia="Arial"/>
          </w:rPr>
          <w:t xml:space="preserve">he electricity represented by the EAC is produced by an electricity generating facility that is a qualifying nuclear reactor. </w:t>
        </w:r>
        <w:r w:rsidR="005428DE">
          <w:rPr>
            <w:rFonts w:eastAsia="Arial"/>
          </w:rPr>
          <w:t xml:space="preserve"> </w:t>
        </w:r>
        <w:r w:rsidRPr="00756BD7">
          <w:rPr>
            <w:rFonts w:eastAsia="Arial"/>
          </w:rPr>
          <w:t xml:space="preserve">Only 200 megawatt hours of electricity per operating hour per qualifying nuclear reactor may be considered incremental, except that, if a qualifying nuclear reactor has integrated operations with one or more other qualifying nuclear reactors, the amount of electricity from those integrated reactors deemed incremental shall instead be subject to an aggregate limit of 200 megawatt </w:t>
        </w:r>
        <w:r w:rsidRPr="00756BD7">
          <w:rPr>
            <w:rFonts w:eastAsia="Arial"/>
          </w:rPr>
          <w:lastRenderedPageBreak/>
          <w:t>hours per operating hour multiplied by the number of integrated nuclear reactors that have not permanently ceased operations; or</w:t>
        </w:r>
      </w:ins>
    </w:p>
    <w:p w14:paraId="0A695195" w14:textId="68FE0953" w:rsidR="00DC5F07" w:rsidRPr="00756BD7" w:rsidRDefault="00DC5F07">
      <w:pPr>
        <w:pStyle w:val="par2"/>
        <w:rPr>
          <w:ins w:id="411" w:author="Author"/>
        </w:rPr>
        <w:pPrChange w:id="412" w:author="Author">
          <w:pPr>
            <w:widowControl w:val="0"/>
            <w:pBdr>
              <w:top w:val="nil"/>
              <w:left w:val="nil"/>
              <w:bottom w:val="nil"/>
              <w:right w:val="nil"/>
              <w:between w:val="nil"/>
            </w:pBdr>
            <w:tabs>
              <w:tab w:val="left" w:pos="720"/>
              <w:tab w:val="left" w:pos="1440"/>
              <w:tab w:val="left" w:pos="2160"/>
            </w:tabs>
            <w:ind w:left="1440" w:hanging="720"/>
          </w:pPr>
        </w:pPrChange>
      </w:pPr>
      <w:ins w:id="413" w:author="Author">
        <w:r w:rsidRPr="00756BD7">
          <w:rPr>
            <w:rFonts w:eastAsia="Arial"/>
          </w:rPr>
          <w:t>(VI)</w:t>
        </w:r>
        <w:r w:rsidRPr="00756BD7">
          <w:rPr>
            <w:rFonts w:eastAsia="Arial"/>
          </w:rPr>
          <w:tab/>
        </w:r>
        <w:r w:rsidR="005428DE">
          <w:rPr>
            <w:rFonts w:eastAsia="Arial"/>
          </w:rPr>
          <w:t>t</w:t>
        </w:r>
        <w:r w:rsidRPr="00756BD7">
          <w:rPr>
            <w:rFonts w:eastAsia="Arial"/>
          </w:rPr>
          <w:t xml:space="preserve">he electricity represented by the EAC would otherwise be curtailed as required by </w:t>
        </w:r>
        <w:r w:rsidR="00BE0A76">
          <w:rPr>
            <w:rFonts w:eastAsia="Arial"/>
          </w:rPr>
          <w:t>§</w:t>
        </w:r>
        <w:r w:rsidRPr="00756BD7">
          <w:rPr>
            <w:rFonts w:eastAsia="Arial"/>
          </w:rPr>
          <w:t xml:space="preserve"> 40-2-138(3)(b)(I)(B), C.R.S.</w:t>
        </w:r>
      </w:ins>
    </w:p>
    <w:p w14:paraId="056B8877" w14:textId="52D7C8B7" w:rsidR="00DC5F07" w:rsidRPr="00756BD7" w:rsidRDefault="00DC5F07">
      <w:pPr>
        <w:pStyle w:val="par1"/>
        <w:rPr>
          <w:ins w:id="414" w:author="Author"/>
        </w:rPr>
        <w:pPrChange w:id="415" w:author="Author">
          <w:pPr>
            <w:widowControl w:val="0"/>
            <w:pBdr>
              <w:top w:val="nil"/>
              <w:left w:val="nil"/>
              <w:bottom w:val="nil"/>
              <w:right w:val="nil"/>
              <w:between w:val="nil"/>
            </w:pBdr>
            <w:tabs>
              <w:tab w:val="left" w:pos="720"/>
              <w:tab w:val="left" w:pos="1440"/>
              <w:tab w:val="left" w:pos="2160"/>
            </w:tabs>
          </w:pPr>
        </w:pPrChange>
      </w:pPr>
      <w:ins w:id="416" w:author="Author">
        <w:r w:rsidRPr="00756BD7">
          <w:rPr>
            <w:rFonts w:eastAsia="Arial"/>
          </w:rPr>
          <w:t>(c)</w:t>
        </w:r>
        <w:r w:rsidRPr="00756BD7">
          <w:rPr>
            <w:rFonts w:eastAsia="Arial"/>
          </w:rPr>
          <w:tab/>
          <w:t>EACs requirements for temporality</w:t>
        </w:r>
        <w:r w:rsidR="005428DE">
          <w:rPr>
            <w:rFonts w:eastAsia="Arial"/>
          </w:rPr>
          <w:t>.</w:t>
        </w:r>
      </w:ins>
    </w:p>
    <w:p w14:paraId="095EEDB6" w14:textId="3ECB30C5" w:rsidR="00DC5F07" w:rsidRPr="00756BD7" w:rsidRDefault="00DC5F07">
      <w:pPr>
        <w:pStyle w:val="par2"/>
        <w:rPr>
          <w:ins w:id="417" w:author="Author"/>
        </w:rPr>
        <w:pPrChange w:id="418" w:author="Author">
          <w:pPr>
            <w:widowControl w:val="0"/>
            <w:pBdr>
              <w:top w:val="nil"/>
              <w:left w:val="nil"/>
              <w:bottom w:val="nil"/>
              <w:right w:val="nil"/>
              <w:between w:val="nil"/>
            </w:pBdr>
            <w:tabs>
              <w:tab w:val="left" w:pos="720"/>
              <w:tab w:val="left" w:pos="1440"/>
              <w:tab w:val="left" w:pos="2160"/>
            </w:tabs>
            <w:ind w:left="1440" w:hanging="720"/>
          </w:pPr>
        </w:pPrChange>
      </w:pPr>
      <w:ins w:id="419" w:author="Author">
        <w:r w:rsidRPr="00756BD7">
          <w:rPr>
            <w:rFonts w:eastAsia="Arial"/>
          </w:rPr>
          <w:t>(I)</w:t>
        </w:r>
        <w:r w:rsidRPr="00756BD7">
          <w:rPr>
            <w:rFonts w:eastAsia="Arial"/>
          </w:rPr>
          <w:tab/>
          <w:t>An EAC meets the requirements of this paragraph if the electricity represented by the EAC is generated in the same hour that the utility’s hydrogen production facility uses electricity to produce hydrogen.</w:t>
        </w:r>
      </w:ins>
    </w:p>
    <w:p w14:paraId="19D2269A" w14:textId="028914AC" w:rsidR="00DC5F07" w:rsidRPr="00756BD7" w:rsidRDefault="00DC5F07">
      <w:pPr>
        <w:pStyle w:val="par2"/>
        <w:rPr>
          <w:ins w:id="420" w:author="Author"/>
        </w:rPr>
        <w:pPrChange w:id="421" w:author="Author">
          <w:pPr>
            <w:widowControl w:val="0"/>
            <w:pBdr>
              <w:top w:val="nil"/>
              <w:left w:val="nil"/>
              <w:bottom w:val="nil"/>
              <w:right w:val="nil"/>
              <w:between w:val="nil"/>
            </w:pBdr>
            <w:tabs>
              <w:tab w:val="left" w:pos="720"/>
              <w:tab w:val="left" w:pos="1440"/>
              <w:tab w:val="left" w:pos="2160"/>
            </w:tabs>
            <w:ind w:left="1440" w:hanging="720"/>
          </w:pPr>
        </w:pPrChange>
      </w:pPr>
      <w:ins w:id="422" w:author="Author">
        <w:r w:rsidRPr="00756BD7">
          <w:rPr>
            <w:rFonts w:eastAsia="Arial"/>
          </w:rPr>
          <w:t>(II)</w:t>
        </w:r>
        <w:r w:rsidRPr="00756BD7">
          <w:rPr>
            <w:rFonts w:eastAsia="Arial"/>
          </w:rPr>
          <w:tab/>
          <w:t xml:space="preserve">Transition rule. </w:t>
        </w:r>
        <w:r w:rsidR="005428DE">
          <w:rPr>
            <w:rFonts w:eastAsia="Arial"/>
          </w:rPr>
          <w:t xml:space="preserve"> </w:t>
        </w:r>
        <w:r w:rsidRPr="00756BD7">
          <w:rPr>
            <w:rFonts w:eastAsia="Arial"/>
          </w:rPr>
          <w:t xml:space="preserve">For EACs that represent electricity generated before January 1, 2030, the EAC will be considered generated in the same hour that the utility’s hydrogen production facility uses electricity to produce hydrogen as required in </w:t>
        </w:r>
        <w:r w:rsidR="00BE0A76">
          <w:rPr>
            <w:rFonts w:eastAsia="Arial"/>
          </w:rPr>
          <w:t>sub</w:t>
        </w:r>
        <w:r w:rsidRPr="00756BD7">
          <w:rPr>
            <w:rFonts w:eastAsia="Arial"/>
          </w:rPr>
          <w:t xml:space="preserve">paragraph </w:t>
        </w:r>
        <w:r w:rsidR="005428DE">
          <w:rPr>
            <w:rFonts w:eastAsia="Arial"/>
          </w:rPr>
          <w:t>4</w:t>
        </w:r>
        <w:r w:rsidRPr="00756BD7">
          <w:rPr>
            <w:rFonts w:eastAsia="Arial"/>
          </w:rPr>
          <w:t>982(c)(I) if the electricity represented by the EAC is generated in the same calendar year that the utility’s hydrogen production facility uses electricity to produce hydrogen.</w:t>
        </w:r>
      </w:ins>
    </w:p>
    <w:p w14:paraId="2E1FA05D" w14:textId="45522913" w:rsidR="00DC5F07" w:rsidRPr="00756BD7" w:rsidRDefault="00DC5F07">
      <w:pPr>
        <w:pStyle w:val="par2"/>
        <w:rPr>
          <w:ins w:id="423" w:author="Author"/>
        </w:rPr>
        <w:pPrChange w:id="424" w:author="Author">
          <w:pPr>
            <w:widowControl w:val="0"/>
            <w:pBdr>
              <w:top w:val="nil"/>
              <w:left w:val="nil"/>
              <w:bottom w:val="nil"/>
              <w:right w:val="nil"/>
              <w:between w:val="nil"/>
            </w:pBdr>
            <w:tabs>
              <w:tab w:val="left" w:pos="720"/>
              <w:tab w:val="left" w:pos="1440"/>
              <w:tab w:val="left" w:pos="2160"/>
            </w:tabs>
            <w:ind w:left="1440" w:hanging="720"/>
          </w:pPr>
        </w:pPrChange>
      </w:pPr>
      <w:ins w:id="425" w:author="Author">
        <w:r w:rsidRPr="00756BD7">
          <w:rPr>
            <w:rFonts w:eastAsia="Arial"/>
          </w:rPr>
          <w:t>(III)</w:t>
        </w:r>
        <w:r w:rsidRPr="00756BD7">
          <w:rPr>
            <w:rFonts w:eastAsia="Arial"/>
          </w:rPr>
          <w:tab/>
          <w:t xml:space="preserve">Use of energy storage. </w:t>
        </w:r>
        <w:r w:rsidR="004A3FB3">
          <w:rPr>
            <w:rFonts w:eastAsia="Arial"/>
          </w:rPr>
          <w:t xml:space="preserve"> </w:t>
        </w:r>
        <w:r w:rsidRPr="00756BD7">
          <w:rPr>
            <w:rFonts w:eastAsia="Arial"/>
          </w:rPr>
          <w:t xml:space="preserve">For purposes of meeting the requirements of paragraph </w:t>
        </w:r>
        <w:r w:rsidR="004A3FB3">
          <w:rPr>
            <w:rFonts w:eastAsia="Arial"/>
          </w:rPr>
          <w:t>4</w:t>
        </w:r>
        <w:r w:rsidRPr="00756BD7">
          <w:rPr>
            <w:rFonts w:eastAsia="Arial"/>
          </w:rPr>
          <w:t xml:space="preserve">982(c)(I), an EAC meets such requirements if the electricity represented by the EAC is discharged from a storage system in the same hour that the utility’s hydrogen production facility uses electricity to produce hydrogen. </w:t>
        </w:r>
        <w:r w:rsidR="004A3FB3">
          <w:rPr>
            <w:rFonts w:eastAsia="Arial"/>
          </w:rPr>
          <w:t xml:space="preserve"> </w:t>
        </w:r>
        <w:r w:rsidRPr="00756BD7">
          <w:rPr>
            <w:rFonts w:eastAsia="Arial"/>
          </w:rPr>
          <w:t xml:space="preserve">The storage system must be located in the same region as both the hydrogen production facility and the facility generating the stored electricity. </w:t>
        </w:r>
        <w:r w:rsidR="004A3FB3">
          <w:rPr>
            <w:rFonts w:eastAsia="Arial"/>
          </w:rPr>
          <w:t xml:space="preserve"> </w:t>
        </w:r>
        <w:r w:rsidRPr="00756BD7">
          <w:rPr>
            <w:rFonts w:eastAsia="Arial"/>
          </w:rPr>
          <w:t xml:space="preserve">To use the rule described in this paragraph, the volume of electricity use substantiated by each EAC representing stored electricity must account for storage-related efficiency losses. </w:t>
        </w:r>
        <w:r w:rsidR="004A3FB3">
          <w:rPr>
            <w:rFonts w:eastAsia="Arial"/>
          </w:rPr>
          <w:t xml:space="preserve"> </w:t>
        </w:r>
        <w:r w:rsidRPr="00756BD7">
          <w:rPr>
            <w:rFonts w:eastAsia="Arial"/>
          </w:rPr>
          <w:t xml:space="preserve">In addition, to use the rule described in this paragraph, EACs representing stored electricity must comprehensively address the storage of electricity by reflecting the energy attributes of the electricity generating facility that provided electricity to the storage facility, reflecting the temporal attributes regarding when the electricity is discharged from energy storage, and ensuring that </w:t>
        </w:r>
        <w:r w:rsidR="004A3FB3">
          <w:rPr>
            <w:rFonts w:eastAsia="Arial"/>
          </w:rPr>
          <w:t>sub</w:t>
        </w:r>
        <w:r w:rsidRPr="00756BD7">
          <w:rPr>
            <w:rFonts w:eastAsia="Arial"/>
          </w:rPr>
          <w:t xml:space="preserve">paragraph </w:t>
        </w:r>
        <w:r w:rsidR="004A3FB3">
          <w:rPr>
            <w:rFonts w:eastAsia="Arial"/>
          </w:rPr>
          <w:t>4</w:t>
        </w:r>
        <w:r w:rsidRPr="00756BD7">
          <w:rPr>
            <w:rFonts w:eastAsia="Arial"/>
          </w:rPr>
          <w:t>979(</w:t>
        </w:r>
        <w:r w:rsidR="00931548">
          <w:rPr>
            <w:rFonts w:eastAsia="Arial"/>
          </w:rPr>
          <w:t>w</w:t>
        </w:r>
        <w:r w:rsidRPr="00756BD7">
          <w:rPr>
            <w:rFonts w:eastAsia="Arial"/>
          </w:rPr>
          <w:t>)(III) relating to verification that each EAC is claimed and retired only once applies to EACs representing stored electricity.</w:t>
        </w:r>
      </w:ins>
    </w:p>
    <w:p w14:paraId="0E57CF07" w14:textId="77777777" w:rsidR="00DC5F07" w:rsidRPr="00756BD7" w:rsidRDefault="00DC5F07">
      <w:pPr>
        <w:pStyle w:val="par1"/>
        <w:rPr>
          <w:ins w:id="426" w:author="Author"/>
        </w:rPr>
        <w:pPrChange w:id="427" w:author="Author">
          <w:pPr>
            <w:widowControl w:val="0"/>
            <w:pBdr>
              <w:top w:val="nil"/>
              <w:left w:val="nil"/>
              <w:bottom w:val="nil"/>
              <w:right w:val="nil"/>
              <w:between w:val="nil"/>
            </w:pBdr>
            <w:tabs>
              <w:tab w:val="left" w:pos="720"/>
              <w:tab w:val="left" w:pos="1440"/>
              <w:tab w:val="left" w:pos="2160"/>
            </w:tabs>
          </w:pPr>
        </w:pPrChange>
      </w:pPr>
      <w:ins w:id="428" w:author="Author">
        <w:r w:rsidRPr="00756BD7">
          <w:rPr>
            <w:rFonts w:eastAsia="Arial"/>
          </w:rPr>
          <w:t>(d)</w:t>
        </w:r>
        <w:r w:rsidRPr="00756BD7">
          <w:rPr>
            <w:rFonts w:eastAsia="Arial"/>
          </w:rPr>
          <w:tab/>
          <w:t>An EAC meets the requirements for deliverability if it meets any of the following conditions:</w:t>
        </w:r>
      </w:ins>
    </w:p>
    <w:p w14:paraId="59ADFEB5" w14:textId="416D3DB0" w:rsidR="00DC5F07" w:rsidRPr="00756BD7" w:rsidRDefault="00DC5F07">
      <w:pPr>
        <w:pStyle w:val="par2"/>
        <w:rPr>
          <w:ins w:id="429" w:author="Author"/>
        </w:rPr>
        <w:pPrChange w:id="430" w:author="Author">
          <w:pPr>
            <w:widowControl w:val="0"/>
            <w:pBdr>
              <w:top w:val="nil"/>
              <w:left w:val="nil"/>
              <w:bottom w:val="nil"/>
              <w:right w:val="nil"/>
              <w:between w:val="nil"/>
            </w:pBdr>
            <w:tabs>
              <w:tab w:val="left" w:pos="720"/>
              <w:tab w:val="left" w:pos="1440"/>
              <w:tab w:val="left" w:pos="2160"/>
            </w:tabs>
            <w:ind w:left="1440" w:hanging="720"/>
          </w:pPr>
        </w:pPrChange>
      </w:pPr>
      <w:ins w:id="431" w:author="Author">
        <w:r w:rsidRPr="00756BD7">
          <w:rPr>
            <w:rFonts w:eastAsia="Arial"/>
          </w:rPr>
          <w:t>(I)</w:t>
        </w:r>
        <w:r w:rsidRPr="00756BD7">
          <w:rPr>
            <w:rFonts w:eastAsia="Arial"/>
          </w:rPr>
          <w:tab/>
        </w:r>
        <w:r w:rsidR="004A3FB3">
          <w:rPr>
            <w:rFonts w:eastAsia="Arial"/>
          </w:rPr>
          <w:t>i</w:t>
        </w:r>
        <w:r w:rsidRPr="00756BD7">
          <w:rPr>
            <w:rFonts w:eastAsia="Arial"/>
          </w:rPr>
          <w:t xml:space="preserve">f the electricity represented by the EAC is generated by a facility located in the Mountain Region and the hydrogen production facility is located in </w:t>
        </w:r>
        <w:r w:rsidRPr="00756BD7">
          <w:rPr>
            <w:rFonts w:eastAsia="Arial"/>
          </w:rPr>
          <w:lastRenderedPageBreak/>
          <w:t>the Mountain Region.</w:t>
        </w:r>
        <w:r w:rsidR="004A3FB3">
          <w:rPr>
            <w:rFonts w:eastAsia="Arial"/>
          </w:rPr>
          <w:t xml:space="preserve"> </w:t>
        </w:r>
        <w:r w:rsidRPr="00756BD7">
          <w:rPr>
            <w:rFonts w:eastAsia="Arial"/>
          </w:rPr>
          <w:t xml:space="preserve"> The locations of the electricity generating source and the hydrogen production facility are determined by the balancing authority to which each is electrically interconnected; or</w:t>
        </w:r>
      </w:ins>
    </w:p>
    <w:p w14:paraId="03114451" w14:textId="4FEC70DC" w:rsidR="00DC5F07" w:rsidRPr="00756BD7" w:rsidRDefault="00DC5F07">
      <w:pPr>
        <w:pStyle w:val="par2"/>
        <w:rPr>
          <w:ins w:id="432" w:author="Author"/>
        </w:rPr>
        <w:pPrChange w:id="433" w:author="Author">
          <w:pPr>
            <w:widowControl w:val="0"/>
            <w:pBdr>
              <w:top w:val="nil"/>
              <w:left w:val="nil"/>
              <w:bottom w:val="nil"/>
              <w:right w:val="nil"/>
              <w:between w:val="nil"/>
            </w:pBdr>
            <w:tabs>
              <w:tab w:val="left" w:pos="720"/>
              <w:tab w:val="left" w:pos="1440"/>
              <w:tab w:val="left" w:pos="2160"/>
            </w:tabs>
            <w:ind w:left="1440" w:hanging="720"/>
          </w:pPr>
        </w:pPrChange>
      </w:pPr>
      <w:ins w:id="434" w:author="Author">
        <w:r w:rsidRPr="00756BD7">
          <w:rPr>
            <w:rFonts w:eastAsia="Arial"/>
          </w:rPr>
          <w:t>(II)</w:t>
        </w:r>
        <w:r w:rsidRPr="00756BD7">
          <w:rPr>
            <w:rFonts w:eastAsia="Arial"/>
          </w:rPr>
          <w:tab/>
        </w:r>
        <w:r w:rsidR="004A3FB3">
          <w:rPr>
            <w:rFonts w:eastAsia="Arial"/>
          </w:rPr>
          <w:t>i</w:t>
        </w:r>
        <w:r w:rsidRPr="00756BD7">
          <w:rPr>
            <w:rFonts w:eastAsia="Arial"/>
          </w:rPr>
          <w:t>f the electricity generation represented by the EAC has transmission rights from the generator location to the Mountain Region in which the hydrogen production facility is located and that generation is delivered to (</w:t>
        </w:r>
        <w:r w:rsidRPr="00756BD7">
          <w:rPr>
            <w:rFonts w:eastAsia="Arial"/>
            <w:rPrChange w:id="435" w:author="Author">
              <w:rPr>
                <w:rFonts w:eastAsia="Arial"/>
                <w:i/>
                <w:iCs/>
              </w:rPr>
            </w:rPrChange>
          </w:rPr>
          <w:t xml:space="preserve">i.e., </w:t>
        </w:r>
        <w:r w:rsidRPr="00756BD7">
          <w:rPr>
            <w:rFonts w:eastAsia="Arial"/>
          </w:rPr>
          <w:t xml:space="preserve">scheduled and dispatched or settled in) the Mountain Region. </w:t>
        </w:r>
        <w:r w:rsidR="004A3FB3">
          <w:rPr>
            <w:rFonts w:eastAsia="Arial"/>
          </w:rPr>
          <w:t xml:space="preserve"> </w:t>
        </w:r>
        <w:r w:rsidRPr="00756BD7">
          <w:rPr>
            <w:rFonts w:eastAsia="Arial"/>
          </w:rPr>
          <w:t xml:space="preserve">Such delivery must be demonstrated on at least an hour-to-hour basis, with no direct counterbalancing reverse transactions, and must be verified with NERC E-tags or the equivalent. </w:t>
        </w:r>
        <w:r w:rsidR="004A3FB3">
          <w:rPr>
            <w:rFonts w:eastAsia="Arial"/>
          </w:rPr>
          <w:t xml:space="preserve"> </w:t>
        </w:r>
        <w:r w:rsidRPr="00756BD7">
          <w:rPr>
            <w:rFonts w:eastAsia="Arial"/>
          </w:rPr>
          <w:t xml:space="preserve">In addition, to use the rule described in this paragraph, the qualified EAC registry or accounting system for each eligible EAC representing delivered electricity must track such delivery. </w:t>
        </w:r>
        <w:r w:rsidR="004A3FB3">
          <w:rPr>
            <w:rFonts w:eastAsia="Arial"/>
          </w:rPr>
          <w:t xml:space="preserve"> </w:t>
        </w:r>
        <w:r w:rsidRPr="00756BD7">
          <w:rPr>
            <w:rFonts w:eastAsia="Arial"/>
          </w:rPr>
          <w:t xml:space="preserve">Finally, to use the rule described in this paragraph, in the case of electricity imported from Canada or Mexico, the electricity generator must provide an attestation to the hydrogen production facility for purposes of the reporting process described in </w:t>
        </w:r>
        <w:r w:rsidR="004A3FB3">
          <w:rPr>
            <w:rFonts w:eastAsia="Arial"/>
          </w:rPr>
          <w:t>subparagraph</w:t>
        </w:r>
        <w:r w:rsidRPr="00756BD7">
          <w:rPr>
            <w:rFonts w:eastAsia="Arial"/>
          </w:rPr>
          <w:t xml:space="preserve"> </w:t>
        </w:r>
        <w:r w:rsidR="004A3FB3">
          <w:rPr>
            <w:rFonts w:eastAsia="Arial"/>
          </w:rPr>
          <w:t>4</w:t>
        </w:r>
        <w:r w:rsidRPr="00756BD7">
          <w:rPr>
            <w:rFonts w:eastAsia="Arial"/>
          </w:rPr>
          <w:t>980(b)(VIII) that the use or attributes of the electricity represented by each EAC are not being claimed for any other purpose.</w:t>
        </w:r>
      </w:ins>
    </w:p>
    <w:p w14:paraId="487693BE" w14:textId="77777777" w:rsidR="00DC5F07" w:rsidRPr="00756BD7" w:rsidRDefault="00DC5F07">
      <w:pPr>
        <w:pStyle w:val="Title3"/>
        <w:rPr>
          <w:ins w:id="436" w:author="Author"/>
          <w:b w:val="0"/>
          <w:bCs w:val="0"/>
          <w:rPrChange w:id="437" w:author="Author">
            <w:rPr>
              <w:ins w:id="438" w:author="Author"/>
              <w:b/>
              <w:bCs/>
            </w:rPr>
          </w:rPrChange>
        </w:rPr>
        <w:pPrChange w:id="439" w:author="Author">
          <w:pPr>
            <w:widowControl w:val="0"/>
            <w:pBdr>
              <w:top w:val="nil"/>
              <w:left w:val="nil"/>
              <w:bottom w:val="nil"/>
              <w:right w:val="nil"/>
              <w:between w:val="nil"/>
            </w:pBdr>
            <w:tabs>
              <w:tab w:val="left" w:pos="720"/>
              <w:tab w:val="left" w:pos="1440"/>
              <w:tab w:val="left" w:pos="2160"/>
            </w:tabs>
            <w:ind w:left="720" w:hanging="720"/>
          </w:pPr>
        </w:pPrChange>
      </w:pPr>
      <w:ins w:id="440" w:author="Author">
        <w:r w:rsidRPr="00756BD7">
          <w:rPr>
            <w:rFonts w:eastAsia="Arial"/>
          </w:rPr>
          <w:t>4983.</w:t>
        </w:r>
        <w:r w:rsidRPr="00756BD7">
          <w:rPr>
            <w:rFonts w:eastAsia="Arial"/>
          </w:rPr>
          <w:tab/>
          <w:t>Lifecycle GHG Emissions Rate Accounting for Clean Hydrogen Projects that Use Methane as the Source for Hydrogen.</w:t>
        </w:r>
      </w:ins>
    </w:p>
    <w:p w14:paraId="080EC256" w14:textId="020B7D9C" w:rsidR="00DC5F07" w:rsidRPr="00756BD7" w:rsidRDefault="00DC5F07">
      <w:pPr>
        <w:pStyle w:val="par1"/>
        <w:rPr>
          <w:ins w:id="441" w:author="Author"/>
        </w:rPr>
        <w:pPrChange w:id="442" w:author="Author">
          <w:pPr>
            <w:widowControl w:val="0"/>
            <w:pBdr>
              <w:top w:val="nil"/>
              <w:left w:val="nil"/>
              <w:bottom w:val="nil"/>
              <w:right w:val="nil"/>
              <w:between w:val="nil"/>
            </w:pBdr>
            <w:tabs>
              <w:tab w:val="left" w:pos="720"/>
              <w:tab w:val="left" w:pos="1440"/>
              <w:tab w:val="left" w:pos="2160"/>
            </w:tabs>
            <w:ind w:left="720" w:hanging="720"/>
          </w:pPr>
        </w:pPrChange>
      </w:pPr>
      <w:ins w:id="443" w:author="Author">
        <w:r w:rsidRPr="00756BD7">
          <w:rPr>
            <w:rFonts w:eastAsia="Arial"/>
          </w:rPr>
          <w:t>(a)</w:t>
        </w:r>
        <w:r w:rsidRPr="00756BD7">
          <w:rPr>
            <w:rFonts w:eastAsia="Arial"/>
          </w:rPr>
          <w:tab/>
          <w:t xml:space="preserve">For purposes of determining the lifecycle GHG emissions rate of a process that uses methane derived from biogas, RNG, or fugitive methane to produce hydrogen, estimates of lifecycle GHG emissions must consider all the direct and significant indirect emissions from the hydrogen production process. </w:t>
        </w:r>
        <w:r w:rsidR="004A3FB3">
          <w:rPr>
            <w:rFonts w:eastAsia="Arial"/>
          </w:rPr>
          <w:t xml:space="preserve"> </w:t>
        </w:r>
        <w:r w:rsidRPr="00756BD7">
          <w:rPr>
            <w:rFonts w:eastAsia="Arial"/>
          </w:rPr>
          <w:t>Such determinations must consider the alternative fates of that methane in the following manner depending on methane source:</w:t>
        </w:r>
      </w:ins>
    </w:p>
    <w:p w14:paraId="39420D59" w14:textId="49CBB59A" w:rsidR="00DC5F07" w:rsidRPr="00756BD7" w:rsidRDefault="00DC5F07">
      <w:pPr>
        <w:pStyle w:val="par2"/>
        <w:rPr>
          <w:ins w:id="444" w:author="Author"/>
        </w:rPr>
        <w:pPrChange w:id="445" w:author="Author">
          <w:pPr>
            <w:widowControl w:val="0"/>
            <w:pBdr>
              <w:top w:val="nil"/>
              <w:left w:val="nil"/>
              <w:bottom w:val="nil"/>
              <w:right w:val="nil"/>
              <w:between w:val="nil"/>
            </w:pBdr>
            <w:tabs>
              <w:tab w:val="left" w:pos="720"/>
              <w:tab w:val="left" w:pos="1440"/>
              <w:tab w:val="left" w:pos="2160"/>
            </w:tabs>
            <w:ind w:left="1440" w:hanging="720"/>
          </w:pPr>
        </w:pPrChange>
      </w:pPr>
      <w:ins w:id="446" w:author="Author">
        <w:r w:rsidRPr="00756BD7">
          <w:rPr>
            <w:rFonts w:eastAsia="Arial"/>
          </w:rPr>
          <w:t>(I)</w:t>
        </w:r>
        <w:r w:rsidRPr="00756BD7">
          <w:rPr>
            <w:rFonts w:eastAsia="Arial"/>
          </w:rPr>
          <w:tab/>
          <w:t xml:space="preserve">Methane from landfill sources. </w:t>
        </w:r>
        <w:r w:rsidR="004A3FB3">
          <w:rPr>
            <w:rFonts w:eastAsia="Arial"/>
          </w:rPr>
          <w:t xml:space="preserve"> </w:t>
        </w:r>
        <w:r w:rsidRPr="00756BD7">
          <w:rPr>
            <w:rFonts w:eastAsia="Arial"/>
          </w:rPr>
          <w:t>For purposes of determining the lifecycle GHG emissions rate of a process that uses methane derived from landfill sources, the alternative fate of such gas must be flaring using an efficiency determined by 45VH2</w:t>
        </w:r>
        <w:r w:rsidR="00697783">
          <w:rPr>
            <w:rFonts w:eastAsia="Arial"/>
          </w:rPr>
          <w:t>-</w:t>
        </w:r>
        <w:r w:rsidRPr="00756BD7">
          <w:rPr>
            <w:rFonts w:eastAsia="Arial"/>
          </w:rPr>
          <w:t>GREET.</w:t>
        </w:r>
      </w:ins>
    </w:p>
    <w:p w14:paraId="3606DA56" w14:textId="0DCD5A15" w:rsidR="00DC5F07" w:rsidRPr="00756BD7" w:rsidRDefault="00DC5F07">
      <w:pPr>
        <w:pStyle w:val="par2"/>
        <w:rPr>
          <w:ins w:id="447" w:author="Author"/>
        </w:rPr>
        <w:pPrChange w:id="448" w:author="Author">
          <w:pPr>
            <w:widowControl w:val="0"/>
            <w:pBdr>
              <w:top w:val="nil"/>
              <w:left w:val="nil"/>
              <w:bottom w:val="nil"/>
              <w:right w:val="nil"/>
              <w:between w:val="nil"/>
            </w:pBdr>
            <w:tabs>
              <w:tab w:val="left" w:pos="720"/>
              <w:tab w:val="left" w:pos="1440"/>
              <w:tab w:val="left" w:pos="2160"/>
            </w:tabs>
            <w:ind w:left="1440" w:hanging="720"/>
          </w:pPr>
        </w:pPrChange>
      </w:pPr>
      <w:ins w:id="449" w:author="Author">
        <w:r w:rsidRPr="00756BD7">
          <w:rPr>
            <w:rFonts w:eastAsia="Arial"/>
          </w:rPr>
          <w:t>(II)</w:t>
        </w:r>
        <w:r w:rsidRPr="00756BD7">
          <w:rPr>
            <w:rFonts w:eastAsia="Arial"/>
          </w:rPr>
          <w:tab/>
          <w:t xml:space="preserve">Methane from wastewater sources. </w:t>
        </w:r>
        <w:r w:rsidR="004A3FB3">
          <w:rPr>
            <w:rFonts w:eastAsia="Arial"/>
          </w:rPr>
          <w:t xml:space="preserve"> </w:t>
        </w:r>
        <w:r w:rsidRPr="00756BD7">
          <w:rPr>
            <w:rFonts w:eastAsia="Arial"/>
          </w:rPr>
          <w:t>For purposes of determining the lifecycle GHG emissions rate of a process that uses methane derived from wastewater sources, the alternative fate of such gas must assume flaring and use the flaring efficiency and other factors as determined by 45VH2</w:t>
        </w:r>
        <w:r w:rsidR="00697783">
          <w:rPr>
            <w:rFonts w:eastAsia="Arial"/>
          </w:rPr>
          <w:t>-</w:t>
        </w:r>
        <w:r w:rsidRPr="00756BD7">
          <w:rPr>
            <w:rFonts w:eastAsia="Arial"/>
          </w:rPr>
          <w:t>GREET, including accounting for the proportion of the gas typically used to heat the anaerobic digester.</w:t>
        </w:r>
      </w:ins>
    </w:p>
    <w:p w14:paraId="3FF2E843" w14:textId="75332382" w:rsidR="00DC5F07" w:rsidRPr="00756BD7" w:rsidRDefault="00DC5F07">
      <w:pPr>
        <w:pStyle w:val="par2"/>
        <w:rPr>
          <w:ins w:id="450" w:author="Author"/>
        </w:rPr>
        <w:pPrChange w:id="451" w:author="Author">
          <w:pPr>
            <w:widowControl w:val="0"/>
            <w:pBdr>
              <w:top w:val="nil"/>
              <w:left w:val="nil"/>
              <w:bottom w:val="nil"/>
              <w:right w:val="nil"/>
              <w:between w:val="nil"/>
            </w:pBdr>
            <w:tabs>
              <w:tab w:val="left" w:pos="720"/>
              <w:tab w:val="left" w:pos="1440"/>
              <w:tab w:val="left" w:pos="2160"/>
            </w:tabs>
            <w:ind w:left="1440" w:hanging="720"/>
          </w:pPr>
        </w:pPrChange>
      </w:pPr>
      <w:ins w:id="452" w:author="Author">
        <w:r w:rsidRPr="00756BD7">
          <w:rPr>
            <w:rFonts w:eastAsia="Arial"/>
          </w:rPr>
          <w:lastRenderedPageBreak/>
          <w:t>(III)</w:t>
        </w:r>
        <w:r w:rsidRPr="00756BD7">
          <w:rPr>
            <w:rFonts w:eastAsia="Arial"/>
          </w:rPr>
          <w:tab/>
          <w:t xml:space="preserve">Coal mine methane. </w:t>
        </w:r>
        <w:r w:rsidR="004A3FB3">
          <w:rPr>
            <w:rFonts w:eastAsia="Arial"/>
          </w:rPr>
          <w:t xml:space="preserve"> </w:t>
        </w:r>
        <w:r w:rsidRPr="00756BD7">
          <w:rPr>
            <w:rFonts w:eastAsia="Arial"/>
          </w:rPr>
          <w:t>For purposes of determining the lifecycle GHG emissions rate of a process that uses coal mine methane, flaring of such gas must be used as the alternative fate.</w:t>
        </w:r>
      </w:ins>
    </w:p>
    <w:p w14:paraId="64C53611" w14:textId="3E8D692F" w:rsidR="00DC5F07" w:rsidRPr="00756BD7" w:rsidRDefault="00DC5F07">
      <w:pPr>
        <w:pStyle w:val="par2"/>
        <w:rPr>
          <w:ins w:id="453" w:author="Author"/>
        </w:rPr>
        <w:pPrChange w:id="454" w:author="Author">
          <w:pPr>
            <w:widowControl w:val="0"/>
            <w:pBdr>
              <w:top w:val="nil"/>
              <w:left w:val="nil"/>
              <w:bottom w:val="nil"/>
              <w:right w:val="nil"/>
              <w:between w:val="nil"/>
            </w:pBdr>
            <w:tabs>
              <w:tab w:val="left" w:pos="720"/>
              <w:tab w:val="left" w:pos="1440"/>
              <w:tab w:val="left" w:pos="2160"/>
            </w:tabs>
            <w:ind w:left="1440" w:hanging="720"/>
          </w:pPr>
        </w:pPrChange>
      </w:pPr>
      <w:ins w:id="455" w:author="Author">
        <w:r w:rsidRPr="00756BD7">
          <w:rPr>
            <w:rFonts w:eastAsia="Arial"/>
          </w:rPr>
          <w:t>(IV)</w:t>
        </w:r>
        <w:r w:rsidRPr="00756BD7">
          <w:rPr>
            <w:rFonts w:eastAsia="Arial"/>
          </w:rPr>
          <w:tab/>
          <w:t xml:space="preserve">Methane from animal waste. </w:t>
        </w:r>
        <w:r w:rsidR="004A3FB3">
          <w:rPr>
            <w:rFonts w:eastAsia="Arial"/>
          </w:rPr>
          <w:t xml:space="preserve"> </w:t>
        </w:r>
        <w:r w:rsidRPr="00756BD7">
          <w:rPr>
            <w:rFonts w:eastAsia="Arial"/>
          </w:rPr>
          <w:t>For purposes of determining the lifecycle GHG emissions rate of a process that uses methane derived from biogas sourced from animal waste, the emissions associated with producing and transporting such biogas to the point where it is fed into an upgrader must use an alternative fate derived from the national average of all animal waste management practices, which results in a carbon intensity score of –51 grams of CO2e per megajoule (MJ), where the MJ basis refers to the lower heating value of the methane contained in the biogas prior to upgrading.</w:t>
        </w:r>
      </w:ins>
    </w:p>
    <w:p w14:paraId="7CB8214F" w14:textId="53F52690" w:rsidR="00DC5F07" w:rsidRPr="00756BD7" w:rsidRDefault="00DC5F07">
      <w:pPr>
        <w:pStyle w:val="par2"/>
        <w:rPr>
          <w:ins w:id="456" w:author="Author"/>
        </w:rPr>
        <w:pPrChange w:id="457" w:author="Author">
          <w:pPr>
            <w:widowControl w:val="0"/>
            <w:pBdr>
              <w:top w:val="nil"/>
              <w:left w:val="nil"/>
              <w:bottom w:val="nil"/>
              <w:right w:val="nil"/>
              <w:between w:val="nil"/>
            </w:pBdr>
            <w:tabs>
              <w:tab w:val="left" w:pos="720"/>
              <w:tab w:val="left" w:pos="1440"/>
              <w:tab w:val="left" w:pos="2160"/>
            </w:tabs>
            <w:ind w:left="1440" w:hanging="720"/>
          </w:pPr>
        </w:pPrChange>
      </w:pPr>
      <w:ins w:id="458" w:author="Author">
        <w:r w:rsidRPr="00756BD7">
          <w:rPr>
            <w:rFonts w:eastAsia="Arial"/>
          </w:rPr>
          <w:t>(V)</w:t>
        </w:r>
        <w:r w:rsidRPr="00756BD7">
          <w:rPr>
            <w:rFonts w:eastAsia="Arial"/>
          </w:rPr>
          <w:tab/>
          <w:t xml:space="preserve">Fugitive methane other than coal mine methane. </w:t>
        </w:r>
        <w:r w:rsidR="004A3FB3">
          <w:rPr>
            <w:rFonts w:eastAsia="Arial"/>
          </w:rPr>
          <w:t xml:space="preserve"> </w:t>
        </w:r>
        <w:r w:rsidRPr="00756BD7">
          <w:rPr>
            <w:rFonts w:eastAsia="Arial"/>
          </w:rPr>
          <w:t>For purposes of determining the lifecycle GHG emissions rate of a process that uses fugitive methane other than coal mine methane, such as fugitive methane from oil and gas operations, productive use of such gas must be used as the alternative fate, which would result in emissions equivalent to the carbon intensity of using fossil natural gas.</w:t>
        </w:r>
      </w:ins>
    </w:p>
    <w:p w14:paraId="3EE2CC8F" w14:textId="77777777" w:rsidR="00DC5F07" w:rsidRPr="00756BD7" w:rsidRDefault="00DC5F07">
      <w:pPr>
        <w:pStyle w:val="par1"/>
        <w:rPr>
          <w:ins w:id="459" w:author="Author"/>
          <w:rFonts w:eastAsia="Arial"/>
        </w:rPr>
        <w:pPrChange w:id="460" w:author="Author">
          <w:pPr>
            <w:widowControl w:val="0"/>
            <w:pBdr>
              <w:top w:val="nil"/>
              <w:left w:val="nil"/>
              <w:bottom w:val="nil"/>
              <w:right w:val="nil"/>
              <w:between w:val="nil"/>
            </w:pBdr>
            <w:tabs>
              <w:tab w:val="left" w:pos="720"/>
              <w:tab w:val="left" w:pos="1440"/>
              <w:tab w:val="left" w:pos="2160"/>
            </w:tabs>
          </w:pPr>
        </w:pPrChange>
      </w:pPr>
      <w:ins w:id="461" w:author="Author">
        <w:r w:rsidRPr="00756BD7">
          <w:rPr>
            <w:rFonts w:eastAsia="Arial"/>
          </w:rPr>
          <w:t>(</w:t>
        </w:r>
        <w:r w:rsidRPr="00756BD7">
          <w:t>b</w:t>
        </w:r>
        <w:r w:rsidRPr="00756BD7">
          <w:rPr>
            <w:rFonts w:eastAsia="Arial"/>
          </w:rPr>
          <w:t>)</w:t>
        </w:r>
        <w:r w:rsidRPr="00756BD7">
          <w:rPr>
            <w:rFonts w:eastAsia="Arial"/>
          </w:rPr>
          <w:tab/>
          <w:t>Use of gas EACs.</w:t>
        </w:r>
      </w:ins>
    </w:p>
    <w:p w14:paraId="1DCE6357" w14:textId="0BA0A23D" w:rsidR="00DC5F07" w:rsidRPr="00756BD7" w:rsidRDefault="00DC5F07">
      <w:pPr>
        <w:pStyle w:val="par2"/>
        <w:rPr>
          <w:ins w:id="462" w:author="Author"/>
        </w:rPr>
        <w:pPrChange w:id="463" w:author="Author">
          <w:pPr>
            <w:widowControl w:val="0"/>
            <w:pBdr>
              <w:top w:val="nil"/>
              <w:left w:val="nil"/>
              <w:bottom w:val="nil"/>
              <w:right w:val="nil"/>
              <w:between w:val="nil"/>
            </w:pBdr>
            <w:tabs>
              <w:tab w:val="left" w:pos="720"/>
              <w:tab w:val="left" w:pos="1440"/>
              <w:tab w:val="left" w:pos="2160"/>
            </w:tabs>
            <w:ind w:left="1440" w:hanging="720"/>
          </w:pPr>
        </w:pPrChange>
      </w:pPr>
      <w:ins w:id="464" w:author="Author">
        <w:r w:rsidRPr="00756BD7">
          <w:rPr>
            <w:rFonts w:eastAsia="Arial"/>
          </w:rPr>
          <w:t>(I)</w:t>
        </w:r>
        <w:r w:rsidRPr="00756BD7">
          <w:rPr>
            <w:rFonts w:eastAsia="Arial"/>
          </w:rPr>
          <w:tab/>
          <w:t xml:space="preserve">Subject to </w:t>
        </w:r>
        <w:r w:rsidR="004A3FB3">
          <w:rPr>
            <w:rFonts w:eastAsia="Arial"/>
          </w:rPr>
          <w:t>sub</w:t>
        </w:r>
        <w:r w:rsidRPr="00756BD7">
          <w:rPr>
            <w:rFonts w:eastAsia="Arial"/>
          </w:rPr>
          <w:t xml:space="preserve">paragraph </w:t>
        </w:r>
        <w:r w:rsidR="004A3FB3">
          <w:rPr>
            <w:rFonts w:eastAsia="Arial"/>
          </w:rPr>
          <w:t>4</w:t>
        </w:r>
        <w:r w:rsidRPr="00756BD7">
          <w:rPr>
            <w:rFonts w:eastAsia="Arial"/>
          </w:rPr>
          <w:t xml:space="preserve">983(c)(II), if a utility determines a lifecycle GHG emissions rate for hydrogen produced at a hydrogen production facility using the 45VH2-GREET </w:t>
        </w:r>
        <w:r w:rsidR="00330961">
          <w:rPr>
            <w:rFonts w:eastAsia="Arial"/>
          </w:rPr>
          <w:t>M</w:t>
        </w:r>
        <w:r w:rsidRPr="00756BD7">
          <w:rPr>
            <w:rFonts w:eastAsia="Arial"/>
          </w:rPr>
          <w:t>odel or the Secretary</w:t>
        </w:r>
        <w:r w:rsidRPr="00756BD7">
          <w:t xml:space="preserve"> of the U.S. Treasury</w:t>
        </w:r>
        <w:r w:rsidRPr="00756BD7">
          <w:rPr>
            <w:rFonts w:eastAsia="Arial"/>
          </w:rPr>
          <w:t xml:space="preserve"> determines a provisional emissions rate for hydrogen produced at a hydrogen production facility subject to a provisional emissions rate petition, then the utility may treat such hydrogen production facility’s use of RNG or coal mine methane as being from a specific source of such gas rather than fossil natural gas only if the utility acquires and retires qualifying gas EACs for each unit of such gas that the utility claims from such source. </w:t>
        </w:r>
        <w:r w:rsidR="004A3FB3">
          <w:rPr>
            <w:rFonts w:eastAsia="Arial"/>
          </w:rPr>
          <w:t xml:space="preserve"> </w:t>
        </w:r>
        <w:r w:rsidRPr="00756BD7">
          <w:rPr>
            <w:rFonts w:eastAsia="Arial"/>
          </w:rPr>
          <w:t xml:space="preserve">To satisfy this requirement, a utility’s acquisition and retirement of qualifying gas EACs must also be recorded in a qualified gas EAC registry or accounting system so that the acquisition and retirement of such gas EACs may be verified by the Commission through the annual report described in </w:t>
        </w:r>
        <w:r w:rsidR="004A3FB3">
          <w:rPr>
            <w:rFonts w:eastAsia="Arial"/>
          </w:rPr>
          <w:t>paragraph</w:t>
        </w:r>
        <w:r w:rsidRPr="00756BD7">
          <w:rPr>
            <w:rFonts w:eastAsia="Arial"/>
          </w:rPr>
          <w:t xml:space="preserve"> </w:t>
        </w:r>
        <w:r w:rsidR="004A3FB3">
          <w:rPr>
            <w:rFonts w:eastAsia="Arial"/>
          </w:rPr>
          <w:t>4</w:t>
        </w:r>
        <w:r w:rsidRPr="00756BD7">
          <w:rPr>
            <w:rFonts w:eastAsia="Arial"/>
          </w:rPr>
          <w:t xml:space="preserve">980(b). </w:t>
        </w:r>
        <w:r w:rsidR="004A3FB3">
          <w:rPr>
            <w:rFonts w:eastAsia="Arial"/>
          </w:rPr>
          <w:t xml:space="preserve"> </w:t>
        </w:r>
        <w:r w:rsidRPr="00756BD7">
          <w:rPr>
            <w:rFonts w:eastAsia="Arial"/>
          </w:rPr>
          <w:t>The requirements of this paragraph apply regardless of whether the source of the RNG or coal mine methane is connected to a pipeline network, directly connected to a hydrogen production facility, or co-located with the hydrogen production facility.</w:t>
        </w:r>
      </w:ins>
    </w:p>
    <w:p w14:paraId="11C5CED5" w14:textId="78BBCACE" w:rsidR="00DC5F07" w:rsidRPr="00756BD7" w:rsidRDefault="00DC5F07">
      <w:pPr>
        <w:pStyle w:val="par2"/>
        <w:rPr>
          <w:ins w:id="465" w:author="Author"/>
          <w:rFonts w:eastAsia="Arial"/>
        </w:rPr>
        <w:pPrChange w:id="466" w:author="Author">
          <w:pPr>
            <w:widowControl w:val="0"/>
            <w:pBdr>
              <w:top w:val="nil"/>
              <w:left w:val="nil"/>
              <w:bottom w:val="nil"/>
              <w:right w:val="nil"/>
              <w:between w:val="nil"/>
            </w:pBdr>
            <w:tabs>
              <w:tab w:val="left" w:pos="720"/>
              <w:tab w:val="left" w:pos="1440"/>
              <w:tab w:val="left" w:pos="2160"/>
            </w:tabs>
            <w:ind w:left="1440" w:hanging="720"/>
          </w:pPr>
        </w:pPrChange>
      </w:pPr>
      <w:ins w:id="467" w:author="Author">
        <w:r w:rsidRPr="00756BD7">
          <w:rPr>
            <w:rFonts w:eastAsia="Arial"/>
          </w:rPr>
          <w:lastRenderedPageBreak/>
          <w:t>(II)</w:t>
        </w:r>
        <w:r w:rsidRPr="00756BD7">
          <w:rPr>
            <w:rFonts w:eastAsia="Arial"/>
          </w:rPr>
          <w:tab/>
          <w:t>System readiness.</w:t>
        </w:r>
        <w:r w:rsidR="004A3FB3">
          <w:rPr>
            <w:rFonts w:eastAsia="Arial"/>
          </w:rPr>
          <w:t xml:space="preserve"> </w:t>
        </w:r>
        <w:r w:rsidRPr="00756BD7">
          <w:rPr>
            <w:rFonts w:eastAsia="Arial"/>
          </w:rPr>
          <w:t xml:space="preserve"> </w:t>
        </w:r>
        <w:r w:rsidR="004A3FB3">
          <w:rPr>
            <w:rFonts w:eastAsia="Arial"/>
          </w:rPr>
          <w:t>Subp</w:t>
        </w:r>
        <w:r w:rsidRPr="00756BD7">
          <w:rPr>
            <w:rFonts w:eastAsia="Arial"/>
          </w:rPr>
          <w:t xml:space="preserve">aragraph </w:t>
        </w:r>
        <w:r w:rsidR="004A3FB3">
          <w:rPr>
            <w:rFonts w:eastAsia="Arial"/>
          </w:rPr>
          <w:t>4</w:t>
        </w:r>
        <w:r w:rsidRPr="00756BD7">
          <w:rPr>
            <w:rFonts w:eastAsia="Arial"/>
          </w:rPr>
          <w:t>983(c)(I) applies only if the Secretary of the</w:t>
        </w:r>
        <w:r w:rsidRPr="00756BD7">
          <w:t xml:space="preserve"> U.S. Treasury </w:t>
        </w:r>
        <w:r w:rsidRPr="00756BD7">
          <w:rPr>
            <w:rFonts w:eastAsia="Arial"/>
          </w:rPr>
          <w:t xml:space="preserve">determines that one or more electronic tracking systems meet the definition of a qualified gas EAC registry or accounting system. </w:t>
        </w:r>
        <w:r w:rsidR="004A3FB3">
          <w:rPr>
            <w:rFonts w:eastAsia="Arial"/>
          </w:rPr>
          <w:t xml:space="preserve"> </w:t>
        </w:r>
        <w:r w:rsidRPr="00756BD7">
          <w:rPr>
            <w:rFonts w:eastAsia="Arial"/>
          </w:rPr>
          <w:t>The Secretary of the</w:t>
        </w:r>
        <w:r w:rsidRPr="00756BD7">
          <w:t xml:space="preserve"> U.S. Treasury</w:t>
        </w:r>
        <w:r w:rsidRPr="00756BD7">
          <w:rPr>
            <w:rFonts w:eastAsia="Arial"/>
          </w:rPr>
          <w:t xml:space="preserve"> may make this determination no earlier than January 1, 2027. </w:t>
        </w:r>
        <w:r w:rsidR="004A3FB3">
          <w:rPr>
            <w:rFonts w:eastAsia="Arial"/>
          </w:rPr>
          <w:t xml:space="preserve"> </w:t>
        </w:r>
        <w:r w:rsidRPr="00756BD7">
          <w:rPr>
            <w:rFonts w:eastAsia="Arial"/>
          </w:rPr>
          <w:t xml:space="preserve">Prior to the Secretary of </w:t>
        </w:r>
        <w:r w:rsidRPr="00756BD7">
          <w:t>the U.S. Treasury</w:t>
        </w:r>
        <w:r w:rsidRPr="00756BD7">
          <w:rPr>
            <w:rFonts w:eastAsia="Arial"/>
          </w:rPr>
          <w:t xml:space="preserve"> making a determination described in this paragraph, a utility using RNG or coal mine methane in a hydrogen production process must substantiate the use of such gas by maintaining a direct pipeline connection to a supplier of such gas or documentation of other physical methods of exclusive delivery of such gas. </w:t>
        </w:r>
        <w:r w:rsidR="004A3FB3">
          <w:rPr>
            <w:rFonts w:eastAsia="Arial"/>
          </w:rPr>
          <w:t xml:space="preserve"> </w:t>
        </w:r>
        <w:r w:rsidRPr="00756BD7">
          <w:rPr>
            <w:rFonts w:eastAsia="Arial"/>
          </w:rPr>
          <w:t>Prior to the Secretary of the</w:t>
        </w:r>
        <w:r w:rsidRPr="00756BD7">
          <w:t xml:space="preserve"> U.S. Treasury </w:t>
        </w:r>
        <w:r w:rsidRPr="00756BD7">
          <w:rPr>
            <w:rFonts w:eastAsia="Arial"/>
          </w:rPr>
          <w:t>making a determination described in this paragraph, a utility must ensure that attributes of the RNG or coal mine methane used in a hydrogen production process are not double counted by obtaining attestations from the RNG or coal mine methane producers that there has been and will be no double counting of such attributes.</w:t>
        </w:r>
        <w:r w:rsidR="004A3FB3">
          <w:rPr>
            <w:rFonts w:eastAsia="Arial"/>
          </w:rPr>
          <w:t xml:space="preserve">  </w:t>
        </w:r>
        <w:r w:rsidRPr="00756BD7">
          <w:rPr>
            <w:rFonts w:eastAsia="Arial"/>
          </w:rPr>
          <w:t xml:space="preserve">The utility must provide such attestations to the Commission through the application and annual report described in </w:t>
        </w:r>
        <w:r w:rsidR="004A3FB3">
          <w:rPr>
            <w:rFonts w:eastAsia="Arial"/>
          </w:rPr>
          <w:t>r</w:t>
        </w:r>
        <w:r w:rsidRPr="00756BD7">
          <w:rPr>
            <w:rFonts w:eastAsia="Arial"/>
          </w:rPr>
          <w:t xml:space="preserve">ule </w:t>
        </w:r>
        <w:r w:rsidR="004A3FB3">
          <w:rPr>
            <w:rFonts w:eastAsia="Arial"/>
          </w:rPr>
          <w:t>4</w:t>
        </w:r>
        <w:r w:rsidRPr="00756BD7">
          <w:rPr>
            <w:rFonts w:eastAsia="Arial"/>
          </w:rPr>
          <w:t>980.</w:t>
        </w:r>
      </w:ins>
    </w:p>
    <w:p w14:paraId="6C9C8D21" w14:textId="6528332B" w:rsidR="00DC5F07" w:rsidRPr="00756BD7" w:rsidRDefault="00DC5F07">
      <w:pPr>
        <w:pStyle w:val="par2"/>
        <w:rPr>
          <w:ins w:id="468" w:author="Author"/>
        </w:rPr>
        <w:pPrChange w:id="469" w:author="Author">
          <w:pPr>
            <w:widowControl w:val="0"/>
            <w:pBdr>
              <w:top w:val="nil"/>
              <w:left w:val="nil"/>
              <w:bottom w:val="nil"/>
              <w:right w:val="nil"/>
              <w:between w:val="nil"/>
            </w:pBdr>
            <w:tabs>
              <w:tab w:val="left" w:pos="720"/>
              <w:tab w:val="left" w:pos="1440"/>
              <w:tab w:val="left" w:pos="2160"/>
            </w:tabs>
            <w:ind w:left="1440" w:hanging="720"/>
          </w:pPr>
        </w:pPrChange>
      </w:pPr>
      <w:ins w:id="470" w:author="Author">
        <w:r w:rsidRPr="00756BD7">
          <w:rPr>
            <w:rFonts w:eastAsia="Arial"/>
          </w:rPr>
          <w:t>(III)</w:t>
        </w:r>
        <w:r w:rsidRPr="00756BD7">
          <w:rPr>
            <w:rFonts w:eastAsia="Arial"/>
          </w:rPr>
          <w:tab/>
          <w:t xml:space="preserve">Qualifying gas EAC requirements. </w:t>
        </w:r>
        <w:r w:rsidR="004A3FB3">
          <w:rPr>
            <w:rFonts w:eastAsia="Arial"/>
          </w:rPr>
          <w:t xml:space="preserve"> </w:t>
        </w:r>
        <w:r w:rsidRPr="00756BD7">
          <w:rPr>
            <w:rFonts w:eastAsia="Arial"/>
          </w:rPr>
          <w:t>An eligible gas EAC meets the requirements of this paragraph if it meets the following requirements</w:t>
        </w:r>
        <w:r w:rsidR="004A3FB3">
          <w:rPr>
            <w:rFonts w:eastAsia="Arial"/>
          </w:rPr>
          <w:t>.</w:t>
        </w:r>
      </w:ins>
    </w:p>
    <w:p w14:paraId="4CDF1D54" w14:textId="2CD6F26B" w:rsidR="00DC5F07" w:rsidRPr="00756BD7" w:rsidRDefault="00DC5F07">
      <w:pPr>
        <w:pStyle w:val="par3"/>
        <w:rPr>
          <w:ins w:id="471" w:author="Author"/>
          <w:rFonts w:eastAsia="Arial"/>
        </w:rPr>
        <w:pPrChange w:id="472" w:author="Author">
          <w:pPr>
            <w:widowControl w:val="0"/>
            <w:pBdr>
              <w:top w:val="nil"/>
              <w:left w:val="nil"/>
              <w:bottom w:val="nil"/>
              <w:right w:val="nil"/>
              <w:between w:val="nil"/>
            </w:pBdr>
            <w:tabs>
              <w:tab w:val="left" w:pos="720"/>
              <w:tab w:val="left" w:pos="1440"/>
              <w:tab w:val="left" w:pos="2160"/>
            </w:tabs>
            <w:ind w:left="2160" w:hanging="720"/>
          </w:pPr>
        </w:pPrChange>
      </w:pPr>
      <w:ins w:id="473" w:author="Author">
        <w:r w:rsidRPr="00756BD7">
          <w:rPr>
            <w:rFonts w:eastAsia="Arial"/>
          </w:rPr>
          <w:t>(A)</w:t>
        </w:r>
        <w:r w:rsidRPr="00756BD7">
          <w:rPr>
            <w:rFonts w:eastAsia="Arial"/>
          </w:rPr>
          <w:tab/>
          <w:t xml:space="preserve">Temporal matching. </w:t>
        </w:r>
        <w:r w:rsidR="004A3FB3">
          <w:rPr>
            <w:rFonts w:eastAsia="Arial"/>
          </w:rPr>
          <w:t xml:space="preserve"> </w:t>
        </w:r>
        <w:r w:rsidRPr="00756BD7">
          <w:rPr>
            <w:rFonts w:eastAsia="Arial"/>
          </w:rPr>
          <w:t xml:space="preserve">An eligible gas EAC meets the requirements of this paragraph if the RNG or coal mine methane represented by the eligible gas EAC was injected into a pipeline described in </w:t>
        </w:r>
        <w:r w:rsidR="004A3FB3">
          <w:rPr>
            <w:rFonts w:eastAsia="Arial"/>
          </w:rPr>
          <w:t>sub</w:t>
        </w:r>
        <w:r w:rsidRPr="00756BD7">
          <w:rPr>
            <w:rFonts w:eastAsia="Arial"/>
          </w:rPr>
          <w:t xml:space="preserve">paragraph </w:t>
        </w:r>
        <w:r w:rsidR="004A3FB3">
          <w:rPr>
            <w:rFonts w:eastAsia="Arial"/>
          </w:rPr>
          <w:t>4</w:t>
        </w:r>
        <w:r w:rsidRPr="00756BD7">
          <w:rPr>
            <w:rFonts w:eastAsia="Arial"/>
          </w:rPr>
          <w:t>983(c)(III)(B) in the same calendar month that the hydrogen production facility uses the RNG or coal mine methane in the production of hydrogen or, if the RNG or coal mine methane represented by the eligible gas EAC was delivered to the hydrogen production facility from the RNG or coal mine methane producer, through a direct pipeline connection or other physical method of exclusive delivery</w:t>
        </w:r>
        <w:r w:rsidR="004A3FB3">
          <w:rPr>
            <w:rFonts w:eastAsia="Arial"/>
          </w:rPr>
          <w:t>.</w:t>
        </w:r>
      </w:ins>
    </w:p>
    <w:p w14:paraId="2675008D" w14:textId="0646BB32" w:rsidR="00DC5F07" w:rsidRPr="00756BD7" w:rsidRDefault="00DC5F07">
      <w:pPr>
        <w:pStyle w:val="par3"/>
        <w:rPr>
          <w:ins w:id="474" w:author="Author"/>
        </w:rPr>
        <w:pPrChange w:id="475" w:author="Author">
          <w:pPr>
            <w:widowControl w:val="0"/>
            <w:pBdr>
              <w:top w:val="nil"/>
              <w:left w:val="nil"/>
              <w:bottom w:val="nil"/>
              <w:right w:val="nil"/>
              <w:between w:val="nil"/>
            </w:pBdr>
            <w:tabs>
              <w:tab w:val="left" w:pos="720"/>
              <w:tab w:val="left" w:pos="1440"/>
              <w:tab w:val="left" w:pos="2160"/>
            </w:tabs>
            <w:ind w:left="2160" w:hanging="720"/>
          </w:pPr>
        </w:pPrChange>
      </w:pPr>
      <w:ins w:id="476" w:author="Author">
        <w:r w:rsidRPr="00756BD7">
          <w:rPr>
            <w:rFonts w:eastAsia="Arial"/>
          </w:rPr>
          <w:t>(B)</w:t>
        </w:r>
        <w:r w:rsidRPr="00756BD7">
          <w:rPr>
            <w:rFonts w:eastAsia="Arial"/>
          </w:rPr>
          <w:tab/>
          <w:t xml:space="preserve">Deliverability. </w:t>
        </w:r>
        <w:r w:rsidR="004A3FB3">
          <w:rPr>
            <w:rFonts w:eastAsia="Arial"/>
          </w:rPr>
          <w:t xml:space="preserve"> </w:t>
        </w:r>
        <w:r w:rsidRPr="00756BD7">
          <w:rPr>
            <w:rFonts w:eastAsia="Arial"/>
          </w:rPr>
          <w:t xml:space="preserve">An eligible gas EAC meets the requirements of this paragraph if the RNG or coal mine methane represented by the eligible gas EAC is injected into a natural gas pipeline in the contiguous United States and the hydrogen production facility is also located in and connected to a natural gas pipeline in the contiguous United States. </w:t>
        </w:r>
        <w:r w:rsidR="009F13ED">
          <w:rPr>
            <w:rFonts w:eastAsia="Arial"/>
          </w:rPr>
          <w:t xml:space="preserve"> </w:t>
        </w:r>
        <w:r w:rsidRPr="00756BD7">
          <w:rPr>
            <w:rFonts w:eastAsia="Arial"/>
          </w:rPr>
          <w:t xml:space="preserve">Alaska, Hawaii, and each U.S. territory are separate regions, such that an eligible gas EAC meets the requirements of this paragraph if the RNG or coal mine methane represented by the eligible gas EAC is injected into a natural gas pipeline in one of these regions and the hydrogen production facility </w:t>
        </w:r>
        <w:r w:rsidRPr="00756BD7">
          <w:rPr>
            <w:rFonts w:eastAsia="Arial"/>
          </w:rPr>
          <w:lastRenderedPageBreak/>
          <w:t xml:space="preserve">is located in and connected to a natural gas pipeline in the same region. </w:t>
        </w:r>
        <w:r w:rsidR="004A3FB3">
          <w:rPr>
            <w:rFonts w:eastAsia="Arial"/>
          </w:rPr>
          <w:t xml:space="preserve"> </w:t>
        </w:r>
        <w:r w:rsidRPr="00756BD7">
          <w:rPr>
            <w:rFonts w:eastAsia="Arial"/>
          </w:rPr>
          <w:t>An eligible gas EAC also meets the requirements of this paragraph if the RNG or coal mine methane represented by the eligible gas EAC was delivered to the hydrogen production facility from the RNG or coal mine methane producer through a direct pipeline connection or other physical method of exclusive delivery.</w:t>
        </w:r>
      </w:ins>
    </w:p>
    <w:p w14:paraId="78687DE4" w14:textId="260D5B2D" w:rsidR="00DC6985" w:rsidRPr="00D8604C" w:rsidRDefault="00AD4A2D" w:rsidP="00DC5F07">
      <w:pPr>
        <w:pStyle w:val="Title3NotWithNext"/>
        <w:rPr>
          <w:szCs w:val="24"/>
        </w:rPr>
      </w:pPr>
      <w:del w:id="477" w:author="Author">
        <w:r w:rsidRPr="00756BD7" w:rsidDel="00DC5F07">
          <w:rPr>
            <w:rPrChange w:id="478" w:author="Author">
              <w:rPr>
                <w:strike/>
                <w:color w:val="FF0000"/>
                <w:u w:val="single"/>
              </w:rPr>
            </w:rPrChange>
          </w:rPr>
          <w:delText>4977.</w:delText>
        </w:r>
      </w:del>
      <w:ins w:id="479" w:author="Author">
        <w:r w:rsidR="00DC5F07">
          <w:t>4984.</w:t>
        </w:r>
      </w:ins>
      <w:r w:rsidR="007C3957" w:rsidRPr="00DC5F07">
        <w:t xml:space="preserve"> – 4999.</w:t>
      </w:r>
      <w:r w:rsidR="007C3957" w:rsidRPr="00DC5F07">
        <w:tab/>
        <w:t>[Reserved]</w:t>
      </w:r>
      <w:bookmarkEnd w:id="18"/>
      <w:bookmarkEnd w:id="19"/>
      <w:bookmarkEnd w:id="20"/>
      <w:r w:rsidR="007C3957" w:rsidRPr="00DC5F07">
        <w:t>.</w:t>
      </w:r>
      <w:bookmarkEnd w:id="21"/>
      <w:bookmarkEnd w:id="22"/>
      <w:bookmarkEnd w:id="23"/>
      <w:bookmarkEnd w:id="24"/>
      <w:bookmarkEnd w:id="25"/>
      <w:bookmarkEnd w:id="26"/>
    </w:p>
    <w:sectPr w:rsidR="00DC6985" w:rsidRPr="00D8604C" w:rsidSect="00CA651F">
      <w:headerReference w:type="default" r:id="rId9"/>
      <w:headerReference w:type="first" r:id="rId10"/>
      <w:pgSz w:w="12240" w:h="15840" w:code="1"/>
      <w:pgMar w:top="2160" w:right="1440" w:bottom="216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4C">
      <wne:acd wne:acdName="acd0"/>
    </wne:keymap>
  </wne:keymaps>
  <wne:toolbars>
    <wne:acdManifest>
      <wne:acdEntry wne:acdName="acd0"/>
    </wne:acdManifest>
  </wne:toolbars>
  <wne:acds>
    <wne:acd wne:argValue="AgBMAGkAcwB0ACAAdQBuAG4AdQBtAGIAZQByAGUAZ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120C" w14:textId="77777777" w:rsidR="00CC7387" w:rsidRDefault="00CC7387">
      <w:r>
        <w:separator/>
      </w:r>
    </w:p>
  </w:endnote>
  <w:endnote w:type="continuationSeparator" w:id="0">
    <w:p w14:paraId="67A34052" w14:textId="77777777" w:rsidR="00CC7387" w:rsidRDefault="00CC7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D5EA" w14:textId="77777777" w:rsidR="00CC7387" w:rsidRDefault="00CC7387">
      <w:r>
        <w:separator/>
      </w:r>
    </w:p>
  </w:footnote>
  <w:footnote w:type="continuationSeparator" w:id="0">
    <w:p w14:paraId="2DFC8917" w14:textId="77777777" w:rsidR="00CC7387" w:rsidRDefault="00CC7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06E3" w14:textId="2A9C507B" w:rsidR="00CA651F" w:rsidRPr="00756BD7" w:rsidRDefault="00CA651F" w:rsidP="00CA651F">
    <w:pPr>
      <w:pStyle w:val="Header"/>
      <w:rPr>
        <w:color w:val="000000"/>
        <w:sz w:val="24"/>
        <w:szCs w:val="24"/>
      </w:rPr>
    </w:pPr>
    <w:r w:rsidRPr="00756BD7">
      <w:rPr>
        <w:color w:val="000000"/>
        <w:sz w:val="24"/>
        <w:szCs w:val="24"/>
      </w:rPr>
      <w:t xml:space="preserve">Attachment </w:t>
    </w:r>
    <w:r w:rsidR="00AD4A2D" w:rsidRPr="00756BD7">
      <w:rPr>
        <w:color w:val="000000"/>
        <w:sz w:val="24"/>
        <w:szCs w:val="24"/>
      </w:rPr>
      <w:t>C</w:t>
    </w:r>
    <w:r w:rsidRPr="00756BD7">
      <w:rPr>
        <w:color w:val="000000"/>
        <w:sz w:val="24"/>
        <w:szCs w:val="24"/>
      </w:rPr>
      <w:t xml:space="preserve"> – Proposed</w:t>
    </w:r>
    <w:r w:rsidR="003C09B0">
      <w:rPr>
        <w:color w:val="000000"/>
        <w:sz w:val="24"/>
        <w:szCs w:val="24"/>
      </w:rPr>
      <w:t xml:space="preserve"> </w:t>
    </w:r>
    <w:r w:rsidRPr="00756BD7">
      <w:rPr>
        <w:color w:val="000000"/>
        <w:sz w:val="24"/>
        <w:szCs w:val="24"/>
      </w:rPr>
      <w:t xml:space="preserve">Rules in </w:t>
    </w:r>
    <w:r w:rsidR="00AD4A2D" w:rsidRPr="00756BD7">
      <w:rPr>
        <w:color w:val="000000"/>
        <w:sz w:val="24"/>
        <w:szCs w:val="24"/>
      </w:rPr>
      <w:t>Legislative</w:t>
    </w:r>
    <w:r w:rsidRPr="00756BD7">
      <w:rPr>
        <w:color w:val="000000"/>
        <w:sz w:val="24"/>
        <w:szCs w:val="24"/>
      </w:rPr>
      <w:t xml:space="preserve"> Format</w:t>
    </w:r>
  </w:p>
  <w:p w14:paraId="2D82070F" w14:textId="64F5E8D4" w:rsidR="00CA651F" w:rsidRPr="00756BD7" w:rsidRDefault="00CA651F" w:rsidP="00CA651F">
    <w:pPr>
      <w:pStyle w:val="Header"/>
      <w:rPr>
        <w:color w:val="000000"/>
        <w:sz w:val="24"/>
        <w:szCs w:val="24"/>
      </w:rPr>
    </w:pPr>
    <w:r w:rsidRPr="00756BD7">
      <w:rPr>
        <w:color w:val="000000"/>
        <w:sz w:val="24"/>
        <w:szCs w:val="24"/>
      </w:rPr>
      <w:t xml:space="preserve">Proceeding No. </w:t>
    </w:r>
    <w:r w:rsidR="003C09B0">
      <w:rPr>
        <w:color w:val="000000"/>
        <w:sz w:val="24"/>
        <w:szCs w:val="24"/>
      </w:rPr>
      <w:t>26R-0328EG</w:t>
    </w:r>
  </w:p>
  <w:p w14:paraId="7055A70F" w14:textId="67C40929" w:rsidR="00CA651F" w:rsidRPr="00756BD7" w:rsidRDefault="00CA651F" w:rsidP="00CA651F">
    <w:pPr>
      <w:pStyle w:val="Header"/>
      <w:rPr>
        <w:color w:val="000000"/>
        <w:sz w:val="24"/>
        <w:szCs w:val="24"/>
      </w:rPr>
    </w:pPr>
    <w:r w:rsidRPr="00756BD7">
      <w:rPr>
        <w:color w:val="000000"/>
        <w:sz w:val="24"/>
        <w:szCs w:val="24"/>
      </w:rPr>
      <w:t xml:space="preserve">Decision No. </w:t>
    </w:r>
    <w:r w:rsidR="003C09B0">
      <w:rPr>
        <w:color w:val="000000"/>
        <w:sz w:val="24"/>
        <w:szCs w:val="24"/>
      </w:rPr>
      <w:t>C26-0572</w:t>
    </w:r>
  </w:p>
  <w:p w14:paraId="20F6D7C6" w14:textId="2CC75731" w:rsidR="00CA651F" w:rsidRPr="00756BD7" w:rsidRDefault="00CA651F" w:rsidP="00CA651F">
    <w:pPr>
      <w:pStyle w:val="Header"/>
      <w:rPr>
        <w:color w:val="000000"/>
        <w:sz w:val="24"/>
        <w:szCs w:val="24"/>
      </w:rPr>
    </w:pPr>
    <w:r w:rsidRPr="00756BD7">
      <w:rPr>
        <w:color w:val="000000"/>
        <w:sz w:val="24"/>
        <w:szCs w:val="24"/>
      </w:rPr>
      <w:t xml:space="preserve">Page </w:t>
    </w:r>
    <w:r w:rsidRPr="00756BD7">
      <w:rPr>
        <w:color w:val="000000"/>
        <w:sz w:val="24"/>
        <w:szCs w:val="24"/>
      </w:rPr>
      <w:fldChar w:fldCharType="begin"/>
    </w:r>
    <w:r w:rsidRPr="00756BD7">
      <w:rPr>
        <w:color w:val="000000"/>
        <w:sz w:val="24"/>
        <w:szCs w:val="24"/>
      </w:rPr>
      <w:instrText xml:space="preserve"> PAGE  \* Arabic  \* MERGEFORMAT </w:instrText>
    </w:r>
    <w:r w:rsidRPr="00756BD7">
      <w:rPr>
        <w:color w:val="000000"/>
        <w:sz w:val="24"/>
        <w:szCs w:val="24"/>
      </w:rPr>
      <w:fldChar w:fldCharType="separate"/>
    </w:r>
    <w:r w:rsidRPr="00756BD7">
      <w:rPr>
        <w:color w:val="000000"/>
        <w:sz w:val="24"/>
        <w:szCs w:val="24"/>
      </w:rPr>
      <w:t>9</w:t>
    </w:r>
    <w:r w:rsidRPr="00756BD7">
      <w:rPr>
        <w:color w:val="000000"/>
        <w:sz w:val="24"/>
        <w:szCs w:val="24"/>
      </w:rPr>
      <w:fldChar w:fldCharType="end"/>
    </w:r>
    <w:r w:rsidRPr="00756BD7">
      <w:rPr>
        <w:color w:val="000000"/>
        <w:sz w:val="24"/>
        <w:szCs w:val="24"/>
      </w:rPr>
      <w:t xml:space="preserve"> of </w:t>
    </w:r>
    <w:r w:rsidRPr="00756BD7">
      <w:rPr>
        <w:color w:val="000000"/>
        <w:sz w:val="24"/>
        <w:szCs w:val="24"/>
      </w:rPr>
      <w:fldChar w:fldCharType="begin"/>
    </w:r>
    <w:r w:rsidRPr="00756BD7">
      <w:rPr>
        <w:color w:val="000000"/>
        <w:sz w:val="24"/>
        <w:szCs w:val="24"/>
      </w:rPr>
      <w:instrText xml:space="preserve"> SECTIONPAGES   \* MERGEFORMAT </w:instrText>
    </w:r>
    <w:r w:rsidRPr="00756BD7">
      <w:rPr>
        <w:color w:val="000000"/>
        <w:sz w:val="24"/>
        <w:szCs w:val="24"/>
      </w:rPr>
      <w:fldChar w:fldCharType="separate"/>
    </w:r>
    <w:r w:rsidR="00D76313">
      <w:rPr>
        <w:noProof/>
        <w:color w:val="000000"/>
        <w:sz w:val="24"/>
        <w:szCs w:val="24"/>
      </w:rPr>
      <w:t>18</w:t>
    </w:r>
    <w:r w:rsidRPr="00756BD7">
      <w:rPr>
        <w:color w:val="000000"/>
        <w:sz w:val="24"/>
        <w:szCs w:val="24"/>
      </w:rPr>
      <w:fldChar w:fldCharType="end"/>
    </w:r>
  </w:p>
  <w:p w14:paraId="09AB63C7" w14:textId="77777777" w:rsidR="00FF3E5C" w:rsidRPr="00756BD7" w:rsidRDefault="00FF3E5C" w:rsidP="00F91AF1">
    <w:pPr>
      <w:pStyle w:val="Head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9670" w14:textId="751FCB22" w:rsidR="00CA651F" w:rsidRDefault="00CA651F" w:rsidP="00CA651F">
    <w:pPr>
      <w:pStyle w:val="Header"/>
      <w:rPr>
        <w:color w:val="000000"/>
      </w:rPr>
    </w:pPr>
    <w:r>
      <w:rPr>
        <w:color w:val="000000"/>
      </w:rPr>
      <w:t>Attachment E – Proposed Gas Rules in Clean Format</w:t>
    </w:r>
  </w:p>
  <w:p w14:paraId="4F662B2A" w14:textId="77777777" w:rsidR="00CA651F" w:rsidRDefault="00CA651F" w:rsidP="00CA651F">
    <w:pPr>
      <w:pStyle w:val="Header"/>
      <w:rPr>
        <w:color w:val="000000"/>
      </w:rPr>
    </w:pPr>
    <w:r>
      <w:rPr>
        <w:color w:val="000000"/>
      </w:rPr>
      <w:t xml:space="preserve">Proceeding No. </w:t>
    </w:r>
    <w:proofErr w:type="spellStart"/>
    <w:r>
      <w:rPr>
        <w:color w:val="000000"/>
      </w:rPr>
      <w:t>xxxxxx</w:t>
    </w:r>
    <w:proofErr w:type="spellEnd"/>
  </w:p>
  <w:p w14:paraId="1D92DA5A" w14:textId="77777777" w:rsidR="00CA651F" w:rsidRDefault="00CA651F" w:rsidP="00CA651F">
    <w:pPr>
      <w:pStyle w:val="Header"/>
      <w:rPr>
        <w:color w:val="000000"/>
      </w:rPr>
    </w:pPr>
    <w:r>
      <w:rPr>
        <w:color w:val="000000"/>
      </w:rPr>
      <w:t xml:space="preserve">Decision No. </w:t>
    </w:r>
    <w:proofErr w:type="spellStart"/>
    <w:r>
      <w:rPr>
        <w:color w:val="000000"/>
      </w:rPr>
      <w:t>xxxxxx</w:t>
    </w:r>
    <w:proofErr w:type="spellEnd"/>
  </w:p>
  <w:p w14:paraId="25CF7E59" w14:textId="1A122CE5" w:rsidR="00CA651F" w:rsidRDefault="00CA651F" w:rsidP="00CA651F">
    <w:pPr>
      <w:pStyle w:val="Header"/>
      <w:rPr>
        <w:color w:val="000000"/>
      </w:rPr>
    </w:pPr>
    <w:r>
      <w:rPr>
        <w:color w:val="000000"/>
      </w:rPr>
      <w:t xml:space="preserve">Page </w:t>
    </w:r>
    <w:r>
      <w:rPr>
        <w:color w:val="000000"/>
      </w:rPr>
      <w:fldChar w:fldCharType="begin"/>
    </w:r>
    <w:r>
      <w:rPr>
        <w:color w:val="000000"/>
      </w:rPr>
      <w:instrText xml:space="preserve"> PAGE  \* Arabic  \* MERGEFORMAT </w:instrText>
    </w:r>
    <w:r>
      <w:rPr>
        <w:color w:val="000000"/>
      </w:rPr>
      <w:fldChar w:fldCharType="separate"/>
    </w:r>
    <w:r>
      <w:rPr>
        <w:color w:val="000000"/>
      </w:rPr>
      <w:t>9</w:t>
    </w:r>
    <w:r>
      <w:rPr>
        <w:color w:val="000000"/>
      </w:rPr>
      <w:fldChar w:fldCharType="end"/>
    </w:r>
    <w:r>
      <w:rPr>
        <w:color w:val="000000"/>
      </w:rPr>
      <w:t xml:space="preserve"> of </w:t>
    </w:r>
    <w:r>
      <w:rPr>
        <w:color w:val="000000"/>
      </w:rPr>
      <w:fldChar w:fldCharType="begin"/>
    </w:r>
    <w:r>
      <w:rPr>
        <w:color w:val="000000"/>
      </w:rPr>
      <w:instrText xml:space="preserve"> SECTIONPAGES   \* MERGEFORMAT </w:instrText>
    </w:r>
    <w:r>
      <w:rPr>
        <w:color w:val="000000"/>
      </w:rPr>
      <w:fldChar w:fldCharType="separate"/>
    </w:r>
    <w:r>
      <w:rPr>
        <w:noProof/>
        <w:color w:val="000000"/>
      </w:rPr>
      <w:t>9</w:t>
    </w:r>
    <w:r>
      <w:rPr>
        <w:color w:val="000000"/>
      </w:rPr>
      <w:fldChar w:fldCharType="end"/>
    </w:r>
  </w:p>
  <w:p w14:paraId="471EF66F" w14:textId="77777777" w:rsidR="00FF3E5C" w:rsidRPr="007C3957" w:rsidRDefault="00FF3E5C" w:rsidP="007C3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DB0EF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FFFFFFFF"/>
    <w:lvl w:ilvl="0">
      <w:start w:val="1"/>
      <w:numFmt w:val="decimal"/>
      <w:pStyle w:val="ListBullet"/>
      <w:lvlText w:val="573.%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pStyle w:val="Heading5"/>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pStyle w:val="Heading7"/>
      <w:lvlText w:val="(%7)"/>
      <w:legacy w:legacy="1" w:legacySpace="0" w:legacyIndent="720"/>
      <w:lvlJc w:val="left"/>
      <w:pPr>
        <w:ind w:left="5040" w:hanging="720"/>
      </w:pPr>
    </w:lvl>
    <w:lvl w:ilvl="7">
      <w:start w:val="1"/>
      <w:numFmt w:val="lowerLetter"/>
      <w:pStyle w:val="Heading8"/>
      <w:lvlText w:val="(%8)"/>
      <w:legacy w:legacy="1" w:legacySpace="0" w:legacyIndent="720"/>
      <w:lvlJc w:val="left"/>
      <w:pPr>
        <w:ind w:left="5760" w:hanging="720"/>
      </w:pPr>
    </w:lvl>
    <w:lvl w:ilvl="8">
      <w:start w:val="1"/>
      <w:numFmt w:val="lowerRoman"/>
      <w:pStyle w:val="Heading9"/>
      <w:lvlText w:val="(%9)"/>
      <w:legacy w:legacy="1" w:legacySpace="0" w:legacyIndent="720"/>
      <w:lvlJc w:val="left"/>
      <w:pPr>
        <w:ind w:left="6480" w:hanging="720"/>
      </w:pPr>
    </w:lvl>
  </w:abstractNum>
  <w:abstractNum w:abstractNumId="12" w15:restartNumberingAfterBreak="0">
    <w:nsid w:val="0561093D"/>
    <w:multiLevelType w:val="hybridMultilevel"/>
    <w:tmpl w:val="D14AA908"/>
    <w:lvl w:ilvl="0" w:tplc="A5924998">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0BA56C2E"/>
    <w:multiLevelType w:val="hybridMultilevel"/>
    <w:tmpl w:val="33861AD8"/>
    <w:lvl w:ilvl="0" w:tplc="CF4C343C">
      <w:start w:val="5"/>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275664"/>
    <w:multiLevelType w:val="hybridMultilevel"/>
    <w:tmpl w:val="7988D90A"/>
    <w:lvl w:ilvl="0" w:tplc="5B645EB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07332D3"/>
    <w:multiLevelType w:val="hybridMultilevel"/>
    <w:tmpl w:val="82AA11D6"/>
    <w:lvl w:ilvl="0" w:tplc="D51C0D1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21449A3"/>
    <w:multiLevelType w:val="hybridMultilevel"/>
    <w:tmpl w:val="4CDC1CE2"/>
    <w:lvl w:ilvl="0" w:tplc="F7B20286">
      <w:start w:val="3"/>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15C433F0"/>
    <w:multiLevelType w:val="hybridMultilevel"/>
    <w:tmpl w:val="DDFA6528"/>
    <w:lvl w:ilvl="0" w:tplc="7B6A14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5FD4826"/>
    <w:multiLevelType w:val="hybridMultilevel"/>
    <w:tmpl w:val="FF6A3F40"/>
    <w:lvl w:ilvl="0" w:tplc="43706C44">
      <w:start w:val="4"/>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16893A93"/>
    <w:multiLevelType w:val="multilevel"/>
    <w:tmpl w:val="3FE82440"/>
    <w:lvl w:ilvl="0">
      <w:start w:val="4000"/>
      <w:numFmt w:val="decimal"/>
      <w:pStyle w:val="Level1"/>
      <w:lvlText w:val="%1."/>
      <w:lvlJc w:val="left"/>
      <w:pPr>
        <w:tabs>
          <w:tab w:val="num" w:pos="720"/>
        </w:tabs>
        <w:ind w:left="720" w:hanging="720"/>
      </w:pPr>
      <w:rPr>
        <w:rFonts w:hint="default"/>
      </w:rPr>
    </w:lvl>
    <w:lvl w:ilvl="1">
      <w:start w:val="1"/>
      <w:numFmt w:val="lowerLetter"/>
      <w:pStyle w:val="Level1"/>
      <w:lvlText w:val="(%2)"/>
      <w:lvlJc w:val="left"/>
      <w:pPr>
        <w:tabs>
          <w:tab w:val="num" w:pos="1440"/>
        </w:tabs>
        <w:ind w:left="1440" w:hanging="720"/>
      </w:pPr>
      <w:rPr>
        <w:rFonts w:hint="default"/>
      </w:rPr>
    </w:lvl>
    <w:lvl w:ilvl="2">
      <w:start w:val="1"/>
      <w:numFmt w:val="upperRoman"/>
      <w:lvlText w:val="(%3)"/>
      <w:lvlJc w:val="left"/>
      <w:pPr>
        <w:tabs>
          <w:tab w:val="num" w:pos="2160"/>
        </w:tabs>
        <w:ind w:left="2160" w:hanging="720"/>
      </w:pPr>
      <w:rPr>
        <w:rFonts w:hint="default"/>
      </w:rPr>
    </w:lvl>
    <w:lvl w:ilvl="3">
      <w:start w:val="1"/>
      <w:numFmt w:val="upp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3600"/>
        </w:tabs>
        <w:ind w:left="3600" w:hanging="360"/>
      </w:pPr>
      <w:rPr>
        <w:rFonts w:hint="default"/>
      </w:rPr>
    </w:lvl>
    <w:lvl w:ilvl="6">
      <w:start w:val="1"/>
      <w:numFmt w:val="none"/>
      <w:lvlText w:val="%7"/>
      <w:lvlJc w:val="left"/>
      <w:pPr>
        <w:tabs>
          <w:tab w:val="num" w:pos="3960"/>
        </w:tabs>
        <w:ind w:left="3960" w:hanging="360"/>
      </w:pPr>
      <w:rPr>
        <w:rFonts w:hint="default"/>
      </w:rPr>
    </w:lvl>
    <w:lvl w:ilvl="7">
      <w:start w:val="1"/>
      <w:numFmt w:val="none"/>
      <w:lvlText w:val="%8"/>
      <w:lvlJc w:val="left"/>
      <w:pPr>
        <w:tabs>
          <w:tab w:val="num" w:pos="4320"/>
        </w:tabs>
        <w:ind w:left="4320" w:hanging="360"/>
      </w:pPr>
      <w:rPr>
        <w:rFonts w:hint="default"/>
      </w:rPr>
    </w:lvl>
    <w:lvl w:ilvl="8">
      <w:start w:val="1"/>
      <w:numFmt w:val="none"/>
      <w:lvlText w:val="%9"/>
      <w:lvlJc w:val="left"/>
      <w:pPr>
        <w:tabs>
          <w:tab w:val="num" w:pos="4680"/>
        </w:tabs>
        <w:ind w:left="4680" w:hanging="360"/>
      </w:pPr>
      <w:rPr>
        <w:rFonts w:hint="default"/>
      </w:rPr>
    </w:lvl>
  </w:abstractNum>
  <w:abstractNum w:abstractNumId="20" w15:restartNumberingAfterBreak="0">
    <w:nsid w:val="1AD50BC9"/>
    <w:multiLevelType w:val="hybridMultilevel"/>
    <w:tmpl w:val="9FF405A0"/>
    <w:lvl w:ilvl="0" w:tplc="F97CAAA2">
      <w:start w:val="1"/>
      <w:numFmt w:val="upp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1" w15:restartNumberingAfterBreak="0">
    <w:nsid w:val="1BAA05D5"/>
    <w:multiLevelType w:val="hybridMultilevel"/>
    <w:tmpl w:val="22E27F9E"/>
    <w:lvl w:ilvl="0" w:tplc="226E3B1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FF41853"/>
    <w:multiLevelType w:val="hybridMultilevel"/>
    <w:tmpl w:val="02B67EE0"/>
    <w:lvl w:ilvl="0" w:tplc="40EAC9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8253AB"/>
    <w:multiLevelType w:val="hybridMultilevel"/>
    <w:tmpl w:val="1396E284"/>
    <w:lvl w:ilvl="0" w:tplc="BC4C592A">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15:restartNumberingAfterBreak="0">
    <w:nsid w:val="21C40ED9"/>
    <w:multiLevelType w:val="hybridMultilevel"/>
    <w:tmpl w:val="F182955A"/>
    <w:lvl w:ilvl="0" w:tplc="41B8BC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21D6B73"/>
    <w:multiLevelType w:val="hybridMultilevel"/>
    <w:tmpl w:val="875686B2"/>
    <w:lvl w:ilvl="0" w:tplc="C470B8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FE3626"/>
    <w:multiLevelType w:val="hybridMultilevel"/>
    <w:tmpl w:val="2972693C"/>
    <w:lvl w:ilvl="0" w:tplc="5BB4930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85D69"/>
    <w:multiLevelType w:val="hybridMultilevel"/>
    <w:tmpl w:val="B524AC70"/>
    <w:lvl w:ilvl="0" w:tplc="B64ABA1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98C17E0"/>
    <w:multiLevelType w:val="hybridMultilevel"/>
    <w:tmpl w:val="DB84F1BA"/>
    <w:lvl w:ilvl="0" w:tplc="FE2EB18A">
      <w:start w:val="2"/>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FE9EBD50">
      <w:start w:val="1"/>
      <w:numFmt w:val="upperLetter"/>
      <w:lvlText w:val="(%3)"/>
      <w:lvlJc w:val="right"/>
      <w:pPr>
        <w:ind w:left="2520" w:hanging="180"/>
      </w:pPr>
      <w:rPr>
        <w:rFonts w:ascii="Arial" w:eastAsia="Times New Roman" w:hAnsi="Arial" w:cs="Arial"/>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C4F7B5B"/>
    <w:multiLevelType w:val="hybridMultilevel"/>
    <w:tmpl w:val="442828EC"/>
    <w:lvl w:ilvl="0" w:tplc="CE60D656">
      <w:start w:val="4"/>
      <w:numFmt w:val="upperRoman"/>
      <w:lvlText w:val="(%1)"/>
      <w:lvlJc w:val="left"/>
      <w:pPr>
        <w:tabs>
          <w:tab w:val="num" w:pos="2160"/>
        </w:tabs>
        <w:ind w:left="2160" w:hanging="72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30" w15:restartNumberingAfterBreak="0">
    <w:nsid w:val="35FF30BF"/>
    <w:multiLevelType w:val="hybridMultilevel"/>
    <w:tmpl w:val="B972BAC6"/>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E35CDEF4">
      <w:start w:val="2"/>
      <w:numFmt w:val="upperRoman"/>
      <w:lvlText w:val="(%3)"/>
      <w:lvlJc w:val="left"/>
      <w:pPr>
        <w:tabs>
          <w:tab w:val="num" w:pos="2700"/>
        </w:tabs>
        <w:ind w:left="2700" w:hanging="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363C5C84"/>
    <w:multiLevelType w:val="hybridMultilevel"/>
    <w:tmpl w:val="16E25F7C"/>
    <w:lvl w:ilvl="0" w:tplc="2850F6F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44A36601"/>
    <w:multiLevelType w:val="hybridMultilevel"/>
    <w:tmpl w:val="7B9EF20E"/>
    <w:lvl w:ilvl="0" w:tplc="5B82DFB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AA14F6D"/>
    <w:multiLevelType w:val="hybridMultilevel"/>
    <w:tmpl w:val="19E00468"/>
    <w:lvl w:ilvl="0" w:tplc="B43E2C9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EA671EA"/>
    <w:multiLevelType w:val="hybridMultilevel"/>
    <w:tmpl w:val="23722A7C"/>
    <w:lvl w:ilvl="0" w:tplc="CF5CA40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28D0942"/>
    <w:multiLevelType w:val="hybridMultilevel"/>
    <w:tmpl w:val="160622B8"/>
    <w:lvl w:ilvl="0" w:tplc="EAF20C80">
      <w:start w:val="3"/>
      <w:numFmt w:val="lowerLetter"/>
      <w:lvlText w:val="(%1)"/>
      <w:lvlJc w:val="left"/>
      <w:pPr>
        <w:tabs>
          <w:tab w:val="num" w:pos="720"/>
        </w:tabs>
        <w:ind w:left="720" w:hanging="360"/>
      </w:pPr>
      <w:rPr>
        <w:rFonts w:cs="Times New Roman" w:hint="default"/>
      </w:rPr>
    </w:lvl>
    <w:lvl w:ilvl="1" w:tplc="5E4C1264">
      <w:start w:val="1"/>
      <w:numFmt w:val="upperRoman"/>
      <w:lvlText w:val="(%2)"/>
      <w:lvlJc w:val="left"/>
      <w:pPr>
        <w:tabs>
          <w:tab w:val="num" w:pos="1800"/>
        </w:tabs>
        <w:ind w:left="1800" w:hanging="72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8B52290"/>
    <w:multiLevelType w:val="hybridMultilevel"/>
    <w:tmpl w:val="77149580"/>
    <w:lvl w:ilvl="0" w:tplc="18C49F30">
      <w:start w:val="5"/>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A5D521A"/>
    <w:multiLevelType w:val="hybridMultilevel"/>
    <w:tmpl w:val="DE563112"/>
    <w:lvl w:ilvl="0" w:tplc="D57C88D6">
      <w:start w:val="1"/>
      <w:numFmt w:val="upperLetter"/>
      <w:lvlText w:val="(%1)"/>
      <w:lvlJc w:val="left"/>
      <w:pPr>
        <w:ind w:left="1440" w:hanging="720"/>
      </w:pPr>
      <w:rPr>
        <w:rFonts w:ascii="Arial" w:eastAsia="Times New Roman" w:hAnsi="Arial"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E55149A"/>
    <w:multiLevelType w:val="hybridMultilevel"/>
    <w:tmpl w:val="80A6FBDA"/>
    <w:lvl w:ilvl="0" w:tplc="06763C6C">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15:restartNumberingAfterBreak="0">
    <w:nsid w:val="70CF77E2"/>
    <w:multiLevelType w:val="hybridMultilevel"/>
    <w:tmpl w:val="87101862"/>
    <w:lvl w:ilvl="0" w:tplc="F6C450B4">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55C08DE"/>
    <w:multiLevelType w:val="hybridMultilevel"/>
    <w:tmpl w:val="0C36D602"/>
    <w:lvl w:ilvl="0" w:tplc="5AB4FD4C">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8CE4FF4"/>
    <w:multiLevelType w:val="hybridMultilevel"/>
    <w:tmpl w:val="48AECA68"/>
    <w:lvl w:ilvl="0" w:tplc="0526C7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ED3783"/>
    <w:multiLevelType w:val="hybridMultilevel"/>
    <w:tmpl w:val="CC9E7BC0"/>
    <w:lvl w:ilvl="0" w:tplc="08E6D98E">
      <w:start w:val="1"/>
      <w:numFmt w:val="upperRoman"/>
      <w:lvlText w:val="(%1)"/>
      <w:lvlJc w:val="left"/>
      <w:pPr>
        <w:ind w:left="1541" w:hanging="720"/>
      </w:pPr>
      <w:rPr>
        <w:rFonts w:hint="default"/>
      </w:rPr>
    </w:lvl>
    <w:lvl w:ilvl="1" w:tplc="04090019">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3" w15:restartNumberingAfterBreak="0">
    <w:nsid w:val="7E721DFB"/>
    <w:multiLevelType w:val="hybridMultilevel"/>
    <w:tmpl w:val="70444C6A"/>
    <w:lvl w:ilvl="0" w:tplc="BC14E074">
      <w:start w:val="1"/>
      <w:numFmt w:val="upperLetter"/>
      <w:lvlText w:val="(%1)"/>
      <w:lvlJc w:val="left"/>
      <w:pPr>
        <w:ind w:left="2160" w:hanging="360"/>
      </w:pPr>
      <w:rPr>
        <w:rFonts w:cs="Aria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26728520">
    <w:abstractNumId w:val="11"/>
  </w:num>
  <w:num w:numId="2" w16cid:durableId="1652515785">
    <w:abstractNumId w:val="19"/>
  </w:num>
  <w:num w:numId="3" w16cid:durableId="1532379917">
    <w:abstractNumId w:val="10"/>
  </w:num>
  <w:num w:numId="4" w16cid:durableId="58015182">
    <w:abstractNumId w:val="8"/>
  </w:num>
  <w:num w:numId="5" w16cid:durableId="1485196052">
    <w:abstractNumId w:val="7"/>
  </w:num>
  <w:num w:numId="6" w16cid:durableId="1984846430">
    <w:abstractNumId w:val="6"/>
  </w:num>
  <w:num w:numId="7" w16cid:durableId="110714258">
    <w:abstractNumId w:val="5"/>
  </w:num>
  <w:num w:numId="8" w16cid:durableId="67965546">
    <w:abstractNumId w:val="9"/>
  </w:num>
  <w:num w:numId="9" w16cid:durableId="623387682">
    <w:abstractNumId w:val="4"/>
  </w:num>
  <w:num w:numId="10" w16cid:durableId="1742827345">
    <w:abstractNumId w:val="3"/>
  </w:num>
  <w:num w:numId="11" w16cid:durableId="1232422959">
    <w:abstractNumId w:val="2"/>
  </w:num>
  <w:num w:numId="12" w16cid:durableId="1761947784">
    <w:abstractNumId w:val="1"/>
  </w:num>
  <w:num w:numId="13" w16cid:durableId="200214407">
    <w:abstractNumId w:val="15"/>
  </w:num>
  <w:num w:numId="14" w16cid:durableId="46806061">
    <w:abstractNumId w:val="16"/>
  </w:num>
  <w:num w:numId="15" w16cid:durableId="1927184210">
    <w:abstractNumId w:val="23"/>
  </w:num>
  <w:num w:numId="16" w16cid:durableId="1412969929">
    <w:abstractNumId w:val="38"/>
  </w:num>
  <w:num w:numId="17" w16cid:durableId="534780489">
    <w:abstractNumId w:val="35"/>
  </w:num>
  <w:num w:numId="18" w16cid:durableId="269240108">
    <w:abstractNumId w:val="29"/>
  </w:num>
  <w:num w:numId="19" w16cid:durableId="495268160">
    <w:abstractNumId w:val="39"/>
  </w:num>
  <w:num w:numId="20" w16cid:durableId="841630796">
    <w:abstractNumId w:val="40"/>
  </w:num>
  <w:num w:numId="21" w16cid:durableId="1791897173">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8340500">
    <w:abstractNumId w:val="20"/>
  </w:num>
  <w:num w:numId="23" w16cid:durableId="1065103177">
    <w:abstractNumId w:val="42"/>
  </w:num>
  <w:num w:numId="24" w16cid:durableId="1021905385">
    <w:abstractNumId w:val="41"/>
  </w:num>
  <w:num w:numId="25" w16cid:durableId="1834293123">
    <w:abstractNumId w:val="0"/>
  </w:num>
  <w:num w:numId="26" w16cid:durableId="944579307">
    <w:abstractNumId w:val="17"/>
  </w:num>
  <w:num w:numId="27" w16cid:durableId="1299411263">
    <w:abstractNumId w:val="24"/>
  </w:num>
  <w:num w:numId="28" w16cid:durableId="1427966444">
    <w:abstractNumId w:val="21"/>
  </w:num>
  <w:num w:numId="29" w16cid:durableId="1522821230">
    <w:abstractNumId w:val="34"/>
  </w:num>
  <w:num w:numId="30" w16cid:durableId="328950835">
    <w:abstractNumId w:val="26"/>
  </w:num>
  <w:num w:numId="31" w16cid:durableId="1225799416">
    <w:abstractNumId w:val="30"/>
  </w:num>
  <w:num w:numId="32" w16cid:durableId="288585785">
    <w:abstractNumId w:val="33"/>
  </w:num>
  <w:num w:numId="33" w16cid:durableId="1987935264">
    <w:abstractNumId w:val="31"/>
  </w:num>
  <w:num w:numId="34" w16cid:durableId="667247406">
    <w:abstractNumId w:val="27"/>
  </w:num>
  <w:num w:numId="35" w16cid:durableId="375737953">
    <w:abstractNumId w:val="12"/>
  </w:num>
  <w:num w:numId="36" w16cid:durableId="412091692">
    <w:abstractNumId w:val="14"/>
  </w:num>
  <w:num w:numId="37" w16cid:durableId="507251918">
    <w:abstractNumId w:val="18"/>
  </w:num>
  <w:num w:numId="38" w16cid:durableId="1672105825">
    <w:abstractNumId w:val="36"/>
  </w:num>
  <w:num w:numId="39" w16cid:durableId="193659272">
    <w:abstractNumId w:val="22"/>
  </w:num>
  <w:num w:numId="40" w16cid:durableId="1658070121">
    <w:abstractNumId w:val="13"/>
  </w:num>
  <w:num w:numId="41" w16cid:durableId="243028189">
    <w:abstractNumId w:val="32"/>
  </w:num>
  <w:num w:numId="42" w16cid:durableId="1865361112">
    <w:abstractNumId w:val="37"/>
  </w:num>
  <w:num w:numId="43" w16cid:durableId="1609969351">
    <w:abstractNumId w:val="28"/>
  </w:num>
  <w:num w:numId="44" w16cid:durableId="1075274448">
    <w:abstractNumId w:val="43"/>
  </w:num>
  <w:num w:numId="45" w16cid:durableId="21358250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removePersonalInformation/>
  <w:removeDateAndTime/>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95"/>
    <w:rsid w:val="00015379"/>
    <w:rsid w:val="00022C2A"/>
    <w:rsid w:val="00022F53"/>
    <w:rsid w:val="0005089E"/>
    <w:rsid w:val="0005259A"/>
    <w:rsid w:val="00057362"/>
    <w:rsid w:val="00080B30"/>
    <w:rsid w:val="0008318F"/>
    <w:rsid w:val="00086AB3"/>
    <w:rsid w:val="0009135A"/>
    <w:rsid w:val="000B6DD0"/>
    <w:rsid w:val="000D2E06"/>
    <w:rsid w:val="000D4B7F"/>
    <w:rsid w:val="000E65FD"/>
    <w:rsid w:val="000E7AB2"/>
    <w:rsid w:val="000F499A"/>
    <w:rsid w:val="000F595E"/>
    <w:rsid w:val="00106F96"/>
    <w:rsid w:val="00111713"/>
    <w:rsid w:val="00116680"/>
    <w:rsid w:val="0012420E"/>
    <w:rsid w:val="00143673"/>
    <w:rsid w:val="00146F49"/>
    <w:rsid w:val="0015389C"/>
    <w:rsid w:val="00157A19"/>
    <w:rsid w:val="00180C71"/>
    <w:rsid w:val="00193AC9"/>
    <w:rsid w:val="001A04D0"/>
    <w:rsid w:val="001A36D8"/>
    <w:rsid w:val="001C21E4"/>
    <w:rsid w:val="001E26F5"/>
    <w:rsid w:val="002002EA"/>
    <w:rsid w:val="00212AA5"/>
    <w:rsid w:val="00216BF8"/>
    <w:rsid w:val="0022214A"/>
    <w:rsid w:val="00240EAB"/>
    <w:rsid w:val="00241688"/>
    <w:rsid w:val="002817C9"/>
    <w:rsid w:val="00287928"/>
    <w:rsid w:val="00291632"/>
    <w:rsid w:val="00292433"/>
    <w:rsid w:val="00294D8A"/>
    <w:rsid w:val="002A32D1"/>
    <w:rsid w:val="002C2C57"/>
    <w:rsid w:val="002C40E7"/>
    <w:rsid w:val="002C54ED"/>
    <w:rsid w:val="002D0603"/>
    <w:rsid w:val="002E2AFD"/>
    <w:rsid w:val="002F4E97"/>
    <w:rsid w:val="002F7B94"/>
    <w:rsid w:val="00305B25"/>
    <w:rsid w:val="0030607A"/>
    <w:rsid w:val="00307801"/>
    <w:rsid w:val="0031466B"/>
    <w:rsid w:val="00315CFE"/>
    <w:rsid w:val="00325D9A"/>
    <w:rsid w:val="00330961"/>
    <w:rsid w:val="00331636"/>
    <w:rsid w:val="00343754"/>
    <w:rsid w:val="00347F71"/>
    <w:rsid w:val="003510FF"/>
    <w:rsid w:val="003731FB"/>
    <w:rsid w:val="003740DA"/>
    <w:rsid w:val="00375D01"/>
    <w:rsid w:val="00377095"/>
    <w:rsid w:val="003969F1"/>
    <w:rsid w:val="003A2B68"/>
    <w:rsid w:val="003A6233"/>
    <w:rsid w:val="003B1B92"/>
    <w:rsid w:val="003B381C"/>
    <w:rsid w:val="003B60D3"/>
    <w:rsid w:val="003C09B0"/>
    <w:rsid w:val="003F2E07"/>
    <w:rsid w:val="00401005"/>
    <w:rsid w:val="00411502"/>
    <w:rsid w:val="0041786A"/>
    <w:rsid w:val="004242A4"/>
    <w:rsid w:val="0045301B"/>
    <w:rsid w:val="004627CE"/>
    <w:rsid w:val="00473533"/>
    <w:rsid w:val="004758EB"/>
    <w:rsid w:val="004812C3"/>
    <w:rsid w:val="004934D8"/>
    <w:rsid w:val="00493FB8"/>
    <w:rsid w:val="004940FD"/>
    <w:rsid w:val="004A3FB3"/>
    <w:rsid w:val="004B1CB4"/>
    <w:rsid w:val="004D1502"/>
    <w:rsid w:val="004D23B2"/>
    <w:rsid w:val="004D25DC"/>
    <w:rsid w:val="004E0E1E"/>
    <w:rsid w:val="004F13C6"/>
    <w:rsid w:val="004F38F9"/>
    <w:rsid w:val="004F40DB"/>
    <w:rsid w:val="00504F6B"/>
    <w:rsid w:val="00505109"/>
    <w:rsid w:val="005075BF"/>
    <w:rsid w:val="00507802"/>
    <w:rsid w:val="00514879"/>
    <w:rsid w:val="00515926"/>
    <w:rsid w:val="00532EBB"/>
    <w:rsid w:val="0054067B"/>
    <w:rsid w:val="005428DE"/>
    <w:rsid w:val="00565BDC"/>
    <w:rsid w:val="00573F2E"/>
    <w:rsid w:val="005A017E"/>
    <w:rsid w:val="005A2759"/>
    <w:rsid w:val="005B754A"/>
    <w:rsid w:val="005B7C0D"/>
    <w:rsid w:val="005C4D4A"/>
    <w:rsid w:val="005C5E0E"/>
    <w:rsid w:val="005C7FDA"/>
    <w:rsid w:val="005F0D31"/>
    <w:rsid w:val="005F3822"/>
    <w:rsid w:val="006137F1"/>
    <w:rsid w:val="0063214F"/>
    <w:rsid w:val="00636DF6"/>
    <w:rsid w:val="00640C6C"/>
    <w:rsid w:val="00646745"/>
    <w:rsid w:val="006511EE"/>
    <w:rsid w:val="006512E8"/>
    <w:rsid w:val="00685806"/>
    <w:rsid w:val="00687D12"/>
    <w:rsid w:val="006922F5"/>
    <w:rsid w:val="00693B83"/>
    <w:rsid w:val="00697783"/>
    <w:rsid w:val="006B2290"/>
    <w:rsid w:val="006B5B78"/>
    <w:rsid w:val="006C4D86"/>
    <w:rsid w:val="006C599A"/>
    <w:rsid w:val="006D02A9"/>
    <w:rsid w:val="006E2C43"/>
    <w:rsid w:val="006F3535"/>
    <w:rsid w:val="00701AAB"/>
    <w:rsid w:val="00705641"/>
    <w:rsid w:val="0071761B"/>
    <w:rsid w:val="007200EB"/>
    <w:rsid w:val="00721AE8"/>
    <w:rsid w:val="00723789"/>
    <w:rsid w:val="0074346E"/>
    <w:rsid w:val="007460A3"/>
    <w:rsid w:val="00746EDF"/>
    <w:rsid w:val="00752C6C"/>
    <w:rsid w:val="00756BD7"/>
    <w:rsid w:val="00756F74"/>
    <w:rsid w:val="00757C71"/>
    <w:rsid w:val="00771F0C"/>
    <w:rsid w:val="00795152"/>
    <w:rsid w:val="00796C9E"/>
    <w:rsid w:val="007B05A8"/>
    <w:rsid w:val="007B57C9"/>
    <w:rsid w:val="007B706D"/>
    <w:rsid w:val="007C0C07"/>
    <w:rsid w:val="007C2346"/>
    <w:rsid w:val="007C3957"/>
    <w:rsid w:val="007C42D9"/>
    <w:rsid w:val="007E6EFE"/>
    <w:rsid w:val="0080101A"/>
    <w:rsid w:val="00802CA1"/>
    <w:rsid w:val="008068F8"/>
    <w:rsid w:val="00814244"/>
    <w:rsid w:val="008143AD"/>
    <w:rsid w:val="0082359B"/>
    <w:rsid w:val="00830E4B"/>
    <w:rsid w:val="00835B84"/>
    <w:rsid w:val="00835CDD"/>
    <w:rsid w:val="00845223"/>
    <w:rsid w:val="00850E79"/>
    <w:rsid w:val="008551D0"/>
    <w:rsid w:val="00860F85"/>
    <w:rsid w:val="00865D9F"/>
    <w:rsid w:val="008728AB"/>
    <w:rsid w:val="008772B4"/>
    <w:rsid w:val="00882051"/>
    <w:rsid w:val="00895C30"/>
    <w:rsid w:val="008963B2"/>
    <w:rsid w:val="008B1451"/>
    <w:rsid w:val="008B262C"/>
    <w:rsid w:val="008B3666"/>
    <w:rsid w:val="008C119D"/>
    <w:rsid w:val="008D5632"/>
    <w:rsid w:val="008D64EF"/>
    <w:rsid w:val="008E2D99"/>
    <w:rsid w:val="008E5CD6"/>
    <w:rsid w:val="008F1A18"/>
    <w:rsid w:val="00917C7D"/>
    <w:rsid w:val="00931548"/>
    <w:rsid w:val="0093388C"/>
    <w:rsid w:val="00941213"/>
    <w:rsid w:val="00941FF2"/>
    <w:rsid w:val="00943033"/>
    <w:rsid w:val="0097482E"/>
    <w:rsid w:val="0097542F"/>
    <w:rsid w:val="009808FB"/>
    <w:rsid w:val="0098311B"/>
    <w:rsid w:val="00983395"/>
    <w:rsid w:val="009944D0"/>
    <w:rsid w:val="009A42B1"/>
    <w:rsid w:val="009A6F5B"/>
    <w:rsid w:val="009B41D0"/>
    <w:rsid w:val="009C7BFA"/>
    <w:rsid w:val="009D3DAD"/>
    <w:rsid w:val="009F13ED"/>
    <w:rsid w:val="009F3FB9"/>
    <w:rsid w:val="00A14021"/>
    <w:rsid w:val="00A1470D"/>
    <w:rsid w:val="00A43632"/>
    <w:rsid w:val="00A57CDF"/>
    <w:rsid w:val="00A64D01"/>
    <w:rsid w:val="00A75AE1"/>
    <w:rsid w:val="00A76496"/>
    <w:rsid w:val="00A82A0C"/>
    <w:rsid w:val="00A9232A"/>
    <w:rsid w:val="00A933C4"/>
    <w:rsid w:val="00A95058"/>
    <w:rsid w:val="00AB02DF"/>
    <w:rsid w:val="00AB0C9C"/>
    <w:rsid w:val="00AB243E"/>
    <w:rsid w:val="00AB3150"/>
    <w:rsid w:val="00AB62CA"/>
    <w:rsid w:val="00AB7D2D"/>
    <w:rsid w:val="00AC1E6E"/>
    <w:rsid w:val="00AC6B93"/>
    <w:rsid w:val="00AD4A2D"/>
    <w:rsid w:val="00AF676C"/>
    <w:rsid w:val="00B16E53"/>
    <w:rsid w:val="00B170E1"/>
    <w:rsid w:val="00B43D11"/>
    <w:rsid w:val="00B64835"/>
    <w:rsid w:val="00B8051F"/>
    <w:rsid w:val="00B858AD"/>
    <w:rsid w:val="00BB2A06"/>
    <w:rsid w:val="00BD3DC6"/>
    <w:rsid w:val="00BE0A76"/>
    <w:rsid w:val="00BE2856"/>
    <w:rsid w:val="00BE5021"/>
    <w:rsid w:val="00C010DB"/>
    <w:rsid w:val="00C0343A"/>
    <w:rsid w:val="00C13AEF"/>
    <w:rsid w:val="00C16866"/>
    <w:rsid w:val="00C2086B"/>
    <w:rsid w:val="00C47769"/>
    <w:rsid w:val="00C61B1B"/>
    <w:rsid w:val="00C83737"/>
    <w:rsid w:val="00C95320"/>
    <w:rsid w:val="00CA3304"/>
    <w:rsid w:val="00CA651F"/>
    <w:rsid w:val="00CB0413"/>
    <w:rsid w:val="00CC7387"/>
    <w:rsid w:val="00CD22CD"/>
    <w:rsid w:val="00CF1391"/>
    <w:rsid w:val="00D04554"/>
    <w:rsid w:val="00D052C2"/>
    <w:rsid w:val="00D05C65"/>
    <w:rsid w:val="00D06016"/>
    <w:rsid w:val="00D10290"/>
    <w:rsid w:val="00D11AC0"/>
    <w:rsid w:val="00D13C1C"/>
    <w:rsid w:val="00D14CE2"/>
    <w:rsid w:val="00D14E0C"/>
    <w:rsid w:val="00D1790C"/>
    <w:rsid w:val="00D40526"/>
    <w:rsid w:val="00D527A2"/>
    <w:rsid w:val="00D603C9"/>
    <w:rsid w:val="00D6384A"/>
    <w:rsid w:val="00D76313"/>
    <w:rsid w:val="00D83CE9"/>
    <w:rsid w:val="00D8604C"/>
    <w:rsid w:val="00D86E37"/>
    <w:rsid w:val="00D871AB"/>
    <w:rsid w:val="00D906B4"/>
    <w:rsid w:val="00D91AD6"/>
    <w:rsid w:val="00D959F4"/>
    <w:rsid w:val="00DA1F95"/>
    <w:rsid w:val="00DA5CEA"/>
    <w:rsid w:val="00DB2C45"/>
    <w:rsid w:val="00DB47B8"/>
    <w:rsid w:val="00DC14EF"/>
    <w:rsid w:val="00DC2356"/>
    <w:rsid w:val="00DC579B"/>
    <w:rsid w:val="00DC57B2"/>
    <w:rsid w:val="00DC5F07"/>
    <w:rsid w:val="00DC6985"/>
    <w:rsid w:val="00DD08ED"/>
    <w:rsid w:val="00DE25EF"/>
    <w:rsid w:val="00DF6473"/>
    <w:rsid w:val="00E03420"/>
    <w:rsid w:val="00E51EEE"/>
    <w:rsid w:val="00E61975"/>
    <w:rsid w:val="00E977FC"/>
    <w:rsid w:val="00EA2058"/>
    <w:rsid w:val="00EB1A44"/>
    <w:rsid w:val="00ED5C9C"/>
    <w:rsid w:val="00EF1625"/>
    <w:rsid w:val="00F04D17"/>
    <w:rsid w:val="00F07367"/>
    <w:rsid w:val="00F10B4B"/>
    <w:rsid w:val="00F21179"/>
    <w:rsid w:val="00F36261"/>
    <w:rsid w:val="00F460E1"/>
    <w:rsid w:val="00F533DF"/>
    <w:rsid w:val="00F57518"/>
    <w:rsid w:val="00F673E8"/>
    <w:rsid w:val="00F91AF1"/>
    <w:rsid w:val="00FB1734"/>
    <w:rsid w:val="00FB2F45"/>
    <w:rsid w:val="00FB48AA"/>
    <w:rsid w:val="00FB4F45"/>
    <w:rsid w:val="00FB5299"/>
    <w:rsid w:val="00FC168F"/>
    <w:rsid w:val="00FC22F2"/>
    <w:rsid w:val="00FC256C"/>
    <w:rsid w:val="00FC3B6C"/>
    <w:rsid w:val="00FC4ABE"/>
    <w:rsid w:val="00FC57EF"/>
    <w:rsid w:val="00FC68DF"/>
    <w:rsid w:val="00FD0199"/>
    <w:rsid w:val="00FE1BBA"/>
    <w:rsid w:val="00FE6774"/>
    <w:rsid w:val="00FF3E5C"/>
    <w:rsid w:val="00FF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95031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uiPriority="99" w:qFormat="1"/>
    <w:lsdException w:name="Default Paragraph Font" w:uiPriority="1"/>
    <w:lsdException w:name="Body Tex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313"/>
    <w:pPr>
      <w:spacing w:before="240"/>
    </w:pPr>
    <w:rPr>
      <w:rFonts w:ascii="Arial" w:hAnsi="Arial"/>
    </w:rPr>
  </w:style>
  <w:style w:type="paragraph" w:styleId="Heading1">
    <w:name w:val="heading 1"/>
    <w:basedOn w:val="Normal"/>
    <w:next w:val="Normal"/>
    <w:link w:val="Heading1Char"/>
    <w:qFormat/>
    <w:rsid w:val="00D76313"/>
    <w:pPr>
      <w:keepNext/>
      <w:spacing w:after="60"/>
      <w:outlineLvl w:val="0"/>
    </w:pPr>
    <w:rPr>
      <w:b/>
      <w:bCs/>
      <w:kern w:val="32"/>
      <w:sz w:val="32"/>
      <w:szCs w:val="32"/>
    </w:rPr>
  </w:style>
  <w:style w:type="paragraph" w:styleId="Heading2">
    <w:name w:val="heading 2"/>
    <w:basedOn w:val="Normal"/>
    <w:next w:val="Normal"/>
    <w:link w:val="Heading2Char"/>
    <w:qFormat/>
    <w:rsid w:val="00D76313"/>
    <w:pPr>
      <w:keepNext/>
      <w:spacing w:after="60"/>
      <w:outlineLvl w:val="1"/>
    </w:pPr>
    <w:rPr>
      <w:b/>
      <w:bCs/>
      <w:i/>
      <w:iCs/>
      <w:sz w:val="28"/>
      <w:szCs w:val="28"/>
    </w:rPr>
  </w:style>
  <w:style w:type="paragraph" w:styleId="Heading3">
    <w:name w:val="heading 3"/>
    <w:basedOn w:val="Normal"/>
    <w:next w:val="Normal"/>
    <w:link w:val="Heading3Char"/>
    <w:qFormat/>
    <w:rsid w:val="00D76313"/>
    <w:pPr>
      <w:keepNext/>
      <w:spacing w:after="60"/>
      <w:outlineLvl w:val="2"/>
    </w:pPr>
    <w:rPr>
      <w:b/>
      <w:bCs/>
      <w:sz w:val="26"/>
      <w:szCs w:val="26"/>
    </w:rPr>
  </w:style>
  <w:style w:type="paragraph" w:styleId="Heading4">
    <w:name w:val="heading 4"/>
    <w:basedOn w:val="Normal"/>
    <w:next w:val="Normal"/>
    <w:link w:val="Heading4Char"/>
    <w:qFormat/>
    <w:rsid w:val="007E6EFE"/>
    <w:pPr>
      <w:keepNext/>
      <w:outlineLvl w:val="3"/>
    </w:pPr>
    <w:rPr>
      <w:rFonts w:ascii="Courier New" w:hAnsi="Courier New" w:cs="Courier New"/>
    </w:rPr>
  </w:style>
  <w:style w:type="paragraph" w:styleId="Heading5">
    <w:name w:val="heading 5"/>
    <w:basedOn w:val="Normal"/>
    <w:next w:val="Normal"/>
    <w:link w:val="Heading5Char"/>
    <w:qFormat/>
    <w:pPr>
      <w:numPr>
        <w:ilvl w:val="4"/>
        <w:numId w:val="1"/>
      </w:numPr>
      <w:spacing w:after="60" w:line="360" w:lineRule="auto"/>
      <w:outlineLvl w:val="4"/>
    </w:pPr>
    <w:rPr>
      <w:sz w:val="22"/>
    </w:rPr>
  </w:style>
  <w:style w:type="paragraph" w:styleId="Heading6">
    <w:name w:val="heading 6"/>
    <w:basedOn w:val="Normal"/>
    <w:next w:val="Normal"/>
    <w:link w:val="Heading6Char"/>
    <w:qFormat/>
    <w:rsid w:val="007E6EFE"/>
    <w:pPr>
      <w:keepNext/>
      <w:outlineLvl w:val="5"/>
    </w:pPr>
    <w:rPr>
      <w:rFonts w:ascii="Courier New" w:hAnsi="Courier New" w:cs="Courier New"/>
    </w:rPr>
  </w:style>
  <w:style w:type="paragraph" w:styleId="Heading7">
    <w:name w:val="heading 7"/>
    <w:basedOn w:val="Normal"/>
    <w:next w:val="Normal"/>
    <w:link w:val="Heading7Char"/>
    <w:qFormat/>
    <w:pPr>
      <w:numPr>
        <w:ilvl w:val="6"/>
        <w:numId w:val="1"/>
      </w:numPr>
      <w:spacing w:after="60" w:line="360" w:lineRule="auto"/>
      <w:outlineLvl w:val="6"/>
    </w:pPr>
  </w:style>
  <w:style w:type="paragraph" w:styleId="Heading8">
    <w:name w:val="heading 8"/>
    <w:basedOn w:val="Normal"/>
    <w:next w:val="Normal"/>
    <w:link w:val="Heading8Char"/>
    <w:qFormat/>
    <w:pPr>
      <w:numPr>
        <w:ilvl w:val="7"/>
        <w:numId w:val="1"/>
      </w:numPr>
      <w:spacing w:after="60" w:line="360" w:lineRule="auto"/>
      <w:outlineLvl w:val="7"/>
    </w:pPr>
    <w:rPr>
      <w:i/>
    </w:rPr>
  </w:style>
  <w:style w:type="paragraph" w:styleId="Heading9">
    <w:name w:val="heading 9"/>
    <w:basedOn w:val="Normal"/>
    <w:next w:val="Normal"/>
    <w:link w:val="Heading9Char"/>
    <w:qFormat/>
    <w:pPr>
      <w:numPr>
        <w:ilvl w:val="8"/>
        <w:numId w:val="1"/>
      </w:numPr>
      <w:spacing w:after="60" w:line="360" w:lineRule="auto"/>
      <w:outlineLvl w:val="8"/>
    </w:pPr>
    <w:rPr>
      <w:b/>
      <w:i/>
      <w:sz w:val="18"/>
    </w:rPr>
  </w:style>
  <w:style w:type="character" w:default="1" w:styleId="DefaultParagraphFont">
    <w:name w:val="Default Paragraph Font"/>
    <w:uiPriority w:val="1"/>
    <w:semiHidden/>
    <w:unhideWhenUsed/>
    <w:rsid w:val="00D76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313"/>
  </w:style>
  <w:style w:type="character" w:customStyle="1" w:styleId="Heading1Char">
    <w:name w:val="Heading 1 Char"/>
    <w:link w:val="Heading1"/>
    <w:rsid w:val="00A76496"/>
    <w:rPr>
      <w:rFonts w:ascii="Arial" w:hAnsi="Arial"/>
      <w:b/>
      <w:bCs/>
      <w:kern w:val="32"/>
      <w:sz w:val="32"/>
      <w:szCs w:val="32"/>
    </w:rPr>
  </w:style>
  <w:style w:type="character" w:customStyle="1" w:styleId="Heading2Char">
    <w:name w:val="Heading 2 Char"/>
    <w:link w:val="Heading2"/>
    <w:rsid w:val="00A76496"/>
    <w:rPr>
      <w:rFonts w:ascii="Arial" w:hAnsi="Arial"/>
      <w:b/>
      <w:bCs/>
      <w:i/>
      <w:iCs/>
      <w:sz w:val="28"/>
      <w:szCs w:val="28"/>
    </w:rPr>
  </w:style>
  <w:style w:type="character" w:customStyle="1" w:styleId="Heading3Char">
    <w:name w:val="Heading 3 Char"/>
    <w:link w:val="Heading3"/>
    <w:rsid w:val="00A76496"/>
    <w:rPr>
      <w:rFonts w:ascii="Arial" w:hAnsi="Arial"/>
      <w:b/>
      <w:bCs/>
      <w:sz w:val="26"/>
      <w:szCs w:val="26"/>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A76496"/>
  </w:style>
  <w:style w:type="character" w:styleId="FootnoteReference">
    <w:name w:val="footnote reference"/>
    <w:semiHidden/>
    <w:rsid w:val="00A76496"/>
    <w:rPr>
      <w:vertAlign w:val="superscript"/>
    </w:rPr>
  </w:style>
  <w:style w:type="paragraph" w:styleId="Footer">
    <w:name w:val="footer"/>
    <w:basedOn w:val="Normal"/>
    <w:link w:val="FooterChar"/>
    <w:rsid w:val="00A76496"/>
    <w:pPr>
      <w:tabs>
        <w:tab w:val="center" w:pos="4320"/>
        <w:tab w:val="right" w:pos="8640"/>
      </w:tabs>
    </w:pPr>
  </w:style>
  <w:style w:type="paragraph" w:styleId="Header">
    <w:name w:val="header"/>
    <w:basedOn w:val="Normal"/>
    <w:link w:val="HeaderChar"/>
    <w:rsid w:val="00D76313"/>
    <w:pPr>
      <w:tabs>
        <w:tab w:val="center" w:pos="4320"/>
        <w:tab w:val="right" w:pos="8640"/>
      </w:tabs>
      <w:spacing w:before="0"/>
      <w:jc w:val="right"/>
    </w:pPr>
    <w:rPr>
      <w:rFonts w:cs="Arial"/>
    </w:rPr>
  </w:style>
  <w:style w:type="character" w:customStyle="1" w:styleId="HeaderChar">
    <w:name w:val="Header Char"/>
    <w:link w:val="Header"/>
    <w:rsid w:val="00D76313"/>
    <w:rPr>
      <w:rFonts w:ascii="Arial" w:hAnsi="Arial" w:cs="Arial"/>
    </w:rPr>
  </w:style>
  <w:style w:type="paragraph" w:customStyle="1" w:styleId="UnnumberedParagraph">
    <w:name w:val="Unnumbered Paragraph"/>
    <w:basedOn w:val="Normal"/>
    <w:pPr>
      <w:suppressAutoHyphens/>
      <w:spacing w:after="240"/>
      <w:jc w:val="both"/>
    </w:pPr>
    <w:rPr>
      <w:rFonts w:ascii="Courier New" w:hAnsi="Courier New" w:cs="Courier New"/>
      <w:bCs/>
    </w:rPr>
  </w:style>
  <w:style w:type="paragraph" w:customStyle="1" w:styleId="Listunnumbered">
    <w:name w:val="List unnumbered"/>
    <w:pPr>
      <w:ind w:left="2160" w:hanging="2160"/>
    </w:pPr>
    <w:rPr>
      <w:rFonts w:ascii="Arial" w:hAnsi="Arial" w:cs="Arial"/>
    </w:rPr>
  </w:style>
  <w:style w:type="paragraph" w:customStyle="1" w:styleId="Department">
    <w:name w:val="Department"/>
    <w:rsid w:val="00D76313"/>
    <w:pPr>
      <w:jc w:val="center"/>
    </w:pPr>
    <w:rPr>
      <w:rFonts w:ascii="Arial" w:hAnsi="Arial" w:cs="Arial"/>
      <w:b/>
      <w:bCs/>
      <w:caps/>
      <w:sz w:val="28"/>
      <w:szCs w:val="28"/>
    </w:rPr>
  </w:style>
  <w:style w:type="paragraph" w:customStyle="1" w:styleId="Agency">
    <w:name w:val="Agency"/>
    <w:basedOn w:val="Normal"/>
    <w:rsid w:val="00D76313"/>
    <w:pPr>
      <w:jc w:val="center"/>
    </w:pPr>
    <w:rPr>
      <w:b/>
      <w:bCs/>
      <w:sz w:val="28"/>
      <w:szCs w:val="28"/>
    </w:rPr>
  </w:style>
  <w:style w:type="paragraph" w:customStyle="1" w:styleId="CCRNumber">
    <w:name w:val="CCR Number"/>
    <w:rsid w:val="00D76313"/>
    <w:pPr>
      <w:spacing w:before="240"/>
      <w:jc w:val="center"/>
    </w:pPr>
    <w:rPr>
      <w:rFonts w:ascii="Arial" w:hAnsi="Arial" w:cs="Arial"/>
      <w:b/>
      <w:bCs/>
      <w:caps/>
      <w:sz w:val="24"/>
      <w:szCs w:val="24"/>
    </w:rPr>
  </w:style>
  <w:style w:type="paragraph" w:customStyle="1" w:styleId="CCRTitle">
    <w:name w:val="CCR Title"/>
    <w:rsid w:val="00D76313"/>
    <w:pPr>
      <w:spacing w:before="240"/>
      <w:jc w:val="center"/>
    </w:pPr>
    <w:rPr>
      <w:rFonts w:ascii="Arial" w:hAnsi="Arial" w:cs="Arial"/>
      <w:b/>
      <w:bCs/>
      <w:caps/>
      <w:sz w:val="24"/>
      <w:szCs w:val="24"/>
    </w:rPr>
  </w:style>
  <w:style w:type="paragraph" w:customStyle="1" w:styleId="Title1">
    <w:name w:val="Title1"/>
    <w:basedOn w:val="Normal"/>
    <w:rsid w:val="00D76313"/>
    <w:pPr>
      <w:keepNext/>
      <w:tabs>
        <w:tab w:val="left" w:pos="720"/>
        <w:tab w:val="left" w:pos="1440"/>
        <w:tab w:val="left" w:pos="2160"/>
      </w:tabs>
      <w:ind w:left="720" w:hanging="720"/>
    </w:pPr>
    <w:rPr>
      <w:rFonts w:cs="Arial"/>
      <w:b/>
      <w:bCs/>
      <w:sz w:val="24"/>
    </w:rPr>
  </w:style>
  <w:style w:type="paragraph" w:customStyle="1" w:styleId="Title5">
    <w:name w:val="Title5"/>
    <w:basedOn w:val="Title2"/>
    <w:rsid w:val="00D76313"/>
  </w:style>
  <w:style w:type="paragraph" w:customStyle="1" w:styleId="Title2">
    <w:name w:val="Title2"/>
    <w:basedOn w:val="Title1"/>
    <w:rsid w:val="00D76313"/>
  </w:style>
  <w:style w:type="character" w:customStyle="1" w:styleId="cite">
    <w:name w:val="cite"/>
    <w:rsid w:val="00D76313"/>
    <w:rPr>
      <w:color w:val="008080"/>
    </w:rPr>
  </w:style>
  <w:style w:type="paragraph" w:customStyle="1" w:styleId="par1">
    <w:name w:val="par1"/>
    <w:basedOn w:val="Normal"/>
    <w:link w:val="par1Char"/>
    <w:rsid w:val="00D76313"/>
    <w:pPr>
      <w:tabs>
        <w:tab w:val="left" w:pos="720"/>
        <w:tab w:val="left" w:pos="1440"/>
        <w:tab w:val="left" w:pos="2160"/>
      </w:tabs>
      <w:ind w:left="720" w:hanging="720"/>
    </w:pPr>
    <w:rPr>
      <w:sz w:val="24"/>
      <w:szCs w:val="24"/>
    </w:rPr>
  </w:style>
  <w:style w:type="character" w:customStyle="1" w:styleId="par1Char">
    <w:name w:val="par1 Char"/>
    <w:link w:val="par1"/>
    <w:locked/>
    <w:rsid w:val="00865D9F"/>
    <w:rPr>
      <w:rFonts w:ascii="Arial" w:hAnsi="Arial"/>
      <w:sz w:val="24"/>
      <w:szCs w:val="24"/>
    </w:rPr>
  </w:style>
  <w:style w:type="paragraph" w:customStyle="1" w:styleId="cp">
    <w:name w:val="cp"/>
    <w:basedOn w:val="Normal"/>
    <w:rsid w:val="00D76313"/>
    <w:pPr>
      <w:jc w:val="center"/>
    </w:pPr>
  </w:style>
  <w:style w:type="paragraph" w:customStyle="1" w:styleId="par2">
    <w:name w:val="par2"/>
    <w:basedOn w:val="par1"/>
    <w:link w:val="par2Char"/>
    <w:rsid w:val="00D76313"/>
    <w:pPr>
      <w:ind w:left="1440"/>
    </w:pPr>
  </w:style>
  <w:style w:type="paragraph" w:customStyle="1" w:styleId="upar2">
    <w:name w:val="upar2"/>
    <w:basedOn w:val="upar1"/>
    <w:rsid w:val="00D76313"/>
    <w:pPr>
      <w:ind w:left="720"/>
    </w:pPr>
    <w:rPr>
      <w:szCs w:val="24"/>
    </w:rPr>
  </w:style>
  <w:style w:type="paragraph" w:customStyle="1" w:styleId="upar1">
    <w:name w:val="upar1"/>
    <w:basedOn w:val="Normal"/>
    <w:link w:val="upar1Char"/>
    <w:rsid w:val="00D76313"/>
    <w:pPr>
      <w:tabs>
        <w:tab w:val="left" w:pos="720"/>
        <w:tab w:val="left" w:pos="1440"/>
      </w:tabs>
    </w:pPr>
    <w:rPr>
      <w:rFonts w:cs="Arial"/>
      <w:sz w:val="24"/>
    </w:rPr>
  </w:style>
  <w:style w:type="paragraph" w:customStyle="1" w:styleId="upar3">
    <w:name w:val="upar3"/>
    <w:basedOn w:val="upar1"/>
    <w:rsid w:val="00D76313"/>
    <w:pPr>
      <w:ind w:left="1440"/>
    </w:pPr>
  </w:style>
  <w:style w:type="paragraph" w:customStyle="1" w:styleId="Title3">
    <w:name w:val="Title3"/>
    <w:basedOn w:val="Title2"/>
    <w:rsid w:val="00D76313"/>
  </w:style>
  <w:style w:type="paragraph" w:customStyle="1" w:styleId="Title4">
    <w:name w:val="Title4"/>
    <w:basedOn w:val="Title2"/>
    <w:rsid w:val="00D76313"/>
  </w:style>
  <w:style w:type="paragraph" w:customStyle="1" w:styleId="upar4">
    <w:name w:val="upar4"/>
    <w:basedOn w:val="upar1"/>
    <w:rsid w:val="00D76313"/>
    <w:pPr>
      <w:ind w:left="2160"/>
    </w:pPr>
  </w:style>
  <w:style w:type="paragraph" w:customStyle="1" w:styleId="par3">
    <w:name w:val="par3"/>
    <w:basedOn w:val="par1"/>
    <w:rsid w:val="00D76313"/>
    <w:pPr>
      <w:ind w:left="2160"/>
    </w:pPr>
  </w:style>
  <w:style w:type="paragraph" w:customStyle="1" w:styleId="par4">
    <w:name w:val="par4"/>
    <w:basedOn w:val="par1"/>
    <w:rsid w:val="00D76313"/>
    <w:pPr>
      <w:ind w:left="2880"/>
    </w:pPr>
  </w:style>
  <w:style w:type="paragraph" w:customStyle="1" w:styleId="figure-caption">
    <w:name w:val="figure-caption"/>
    <w:basedOn w:val="Normal"/>
    <w:rsid w:val="00D76313"/>
    <w:rPr>
      <w:color w:val="800080"/>
    </w:rPr>
  </w:style>
  <w:style w:type="paragraph" w:customStyle="1" w:styleId="figure-orientation">
    <w:name w:val="figure-orientation"/>
    <w:basedOn w:val="Normal"/>
    <w:rsid w:val="00D76313"/>
    <w:rPr>
      <w:color w:val="800080"/>
    </w:rPr>
  </w:style>
  <w:style w:type="paragraph" w:customStyle="1" w:styleId="figure-filename">
    <w:name w:val="figure-filename"/>
    <w:basedOn w:val="Normal"/>
    <w:rsid w:val="00D76313"/>
    <w:pPr>
      <w:spacing w:before="0"/>
    </w:pPr>
    <w:rPr>
      <w:color w:val="800080"/>
    </w:rPr>
  </w:style>
  <w:style w:type="paragraph" w:customStyle="1" w:styleId="par5">
    <w:name w:val="par5"/>
    <w:basedOn w:val="par1"/>
    <w:rsid w:val="00D76313"/>
    <w:pPr>
      <w:ind w:left="3600"/>
    </w:pPr>
  </w:style>
  <w:style w:type="paragraph" w:customStyle="1" w:styleId="upar5">
    <w:name w:val="upar5"/>
    <w:basedOn w:val="upar1"/>
    <w:rsid w:val="00D76313"/>
    <w:pPr>
      <w:ind w:left="2880"/>
    </w:pPr>
  </w:style>
  <w:style w:type="character" w:customStyle="1" w:styleId="provision">
    <w:name w:val="provision"/>
    <w:rsid w:val="00D76313"/>
    <w:rPr>
      <w:rFonts w:ascii="Arial" w:hAnsi="Arial" w:cs="Arial"/>
      <w:color w:val="333399"/>
      <w:sz w:val="20"/>
      <w:szCs w:val="20"/>
    </w:rPr>
  </w:style>
  <w:style w:type="character" w:customStyle="1" w:styleId="eff">
    <w:name w:val="eff"/>
    <w:rsid w:val="00A76496"/>
    <w:rPr>
      <w:rFonts w:ascii="Arial" w:hAnsi="Arial" w:cs="Arial"/>
      <w:i/>
      <w:iCs/>
      <w:color w:val="0000FF"/>
      <w:sz w:val="20"/>
      <w:szCs w:val="20"/>
    </w:rPr>
  </w:style>
  <w:style w:type="paragraph" w:customStyle="1" w:styleId="Title6">
    <w:name w:val="Title6"/>
    <w:basedOn w:val="Title2"/>
    <w:rsid w:val="00D76313"/>
  </w:style>
  <w:style w:type="paragraph" w:customStyle="1" w:styleId="par6">
    <w:name w:val="par6"/>
    <w:basedOn w:val="par1"/>
    <w:rsid w:val="00D76313"/>
    <w:pPr>
      <w:ind w:left="4320"/>
    </w:pPr>
  </w:style>
  <w:style w:type="paragraph" w:customStyle="1" w:styleId="upar6">
    <w:name w:val="upar6"/>
    <w:basedOn w:val="upar1"/>
    <w:rsid w:val="00D76313"/>
    <w:pPr>
      <w:ind w:left="3600"/>
    </w:pPr>
  </w:style>
  <w:style w:type="paragraph" w:customStyle="1" w:styleId="par7">
    <w:name w:val="par7"/>
    <w:basedOn w:val="par6"/>
    <w:rsid w:val="00D76313"/>
  </w:style>
  <w:style w:type="paragraph" w:customStyle="1" w:styleId="upar7">
    <w:name w:val="upar7"/>
    <w:basedOn w:val="upar6"/>
    <w:rsid w:val="00D76313"/>
  </w:style>
  <w:style w:type="paragraph" w:customStyle="1" w:styleId="upar8">
    <w:name w:val="upar8"/>
    <w:basedOn w:val="upar6"/>
    <w:rsid w:val="00D76313"/>
  </w:style>
  <w:style w:type="paragraph" w:customStyle="1" w:styleId="upar9">
    <w:name w:val="upar9"/>
    <w:basedOn w:val="par6"/>
    <w:rsid w:val="00D76313"/>
  </w:style>
  <w:style w:type="paragraph" w:customStyle="1" w:styleId="par8">
    <w:name w:val="par8"/>
    <w:basedOn w:val="par7"/>
    <w:rsid w:val="00D76313"/>
  </w:style>
  <w:style w:type="character" w:customStyle="1" w:styleId="InlineGraphic">
    <w:name w:val="Inline Graphic"/>
    <w:rsid w:val="00D76313"/>
    <w:rPr>
      <w:rFonts w:ascii="Arial" w:hAnsi="Arial" w:cs="Arial"/>
      <w:color w:val="FF6600"/>
      <w:sz w:val="20"/>
      <w:szCs w:val="20"/>
    </w:rPr>
  </w:style>
  <w:style w:type="paragraph" w:customStyle="1" w:styleId="Footnote">
    <w:name w:val="Footnote"/>
    <w:basedOn w:val="Normal"/>
    <w:rsid w:val="00D76313"/>
    <w:pPr>
      <w:spacing w:before="120"/>
    </w:pPr>
    <w:rPr>
      <w:sz w:val="16"/>
      <w:szCs w:val="16"/>
    </w:rPr>
  </w:style>
  <w:style w:type="paragraph" w:customStyle="1" w:styleId="Title3NotWithNext">
    <w:name w:val="Title3NotWithNext"/>
    <w:basedOn w:val="Title3"/>
    <w:pPr>
      <w:keepNext w:val="0"/>
    </w:pPr>
  </w:style>
  <w:style w:type="paragraph" w:styleId="TOC1">
    <w:name w:val="toc 1"/>
    <w:basedOn w:val="Normal"/>
    <w:next w:val="Normal"/>
    <w:uiPriority w:val="39"/>
    <w:rsid w:val="00D76313"/>
    <w:pPr>
      <w:tabs>
        <w:tab w:val="right" w:leader="dot" w:pos="9360"/>
      </w:tabs>
      <w:spacing w:before="120"/>
    </w:pPr>
    <w:rPr>
      <w:caps/>
      <w:sz w:val="24"/>
    </w:rPr>
  </w:style>
  <w:style w:type="paragraph" w:styleId="TOC2">
    <w:name w:val="toc 2"/>
    <w:basedOn w:val="Normal"/>
    <w:next w:val="Normal"/>
    <w:uiPriority w:val="39"/>
    <w:rsid w:val="00D76313"/>
    <w:pPr>
      <w:tabs>
        <w:tab w:val="right" w:leader="dot" w:pos="9360"/>
      </w:tabs>
      <w:spacing w:before="120"/>
      <w:ind w:left="432" w:hanging="432"/>
    </w:pPr>
    <w:rPr>
      <w:sz w:val="24"/>
    </w:rPr>
  </w:style>
  <w:style w:type="paragraph" w:styleId="TOC3">
    <w:name w:val="toc 3"/>
    <w:basedOn w:val="Normal"/>
    <w:next w:val="Normal"/>
    <w:uiPriority w:val="39"/>
    <w:rsid w:val="00D76313"/>
    <w:pPr>
      <w:tabs>
        <w:tab w:val="right" w:leader="dot" w:pos="9360"/>
      </w:tabs>
      <w:spacing w:before="120"/>
      <w:ind w:left="864" w:hanging="432"/>
    </w:pPr>
  </w:style>
  <w:style w:type="character" w:styleId="Hyperlink">
    <w:name w:val="Hyperlink"/>
    <w:uiPriority w:val="99"/>
    <w:rsid w:val="00D76313"/>
    <w:rPr>
      <w:color w:val="0000FF"/>
      <w:u w:val="single"/>
    </w:rPr>
  </w:style>
  <w:style w:type="character" w:styleId="FollowedHyperlink">
    <w:name w:val="FollowedHyperlink"/>
    <w:rPr>
      <w:color w:val="800080"/>
      <w:u w:val="single"/>
    </w:rPr>
  </w:style>
  <w:style w:type="paragraph" w:customStyle="1" w:styleId="Level1">
    <w:name w:val="Level 1"/>
    <w:basedOn w:val="Normal"/>
    <w:pPr>
      <w:numPr>
        <w:numId w:val="2"/>
      </w:numPr>
      <w:suppressAutoHyphens/>
      <w:spacing w:before="0" w:after="240"/>
      <w:jc w:val="both"/>
    </w:pPr>
    <w:rPr>
      <w:rFonts w:ascii="Courier New" w:hAnsi="Courier New" w:cs="Courier New"/>
      <w:b/>
    </w:rPr>
  </w:style>
  <w:style w:type="paragraph" w:customStyle="1" w:styleId="Level2">
    <w:name w:val="Level 2"/>
    <w:basedOn w:val="Normal"/>
    <w:pPr>
      <w:tabs>
        <w:tab w:val="num" w:pos="1440"/>
      </w:tabs>
      <w:suppressAutoHyphens/>
      <w:spacing w:before="0" w:after="240"/>
      <w:ind w:left="1440" w:hanging="720"/>
      <w:jc w:val="both"/>
    </w:pPr>
    <w:rPr>
      <w:rFonts w:ascii="Courier New" w:hAnsi="Courier New" w:cs="Courier New"/>
    </w:rPr>
  </w:style>
  <w:style w:type="paragraph" w:customStyle="1" w:styleId="Level3">
    <w:name w:val="Level 3"/>
    <w:basedOn w:val="Normal"/>
    <w:pPr>
      <w:tabs>
        <w:tab w:val="num" w:pos="2160"/>
      </w:tabs>
      <w:suppressAutoHyphens/>
      <w:spacing w:before="0" w:after="240"/>
      <w:ind w:left="2160" w:hanging="720"/>
      <w:jc w:val="both"/>
    </w:pPr>
    <w:rPr>
      <w:rFonts w:ascii="Courier New" w:hAnsi="Courier New"/>
    </w:rPr>
  </w:style>
  <w:style w:type="paragraph" w:customStyle="1" w:styleId="Level4">
    <w:name w:val="Level 4"/>
    <w:basedOn w:val="Normal"/>
    <w:pPr>
      <w:tabs>
        <w:tab w:val="num" w:pos="2880"/>
      </w:tabs>
      <w:suppressAutoHyphens/>
      <w:spacing w:before="0" w:after="240"/>
      <w:ind w:left="2880" w:hanging="720"/>
      <w:jc w:val="both"/>
    </w:pPr>
    <w:rPr>
      <w:rFonts w:ascii="Courier New" w:hAnsi="Courier New"/>
    </w:rPr>
  </w:style>
  <w:style w:type="paragraph" w:customStyle="1" w:styleId="Level5">
    <w:name w:val="Level 5"/>
    <w:basedOn w:val="Normal"/>
    <w:pPr>
      <w:tabs>
        <w:tab w:val="num" w:pos="3600"/>
      </w:tabs>
      <w:suppressAutoHyphens/>
      <w:spacing w:before="0" w:after="240"/>
      <w:ind w:left="3600" w:hanging="720"/>
      <w:jc w:val="both"/>
    </w:pPr>
    <w:rPr>
      <w:rFonts w:ascii="Courier New" w:hAnsi="Courier New"/>
    </w:rPr>
  </w:style>
  <w:style w:type="character" w:styleId="PageNumber">
    <w:name w:val="page number"/>
    <w:basedOn w:val="DefaultParagraphFont"/>
  </w:style>
  <w:style w:type="paragraph" w:styleId="Title">
    <w:name w:val="Title"/>
    <w:basedOn w:val="Normal"/>
    <w:link w:val="TitleChar"/>
    <w:uiPriority w:val="99"/>
    <w:qFormat/>
    <w:rsid w:val="00D76313"/>
    <w:pPr>
      <w:spacing w:before="0"/>
      <w:jc w:val="center"/>
    </w:pPr>
    <w:rPr>
      <w:b/>
      <w:bCs/>
      <w:sz w:val="32"/>
      <w:szCs w:val="32"/>
    </w:rPr>
  </w:style>
  <w:style w:type="character" w:customStyle="1" w:styleId="TitleChar">
    <w:name w:val="Title Char"/>
    <w:link w:val="Title"/>
    <w:uiPriority w:val="99"/>
    <w:rsid w:val="00D76313"/>
    <w:rPr>
      <w:rFonts w:ascii="Arial" w:hAnsi="Arial"/>
      <w:b/>
      <w:bCs/>
      <w:sz w:val="32"/>
      <w:szCs w:val="32"/>
    </w:rPr>
  </w:style>
  <w:style w:type="paragraph" w:styleId="TOC4">
    <w:name w:val="toc 4"/>
    <w:basedOn w:val="Normal"/>
    <w:next w:val="Normal"/>
    <w:rsid w:val="00D76313"/>
    <w:pPr>
      <w:tabs>
        <w:tab w:val="right" w:leader="dot" w:pos="9360"/>
      </w:tabs>
      <w:spacing w:before="120"/>
      <w:ind w:left="1296" w:hanging="432"/>
    </w:pPr>
  </w:style>
  <w:style w:type="paragraph" w:styleId="TOC5">
    <w:name w:val="toc 5"/>
    <w:basedOn w:val="Normal"/>
    <w:next w:val="Normal"/>
    <w:rsid w:val="00D76313"/>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D76313"/>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D76313"/>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D76313"/>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D76313"/>
    <w:pPr>
      <w:tabs>
        <w:tab w:val="right" w:leader="dot" w:pos="9360"/>
      </w:tabs>
      <w:spacing w:before="120"/>
      <w:ind w:left="3456" w:hanging="432"/>
    </w:pPr>
    <w:rPr>
      <w:rFonts w:ascii="Times New Roman" w:hAnsi="Times New Roman"/>
      <w:sz w:val="24"/>
    </w:rPr>
  </w:style>
  <w:style w:type="character" w:customStyle="1" w:styleId="upar1Char">
    <w:name w:val="upar1 Char"/>
    <w:link w:val="upar1"/>
    <w:rsid w:val="002C54ED"/>
    <w:rPr>
      <w:rFonts w:ascii="Arial" w:hAnsi="Arial" w:cs="Arial"/>
      <w:sz w:val="24"/>
    </w:rPr>
  </w:style>
  <w:style w:type="character" w:customStyle="1" w:styleId="par2Char">
    <w:name w:val="par2 Char"/>
    <w:link w:val="par2"/>
    <w:locked/>
    <w:rsid w:val="00882051"/>
    <w:rPr>
      <w:rFonts w:ascii="Arial" w:hAnsi="Arial"/>
      <w:sz w:val="24"/>
      <w:szCs w:val="24"/>
    </w:rPr>
  </w:style>
  <w:style w:type="paragraph" w:styleId="BalloonText">
    <w:name w:val="Balloon Text"/>
    <w:basedOn w:val="Normal"/>
    <w:link w:val="BalloonTextChar"/>
    <w:rsid w:val="00D76313"/>
    <w:pPr>
      <w:spacing w:before="0"/>
    </w:pPr>
    <w:rPr>
      <w:rFonts w:ascii="Tahoma" w:hAnsi="Tahoma" w:cs="Tahoma"/>
      <w:sz w:val="16"/>
      <w:szCs w:val="16"/>
    </w:rPr>
  </w:style>
  <w:style w:type="character" w:customStyle="1" w:styleId="BalloonTextChar">
    <w:name w:val="Balloon Text Char"/>
    <w:basedOn w:val="DefaultParagraphFont"/>
    <w:link w:val="BalloonText"/>
    <w:rsid w:val="00D76313"/>
    <w:rPr>
      <w:rFonts w:ascii="Tahoma" w:hAnsi="Tahoma" w:cs="Tahoma"/>
      <w:sz w:val="16"/>
      <w:szCs w:val="16"/>
    </w:rPr>
  </w:style>
  <w:style w:type="paragraph" w:styleId="ListParagraph">
    <w:name w:val="List Paragraph"/>
    <w:basedOn w:val="Normal"/>
    <w:uiPriority w:val="1"/>
    <w:qFormat/>
    <w:rsid w:val="005C7FDA"/>
    <w:pPr>
      <w:widowControl w:val="0"/>
      <w:spacing w:before="0" w:after="200" w:line="276" w:lineRule="auto"/>
      <w:ind w:left="720"/>
      <w:contextualSpacing/>
    </w:pPr>
    <w:rPr>
      <w:rFonts w:ascii="Calibri" w:eastAsia="Calibri" w:hAnsi="Calibri"/>
      <w:sz w:val="22"/>
      <w:szCs w:val="22"/>
    </w:rPr>
  </w:style>
  <w:style w:type="character" w:styleId="CommentReference">
    <w:name w:val="annotation reference"/>
    <w:unhideWhenUsed/>
    <w:rsid w:val="005C7FDA"/>
    <w:rPr>
      <w:sz w:val="16"/>
      <w:szCs w:val="16"/>
    </w:rPr>
  </w:style>
  <w:style w:type="paragraph" w:styleId="CommentText">
    <w:name w:val="annotation text"/>
    <w:basedOn w:val="Normal"/>
    <w:link w:val="CommentTextChar"/>
    <w:unhideWhenUsed/>
    <w:rsid w:val="005C7FDA"/>
    <w:pPr>
      <w:widowControl w:val="0"/>
      <w:spacing w:before="0" w:after="200"/>
    </w:pPr>
    <w:rPr>
      <w:rFonts w:ascii="Calibri" w:eastAsia="Calibri" w:hAnsi="Calibri"/>
    </w:rPr>
  </w:style>
  <w:style w:type="character" w:customStyle="1" w:styleId="CommentTextChar">
    <w:name w:val="Comment Text Char"/>
    <w:link w:val="CommentText"/>
    <w:uiPriority w:val="99"/>
    <w:rsid w:val="005C7FDA"/>
    <w:rPr>
      <w:rFonts w:ascii="Calibri" w:eastAsia="Calibri" w:hAnsi="Calibri"/>
    </w:rPr>
  </w:style>
  <w:style w:type="character" w:customStyle="1" w:styleId="FooterChar">
    <w:name w:val="Footer Char"/>
    <w:link w:val="Footer"/>
    <w:uiPriority w:val="99"/>
    <w:rsid w:val="005C7FDA"/>
    <w:rPr>
      <w:rFonts w:ascii="Arial" w:hAnsi="Arial"/>
    </w:rPr>
  </w:style>
  <w:style w:type="paragraph" w:styleId="CommentSubject">
    <w:name w:val="annotation subject"/>
    <w:basedOn w:val="CommentText"/>
    <w:next w:val="CommentText"/>
    <w:link w:val="CommentSubjectChar"/>
    <w:rsid w:val="005C7FDA"/>
    <w:pPr>
      <w:widowControl/>
      <w:spacing w:before="240" w:after="0"/>
    </w:pPr>
    <w:rPr>
      <w:rFonts w:ascii="Arial" w:eastAsia="Times New Roman" w:hAnsi="Arial"/>
      <w:b/>
      <w:bCs/>
    </w:rPr>
  </w:style>
  <w:style w:type="character" w:customStyle="1" w:styleId="CommentSubjectChar">
    <w:name w:val="Comment Subject Char"/>
    <w:link w:val="CommentSubject"/>
    <w:uiPriority w:val="99"/>
    <w:rsid w:val="005C7FDA"/>
    <w:rPr>
      <w:rFonts w:ascii="Arial" w:eastAsia="Calibri" w:hAnsi="Arial"/>
      <w:b/>
      <w:bCs/>
    </w:rPr>
  </w:style>
  <w:style w:type="paragraph" w:styleId="Revision">
    <w:name w:val="Revision"/>
    <w:hidden/>
    <w:uiPriority w:val="99"/>
    <w:rsid w:val="005C7FDA"/>
    <w:rPr>
      <w:rFonts w:ascii="Arial" w:hAnsi="Arial"/>
    </w:rPr>
  </w:style>
  <w:style w:type="paragraph" w:customStyle="1" w:styleId="TOC">
    <w:name w:val="TOC"/>
    <w:basedOn w:val="Normal"/>
    <w:next w:val="Normal"/>
    <w:rsid w:val="00D76313"/>
    <w:pPr>
      <w:spacing w:before="480"/>
      <w:jc w:val="center"/>
    </w:pPr>
    <w:rPr>
      <w:b/>
      <w:caps/>
      <w:sz w:val="24"/>
    </w:rPr>
  </w:style>
  <w:style w:type="paragraph" w:customStyle="1" w:styleId="TOC0">
    <w:name w:val="TOC0"/>
    <w:basedOn w:val="TOC1"/>
    <w:next w:val="Normal"/>
    <w:rsid w:val="00D76313"/>
  </w:style>
  <w:style w:type="paragraph" w:customStyle="1" w:styleId="TOClast">
    <w:name w:val="TOClast"/>
    <w:basedOn w:val="Normal"/>
    <w:next w:val="Normal"/>
    <w:rsid w:val="00D76313"/>
    <w:pPr>
      <w:pBdr>
        <w:bottom w:val="single" w:sz="6" w:space="1" w:color="auto"/>
      </w:pBdr>
      <w:spacing w:before="120" w:after="240"/>
      <w:ind w:left="1440" w:right="1440"/>
    </w:pPr>
    <w:rPr>
      <w:rFonts w:ascii="Times New Roman" w:hAnsi="Times New Roman"/>
      <w:sz w:val="24"/>
    </w:rPr>
  </w:style>
  <w:style w:type="paragraph" w:styleId="TOCHeading">
    <w:name w:val="TOC Heading"/>
    <w:basedOn w:val="Heading1"/>
    <w:next w:val="Normal"/>
    <w:uiPriority w:val="39"/>
    <w:semiHidden/>
    <w:unhideWhenUsed/>
    <w:qFormat/>
    <w:rsid w:val="00D76313"/>
    <w:pPr>
      <w:keepLines/>
      <w:spacing w:before="480" w:after="0" w:line="276" w:lineRule="auto"/>
      <w:outlineLvl w:val="9"/>
    </w:pPr>
    <w:rPr>
      <w:rFonts w:eastAsiaTheme="majorEastAsia" w:cstheme="majorBidi"/>
      <w:color w:val="0F4761" w:themeColor="accent1" w:themeShade="BF"/>
      <w:kern w:val="0"/>
      <w:sz w:val="28"/>
      <w:szCs w:val="28"/>
      <w:lang w:eastAsia="ja-JP"/>
    </w:rPr>
  </w:style>
  <w:style w:type="character" w:styleId="UnresolvedMention">
    <w:name w:val="Unresolved Mention"/>
    <w:uiPriority w:val="99"/>
    <w:semiHidden/>
    <w:unhideWhenUsed/>
    <w:rsid w:val="007C3957"/>
    <w:rPr>
      <w:color w:val="605E5C"/>
      <w:shd w:val="clear" w:color="auto" w:fill="E1DFDD"/>
    </w:rPr>
  </w:style>
  <w:style w:type="paragraph" w:customStyle="1" w:styleId="Title30">
    <w:name w:val="Title 3"/>
    <w:basedOn w:val="par1"/>
    <w:rsid w:val="005C4D4A"/>
  </w:style>
  <w:style w:type="paragraph" w:styleId="Caption">
    <w:name w:val="caption"/>
    <w:basedOn w:val="Normal"/>
    <w:next w:val="Normal"/>
    <w:qFormat/>
    <w:rsid w:val="006E2C43"/>
    <w:rPr>
      <w:b/>
      <w:bCs/>
    </w:rPr>
  </w:style>
  <w:style w:type="paragraph" w:customStyle="1" w:styleId="ParagraphDiscussion">
    <w:name w:val="ParagraphDiscussion"/>
    <w:link w:val="ParagraphDiscussionChar"/>
    <w:rsid w:val="006E2C43"/>
    <w:pPr>
      <w:numPr>
        <w:numId w:val="3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rsid w:val="006E2C43"/>
    <w:pPr>
      <w:numPr>
        <w:ilvl w:val="1"/>
        <w:numId w:val="31"/>
      </w:numPr>
      <w:tabs>
        <w:tab w:val="clear" w:pos="1440"/>
        <w:tab w:val="left" w:pos="360"/>
      </w:tabs>
      <w:spacing w:before="60" w:after="180"/>
      <w:ind w:left="1080" w:firstLine="0"/>
    </w:pPr>
    <w:rPr>
      <w:rFonts w:ascii="Times New Roman" w:hAnsi="Times New Roman"/>
      <w:kern w:val="2"/>
      <w:sz w:val="24"/>
    </w:rPr>
  </w:style>
  <w:style w:type="character" w:customStyle="1" w:styleId="ParagraphDiscussionChar">
    <w:name w:val="ParagraphDiscussion Char"/>
    <w:link w:val="ParagraphDiscussion"/>
    <w:locked/>
    <w:rsid w:val="006E2C43"/>
    <w:rPr>
      <w:kern w:val="2"/>
      <w:sz w:val="24"/>
    </w:rPr>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6E2C43"/>
    <w:rPr>
      <w:rFonts w:ascii="Arial" w:hAnsi="Arial"/>
    </w:rPr>
  </w:style>
  <w:style w:type="paragraph" w:styleId="NormalWeb">
    <w:name w:val="Normal (Web)"/>
    <w:basedOn w:val="Normal"/>
    <w:unhideWhenUsed/>
    <w:rsid w:val="00157A19"/>
    <w:pPr>
      <w:spacing w:before="100" w:beforeAutospacing="1" w:after="100" w:afterAutospacing="1"/>
    </w:pPr>
    <w:rPr>
      <w:rFonts w:ascii="Times New Roman" w:hAnsi="Times New Roman"/>
      <w:sz w:val="24"/>
      <w:szCs w:val="24"/>
    </w:rPr>
  </w:style>
  <w:style w:type="paragraph" w:customStyle="1" w:styleId="Default">
    <w:name w:val="Default"/>
    <w:rsid w:val="00157A19"/>
    <w:pPr>
      <w:autoSpaceDE w:val="0"/>
      <w:autoSpaceDN w:val="0"/>
      <w:adjustRightInd w:val="0"/>
    </w:pPr>
    <w:rPr>
      <w:rFonts w:ascii="Arial" w:eastAsia="Calibri" w:hAnsi="Arial" w:cs="Arial"/>
      <w:color w:val="000000"/>
      <w:sz w:val="24"/>
      <w:szCs w:val="24"/>
    </w:rPr>
  </w:style>
  <w:style w:type="character" w:customStyle="1" w:styleId="ssparalabel">
    <w:name w:val="ss_paralabel"/>
    <w:basedOn w:val="DefaultParagraphFont"/>
    <w:rsid w:val="00157A19"/>
  </w:style>
  <w:style w:type="character" w:customStyle="1" w:styleId="Heading4Char">
    <w:name w:val="Heading 4 Char"/>
    <w:link w:val="Heading4"/>
    <w:rsid w:val="007E6EFE"/>
    <w:rPr>
      <w:rFonts w:ascii="Courier New" w:hAnsi="Courier New" w:cs="Courier New"/>
    </w:rPr>
  </w:style>
  <w:style w:type="character" w:customStyle="1" w:styleId="Heading6Char">
    <w:name w:val="Heading 6 Char"/>
    <w:link w:val="Heading6"/>
    <w:rsid w:val="007E6EFE"/>
    <w:rPr>
      <w:rFonts w:ascii="Courier New" w:hAnsi="Courier New" w:cs="Courier New"/>
    </w:rPr>
  </w:style>
  <w:style w:type="paragraph" w:styleId="BlockText">
    <w:name w:val="Block Text"/>
    <w:basedOn w:val="Normal"/>
    <w:rsid w:val="007E6EFE"/>
    <w:pPr>
      <w:spacing w:after="120"/>
      <w:ind w:left="1440" w:right="1440"/>
    </w:pPr>
  </w:style>
  <w:style w:type="paragraph" w:styleId="BodyText">
    <w:name w:val="Body Text"/>
    <w:basedOn w:val="Normal"/>
    <w:link w:val="BodyTextChar"/>
    <w:qFormat/>
    <w:rsid w:val="007E6EFE"/>
    <w:pPr>
      <w:spacing w:after="120"/>
    </w:pPr>
  </w:style>
  <w:style w:type="character" w:customStyle="1" w:styleId="BodyTextChar">
    <w:name w:val="Body Text Char"/>
    <w:link w:val="BodyText"/>
    <w:rsid w:val="007E6EFE"/>
    <w:rPr>
      <w:rFonts w:ascii="Arial" w:hAnsi="Arial"/>
    </w:rPr>
  </w:style>
  <w:style w:type="paragraph" w:styleId="BodyText2">
    <w:name w:val="Body Text 2"/>
    <w:basedOn w:val="Normal"/>
    <w:link w:val="BodyText2Char"/>
    <w:rsid w:val="007E6EFE"/>
    <w:pPr>
      <w:spacing w:after="120" w:line="480" w:lineRule="auto"/>
    </w:pPr>
  </w:style>
  <w:style w:type="character" w:customStyle="1" w:styleId="BodyText2Char">
    <w:name w:val="Body Text 2 Char"/>
    <w:link w:val="BodyText2"/>
    <w:rsid w:val="007E6EFE"/>
    <w:rPr>
      <w:rFonts w:ascii="Arial" w:hAnsi="Arial"/>
    </w:rPr>
  </w:style>
  <w:style w:type="paragraph" w:styleId="BodyText3">
    <w:name w:val="Body Text 3"/>
    <w:basedOn w:val="Normal"/>
    <w:link w:val="BodyText3Char"/>
    <w:rsid w:val="007E6EFE"/>
    <w:pPr>
      <w:spacing w:after="120"/>
    </w:pPr>
    <w:rPr>
      <w:sz w:val="16"/>
      <w:szCs w:val="16"/>
    </w:rPr>
  </w:style>
  <w:style w:type="character" w:customStyle="1" w:styleId="BodyText3Char">
    <w:name w:val="Body Text 3 Char"/>
    <w:link w:val="BodyText3"/>
    <w:rsid w:val="007E6EFE"/>
    <w:rPr>
      <w:rFonts w:ascii="Arial" w:hAnsi="Arial"/>
      <w:sz w:val="16"/>
      <w:szCs w:val="16"/>
    </w:rPr>
  </w:style>
  <w:style w:type="paragraph" w:styleId="BodyTextFirstIndent">
    <w:name w:val="Body Text First Indent"/>
    <w:basedOn w:val="BodyText"/>
    <w:link w:val="BodyTextFirstIndentChar"/>
    <w:rsid w:val="007E6EFE"/>
    <w:pPr>
      <w:ind w:firstLine="210"/>
    </w:pPr>
  </w:style>
  <w:style w:type="character" w:customStyle="1" w:styleId="BodyTextFirstIndentChar">
    <w:name w:val="Body Text First Indent Char"/>
    <w:basedOn w:val="BodyTextChar"/>
    <w:link w:val="BodyTextFirstIndent"/>
    <w:rsid w:val="007E6EFE"/>
    <w:rPr>
      <w:rFonts w:ascii="Arial" w:hAnsi="Arial"/>
    </w:rPr>
  </w:style>
  <w:style w:type="paragraph" w:styleId="BodyTextIndent">
    <w:name w:val="Body Text Indent"/>
    <w:basedOn w:val="Normal"/>
    <w:link w:val="BodyTextIndentChar"/>
    <w:rsid w:val="007E6EFE"/>
    <w:pPr>
      <w:spacing w:after="120"/>
      <w:ind w:left="360"/>
    </w:pPr>
  </w:style>
  <w:style w:type="character" w:customStyle="1" w:styleId="BodyTextIndentChar">
    <w:name w:val="Body Text Indent Char"/>
    <w:link w:val="BodyTextIndent"/>
    <w:rsid w:val="007E6EFE"/>
    <w:rPr>
      <w:rFonts w:ascii="Arial" w:hAnsi="Arial"/>
    </w:rPr>
  </w:style>
  <w:style w:type="paragraph" w:styleId="BodyTextFirstIndent2">
    <w:name w:val="Body Text First Indent 2"/>
    <w:basedOn w:val="BodyTextIndent"/>
    <w:link w:val="BodyTextFirstIndent2Char"/>
    <w:rsid w:val="007E6EFE"/>
    <w:pPr>
      <w:ind w:firstLine="210"/>
    </w:pPr>
  </w:style>
  <w:style w:type="character" w:customStyle="1" w:styleId="BodyTextFirstIndent2Char">
    <w:name w:val="Body Text First Indent 2 Char"/>
    <w:basedOn w:val="BodyTextIndentChar"/>
    <w:link w:val="BodyTextFirstIndent2"/>
    <w:rsid w:val="007E6EFE"/>
    <w:rPr>
      <w:rFonts w:ascii="Arial" w:hAnsi="Arial"/>
    </w:rPr>
  </w:style>
  <w:style w:type="paragraph" w:styleId="BodyTextIndent2">
    <w:name w:val="Body Text Indent 2"/>
    <w:basedOn w:val="Normal"/>
    <w:link w:val="BodyTextIndent2Char"/>
    <w:rsid w:val="007E6EFE"/>
    <w:pPr>
      <w:spacing w:after="120" w:line="480" w:lineRule="auto"/>
      <w:ind w:left="360"/>
    </w:pPr>
  </w:style>
  <w:style w:type="character" w:customStyle="1" w:styleId="BodyTextIndent2Char">
    <w:name w:val="Body Text Indent 2 Char"/>
    <w:link w:val="BodyTextIndent2"/>
    <w:rsid w:val="007E6EFE"/>
    <w:rPr>
      <w:rFonts w:ascii="Arial" w:hAnsi="Arial"/>
    </w:rPr>
  </w:style>
  <w:style w:type="paragraph" w:styleId="BodyTextIndent3">
    <w:name w:val="Body Text Indent 3"/>
    <w:basedOn w:val="Normal"/>
    <w:link w:val="BodyTextIndent3Char"/>
    <w:rsid w:val="007E6EFE"/>
    <w:pPr>
      <w:spacing w:after="120"/>
      <w:ind w:left="360"/>
    </w:pPr>
    <w:rPr>
      <w:sz w:val="16"/>
      <w:szCs w:val="16"/>
    </w:rPr>
  </w:style>
  <w:style w:type="character" w:customStyle="1" w:styleId="BodyTextIndent3Char">
    <w:name w:val="Body Text Indent 3 Char"/>
    <w:link w:val="BodyTextIndent3"/>
    <w:rsid w:val="007E6EFE"/>
    <w:rPr>
      <w:rFonts w:ascii="Arial" w:hAnsi="Arial"/>
      <w:sz w:val="16"/>
      <w:szCs w:val="16"/>
    </w:rPr>
  </w:style>
  <w:style w:type="paragraph" w:styleId="Closing">
    <w:name w:val="Closing"/>
    <w:basedOn w:val="Normal"/>
    <w:link w:val="ClosingChar"/>
    <w:rsid w:val="007E6EFE"/>
    <w:pPr>
      <w:ind w:left="4320"/>
    </w:pPr>
  </w:style>
  <w:style w:type="character" w:customStyle="1" w:styleId="ClosingChar">
    <w:name w:val="Closing Char"/>
    <w:link w:val="Closing"/>
    <w:rsid w:val="007E6EFE"/>
    <w:rPr>
      <w:rFonts w:ascii="Arial" w:hAnsi="Arial"/>
    </w:rPr>
  </w:style>
  <w:style w:type="paragraph" w:styleId="Date">
    <w:name w:val="Date"/>
    <w:basedOn w:val="Normal"/>
    <w:next w:val="Normal"/>
    <w:link w:val="DateChar"/>
    <w:rsid w:val="007E6EFE"/>
  </w:style>
  <w:style w:type="character" w:customStyle="1" w:styleId="DateChar">
    <w:name w:val="Date Char"/>
    <w:link w:val="Date"/>
    <w:rsid w:val="007E6EFE"/>
    <w:rPr>
      <w:rFonts w:ascii="Arial" w:hAnsi="Arial"/>
    </w:rPr>
  </w:style>
  <w:style w:type="paragraph" w:styleId="DocumentMap">
    <w:name w:val="Document Map"/>
    <w:basedOn w:val="Normal"/>
    <w:link w:val="DocumentMapChar"/>
    <w:rsid w:val="007E6EFE"/>
    <w:pPr>
      <w:shd w:val="clear" w:color="auto" w:fill="000080"/>
    </w:pPr>
    <w:rPr>
      <w:rFonts w:ascii="Tahoma" w:hAnsi="Tahoma" w:cs="Tahoma"/>
    </w:rPr>
  </w:style>
  <w:style w:type="character" w:customStyle="1" w:styleId="DocumentMapChar">
    <w:name w:val="Document Map Char"/>
    <w:link w:val="DocumentMap"/>
    <w:rsid w:val="007E6EFE"/>
    <w:rPr>
      <w:rFonts w:ascii="Tahoma" w:hAnsi="Tahoma" w:cs="Tahoma"/>
      <w:shd w:val="clear" w:color="auto" w:fill="000080"/>
    </w:rPr>
  </w:style>
  <w:style w:type="paragraph" w:styleId="E-mailSignature">
    <w:name w:val="E-mail Signature"/>
    <w:basedOn w:val="Normal"/>
    <w:link w:val="E-mailSignatureChar"/>
    <w:rsid w:val="007E6EFE"/>
  </w:style>
  <w:style w:type="character" w:customStyle="1" w:styleId="E-mailSignatureChar">
    <w:name w:val="E-mail Signature Char"/>
    <w:link w:val="E-mailSignature"/>
    <w:rsid w:val="007E6EFE"/>
    <w:rPr>
      <w:rFonts w:ascii="Arial" w:hAnsi="Arial"/>
    </w:rPr>
  </w:style>
  <w:style w:type="paragraph" w:styleId="EndnoteText">
    <w:name w:val="endnote text"/>
    <w:basedOn w:val="Normal"/>
    <w:link w:val="EndnoteTextChar"/>
    <w:rsid w:val="007E6EFE"/>
  </w:style>
  <w:style w:type="character" w:customStyle="1" w:styleId="EndnoteTextChar">
    <w:name w:val="Endnote Text Char"/>
    <w:link w:val="EndnoteText"/>
    <w:rsid w:val="007E6EFE"/>
    <w:rPr>
      <w:rFonts w:ascii="Arial" w:hAnsi="Arial"/>
    </w:rPr>
  </w:style>
  <w:style w:type="paragraph" w:styleId="EnvelopeAddress">
    <w:name w:val="envelope address"/>
    <w:basedOn w:val="Normal"/>
    <w:rsid w:val="007E6EFE"/>
    <w:pPr>
      <w:framePr w:w="7920" w:h="1980" w:hRule="exact" w:hSpace="180" w:wrap="auto" w:hAnchor="page" w:xAlign="center" w:yAlign="bottom"/>
      <w:ind w:left="2880"/>
    </w:pPr>
    <w:rPr>
      <w:sz w:val="24"/>
      <w:szCs w:val="24"/>
    </w:rPr>
  </w:style>
  <w:style w:type="paragraph" w:styleId="EnvelopeReturn">
    <w:name w:val="envelope return"/>
    <w:basedOn w:val="Normal"/>
    <w:rsid w:val="007E6EFE"/>
  </w:style>
  <w:style w:type="paragraph" w:styleId="HTMLAddress">
    <w:name w:val="HTML Address"/>
    <w:basedOn w:val="Normal"/>
    <w:link w:val="HTMLAddressChar"/>
    <w:rsid w:val="007E6EFE"/>
    <w:rPr>
      <w:i/>
      <w:iCs/>
    </w:rPr>
  </w:style>
  <w:style w:type="character" w:customStyle="1" w:styleId="HTMLAddressChar">
    <w:name w:val="HTML Address Char"/>
    <w:link w:val="HTMLAddress"/>
    <w:rsid w:val="007E6EFE"/>
    <w:rPr>
      <w:rFonts w:ascii="Arial" w:hAnsi="Arial"/>
      <w:i/>
      <w:iCs/>
    </w:rPr>
  </w:style>
  <w:style w:type="paragraph" w:styleId="HTMLPreformatted">
    <w:name w:val="HTML Preformatted"/>
    <w:basedOn w:val="Normal"/>
    <w:link w:val="HTMLPreformattedChar"/>
    <w:rsid w:val="007E6EFE"/>
    <w:rPr>
      <w:rFonts w:ascii="Courier New" w:hAnsi="Courier New" w:cs="Courier New"/>
    </w:rPr>
  </w:style>
  <w:style w:type="character" w:customStyle="1" w:styleId="HTMLPreformattedChar">
    <w:name w:val="HTML Preformatted Char"/>
    <w:link w:val="HTMLPreformatted"/>
    <w:rsid w:val="007E6EFE"/>
    <w:rPr>
      <w:rFonts w:ascii="Courier New" w:hAnsi="Courier New" w:cs="Courier New"/>
    </w:rPr>
  </w:style>
  <w:style w:type="paragraph" w:styleId="Index1">
    <w:name w:val="index 1"/>
    <w:basedOn w:val="Normal"/>
    <w:next w:val="Normal"/>
    <w:autoRedefine/>
    <w:rsid w:val="007E6EFE"/>
    <w:pPr>
      <w:ind w:left="200" w:hanging="200"/>
    </w:pPr>
  </w:style>
  <w:style w:type="paragraph" w:styleId="Index2">
    <w:name w:val="index 2"/>
    <w:basedOn w:val="Normal"/>
    <w:next w:val="Normal"/>
    <w:autoRedefine/>
    <w:rsid w:val="007E6EFE"/>
    <w:pPr>
      <w:ind w:left="400" w:hanging="200"/>
    </w:pPr>
  </w:style>
  <w:style w:type="paragraph" w:styleId="Index3">
    <w:name w:val="index 3"/>
    <w:basedOn w:val="Normal"/>
    <w:next w:val="Normal"/>
    <w:autoRedefine/>
    <w:rsid w:val="007E6EFE"/>
    <w:pPr>
      <w:ind w:left="600" w:hanging="200"/>
    </w:pPr>
  </w:style>
  <w:style w:type="paragraph" w:styleId="Index4">
    <w:name w:val="index 4"/>
    <w:basedOn w:val="Normal"/>
    <w:next w:val="Normal"/>
    <w:autoRedefine/>
    <w:rsid w:val="007E6EFE"/>
    <w:pPr>
      <w:ind w:left="800" w:hanging="200"/>
    </w:pPr>
  </w:style>
  <w:style w:type="paragraph" w:styleId="Index5">
    <w:name w:val="index 5"/>
    <w:basedOn w:val="Normal"/>
    <w:next w:val="Normal"/>
    <w:autoRedefine/>
    <w:rsid w:val="007E6EFE"/>
    <w:pPr>
      <w:ind w:left="1000" w:hanging="200"/>
    </w:pPr>
  </w:style>
  <w:style w:type="paragraph" w:styleId="Index6">
    <w:name w:val="index 6"/>
    <w:basedOn w:val="Normal"/>
    <w:next w:val="Normal"/>
    <w:autoRedefine/>
    <w:rsid w:val="007E6EFE"/>
    <w:pPr>
      <w:ind w:left="1200" w:hanging="200"/>
    </w:pPr>
  </w:style>
  <w:style w:type="paragraph" w:styleId="Index7">
    <w:name w:val="index 7"/>
    <w:basedOn w:val="Normal"/>
    <w:next w:val="Normal"/>
    <w:autoRedefine/>
    <w:rsid w:val="007E6EFE"/>
    <w:pPr>
      <w:ind w:left="1400" w:hanging="200"/>
    </w:pPr>
  </w:style>
  <w:style w:type="paragraph" w:styleId="Index8">
    <w:name w:val="index 8"/>
    <w:basedOn w:val="Normal"/>
    <w:next w:val="Normal"/>
    <w:autoRedefine/>
    <w:rsid w:val="007E6EFE"/>
    <w:pPr>
      <w:ind w:left="1600" w:hanging="200"/>
    </w:pPr>
  </w:style>
  <w:style w:type="paragraph" w:styleId="Index9">
    <w:name w:val="index 9"/>
    <w:basedOn w:val="Normal"/>
    <w:next w:val="Normal"/>
    <w:autoRedefine/>
    <w:rsid w:val="007E6EFE"/>
    <w:pPr>
      <w:ind w:left="1800" w:hanging="200"/>
    </w:pPr>
  </w:style>
  <w:style w:type="paragraph" w:styleId="IndexHeading">
    <w:name w:val="index heading"/>
    <w:basedOn w:val="Normal"/>
    <w:next w:val="Index1"/>
    <w:rsid w:val="007E6EFE"/>
    <w:rPr>
      <w:b/>
      <w:bCs/>
    </w:rPr>
  </w:style>
  <w:style w:type="paragraph" w:styleId="List">
    <w:name w:val="List"/>
    <w:basedOn w:val="Normal"/>
    <w:rsid w:val="007E6EFE"/>
    <w:pPr>
      <w:ind w:left="360" w:hanging="360"/>
    </w:pPr>
  </w:style>
  <w:style w:type="paragraph" w:styleId="List2">
    <w:name w:val="List 2"/>
    <w:basedOn w:val="Normal"/>
    <w:rsid w:val="007E6EFE"/>
    <w:pPr>
      <w:ind w:left="720" w:hanging="360"/>
    </w:pPr>
  </w:style>
  <w:style w:type="paragraph" w:styleId="List3">
    <w:name w:val="List 3"/>
    <w:basedOn w:val="Normal"/>
    <w:rsid w:val="007E6EFE"/>
    <w:pPr>
      <w:ind w:left="1080" w:hanging="360"/>
    </w:pPr>
  </w:style>
  <w:style w:type="paragraph" w:styleId="List4">
    <w:name w:val="List 4"/>
    <w:basedOn w:val="Normal"/>
    <w:rsid w:val="007E6EFE"/>
    <w:pPr>
      <w:ind w:left="1440" w:hanging="360"/>
    </w:pPr>
  </w:style>
  <w:style w:type="paragraph" w:styleId="List5">
    <w:name w:val="List 5"/>
    <w:basedOn w:val="Normal"/>
    <w:rsid w:val="007E6EFE"/>
    <w:pPr>
      <w:ind w:left="1800" w:hanging="360"/>
    </w:pPr>
  </w:style>
  <w:style w:type="paragraph" w:styleId="ListBullet">
    <w:name w:val="List Bullet"/>
    <w:basedOn w:val="Normal"/>
    <w:rsid w:val="007E6EFE"/>
    <w:pPr>
      <w:numPr>
        <w:numId w:val="1"/>
      </w:numPr>
      <w:tabs>
        <w:tab w:val="num" w:pos="360"/>
      </w:tabs>
      <w:ind w:left="360"/>
    </w:pPr>
  </w:style>
  <w:style w:type="paragraph" w:styleId="ListBullet2">
    <w:name w:val="List Bullet 2"/>
    <w:basedOn w:val="Normal"/>
    <w:rsid w:val="007E6EFE"/>
    <w:pPr>
      <w:tabs>
        <w:tab w:val="num" w:pos="720"/>
      </w:tabs>
      <w:ind w:left="720" w:hanging="720"/>
    </w:pPr>
  </w:style>
  <w:style w:type="paragraph" w:styleId="ListBullet3">
    <w:name w:val="List Bullet 3"/>
    <w:basedOn w:val="Normal"/>
    <w:rsid w:val="007E6EFE"/>
    <w:pPr>
      <w:tabs>
        <w:tab w:val="num" w:pos="360"/>
        <w:tab w:val="num" w:pos="1080"/>
      </w:tabs>
      <w:ind w:left="1080" w:hanging="360"/>
    </w:pPr>
  </w:style>
  <w:style w:type="paragraph" w:styleId="ListBullet4">
    <w:name w:val="List Bullet 4"/>
    <w:basedOn w:val="Normal"/>
    <w:rsid w:val="007E6EFE"/>
    <w:pPr>
      <w:tabs>
        <w:tab w:val="num" w:pos="720"/>
        <w:tab w:val="num" w:pos="1440"/>
      </w:tabs>
      <w:ind w:left="1440" w:hanging="360"/>
    </w:pPr>
  </w:style>
  <w:style w:type="paragraph" w:styleId="ListBullet5">
    <w:name w:val="List Bullet 5"/>
    <w:basedOn w:val="Normal"/>
    <w:rsid w:val="007E6EFE"/>
    <w:pPr>
      <w:tabs>
        <w:tab w:val="num" w:pos="1080"/>
        <w:tab w:val="num" w:pos="1800"/>
      </w:tabs>
      <w:ind w:left="1800" w:hanging="360"/>
    </w:pPr>
  </w:style>
  <w:style w:type="paragraph" w:styleId="ListContinue">
    <w:name w:val="List Continue"/>
    <w:basedOn w:val="Normal"/>
    <w:rsid w:val="007E6EFE"/>
    <w:pPr>
      <w:spacing w:after="120"/>
      <w:ind w:left="360"/>
    </w:pPr>
  </w:style>
  <w:style w:type="paragraph" w:styleId="ListContinue2">
    <w:name w:val="List Continue 2"/>
    <w:basedOn w:val="Normal"/>
    <w:rsid w:val="007E6EFE"/>
    <w:pPr>
      <w:spacing w:after="120"/>
      <w:ind w:left="720"/>
    </w:pPr>
  </w:style>
  <w:style w:type="paragraph" w:styleId="ListContinue3">
    <w:name w:val="List Continue 3"/>
    <w:basedOn w:val="Normal"/>
    <w:rsid w:val="007E6EFE"/>
    <w:pPr>
      <w:spacing w:after="120"/>
      <w:ind w:left="1080"/>
    </w:pPr>
  </w:style>
  <w:style w:type="paragraph" w:styleId="ListContinue4">
    <w:name w:val="List Continue 4"/>
    <w:basedOn w:val="Normal"/>
    <w:rsid w:val="007E6EFE"/>
    <w:pPr>
      <w:spacing w:after="120"/>
      <w:ind w:left="1440"/>
    </w:pPr>
  </w:style>
  <w:style w:type="paragraph" w:styleId="ListContinue5">
    <w:name w:val="List Continue 5"/>
    <w:basedOn w:val="Normal"/>
    <w:rsid w:val="007E6EFE"/>
    <w:pPr>
      <w:spacing w:after="120"/>
      <w:ind w:left="1800"/>
    </w:pPr>
  </w:style>
  <w:style w:type="paragraph" w:styleId="ListNumber">
    <w:name w:val="List Number"/>
    <w:basedOn w:val="Normal"/>
    <w:rsid w:val="007E6EFE"/>
    <w:pPr>
      <w:tabs>
        <w:tab w:val="num" w:pos="360"/>
        <w:tab w:val="num" w:pos="1440"/>
      </w:tabs>
      <w:ind w:left="360" w:hanging="360"/>
    </w:pPr>
  </w:style>
  <w:style w:type="paragraph" w:styleId="ListNumber2">
    <w:name w:val="List Number 2"/>
    <w:basedOn w:val="Normal"/>
    <w:rsid w:val="007E6EFE"/>
    <w:pPr>
      <w:tabs>
        <w:tab w:val="num" w:pos="720"/>
        <w:tab w:val="num" w:pos="1800"/>
      </w:tabs>
      <w:ind w:left="720" w:hanging="360"/>
    </w:pPr>
  </w:style>
  <w:style w:type="paragraph" w:styleId="ListNumber3">
    <w:name w:val="List Number 3"/>
    <w:basedOn w:val="Normal"/>
    <w:rsid w:val="007E6EFE"/>
    <w:pPr>
      <w:tabs>
        <w:tab w:val="num" w:pos="360"/>
        <w:tab w:val="num" w:pos="1080"/>
      </w:tabs>
      <w:ind w:left="1080" w:hanging="360"/>
    </w:pPr>
  </w:style>
  <w:style w:type="paragraph" w:styleId="ListNumber4">
    <w:name w:val="List Number 4"/>
    <w:basedOn w:val="Normal"/>
    <w:rsid w:val="007E6EFE"/>
    <w:pPr>
      <w:tabs>
        <w:tab w:val="num" w:pos="720"/>
        <w:tab w:val="num" w:pos="1440"/>
      </w:tabs>
      <w:ind w:left="1440" w:hanging="360"/>
    </w:pPr>
  </w:style>
  <w:style w:type="paragraph" w:styleId="ListNumber5">
    <w:name w:val="List Number 5"/>
    <w:basedOn w:val="Normal"/>
    <w:rsid w:val="007E6EFE"/>
    <w:pPr>
      <w:tabs>
        <w:tab w:val="num" w:pos="1080"/>
        <w:tab w:val="num" w:pos="1800"/>
      </w:tabs>
      <w:ind w:left="1800" w:hanging="360"/>
    </w:pPr>
  </w:style>
  <w:style w:type="paragraph" w:styleId="MacroText">
    <w:name w:val="macro"/>
    <w:link w:val="MacroTextChar"/>
    <w:rsid w:val="007E6EFE"/>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hAnsi="Courier New" w:cs="Courier New"/>
    </w:rPr>
  </w:style>
  <w:style w:type="character" w:customStyle="1" w:styleId="MacroTextChar">
    <w:name w:val="Macro Text Char"/>
    <w:link w:val="MacroText"/>
    <w:rsid w:val="007E6EFE"/>
    <w:rPr>
      <w:rFonts w:ascii="Courier New" w:hAnsi="Courier New" w:cs="Courier New"/>
    </w:rPr>
  </w:style>
  <w:style w:type="paragraph" w:styleId="MessageHeader">
    <w:name w:val="Message Header"/>
    <w:basedOn w:val="Normal"/>
    <w:link w:val="MessageHeaderChar"/>
    <w:rsid w:val="007E6EFE"/>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character" w:customStyle="1" w:styleId="MessageHeaderChar">
    <w:name w:val="Message Header Char"/>
    <w:link w:val="MessageHeader"/>
    <w:rsid w:val="007E6EFE"/>
    <w:rPr>
      <w:rFonts w:ascii="Arial" w:hAnsi="Arial"/>
      <w:sz w:val="24"/>
      <w:szCs w:val="24"/>
      <w:shd w:val="pct20" w:color="auto" w:fill="auto"/>
    </w:rPr>
  </w:style>
  <w:style w:type="paragraph" w:styleId="NormalIndent">
    <w:name w:val="Normal Indent"/>
    <w:basedOn w:val="Normal"/>
    <w:rsid w:val="007E6EFE"/>
    <w:pPr>
      <w:ind w:left="720"/>
    </w:pPr>
  </w:style>
  <w:style w:type="paragraph" w:styleId="NoteHeading">
    <w:name w:val="Note Heading"/>
    <w:basedOn w:val="Normal"/>
    <w:next w:val="Normal"/>
    <w:link w:val="NoteHeadingChar"/>
    <w:rsid w:val="007E6EFE"/>
  </w:style>
  <w:style w:type="character" w:customStyle="1" w:styleId="NoteHeadingChar">
    <w:name w:val="Note Heading Char"/>
    <w:link w:val="NoteHeading"/>
    <w:rsid w:val="007E6EFE"/>
    <w:rPr>
      <w:rFonts w:ascii="Arial" w:hAnsi="Arial"/>
    </w:rPr>
  </w:style>
  <w:style w:type="paragraph" w:styleId="PlainText">
    <w:name w:val="Plain Text"/>
    <w:basedOn w:val="Normal"/>
    <w:link w:val="PlainTextChar"/>
    <w:rsid w:val="007E6EFE"/>
    <w:rPr>
      <w:rFonts w:ascii="Courier New" w:hAnsi="Courier New" w:cs="Courier New"/>
    </w:rPr>
  </w:style>
  <w:style w:type="character" w:customStyle="1" w:styleId="PlainTextChar">
    <w:name w:val="Plain Text Char"/>
    <w:link w:val="PlainText"/>
    <w:rsid w:val="007E6EFE"/>
    <w:rPr>
      <w:rFonts w:ascii="Courier New" w:hAnsi="Courier New" w:cs="Courier New"/>
    </w:rPr>
  </w:style>
  <w:style w:type="paragraph" w:styleId="Salutation">
    <w:name w:val="Salutation"/>
    <w:basedOn w:val="Normal"/>
    <w:next w:val="Normal"/>
    <w:link w:val="SalutationChar"/>
    <w:rsid w:val="007E6EFE"/>
  </w:style>
  <w:style w:type="character" w:customStyle="1" w:styleId="SalutationChar">
    <w:name w:val="Salutation Char"/>
    <w:link w:val="Salutation"/>
    <w:rsid w:val="007E6EFE"/>
    <w:rPr>
      <w:rFonts w:ascii="Arial" w:hAnsi="Arial"/>
    </w:rPr>
  </w:style>
  <w:style w:type="paragraph" w:styleId="Signature">
    <w:name w:val="Signature"/>
    <w:basedOn w:val="Normal"/>
    <w:link w:val="SignatureChar"/>
    <w:rsid w:val="007E6EFE"/>
    <w:pPr>
      <w:ind w:left="4320"/>
    </w:pPr>
  </w:style>
  <w:style w:type="character" w:customStyle="1" w:styleId="SignatureChar">
    <w:name w:val="Signature Char"/>
    <w:link w:val="Signature"/>
    <w:rsid w:val="007E6EFE"/>
    <w:rPr>
      <w:rFonts w:ascii="Arial" w:hAnsi="Arial"/>
    </w:rPr>
  </w:style>
  <w:style w:type="paragraph" w:styleId="Subtitle">
    <w:name w:val="Subtitle"/>
    <w:basedOn w:val="Normal"/>
    <w:link w:val="SubtitleChar"/>
    <w:qFormat/>
    <w:rsid w:val="007E6EFE"/>
    <w:pPr>
      <w:spacing w:after="60"/>
      <w:jc w:val="center"/>
      <w:outlineLvl w:val="1"/>
    </w:pPr>
    <w:rPr>
      <w:sz w:val="24"/>
      <w:szCs w:val="24"/>
    </w:rPr>
  </w:style>
  <w:style w:type="character" w:customStyle="1" w:styleId="SubtitleChar">
    <w:name w:val="Subtitle Char"/>
    <w:link w:val="Subtitle"/>
    <w:rsid w:val="007E6EFE"/>
    <w:rPr>
      <w:rFonts w:ascii="Arial" w:hAnsi="Arial"/>
      <w:sz w:val="24"/>
      <w:szCs w:val="24"/>
    </w:rPr>
  </w:style>
  <w:style w:type="paragraph" w:styleId="TableofAuthorities">
    <w:name w:val="table of authorities"/>
    <w:basedOn w:val="Normal"/>
    <w:next w:val="Normal"/>
    <w:rsid w:val="007E6EFE"/>
    <w:pPr>
      <w:ind w:left="200" w:hanging="200"/>
    </w:pPr>
  </w:style>
  <w:style w:type="paragraph" w:styleId="TableofFigures">
    <w:name w:val="table of figures"/>
    <w:basedOn w:val="Normal"/>
    <w:next w:val="Normal"/>
    <w:rsid w:val="007E6EFE"/>
  </w:style>
  <w:style w:type="paragraph" w:styleId="TOAHeading">
    <w:name w:val="toa heading"/>
    <w:basedOn w:val="Normal"/>
    <w:next w:val="Normal"/>
    <w:rsid w:val="007E6EFE"/>
    <w:pPr>
      <w:spacing w:before="120"/>
    </w:pPr>
    <w:rPr>
      <w:b/>
      <w:bCs/>
      <w:sz w:val="24"/>
      <w:szCs w:val="24"/>
    </w:rPr>
  </w:style>
  <w:style w:type="paragraph" w:customStyle="1" w:styleId="nacbody">
    <w:name w:val="nacbody"/>
    <w:basedOn w:val="Normal"/>
    <w:rsid w:val="007E6EFE"/>
    <w:pPr>
      <w:spacing w:line="240" w:lineRule="atLeast"/>
      <w:jc w:val="both"/>
    </w:pPr>
    <w:rPr>
      <w:sz w:val="22"/>
      <w:lang w:eastAsia="ja-JP"/>
    </w:rPr>
  </w:style>
  <w:style w:type="character" w:styleId="Strong">
    <w:name w:val="Strong"/>
    <w:qFormat/>
    <w:rsid w:val="007E6EFE"/>
    <w:rPr>
      <w:rFonts w:cs="Times New Roman"/>
      <w:b/>
      <w:bCs/>
    </w:rPr>
  </w:style>
  <w:style w:type="paragraph" w:customStyle="1" w:styleId="CM118">
    <w:name w:val="CM118"/>
    <w:basedOn w:val="Default"/>
    <w:next w:val="Default"/>
    <w:rsid w:val="007E6EFE"/>
    <w:pPr>
      <w:widowControl w:val="0"/>
      <w:spacing w:after="573"/>
    </w:pPr>
    <w:rPr>
      <w:rFonts w:ascii="Times New Roman" w:eastAsia="Times New Roman" w:hAnsi="Times New Roman" w:cs="Times New Roman"/>
      <w:color w:val="auto"/>
    </w:rPr>
  </w:style>
  <w:style w:type="paragraph" w:customStyle="1" w:styleId="CM114">
    <w:name w:val="CM114"/>
    <w:basedOn w:val="Default"/>
    <w:next w:val="Default"/>
    <w:rsid w:val="007E6EFE"/>
    <w:pPr>
      <w:widowControl w:val="0"/>
      <w:spacing w:after="298"/>
    </w:pPr>
    <w:rPr>
      <w:rFonts w:ascii="Times New Roman" w:eastAsia="Times New Roman" w:hAnsi="Times New Roman" w:cs="Times New Roman"/>
      <w:color w:val="auto"/>
    </w:rPr>
  </w:style>
  <w:style w:type="paragraph" w:customStyle="1" w:styleId="CM134">
    <w:name w:val="CM134"/>
    <w:basedOn w:val="Default"/>
    <w:next w:val="Default"/>
    <w:rsid w:val="007E6EFE"/>
    <w:pPr>
      <w:widowControl w:val="0"/>
      <w:spacing w:after="903"/>
    </w:pPr>
    <w:rPr>
      <w:rFonts w:ascii="Times New Roman" w:eastAsia="Times New Roman" w:hAnsi="Times New Roman" w:cs="Times New Roman"/>
      <w:color w:val="auto"/>
    </w:rPr>
  </w:style>
  <w:style w:type="paragraph" w:customStyle="1" w:styleId="CM79">
    <w:name w:val="CM79"/>
    <w:basedOn w:val="Default"/>
    <w:next w:val="Default"/>
    <w:rsid w:val="007E6EFE"/>
    <w:pPr>
      <w:widowControl w:val="0"/>
      <w:spacing w:line="276" w:lineRule="atLeast"/>
    </w:pPr>
    <w:rPr>
      <w:rFonts w:ascii="Times New Roman" w:eastAsia="Times New Roman" w:hAnsi="Times New Roman" w:cs="Times New Roman"/>
      <w:color w:val="auto"/>
    </w:rPr>
  </w:style>
  <w:style w:type="paragraph" w:customStyle="1" w:styleId="scocode1d">
    <w:name w:val="scocode1d"/>
    <w:basedOn w:val="Normal"/>
    <w:rsid w:val="007E6EFE"/>
    <w:pPr>
      <w:spacing w:before="180" w:after="100" w:afterAutospacing="1"/>
      <w:ind w:firstLine="360"/>
      <w:jc w:val="both"/>
    </w:pPr>
    <w:rPr>
      <w:rFonts w:ascii="Times New Roman" w:hAnsi="Times New Roman"/>
      <w:sz w:val="24"/>
      <w:szCs w:val="24"/>
    </w:rPr>
  </w:style>
  <w:style w:type="table" w:styleId="TableGrid">
    <w:name w:val="Table Grid"/>
    <w:basedOn w:val="TableNormal"/>
    <w:rsid w:val="007E6EFE"/>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172501945629034423gmail-upar1">
    <w:name w:val="m_-3172501945629034423gmail-upar1"/>
    <w:basedOn w:val="Normal"/>
    <w:rsid w:val="007E6EFE"/>
    <w:pPr>
      <w:spacing w:before="100" w:beforeAutospacing="1" w:after="100" w:afterAutospacing="1"/>
    </w:pPr>
    <w:rPr>
      <w:rFonts w:ascii="Times New Roman" w:hAnsi="Times New Roman"/>
      <w:sz w:val="24"/>
      <w:szCs w:val="24"/>
    </w:rPr>
  </w:style>
  <w:style w:type="character" w:customStyle="1" w:styleId="Heading5Char">
    <w:name w:val="Heading 5 Char"/>
    <w:link w:val="Heading5"/>
    <w:rsid w:val="007E6EFE"/>
    <w:rPr>
      <w:rFonts w:ascii="Arial" w:hAnsi="Arial"/>
      <w:sz w:val="22"/>
    </w:rPr>
  </w:style>
  <w:style w:type="character" w:customStyle="1" w:styleId="Heading7Char">
    <w:name w:val="Heading 7 Char"/>
    <w:link w:val="Heading7"/>
    <w:rsid w:val="007E6EFE"/>
    <w:rPr>
      <w:rFonts w:ascii="Arial" w:hAnsi="Arial"/>
    </w:rPr>
  </w:style>
  <w:style w:type="character" w:customStyle="1" w:styleId="Heading8Char">
    <w:name w:val="Heading 8 Char"/>
    <w:link w:val="Heading8"/>
    <w:rsid w:val="007E6EFE"/>
    <w:rPr>
      <w:rFonts w:ascii="Arial" w:hAnsi="Arial"/>
      <w:i/>
    </w:rPr>
  </w:style>
  <w:style w:type="character" w:customStyle="1" w:styleId="Heading9Char">
    <w:name w:val="Heading 9 Char"/>
    <w:link w:val="Heading9"/>
    <w:rsid w:val="007E6EFE"/>
    <w:rPr>
      <w:rFonts w:ascii="Arial" w:hAnsi="Arial"/>
      <w:b/>
      <w:i/>
      <w:sz w:val="18"/>
    </w:rPr>
  </w:style>
  <w:style w:type="numbering" w:customStyle="1" w:styleId="NoList1">
    <w:name w:val="No List1"/>
    <w:next w:val="NoList"/>
    <w:uiPriority w:val="99"/>
    <w:semiHidden/>
    <w:unhideWhenUsed/>
    <w:rsid w:val="007E6EFE"/>
  </w:style>
  <w:style w:type="paragraph" w:customStyle="1" w:styleId="TableParagraph">
    <w:name w:val="Table Paragraph"/>
    <w:basedOn w:val="Normal"/>
    <w:uiPriority w:val="1"/>
    <w:qFormat/>
    <w:rsid w:val="007E6EFE"/>
    <w:pPr>
      <w:widowControl w:val="0"/>
      <w:spacing w:before="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B454D-7E47-4563-B98D-D4A681F4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0</TotalTime>
  <Pages>18</Pages>
  <Words>5608</Words>
  <Characters>31970</Characters>
  <Application>Microsoft Office Word</Application>
  <DocSecurity>2</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37503</CharactersWithSpaces>
  <SharedDoc>false</SharedDoc>
  <HLinks>
    <vt:vector size="1044" baseType="variant">
      <vt:variant>
        <vt:i4>5570571</vt:i4>
      </vt:variant>
      <vt:variant>
        <vt:i4>1017</vt:i4>
      </vt:variant>
      <vt:variant>
        <vt:i4>0</vt:i4>
      </vt:variant>
      <vt:variant>
        <vt:i4>5</vt:i4>
      </vt:variant>
      <vt:variant>
        <vt:lpwstr>https://puc.colorado.gov/</vt:lpwstr>
      </vt:variant>
      <vt:variant>
        <vt:lpwstr/>
      </vt:variant>
      <vt:variant>
        <vt:i4>5570571</vt:i4>
      </vt:variant>
      <vt:variant>
        <vt:i4>1014</vt:i4>
      </vt:variant>
      <vt:variant>
        <vt:i4>0</vt:i4>
      </vt:variant>
      <vt:variant>
        <vt:i4>5</vt:i4>
      </vt:variant>
      <vt:variant>
        <vt:lpwstr>https://puc.colorado.gov/</vt:lpwstr>
      </vt:variant>
      <vt:variant>
        <vt:lpwstr/>
      </vt:variant>
      <vt:variant>
        <vt:i4>6750248</vt:i4>
      </vt:variant>
      <vt:variant>
        <vt:i4>1011</vt:i4>
      </vt:variant>
      <vt:variant>
        <vt:i4>0</vt:i4>
      </vt:variant>
      <vt:variant>
        <vt:i4>5</vt:i4>
      </vt:variant>
      <vt:variant>
        <vt:lpwstr>http://www.govinfo.gov/help/cfr</vt:lpwstr>
      </vt:variant>
      <vt:variant>
        <vt:lpwstr/>
      </vt:variant>
      <vt:variant>
        <vt:i4>1310782</vt:i4>
      </vt:variant>
      <vt:variant>
        <vt:i4>1004</vt:i4>
      </vt:variant>
      <vt:variant>
        <vt:i4>0</vt:i4>
      </vt:variant>
      <vt:variant>
        <vt:i4>5</vt:i4>
      </vt:variant>
      <vt:variant>
        <vt:lpwstr/>
      </vt:variant>
      <vt:variant>
        <vt:lpwstr>_Toc223080717</vt:lpwstr>
      </vt:variant>
      <vt:variant>
        <vt:i4>1310782</vt:i4>
      </vt:variant>
      <vt:variant>
        <vt:i4>998</vt:i4>
      </vt:variant>
      <vt:variant>
        <vt:i4>0</vt:i4>
      </vt:variant>
      <vt:variant>
        <vt:i4>5</vt:i4>
      </vt:variant>
      <vt:variant>
        <vt:lpwstr/>
      </vt:variant>
      <vt:variant>
        <vt:lpwstr>_Toc223080716</vt:lpwstr>
      </vt:variant>
      <vt:variant>
        <vt:i4>1310782</vt:i4>
      </vt:variant>
      <vt:variant>
        <vt:i4>992</vt:i4>
      </vt:variant>
      <vt:variant>
        <vt:i4>0</vt:i4>
      </vt:variant>
      <vt:variant>
        <vt:i4>5</vt:i4>
      </vt:variant>
      <vt:variant>
        <vt:lpwstr/>
      </vt:variant>
      <vt:variant>
        <vt:lpwstr>_Toc223080715</vt:lpwstr>
      </vt:variant>
      <vt:variant>
        <vt:i4>1310782</vt:i4>
      </vt:variant>
      <vt:variant>
        <vt:i4>986</vt:i4>
      </vt:variant>
      <vt:variant>
        <vt:i4>0</vt:i4>
      </vt:variant>
      <vt:variant>
        <vt:i4>5</vt:i4>
      </vt:variant>
      <vt:variant>
        <vt:lpwstr/>
      </vt:variant>
      <vt:variant>
        <vt:lpwstr>_Toc223080714</vt:lpwstr>
      </vt:variant>
      <vt:variant>
        <vt:i4>1310782</vt:i4>
      </vt:variant>
      <vt:variant>
        <vt:i4>980</vt:i4>
      </vt:variant>
      <vt:variant>
        <vt:i4>0</vt:i4>
      </vt:variant>
      <vt:variant>
        <vt:i4>5</vt:i4>
      </vt:variant>
      <vt:variant>
        <vt:lpwstr/>
      </vt:variant>
      <vt:variant>
        <vt:lpwstr>_Toc223080713</vt:lpwstr>
      </vt:variant>
      <vt:variant>
        <vt:i4>1310782</vt:i4>
      </vt:variant>
      <vt:variant>
        <vt:i4>974</vt:i4>
      </vt:variant>
      <vt:variant>
        <vt:i4>0</vt:i4>
      </vt:variant>
      <vt:variant>
        <vt:i4>5</vt:i4>
      </vt:variant>
      <vt:variant>
        <vt:lpwstr/>
      </vt:variant>
      <vt:variant>
        <vt:lpwstr>_Toc223080712</vt:lpwstr>
      </vt:variant>
      <vt:variant>
        <vt:i4>1310782</vt:i4>
      </vt:variant>
      <vt:variant>
        <vt:i4>968</vt:i4>
      </vt:variant>
      <vt:variant>
        <vt:i4>0</vt:i4>
      </vt:variant>
      <vt:variant>
        <vt:i4>5</vt:i4>
      </vt:variant>
      <vt:variant>
        <vt:lpwstr/>
      </vt:variant>
      <vt:variant>
        <vt:lpwstr>_Toc223080711</vt:lpwstr>
      </vt:variant>
      <vt:variant>
        <vt:i4>1310782</vt:i4>
      </vt:variant>
      <vt:variant>
        <vt:i4>962</vt:i4>
      </vt:variant>
      <vt:variant>
        <vt:i4>0</vt:i4>
      </vt:variant>
      <vt:variant>
        <vt:i4>5</vt:i4>
      </vt:variant>
      <vt:variant>
        <vt:lpwstr/>
      </vt:variant>
      <vt:variant>
        <vt:lpwstr>_Toc223080710</vt:lpwstr>
      </vt:variant>
      <vt:variant>
        <vt:i4>1376318</vt:i4>
      </vt:variant>
      <vt:variant>
        <vt:i4>956</vt:i4>
      </vt:variant>
      <vt:variant>
        <vt:i4>0</vt:i4>
      </vt:variant>
      <vt:variant>
        <vt:i4>5</vt:i4>
      </vt:variant>
      <vt:variant>
        <vt:lpwstr/>
      </vt:variant>
      <vt:variant>
        <vt:lpwstr>_Toc223080709</vt:lpwstr>
      </vt:variant>
      <vt:variant>
        <vt:i4>1376318</vt:i4>
      </vt:variant>
      <vt:variant>
        <vt:i4>950</vt:i4>
      </vt:variant>
      <vt:variant>
        <vt:i4>0</vt:i4>
      </vt:variant>
      <vt:variant>
        <vt:i4>5</vt:i4>
      </vt:variant>
      <vt:variant>
        <vt:lpwstr/>
      </vt:variant>
      <vt:variant>
        <vt:lpwstr>_Toc223080708</vt:lpwstr>
      </vt:variant>
      <vt:variant>
        <vt:i4>1376318</vt:i4>
      </vt:variant>
      <vt:variant>
        <vt:i4>944</vt:i4>
      </vt:variant>
      <vt:variant>
        <vt:i4>0</vt:i4>
      </vt:variant>
      <vt:variant>
        <vt:i4>5</vt:i4>
      </vt:variant>
      <vt:variant>
        <vt:lpwstr/>
      </vt:variant>
      <vt:variant>
        <vt:lpwstr>_Toc223080707</vt:lpwstr>
      </vt:variant>
      <vt:variant>
        <vt:i4>1376318</vt:i4>
      </vt:variant>
      <vt:variant>
        <vt:i4>938</vt:i4>
      </vt:variant>
      <vt:variant>
        <vt:i4>0</vt:i4>
      </vt:variant>
      <vt:variant>
        <vt:i4>5</vt:i4>
      </vt:variant>
      <vt:variant>
        <vt:lpwstr/>
      </vt:variant>
      <vt:variant>
        <vt:lpwstr>_Toc223080706</vt:lpwstr>
      </vt:variant>
      <vt:variant>
        <vt:i4>1376318</vt:i4>
      </vt:variant>
      <vt:variant>
        <vt:i4>932</vt:i4>
      </vt:variant>
      <vt:variant>
        <vt:i4>0</vt:i4>
      </vt:variant>
      <vt:variant>
        <vt:i4>5</vt:i4>
      </vt:variant>
      <vt:variant>
        <vt:lpwstr/>
      </vt:variant>
      <vt:variant>
        <vt:lpwstr>_Toc223080705</vt:lpwstr>
      </vt:variant>
      <vt:variant>
        <vt:i4>1376318</vt:i4>
      </vt:variant>
      <vt:variant>
        <vt:i4>926</vt:i4>
      </vt:variant>
      <vt:variant>
        <vt:i4>0</vt:i4>
      </vt:variant>
      <vt:variant>
        <vt:i4>5</vt:i4>
      </vt:variant>
      <vt:variant>
        <vt:lpwstr/>
      </vt:variant>
      <vt:variant>
        <vt:lpwstr>_Toc223080704</vt:lpwstr>
      </vt:variant>
      <vt:variant>
        <vt:i4>1376318</vt:i4>
      </vt:variant>
      <vt:variant>
        <vt:i4>920</vt:i4>
      </vt:variant>
      <vt:variant>
        <vt:i4>0</vt:i4>
      </vt:variant>
      <vt:variant>
        <vt:i4>5</vt:i4>
      </vt:variant>
      <vt:variant>
        <vt:lpwstr/>
      </vt:variant>
      <vt:variant>
        <vt:lpwstr>_Toc223080703</vt:lpwstr>
      </vt:variant>
      <vt:variant>
        <vt:i4>1376318</vt:i4>
      </vt:variant>
      <vt:variant>
        <vt:i4>914</vt:i4>
      </vt:variant>
      <vt:variant>
        <vt:i4>0</vt:i4>
      </vt:variant>
      <vt:variant>
        <vt:i4>5</vt:i4>
      </vt:variant>
      <vt:variant>
        <vt:lpwstr/>
      </vt:variant>
      <vt:variant>
        <vt:lpwstr>_Toc223080702</vt:lpwstr>
      </vt:variant>
      <vt:variant>
        <vt:i4>1376318</vt:i4>
      </vt:variant>
      <vt:variant>
        <vt:i4>908</vt:i4>
      </vt:variant>
      <vt:variant>
        <vt:i4>0</vt:i4>
      </vt:variant>
      <vt:variant>
        <vt:i4>5</vt:i4>
      </vt:variant>
      <vt:variant>
        <vt:lpwstr/>
      </vt:variant>
      <vt:variant>
        <vt:lpwstr>_Toc223080701</vt:lpwstr>
      </vt:variant>
      <vt:variant>
        <vt:i4>1376318</vt:i4>
      </vt:variant>
      <vt:variant>
        <vt:i4>902</vt:i4>
      </vt:variant>
      <vt:variant>
        <vt:i4>0</vt:i4>
      </vt:variant>
      <vt:variant>
        <vt:i4>5</vt:i4>
      </vt:variant>
      <vt:variant>
        <vt:lpwstr/>
      </vt:variant>
      <vt:variant>
        <vt:lpwstr>_Toc223080700</vt:lpwstr>
      </vt:variant>
      <vt:variant>
        <vt:i4>1835071</vt:i4>
      </vt:variant>
      <vt:variant>
        <vt:i4>896</vt:i4>
      </vt:variant>
      <vt:variant>
        <vt:i4>0</vt:i4>
      </vt:variant>
      <vt:variant>
        <vt:i4>5</vt:i4>
      </vt:variant>
      <vt:variant>
        <vt:lpwstr/>
      </vt:variant>
      <vt:variant>
        <vt:lpwstr>_Toc223080699</vt:lpwstr>
      </vt:variant>
      <vt:variant>
        <vt:i4>1835071</vt:i4>
      </vt:variant>
      <vt:variant>
        <vt:i4>890</vt:i4>
      </vt:variant>
      <vt:variant>
        <vt:i4>0</vt:i4>
      </vt:variant>
      <vt:variant>
        <vt:i4>5</vt:i4>
      </vt:variant>
      <vt:variant>
        <vt:lpwstr/>
      </vt:variant>
      <vt:variant>
        <vt:lpwstr>_Toc223080698</vt:lpwstr>
      </vt:variant>
      <vt:variant>
        <vt:i4>1835071</vt:i4>
      </vt:variant>
      <vt:variant>
        <vt:i4>884</vt:i4>
      </vt:variant>
      <vt:variant>
        <vt:i4>0</vt:i4>
      </vt:variant>
      <vt:variant>
        <vt:i4>5</vt:i4>
      </vt:variant>
      <vt:variant>
        <vt:lpwstr/>
      </vt:variant>
      <vt:variant>
        <vt:lpwstr>_Toc223080697</vt:lpwstr>
      </vt:variant>
      <vt:variant>
        <vt:i4>1835071</vt:i4>
      </vt:variant>
      <vt:variant>
        <vt:i4>878</vt:i4>
      </vt:variant>
      <vt:variant>
        <vt:i4>0</vt:i4>
      </vt:variant>
      <vt:variant>
        <vt:i4>5</vt:i4>
      </vt:variant>
      <vt:variant>
        <vt:lpwstr/>
      </vt:variant>
      <vt:variant>
        <vt:lpwstr>_Toc223080696</vt:lpwstr>
      </vt:variant>
      <vt:variant>
        <vt:i4>1835071</vt:i4>
      </vt:variant>
      <vt:variant>
        <vt:i4>872</vt:i4>
      </vt:variant>
      <vt:variant>
        <vt:i4>0</vt:i4>
      </vt:variant>
      <vt:variant>
        <vt:i4>5</vt:i4>
      </vt:variant>
      <vt:variant>
        <vt:lpwstr/>
      </vt:variant>
      <vt:variant>
        <vt:lpwstr>_Toc223080695</vt:lpwstr>
      </vt:variant>
      <vt:variant>
        <vt:i4>1835071</vt:i4>
      </vt:variant>
      <vt:variant>
        <vt:i4>866</vt:i4>
      </vt:variant>
      <vt:variant>
        <vt:i4>0</vt:i4>
      </vt:variant>
      <vt:variant>
        <vt:i4>5</vt:i4>
      </vt:variant>
      <vt:variant>
        <vt:lpwstr/>
      </vt:variant>
      <vt:variant>
        <vt:lpwstr>_Toc223080694</vt:lpwstr>
      </vt:variant>
      <vt:variant>
        <vt:i4>1835071</vt:i4>
      </vt:variant>
      <vt:variant>
        <vt:i4>860</vt:i4>
      </vt:variant>
      <vt:variant>
        <vt:i4>0</vt:i4>
      </vt:variant>
      <vt:variant>
        <vt:i4>5</vt:i4>
      </vt:variant>
      <vt:variant>
        <vt:lpwstr/>
      </vt:variant>
      <vt:variant>
        <vt:lpwstr>_Toc223080693</vt:lpwstr>
      </vt:variant>
      <vt:variant>
        <vt:i4>1835071</vt:i4>
      </vt:variant>
      <vt:variant>
        <vt:i4>854</vt:i4>
      </vt:variant>
      <vt:variant>
        <vt:i4>0</vt:i4>
      </vt:variant>
      <vt:variant>
        <vt:i4>5</vt:i4>
      </vt:variant>
      <vt:variant>
        <vt:lpwstr/>
      </vt:variant>
      <vt:variant>
        <vt:lpwstr>_Toc223080692</vt:lpwstr>
      </vt:variant>
      <vt:variant>
        <vt:i4>1835071</vt:i4>
      </vt:variant>
      <vt:variant>
        <vt:i4>848</vt:i4>
      </vt:variant>
      <vt:variant>
        <vt:i4>0</vt:i4>
      </vt:variant>
      <vt:variant>
        <vt:i4>5</vt:i4>
      </vt:variant>
      <vt:variant>
        <vt:lpwstr/>
      </vt:variant>
      <vt:variant>
        <vt:lpwstr>_Toc223080691</vt:lpwstr>
      </vt:variant>
      <vt:variant>
        <vt:i4>1835071</vt:i4>
      </vt:variant>
      <vt:variant>
        <vt:i4>842</vt:i4>
      </vt:variant>
      <vt:variant>
        <vt:i4>0</vt:i4>
      </vt:variant>
      <vt:variant>
        <vt:i4>5</vt:i4>
      </vt:variant>
      <vt:variant>
        <vt:lpwstr/>
      </vt:variant>
      <vt:variant>
        <vt:lpwstr>_Toc223080690</vt:lpwstr>
      </vt:variant>
      <vt:variant>
        <vt:i4>1900607</vt:i4>
      </vt:variant>
      <vt:variant>
        <vt:i4>836</vt:i4>
      </vt:variant>
      <vt:variant>
        <vt:i4>0</vt:i4>
      </vt:variant>
      <vt:variant>
        <vt:i4>5</vt:i4>
      </vt:variant>
      <vt:variant>
        <vt:lpwstr/>
      </vt:variant>
      <vt:variant>
        <vt:lpwstr>_Toc223080689</vt:lpwstr>
      </vt:variant>
      <vt:variant>
        <vt:i4>1900607</vt:i4>
      </vt:variant>
      <vt:variant>
        <vt:i4>830</vt:i4>
      </vt:variant>
      <vt:variant>
        <vt:i4>0</vt:i4>
      </vt:variant>
      <vt:variant>
        <vt:i4>5</vt:i4>
      </vt:variant>
      <vt:variant>
        <vt:lpwstr/>
      </vt:variant>
      <vt:variant>
        <vt:lpwstr>_Toc223080688</vt:lpwstr>
      </vt:variant>
      <vt:variant>
        <vt:i4>1900607</vt:i4>
      </vt:variant>
      <vt:variant>
        <vt:i4>824</vt:i4>
      </vt:variant>
      <vt:variant>
        <vt:i4>0</vt:i4>
      </vt:variant>
      <vt:variant>
        <vt:i4>5</vt:i4>
      </vt:variant>
      <vt:variant>
        <vt:lpwstr/>
      </vt:variant>
      <vt:variant>
        <vt:lpwstr>_Toc223080687</vt:lpwstr>
      </vt:variant>
      <vt:variant>
        <vt:i4>1900607</vt:i4>
      </vt:variant>
      <vt:variant>
        <vt:i4>818</vt:i4>
      </vt:variant>
      <vt:variant>
        <vt:i4>0</vt:i4>
      </vt:variant>
      <vt:variant>
        <vt:i4>5</vt:i4>
      </vt:variant>
      <vt:variant>
        <vt:lpwstr/>
      </vt:variant>
      <vt:variant>
        <vt:lpwstr>_Toc223080686</vt:lpwstr>
      </vt:variant>
      <vt:variant>
        <vt:i4>1900607</vt:i4>
      </vt:variant>
      <vt:variant>
        <vt:i4>812</vt:i4>
      </vt:variant>
      <vt:variant>
        <vt:i4>0</vt:i4>
      </vt:variant>
      <vt:variant>
        <vt:i4>5</vt:i4>
      </vt:variant>
      <vt:variant>
        <vt:lpwstr/>
      </vt:variant>
      <vt:variant>
        <vt:lpwstr>_Toc223080685</vt:lpwstr>
      </vt:variant>
      <vt:variant>
        <vt:i4>1900607</vt:i4>
      </vt:variant>
      <vt:variant>
        <vt:i4>806</vt:i4>
      </vt:variant>
      <vt:variant>
        <vt:i4>0</vt:i4>
      </vt:variant>
      <vt:variant>
        <vt:i4>5</vt:i4>
      </vt:variant>
      <vt:variant>
        <vt:lpwstr/>
      </vt:variant>
      <vt:variant>
        <vt:lpwstr>_Toc223080684</vt:lpwstr>
      </vt:variant>
      <vt:variant>
        <vt:i4>1900607</vt:i4>
      </vt:variant>
      <vt:variant>
        <vt:i4>800</vt:i4>
      </vt:variant>
      <vt:variant>
        <vt:i4>0</vt:i4>
      </vt:variant>
      <vt:variant>
        <vt:i4>5</vt:i4>
      </vt:variant>
      <vt:variant>
        <vt:lpwstr/>
      </vt:variant>
      <vt:variant>
        <vt:lpwstr>_Toc223080683</vt:lpwstr>
      </vt:variant>
      <vt:variant>
        <vt:i4>1900607</vt:i4>
      </vt:variant>
      <vt:variant>
        <vt:i4>794</vt:i4>
      </vt:variant>
      <vt:variant>
        <vt:i4>0</vt:i4>
      </vt:variant>
      <vt:variant>
        <vt:i4>5</vt:i4>
      </vt:variant>
      <vt:variant>
        <vt:lpwstr/>
      </vt:variant>
      <vt:variant>
        <vt:lpwstr>_Toc223080682</vt:lpwstr>
      </vt:variant>
      <vt:variant>
        <vt:i4>1900607</vt:i4>
      </vt:variant>
      <vt:variant>
        <vt:i4>788</vt:i4>
      </vt:variant>
      <vt:variant>
        <vt:i4>0</vt:i4>
      </vt:variant>
      <vt:variant>
        <vt:i4>5</vt:i4>
      </vt:variant>
      <vt:variant>
        <vt:lpwstr/>
      </vt:variant>
      <vt:variant>
        <vt:lpwstr>_Toc223080681</vt:lpwstr>
      </vt:variant>
      <vt:variant>
        <vt:i4>1900607</vt:i4>
      </vt:variant>
      <vt:variant>
        <vt:i4>782</vt:i4>
      </vt:variant>
      <vt:variant>
        <vt:i4>0</vt:i4>
      </vt:variant>
      <vt:variant>
        <vt:i4>5</vt:i4>
      </vt:variant>
      <vt:variant>
        <vt:lpwstr/>
      </vt:variant>
      <vt:variant>
        <vt:lpwstr>_Toc223080680</vt:lpwstr>
      </vt:variant>
      <vt:variant>
        <vt:i4>1179711</vt:i4>
      </vt:variant>
      <vt:variant>
        <vt:i4>776</vt:i4>
      </vt:variant>
      <vt:variant>
        <vt:i4>0</vt:i4>
      </vt:variant>
      <vt:variant>
        <vt:i4>5</vt:i4>
      </vt:variant>
      <vt:variant>
        <vt:lpwstr/>
      </vt:variant>
      <vt:variant>
        <vt:lpwstr>_Toc223080679</vt:lpwstr>
      </vt:variant>
      <vt:variant>
        <vt:i4>1179711</vt:i4>
      </vt:variant>
      <vt:variant>
        <vt:i4>770</vt:i4>
      </vt:variant>
      <vt:variant>
        <vt:i4>0</vt:i4>
      </vt:variant>
      <vt:variant>
        <vt:i4>5</vt:i4>
      </vt:variant>
      <vt:variant>
        <vt:lpwstr/>
      </vt:variant>
      <vt:variant>
        <vt:lpwstr>_Toc223080678</vt:lpwstr>
      </vt:variant>
      <vt:variant>
        <vt:i4>1179711</vt:i4>
      </vt:variant>
      <vt:variant>
        <vt:i4>764</vt:i4>
      </vt:variant>
      <vt:variant>
        <vt:i4>0</vt:i4>
      </vt:variant>
      <vt:variant>
        <vt:i4>5</vt:i4>
      </vt:variant>
      <vt:variant>
        <vt:lpwstr/>
      </vt:variant>
      <vt:variant>
        <vt:lpwstr>_Toc223080677</vt:lpwstr>
      </vt:variant>
      <vt:variant>
        <vt:i4>1179711</vt:i4>
      </vt:variant>
      <vt:variant>
        <vt:i4>758</vt:i4>
      </vt:variant>
      <vt:variant>
        <vt:i4>0</vt:i4>
      </vt:variant>
      <vt:variant>
        <vt:i4>5</vt:i4>
      </vt:variant>
      <vt:variant>
        <vt:lpwstr/>
      </vt:variant>
      <vt:variant>
        <vt:lpwstr>_Toc223080676</vt:lpwstr>
      </vt:variant>
      <vt:variant>
        <vt:i4>1179711</vt:i4>
      </vt:variant>
      <vt:variant>
        <vt:i4>752</vt:i4>
      </vt:variant>
      <vt:variant>
        <vt:i4>0</vt:i4>
      </vt:variant>
      <vt:variant>
        <vt:i4>5</vt:i4>
      </vt:variant>
      <vt:variant>
        <vt:lpwstr/>
      </vt:variant>
      <vt:variant>
        <vt:lpwstr>_Toc223080675</vt:lpwstr>
      </vt:variant>
      <vt:variant>
        <vt:i4>1179711</vt:i4>
      </vt:variant>
      <vt:variant>
        <vt:i4>746</vt:i4>
      </vt:variant>
      <vt:variant>
        <vt:i4>0</vt:i4>
      </vt:variant>
      <vt:variant>
        <vt:i4>5</vt:i4>
      </vt:variant>
      <vt:variant>
        <vt:lpwstr/>
      </vt:variant>
      <vt:variant>
        <vt:lpwstr>_Toc223080674</vt:lpwstr>
      </vt:variant>
      <vt:variant>
        <vt:i4>1179711</vt:i4>
      </vt:variant>
      <vt:variant>
        <vt:i4>740</vt:i4>
      </vt:variant>
      <vt:variant>
        <vt:i4>0</vt:i4>
      </vt:variant>
      <vt:variant>
        <vt:i4>5</vt:i4>
      </vt:variant>
      <vt:variant>
        <vt:lpwstr/>
      </vt:variant>
      <vt:variant>
        <vt:lpwstr>_Toc223080673</vt:lpwstr>
      </vt:variant>
      <vt:variant>
        <vt:i4>1179711</vt:i4>
      </vt:variant>
      <vt:variant>
        <vt:i4>734</vt:i4>
      </vt:variant>
      <vt:variant>
        <vt:i4>0</vt:i4>
      </vt:variant>
      <vt:variant>
        <vt:i4>5</vt:i4>
      </vt:variant>
      <vt:variant>
        <vt:lpwstr/>
      </vt:variant>
      <vt:variant>
        <vt:lpwstr>_Toc223080672</vt:lpwstr>
      </vt:variant>
      <vt:variant>
        <vt:i4>1179711</vt:i4>
      </vt:variant>
      <vt:variant>
        <vt:i4>728</vt:i4>
      </vt:variant>
      <vt:variant>
        <vt:i4>0</vt:i4>
      </vt:variant>
      <vt:variant>
        <vt:i4>5</vt:i4>
      </vt:variant>
      <vt:variant>
        <vt:lpwstr/>
      </vt:variant>
      <vt:variant>
        <vt:lpwstr>_Toc223080671</vt:lpwstr>
      </vt:variant>
      <vt:variant>
        <vt:i4>1179711</vt:i4>
      </vt:variant>
      <vt:variant>
        <vt:i4>722</vt:i4>
      </vt:variant>
      <vt:variant>
        <vt:i4>0</vt:i4>
      </vt:variant>
      <vt:variant>
        <vt:i4>5</vt:i4>
      </vt:variant>
      <vt:variant>
        <vt:lpwstr/>
      </vt:variant>
      <vt:variant>
        <vt:lpwstr>_Toc223080670</vt:lpwstr>
      </vt:variant>
      <vt:variant>
        <vt:i4>1245247</vt:i4>
      </vt:variant>
      <vt:variant>
        <vt:i4>716</vt:i4>
      </vt:variant>
      <vt:variant>
        <vt:i4>0</vt:i4>
      </vt:variant>
      <vt:variant>
        <vt:i4>5</vt:i4>
      </vt:variant>
      <vt:variant>
        <vt:lpwstr/>
      </vt:variant>
      <vt:variant>
        <vt:lpwstr>_Toc223080669</vt:lpwstr>
      </vt:variant>
      <vt:variant>
        <vt:i4>1245247</vt:i4>
      </vt:variant>
      <vt:variant>
        <vt:i4>710</vt:i4>
      </vt:variant>
      <vt:variant>
        <vt:i4>0</vt:i4>
      </vt:variant>
      <vt:variant>
        <vt:i4>5</vt:i4>
      </vt:variant>
      <vt:variant>
        <vt:lpwstr/>
      </vt:variant>
      <vt:variant>
        <vt:lpwstr>_Toc223080668</vt:lpwstr>
      </vt:variant>
      <vt:variant>
        <vt:i4>1245247</vt:i4>
      </vt:variant>
      <vt:variant>
        <vt:i4>704</vt:i4>
      </vt:variant>
      <vt:variant>
        <vt:i4>0</vt:i4>
      </vt:variant>
      <vt:variant>
        <vt:i4>5</vt:i4>
      </vt:variant>
      <vt:variant>
        <vt:lpwstr/>
      </vt:variant>
      <vt:variant>
        <vt:lpwstr>_Toc223080667</vt:lpwstr>
      </vt:variant>
      <vt:variant>
        <vt:i4>1245247</vt:i4>
      </vt:variant>
      <vt:variant>
        <vt:i4>698</vt:i4>
      </vt:variant>
      <vt:variant>
        <vt:i4>0</vt:i4>
      </vt:variant>
      <vt:variant>
        <vt:i4>5</vt:i4>
      </vt:variant>
      <vt:variant>
        <vt:lpwstr/>
      </vt:variant>
      <vt:variant>
        <vt:lpwstr>_Toc223080666</vt:lpwstr>
      </vt:variant>
      <vt:variant>
        <vt:i4>1245247</vt:i4>
      </vt:variant>
      <vt:variant>
        <vt:i4>692</vt:i4>
      </vt:variant>
      <vt:variant>
        <vt:i4>0</vt:i4>
      </vt:variant>
      <vt:variant>
        <vt:i4>5</vt:i4>
      </vt:variant>
      <vt:variant>
        <vt:lpwstr/>
      </vt:variant>
      <vt:variant>
        <vt:lpwstr>_Toc223080665</vt:lpwstr>
      </vt:variant>
      <vt:variant>
        <vt:i4>1245247</vt:i4>
      </vt:variant>
      <vt:variant>
        <vt:i4>686</vt:i4>
      </vt:variant>
      <vt:variant>
        <vt:i4>0</vt:i4>
      </vt:variant>
      <vt:variant>
        <vt:i4>5</vt:i4>
      </vt:variant>
      <vt:variant>
        <vt:lpwstr/>
      </vt:variant>
      <vt:variant>
        <vt:lpwstr>_Toc223080664</vt:lpwstr>
      </vt:variant>
      <vt:variant>
        <vt:i4>1245247</vt:i4>
      </vt:variant>
      <vt:variant>
        <vt:i4>680</vt:i4>
      </vt:variant>
      <vt:variant>
        <vt:i4>0</vt:i4>
      </vt:variant>
      <vt:variant>
        <vt:i4>5</vt:i4>
      </vt:variant>
      <vt:variant>
        <vt:lpwstr/>
      </vt:variant>
      <vt:variant>
        <vt:lpwstr>_Toc223080663</vt:lpwstr>
      </vt:variant>
      <vt:variant>
        <vt:i4>1245247</vt:i4>
      </vt:variant>
      <vt:variant>
        <vt:i4>674</vt:i4>
      </vt:variant>
      <vt:variant>
        <vt:i4>0</vt:i4>
      </vt:variant>
      <vt:variant>
        <vt:i4>5</vt:i4>
      </vt:variant>
      <vt:variant>
        <vt:lpwstr/>
      </vt:variant>
      <vt:variant>
        <vt:lpwstr>_Toc223080662</vt:lpwstr>
      </vt:variant>
      <vt:variant>
        <vt:i4>1245247</vt:i4>
      </vt:variant>
      <vt:variant>
        <vt:i4>668</vt:i4>
      </vt:variant>
      <vt:variant>
        <vt:i4>0</vt:i4>
      </vt:variant>
      <vt:variant>
        <vt:i4>5</vt:i4>
      </vt:variant>
      <vt:variant>
        <vt:lpwstr/>
      </vt:variant>
      <vt:variant>
        <vt:lpwstr>_Toc223080661</vt:lpwstr>
      </vt:variant>
      <vt:variant>
        <vt:i4>1245247</vt:i4>
      </vt:variant>
      <vt:variant>
        <vt:i4>662</vt:i4>
      </vt:variant>
      <vt:variant>
        <vt:i4>0</vt:i4>
      </vt:variant>
      <vt:variant>
        <vt:i4>5</vt:i4>
      </vt:variant>
      <vt:variant>
        <vt:lpwstr/>
      </vt:variant>
      <vt:variant>
        <vt:lpwstr>_Toc223080660</vt:lpwstr>
      </vt:variant>
      <vt:variant>
        <vt:i4>1048639</vt:i4>
      </vt:variant>
      <vt:variant>
        <vt:i4>656</vt:i4>
      </vt:variant>
      <vt:variant>
        <vt:i4>0</vt:i4>
      </vt:variant>
      <vt:variant>
        <vt:i4>5</vt:i4>
      </vt:variant>
      <vt:variant>
        <vt:lpwstr/>
      </vt:variant>
      <vt:variant>
        <vt:lpwstr>_Toc223080659</vt:lpwstr>
      </vt:variant>
      <vt:variant>
        <vt:i4>1048639</vt:i4>
      </vt:variant>
      <vt:variant>
        <vt:i4>650</vt:i4>
      </vt:variant>
      <vt:variant>
        <vt:i4>0</vt:i4>
      </vt:variant>
      <vt:variant>
        <vt:i4>5</vt:i4>
      </vt:variant>
      <vt:variant>
        <vt:lpwstr/>
      </vt:variant>
      <vt:variant>
        <vt:lpwstr>_Toc223080658</vt:lpwstr>
      </vt:variant>
      <vt:variant>
        <vt:i4>1048639</vt:i4>
      </vt:variant>
      <vt:variant>
        <vt:i4>644</vt:i4>
      </vt:variant>
      <vt:variant>
        <vt:i4>0</vt:i4>
      </vt:variant>
      <vt:variant>
        <vt:i4>5</vt:i4>
      </vt:variant>
      <vt:variant>
        <vt:lpwstr/>
      </vt:variant>
      <vt:variant>
        <vt:lpwstr>_Toc223080657</vt:lpwstr>
      </vt:variant>
      <vt:variant>
        <vt:i4>1048639</vt:i4>
      </vt:variant>
      <vt:variant>
        <vt:i4>638</vt:i4>
      </vt:variant>
      <vt:variant>
        <vt:i4>0</vt:i4>
      </vt:variant>
      <vt:variant>
        <vt:i4>5</vt:i4>
      </vt:variant>
      <vt:variant>
        <vt:lpwstr/>
      </vt:variant>
      <vt:variant>
        <vt:lpwstr>_Toc223080656</vt:lpwstr>
      </vt:variant>
      <vt:variant>
        <vt:i4>1048639</vt:i4>
      </vt:variant>
      <vt:variant>
        <vt:i4>632</vt:i4>
      </vt:variant>
      <vt:variant>
        <vt:i4>0</vt:i4>
      </vt:variant>
      <vt:variant>
        <vt:i4>5</vt:i4>
      </vt:variant>
      <vt:variant>
        <vt:lpwstr/>
      </vt:variant>
      <vt:variant>
        <vt:lpwstr>_Toc223080655</vt:lpwstr>
      </vt:variant>
      <vt:variant>
        <vt:i4>1048639</vt:i4>
      </vt:variant>
      <vt:variant>
        <vt:i4>626</vt:i4>
      </vt:variant>
      <vt:variant>
        <vt:i4>0</vt:i4>
      </vt:variant>
      <vt:variant>
        <vt:i4>5</vt:i4>
      </vt:variant>
      <vt:variant>
        <vt:lpwstr/>
      </vt:variant>
      <vt:variant>
        <vt:lpwstr>_Toc223080654</vt:lpwstr>
      </vt:variant>
      <vt:variant>
        <vt:i4>1048639</vt:i4>
      </vt:variant>
      <vt:variant>
        <vt:i4>620</vt:i4>
      </vt:variant>
      <vt:variant>
        <vt:i4>0</vt:i4>
      </vt:variant>
      <vt:variant>
        <vt:i4>5</vt:i4>
      </vt:variant>
      <vt:variant>
        <vt:lpwstr/>
      </vt:variant>
      <vt:variant>
        <vt:lpwstr>_Toc223080653</vt:lpwstr>
      </vt:variant>
      <vt:variant>
        <vt:i4>1048639</vt:i4>
      </vt:variant>
      <vt:variant>
        <vt:i4>614</vt:i4>
      </vt:variant>
      <vt:variant>
        <vt:i4>0</vt:i4>
      </vt:variant>
      <vt:variant>
        <vt:i4>5</vt:i4>
      </vt:variant>
      <vt:variant>
        <vt:lpwstr/>
      </vt:variant>
      <vt:variant>
        <vt:lpwstr>_Toc223080652</vt:lpwstr>
      </vt:variant>
      <vt:variant>
        <vt:i4>1048639</vt:i4>
      </vt:variant>
      <vt:variant>
        <vt:i4>608</vt:i4>
      </vt:variant>
      <vt:variant>
        <vt:i4>0</vt:i4>
      </vt:variant>
      <vt:variant>
        <vt:i4>5</vt:i4>
      </vt:variant>
      <vt:variant>
        <vt:lpwstr/>
      </vt:variant>
      <vt:variant>
        <vt:lpwstr>_Toc223080651</vt:lpwstr>
      </vt:variant>
      <vt:variant>
        <vt:i4>1048639</vt:i4>
      </vt:variant>
      <vt:variant>
        <vt:i4>602</vt:i4>
      </vt:variant>
      <vt:variant>
        <vt:i4>0</vt:i4>
      </vt:variant>
      <vt:variant>
        <vt:i4>5</vt:i4>
      </vt:variant>
      <vt:variant>
        <vt:lpwstr/>
      </vt:variant>
      <vt:variant>
        <vt:lpwstr>_Toc223080650</vt:lpwstr>
      </vt:variant>
      <vt:variant>
        <vt:i4>1114175</vt:i4>
      </vt:variant>
      <vt:variant>
        <vt:i4>596</vt:i4>
      </vt:variant>
      <vt:variant>
        <vt:i4>0</vt:i4>
      </vt:variant>
      <vt:variant>
        <vt:i4>5</vt:i4>
      </vt:variant>
      <vt:variant>
        <vt:lpwstr/>
      </vt:variant>
      <vt:variant>
        <vt:lpwstr>_Toc223080649</vt:lpwstr>
      </vt:variant>
      <vt:variant>
        <vt:i4>1114175</vt:i4>
      </vt:variant>
      <vt:variant>
        <vt:i4>590</vt:i4>
      </vt:variant>
      <vt:variant>
        <vt:i4>0</vt:i4>
      </vt:variant>
      <vt:variant>
        <vt:i4>5</vt:i4>
      </vt:variant>
      <vt:variant>
        <vt:lpwstr/>
      </vt:variant>
      <vt:variant>
        <vt:lpwstr>_Toc223080648</vt:lpwstr>
      </vt:variant>
      <vt:variant>
        <vt:i4>1114175</vt:i4>
      </vt:variant>
      <vt:variant>
        <vt:i4>584</vt:i4>
      </vt:variant>
      <vt:variant>
        <vt:i4>0</vt:i4>
      </vt:variant>
      <vt:variant>
        <vt:i4>5</vt:i4>
      </vt:variant>
      <vt:variant>
        <vt:lpwstr/>
      </vt:variant>
      <vt:variant>
        <vt:lpwstr>_Toc223080647</vt:lpwstr>
      </vt:variant>
      <vt:variant>
        <vt:i4>1114175</vt:i4>
      </vt:variant>
      <vt:variant>
        <vt:i4>578</vt:i4>
      </vt:variant>
      <vt:variant>
        <vt:i4>0</vt:i4>
      </vt:variant>
      <vt:variant>
        <vt:i4>5</vt:i4>
      </vt:variant>
      <vt:variant>
        <vt:lpwstr/>
      </vt:variant>
      <vt:variant>
        <vt:lpwstr>_Toc223080646</vt:lpwstr>
      </vt:variant>
      <vt:variant>
        <vt:i4>1114175</vt:i4>
      </vt:variant>
      <vt:variant>
        <vt:i4>572</vt:i4>
      </vt:variant>
      <vt:variant>
        <vt:i4>0</vt:i4>
      </vt:variant>
      <vt:variant>
        <vt:i4>5</vt:i4>
      </vt:variant>
      <vt:variant>
        <vt:lpwstr/>
      </vt:variant>
      <vt:variant>
        <vt:lpwstr>_Toc223080645</vt:lpwstr>
      </vt:variant>
      <vt:variant>
        <vt:i4>1114175</vt:i4>
      </vt:variant>
      <vt:variant>
        <vt:i4>566</vt:i4>
      </vt:variant>
      <vt:variant>
        <vt:i4>0</vt:i4>
      </vt:variant>
      <vt:variant>
        <vt:i4>5</vt:i4>
      </vt:variant>
      <vt:variant>
        <vt:lpwstr/>
      </vt:variant>
      <vt:variant>
        <vt:lpwstr>_Toc223080644</vt:lpwstr>
      </vt:variant>
      <vt:variant>
        <vt:i4>1114175</vt:i4>
      </vt:variant>
      <vt:variant>
        <vt:i4>560</vt:i4>
      </vt:variant>
      <vt:variant>
        <vt:i4>0</vt:i4>
      </vt:variant>
      <vt:variant>
        <vt:i4>5</vt:i4>
      </vt:variant>
      <vt:variant>
        <vt:lpwstr/>
      </vt:variant>
      <vt:variant>
        <vt:lpwstr>_Toc223080643</vt:lpwstr>
      </vt:variant>
      <vt:variant>
        <vt:i4>1114175</vt:i4>
      </vt:variant>
      <vt:variant>
        <vt:i4>554</vt:i4>
      </vt:variant>
      <vt:variant>
        <vt:i4>0</vt:i4>
      </vt:variant>
      <vt:variant>
        <vt:i4>5</vt:i4>
      </vt:variant>
      <vt:variant>
        <vt:lpwstr/>
      </vt:variant>
      <vt:variant>
        <vt:lpwstr>_Toc223080642</vt:lpwstr>
      </vt:variant>
      <vt:variant>
        <vt:i4>1114175</vt:i4>
      </vt:variant>
      <vt:variant>
        <vt:i4>548</vt:i4>
      </vt:variant>
      <vt:variant>
        <vt:i4>0</vt:i4>
      </vt:variant>
      <vt:variant>
        <vt:i4>5</vt:i4>
      </vt:variant>
      <vt:variant>
        <vt:lpwstr/>
      </vt:variant>
      <vt:variant>
        <vt:lpwstr>_Toc223080641</vt:lpwstr>
      </vt:variant>
      <vt:variant>
        <vt:i4>1114175</vt:i4>
      </vt:variant>
      <vt:variant>
        <vt:i4>542</vt:i4>
      </vt:variant>
      <vt:variant>
        <vt:i4>0</vt:i4>
      </vt:variant>
      <vt:variant>
        <vt:i4>5</vt:i4>
      </vt:variant>
      <vt:variant>
        <vt:lpwstr/>
      </vt:variant>
      <vt:variant>
        <vt:lpwstr>_Toc223080640</vt:lpwstr>
      </vt:variant>
      <vt:variant>
        <vt:i4>1441855</vt:i4>
      </vt:variant>
      <vt:variant>
        <vt:i4>536</vt:i4>
      </vt:variant>
      <vt:variant>
        <vt:i4>0</vt:i4>
      </vt:variant>
      <vt:variant>
        <vt:i4>5</vt:i4>
      </vt:variant>
      <vt:variant>
        <vt:lpwstr/>
      </vt:variant>
      <vt:variant>
        <vt:lpwstr>_Toc223080639</vt:lpwstr>
      </vt:variant>
      <vt:variant>
        <vt:i4>1441855</vt:i4>
      </vt:variant>
      <vt:variant>
        <vt:i4>530</vt:i4>
      </vt:variant>
      <vt:variant>
        <vt:i4>0</vt:i4>
      </vt:variant>
      <vt:variant>
        <vt:i4>5</vt:i4>
      </vt:variant>
      <vt:variant>
        <vt:lpwstr/>
      </vt:variant>
      <vt:variant>
        <vt:lpwstr>_Toc223080638</vt:lpwstr>
      </vt:variant>
      <vt:variant>
        <vt:i4>1441855</vt:i4>
      </vt:variant>
      <vt:variant>
        <vt:i4>524</vt:i4>
      </vt:variant>
      <vt:variant>
        <vt:i4>0</vt:i4>
      </vt:variant>
      <vt:variant>
        <vt:i4>5</vt:i4>
      </vt:variant>
      <vt:variant>
        <vt:lpwstr/>
      </vt:variant>
      <vt:variant>
        <vt:lpwstr>_Toc223080637</vt:lpwstr>
      </vt:variant>
      <vt:variant>
        <vt:i4>1441855</vt:i4>
      </vt:variant>
      <vt:variant>
        <vt:i4>518</vt:i4>
      </vt:variant>
      <vt:variant>
        <vt:i4>0</vt:i4>
      </vt:variant>
      <vt:variant>
        <vt:i4>5</vt:i4>
      </vt:variant>
      <vt:variant>
        <vt:lpwstr/>
      </vt:variant>
      <vt:variant>
        <vt:lpwstr>_Toc223080636</vt:lpwstr>
      </vt:variant>
      <vt:variant>
        <vt:i4>1441855</vt:i4>
      </vt:variant>
      <vt:variant>
        <vt:i4>512</vt:i4>
      </vt:variant>
      <vt:variant>
        <vt:i4>0</vt:i4>
      </vt:variant>
      <vt:variant>
        <vt:i4>5</vt:i4>
      </vt:variant>
      <vt:variant>
        <vt:lpwstr/>
      </vt:variant>
      <vt:variant>
        <vt:lpwstr>_Toc223080635</vt:lpwstr>
      </vt:variant>
      <vt:variant>
        <vt:i4>1441855</vt:i4>
      </vt:variant>
      <vt:variant>
        <vt:i4>506</vt:i4>
      </vt:variant>
      <vt:variant>
        <vt:i4>0</vt:i4>
      </vt:variant>
      <vt:variant>
        <vt:i4>5</vt:i4>
      </vt:variant>
      <vt:variant>
        <vt:lpwstr/>
      </vt:variant>
      <vt:variant>
        <vt:lpwstr>_Toc223080634</vt:lpwstr>
      </vt:variant>
      <vt:variant>
        <vt:i4>1441855</vt:i4>
      </vt:variant>
      <vt:variant>
        <vt:i4>500</vt:i4>
      </vt:variant>
      <vt:variant>
        <vt:i4>0</vt:i4>
      </vt:variant>
      <vt:variant>
        <vt:i4>5</vt:i4>
      </vt:variant>
      <vt:variant>
        <vt:lpwstr/>
      </vt:variant>
      <vt:variant>
        <vt:lpwstr>_Toc223080633</vt:lpwstr>
      </vt:variant>
      <vt:variant>
        <vt:i4>1441855</vt:i4>
      </vt:variant>
      <vt:variant>
        <vt:i4>494</vt:i4>
      </vt:variant>
      <vt:variant>
        <vt:i4>0</vt:i4>
      </vt:variant>
      <vt:variant>
        <vt:i4>5</vt:i4>
      </vt:variant>
      <vt:variant>
        <vt:lpwstr/>
      </vt:variant>
      <vt:variant>
        <vt:lpwstr>_Toc223080632</vt:lpwstr>
      </vt:variant>
      <vt:variant>
        <vt:i4>1441855</vt:i4>
      </vt:variant>
      <vt:variant>
        <vt:i4>488</vt:i4>
      </vt:variant>
      <vt:variant>
        <vt:i4>0</vt:i4>
      </vt:variant>
      <vt:variant>
        <vt:i4>5</vt:i4>
      </vt:variant>
      <vt:variant>
        <vt:lpwstr/>
      </vt:variant>
      <vt:variant>
        <vt:lpwstr>_Toc223080631</vt:lpwstr>
      </vt:variant>
      <vt:variant>
        <vt:i4>1441855</vt:i4>
      </vt:variant>
      <vt:variant>
        <vt:i4>482</vt:i4>
      </vt:variant>
      <vt:variant>
        <vt:i4>0</vt:i4>
      </vt:variant>
      <vt:variant>
        <vt:i4>5</vt:i4>
      </vt:variant>
      <vt:variant>
        <vt:lpwstr/>
      </vt:variant>
      <vt:variant>
        <vt:lpwstr>_Toc223080630</vt:lpwstr>
      </vt:variant>
      <vt:variant>
        <vt:i4>1507391</vt:i4>
      </vt:variant>
      <vt:variant>
        <vt:i4>476</vt:i4>
      </vt:variant>
      <vt:variant>
        <vt:i4>0</vt:i4>
      </vt:variant>
      <vt:variant>
        <vt:i4>5</vt:i4>
      </vt:variant>
      <vt:variant>
        <vt:lpwstr/>
      </vt:variant>
      <vt:variant>
        <vt:lpwstr>_Toc223080629</vt:lpwstr>
      </vt:variant>
      <vt:variant>
        <vt:i4>1507391</vt:i4>
      </vt:variant>
      <vt:variant>
        <vt:i4>470</vt:i4>
      </vt:variant>
      <vt:variant>
        <vt:i4>0</vt:i4>
      </vt:variant>
      <vt:variant>
        <vt:i4>5</vt:i4>
      </vt:variant>
      <vt:variant>
        <vt:lpwstr/>
      </vt:variant>
      <vt:variant>
        <vt:lpwstr>_Toc223080628</vt:lpwstr>
      </vt:variant>
      <vt:variant>
        <vt:i4>1507391</vt:i4>
      </vt:variant>
      <vt:variant>
        <vt:i4>464</vt:i4>
      </vt:variant>
      <vt:variant>
        <vt:i4>0</vt:i4>
      </vt:variant>
      <vt:variant>
        <vt:i4>5</vt:i4>
      </vt:variant>
      <vt:variant>
        <vt:lpwstr/>
      </vt:variant>
      <vt:variant>
        <vt:lpwstr>_Toc223080627</vt:lpwstr>
      </vt:variant>
      <vt:variant>
        <vt:i4>1507391</vt:i4>
      </vt:variant>
      <vt:variant>
        <vt:i4>458</vt:i4>
      </vt:variant>
      <vt:variant>
        <vt:i4>0</vt:i4>
      </vt:variant>
      <vt:variant>
        <vt:i4>5</vt:i4>
      </vt:variant>
      <vt:variant>
        <vt:lpwstr/>
      </vt:variant>
      <vt:variant>
        <vt:lpwstr>_Toc223080626</vt:lpwstr>
      </vt:variant>
      <vt:variant>
        <vt:i4>1507391</vt:i4>
      </vt:variant>
      <vt:variant>
        <vt:i4>452</vt:i4>
      </vt:variant>
      <vt:variant>
        <vt:i4>0</vt:i4>
      </vt:variant>
      <vt:variant>
        <vt:i4>5</vt:i4>
      </vt:variant>
      <vt:variant>
        <vt:lpwstr/>
      </vt:variant>
      <vt:variant>
        <vt:lpwstr>_Toc223080625</vt:lpwstr>
      </vt:variant>
      <vt:variant>
        <vt:i4>1507391</vt:i4>
      </vt:variant>
      <vt:variant>
        <vt:i4>446</vt:i4>
      </vt:variant>
      <vt:variant>
        <vt:i4>0</vt:i4>
      </vt:variant>
      <vt:variant>
        <vt:i4>5</vt:i4>
      </vt:variant>
      <vt:variant>
        <vt:lpwstr/>
      </vt:variant>
      <vt:variant>
        <vt:lpwstr>_Toc223080624</vt:lpwstr>
      </vt:variant>
      <vt:variant>
        <vt:i4>1507391</vt:i4>
      </vt:variant>
      <vt:variant>
        <vt:i4>440</vt:i4>
      </vt:variant>
      <vt:variant>
        <vt:i4>0</vt:i4>
      </vt:variant>
      <vt:variant>
        <vt:i4>5</vt:i4>
      </vt:variant>
      <vt:variant>
        <vt:lpwstr/>
      </vt:variant>
      <vt:variant>
        <vt:lpwstr>_Toc223080623</vt:lpwstr>
      </vt:variant>
      <vt:variant>
        <vt:i4>1507391</vt:i4>
      </vt:variant>
      <vt:variant>
        <vt:i4>434</vt:i4>
      </vt:variant>
      <vt:variant>
        <vt:i4>0</vt:i4>
      </vt:variant>
      <vt:variant>
        <vt:i4>5</vt:i4>
      </vt:variant>
      <vt:variant>
        <vt:lpwstr/>
      </vt:variant>
      <vt:variant>
        <vt:lpwstr>_Toc223080622</vt:lpwstr>
      </vt:variant>
      <vt:variant>
        <vt:i4>1507391</vt:i4>
      </vt:variant>
      <vt:variant>
        <vt:i4>428</vt:i4>
      </vt:variant>
      <vt:variant>
        <vt:i4>0</vt:i4>
      </vt:variant>
      <vt:variant>
        <vt:i4>5</vt:i4>
      </vt:variant>
      <vt:variant>
        <vt:lpwstr/>
      </vt:variant>
      <vt:variant>
        <vt:lpwstr>_Toc223080621</vt:lpwstr>
      </vt:variant>
      <vt:variant>
        <vt:i4>1507391</vt:i4>
      </vt:variant>
      <vt:variant>
        <vt:i4>422</vt:i4>
      </vt:variant>
      <vt:variant>
        <vt:i4>0</vt:i4>
      </vt:variant>
      <vt:variant>
        <vt:i4>5</vt:i4>
      </vt:variant>
      <vt:variant>
        <vt:lpwstr/>
      </vt:variant>
      <vt:variant>
        <vt:lpwstr>_Toc223080620</vt:lpwstr>
      </vt:variant>
      <vt:variant>
        <vt:i4>1310783</vt:i4>
      </vt:variant>
      <vt:variant>
        <vt:i4>416</vt:i4>
      </vt:variant>
      <vt:variant>
        <vt:i4>0</vt:i4>
      </vt:variant>
      <vt:variant>
        <vt:i4>5</vt:i4>
      </vt:variant>
      <vt:variant>
        <vt:lpwstr/>
      </vt:variant>
      <vt:variant>
        <vt:lpwstr>_Toc223080619</vt:lpwstr>
      </vt:variant>
      <vt:variant>
        <vt:i4>1310783</vt:i4>
      </vt:variant>
      <vt:variant>
        <vt:i4>410</vt:i4>
      </vt:variant>
      <vt:variant>
        <vt:i4>0</vt:i4>
      </vt:variant>
      <vt:variant>
        <vt:i4>5</vt:i4>
      </vt:variant>
      <vt:variant>
        <vt:lpwstr/>
      </vt:variant>
      <vt:variant>
        <vt:lpwstr>_Toc223080618</vt:lpwstr>
      </vt:variant>
      <vt:variant>
        <vt:i4>1310783</vt:i4>
      </vt:variant>
      <vt:variant>
        <vt:i4>404</vt:i4>
      </vt:variant>
      <vt:variant>
        <vt:i4>0</vt:i4>
      </vt:variant>
      <vt:variant>
        <vt:i4>5</vt:i4>
      </vt:variant>
      <vt:variant>
        <vt:lpwstr/>
      </vt:variant>
      <vt:variant>
        <vt:lpwstr>_Toc223080617</vt:lpwstr>
      </vt:variant>
      <vt:variant>
        <vt:i4>1310783</vt:i4>
      </vt:variant>
      <vt:variant>
        <vt:i4>398</vt:i4>
      </vt:variant>
      <vt:variant>
        <vt:i4>0</vt:i4>
      </vt:variant>
      <vt:variant>
        <vt:i4>5</vt:i4>
      </vt:variant>
      <vt:variant>
        <vt:lpwstr/>
      </vt:variant>
      <vt:variant>
        <vt:lpwstr>_Toc223080616</vt:lpwstr>
      </vt:variant>
      <vt:variant>
        <vt:i4>1310783</vt:i4>
      </vt:variant>
      <vt:variant>
        <vt:i4>392</vt:i4>
      </vt:variant>
      <vt:variant>
        <vt:i4>0</vt:i4>
      </vt:variant>
      <vt:variant>
        <vt:i4>5</vt:i4>
      </vt:variant>
      <vt:variant>
        <vt:lpwstr/>
      </vt:variant>
      <vt:variant>
        <vt:lpwstr>_Toc223080615</vt:lpwstr>
      </vt:variant>
      <vt:variant>
        <vt:i4>1310783</vt:i4>
      </vt:variant>
      <vt:variant>
        <vt:i4>386</vt:i4>
      </vt:variant>
      <vt:variant>
        <vt:i4>0</vt:i4>
      </vt:variant>
      <vt:variant>
        <vt:i4>5</vt:i4>
      </vt:variant>
      <vt:variant>
        <vt:lpwstr/>
      </vt:variant>
      <vt:variant>
        <vt:lpwstr>_Toc223080614</vt:lpwstr>
      </vt:variant>
      <vt:variant>
        <vt:i4>1310783</vt:i4>
      </vt:variant>
      <vt:variant>
        <vt:i4>380</vt:i4>
      </vt:variant>
      <vt:variant>
        <vt:i4>0</vt:i4>
      </vt:variant>
      <vt:variant>
        <vt:i4>5</vt:i4>
      </vt:variant>
      <vt:variant>
        <vt:lpwstr/>
      </vt:variant>
      <vt:variant>
        <vt:lpwstr>_Toc223080613</vt:lpwstr>
      </vt:variant>
      <vt:variant>
        <vt:i4>1310783</vt:i4>
      </vt:variant>
      <vt:variant>
        <vt:i4>374</vt:i4>
      </vt:variant>
      <vt:variant>
        <vt:i4>0</vt:i4>
      </vt:variant>
      <vt:variant>
        <vt:i4>5</vt:i4>
      </vt:variant>
      <vt:variant>
        <vt:lpwstr/>
      </vt:variant>
      <vt:variant>
        <vt:lpwstr>_Toc223080612</vt:lpwstr>
      </vt:variant>
      <vt:variant>
        <vt:i4>1310783</vt:i4>
      </vt:variant>
      <vt:variant>
        <vt:i4>368</vt:i4>
      </vt:variant>
      <vt:variant>
        <vt:i4>0</vt:i4>
      </vt:variant>
      <vt:variant>
        <vt:i4>5</vt:i4>
      </vt:variant>
      <vt:variant>
        <vt:lpwstr/>
      </vt:variant>
      <vt:variant>
        <vt:lpwstr>_Toc223080611</vt:lpwstr>
      </vt:variant>
      <vt:variant>
        <vt:i4>1310783</vt:i4>
      </vt:variant>
      <vt:variant>
        <vt:i4>362</vt:i4>
      </vt:variant>
      <vt:variant>
        <vt:i4>0</vt:i4>
      </vt:variant>
      <vt:variant>
        <vt:i4>5</vt:i4>
      </vt:variant>
      <vt:variant>
        <vt:lpwstr/>
      </vt:variant>
      <vt:variant>
        <vt:lpwstr>_Toc223080610</vt:lpwstr>
      </vt:variant>
      <vt:variant>
        <vt:i4>1376319</vt:i4>
      </vt:variant>
      <vt:variant>
        <vt:i4>356</vt:i4>
      </vt:variant>
      <vt:variant>
        <vt:i4>0</vt:i4>
      </vt:variant>
      <vt:variant>
        <vt:i4>5</vt:i4>
      </vt:variant>
      <vt:variant>
        <vt:lpwstr/>
      </vt:variant>
      <vt:variant>
        <vt:lpwstr>_Toc223080609</vt:lpwstr>
      </vt:variant>
      <vt:variant>
        <vt:i4>1376319</vt:i4>
      </vt:variant>
      <vt:variant>
        <vt:i4>350</vt:i4>
      </vt:variant>
      <vt:variant>
        <vt:i4>0</vt:i4>
      </vt:variant>
      <vt:variant>
        <vt:i4>5</vt:i4>
      </vt:variant>
      <vt:variant>
        <vt:lpwstr/>
      </vt:variant>
      <vt:variant>
        <vt:lpwstr>_Toc223080608</vt:lpwstr>
      </vt:variant>
      <vt:variant>
        <vt:i4>1376319</vt:i4>
      </vt:variant>
      <vt:variant>
        <vt:i4>344</vt:i4>
      </vt:variant>
      <vt:variant>
        <vt:i4>0</vt:i4>
      </vt:variant>
      <vt:variant>
        <vt:i4>5</vt:i4>
      </vt:variant>
      <vt:variant>
        <vt:lpwstr/>
      </vt:variant>
      <vt:variant>
        <vt:lpwstr>_Toc223080607</vt:lpwstr>
      </vt:variant>
      <vt:variant>
        <vt:i4>1376319</vt:i4>
      </vt:variant>
      <vt:variant>
        <vt:i4>338</vt:i4>
      </vt:variant>
      <vt:variant>
        <vt:i4>0</vt:i4>
      </vt:variant>
      <vt:variant>
        <vt:i4>5</vt:i4>
      </vt:variant>
      <vt:variant>
        <vt:lpwstr/>
      </vt:variant>
      <vt:variant>
        <vt:lpwstr>_Toc223080606</vt:lpwstr>
      </vt:variant>
      <vt:variant>
        <vt:i4>1376319</vt:i4>
      </vt:variant>
      <vt:variant>
        <vt:i4>332</vt:i4>
      </vt:variant>
      <vt:variant>
        <vt:i4>0</vt:i4>
      </vt:variant>
      <vt:variant>
        <vt:i4>5</vt:i4>
      </vt:variant>
      <vt:variant>
        <vt:lpwstr/>
      </vt:variant>
      <vt:variant>
        <vt:lpwstr>_Toc223080605</vt:lpwstr>
      </vt:variant>
      <vt:variant>
        <vt:i4>1376319</vt:i4>
      </vt:variant>
      <vt:variant>
        <vt:i4>326</vt:i4>
      </vt:variant>
      <vt:variant>
        <vt:i4>0</vt:i4>
      </vt:variant>
      <vt:variant>
        <vt:i4>5</vt:i4>
      </vt:variant>
      <vt:variant>
        <vt:lpwstr/>
      </vt:variant>
      <vt:variant>
        <vt:lpwstr>_Toc223080604</vt:lpwstr>
      </vt:variant>
      <vt:variant>
        <vt:i4>1376319</vt:i4>
      </vt:variant>
      <vt:variant>
        <vt:i4>320</vt:i4>
      </vt:variant>
      <vt:variant>
        <vt:i4>0</vt:i4>
      </vt:variant>
      <vt:variant>
        <vt:i4>5</vt:i4>
      </vt:variant>
      <vt:variant>
        <vt:lpwstr/>
      </vt:variant>
      <vt:variant>
        <vt:lpwstr>_Toc223080603</vt:lpwstr>
      </vt:variant>
      <vt:variant>
        <vt:i4>1376319</vt:i4>
      </vt:variant>
      <vt:variant>
        <vt:i4>314</vt:i4>
      </vt:variant>
      <vt:variant>
        <vt:i4>0</vt:i4>
      </vt:variant>
      <vt:variant>
        <vt:i4>5</vt:i4>
      </vt:variant>
      <vt:variant>
        <vt:lpwstr/>
      </vt:variant>
      <vt:variant>
        <vt:lpwstr>_Toc223080602</vt:lpwstr>
      </vt:variant>
      <vt:variant>
        <vt:i4>1376319</vt:i4>
      </vt:variant>
      <vt:variant>
        <vt:i4>308</vt:i4>
      </vt:variant>
      <vt:variant>
        <vt:i4>0</vt:i4>
      </vt:variant>
      <vt:variant>
        <vt:i4>5</vt:i4>
      </vt:variant>
      <vt:variant>
        <vt:lpwstr/>
      </vt:variant>
      <vt:variant>
        <vt:lpwstr>_Toc223080601</vt:lpwstr>
      </vt:variant>
      <vt:variant>
        <vt:i4>1376319</vt:i4>
      </vt:variant>
      <vt:variant>
        <vt:i4>302</vt:i4>
      </vt:variant>
      <vt:variant>
        <vt:i4>0</vt:i4>
      </vt:variant>
      <vt:variant>
        <vt:i4>5</vt:i4>
      </vt:variant>
      <vt:variant>
        <vt:lpwstr/>
      </vt:variant>
      <vt:variant>
        <vt:lpwstr>_Toc223080600</vt:lpwstr>
      </vt:variant>
      <vt:variant>
        <vt:i4>1835068</vt:i4>
      </vt:variant>
      <vt:variant>
        <vt:i4>296</vt:i4>
      </vt:variant>
      <vt:variant>
        <vt:i4>0</vt:i4>
      </vt:variant>
      <vt:variant>
        <vt:i4>5</vt:i4>
      </vt:variant>
      <vt:variant>
        <vt:lpwstr/>
      </vt:variant>
      <vt:variant>
        <vt:lpwstr>_Toc223080599</vt:lpwstr>
      </vt:variant>
      <vt:variant>
        <vt:i4>1835068</vt:i4>
      </vt:variant>
      <vt:variant>
        <vt:i4>290</vt:i4>
      </vt:variant>
      <vt:variant>
        <vt:i4>0</vt:i4>
      </vt:variant>
      <vt:variant>
        <vt:i4>5</vt:i4>
      </vt:variant>
      <vt:variant>
        <vt:lpwstr/>
      </vt:variant>
      <vt:variant>
        <vt:lpwstr>_Toc223080598</vt:lpwstr>
      </vt:variant>
      <vt:variant>
        <vt:i4>1835068</vt:i4>
      </vt:variant>
      <vt:variant>
        <vt:i4>284</vt:i4>
      </vt:variant>
      <vt:variant>
        <vt:i4>0</vt:i4>
      </vt:variant>
      <vt:variant>
        <vt:i4>5</vt:i4>
      </vt:variant>
      <vt:variant>
        <vt:lpwstr/>
      </vt:variant>
      <vt:variant>
        <vt:lpwstr>_Toc223080597</vt:lpwstr>
      </vt:variant>
      <vt:variant>
        <vt:i4>1835068</vt:i4>
      </vt:variant>
      <vt:variant>
        <vt:i4>278</vt:i4>
      </vt:variant>
      <vt:variant>
        <vt:i4>0</vt:i4>
      </vt:variant>
      <vt:variant>
        <vt:i4>5</vt:i4>
      </vt:variant>
      <vt:variant>
        <vt:lpwstr/>
      </vt:variant>
      <vt:variant>
        <vt:lpwstr>_Toc223080596</vt:lpwstr>
      </vt:variant>
      <vt:variant>
        <vt:i4>1835068</vt:i4>
      </vt:variant>
      <vt:variant>
        <vt:i4>272</vt:i4>
      </vt:variant>
      <vt:variant>
        <vt:i4>0</vt:i4>
      </vt:variant>
      <vt:variant>
        <vt:i4>5</vt:i4>
      </vt:variant>
      <vt:variant>
        <vt:lpwstr/>
      </vt:variant>
      <vt:variant>
        <vt:lpwstr>_Toc223080595</vt:lpwstr>
      </vt:variant>
      <vt:variant>
        <vt:i4>1835068</vt:i4>
      </vt:variant>
      <vt:variant>
        <vt:i4>266</vt:i4>
      </vt:variant>
      <vt:variant>
        <vt:i4>0</vt:i4>
      </vt:variant>
      <vt:variant>
        <vt:i4>5</vt:i4>
      </vt:variant>
      <vt:variant>
        <vt:lpwstr/>
      </vt:variant>
      <vt:variant>
        <vt:lpwstr>_Toc223080594</vt:lpwstr>
      </vt:variant>
      <vt:variant>
        <vt:i4>1835068</vt:i4>
      </vt:variant>
      <vt:variant>
        <vt:i4>260</vt:i4>
      </vt:variant>
      <vt:variant>
        <vt:i4>0</vt:i4>
      </vt:variant>
      <vt:variant>
        <vt:i4>5</vt:i4>
      </vt:variant>
      <vt:variant>
        <vt:lpwstr/>
      </vt:variant>
      <vt:variant>
        <vt:lpwstr>_Toc223080593</vt:lpwstr>
      </vt:variant>
      <vt:variant>
        <vt:i4>1835068</vt:i4>
      </vt:variant>
      <vt:variant>
        <vt:i4>254</vt:i4>
      </vt:variant>
      <vt:variant>
        <vt:i4>0</vt:i4>
      </vt:variant>
      <vt:variant>
        <vt:i4>5</vt:i4>
      </vt:variant>
      <vt:variant>
        <vt:lpwstr/>
      </vt:variant>
      <vt:variant>
        <vt:lpwstr>_Toc223080592</vt:lpwstr>
      </vt:variant>
      <vt:variant>
        <vt:i4>1835068</vt:i4>
      </vt:variant>
      <vt:variant>
        <vt:i4>248</vt:i4>
      </vt:variant>
      <vt:variant>
        <vt:i4>0</vt:i4>
      </vt:variant>
      <vt:variant>
        <vt:i4>5</vt:i4>
      </vt:variant>
      <vt:variant>
        <vt:lpwstr/>
      </vt:variant>
      <vt:variant>
        <vt:lpwstr>_Toc223080591</vt:lpwstr>
      </vt:variant>
      <vt:variant>
        <vt:i4>1835068</vt:i4>
      </vt:variant>
      <vt:variant>
        <vt:i4>242</vt:i4>
      </vt:variant>
      <vt:variant>
        <vt:i4>0</vt:i4>
      </vt:variant>
      <vt:variant>
        <vt:i4>5</vt:i4>
      </vt:variant>
      <vt:variant>
        <vt:lpwstr/>
      </vt:variant>
      <vt:variant>
        <vt:lpwstr>_Toc223080590</vt:lpwstr>
      </vt:variant>
      <vt:variant>
        <vt:i4>1900604</vt:i4>
      </vt:variant>
      <vt:variant>
        <vt:i4>236</vt:i4>
      </vt:variant>
      <vt:variant>
        <vt:i4>0</vt:i4>
      </vt:variant>
      <vt:variant>
        <vt:i4>5</vt:i4>
      </vt:variant>
      <vt:variant>
        <vt:lpwstr/>
      </vt:variant>
      <vt:variant>
        <vt:lpwstr>_Toc223080589</vt:lpwstr>
      </vt:variant>
      <vt:variant>
        <vt:i4>1900604</vt:i4>
      </vt:variant>
      <vt:variant>
        <vt:i4>230</vt:i4>
      </vt:variant>
      <vt:variant>
        <vt:i4>0</vt:i4>
      </vt:variant>
      <vt:variant>
        <vt:i4>5</vt:i4>
      </vt:variant>
      <vt:variant>
        <vt:lpwstr/>
      </vt:variant>
      <vt:variant>
        <vt:lpwstr>_Toc223080588</vt:lpwstr>
      </vt:variant>
      <vt:variant>
        <vt:i4>1900604</vt:i4>
      </vt:variant>
      <vt:variant>
        <vt:i4>224</vt:i4>
      </vt:variant>
      <vt:variant>
        <vt:i4>0</vt:i4>
      </vt:variant>
      <vt:variant>
        <vt:i4>5</vt:i4>
      </vt:variant>
      <vt:variant>
        <vt:lpwstr/>
      </vt:variant>
      <vt:variant>
        <vt:lpwstr>_Toc223080587</vt:lpwstr>
      </vt:variant>
      <vt:variant>
        <vt:i4>1900604</vt:i4>
      </vt:variant>
      <vt:variant>
        <vt:i4>218</vt:i4>
      </vt:variant>
      <vt:variant>
        <vt:i4>0</vt:i4>
      </vt:variant>
      <vt:variant>
        <vt:i4>5</vt:i4>
      </vt:variant>
      <vt:variant>
        <vt:lpwstr/>
      </vt:variant>
      <vt:variant>
        <vt:lpwstr>_Toc223080586</vt:lpwstr>
      </vt:variant>
      <vt:variant>
        <vt:i4>1900604</vt:i4>
      </vt:variant>
      <vt:variant>
        <vt:i4>212</vt:i4>
      </vt:variant>
      <vt:variant>
        <vt:i4>0</vt:i4>
      </vt:variant>
      <vt:variant>
        <vt:i4>5</vt:i4>
      </vt:variant>
      <vt:variant>
        <vt:lpwstr/>
      </vt:variant>
      <vt:variant>
        <vt:lpwstr>_Toc223080585</vt:lpwstr>
      </vt:variant>
      <vt:variant>
        <vt:i4>1900604</vt:i4>
      </vt:variant>
      <vt:variant>
        <vt:i4>206</vt:i4>
      </vt:variant>
      <vt:variant>
        <vt:i4>0</vt:i4>
      </vt:variant>
      <vt:variant>
        <vt:i4>5</vt:i4>
      </vt:variant>
      <vt:variant>
        <vt:lpwstr/>
      </vt:variant>
      <vt:variant>
        <vt:lpwstr>_Toc223080584</vt:lpwstr>
      </vt:variant>
      <vt:variant>
        <vt:i4>1900604</vt:i4>
      </vt:variant>
      <vt:variant>
        <vt:i4>200</vt:i4>
      </vt:variant>
      <vt:variant>
        <vt:i4>0</vt:i4>
      </vt:variant>
      <vt:variant>
        <vt:i4>5</vt:i4>
      </vt:variant>
      <vt:variant>
        <vt:lpwstr/>
      </vt:variant>
      <vt:variant>
        <vt:lpwstr>_Toc223080583</vt:lpwstr>
      </vt:variant>
      <vt:variant>
        <vt:i4>1900604</vt:i4>
      </vt:variant>
      <vt:variant>
        <vt:i4>194</vt:i4>
      </vt:variant>
      <vt:variant>
        <vt:i4>0</vt:i4>
      </vt:variant>
      <vt:variant>
        <vt:i4>5</vt:i4>
      </vt:variant>
      <vt:variant>
        <vt:lpwstr/>
      </vt:variant>
      <vt:variant>
        <vt:lpwstr>_Toc223080582</vt:lpwstr>
      </vt:variant>
      <vt:variant>
        <vt:i4>1900604</vt:i4>
      </vt:variant>
      <vt:variant>
        <vt:i4>188</vt:i4>
      </vt:variant>
      <vt:variant>
        <vt:i4>0</vt:i4>
      </vt:variant>
      <vt:variant>
        <vt:i4>5</vt:i4>
      </vt:variant>
      <vt:variant>
        <vt:lpwstr/>
      </vt:variant>
      <vt:variant>
        <vt:lpwstr>_Toc223080581</vt:lpwstr>
      </vt:variant>
      <vt:variant>
        <vt:i4>1900604</vt:i4>
      </vt:variant>
      <vt:variant>
        <vt:i4>182</vt:i4>
      </vt:variant>
      <vt:variant>
        <vt:i4>0</vt:i4>
      </vt:variant>
      <vt:variant>
        <vt:i4>5</vt:i4>
      </vt:variant>
      <vt:variant>
        <vt:lpwstr/>
      </vt:variant>
      <vt:variant>
        <vt:lpwstr>_Toc223080580</vt:lpwstr>
      </vt:variant>
      <vt:variant>
        <vt:i4>1179708</vt:i4>
      </vt:variant>
      <vt:variant>
        <vt:i4>176</vt:i4>
      </vt:variant>
      <vt:variant>
        <vt:i4>0</vt:i4>
      </vt:variant>
      <vt:variant>
        <vt:i4>5</vt:i4>
      </vt:variant>
      <vt:variant>
        <vt:lpwstr/>
      </vt:variant>
      <vt:variant>
        <vt:lpwstr>_Toc223080579</vt:lpwstr>
      </vt:variant>
      <vt:variant>
        <vt:i4>1179708</vt:i4>
      </vt:variant>
      <vt:variant>
        <vt:i4>170</vt:i4>
      </vt:variant>
      <vt:variant>
        <vt:i4>0</vt:i4>
      </vt:variant>
      <vt:variant>
        <vt:i4>5</vt:i4>
      </vt:variant>
      <vt:variant>
        <vt:lpwstr/>
      </vt:variant>
      <vt:variant>
        <vt:lpwstr>_Toc223080578</vt:lpwstr>
      </vt:variant>
      <vt:variant>
        <vt:i4>1179708</vt:i4>
      </vt:variant>
      <vt:variant>
        <vt:i4>164</vt:i4>
      </vt:variant>
      <vt:variant>
        <vt:i4>0</vt:i4>
      </vt:variant>
      <vt:variant>
        <vt:i4>5</vt:i4>
      </vt:variant>
      <vt:variant>
        <vt:lpwstr/>
      </vt:variant>
      <vt:variant>
        <vt:lpwstr>_Toc223080577</vt:lpwstr>
      </vt:variant>
      <vt:variant>
        <vt:i4>1179708</vt:i4>
      </vt:variant>
      <vt:variant>
        <vt:i4>158</vt:i4>
      </vt:variant>
      <vt:variant>
        <vt:i4>0</vt:i4>
      </vt:variant>
      <vt:variant>
        <vt:i4>5</vt:i4>
      </vt:variant>
      <vt:variant>
        <vt:lpwstr/>
      </vt:variant>
      <vt:variant>
        <vt:lpwstr>_Toc223080576</vt:lpwstr>
      </vt:variant>
      <vt:variant>
        <vt:i4>1179708</vt:i4>
      </vt:variant>
      <vt:variant>
        <vt:i4>152</vt:i4>
      </vt:variant>
      <vt:variant>
        <vt:i4>0</vt:i4>
      </vt:variant>
      <vt:variant>
        <vt:i4>5</vt:i4>
      </vt:variant>
      <vt:variant>
        <vt:lpwstr/>
      </vt:variant>
      <vt:variant>
        <vt:lpwstr>_Toc223080575</vt:lpwstr>
      </vt:variant>
      <vt:variant>
        <vt:i4>1179708</vt:i4>
      </vt:variant>
      <vt:variant>
        <vt:i4>146</vt:i4>
      </vt:variant>
      <vt:variant>
        <vt:i4>0</vt:i4>
      </vt:variant>
      <vt:variant>
        <vt:i4>5</vt:i4>
      </vt:variant>
      <vt:variant>
        <vt:lpwstr/>
      </vt:variant>
      <vt:variant>
        <vt:lpwstr>_Toc223080574</vt:lpwstr>
      </vt:variant>
      <vt:variant>
        <vt:i4>1179708</vt:i4>
      </vt:variant>
      <vt:variant>
        <vt:i4>140</vt:i4>
      </vt:variant>
      <vt:variant>
        <vt:i4>0</vt:i4>
      </vt:variant>
      <vt:variant>
        <vt:i4>5</vt:i4>
      </vt:variant>
      <vt:variant>
        <vt:lpwstr/>
      </vt:variant>
      <vt:variant>
        <vt:lpwstr>_Toc223080573</vt:lpwstr>
      </vt:variant>
      <vt:variant>
        <vt:i4>1179708</vt:i4>
      </vt:variant>
      <vt:variant>
        <vt:i4>134</vt:i4>
      </vt:variant>
      <vt:variant>
        <vt:i4>0</vt:i4>
      </vt:variant>
      <vt:variant>
        <vt:i4>5</vt:i4>
      </vt:variant>
      <vt:variant>
        <vt:lpwstr/>
      </vt:variant>
      <vt:variant>
        <vt:lpwstr>_Toc223080572</vt:lpwstr>
      </vt:variant>
      <vt:variant>
        <vt:i4>1179708</vt:i4>
      </vt:variant>
      <vt:variant>
        <vt:i4>128</vt:i4>
      </vt:variant>
      <vt:variant>
        <vt:i4>0</vt:i4>
      </vt:variant>
      <vt:variant>
        <vt:i4>5</vt:i4>
      </vt:variant>
      <vt:variant>
        <vt:lpwstr/>
      </vt:variant>
      <vt:variant>
        <vt:lpwstr>_Toc223080571</vt:lpwstr>
      </vt:variant>
      <vt:variant>
        <vt:i4>1179708</vt:i4>
      </vt:variant>
      <vt:variant>
        <vt:i4>122</vt:i4>
      </vt:variant>
      <vt:variant>
        <vt:i4>0</vt:i4>
      </vt:variant>
      <vt:variant>
        <vt:i4>5</vt:i4>
      </vt:variant>
      <vt:variant>
        <vt:lpwstr/>
      </vt:variant>
      <vt:variant>
        <vt:lpwstr>_Toc223080570</vt:lpwstr>
      </vt:variant>
      <vt:variant>
        <vt:i4>1245244</vt:i4>
      </vt:variant>
      <vt:variant>
        <vt:i4>116</vt:i4>
      </vt:variant>
      <vt:variant>
        <vt:i4>0</vt:i4>
      </vt:variant>
      <vt:variant>
        <vt:i4>5</vt:i4>
      </vt:variant>
      <vt:variant>
        <vt:lpwstr/>
      </vt:variant>
      <vt:variant>
        <vt:lpwstr>_Toc223080569</vt:lpwstr>
      </vt:variant>
      <vt:variant>
        <vt:i4>1245244</vt:i4>
      </vt:variant>
      <vt:variant>
        <vt:i4>110</vt:i4>
      </vt:variant>
      <vt:variant>
        <vt:i4>0</vt:i4>
      </vt:variant>
      <vt:variant>
        <vt:i4>5</vt:i4>
      </vt:variant>
      <vt:variant>
        <vt:lpwstr/>
      </vt:variant>
      <vt:variant>
        <vt:lpwstr>_Toc223080568</vt:lpwstr>
      </vt:variant>
      <vt:variant>
        <vt:i4>1245244</vt:i4>
      </vt:variant>
      <vt:variant>
        <vt:i4>104</vt:i4>
      </vt:variant>
      <vt:variant>
        <vt:i4>0</vt:i4>
      </vt:variant>
      <vt:variant>
        <vt:i4>5</vt:i4>
      </vt:variant>
      <vt:variant>
        <vt:lpwstr/>
      </vt:variant>
      <vt:variant>
        <vt:lpwstr>_Toc223080567</vt:lpwstr>
      </vt:variant>
      <vt:variant>
        <vt:i4>1245244</vt:i4>
      </vt:variant>
      <vt:variant>
        <vt:i4>98</vt:i4>
      </vt:variant>
      <vt:variant>
        <vt:i4>0</vt:i4>
      </vt:variant>
      <vt:variant>
        <vt:i4>5</vt:i4>
      </vt:variant>
      <vt:variant>
        <vt:lpwstr/>
      </vt:variant>
      <vt:variant>
        <vt:lpwstr>_Toc223080566</vt:lpwstr>
      </vt:variant>
      <vt:variant>
        <vt:i4>1245244</vt:i4>
      </vt:variant>
      <vt:variant>
        <vt:i4>92</vt:i4>
      </vt:variant>
      <vt:variant>
        <vt:i4>0</vt:i4>
      </vt:variant>
      <vt:variant>
        <vt:i4>5</vt:i4>
      </vt:variant>
      <vt:variant>
        <vt:lpwstr/>
      </vt:variant>
      <vt:variant>
        <vt:lpwstr>_Toc223080565</vt:lpwstr>
      </vt:variant>
      <vt:variant>
        <vt:i4>1245244</vt:i4>
      </vt:variant>
      <vt:variant>
        <vt:i4>86</vt:i4>
      </vt:variant>
      <vt:variant>
        <vt:i4>0</vt:i4>
      </vt:variant>
      <vt:variant>
        <vt:i4>5</vt:i4>
      </vt:variant>
      <vt:variant>
        <vt:lpwstr/>
      </vt:variant>
      <vt:variant>
        <vt:lpwstr>_Toc223080564</vt:lpwstr>
      </vt:variant>
      <vt:variant>
        <vt:i4>1245244</vt:i4>
      </vt:variant>
      <vt:variant>
        <vt:i4>80</vt:i4>
      </vt:variant>
      <vt:variant>
        <vt:i4>0</vt:i4>
      </vt:variant>
      <vt:variant>
        <vt:i4>5</vt:i4>
      </vt:variant>
      <vt:variant>
        <vt:lpwstr/>
      </vt:variant>
      <vt:variant>
        <vt:lpwstr>_Toc223080563</vt:lpwstr>
      </vt:variant>
      <vt:variant>
        <vt:i4>1245244</vt:i4>
      </vt:variant>
      <vt:variant>
        <vt:i4>74</vt:i4>
      </vt:variant>
      <vt:variant>
        <vt:i4>0</vt:i4>
      </vt:variant>
      <vt:variant>
        <vt:i4>5</vt:i4>
      </vt:variant>
      <vt:variant>
        <vt:lpwstr/>
      </vt:variant>
      <vt:variant>
        <vt:lpwstr>_Toc223080562</vt:lpwstr>
      </vt:variant>
      <vt:variant>
        <vt:i4>1245244</vt:i4>
      </vt:variant>
      <vt:variant>
        <vt:i4>68</vt:i4>
      </vt:variant>
      <vt:variant>
        <vt:i4>0</vt:i4>
      </vt:variant>
      <vt:variant>
        <vt:i4>5</vt:i4>
      </vt:variant>
      <vt:variant>
        <vt:lpwstr/>
      </vt:variant>
      <vt:variant>
        <vt:lpwstr>_Toc223080561</vt:lpwstr>
      </vt:variant>
      <vt:variant>
        <vt:i4>1245244</vt:i4>
      </vt:variant>
      <vt:variant>
        <vt:i4>62</vt:i4>
      </vt:variant>
      <vt:variant>
        <vt:i4>0</vt:i4>
      </vt:variant>
      <vt:variant>
        <vt:i4>5</vt:i4>
      </vt:variant>
      <vt:variant>
        <vt:lpwstr/>
      </vt:variant>
      <vt:variant>
        <vt:lpwstr>_Toc223080560</vt:lpwstr>
      </vt:variant>
      <vt:variant>
        <vt:i4>1048636</vt:i4>
      </vt:variant>
      <vt:variant>
        <vt:i4>56</vt:i4>
      </vt:variant>
      <vt:variant>
        <vt:i4>0</vt:i4>
      </vt:variant>
      <vt:variant>
        <vt:i4>5</vt:i4>
      </vt:variant>
      <vt:variant>
        <vt:lpwstr/>
      </vt:variant>
      <vt:variant>
        <vt:lpwstr>_Toc223080559</vt:lpwstr>
      </vt:variant>
      <vt:variant>
        <vt:i4>1048636</vt:i4>
      </vt:variant>
      <vt:variant>
        <vt:i4>50</vt:i4>
      </vt:variant>
      <vt:variant>
        <vt:i4>0</vt:i4>
      </vt:variant>
      <vt:variant>
        <vt:i4>5</vt:i4>
      </vt:variant>
      <vt:variant>
        <vt:lpwstr/>
      </vt:variant>
      <vt:variant>
        <vt:lpwstr>_Toc223080558</vt:lpwstr>
      </vt:variant>
      <vt:variant>
        <vt:i4>1048636</vt:i4>
      </vt:variant>
      <vt:variant>
        <vt:i4>44</vt:i4>
      </vt:variant>
      <vt:variant>
        <vt:i4>0</vt:i4>
      </vt:variant>
      <vt:variant>
        <vt:i4>5</vt:i4>
      </vt:variant>
      <vt:variant>
        <vt:lpwstr/>
      </vt:variant>
      <vt:variant>
        <vt:lpwstr>_Toc223080557</vt:lpwstr>
      </vt:variant>
      <vt:variant>
        <vt:i4>1048636</vt:i4>
      </vt:variant>
      <vt:variant>
        <vt:i4>38</vt:i4>
      </vt:variant>
      <vt:variant>
        <vt:i4>0</vt:i4>
      </vt:variant>
      <vt:variant>
        <vt:i4>5</vt:i4>
      </vt:variant>
      <vt:variant>
        <vt:lpwstr/>
      </vt:variant>
      <vt:variant>
        <vt:lpwstr>_Toc223080556</vt:lpwstr>
      </vt:variant>
      <vt:variant>
        <vt:i4>1048636</vt:i4>
      </vt:variant>
      <vt:variant>
        <vt:i4>32</vt:i4>
      </vt:variant>
      <vt:variant>
        <vt:i4>0</vt:i4>
      </vt:variant>
      <vt:variant>
        <vt:i4>5</vt:i4>
      </vt:variant>
      <vt:variant>
        <vt:lpwstr/>
      </vt:variant>
      <vt:variant>
        <vt:lpwstr>_Toc223080555</vt:lpwstr>
      </vt:variant>
      <vt:variant>
        <vt:i4>1048636</vt:i4>
      </vt:variant>
      <vt:variant>
        <vt:i4>26</vt:i4>
      </vt:variant>
      <vt:variant>
        <vt:i4>0</vt:i4>
      </vt:variant>
      <vt:variant>
        <vt:i4>5</vt:i4>
      </vt:variant>
      <vt:variant>
        <vt:lpwstr/>
      </vt:variant>
      <vt:variant>
        <vt:lpwstr>_Toc223080554</vt:lpwstr>
      </vt:variant>
      <vt:variant>
        <vt:i4>1048636</vt:i4>
      </vt:variant>
      <vt:variant>
        <vt:i4>20</vt:i4>
      </vt:variant>
      <vt:variant>
        <vt:i4>0</vt:i4>
      </vt:variant>
      <vt:variant>
        <vt:i4>5</vt:i4>
      </vt:variant>
      <vt:variant>
        <vt:lpwstr/>
      </vt:variant>
      <vt:variant>
        <vt:lpwstr>_Toc223080553</vt:lpwstr>
      </vt:variant>
      <vt:variant>
        <vt:i4>1048636</vt:i4>
      </vt:variant>
      <vt:variant>
        <vt:i4>14</vt:i4>
      </vt:variant>
      <vt:variant>
        <vt:i4>0</vt:i4>
      </vt:variant>
      <vt:variant>
        <vt:i4>5</vt:i4>
      </vt:variant>
      <vt:variant>
        <vt:lpwstr/>
      </vt:variant>
      <vt:variant>
        <vt:lpwstr>_Toc223080552</vt:lpwstr>
      </vt:variant>
      <vt:variant>
        <vt:i4>1048636</vt:i4>
      </vt:variant>
      <vt:variant>
        <vt:i4>8</vt:i4>
      </vt:variant>
      <vt:variant>
        <vt:i4>0</vt:i4>
      </vt:variant>
      <vt:variant>
        <vt:i4>5</vt:i4>
      </vt:variant>
      <vt:variant>
        <vt:lpwstr/>
      </vt:variant>
      <vt:variant>
        <vt:lpwstr>_Toc223080551</vt:lpwstr>
      </vt:variant>
      <vt:variant>
        <vt:i4>1048636</vt:i4>
      </vt:variant>
      <vt:variant>
        <vt:i4>2</vt:i4>
      </vt:variant>
      <vt:variant>
        <vt:i4>0</vt:i4>
      </vt:variant>
      <vt:variant>
        <vt:i4>5</vt:i4>
      </vt:variant>
      <vt:variant>
        <vt:lpwstr/>
      </vt:variant>
      <vt:variant>
        <vt:lpwstr>_Toc223080550</vt:lpwstr>
      </vt:variant>
      <vt:variant>
        <vt:i4>393219</vt:i4>
      </vt:variant>
      <vt:variant>
        <vt:i4>6</vt:i4>
      </vt:variant>
      <vt:variant>
        <vt:i4>0</vt:i4>
      </vt:variant>
      <vt:variant>
        <vt:i4>5</vt:i4>
      </vt:variant>
      <vt:variant>
        <vt:lpwstr>http://www.sos.state.co.us/CCR/Welcome.do</vt:lpwstr>
      </vt:variant>
      <vt:variant>
        <vt:lpwstr/>
      </vt:variant>
      <vt:variant>
        <vt:i4>393219</vt:i4>
      </vt:variant>
      <vt:variant>
        <vt:i4>3</vt:i4>
      </vt:variant>
      <vt:variant>
        <vt:i4>0</vt:i4>
      </vt:variant>
      <vt:variant>
        <vt:i4>5</vt:i4>
      </vt:variant>
      <vt:variant>
        <vt:lpwstr>http://www.sos.state.co.us/CCR/Welcome.do</vt:lpwstr>
      </vt:variant>
      <vt:variant>
        <vt:lpwstr/>
      </vt:variant>
      <vt:variant>
        <vt:i4>393219</vt:i4>
      </vt:variant>
      <vt:variant>
        <vt:i4>0</vt:i4>
      </vt:variant>
      <vt:variant>
        <vt:i4>0</vt:i4>
      </vt:variant>
      <vt:variant>
        <vt:i4>5</vt:i4>
      </vt:variant>
      <vt:variant>
        <vt:lpwstr>http://www.sos.state.co.us/CCR/Welcome.do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2026-09-02T16:43:00Z</dcterms:created>
  <dcterms:modified xsi:type="dcterms:W3CDTF">2026-09-08T23:07:00Z</dcterms:modified>
</cp:coreProperties>
</file>