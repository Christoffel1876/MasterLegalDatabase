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13C8D" w14:textId="46FEA035" w:rsidR="004E3473" w:rsidRPr="00CE0C23" w:rsidRDefault="00CE0C23" w:rsidP="004E3473">
      <w:pPr>
        <w:tabs>
          <w:tab w:val="left" w:pos="720"/>
          <w:tab w:val="left" w:pos="1440"/>
        </w:tabs>
        <w:spacing w:after="240"/>
        <w:jc w:val="right"/>
        <w:rPr>
          <w:rFonts w:cs="Arial"/>
          <w:b/>
          <w:bCs/>
        </w:rPr>
      </w:pPr>
      <w:bookmarkStart w:id="0" w:name="OLE_LINK1"/>
      <w:bookmarkStart w:id="1" w:name="OLE_LINK2"/>
      <w:bookmarkStart w:id="2" w:name="_Toc180151854"/>
      <w:r w:rsidRPr="00CE0C23">
        <w:rPr>
          <w:b/>
          <w:bCs/>
        </w:rPr>
        <w:t>DORA 09/30/2026</w:t>
      </w:r>
    </w:p>
    <w:p w14:paraId="3BBA3AA3" w14:textId="4B78EB04" w:rsidR="00DD293D" w:rsidRPr="00B5314B" w:rsidRDefault="00970DA5" w:rsidP="007A7C7E">
      <w:pPr>
        <w:pStyle w:val="Heading1"/>
      </w:pPr>
      <w:bookmarkStart w:id="3" w:name="_Toc180151855"/>
      <w:bookmarkEnd w:id="0"/>
      <w:bookmarkEnd w:id="1"/>
      <w:bookmarkEnd w:id="2"/>
      <w:r w:rsidRPr="00B5314B">
        <w:t xml:space="preserve">CHAPTER W-3 </w:t>
      </w:r>
      <w:r w:rsidR="00DD293D" w:rsidRPr="00B5314B">
        <w:t xml:space="preserve">- </w:t>
      </w:r>
      <w:r w:rsidR="009E056C" w:rsidRPr="00B5314B">
        <w:t>FURBEARERS and SMALL GAME</w:t>
      </w:r>
      <w:r w:rsidR="00E55F8C" w:rsidRPr="00B5314B">
        <w:t>,</w:t>
      </w:r>
      <w:r w:rsidR="009E056C" w:rsidRPr="00B5314B">
        <w:t xml:space="preserve"> EXCEPT MIGRATORY BIRDS</w:t>
      </w:r>
      <w:bookmarkEnd w:id="3"/>
    </w:p>
    <w:p w14:paraId="54738BCB" w14:textId="77777777" w:rsidR="00CE0C23" w:rsidRPr="00903467" w:rsidRDefault="00CE0C23" w:rsidP="007A7C7E">
      <w:pPr>
        <w:spacing w:after="240"/>
        <w:rPr>
          <w:b/>
        </w:rPr>
      </w:pPr>
      <w:bookmarkStart w:id="4" w:name="_Toc523023577"/>
      <w:bookmarkStart w:id="5" w:name="_Toc180151856"/>
      <w:bookmarkStart w:id="6" w:name="_Toc214283474"/>
      <w:bookmarkStart w:id="7" w:name="_Toc523023579"/>
      <w:r w:rsidRPr="007A7C7E">
        <w:rPr>
          <w:b/>
          <w:bCs/>
        </w:rPr>
        <w:t>Note</w:t>
      </w:r>
      <w:r w:rsidRPr="00085787">
        <w:t>: Amendment</w:t>
      </w:r>
      <w:r>
        <w:t>s</w:t>
      </w:r>
      <w:r w:rsidRPr="00085787">
        <w:t xml:space="preserve"> to the Rules are </w:t>
      </w:r>
      <w:ins w:id="8" w:author="Hernandez, Hilary" w:date="2025-08-06T12:18:00Z">
        <w:r w:rsidRPr="00085787">
          <w:t xml:space="preserve">added in red text </w:t>
        </w:r>
      </w:ins>
      <w:r w:rsidRPr="00085787">
        <w:t xml:space="preserve">and </w:t>
      </w:r>
      <w:ins w:id="9" w:author="Hernandez, Hilary" w:date="2025-08-06T12:18:00Z">
        <w:r w:rsidRPr="00085787">
          <w:t>del</w:t>
        </w:r>
      </w:ins>
      <w:ins w:id="10" w:author="Hernandez, Hilary" w:date="2025-08-06T12:19:00Z">
        <w:r w:rsidRPr="00085787">
          <w:t>etions are in red text with strikethrough.</w:t>
        </w:r>
      </w:ins>
    </w:p>
    <w:p w14:paraId="72684798" w14:textId="5D2ED077" w:rsidR="001E2EA5" w:rsidRPr="00E47797" w:rsidRDefault="001E2EA5" w:rsidP="007A7C7E">
      <w:pPr>
        <w:pStyle w:val="Heading2"/>
      </w:pPr>
      <w:r w:rsidRPr="00E47797">
        <w:t xml:space="preserve">ARTICLE I </w:t>
      </w:r>
      <w:r w:rsidRPr="00E47797">
        <w:noBreakHyphen/>
        <w:t xml:space="preserve"> </w:t>
      </w:r>
      <w:r w:rsidR="00E57563" w:rsidRPr="00E47797">
        <w:t>General Provisions</w:t>
      </w:r>
      <w:bookmarkEnd w:id="4"/>
      <w:bookmarkEnd w:id="5"/>
      <w:bookmarkEnd w:id="6"/>
    </w:p>
    <w:p w14:paraId="5821C962" w14:textId="4D23C31E" w:rsidR="00F1607B" w:rsidRPr="00F1607B" w:rsidRDefault="00476D6A" w:rsidP="00461049">
      <w:pPr>
        <w:pStyle w:val="Heading3"/>
      </w:pPr>
      <w:bookmarkStart w:id="11" w:name="_Toc180151858"/>
      <w:bookmarkStart w:id="12" w:name="_Toc214283476"/>
      <w:bookmarkStart w:id="13" w:name="_Toc523023581"/>
      <w:bookmarkStart w:id="14" w:name="a304"/>
      <w:bookmarkEnd w:id="7"/>
      <w:r w:rsidRPr="00CC6F0D">
        <w:t xml:space="preserve">#301 </w:t>
      </w:r>
      <w:r w:rsidR="00E47797">
        <w:t>–</w:t>
      </w:r>
      <w:r w:rsidR="00E57563" w:rsidRPr="00CC6F0D">
        <w:t xml:space="preserve"> License Fees</w:t>
      </w:r>
      <w:bookmarkStart w:id="15" w:name="a302"/>
      <w:bookmarkStart w:id="16" w:name="_Toc180151861"/>
      <w:bookmarkEnd w:id="11"/>
      <w:bookmarkEnd w:id="12"/>
    </w:p>
    <w:p w14:paraId="5B7C0783" w14:textId="77777777" w:rsidR="00956FCD" w:rsidRDefault="00956FCD" w:rsidP="00956FCD">
      <w:pPr>
        <w:pStyle w:val="ListParagraph"/>
        <w:widowControl/>
        <w:numPr>
          <w:ilvl w:val="0"/>
          <w:numId w:val="36"/>
        </w:numPr>
        <w:tabs>
          <w:tab w:val="left" w:pos="0"/>
          <w:tab w:val="left" w:pos="360"/>
          <w:tab w:val="left" w:pos="720"/>
          <w:tab w:val="left" w:pos="1080"/>
          <w:tab w:val="left" w:pos="2160"/>
        </w:tabs>
        <w:spacing w:after="200"/>
        <w:contextualSpacing w:val="0"/>
        <w:rPr>
          <w:rFonts w:cs="Arial"/>
          <w:b/>
          <w:bCs/>
          <w:color w:val="000000"/>
        </w:rPr>
      </w:pPr>
      <w:r w:rsidRPr="006F1DE5">
        <w:rPr>
          <w:rFonts w:cs="Arial"/>
          <w:b/>
          <w:bCs/>
          <w:color w:val="000000"/>
        </w:rPr>
        <w:t>Furbearer License Fee</w:t>
      </w:r>
    </w:p>
    <w:p w14:paraId="3E11C8B3" w14:textId="77777777" w:rsidR="007A7C7E" w:rsidRPr="006F1DE5" w:rsidRDefault="007A7C7E" w:rsidP="007A7C7E">
      <w:pPr>
        <w:pStyle w:val="ListParagraph"/>
        <w:widowControl/>
        <w:numPr>
          <w:ilvl w:val="1"/>
          <w:numId w:val="36"/>
        </w:numPr>
        <w:tabs>
          <w:tab w:val="left" w:pos="720"/>
          <w:tab w:val="left" w:pos="1440"/>
          <w:tab w:val="left" w:pos="2160"/>
        </w:tabs>
        <w:spacing w:after="200"/>
        <w:ind w:left="1440"/>
        <w:contextualSpacing w:val="0"/>
        <w:rPr>
          <w:rFonts w:cs="Arial"/>
          <w:b/>
          <w:bCs/>
        </w:rPr>
      </w:pPr>
      <w:r w:rsidRPr="006F1DE5">
        <w:rPr>
          <w:rFonts w:cs="Arial"/>
          <w:b/>
          <w:bCs/>
        </w:rPr>
        <w:t xml:space="preserve">Furbearer License Fee Reduction: </w:t>
      </w:r>
    </w:p>
    <w:p w14:paraId="4B4D614E" w14:textId="77777777" w:rsidR="007A7C7E" w:rsidRDefault="007A7C7E" w:rsidP="007A7C7E">
      <w:pPr>
        <w:spacing w:after="200"/>
        <w:ind w:left="1440"/>
        <w:rPr>
          <w:rFonts w:cs="Arial"/>
        </w:rPr>
      </w:pPr>
      <w:r w:rsidRPr="00CC6F0D">
        <w:rPr>
          <w:rFonts w:cs="Arial"/>
        </w:rPr>
        <w:t>In accordance with the provisions of §33-4-102, C.R.S., the following furbearer license fees shall be reduced to the fee specified herein, from the level set forth in §33-4-102, C.R.S.:</w:t>
      </w:r>
    </w:p>
    <w:p w14:paraId="4F565543" w14:textId="5E29AA76" w:rsidR="007A7C7E" w:rsidRPr="007A7C7E" w:rsidRDefault="007A7C7E" w:rsidP="007A7C7E">
      <w:pPr>
        <w:pStyle w:val="ListParagraph"/>
        <w:numPr>
          <w:ilvl w:val="0"/>
          <w:numId w:val="34"/>
        </w:numPr>
        <w:spacing w:after="200"/>
        <w:contextualSpacing w:val="0"/>
        <w:rPr>
          <w:rFonts w:cs="Arial"/>
        </w:rPr>
      </w:pPr>
      <w:r>
        <w:rPr>
          <w:rFonts w:cs="Arial"/>
        </w:rPr>
        <w:t>Nonresident Furbearer ……………………</w:t>
      </w:r>
      <w:proofErr w:type="gramStart"/>
      <w:r>
        <w:rPr>
          <w:rFonts w:cs="Arial"/>
        </w:rPr>
        <w:t>….$</w:t>
      </w:r>
      <w:proofErr w:type="gramEnd"/>
      <w:ins w:id="17" w:author="Hernandez, Hilary" w:date="2026-07-27T14:28:00Z" w16du:dateUtc="2026-07-27T20:28:00Z">
        <w:r>
          <w:rPr>
            <w:rFonts w:cs="Arial"/>
          </w:rPr>
          <w:t>105.</w:t>
        </w:r>
      </w:ins>
      <w:ins w:id="18" w:author="Hernandez, Hilary" w:date="2026-07-27T14:29:00Z" w16du:dateUtc="2026-07-27T20:29:00Z">
        <w:r>
          <w:rPr>
            <w:rFonts w:cs="Arial"/>
          </w:rPr>
          <w:t>8</w:t>
        </w:r>
      </w:ins>
      <w:ins w:id="19" w:author="Hernandez, Hilary" w:date="2026-08-18T08:55:00Z" w16du:dateUtc="2026-08-18T14:55:00Z">
        <w:r>
          <w:rPr>
            <w:rFonts w:cs="Arial"/>
          </w:rPr>
          <w:t>0</w:t>
        </w:r>
      </w:ins>
      <w:del w:id="20" w:author="Hernandez, Hilary" w:date="2026-07-27T14:29:00Z" w16du:dateUtc="2026-07-27T20:29:00Z">
        <w:r w:rsidDel="00CC7005">
          <w:rPr>
            <w:rFonts w:cs="Arial"/>
          </w:rPr>
          <w:delText>102.11</w:delText>
        </w:r>
      </w:del>
    </w:p>
    <w:p w14:paraId="097DE9BF" w14:textId="77777777" w:rsidR="007A7C7E" w:rsidRDefault="007A7C7E" w:rsidP="007A7C7E">
      <w:pPr>
        <w:pStyle w:val="ListParagraph"/>
        <w:numPr>
          <w:ilvl w:val="0"/>
          <w:numId w:val="36"/>
        </w:numPr>
        <w:spacing w:after="240"/>
        <w:contextualSpacing w:val="0"/>
        <w:rPr>
          <w:rFonts w:cs="Arial"/>
          <w:b/>
          <w:bCs/>
          <w:color w:val="000000"/>
        </w:rPr>
      </w:pPr>
      <w:r w:rsidRPr="007A7C7E">
        <w:rPr>
          <w:rFonts w:cs="Arial"/>
          <w:b/>
          <w:bCs/>
          <w:color w:val="000000"/>
        </w:rPr>
        <w:t>Resident senior combination fishing and small game hunting license fee</w:t>
      </w:r>
    </w:p>
    <w:p w14:paraId="7F0DE0B4" w14:textId="248B27AD" w:rsidR="00956FCD" w:rsidRPr="007A7C7E" w:rsidRDefault="00956FCD" w:rsidP="007A7C7E">
      <w:pPr>
        <w:pStyle w:val="ListParagraph"/>
        <w:numPr>
          <w:ilvl w:val="1"/>
          <w:numId w:val="36"/>
        </w:numPr>
        <w:spacing w:after="240"/>
        <w:ind w:left="1440"/>
        <w:contextualSpacing w:val="0"/>
        <w:rPr>
          <w:rFonts w:cs="Arial"/>
          <w:b/>
          <w:bCs/>
          <w:color w:val="000000"/>
        </w:rPr>
      </w:pPr>
      <w:r w:rsidRPr="007A7C7E">
        <w:rPr>
          <w:rFonts w:cs="Arial"/>
          <w:b/>
          <w:color w:val="000000"/>
        </w:rPr>
        <w:t>Resident senior combination fishing and small game hunting license fee reduction:</w:t>
      </w:r>
    </w:p>
    <w:p w14:paraId="52724B35" w14:textId="77777777" w:rsidR="00956FCD" w:rsidRDefault="00956FCD" w:rsidP="00956FCD">
      <w:pPr>
        <w:spacing w:after="200"/>
        <w:ind w:left="1440"/>
        <w:rPr>
          <w:rFonts w:cs="Arial"/>
        </w:rPr>
      </w:pPr>
      <w:r w:rsidRPr="00E23612">
        <w:rPr>
          <w:rFonts w:cs="Arial"/>
          <w:color w:val="000000"/>
        </w:rPr>
        <w:t xml:space="preserve">In accordance with the provisions of </w:t>
      </w:r>
      <w:r w:rsidRPr="00CC6F0D">
        <w:rPr>
          <w:rFonts w:cs="Arial"/>
        </w:rPr>
        <w:t>§33-4-102, C.R.S.</w:t>
      </w:r>
      <w:r>
        <w:rPr>
          <w:rFonts w:cs="Arial"/>
        </w:rPr>
        <w:t>,</w:t>
      </w:r>
      <w:r w:rsidRPr="003759B9">
        <w:rPr>
          <w:bCs/>
        </w:rPr>
        <w:t xml:space="preserve"> </w:t>
      </w:r>
      <w:r w:rsidRPr="00CC6F0D">
        <w:rPr>
          <w:rFonts w:cs="Arial"/>
        </w:rPr>
        <w:t xml:space="preserve">the following </w:t>
      </w:r>
      <w:r>
        <w:rPr>
          <w:rFonts w:cs="Arial"/>
        </w:rPr>
        <w:t xml:space="preserve">combination </w:t>
      </w:r>
      <w:r w:rsidRPr="00CC6F0D">
        <w:rPr>
          <w:rFonts w:cs="Arial"/>
        </w:rPr>
        <w:t>license</w:t>
      </w:r>
      <w:r>
        <w:rPr>
          <w:rFonts w:cs="Arial"/>
        </w:rPr>
        <w:t xml:space="preserve"> </w:t>
      </w:r>
      <w:r w:rsidRPr="00CC6F0D">
        <w:rPr>
          <w:rFonts w:cs="Arial"/>
        </w:rPr>
        <w:t xml:space="preserve">shall be </w:t>
      </w:r>
      <w:r>
        <w:rPr>
          <w:rFonts w:cs="Arial"/>
        </w:rPr>
        <w:t xml:space="preserve">created with a </w:t>
      </w:r>
      <w:r w:rsidRPr="00CC6F0D">
        <w:rPr>
          <w:rFonts w:cs="Arial"/>
        </w:rPr>
        <w:t>reduced fee specified herein, from the level set forth in §33-4-102, C.R.S.:</w:t>
      </w:r>
    </w:p>
    <w:p w14:paraId="05BC06CD" w14:textId="2D95D336" w:rsidR="00956FCD" w:rsidRPr="009E0E6C" w:rsidRDefault="00956FCD" w:rsidP="00956FCD">
      <w:pPr>
        <w:numPr>
          <w:ilvl w:val="0"/>
          <w:numId w:val="35"/>
        </w:numPr>
        <w:spacing w:after="200"/>
        <w:rPr>
          <w:rFonts w:cs="Arial"/>
        </w:rPr>
      </w:pPr>
      <w:r w:rsidRPr="009E0E6C">
        <w:rPr>
          <w:rFonts w:cs="Arial"/>
        </w:rPr>
        <w:t>Resident senior combination fishing and small game hunting licenses ………$</w:t>
      </w:r>
      <w:ins w:id="21" w:author="Hernandez, Hilary" w:date="2026-07-27T14:29:00Z" w16du:dateUtc="2026-07-27T20:29:00Z">
        <w:r w:rsidR="003F0677">
          <w:rPr>
            <w:rFonts w:cs="Arial"/>
          </w:rPr>
          <w:t>36.55</w:t>
        </w:r>
      </w:ins>
      <w:del w:id="22" w:author="Hernandez, Hilary" w:date="2026-07-27T14:29:00Z" w16du:dateUtc="2026-07-27T20:29:00Z">
        <w:r w:rsidR="003F0677" w:rsidRPr="009E0E6C" w:rsidDel="00CC7005">
          <w:rPr>
            <w:rFonts w:cs="Arial"/>
          </w:rPr>
          <w:delText>35.28</w:delText>
        </w:r>
      </w:del>
    </w:p>
    <w:p w14:paraId="195D9215" w14:textId="28422E3B" w:rsidR="00956FCD" w:rsidRPr="009E0E6C" w:rsidRDefault="00956FCD" w:rsidP="00956FCD">
      <w:pPr>
        <w:numPr>
          <w:ilvl w:val="0"/>
          <w:numId w:val="35"/>
        </w:numPr>
        <w:spacing w:after="200"/>
        <w:rPr>
          <w:rFonts w:cs="Arial"/>
        </w:rPr>
      </w:pPr>
      <w:r w:rsidRPr="009E0E6C">
        <w:rPr>
          <w:rFonts w:cs="Arial"/>
        </w:rPr>
        <w:t>Resident senior lifetime fishing upgrade to annual combination fishing and small game hunting license* …………</w:t>
      </w:r>
      <w:proofErr w:type="gramStart"/>
      <w:r w:rsidRPr="009E0E6C">
        <w:rPr>
          <w:rFonts w:cs="Arial"/>
        </w:rPr>
        <w:t>….$</w:t>
      </w:r>
      <w:proofErr w:type="gramEnd"/>
      <w:ins w:id="23" w:author="Hernandez, Hilary" w:date="2026-07-27T14:30:00Z" w16du:dateUtc="2026-07-27T20:30:00Z">
        <w:r w:rsidR="003F0677">
          <w:rPr>
            <w:rFonts w:cs="Arial"/>
          </w:rPr>
          <w:t>25.9</w:t>
        </w:r>
      </w:ins>
      <w:ins w:id="24" w:author="Hernandez, Hilary" w:date="2026-08-18T08:55:00Z" w16du:dateUtc="2026-08-18T14:55:00Z">
        <w:r w:rsidR="003F0677">
          <w:rPr>
            <w:rFonts w:cs="Arial"/>
          </w:rPr>
          <w:t>5</w:t>
        </w:r>
      </w:ins>
      <w:del w:id="25" w:author="Hernandez, Hilary" w:date="2026-07-27T14:30:00Z" w16du:dateUtc="2026-07-27T20:30:00Z">
        <w:r w:rsidR="003F0677" w:rsidRPr="009E0E6C" w:rsidDel="00CC7005">
          <w:rPr>
            <w:rFonts w:cs="Arial"/>
          </w:rPr>
          <w:delText>25.07</w:delText>
        </w:r>
      </w:del>
    </w:p>
    <w:p w14:paraId="3AE19843" w14:textId="5D2B0E6F" w:rsidR="00F1607B" w:rsidRPr="007426B4" w:rsidRDefault="00956FCD" w:rsidP="00956FCD">
      <w:pPr>
        <w:spacing w:after="200"/>
        <w:ind w:left="1440"/>
        <w:rPr>
          <w:b/>
          <w:bCs/>
          <w:color w:val="000000"/>
        </w:rPr>
      </w:pPr>
      <w:r w:rsidRPr="002A5C39">
        <w:rPr>
          <w:rFonts w:cs="Arial"/>
        </w:rPr>
        <w:t>*</w:t>
      </w:r>
      <w:r w:rsidRPr="002A5C39">
        <w:rPr>
          <w:rFonts w:eastAsia="Calibri"/>
        </w:rPr>
        <w:t xml:space="preserve">Valid only for resident senior Lifetime Disability and </w:t>
      </w:r>
      <w:proofErr w:type="gramStart"/>
      <w:r w:rsidRPr="002A5C39">
        <w:rPr>
          <w:rFonts w:eastAsia="Calibri"/>
        </w:rPr>
        <w:t>Low Income</w:t>
      </w:r>
      <w:proofErr w:type="gramEnd"/>
      <w:r w:rsidRPr="002A5C39">
        <w:rPr>
          <w:rFonts w:eastAsia="Calibri"/>
        </w:rPr>
        <w:t xml:space="preserve"> Fishing license holders.</w:t>
      </w:r>
    </w:p>
    <w:p w14:paraId="2CAA7C34" w14:textId="5CF16E97" w:rsidR="00EE3ADF" w:rsidRPr="00CC6F0D" w:rsidRDefault="00726F11" w:rsidP="007A7C7E">
      <w:pPr>
        <w:pStyle w:val="Heading2"/>
      </w:pPr>
      <w:bookmarkStart w:id="26" w:name="_Toc180151865"/>
      <w:bookmarkStart w:id="27" w:name="_Toc214283481"/>
      <w:bookmarkEnd w:id="13"/>
      <w:bookmarkEnd w:id="14"/>
      <w:bookmarkEnd w:id="15"/>
      <w:bookmarkEnd w:id="16"/>
      <w:r w:rsidRPr="00726F11">
        <w:t xml:space="preserve">ARTICLE II - </w:t>
      </w:r>
      <w:r w:rsidR="00E57563" w:rsidRPr="00726F11">
        <w:t>Small Game Season Dates, Units (as Described in Chapter 0 of These Regulations), Bag and Possession Limits, Limited Licenses and Permits</w:t>
      </w:r>
      <w:bookmarkEnd w:id="26"/>
      <w:bookmarkEnd w:id="27"/>
    </w:p>
    <w:p w14:paraId="372691B7" w14:textId="77777777" w:rsidR="00A83B7C" w:rsidRPr="00CC6F0D" w:rsidRDefault="00A83B7C" w:rsidP="007A7C7E">
      <w:pPr>
        <w:pStyle w:val="Heading3"/>
      </w:pPr>
      <w:bookmarkStart w:id="28" w:name="_Toc214283498"/>
      <w:bookmarkStart w:id="29" w:name="a3235"/>
      <w:bookmarkStart w:id="30" w:name="_Toc180151883"/>
      <w:r w:rsidRPr="00CC6F0D">
        <w:t xml:space="preserve">#322 </w:t>
      </w:r>
      <w:r>
        <w:t>–</w:t>
      </w:r>
      <w:r w:rsidRPr="00CC6F0D">
        <w:t xml:space="preserve"> Wild Turkey</w:t>
      </w:r>
      <w:bookmarkEnd w:id="28"/>
    </w:p>
    <w:p w14:paraId="5DB0F51E" w14:textId="77777777" w:rsidR="00A83B7C" w:rsidRPr="00F1607B" w:rsidRDefault="00A83B7C" w:rsidP="007A7C7E">
      <w:pPr>
        <w:pStyle w:val="ListParagraph"/>
        <w:widowControl/>
        <w:numPr>
          <w:ilvl w:val="0"/>
          <w:numId w:val="45"/>
        </w:numPr>
        <w:tabs>
          <w:tab w:val="left" w:pos="0"/>
          <w:tab w:val="left" w:pos="360"/>
          <w:tab w:val="left" w:pos="720"/>
          <w:tab w:val="left" w:pos="1080"/>
        </w:tabs>
        <w:spacing w:after="240"/>
        <w:ind w:left="1080"/>
        <w:contextualSpacing w:val="0"/>
        <w:rPr>
          <w:rFonts w:cs="Arial"/>
          <w:color w:val="000000"/>
        </w:rPr>
      </w:pPr>
      <w:r w:rsidRPr="006F1DE5">
        <w:rPr>
          <w:rFonts w:cs="Arial"/>
          <w:color w:val="000000"/>
        </w:rPr>
        <w:t>Season Bag and Pos</w:t>
      </w:r>
      <w:r w:rsidRPr="006F1DE5">
        <w:rPr>
          <w:rFonts w:cs="Arial"/>
          <w:color w:val="000000"/>
        </w:rPr>
        <w:softHyphen/>
        <w:t>session Limits</w:t>
      </w:r>
    </w:p>
    <w:p w14:paraId="68B85F5B" w14:textId="77777777" w:rsidR="00A83B7C" w:rsidRPr="006F1DE5" w:rsidRDefault="00A83B7C" w:rsidP="007A7C7E">
      <w:pPr>
        <w:pStyle w:val="ListParagraph"/>
        <w:widowControl/>
        <w:numPr>
          <w:ilvl w:val="1"/>
          <w:numId w:val="36"/>
        </w:numPr>
        <w:tabs>
          <w:tab w:val="left" w:pos="360"/>
        </w:tabs>
        <w:spacing w:after="240"/>
        <w:ind w:left="1440"/>
        <w:contextualSpacing w:val="0"/>
        <w:rPr>
          <w:rFonts w:cs="Arial"/>
          <w:color w:val="000000"/>
        </w:rPr>
      </w:pPr>
      <w:r w:rsidRPr="006F1DE5">
        <w:rPr>
          <w:rFonts w:cs="Arial"/>
          <w:color w:val="000000"/>
        </w:rPr>
        <w:t>The bag and possession limit for each season annually shall be as provided below.</w:t>
      </w:r>
    </w:p>
    <w:p w14:paraId="042F0FA3" w14:textId="77777777" w:rsidR="00A83B7C" w:rsidRPr="006F1DE5" w:rsidRDefault="00A83B7C" w:rsidP="007A7C7E">
      <w:pPr>
        <w:pStyle w:val="ListParagraph"/>
        <w:widowControl/>
        <w:numPr>
          <w:ilvl w:val="2"/>
          <w:numId w:val="36"/>
        </w:numPr>
        <w:tabs>
          <w:tab w:val="left" w:pos="1800"/>
          <w:tab w:val="left" w:pos="2160"/>
          <w:tab w:val="left" w:pos="2520"/>
          <w:tab w:val="left" w:pos="2880"/>
        </w:tabs>
        <w:spacing w:after="240"/>
        <w:ind w:left="1800"/>
        <w:contextualSpacing w:val="0"/>
        <w:rPr>
          <w:rFonts w:cs="Arial"/>
          <w:color w:val="000000"/>
        </w:rPr>
      </w:pPr>
      <w:r w:rsidRPr="006F1DE5">
        <w:rPr>
          <w:rFonts w:cs="Arial"/>
          <w:color w:val="000000"/>
        </w:rPr>
        <w:t xml:space="preserve">Spring Season - The limit shall be two bearded turkeys in the spring for those </w:t>
      </w:r>
      <w:proofErr w:type="gramStart"/>
      <w:r w:rsidRPr="006F1DE5">
        <w:rPr>
          <w:rFonts w:cs="Arial"/>
          <w:color w:val="000000"/>
        </w:rPr>
        <w:t>persons</w:t>
      </w:r>
      <w:proofErr w:type="gramEnd"/>
      <w:r w:rsidRPr="006F1DE5">
        <w:rPr>
          <w:rFonts w:cs="Arial"/>
          <w:color w:val="000000"/>
        </w:rPr>
        <w:t xml:space="preserve"> who pos</w:t>
      </w:r>
      <w:r>
        <w:rPr>
          <w:rFonts w:cs="Arial"/>
          <w:color w:val="000000"/>
        </w:rPr>
        <w:t xml:space="preserve">sess a limited spring license. </w:t>
      </w:r>
      <w:r w:rsidRPr="006F1DE5">
        <w:rPr>
          <w:rFonts w:cs="Arial"/>
          <w:color w:val="000000"/>
        </w:rPr>
        <w:t>One turkey must be har</w:t>
      </w:r>
      <w:r w:rsidRPr="006F1DE5">
        <w:rPr>
          <w:rFonts w:cs="Arial"/>
          <w:color w:val="000000"/>
        </w:rPr>
        <w:softHyphen/>
        <w:t>vested on the limited li</w:t>
      </w:r>
      <w:r>
        <w:rPr>
          <w:rFonts w:cs="Arial"/>
          <w:color w:val="000000"/>
        </w:rPr>
        <w:t xml:space="preserve">cense and in the limited area. </w:t>
      </w:r>
      <w:r w:rsidRPr="006F1DE5">
        <w:rPr>
          <w:rFonts w:cs="Arial"/>
          <w:color w:val="000000"/>
        </w:rPr>
        <w:t xml:space="preserve">The additional bearded turkey must be harvested with an over-the-counter license.  </w:t>
      </w:r>
    </w:p>
    <w:p w14:paraId="1C779112" w14:textId="77777777" w:rsidR="00A83B7C" w:rsidRPr="006F1DE5" w:rsidRDefault="00A83B7C" w:rsidP="007A7C7E">
      <w:pPr>
        <w:pStyle w:val="ListParagraph"/>
        <w:widowControl/>
        <w:numPr>
          <w:ilvl w:val="2"/>
          <w:numId w:val="36"/>
        </w:numPr>
        <w:tabs>
          <w:tab w:val="left" w:pos="1800"/>
          <w:tab w:val="left" w:pos="2160"/>
          <w:tab w:val="left" w:pos="2520"/>
          <w:tab w:val="left" w:pos="2880"/>
        </w:tabs>
        <w:spacing w:after="240"/>
        <w:ind w:left="1800"/>
        <w:contextualSpacing w:val="0"/>
        <w:rPr>
          <w:rFonts w:cs="Arial"/>
          <w:color w:val="000000"/>
        </w:rPr>
      </w:pPr>
      <w:r w:rsidRPr="006F1DE5">
        <w:rPr>
          <w:rFonts w:cs="Arial"/>
          <w:color w:val="000000"/>
        </w:rPr>
        <w:t>Fall Season - The limit shall be one turkey of either sex.</w:t>
      </w:r>
    </w:p>
    <w:p w14:paraId="32052380" w14:textId="77777777" w:rsidR="00A83B7C" w:rsidRPr="006F1DE5" w:rsidRDefault="00A83B7C" w:rsidP="007A7C7E">
      <w:pPr>
        <w:pStyle w:val="ListParagraph"/>
        <w:widowControl/>
        <w:numPr>
          <w:ilvl w:val="2"/>
          <w:numId w:val="36"/>
        </w:numPr>
        <w:tabs>
          <w:tab w:val="left" w:pos="1800"/>
          <w:tab w:val="left" w:pos="2160"/>
          <w:tab w:val="left" w:pos="2520"/>
          <w:tab w:val="left" w:pos="2880"/>
        </w:tabs>
        <w:spacing w:after="240"/>
        <w:ind w:left="1800"/>
        <w:contextualSpacing w:val="0"/>
        <w:rPr>
          <w:rFonts w:cs="Arial"/>
          <w:color w:val="000000"/>
        </w:rPr>
      </w:pPr>
      <w:r w:rsidRPr="006F1DE5">
        <w:rPr>
          <w:rFonts w:cs="Arial"/>
          <w:color w:val="000000"/>
        </w:rPr>
        <w:t xml:space="preserve">Late Season - The limit shall be two beardless turkeys. </w:t>
      </w:r>
    </w:p>
    <w:p w14:paraId="0A2FB5AD" w14:textId="77777777" w:rsidR="00A83B7C" w:rsidRDefault="00A83B7C" w:rsidP="007A7C7E">
      <w:pPr>
        <w:pStyle w:val="ListParagraph"/>
        <w:widowControl/>
        <w:numPr>
          <w:ilvl w:val="1"/>
          <w:numId w:val="36"/>
        </w:numPr>
        <w:tabs>
          <w:tab w:val="left" w:pos="1440"/>
          <w:tab w:val="left" w:pos="1800"/>
          <w:tab w:val="left" w:pos="2160"/>
          <w:tab w:val="left" w:pos="2520"/>
          <w:tab w:val="left" w:pos="2880"/>
        </w:tabs>
        <w:spacing w:after="240"/>
        <w:ind w:left="1440"/>
        <w:contextualSpacing w:val="0"/>
        <w:rPr>
          <w:rFonts w:cs="Arial"/>
          <w:color w:val="000000"/>
        </w:rPr>
      </w:pPr>
      <w:r w:rsidRPr="006F1DE5">
        <w:rPr>
          <w:rFonts w:cs="Arial"/>
          <w:color w:val="000000"/>
        </w:rPr>
        <w:t>In addition to the above bag and possession limits, a hunter may obtain any number of nuisance turkey licenses as provided in #322(F).</w:t>
      </w:r>
    </w:p>
    <w:p w14:paraId="63596EF5" w14:textId="77777777" w:rsidR="00A83B7C" w:rsidRPr="00F1607B" w:rsidRDefault="00A83B7C" w:rsidP="007A7C7E">
      <w:pPr>
        <w:pStyle w:val="ListParagraph"/>
        <w:widowControl/>
        <w:numPr>
          <w:ilvl w:val="1"/>
          <w:numId w:val="36"/>
        </w:numPr>
        <w:tabs>
          <w:tab w:val="left" w:pos="1440"/>
        </w:tabs>
        <w:spacing w:after="240"/>
        <w:ind w:left="1440"/>
        <w:contextualSpacing w:val="0"/>
        <w:rPr>
          <w:rFonts w:cs="Arial"/>
          <w:color w:val="000000"/>
        </w:rPr>
      </w:pPr>
      <w:r w:rsidRPr="006F1DE5">
        <w:rPr>
          <w:rFonts w:cs="Arial"/>
          <w:color w:val="000000"/>
        </w:rPr>
        <w:lastRenderedPageBreak/>
        <w:t>In addition to the above bag and possession limits, a hunter m</w:t>
      </w:r>
      <w:r>
        <w:rPr>
          <w:rFonts w:cs="Arial"/>
          <w:color w:val="000000"/>
        </w:rPr>
        <w:t xml:space="preserve">ay take one additional turkey </w:t>
      </w:r>
      <w:r w:rsidRPr="006F1DE5">
        <w:rPr>
          <w:rFonts w:cs="Arial"/>
          <w:color w:val="000000"/>
        </w:rPr>
        <w:t xml:space="preserve">with a Turn </w:t>
      </w:r>
      <w:proofErr w:type="gramStart"/>
      <w:r w:rsidRPr="006F1DE5">
        <w:rPr>
          <w:rFonts w:cs="Arial"/>
          <w:color w:val="000000"/>
        </w:rPr>
        <w:t>In</w:t>
      </w:r>
      <w:proofErr w:type="gramEnd"/>
      <w:r w:rsidRPr="006F1DE5">
        <w:rPr>
          <w:rFonts w:cs="Arial"/>
          <w:color w:val="000000"/>
        </w:rPr>
        <w:t xml:space="preserve"> Poachers (TIPS) license as provided in #002(H)(11)(b).</w:t>
      </w:r>
    </w:p>
    <w:p w14:paraId="7902A749" w14:textId="77777777" w:rsidR="00A83B7C" w:rsidRPr="00F1607B" w:rsidRDefault="00A83B7C" w:rsidP="007A7C7E">
      <w:pPr>
        <w:pStyle w:val="ListParagraph"/>
        <w:widowControl/>
        <w:numPr>
          <w:ilvl w:val="0"/>
          <w:numId w:val="38"/>
        </w:numPr>
        <w:tabs>
          <w:tab w:val="left" w:pos="0"/>
          <w:tab w:val="left" w:pos="360"/>
          <w:tab w:val="left" w:pos="720"/>
          <w:tab w:val="left" w:pos="1080"/>
          <w:tab w:val="left" w:pos="2160"/>
        </w:tabs>
        <w:spacing w:after="240"/>
        <w:contextualSpacing w:val="0"/>
        <w:rPr>
          <w:rFonts w:cs="Arial"/>
          <w:color w:val="000000"/>
        </w:rPr>
      </w:pPr>
      <w:r w:rsidRPr="00F1607B">
        <w:rPr>
          <w:rFonts w:cs="Arial"/>
          <w:color w:val="000000"/>
        </w:rPr>
        <w:t>Applications for Limited Licenses</w:t>
      </w:r>
    </w:p>
    <w:p w14:paraId="75D88624" w14:textId="77777777" w:rsidR="00A83B7C" w:rsidRPr="00451273" w:rsidRDefault="00A83B7C" w:rsidP="007A7C7E">
      <w:pPr>
        <w:pStyle w:val="ListParagraph"/>
        <w:widowControl/>
        <w:numPr>
          <w:ilvl w:val="1"/>
          <w:numId w:val="38"/>
        </w:numPr>
        <w:tabs>
          <w:tab w:val="left" w:pos="360"/>
        </w:tabs>
        <w:spacing w:after="240"/>
        <w:contextualSpacing w:val="0"/>
        <w:rPr>
          <w:rFonts w:cs="Arial"/>
          <w:color w:val="000000"/>
        </w:rPr>
      </w:pPr>
      <w:r w:rsidRPr="00451273">
        <w:rPr>
          <w:rFonts w:cs="Arial"/>
          <w:color w:val="000000"/>
        </w:rPr>
        <w:t>Application requirements</w:t>
      </w:r>
    </w:p>
    <w:p w14:paraId="0E9EFF34" w14:textId="77777777" w:rsidR="00A83B7C" w:rsidRPr="00451273" w:rsidRDefault="00A83B7C" w:rsidP="007A7C7E">
      <w:pPr>
        <w:pStyle w:val="ListParagraph"/>
        <w:widowControl/>
        <w:numPr>
          <w:ilvl w:val="2"/>
          <w:numId w:val="36"/>
        </w:numPr>
        <w:tabs>
          <w:tab w:val="left" w:pos="1440"/>
          <w:tab w:val="left" w:pos="1800"/>
          <w:tab w:val="left" w:pos="2160"/>
          <w:tab w:val="left" w:pos="2520"/>
          <w:tab w:val="left" w:pos="2880"/>
        </w:tabs>
        <w:spacing w:after="240"/>
        <w:ind w:left="1800"/>
        <w:contextualSpacing w:val="0"/>
        <w:rPr>
          <w:rFonts w:cs="Arial"/>
          <w:color w:val="000000"/>
        </w:rPr>
      </w:pPr>
      <w:r w:rsidRPr="00451273">
        <w:rPr>
          <w:rFonts w:cs="Arial"/>
          <w:color w:val="000000"/>
        </w:rPr>
        <w:t>No person shall submit more than one (1) appli</w:t>
      </w:r>
      <w:r w:rsidRPr="00451273">
        <w:rPr>
          <w:rFonts w:cs="Arial"/>
          <w:color w:val="000000"/>
        </w:rPr>
        <w:softHyphen/>
        <w:t>ca</w:t>
      </w:r>
      <w:r w:rsidRPr="00451273">
        <w:rPr>
          <w:rFonts w:cs="Arial"/>
          <w:color w:val="000000"/>
        </w:rPr>
        <w:softHyphen/>
        <w:t>tion per season.</w:t>
      </w:r>
    </w:p>
    <w:p w14:paraId="04B12591" w14:textId="77777777" w:rsidR="00A83B7C" w:rsidRPr="00451273" w:rsidRDefault="00A83B7C" w:rsidP="007A7C7E">
      <w:pPr>
        <w:pStyle w:val="ListParagraph"/>
        <w:widowControl/>
        <w:numPr>
          <w:ilvl w:val="2"/>
          <w:numId w:val="36"/>
        </w:numPr>
        <w:tabs>
          <w:tab w:val="left" w:pos="1440"/>
          <w:tab w:val="left" w:pos="1800"/>
          <w:tab w:val="left" w:pos="2160"/>
          <w:tab w:val="left" w:pos="2520"/>
          <w:tab w:val="left" w:pos="2880"/>
        </w:tabs>
        <w:spacing w:after="240"/>
        <w:ind w:left="1800"/>
        <w:contextualSpacing w:val="0"/>
        <w:rPr>
          <w:rFonts w:cs="Arial"/>
          <w:color w:val="000000"/>
        </w:rPr>
      </w:pPr>
      <w:r w:rsidRPr="00451273">
        <w:rPr>
          <w:rFonts w:cs="Arial"/>
          <w:color w:val="000000"/>
        </w:rPr>
        <w:t>Incomplete applications will not be accepted.</w:t>
      </w:r>
    </w:p>
    <w:p w14:paraId="1AFADD95" w14:textId="77777777" w:rsidR="00A83B7C" w:rsidRPr="00451273" w:rsidRDefault="00A83B7C" w:rsidP="007A7C7E">
      <w:pPr>
        <w:pStyle w:val="ListParagraph"/>
        <w:widowControl/>
        <w:numPr>
          <w:ilvl w:val="2"/>
          <w:numId w:val="36"/>
        </w:numPr>
        <w:tabs>
          <w:tab w:val="left" w:pos="1440"/>
          <w:tab w:val="left" w:pos="1800"/>
          <w:tab w:val="left" w:pos="2160"/>
          <w:tab w:val="left" w:pos="2520"/>
          <w:tab w:val="left" w:pos="2880"/>
        </w:tabs>
        <w:spacing w:after="240"/>
        <w:ind w:left="1800"/>
        <w:contextualSpacing w:val="0"/>
        <w:rPr>
          <w:rFonts w:cs="Arial"/>
          <w:color w:val="000000"/>
        </w:rPr>
      </w:pPr>
      <w:r w:rsidRPr="00451273">
        <w:rPr>
          <w:rFonts w:cs="Arial"/>
          <w:color w:val="000000"/>
        </w:rPr>
        <w:t xml:space="preserve">Applications not submitted by the deadline date and time are void. </w:t>
      </w:r>
    </w:p>
    <w:p w14:paraId="25134F8F" w14:textId="77777777" w:rsidR="00A83B7C" w:rsidRPr="00451273" w:rsidRDefault="00A83B7C" w:rsidP="007A7C7E">
      <w:pPr>
        <w:pStyle w:val="ListParagraph"/>
        <w:widowControl/>
        <w:numPr>
          <w:ilvl w:val="1"/>
          <w:numId w:val="38"/>
        </w:numPr>
        <w:tabs>
          <w:tab w:val="left" w:pos="360"/>
        </w:tabs>
        <w:spacing w:after="240"/>
        <w:contextualSpacing w:val="0"/>
        <w:rPr>
          <w:rFonts w:cs="Arial"/>
          <w:color w:val="000000"/>
        </w:rPr>
      </w:pPr>
      <w:r w:rsidRPr="00451273">
        <w:rPr>
          <w:rFonts w:cs="Arial"/>
          <w:color w:val="000000"/>
        </w:rPr>
        <w:t>Drawing applications submittal</w:t>
      </w:r>
    </w:p>
    <w:p w14:paraId="70DFDDCA" w14:textId="77777777" w:rsidR="00A83B7C" w:rsidRPr="00451273" w:rsidRDefault="00A83B7C" w:rsidP="007A7C7E">
      <w:pPr>
        <w:pStyle w:val="ListParagraph"/>
        <w:widowControl/>
        <w:numPr>
          <w:ilvl w:val="2"/>
          <w:numId w:val="38"/>
        </w:numPr>
        <w:tabs>
          <w:tab w:val="left" w:pos="1440"/>
          <w:tab w:val="left" w:pos="1800"/>
          <w:tab w:val="left" w:pos="2160"/>
          <w:tab w:val="left" w:pos="2520"/>
          <w:tab w:val="left" w:pos="2880"/>
        </w:tabs>
        <w:spacing w:after="240"/>
        <w:contextualSpacing w:val="0"/>
        <w:rPr>
          <w:rFonts w:cs="Arial"/>
          <w:color w:val="000000"/>
        </w:rPr>
      </w:pPr>
      <w:r w:rsidRPr="00451273">
        <w:rPr>
          <w:rFonts w:cs="Arial"/>
          <w:color w:val="000000"/>
        </w:rPr>
        <w:t>Applications will be accepted by phone or internet only through the Division’s electronic licensing system.</w:t>
      </w:r>
    </w:p>
    <w:p w14:paraId="574C7B1A" w14:textId="77777777" w:rsidR="00A83B7C" w:rsidRPr="00451273" w:rsidRDefault="00A83B7C" w:rsidP="007A7C7E">
      <w:pPr>
        <w:pStyle w:val="ListParagraph"/>
        <w:widowControl/>
        <w:numPr>
          <w:ilvl w:val="2"/>
          <w:numId w:val="38"/>
        </w:numPr>
        <w:tabs>
          <w:tab w:val="left" w:pos="1440"/>
          <w:tab w:val="left" w:pos="1800"/>
          <w:tab w:val="left" w:pos="2160"/>
          <w:tab w:val="left" w:pos="2520"/>
          <w:tab w:val="left" w:pos="2880"/>
        </w:tabs>
        <w:spacing w:after="240"/>
        <w:contextualSpacing w:val="0"/>
        <w:rPr>
          <w:rFonts w:cs="Arial"/>
          <w:color w:val="000000"/>
        </w:rPr>
      </w:pPr>
      <w:r w:rsidRPr="00451273">
        <w:rPr>
          <w:rFonts w:cs="Arial"/>
          <w:color w:val="000000"/>
        </w:rPr>
        <w:t xml:space="preserve">Each drawing application shall include payment of a non-refundable application fee for residents or a non-refundable application fee for nonresidents, found in Chapter W-0 Appendix F. Individuals successful in the </w:t>
      </w:r>
      <w:proofErr w:type="gramStart"/>
      <w:r w:rsidRPr="00451273">
        <w:rPr>
          <w:rFonts w:cs="Arial"/>
          <w:color w:val="000000"/>
        </w:rPr>
        <w:t>draw</w:t>
      </w:r>
      <w:proofErr w:type="gramEnd"/>
      <w:r w:rsidRPr="00451273">
        <w:rPr>
          <w:rFonts w:cs="Arial"/>
          <w:color w:val="000000"/>
        </w:rPr>
        <w:t xml:space="preserve"> will be charged for the limited license as well as applicable surcharges found in Chapter W-0 Appendix F.  </w:t>
      </w:r>
    </w:p>
    <w:p w14:paraId="2C1B83DD" w14:textId="77777777" w:rsidR="00A83B7C" w:rsidRPr="00451273" w:rsidRDefault="00A83B7C" w:rsidP="007A7C7E">
      <w:pPr>
        <w:pStyle w:val="ListParagraph"/>
        <w:widowControl/>
        <w:numPr>
          <w:ilvl w:val="2"/>
          <w:numId w:val="38"/>
        </w:numPr>
        <w:tabs>
          <w:tab w:val="left" w:pos="1440"/>
          <w:tab w:val="left" w:pos="1800"/>
          <w:tab w:val="left" w:pos="2160"/>
          <w:tab w:val="left" w:pos="2520"/>
          <w:tab w:val="left" w:pos="2880"/>
        </w:tabs>
        <w:spacing w:after="240"/>
        <w:contextualSpacing w:val="0"/>
        <w:rPr>
          <w:rFonts w:cs="Arial"/>
          <w:color w:val="000000"/>
        </w:rPr>
      </w:pPr>
      <w:r w:rsidRPr="00451273">
        <w:rPr>
          <w:rFonts w:cs="Arial"/>
          <w:color w:val="000000"/>
        </w:rPr>
        <w:t xml:space="preserve">Spring season </w:t>
      </w:r>
    </w:p>
    <w:p w14:paraId="369E92F2" w14:textId="77777777" w:rsidR="00A83B7C" w:rsidRPr="00451273" w:rsidRDefault="00A83B7C" w:rsidP="007A7C7E">
      <w:pPr>
        <w:pStyle w:val="ListParagraph"/>
        <w:widowControl/>
        <w:numPr>
          <w:ilvl w:val="0"/>
          <w:numId w:val="39"/>
        </w:numPr>
        <w:tabs>
          <w:tab w:val="left" w:pos="1800"/>
          <w:tab w:val="left" w:pos="2160"/>
          <w:tab w:val="left" w:pos="2520"/>
        </w:tabs>
        <w:spacing w:after="240"/>
        <w:contextualSpacing w:val="0"/>
        <w:rPr>
          <w:rFonts w:cs="Arial"/>
          <w:color w:val="000000"/>
        </w:rPr>
      </w:pPr>
      <w:r w:rsidRPr="00451273">
        <w:rPr>
          <w:rFonts w:cs="Arial"/>
          <w:color w:val="000000"/>
        </w:rPr>
        <w:t>Applications for limited licenses must be received by phone or online no later than 8:00 PM Mountain Time, on the first Tuesday in February annually.</w:t>
      </w:r>
    </w:p>
    <w:p w14:paraId="7C7829B3" w14:textId="77777777" w:rsidR="00A83B7C" w:rsidRPr="00451273" w:rsidRDefault="00A83B7C" w:rsidP="007A7C7E">
      <w:pPr>
        <w:pStyle w:val="ListParagraph"/>
        <w:widowControl/>
        <w:numPr>
          <w:ilvl w:val="2"/>
          <w:numId w:val="38"/>
        </w:numPr>
        <w:tabs>
          <w:tab w:val="left" w:pos="1440"/>
          <w:tab w:val="left" w:pos="1800"/>
          <w:tab w:val="left" w:pos="2160"/>
          <w:tab w:val="left" w:pos="2520"/>
          <w:tab w:val="left" w:pos="2880"/>
        </w:tabs>
        <w:spacing w:after="240"/>
        <w:contextualSpacing w:val="0"/>
        <w:rPr>
          <w:rFonts w:cs="Arial"/>
          <w:color w:val="000000"/>
        </w:rPr>
      </w:pPr>
      <w:r w:rsidRPr="00451273">
        <w:rPr>
          <w:rFonts w:cs="Arial"/>
          <w:color w:val="000000"/>
        </w:rPr>
        <w:t>Fall season</w:t>
      </w:r>
    </w:p>
    <w:p w14:paraId="28E4A56D" w14:textId="77777777" w:rsidR="00A83B7C" w:rsidRDefault="00A83B7C" w:rsidP="007A7C7E">
      <w:pPr>
        <w:pStyle w:val="ListParagraph"/>
        <w:widowControl/>
        <w:numPr>
          <w:ilvl w:val="0"/>
          <w:numId w:val="40"/>
        </w:numPr>
        <w:tabs>
          <w:tab w:val="left" w:pos="1800"/>
          <w:tab w:val="left" w:pos="2160"/>
          <w:tab w:val="left" w:pos="2520"/>
        </w:tabs>
        <w:spacing w:after="240"/>
        <w:contextualSpacing w:val="0"/>
        <w:rPr>
          <w:rFonts w:cs="Arial"/>
          <w:color w:val="000000"/>
        </w:rPr>
      </w:pPr>
      <w:r w:rsidRPr="00451273">
        <w:rPr>
          <w:rFonts w:cs="Arial"/>
          <w:color w:val="000000"/>
        </w:rPr>
        <w:t>Applications for limited licenses must be received by phone or online no later than 8:00 PM Mountain Time, on the last business day in May annually.</w:t>
      </w:r>
    </w:p>
    <w:p w14:paraId="66AB0190" w14:textId="77777777" w:rsidR="00A83B7C" w:rsidRPr="00897153" w:rsidRDefault="00A83B7C" w:rsidP="007A7C7E">
      <w:pPr>
        <w:widowControl/>
        <w:tabs>
          <w:tab w:val="left" w:pos="1800"/>
          <w:tab w:val="left" w:pos="2160"/>
          <w:tab w:val="left" w:pos="2520"/>
        </w:tabs>
        <w:spacing w:after="240"/>
        <w:ind w:left="1800" w:hanging="360"/>
        <w:rPr>
          <w:rFonts w:cs="Arial"/>
          <w:color w:val="000000"/>
        </w:rPr>
      </w:pPr>
      <w:r w:rsidRPr="00897153">
        <w:rPr>
          <w:rFonts w:cs="Arial"/>
          <w:color w:val="000000"/>
        </w:rPr>
        <w:t>e.</w:t>
      </w:r>
      <w:r w:rsidRPr="00897153">
        <w:rPr>
          <w:rFonts w:cs="Arial"/>
          <w:color w:val="000000"/>
        </w:rPr>
        <w:tab/>
      </w:r>
      <w:r>
        <w:rPr>
          <w:rFonts w:cs="Arial"/>
          <w:color w:val="000000"/>
        </w:rPr>
        <w:t>Beginning January 1, 2028, unless there is an insufficient number of resident applications, nonresident hunters shall receive no more than 25% of available turkey licenses per hunt code in the spring and fall drawings during the first and second choices of both the draws.</w:t>
      </w:r>
    </w:p>
    <w:p w14:paraId="4967EFA4" w14:textId="77777777" w:rsidR="00A83B7C" w:rsidRPr="00451273" w:rsidRDefault="00A83B7C" w:rsidP="007A7C7E">
      <w:pPr>
        <w:pStyle w:val="ListParagraph"/>
        <w:numPr>
          <w:ilvl w:val="0"/>
          <w:numId w:val="41"/>
        </w:numPr>
        <w:tabs>
          <w:tab w:val="left" w:pos="-1080"/>
          <w:tab w:val="left" w:pos="-720"/>
          <w:tab w:val="left" w:pos="0"/>
          <w:tab w:val="left" w:pos="720"/>
          <w:tab w:val="left" w:pos="1080"/>
          <w:tab w:val="left" w:pos="1440"/>
          <w:tab w:val="left" w:pos="1800"/>
          <w:tab w:val="left" w:pos="2520"/>
          <w:tab w:val="left" w:pos="2880"/>
          <w:tab w:val="left" w:pos="3240"/>
          <w:tab w:val="left" w:pos="3600"/>
          <w:tab w:val="left" w:pos="4050"/>
          <w:tab w:val="left" w:pos="4320"/>
          <w:tab w:val="left" w:pos="4680"/>
          <w:tab w:val="left" w:pos="5040"/>
          <w:tab w:val="left" w:pos="5400"/>
        </w:tabs>
        <w:spacing w:after="240"/>
        <w:ind w:left="1440"/>
        <w:contextualSpacing w:val="0"/>
        <w:rPr>
          <w:rFonts w:cs="Arial"/>
        </w:rPr>
      </w:pPr>
      <w:r w:rsidRPr="00451273">
        <w:rPr>
          <w:rFonts w:cs="Arial"/>
        </w:rPr>
        <w:t>Preference systems</w:t>
      </w:r>
    </w:p>
    <w:p w14:paraId="336149DC" w14:textId="77777777" w:rsidR="00A83B7C" w:rsidRPr="00451273" w:rsidRDefault="00A83B7C" w:rsidP="007A7C7E">
      <w:pPr>
        <w:pStyle w:val="ListParagraph"/>
        <w:widowControl/>
        <w:numPr>
          <w:ilvl w:val="1"/>
          <w:numId w:val="41"/>
        </w:numPr>
        <w:tabs>
          <w:tab w:val="left" w:pos="1800"/>
          <w:tab w:val="left" w:pos="2160"/>
          <w:tab w:val="left" w:pos="2520"/>
          <w:tab w:val="left" w:pos="2880"/>
        </w:tabs>
        <w:spacing w:after="240"/>
        <w:ind w:left="1800"/>
        <w:contextualSpacing w:val="0"/>
        <w:rPr>
          <w:rFonts w:cs="Arial"/>
          <w:color w:val="000000"/>
        </w:rPr>
      </w:pPr>
      <w:r w:rsidRPr="00451273">
        <w:rPr>
          <w:rFonts w:cs="Arial"/>
          <w:color w:val="000000"/>
        </w:rPr>
        <w:t>Preference Points: Preference will be given for correct applica</w:t>
      </w:r>
      <w:r w:rsidRPr="00451273">
        <w:rPr>
          <w:rFonts w:cs="Arial"/>
          <w:color w:val="000000"/>
        </w:rPr>
        <w:softHyphen/>
        <w:t>tions for first choice hunt codes only and shall be subject to the following provisions:</w:t>
      </w:r>
    </w:p>
    <w:p w14:paraId="365B4A40" w14:textId="77777777" w:rsidR="00A83B7C" w:rsidRDefault="00A83B7C" w:rsidP="007A7C7E">
      <w:pPr>
        <w:pStyle w:val="ListParagraph"/>
        <w:widowControl/>
        <w:numPr>
          <w:ilvl w:val="2"/>
          <w:numId w:val="41"/>
        </w:numPr>
        <w:tabs>
          <w:tab w:val="left" w:pos="1800"/>
          <w:tab w:val="left" w:pos="2160"/>
          <w:tab w:val="left" w:pos="2520"/>
        </w:tabs>
        <w:spacing w:after="240"/>
        <w:ind w:left="2160"/>
        <w:contextualSpacing w:val="0"/>
        <w:rPr>
          <w:rFonts w:cs="Arial"/>
          <w:color w:val="000000"/>
        </w:rPr>
      </w:pPr>
      <w:r>
        <w:rPr>
          <w:rFonts w:cs="Arial"/>
          <w:color w:val="000000"/>
        </w:rPr>
        <w:t>Until January 1, 2028, o</w:t>
      </w:r>
      <w:r w:rsidRPr="008D50BD">
        <w:rPr>
          <w:rFonts w:cs="Arial"/>
          <w:color w:val="000000"/>
        </w:rPr>
        <w:t xml:space="preserve">ne preference point will be awarded to each person who qualifies for and fails to draw a limited license as a first choice in the drawing or who applies using a </w:t>
      </w:r>
      <w:proofErr w:type="gramStart"/>
      <w:r w:rsidRPr="008D50BD">
        <w:rPr>
          <w:rFonts w:cs="Arial"/>
          <w:color w:val="000000"/>
        </w:rPr>
        <w:t>first choice</w:t>
      </w:r>
      <w:proofErr w:type="gramEnd"/>
      <w:r w:rsidRPr="008D50BD">
        <w:rPr>
          <w:rFonts w:cs="Arial"/>
          <w:color w:val="000000"/>
        </w:rPr>
        <w:t xml:space="preserve"> hunt code established for the purpose of accumulating a preference point only. However, no applicant may accumulate more than two turkey preference points per calendar year. </w:t>
      </w:r>
    </w:p>
    <w:p w14:paraId="673C3E1B" w14:textId="77777777" w:rsidR="00A83B7C" w:rsidRDefault="00A83B7C" w:rsidP="007A7C7E">
      <w:pPr>
        <w:pStyle w:val="ListParagraph"/>
        <w:widowControl/>
        <w:tabs>
          <w:tab w:val="left" w:pos="1800"/>
          <w:tab w:val="left" w:pos="2160"/>
          <w:tab w:val="left" w:pos="2520"/>
        </w:tabs>
        <w:spacing w:after="240"/>
        <w:ind w:left="2160"/>
        <w:rPr>
          <w:rFonts w:cs="Arial"/>
          <w:color w:val="000000"/>
        </w:rPr>
      </w:pPr>
      <w:r w:rsidRPr="00897153">
        <w:rPr>
          <w:rFonts w:cs="Arial"/>
          <w:color w:val="000000"/>
        </w:rPr>
        <w:t xml:space="preserve">Beginning January 1, 2028, one preference point will be awarded to each person who qualifies for and fails to draw a limited license as a first choice in the drawing or who applies for a preference point only (no hunt codes). However, no applicant may accumulate more than two turkey preference points per calendar year. Residents unsuccessful in drawing a </w:t>
      </w:r>
      <w:proofErr w:type="gramStart"/>
      <w:r w:rsidRPr="00897153">
        <w:rPr>
          <w:rFonts w:cs="Arial"/>
          <w:color w:val="000000"/>
        </w:rPr>
        <w:t>first choice</w:t>
      </w:r>
      <w:proofErr w:type="gramEnd"/>
      <w:r w:rsidRPr="00897153">
        <w:rPr>
          <w:rFonts w:cs="Arial"/>
          <w:color w:val="000000"/>
        </w:rPr>
        <w:t xml:space="preserve"> license or those applying for a preference point only (no hu</w:t>
      </w:r>
      <w:r>
        <w:rPr>
          <w:rFonts w:cs="Arial"/>
          <w:color w:val="000000"/>
        </w:rPr>
        <w:t>nt codes) will be assessed a $X</w:t>
      </w:r>
      <w:r w:rsidRPr="00897153">
        <w:rPr>
          <w:rFonts w:cs="Arial"/>
          <w:color w:val="000000"/>
        </w:rPr>
        <w:t xml:space="preserve"> preference </w:t>
      </w:r>
      <w:r w:rsidRPr="00897153">
        <w:rPr>
          <w:rFonts w:cs="Arial"/>
          <w:color w:val="000000"/>
        </w:rPr>
        <w:lastRenderedPageBreak/>
        <w:t xml:space="preserve">point fee to receive a preference point. Nonresidents unsuccessful in drawing a </w:t>
      </w:r>
      <w:proofErr w:type="gramStart"/>
      <w:r w:rsidRPr="00897153">
        <w:rPr>
          <w:rFonts w:cs="Arial"/>
          <w:color w:val="000000"/>
        </w:rPr>
        <w:t>first choice</w:t>
      </w:r>
      <w:proofErr w:type="gramEnd"/>
      <w:r w:rsidRPr="00897153">
        <w:rPr>
          <w:rFonts w:cs="Arial"/>
          <w:color w:val="000000"/>
        </w:rPr>
        <w:t xml:space="preserve"> license or those applying for a preference point only (no hu</w:t>
      </w:r>
      <w:r>
        <w:rPr>
          <w:rFonts w:cs="Arial"/>
          <w:color w:val="000000"/>
        </w:rPr>
        <w:t>nt codes) will be assessed a $Y</w:t>
      </w:r>
      <w:r w:rsidRPr="00897153">
        <w:rPr>
          <w:rFonts w:cs="Arial"/>
          <w:color w:val="000000"/>
        </w:rPr>
        <w:t xml:space="preserve"> preference point fee to receive a preference point. If the applicant chooses not</w:t>
      </w:r>
      <w:r>
        <w:rPr>
          <w:rFonts w:cs="Arial"/>
          <w:color w:val="000000"/>
        </w:rPr>
        <w:t xml:space="preserve"> to</w:t>
      </w:r>
      <w:r w:rsidRPr="00897153">
        <w:rPr>
          <w:rFonts w:cs="Arial"/>
          <w:color w:val="000000"/>
        </w:rPr>
        <w:t xml:space="preserve"> pay the preference point fee, the applicant will not receive a preference point for that application. If an applicant accepts a </w:t>
      </w:r>
      <w:proofErr w:type="gramStart"/>
      <w:r w:rsidRPr="00897153">
        <w:rPr>
          <w:rFonts w:cs="Arial"/>
          <w:color w:val="000000"/>
        </w:rPr>
        <w:t>first choice</w:t>
      </w:r>
      <w:proofErr w:type="gramEnd"/>
      <w:r w:rsidRPr="00897153">
        <w:rPr>
          <w:rFonts w:cs="Arial"/>
          <w:color w:val="000000"/>
        </w:rPr>
        <w:t xml:space="preserve"> license that has been returned and reissued all accumulated preference points for that species become void.  No preference points are required for purchasing a returned license placed on the leftover list. </w:t>
      </w:r>
    </w:p>
    <w:p w14:paraId="0D278F3E" w14:textId="77777777" w:rsidR="00A83B7C" w:rsidRDefault="00A83B7C" w:rsidP="007A7C7E">
      <w:pPr>
        <w:pStyle w:val="ListParagraph"/>
        <w:widowControl/>
        <w:tabs>
          <w:tab w:val="left" w:pos="1800"/>
          <w:tab w:val="left" w:pos="2160"/>
          <w:tab w:val="left" w:pos="2520"/>
        </w:tabs>
        <w:spacing w:after="240"/>
        <w:ind w:left="2160"/>
        <w:rPr>
          <w:rFonts w:cs="Arial"/>
          <w:color w:val="000000"/>
        </w:rPr>
      </w:pPr>
    </w:p>
    <w:p w14:paraId="41AEF38C" w14:textId="77777777" w:rsidR="00A83B7C" w:rsidRDefault="00A83B7C" w:rsidP="007A7C7E">
      <w:pPr>
        <w:pStyle w:val="ListParagraph"/>
        <w:widowControl/>
        <w:tabs>
          <w:tab w:val="left" w:pos="1800"/>
          <w:tab w:val="left" w:pos="2160"/>
          <w:tab w:val="left" w:pos="2520"/>
        </w:tabs>
        <w:spacing w:after="240"/>
        <w:ind w:left="2160"/>
        <w:rPr>
          <w:rFonts w:cs="Arial"/>
          <w:color w:val="000000"/>
        </w:rPr>
      </w:pPr>
      <w:r w:rsidRPr="00897153">
        <w:rPr>
          <w:rFonts w:cs="Arial"/>
          <w:color w:val="000000"/>
        </w:rPr>
        <w:t xml:space="preserve">Youth as defined by 33-4-117 C.R.S., lifetime license holders, and Colorado resident military personnel on active duty outside Colorado are exempt from </w:t>
      </w:r>
      <w:proofErr w:type="gramStart"/>
      <w:r w:rsidRPr="00897153">
        <w:rPr>
          <w:rFonts w:cs="Arial"/>
          <w:color w:val="000000"/>
        </w:rPr>
        <w:t>these preference</w:t>
      </w:r>
      <w:proofErr w:type="gramEnd"/>
      <w:r w:rsidRPr="00897153">
        <w:rPr>
          <w:rFonts w:cs="Arial"/>
          <w:color w:val="000000"/>
        </w:rPr>
        <w:t xml:space="preserve"> point fees.</w:t>
      </w:r>
    </w:p>
    <w:p w14:paraId="6FC21A46" w14:textId="77777777" w:rsidR="00A83B7C" w:rsidRPr="00897153" w:rsidRDefault="00A83B7C" w:rsidP="007A7C7E">
      <w:pPr>
        <w:pStyle w:val="ListParagraph"/>
        <w:widowControl/>
        <w:tabs>
          <w:tab w:val="left" w:pos="1800"/>
          <w:tab w:val="left" w:pos="2160"/>
          <w:tab w:val="left" w:pos="2520"/>
        </w:tabs>
        <w:spacing w:after="240"/>
        <w:ind w:left="2160"/>
        <w:rPr>
          <w:rFonts w:cs="Arial"/>
          <w:color w:val="000000"/>
        </w:rPr>
      </w:pPr>
    </w:p>
    <w:p w14:paraId="0476D629" w14:textId="77777777" w:rsidR="00A83B7C" w:rsidRPr="008D50BD" w:rsidRDefault="00A83B7C" w:rsidP="007A7C7E">
      <w:pPr>
        <w:pStyle w:val="ListParagraph"/>
        <w:widowControl/>
        <w:numPr>
          <w:ilvl w:val="2"/>
          <w:numId w:val="41"/>
        </w:numPr>
        <w:tabs>
          <w:tab w:val="left" w:pos="1800"/>
          <w:tab w:val="left" w:pos="2160"/>
          <w:tab w:val="left" w:pos="2520"/>
        </w:tabs>
        <w:spacing w:after="240"/>
        <w:ind w:left="2160"/>
        <w:contextualSpacing w:val="0"/>
        <w:rPr>
          <w:rFonts w:cs="Arial"/>
          <w:color w:val="000000"/>
        </w:rPr>
      </w:pPr>
      <w:r w:rsidRPr="008D50BD">
        <w:rPr>
          <w:rFonts w:cs="Arial"/>
          <w:color w:val="000000"/>
        </w:rPr>
        <w:t>Preference points will be used in future drawings for the same species and will continue to accumulate until the applicant draw</w:t>
      </w:r>
      <w:r>
        <w:rPr>
          <w:rFonts w:cs="Arial"/>
          <w:color w:val="000000"/>
        </w:rPr>
        <w:t xml:space="preserve">s a license as a first choice. </w:t>
      </w:r>
      <w:r w:rsidRPr="008D50BD">
        <w:rPr>
          <w:color w:val="000000"/>
        </w:rPr>
        <w:t>If an applicant both fails to apply for a turkey license and has not purchased a turkey license during any given 10-year period, all accumulated preference points for turkey become void.</w:t>
      </w:r>
    </w:p>
    <w:p w14:paraId="5E029791" w14:textId="77777777" w:rsidR="00A83B7C" w:rsidRDefault="00A83B7C" w:rsidP="007A7C7E">
      <w:pPr>
        <w:pStyle w:val="ListParagraph"/>
        <w:widowControl/>
        <w:numPr>
          <w:ilvl w:val="2"/>
          <w:numId w:val="41"/>
        </w:numPr>
        <w:tabs>
          <w:tab w:val="left" w:pos="1800"/>
          <w:tab w:val="left" w:pos="2160"/>
          <w:tab w:val="left" w:pos="2520"/>
        </w:tabs>
        <w:spacing w:after="240"/>
        <w:ind w:left="2160"/>
        <w:contextualSpacing w:val="0"/>
        <w:rPr>
          <w:rFonts w:cs="Arial"/>
          <w:color w:val="000000"/>
        </w:rPr>
      </w:pPr>
      <w:r>
        <w:rPr>
          <w:rFonts w:cs="Arial"/>
          <w:color w:val="000000"/>
        </w:rPr>
        <w:t>Until January 1, 2028, a</w:t>
      </w:r>
      <w:r w:rsidRPr="008D50BD">
        <w:rPr>
          <w:rFonts w:cs="Arial"/>
          <w:color w:val="000000"/>
        </w:rPr>
        <w:t>ppli</w:t>
      </w:r>
      <w:r w:rsidRPr="008D50BD">
        <w:rPr>
          <w:rFonts w:cs="Arial"/>
          <w:color w:val="000000"/>
        </w:rPr>
        <w:softHyphen/>
        <w:t>ca</w:t>
      </w:r>
      <w:r w:rsidRPr="008D50BD">
        <w:rPr>
          <w:rFonts w:cs="Arial"/>
          <w:color w:val="000000"/>
        </w:rPr>
        <w:softHyphen/>
        <w:t xml:space="preserve">tions </w:t>
      </w:r>
      <w:r>
        <w:rPr>
          <w:rFonts w:cs="Arial"/>
          <w:color w:val="000000"/>
        </w:rPr>
        <w:t>with higher</w:t>
      </w:r>
      <w:r w:rsidRPr="008D50BD">
        <w:rPr>
          <w:rFonts w:cs="Arial"/>
          <w:color w:val="000000"/>
        </w:rPr>
        <w:t xml:space="preserve"> prefer</w:t>
      </w:r>
      <w:r w:rsidRPr="008D50BD">
        <w:rPr>
          <w:rFonts w:cs="Arial"/>
          <w:color w:val="000000"/>
        </w:rPr>
        <w:softHyphen/>
        <w:t>ence</w:t>
      </w:r>
      <w:r>
        <w:rPr>
          <w:rFonts w:cs="Arial"/>
          <w:color w:val="000000"/>
        </w:rPr>
        <w:t xml:space="preserve"> points</w:t>
      </w:r>
      <w:r w:rsidRPr="008D50BD">
        <w:rPr>
          <w:rFonts w:cs="Arial"/>
          <w:color w:val="000000"/>
        </w:rPr>
        <w:t xml:space="preserve"> will be given priority over all applications with fewer points.</w:t>
      </w:r>
    </w:p>
    <w:p w14:paraId="247D8A1E" w14:textId="77777777" w:rsidR="00A83B7C" w:rsidRDefault="00A83B7C" w:rsidP="007A7C7E">
      <w:pPr>
        <w:pStyle w:val="ListParagraph"/>
        <w:widowControl/>
        <w:tabs>
          <w:tab w:val="left" w:pos="1800"/>
          <w:tab w:val="left" w:pos="2160"/>
          <w:tab w:val="left" w:pos="2520"/>
        </w:tabs>
        <w:spacing w:after="240"/>
        <w:ind w:left="2160"/>
        <w:contextualSpacing w:val="0"/>
        <w:rPr>
          <w:rFonts w:cs="Arial"/>
          <w:color w:val="000000"/>
        </w:rPr>
      </w:pPr>
      <w:r w:rsidRPr="00897153">
        <w:rPr>
          <w:rFonts w:cs="Arial"/>
          <w:color w:val="000000"/>
        </w:rPr>
        <w:t>Beginning January 1, 2028, a split draw will be used for both the spring and fall season draws where the quota for each hunt code will be divided, with half of the quota going to a preference point draw, and half going to a bonus draw. If the quota can’t be evenly split, the extra license will go to the preference point draw.</w:t>
      </w:r>
      <w:r>
        <w:rPr>
          <w:rFonts w:cs="Arial"/>
          <w:color w:val="000000"/>
        </w:rPr>
        <w:t xml:space="preserve"> </w:t>
      </w:r>
      <w:r>
        <w:rPr>
          <w:rFonts w:eastAsia="Calibri" w:cs="Arial"/>
        </w:rPr>
        <w:t>If there is only a single license available, it will be issued through the preference point draw.</w:t>
      </w:r>
      <w:r w:rsidRPr="00897153">
        <w:rPr>
          <w:rFonts w:cs="Arial"/>
          <w:color w:val="000000"/>
        </w:rPr>
        <w:t xml:space="preserve"> In the preference point split half of the draw applications with higher preference points will be given priority over all applications with fewer points. In the bonus </w:t>
      </w:r>
      <w:proofErr w:type="gramStart"/>
      <w:r w:rsidRPr="00897153">
        <w:rPr>
          <w:rFonts w:cs="Arial"/>
          <w:color w:val="000000"/>
        </w:rPr>
        <w:t>draw</w:t>
      </w:r>
      <w:proofErr w:type="gramEnd"/>
      <w:r w:rsidRPr="00897153">
        <w:rPr>
          <w:rFonts w:cs="Arial"/>
          <w:color w:val="000000"/>
        </w:rPr>
        <w:t xml:space="preserve">, for every species preference point an applicant holds, the applicant will have one application </w:t>
      </w:r>
      <w:proofErr w:type="gramStart"/>
      <w:r w:rsidRPr="00897153">
        <w:rPr>
          <w:rFonts w:cs="Arial"/>
          <w:color w:val="000000"/>
        </w:rPr>
        <w:t>entered into</w:t>
      </w:r>
      <w:proofErr w:type="gramEnd"/>
      <w:r w:rsidRPr="00897153">
        <w:rPr>
          <w:rFonts w:cs="Arial"/>
          <w:color w:val="000000"/>
        </w:rPr>
        <w:t xml:space="preserve"> the bonus drawing, plus one. Each drawing shall be run processing all first choice applications for the preference point draw first, followed by all </w:t>
      </w:r>
      <w:proofErr w:type="gramStart"/>
      <w:r w:rsidRPr="00897153">
        <w:rPr>
          <w:rFonts w:cs="Arial"/>
          <w:color w:val="000000"/>
        </w:rPr>
        <w:t>first choice</w:t>
      </w:r>
      <w:proofErr w:type="gramEnd"/>
      <w:r w:rsidRPr="00897153">
        <w:rPr>
          <w:rFonts w:cs="Arial"/>
          <w:color w:val="000000"/>
        </w:rPr>
        <w:t xml:space="preserve"> a</w:t>
      </w:r>
      <w:r>
        <w:rPr>
          <w:rFonts w:cs="Arial"/>
          <w:color w:val="000000"/>
        </w:rPr>
        <w:t>pplications for the bonus</w:t>
      </w:r>
      <w:r w:rsidRPr="00897153">
        <w:rPr>
          <w:rFonts w:cs="Arial"/>
          <w:color w:val="000000"/>
        </w:rPr>
        <w:t xml:space="preserve"> draw before moving to second choice applications. The drawing will continue in that order, until all choices are processed.</w:t>
      </w:r>
    </w:p>
    <w:p w14:paraId="7F285EB6" w14:textId="77777777" w:rsidR="00A83B7C" w:rsidRDefault="00A83B7C" w:rsidP="007A7C7E">
      <w:pPr>
        <w:pStyle w:val="ListParagraph"/>
        <w:widowControl/>
        <w:numPr>
          <w:ilvl w:val="2"/>
          <w:numId w:val="41"/>
        </w:numPr>
        <w:tabs>
          <w:tab w:val="left" w:pos="1800"/>
          <w:tab w:val="left" w:pos="2160"/>
          <w:tab w:val="left" w:pos="2520"/>
        </w:tabs>
        <w:spacing w:after="240"/>
        <w:ind w:left="2160"/>
        <w:contextualSpacing w:val="0"/>
        <w:rPr>
          <w:rFonts w:cs="Arial"/>
          <w:color w:val="000000"/>
        </w:rPr>
      </w:pPr>
      <w:r>
        <w:rPr>
          <w:rFonts w:cs="Arial"/>
          <w:color w:val="000000"/>
        </w:rPr>
        <w:t>Until January 1, 2028, g</w:t>
      </w:r>
      <w:r w:rsidRPr="00DA7C44">
        <w:rPr>
          <w:rFonts w:cs="Arial"/>
          <w:color w:val="000000"/>
        </w:rPr>
        <w:t>roup applications will receive preference at the level of the group member with the fewest accumulated points.</w:t>
      </w:r>
    </w:p>
    <w:p w14:paraId="4AC666B3" w14:textId="77777777" w:rsidR="00A83B7C" w:rsidRDefault="00A83B7C" w:rsidP="007A7C7E">
      <w:pPr>
        <w:pStyle w:val="ListParagraph"/>
        <w:widowControl/>
        <w:tabs>
          <w:tab w:val="left" w:pos="1800"/>
          <w:tab w:val="left" w:pos="2160"/>
          <w:tab w:val="left" w:pos="2520"/>
        </w:tabs>
        <w:spacing w:after="240"/>
        <w:ind w:left="2160"/>
        <w:contextualSpacing w:val="0"/>
        <w:rPr>
          <w:rFonts w:cs="Arial"/>
          <w:color w:val="000000"/>
        </w:rPr>
      </w:pPr>
      <w:r w:rsidRPr="00E81D13">
        <w:rPr>
          <w:rFonts w:cs="Arial"/>
          <w:color w:val="000000"/>
        </w:rPr>
        <w:t>Beginning January 1, 2028, in the preference point half of the draw, group applications will receive preference at the level of the group member with the fewest accumulated preference points, and, where applicable, the fewest accumulated chances, except that group applications will not be successful, regardless of preference point level or number of chances, when there are fewer licenses remaining in the hunt code quota than the number of applicants in the group</w:t>
      </w:r>
      <w:r>
        <w:rPr>
          <w:rFonts w:cs="Arial"/>
          <w:color w:val="000000"/>
        </w:rPr>
        <w:t>.</w:t>
      </w:r>
    </w:p>
    <w:p w14:paraId="385EC129" w14:textId="77777777" w:rsidR="00A83B7C" w:rsidRPr="00DA7C44" w:rsidRDefault="00A83B7C" w:rsidP="007A7C7E">
      <w:pPr>
        <w:pStyle w:val="ListParagraph"/>
        <w:widowControl/>
        <w:numPr>
          <w:ilvl w:val="2"/>
          <w:numId w:val="41"/>
        </w:numPr>
        <w:tabs>
          <w:tab w:val="left" w:pos="1800"/>
          <w:tab w:val="left" w:pos="2160"/>
          <w:tab w:val="left" w:pos="2520"/>
        </w:tabs>
        <w:spacing w:after="240"/>
        <w:ind w:left="2160"/>
        <w:contextualSpacing w:val="0"/>
        <w:rPr>
          <w:rFonts w:cs="Arial"/>
          <w:color w:val="000000"/>
        </w:rPr>
      </w:pPr>
      <w:r w:rsidRPr="00DA7C44">
        <w:rPr>
          <w:rFonts w:cs="Arial"/>
          <w:color w:val="000000"/>
        </w:rPr>
        <w:t xml:space="preserve">Unsuccessful and successful applicants in the drawing can check their current accumulated preference </w:t>
      </w:r>
      <w:proofErr w:type="gramStart"/>
      <w:r w:rsidRPr="00DA7C44">
        <w:rPr>
          <w:rFonts w:cs="Arial"/>
          <w:color w:val="000000"/>
        </w:rPr>
        <w:t>point to</w:t>
      </w:r>
      <w:r w:rsidRPr="00DA7C44">
        <w:rPr>
          <w:rFonts w:cs="Arial"/>
          <w:color w:val="000000"/>
        </w:rPr>
        <w:softHyphen/>
        <w:t>tals</w:t>
      </w:r>
      <w:proofErr w:type="gramEnd"/>
      <w:r w:rsidRPr="00DA7C44">
        <w:rPr>
          <w:rFonts w:cs="Arial"/>
          <w:color w:val="000000"/>
        </w:rPr>
        <w:t xml:space="preserve"> online.</w:t>
      </w:r>
    </w:p>
    <w:p w14:paraId="26251D75" w14:textId="77777777" w:rsidR="00A83B7C" w:rsidRPr="008D50BD" w:rsidRDefault="00A83B7C" w:rsidP="007A7C7E">
      <w:pPr>
        <w:pStyle w:val="ListParagraph"/>
        <w:widowControl/>
        <w:numPr>
          <w:ilvl w:val="0"/>
          <w:numId w:val="42"/>
        </w:numPr>
        <w:tabs>
          <w:tab w:val="left" w:pos="1440"/>
          <w:tab w:val="left" w:pos="1800"/>
          <w:tab w:val="left" w:pos="2160"/>
          <w:tab w:val="left" w:pos="2520"/>
          <w:tab w:val="left" w:pos="2880"/>
        </w:tabs>
        <w:spacing w:after="240"/>
        <w:contextualSpacing w:val="0"/>
        <w:rPr>
          <w:rFonts w:cs="Arial"/>
          <w:color w:val="000000"/>
        </w:rPr>
      </w:pPr>
      <w:r w:rsidRPr="008D50BD">
        <w:rPr>
          <w:rFonts w:cs="Arial"/>
          <w:color w:val="000000"/>
        </w:rPr>
        <w:t xml:space="preserve">Hunting Licenses for Hunters with Mobility Impairments - The Director may make licenses valid in certain GMU's available to qualified hunters with mobility impairments. </w:t>
      </w:r>
    </w:p>
    <w:p w14:paraId="78E7E9FE" w14:textId="77777777" w:rsidR="00A83B7C" w:rsidRPr="008D50BD" w:rsidRDefault="00A83B7C" w:rsidP="007A7C7E">
      <w:pPr>
        <w:pStyle w:val="ListParagraph"/>
        <w:widowControl/>
        <w:numPr>
          <w:ilvl w:val="0"/>
          <w:numId w:val="44"/>
        </w:numPr>
        <w:tabs>
          <w:tab w:val="left" w:pos="1800"/>
          <w:tab w:val="left" w:pos="2160"/>
        </w:tabs>
        <w:spacing w:after="240"/>
        <w:ind w:left="2160"/>
        <w:contextualSpacing w:val="0"/>
        <w:rPr>
          <w:rFonts w:cs="Arial"/>
          <w:color w:val="000000"/>
        </w:rPr>
      </w:pPr>
      <w:r w:rsidRPr="008D50BD">
        <w:rPr>
          <w:rFonts w:cs="Arial"/>
          <w:color w:val="000000"/>
        </w:rPr>
        <w:t xml:space="preserve">Applicants for hunting licenses for hunters with mobility impairments must have </w:t>
      </w:r>
      <w:proofErr w:type="gramStart"/>
      <w:r w:rsidRPr="008D50BD">
        <w:rPr>
          <w:rFonts w:cs="Arial"/>
          <w:color w:val="000000"/>
        </w:rPr>
        <w:t>a mobility</w:t>
      </w:r>
      <w:proofErr w:type="gramEnd"/>
      <w:r w:rsidRPr="008D50BD">
        <w:rPr>
          <w:rFonts w:cs="Arial"/>
          <w:color w:val="000000"/>
        </w:rPr>
        <w:t xml:space="preserve"> impairment resulting from permanent medical conditions, which makes it </w:t>
      </w:r>
      <w:r w:rsidRPr="008D50BD">
        <w:rPr>
          <w:rFonts w:cs="Arial"/>
          <w:color w:val="000000"/>
        </w:rPr>
        <w:lastRenderedPageBreak/>
        <w:t xml:space="preserve">physically impossible for them to hunt without the assistance of an attendant.  Evidence of an impossibility to participate in the hunt without the assistance of an attendant may include, but is not limited to, prescribed use of a </w:t>
      </w:r>
      <w:proofErr w:type="gramStart"/>
      <w:r w:rsidRPr="008D50BD">
        <w:rPr>
          <w:rFonts w:cs="Arial"/>
          <w:color w:val="000000"/>
        </w:rPr>
        <w:t>wheel chair</w:t>
      </w:r>
      <w:proofErr w:type="gramEnd"/>
      <w:r w:rsidRPr="008D50BD">
        <w:rPr>
          <w:rFonts w:cs="Arial"/>
          <w:color w:val="000000"/>
        </w:rPr>
        <w:t xml:space="preserve">; shoulder or arm crutches; walker; two canes; or other prescribed medical devices or equipment. </w:t>
      </w:r>
    </w:p>
    <w:p w14:paraId="7408A2F7" w14:textId="33B46674" w:rsidR="00A83B7C" w:rsidRPr="008D50BD" w:rsidRDefault="003C66EB" w:rsidP="007A7C7E">
      <w:pPr>
        <w:pStyle w:val="ListParagraph"/>
        <w:widowControl/>
        <w:numPr>
          <w:ilvl w:val="0"/>
          <w:numId w:val="44"/>
        </w:numPr>
        <w:tabs>
          <w:tab w:val="left" w:pos="1800"/>
          <w:tab w:val="left" w:pos="2160"/>
        </w:tabs>
        <w:spacing w:after="240"/>
        <w:ind w:left="2160"/>
        <w:contextualSpacing w:val="0"/>
        <w:rPr>
          <w:rFonts w:cs="Arial"/>
          <w:color w:val="000000"/>
        </w:rPr>
      </w:pPr>
      <w:del w:id="31" w:author="Hernandez, Hilary" w:date="2026-07-29T09:07:00Z" w16du:dateUtc="2026-07-29T15:07:00Z">
        <w:r w:rsidRPr="008D50BD" w:rsidDel="00056214">
          <w:rPr>
            <w:rFonts w:cs="Arial"/>
            <w:color w:val="000000"/>
          </w:rPr>
          <w:delText>Applications for hunting licenses for hunters with mobility impairments shall be made on the form, available from and submitted with the applicable license fee to, Colorado Parks and Wildlife, Limited License Office, 6060 Bro</w:delText>
        </w:r>
        <w:r w:rsidDel="00056214">
          <w:rPr>
            <w:rFonts w:cs="Arial"/>
            <w:color w:val="000000"/>
          </w:rPr>
          <w:delText xml:space="preserve">adway, Denver, Colorado 80216. </w:delText>
        </w:r>
      </w:del>
      <w:r w:rsidRPr="008D50BD">
        <w:rPr>
          <w:rFonts w:cs="Arial"/>
          <w:color w:val="000000"/>
        </w:rPr>
        <w:t>Hunters may apply from the Monday after the November Commission meeting through the last day of the spring season</w:t>
      </w:r>
      <w:r w:rsidR="00A83B7C" w:rsidRPr="008D50BD">
        <w:rPr>
          <w:rFonts w:cs="Arial"/>
          <w:color w:val="000000"/>
        </w:rPr>
        <w:t xml:space="preserve">. </w:t>
      </w:r>
    </w:p>
    <w:p w14:paraId="0A60DAF0" w14:textId="77777777" w:rsidR="00A83B7C" w:rsidRPr="008D50BD" w:rsidRDefault="00A83B7C" w:rsidP="007A7C7E">
      <w:pPr>
        <w:pStyle w:val="ListParagraph"/>
        <w:widowControl/>
        <w:numPr>
          <w:ilvl w:val="0"/>
          <w:numId w:val="44"/>
        </w:numPr>
        <w:tabs>
          <w:tab w:val="left" w:pos="1800"/>
          <w:tab w:val="left" w:pos="2160"/>
        </w:tabs>
        <w:spacing w:after="240"/>
        <w:ind w:left="2160"/>
        <w:contextualSpacing w:val="0"/>
        <w:rPr>
          <w:rFonts w:cs="Arial"/>
          <w:color w:val="000000"/>
        </w:rPr>
      </w:pPr>
      <w:r w:rsidRPr="008D50BD">
        <w:rPr>
          <w:rFonts w:cs="Arial"/>
          <w:color w:val="000000"/>
        </w:rPr>
        <w:t>Applications for hunting licenses for hunters with mobility impairments shall contain a statement from a licensed medical doctor or a certified physical, occupational, or recreational therapist describing the applicant’s mobility impairment and the permanent medical condition which makes it impossible for the applicant to hunt without t</w:t>
      </w:r>
      <w:r>
        <w:rPr>
          <w:rFonts w:cs="Arial"/>
          <w:color w:val="000000"/>
        </w:rPr>
        <w:t xml:space="preserve">he assistance of an attendant. </w:t>
      </w:r>
      <w:r w:rsidRPr="008D50BD">
        <w:rPr>
          <w:rFonts w:cs="Arial"/>
          <w:color w:val="000000"/>
        </w:rPr>
        <w:t>Additional documentation may be required, if necessary to establish the applicant’s eligibility for a hunting license for hunt</w:t>
      </w:r>
      <w:r>
        <w:rPr>
          <w:rFonts w:cs="Arial"/>
          <w:color w:val="000000"/>
        </w:rPr>
        <w:t xml:space="preserve">ers with mobility impairments. </w:t>
      </w:r>
      <w:r w:rsidRPr="008D50BD">
        <w:rPr>
          <w:rFonts w:cs="Arial"/>
          <w:color w:val="000000"/>
        </w:rPr>
        <w:t xml:space="preserve">Once certified by the Division as mobility-impaired according to these regulations, applicants will not be required to submit the medical statement.  </w:t>
      </w:r>
    </w:p>
    <w:p w14:paraId="40BBF0BF" w14:textId="79F8CAF8" w:rsidR="00A83B7C" w:rsidRPr="008D50BD" w:rsidRDefault="00A83B7C" w:rsidP="007A7C7E">
      <w:pPr>
        <w:pStyle w:val="ListParagraph"/>
        <w:widowControl/>
        <w:numPr>
          <w:ilvl w:val="0"/>
          <w:numId w:val="44"/>
        </w:numPr>
        <w:tabs>
          <w:tab w:val="left" w:pos="1800"/>
          <w:tab w:val="left" w:pos="2160"/>
        </w:tabs>
        <w:spacing w:after="240"/>
        <w:ind w:left="2160"/>
        <w:contextualSpacing w:val="0"/>
        <w:rPr>
          <w:rFonts w:cs="Arial"/>
          <w:color w:val="000000"/>
        </w:rPr>
      </w:pPr>
      <w:r w:rsidRPr="008D50BD">
        <w:rPr>
          <w:rFonts w:cs="Arial"/>
          <w:color w:val="000000"/>
        </w:rPr>
        <w:t>Ten (10) hunting licenses for hunters with mobility impairments will be available for the spring season, valid only on private</w:t>
      </w:r>
      <w:r>
        <w:rPr>
          <w:rFonts w:cs="Arial"/>
          <w:color w:val="000000"/>
        </w:rPr>
        <w:t xml:space="preserve"> lands in units 91, 92, and 96.</w:t>
      </w:r>
      <w:r w:rsidRPr="008D50BD">
        <w:rPr>
          <w:rFonts w:cs="Arial"/>
          <w:color w:val="000000"/>
        </w:rPr>
        <w:t xml:space="preserve"> The licenses will be valid for the season dates established for the authorized hunt code. Licenses for hunters with mobility impairments may not be issued for Ranching for Wildlife properties unless otherwise provided in the ranch contract. </w:t>
      </w:r>
    </w:p>
    <w:p w14:paraId="050F94C6" w14:textId="77777777" w:rsidR="00A83B7C" w:rsidRPr="008D50BD" w:rsidRDefault="00A83B7C" w:rsidP="007A7C7E">
      <w:pPr>
        <w:pStyle w:val="ListParagraph"/>
        <w:widowControl/>
        <w:numPr>
          <w:ilvl w:val="0"/>
          <w:numId w:val="43"/>
        </w:numPr>
        <w:tabs>
          <w:tab w:val="left" w:pos="720"/>
        </w:tabs>
        <w:spacing w:after="240"/>
        <w:ind w:left="1800"/>
        <w:contextualSpacing w:val="0"/>
        <w:rPr>
          <w:rFonts w:cs="Arial"/>
        </w:rPr>
      </w:pPr>
      <w:r w:rsidRPr="008D50BD">
        <w:rPr>
          <w:rFonts w:cs="Arial"/>
        </w:rPr>
        <w:t>Youth Outreach Hunting Licenses – The Director may make additional youth outreach program turkey licenses available to qualified organizations sponsoring youth hunting activities.</w:t>
      </w:r>
    </w:p>
    <w:p w14:paraId="41CB2B0C" w14:textId="77777777" w:rsidR="00A83B7C" w:rsidRPr="008D50BD" w:rsidRDefault="00A83B7C" w:rsidP="007A7C7E">
      <w:pPr>
        <w:pStyle w:val="ListParagraph"/>
        <w:widowControl/>
        <w:numPr>
          <w:ilvl w:val="1"/>
          <w:numId w:val="43"/>
        </w:numPr>
        <w:tabs>
          <w:tab w:val="left" w:pos="720"/>
          <w:tab w:val="left" w:pos="2160"/>
        </w:tabs>
        <w:spacing w:after="240"/>
        <w:ind w:left="2160"/>
        <w:contextualSpacing w:val="0"/>
        <w:rPr>
          <w:rFonts w:cs="Arial"/>
        </w:rPr>
      </w:pPr>
      <w:r w:rsidRPr="008D50BD">
        <w:rPr>
          <w:rFonts w:cs="Arial"/>
        </w:rPr>
        <w:t>There will be no more than 200 licenses issued annually under this subsection.</w:t>
      </w:r>
    </w:p>
    <w:p w14:paraId="2A3F5143" w14:textId="77777777" w:rsidR="00A83B7C" w:rsidRPr="008D50BD" w:rsidRDefault="00A83B7C" w:rsidP="007A7C7E">
      <w:pPr>
        <w:pStyle w:val="ListParagraph"/>
        <w:widowControl/>
        <w:numPr>
          <w:ilvl w:val="1"/>
          <w:numId w:val="43"/>
        </w:numPr>
        <w:tabs>
          <w:tab w:val="left" w:pos="720"/>
          <w:tab w:val="left" w:pos="2160"/>
        </w:tabs>
        <w:spacing w:after="240"/>
        <w:ind w:left="2160"/>
        <w:contextualSpacing w:val="0"/>
        <w:rPr>
          <w:rFonts w:cs="Arial"/>
        </w:rPr>
      </w:pPr>
      <w:r w:rsidRPr="008D50BD">
        <w:rPr>
          <w:rFonts w:cs="Arial"/>
        </w:rPr>
        <w:t xml:space="preserve">Licenses will be approved by the applicable Regional Manager on a case-by-case basis. </w:t>
      </w:r>
    </w:p>
    <w:p w14:paraId="5A1D5260" w14:textId="77777777" w:rsidR="00A83B7C" w:rsidRPr="008D50BD" w:rsidRDefault="00A83B7C" w:rsidP="007A7C7E">
      <w:pPr>
        <w:pStyle w:val="ListParagraph"/>
        <w:widowControl/>
        <w:numPr>
          <w:ilvl w:val="1"/>
          <w:numId w:val="43"/>
        </w:numPr>
        <w:tabs>
          <w:tab w:val="left" w:pos="720"/>
          <w:tab w:val="left" w:pos="2160"/>
        </w:tabs>
        <w:spacing w:after="240"/>
        <w:ind w:left="2160"/>
        <w:contextualSpacing w:val="0"/>
        <w:rPr>
          <w:rFonts w:cs="Arial"/>
        </w:rPr>
      </w:pPr>
      <w:r w:rsidRPr="008D50BD">
        <w:rPr>
          <w:rFonts w:cs="Arial"/>
        </w:rPr>
        <w:t xml:space="preserve">Licenses are issued on a </w:t>
      </w:r>
      <w:proofErr w:type="gramStart"/>
      <w:r w:rsidRPr="008D50BD">
        <w:rPr>
          <w:rFonts w:cs="Arial"/>
        </w:rPr>
        <w:t>first come</w:t>
      </w:r>
      <w:proofErr w:type="gramEnd"/>
      <w:r w:rsidRPr="008D50BD">
        <w:rPr>
          <w:rFonts w:cs="Arial"/>
        </w:rPr>
        <w:t xml:space="preserve">, </w:t>
      </w:r>
      <w:proofErr w:type="gramStart"/>
      <w:r w:rsidRPr="008D50BD">
        <w:rPr>
          <w:rFonts w:cs="Arial"/>
        </w:rPr>
        <w:t>first served</w:t>
      </w:r>
      <w:proofErr w:type="gramEnd"/>
      <w:r w:rsidRPr="008D50BD">
        <w:rPr>
          <w:rFonts w:cs="Arial"/>
        </w:rPr>
        <w:t xml:space="preserve"> basis to qualified organizations.  </w:t>
      </w:r>
    </w:p>
    <w:p w14:paraId="31EE2151" w14:textId="77777777" w:rsidR="00A83B7C" w:rsidRPr="008D50BD" w:rsidRDefault="00A83B7C" w:rsidP="007A7C7E">
      <w:pPr>
        <w:pStyle w:val="ListParagraph"/>
        <w:widowControl/>
        <w:numPr>
          <w:ilvl w:val="1"/>
          <w:numId w:val="43"/>
        </w:numPr>
        <w:tabs>
          <w:tab w:val="left" w:pos="720"/>
          <w:tab w:val="left" w:pos="2160"/>
        </w:tabs>
        <w:spacing w:after="240"/>
        <w:ind w:left="2160"/>
        <w:contextualSpacing w:val="0"/>
        <w:rPr>
          <w:rFonts w:cs="Arial"/>
        </w:rPr>
      </w:pPr>
      <w:r w:rsidRPr="008D50BD">
        <w:rPr>
          <w:rFonts w:cs="Arial"/>
        </w:rPr>
        <w:t>Organizations who wish to request a Youth Outreach license must submit the request in writing to Colorado Parks and Wildlife, State Hunter Outreach Coordinator, 6060 Broadway, Denver, Colorado 80216 no later than 60 days prior to the planned hunting event.</w:t>
      </w:r>
    </w:p>
    <w:p w14:paraId="1780DE3F" w14:textId="77777777" w:rsidR="00A83B7C" w:rsidRPr="008D50BD" w:rsidRDefault="00A83B7C" w:rsidP="007A7C7E">
      <w:pPr>
        <w:pStyle w:val="ListParagraph"/>
        <w:widowControl/>
        <w:numPr>
          <w:ilvl w:val="1"/>
          <w:numId w:val="43"/>
        </w:numPr>
        <w:tabs>
          <w:tab w:val="left" w:pos="720"/>
          <w:tab w:val="left" w:pos="2160"/>
        </w:tabs>
        <w:spacing w:after="240"/>
        <w:ind w:left="2160"/>
        <w:contextualSpacing w:val="0"/>
        <w:rPr>
          <w:rFonts w:cs="Arial"/>
        </w:rPr>
      </w:pPr>
      <w:r w:rsidRPr="008D50BD">
        <w:rPr>
          <w:rFonts w:cs="Arial"/>
        </w:rPr>
        <w:t>Licenses are limited to youth hunters under 18 years of age.</w:t>
      </w:r>
    </w:p>
    <w:p w14:paraId="45DAC4BE" w14:textId="77777777" w:rsidR="00A83B7C" w:rsidRPr="008D50BD" w:rsidRDefault="00A83B7C" w:rsidP="007A7C7E">
      <w:pPr>
        <w:pStyle w:val="ListParagraph"/>
        <w:widowControl/>
        <w:numPr>
          <w:ilvl w:val="0"/>
          <w:numId w:val="43"/>
        </w:numPr>
        <w:tabs>
          <w:tab w:val="left" w:pos="720"/>
          <w:tab w:val="left" w:pos="1800"/>
        </w:tabs>
        <w:spacing w:after="240"/>
        <w:ind w:left="1800"/>
        <w:contextualSpacing w:val="0"/>
        <w:rPr>
          <w:rFonts w:cs="Arial"/>
        </w:rPr>
      </w:pPr>
      <w:r w:rsidRPr="008D50BD">
        <w:rPr>
          <w:rFonts w:cs="Arial"/>
        </w:rPr>
        <w:t>Novice Outreach Hunting Licenses- The Director may make additional outreach program turkey licenses available to qualified organizations sponsoring novice adult hunting activities.</w:t>
      </w:r>
    </w:p>
    <w:p w14:paraId="74BA8D27" w14:textId="77777777" w:rsidR="00A83B7C" w:rsidRPr="00A32439" w:rsidRDefault="00A83B7C" w:rsidP="007A7C7E">
      <w:pPr>
        <w:widowControl/>
        <w:numPr>
          <w:ilvl w:val="0"/>
          <w:numId w:val="4"/>
        </w:numPr>
        <w:spacing w:after="240"/>
        <w:rPr>
          <w:rFonts w:eastAsia="Arial" w:cs="Arial"/>
        </w:rPr>
      </w:pPr>
      <w:r w:rsidRPr="00A32439">
        <w:rPr>
          <w:rFonts w:eastAsia="Arial" w:cs="Arial"/>
        </w:rPr>
        <w:t>There will be no more than 200 licenses issued annually under this subsection.</w:t>
      </w:r>
    </w:p>
    <w:p w14:paraId="33C61318" w14:textId="77777777" w:rsidR="00A83B7C" w:rsidRPr="00A32439" w:rsidRDefault="00A83B7C" w:rsidP="007A7C7E">
      <w:pPr>
        <w:widowControl/>
        <w:numPr>
          <w:ilvl w:val="0"/>
          <w:numId w:val="4"/>
        </w:numPr>
        <w:spacing w:after="240"/>
        <w:rPr>
          <w:rFonts w:eastAsia="Arial" w:cs="Arial"/>
        </w:rPr>
      </w:pPr>
      <w:r w:rsidRPr="00A32439">
        <w:rPr>
          <w:rFonts w:eastAsia="Arial" w:cs="Arial"/>
        </w:rPr>
        <w:t>Licenses will be appro</w:t>
      </w:r>
      <w:r>
        <w:rPr>
          <w:rFonts w:eastAsia="Arial" w:cs="Arial"/>
        </w:rPr>
        <w:t>ved by the applicable Regional Manager on a case-by-</w:t>
      </w:r>
      <w:r w:rsidRPr="00A32439">
        <w:rPr>
          <w:rFonts w:eastAsia="Arial" w:cs="Arial"/>
        </w:rPr>
        <w:t>case basis.</w:t>
      </w:r>
    </w:p>
    <w:p w14:paraId="50D7585C" w14:textId="77777777" w:rsidR="00A83B7C" w:rsidRPr="00A32439" w:rsidRDefault="00A83B7C" w:rsidP="007A7C7E">
      <w:pPr>
        <w:widowControl/>
        <w:numPr>
          <w:ilvl w:val="0"/>
          <w:numId w:val="4"/>
        </w:numPr>
        <w:spacing w:after="240"/>
        <w:rPr>
          <w:rFonts w:eastAsia="Arial" w:cs="Arial"/>
        </w:rPr>
      </w:pPr>
      <w:r>
        <w:rPr>
          <w:rFonts w:eastAsia="Arial" w:cs="Arial"/>
        </w:rPr>
        <w:lastRenderedPageBreak/>
        <w:t>Licenses are issued on a first-come, first-</w:t>
      </w:r>
      <w:r w:rsidRPr="00A32439">
        <w:rPr>
          <w:rFonts w:eastAsia="Arial" w:cs="Arial"/>
        </w:rPr>
        <w:t>served basis to qualified organizations.</w:t>
      </w:r>
    </w:p>
    <w:p w14:paraId="706596B0" w14:textId="77777777" w:rsidR="00A83B7C" w:rsidRPr="00A32439" w:rsidRDefault="00A83B7C" w:rsidP="007A7C7E">
      <w:pPr>
        <w:widowControl/>
        <w:numPr>
          <w:ilvl w:val="0"/>
          <w:numId w:val="4"/>
        </w:numPr>
        <w:spacing w:after="240"/>
        <w:rPr>
          <w:rFonts w:eastAsia="Arial" w:cs="Arial"/>
        </w:rPr>
      </w:pPr>
      <w:r w:rsidRPr="00A32439">
        <w:rPr>
          <w:rFonts w:eastAsia="Arial" w:cs="Arial"/>
        </w:rPr>
        <w:t>Organizations w</w:t>
      </w:r>
      <w:r>
        <w:rPr>
          <w:rFonts w:eastAsia="Arial" w:cs="Arial"/>
        </w:rPr>
        <w:t>ho wish to request an Outreach L</w:t>
      </w:r>
      <w:r w:rsidRPr="00A32439">
        <w:rPr>
          <w:rFonts w:eastAsia="Arial" w:cs="Arial"/>
        </w:rPr>
        <w:t>icense must submit the request in writing to Colorado Parks and Wildlife, State Hunter Outreach Coordinator, 6060 Broadway, Denver, Colorad</w:t>
      </w:r>
      <w:r>
        <w:rPr>
          <w:rFonts w:eastAsia="Arial" w:cs="Arial"/>
        </w:rPr>
        <w:t>o 80216 no later than 60 days p</w:t>
      </w:r>
      <w:r w:rsidRPr="00A32439">
        <w:rPr>
          <w:rFonts w:eastAsia="Arial" w:cs="Arial"/>
        </w:rPr>
        <w:t>rior to the planned hunting event.</w:t>
      </w:r>
    </w:p>
    <w:p w14:paraId="0452D2E8" w14:textId="77777777" w:rsidR="00A83B7C" w:rsidRPr="00F1607B" w:rsidRDefault="00A83B7C" w:rsidP="007A7C7E">
      <w:pPr>
        <w:widowControl/>
        <w:numPr>
          <w:ilvl w:val="0"/>
          <w:numId w:val="4"/>
        </w:numPr>
        <w:spacing w:after="240"/>
        <w:rPr>
          <w:rFonts w:eastAsia="Arial" w:cs="Arial"/>
        </w:rPr>
      </w:pPr>
      <w:r w:rsidRPr="00A32439">
        <w:rPr>
          <w:rFonts w:eastAsia="Arial" w:cs="Arial"/>
        </w:rPr>
        <w:t xml:space="preserve">Licenses are limited to novice hunters. </w:t>
      </w:r>
      <w:r w:rsidRPr="005F5CF1">
        <w:rPr>
          <w:rFonts w:eastAsia="Arial" w:cs="Arial"/>
        </w:rPr>
        <w:t xml:space="preserve">For the purpose of these regulations a novice adult hunter is defined as a Colorado resident 18 years of age or older, who has either: no </w:t>
      </w:r>
      <w:r>
        <w:rPr>
          <w:rFonts w:eastAsia="Arial" w:cs="Arial"/>
        </w:rPr>
        <w:t>turkey</w:t>
      </w:r>
      <w:r w:rsidRPr="005F5CF1">
        <w:rPr>
          <w:rFonts w:eastAsia="Arial" w:cs="Arial"/>
        </w:rPr>
        <w:t xml:space="preserve"> license purchase history, only held a </w:t>
      </w:r>
      <w:r>
        <w:rPr>
          <w:rFonts w:eastAsia="Arial" w:cs="Arial"/>
        </w:rPr>
        <w:t>turkey</w:t>
      </w:r>
      <w:r w:rsidRPr="005F5CF1">
        <w:rPr>
          <w:rFonts w:eastAsia="Arial" w:cs="Arial"/>
        </w:rPr>
        <w:t xml:space="preserve"> license(s) in the </w:t>
      </w:r>
      <w:r>
        <w:rPr>
          <w:rFonts w:eastAsia="Arial" w:cs="Arial"/>
        </w:rPr>
        <w:t xml:space="preserve">current or </w:t>
      </w:r>
      <w:r w:rsidRPr="005F5CF1">
        <w:rPr>
          <w:rFonts w:eastAsia="Arial" w:cs="Arial"/>
        </w:rPr>
        <w:t xml:space="preserve">previous year, or has no </w:t>
      </w:r>
      <w:r>
        <w:rPr>
          <w:rFonts w:eastAsia="Arial" w:cs="Arial"/>
        </w:rPr>
        <w:t>turkey</w:t>
      </w:r>
      <w:r w:rsidRPr="005F5CF1">
        <w:rPr>
          <w:rFonts w:eastAsia="Arial" w:cs="Arial"/>
        </w:rPr>
        <w:t xml:space="preserve"> license purchase history in the previous five years.</w:t>
      </w:r>
    </w:p>
    <w:p w14:paraId="7871B038" w14:textId="77777777" w:rsidR="00A83B7C" w:rsidRPr="008D50BD" w:rsidRDefault="00A83B7C" w:rsidP="007A7C7E">
      <w:pPr>
        <w:pStyle w:val="ListParagraph"/>
        <w:widowControl/>
        <w:numPr>
          <w:ilvl w:val="0"/>
          <w:numId w:val="38"/>
        </w:numPr>
        <w:tabs>
          <w:tab w:val="left" w:pos="0"/>
          <w:tab w:val="left" w:pos="360"/>
          <w:tab w:val="left" w:pos="720"/>
          <w:tab w:val="left" w:pos="1080"/>
          <w:tab w:val="left" w:pos="2160"/>
        </w:tabs>
        <w:rPr>
          <w:rFonts w:cs="Arial"/>
          <w:color w:val="000000"/>
        </w:rPr>
      </w:pPr>
      <w:r w:rsidRPr="008D50BD">
        <w:rPr>
          <w:rFonts w:cs="Arial"/>
          <w:color w:val="000000"/>
        </w:rPr>
        <w:t>Special Restrictions</w:t>
      </w:r>
    </w:p>
    <w:p w14:paraId="3C825F69" w14:textId="77777777" w:rsidR="00A83B7C" w:rsidRPr="00CC6F0D" w:rsidRDefault="00A83B7C" w:rsidP="007A7C7E">
      <w:pPr>
        <w:rPr>
          <w:rFonts w:cs="Arial"/>
        </w:rPr>
      </w:pPr>
    </w:p>
    <w:p w14:paraId="70931DC7" w14:textId="77777777" w:rsidR="00A83B7C" w:rsidRPr="008D50BD" w:rsidRDefault="00A83B7C" w:rsidP="007A7C7E">
      <w:pPr>
        <w:pStyle w:val="ListParagraph"/>
        <w:widowControl/>
        <w:numPr>
          <w:ilvl w:val="1"/>
          <w:numId w:val="38"/>
        </w:numPr>
        <w:tabs>
          <w:tab w:val="left" w:pos="360"/>
          <w:tab w:val="left" w:pos="1980"/>
        </w:tabs>
        <w:spacing w:after="240"/>
        <w:contextualSpacing w:val="0"/>
        <w:rPr>
          <w:rFonts w:cs="Arial"/>
          <w:color w:val="000000"/>
        </w:rPr>
      </w:pPr>
      <w:r w:rsidRPr="008D50BD">
        <w:rPr>
          <w:rFonts w:cs="Arial"/>
          <w:color w:val="000000"/>
        </w:rPr>
        <w:t>Tagging Requirements</w:t>
      </w:r>
    </w:p>
    <w:p w14:paraId="404567C3" w14:textId="77777777" w:rsidR="003C66EB" w:rsidRDefault="00A83B7C" w:rsidP="007A7C7E">
      <w:pPr>
        <w:pStyle w:val="ListParagraph"/>
        <w:widowControl/>
        <w:numPr>
          <w:ilvl w:val="2"/>
          <w:numId w:val="38"/>
        </w:numPr>
        <w:tabs>
          <w:tab w:val="left" w:pos="1440"/>
          <w:tab w:val="left" w:pos="1800"/>
          <w:tab w:val="left" w:pos="2160"/>
          <w:tab w:val="left" w:pos="2520"/>
          <w:tab w:val="left" w:pos="2880"/>
        </w:tabs>
        <w:spacing w:after="240"/>
        <w:contextualSpacing w:val="0"/>
        <w:rPr>
          <w:rFonts w:cs="Arial"/>
          <w:color w:val="000000"/>
        </w:rPr>
      </w:pPr>
      <w:r w:rsidRPr="008D50BD">
        <w:rPr>
          <w:rFonts w:cs="Arial"/>
          <w:color w:val="000000"/>
        </w:rPr>
        <w:t>When any person kills a turkey, that person must imme</w:t>
      </w:r>
      <w:r w:rsidRPr="008D50BD">
        <w:rPr>
          <w:rFonts w:cs="Arial"/>
          <w:color w:val="000000"/>
        </w:rPr>
        <w:softHyphen/>
        <w:t>di</w:t>
      </w:r>
      <w:r w:rsidRPr="008D50BD">
        <w:rPr>
          <w:rFonts w:cs="Arial"/>
          <w:color w:val="000000"/>
        </w:rPr>
        <w:softHyphen/>
        <w:t>ately detach, s</w:t>
      </w:r>
      <w:r>
        <w:rPr>
          <w:rFonts w:cs="Arial"/>
          <w:color w:val="000000"/>
        </w:rPr>
        <w:t xml:space="preserve">ign, and date the carcass tag. </w:t>
      </w:r>
      <w:r w:rsidRPr="008D50BD">
        <w:rPr>
          <w:rFonts w:cs="Arial"/>
          <w:color w:val="000000"/>
        </w:rPr>
        <w:t>Such tags must be attached to the carcass of the bird while it is transported in any vehicle, while in camp, at a residence, or other place of storage.</w:t>
      </w:r>
      <w:r w:rsidR="003C66EB">
        <w:rPr>
          <w:rFonts w:cs="Arial"/>
          <w:color w:val="000000"/>
        </w:rPr>
        <w:t xml:space="preserve"> </w:t>
      </w:r>
    </w:p>
    <w:p w14:paraId="56EA44F1" w14:textId="3E607C78" w:rsidR="00A83B7C" w:rsidRPr="008D50BD" w:rsidRDefault="003C66EB" w:rsidP="007A7C7E">
      <w:pPr>
        <w:pStyle w:val="ListParagraph"/>
        <w:widowControl/>
        <w:tabs>
          <w:tab w:val="left" w:pos="1440"/>
          <w:tab w:val="left" w:pos="1800"/>
          <w:tab w:val="left" w:pos="2160"/>
          <w:tab w:val="left" w:pos="2520"/>
          <w:tab w:val="left" w:pos="2880"/>
        </w:tabs>
        <w:spacing w:after="240"/>
        <w:ind w:left="1800"/>
        <w:contextualSpacing w:val="0"/>
        <w:rPr>
          <w:rFonts w:cs="Arial"/>
          <w:color w:val="000000"/>
        </w:rPr>
      </w:pPr>
      <w:ins w:id="32" w:author="Hernandez, Hilary" w:date="2026-07-29T09:07:00Z">
        <w:r w:rsidRPr="00056214">
          <w:rPr>
            <w:rFonts w:cs="Arial"/>
            <w:color w:val="000000"/>
          </w:rPr>
          <w:t xml:space="preserve">Beginning June </w:t>
        </w:r>
      </w:ins>
      <w:ins w:id="33" w:author="Hernandez, Hilary" w:date="2026-08-18T10:21:00Z" w16du:dateUtc="2026-08-18T16:21:00Z">
        <w:r>
          <w:rPr>
            <w:rFonts w:cs="Arial"/>
            <w:color w:val="000000"/>
          </w:rPr>
          <w:t>8,</w:t>
        </w:r>
      </w:ins>
      <w:ins w:id="34" w:author="Hernandez, Hilary" w:date="2026-07-29T09:07:00Z">
        <w:r w:rsidRPr="00056214">
          <w:rPr>
            <w:rFonts w:cs="Arial"/>
            <w:color w:val="000000"/>
          </w:rPr>
          <w:t xml:space="preserve"> 2027</w:t>
        </w:r>
      </w:ins>
      <w:ins w:id="35" w:author="Hernandez, Hilary" w:date="2026-09-18T09:05:00Z" w16du:dateUtc="2026-09-18T15:05:00Z">
        <w:r>
          <w:rPr>
            <w:rFonts w:cs="Arial"/>
            <w:color w:val="000000"/>
          </w:rPr>
          <w:t>,</w:t>
        </w:r>
      </w:ins>
      <w:ins w:id="36" w:author="Hernandez, Hilary" w:date="2026-07-29T09:07:00Z">
        <w:r w:rsidRPr="00056214">
          <w:rPr>
            <w:rFonts w:cs="Arial"/>
            <w:color w:val="000000"/>
          </w:rPr>
          <w:t xml:space="preserve"> with the launching of the Division’s new integrated sales and electronic tagging system, when any person kills a turkey, such person must immediately report their harvest by e-tagging either through the Division’s </w:t>
        </w:r>
      </w:ins>
      <w:ins w:id="37" w:author="Hernandez, Hilary" w:date="2026-08-18T10:21:00Z" w16du:dateUtc="2026-08-18T16:21:00Z">
        <w:r>
          <w:rPr>
            <w:rFonts w:cs="Arial"/>
            <w:color w:val="000000"/>
          </w:rPr>
          <w:t>mobile</w:t>
        </w:r>
      </w:ins>
      <w:ins w:id="38" w:author="Hernandez, Hilary" w:date="2026-07-29T09:07:00Z">
        <w:r w:rsidRPr="00056214">
          <w:rPr>
            <w:rFonts w:cs="Arial"/>
            <w:color w:val="000000"/>
          </w:rPr>
          <w:t xml:space="preserve"> phone application, online through the CPWShop website, by calling 866-776-3121 or by some other method provided by the Division. If a person does not have access to report their harvest via these methods, they must immediately sign and date a </w:t>
        </w:r>
      </w:ins>
      <w:ins w:id="39" w:author="Hernandez, Hilary" w:date="2026-08-18T10:22:00Z" w16du:dateUtc="2026-08-18T16:22:00Z">
        <w:r>
          <w:rPr>
            <w:rFonts w:cs="Arial"/>
            <w:color w:val="000000"/>
          </w:rPr>
          <w:t>paper</w:t>
        </w:r>
      </w:ins>
      <w:ins w:id="40" w:author="Hernandez, Hilary" w:date="2026-07-29T09:07:00Z">
        <w:r w:rsidRPr="00056214">
          <w:rPr>
            <w:rFonts w:cs="Arial"/>
            <w:color w:val="000000"/>
          </w:rPr>
          <w:t xml:space="preserve"> copy of their license as a temporary measure, until e-tagging is possible. E-tagging must be completed within 48 hours in circumstances when a license </w:t>
        </w:r>
      </w:ins>
      <w:ins w:id="41" w:author="Hernandez, Hilary" w:date="2026-08-18T10:22:00Z" w16du:dateUtc="2026-08-18T16:22:00Z">
        <w:r>
          <w:rPr>
            <w:rFonts w:cs="Arial"/>
            <w:color w:val="000000"/>
          </w:rPr>
          <w:t>paper license</w:t>
        </w:r>
      </w:ins>
      <w:ins w:id="42" w:author="Hernandez, Hilary" w:date="2026-07-29T09:07:00Z">
        <w:r w:rsidRPr="00056214">
          <w:rPr>
            <w:rFonts w:cs="Arial"/>
            <w:color w:val="000000"/>
          </w:rPr>
          <w:t xml:space="preserve"> is being used to temporarily tag</w:t>
        </w:r>
      </w:ins>
      <w:ins w:id="43" w:author="Hernandez, Hilary" w:date="2026-09-18T09:06:00Z" w16du:dateUtc="2026-09-18T15:06:00Z">
        <w:r>
          <w:rPr>
            <w:rFonts w:cs="Arial"/>
            <w:color w:val="000000"/>
          </w:rPr>
          <w:t>.</w:t>
        </w:r>
      </w:ins>
    </w:p>
    <w:p w14:paraId="7463AFE2" w14:textId="70F1DE5D" w:rsidR="00A83B7C" w:rsidRPr="008D50BD" w:rsidRDefault="00A83B7C" w:rsidP="007A7C7E">
      <w:pPr>
        <w:pStyle w:val="ListParagraph"/>
        <w:widowControl/>
        <w:numPr>
          <w:ilvl w:val="2"/>
          <w:numId w:val="38"/>
        </w:numPr>
        <w:tabs>
          <w:tab w:val="left" w:pos="1440"/>
          <w:tab w:val="left" w:pos="1800"/>
          <w:tab w:val="left" w:pos="2160"/>
          <w:tab w:val="left" w:pos="2520"/>
          <w:tab w:val="left" w:pos="2880"/>
        </w:tabs>
        <w:spacing w:after="240"/>
        <w:contextualSpacing w:val="0"/>
        <w:rPr>
          <w:rFonts w:cs="Arial"/>
          <w:color w:val="000000"/>
        </w:rPr>
      </w:pPr>
      <w:r w:rsidRPr="008D50BD">
        <w:rPr>
          <w:rFonts w:cs="Arial"/>
          <w:color w:val="000000"/>
        </w:rPr>
        <w:t>Such tags, when dated, signed and attached to the turkey lawfully taken or killed and lawfully in possession, authorizes the posses</w:t>
      </w:r>
      <w:r w:rsidRPr="008D50BD">
        <w:rPr>
          <w:rFonts w:cs="Arial"/>
          <w:color w:val="000000"/>
        </w:rPr>
        <w:softHyphen/>
        <w:t>sion, use, storage, and transportation of the carcass, or any part thereof, within the state.</w:t>
      </w:r>
      <w:r w:rsidR="00254A87">
        <w:rPr>
          <w:rFonts w:cs="Arial"/>
          <w:color w:val="000000"/>
        </w:rPr>
        <w:t xml:space="preserve"> </w:t>
      </w:r>
      <w:ins w:id="44" w:author="Hernandez, Hilary" w:date="2026-07-29T09:08:00Z">
        <w:r w:rsidR="00254A87" w:rsidRPr="00056214">
          <w:rPr>
            <w:rFonts w:cs="Arial"/>
            <w:color w:val="000000"/>
          </w:rPr>
          <w:t xml:space="preserve">Beginning June </w:t>
        </w:r>
      </w:ins>
      <w:ins w:id="45" w:author="Hernandez, Hilary" w:date="2026-08-18T10:22:00Z" w16du:dateUtc="2026-08-18T16:22:00Z">
        <w:r w:rsidR="00254A87">
          <w:rPr>
            <w:rFonts w:cs="Arial"/>
            <w:color w:val="000000"/>
          </w:rPr>
          <w:t>8,</w:t>
        </w:r>
      </w:ins>
      <w:ins w:id="46" w:author="Hernandez, Hilary" w:date="2026-07-29T09:08:00Z">
        <w:r w:rsidR="00254A87" w:rsidRPr="00056214">
          <w:rPr>
            <w:rFonts w:cs="Arial"/>
            <w:color w:val="000000"/>
          </w:rPr>
          <w:t xml:space="preserve"> 2027</w:t>
        </w:r>
      </w:ins>
      <w:ins w:id="47" w:author="Hernandez, Hilary" w:date="2026-09-18T09:06:00Z" w16du:dateUtc="2026-09-18T15:06:00Z">
        <w:r w:rsidR="00254A87">
          <w:rPr>
            <w:rFonts w:cs="Arial"/>
            <w:color w:val="000000"/>
          </w:rPr>
          <w:t>,</w:t>
        </w:r>
      </w:ins>
      <w:ins w:id="48" w:author="Hernandez, Hilary" w:date="2026-07-29T09:08:00Z">
        <w:r w:rsidR="00254A87" w:rsidRPr="00056214">
          <w:rPr>
            <w:rFonts w:cs="Arial"/>
            <w:color w:val="000000"/>
          </w:rPr>
          <w:t xml:space="preserve"> with the launching of the Division’s new integrated sales and electronic tagging system, a harvested turkey may be transported without physical documentation on the bird so long as the hunter is present. If the hunter is not present, the harvested bird should be marked with the hunter’s name and e-tagging number or the signed and dated </w:t>
        </w:r>
      </w:ins>
      <w:ins w:id="49" w:author="Hernandez, Hilary" w:date="2026-08-18T10:23:00Z" w16du:dateUtc="2026-08-18T16:23:00Z">
        <w:r w:rsidR="00254A87">
          <w:rPr>
            <w:rFonts w:cs="Arial"/>
            <w:color w:val="000000"/>
          </w:rPr>
          <w:t>paper</w:t>
        </w:r>
      </w:ins>
      <w:ins w:id="50" w:author="Hernandez, Hilary" w:date="2026-07-29T09:08:00Z">
        <w:r w:rsidR="00254A87" w:rsidRPr="00056214">
          <w:rPr>
            <w:rFonts w:cs="Arial"/>
            <w:color w:val="000000"/>
          </w:rPr>
          <w:t xml:space="preserve"> copy of the license to authorize possession, use, storage or transportation of the carcass, or any part thereof, within the state</w:t>
        </w:r>
      </w:ins>
      <w:ins w:id="51" w:author="Hernandez, Hilary" w:date="2026-09-18T09:06:00Z" w16du:dateUtc="2026-09-18T15:06:00Z">
        <w:r w:rsidR="00254A87">
          <w:rPr>
            <w:rFonts w:cs="Arial"/>
            <w:color w:val="000000"/>
          </w:rPr>
          <w:t>.</w:t>
        </w:r>
      </w:ins>
    </w:p>
    <w:p w14:paraId="4E6DE974" w14:textId="77777777" w:rsidR="00254A87" w:rsidRDefault="00254A87" w:rsidP="007A7C7E">
      <w:pPr>
        <w:pStyle w:val="ListParagraph"/>
        <w:widowControl/>
        <w:numPr>
          <w:ilvl w:val="2"/>
          <w:numId w:val="38"/>
        </w:numPr>
        <w:tabs>
          <w:tab w:val="left" w:pos="1440"/>
          <w:tab w:val="left" w:pos="1800"/>
          <w:tab w:val="left" w:pos="2160"/>
          <w:tab w:val="left" w:pos="2520"/>
          <w:tab w:val="left" w:pos="2880"/>
        </w:tabs>
        <w:spacing w:after="240"/>
        <w:contextualSpacing w:val="0"/>
        <w:rPr>
          <w:rFonts w:cs="Arial"/>
          <w:color w:val="000000"/>
        </w:rPr>
      </w:pPr>
      <w:r w:rsidRPr="008D50BD">
        <w:rPr>
          <w:rFonts w:cs="Arial"/>
          <w:color w:val="000000"/>
        </w:rPr>
        <w:t>If the carcass tag is inadver</w:t>
      </w:r>
      <w:r w:rsidRPr="008D50BD">
        <w:rPr>
          <w:rFonts w:cs="Arial"/>
          <w:color w:val="000000"/>
        </w:rPr>
        <w:softHyphen/>
        <w:t>tently or acciden</w:t>
      </w:r>
      <w:r w:rsidRPr="008D50BD">
        <w:rPr>
          <w:rFonts w:cs="Arial"/>
          <w:color w:val="000000"/>
        </w:rPr>
        <w:softHyphen/>
        <w:t xml:space="preserve">tally detached from the license or is lost or destroyed, the licensee must obtain a duplicate carcass tag before </w:t>
      </w:r>
      <w:del w:id="52" w:author="Hernandez, Hilary" w:date="2026-08-18T10:23:00Z" w16du:dateUtc="2026-08-18T16:23:00Z">
        <w:r w:rsidRPr="008D50BD" w:rsidDel="00552285">
          <w:rPr>
            <w:rFonts w:cs="Arial"/>
            <w:color w:val="000000"/>
          </w:rPr>
          <w:delText xml:space="preserve">he </w:delText>
        </w:r>
      </w:del>
      <w:ins w:id="53" w:author="Hernandez, Hilary" w:date="2026-08-18T10:23:00Z" w16du:dateUtc="2026-08-18T16:23:00Z">
        <w:r>
          <w:rPr>
            <w:rFonts w:cs="Arial"/>
            <w:color w:val="000000"/>
          </w:rPr>
          <w:t>they</w:t>
        </w:r>
        <w:r w:rsidRPr="008D50BD">
          <w:rPr>
            <w:rFonts w:cs="Arial"/>
            <w:color w:val="000000"/>
          </w:rPr>
          <w:t xml:space="preserve"> </w:t>
        </w:r>
      </w:ins>
      <w:r w:rsidRPr="008D50BD">
        <w:rPr>
          <w:rFonts w:cs="Arial"/>
          <w:color w:val="000000"/>
        </w:rPr>
        <w:t>can l</w:t>
      </w:r>
      <w:r>
        <w:rPr>
          <w:rFonts w:cs="Arial"/>
          <w:color w:val="000000"/>
        </w:rPr>
        <w:t>awfully hunt with such license.</w:t>
      </w:r>
      <w:r w:rsidRPr="008D50BD">
        <w:rPr>
          <w:rFonts w:cs="Arial"/>
          <w:color w:val="000000"/>
        </w:rPr>
        <w:t xml:space="preserve"> The dupli</w:t>
      </w:r>
      <w:r w:rsidRPr="008D50BD">
        <w:rPr>
          <w:rFonts w:cs="Arial"/>
          <w:color w:val="000000"/>
        </w:rPr>
        <w:softHyphen/>
        <w:t>cate carcass tag may be obtained upon furnishing satisfactory proof as to the inadvertent or acciden</w:t>
      </w:r>
      <w:r w:rsidRPr="008D50BD">
        <w:rPr>
          <w:rFonts w:cs="Arial"/>
          <w:color w:val="000000"/>
        </w:rPr>
        <w:softHyphen/>
        <w:t>tal nature of the detachment, loss, or destruction to Colorado Parks and Wildlife.</w:t>
      </w:r>
      <w:r>
        <w:rPr>
          <w:rFonts w:cs="Arial"/>
          <w:color w:val="000000"/>
        </w:rPr>
        <w:t xml:space="preserve"> </w:t>
      </w:r>
    </w:p>
    <w:p w14:paraId="2F5F653E" w14:textId="63765A2A" w:rsidR="00A83B7C" w:rsidRPr="008D50BD" w:rsidRDefault="00254A87" w:rsidP="007A7C7E">
      <w:pPr>
        <w:pStyle w:val="ListParagraph"/>
        <w:widowControl/>
        <w:tabs>
          <w:tab w:val="left" w:pos="1440"/>
          <w:tab w:val="left" w:pos="1800"/>
          <w:tab w:val="left" w:pos="2160"/>
          <w:tab w:val="left" w:pos="2520"/>
          <w:tab w:val="left" w:pos="2880"/>
        </w:tabs>
        <w:spacing w:after="240"/>
        <w:ind w:left="1800"/>
        <w:contextualSpacing w:val="0"/>
        <w:rPr>
          <w:rFonts w:cs="Arial"/>
          <w:color w:val="000000"/>
        </w:rPr>
      </w:pPr>
      <w:ins w:id="54" w:author="Hernandez, Hilary" w:date="2026-07-29T09:09:00Z">
        <w:r w:rsidRPr="0003174F">
          <w:rPr>
            <w:rFonts w:cs="Arial"/>
            <w:color w:val="000000"/>
          </w:rPr>
          <w:t xml:space="preserve">Beginning June </w:t>
        </w:r>
      </w:ins>
      <w:ins w:id="55" w:author="Hernandez, Hilary" w:date="2026-08-18T10:24:00Z" w16du:dateUtc="2026-08-18T16:24:00Z">
        <w:r>
          <w:rPr>
            <w:rFonts w:cs="Arial"/>
            <w:color w:val="000000"/>
          </w:rPr>
          <w:t xml:space="preserve">8, </w:t>
        </w:r>
      </w:ins>
      <w:ins w:id="56" w:author="Hernandez, Hilary" w:date="2026-07-29T09:09:00Z">
        <w:r w:rsidRPr="0003174F">
          <w:rPr>
            <w:rFonts w:cs="Arial"/>
            <w:color w:val="000000"/>
          </w:rPr>
          <w:t>2027</w:t>
        </w:r>
      </w:ins>
      <w:ins w:id="57" w:author="Hernandez, Hilary" w:date="2026-09-18T09:07:00Z" w16du:dateUtc="2026-09-18T15:07:00Z">
        <w:r>
          <w:rPr>
            <w:rFonts w:cs="Arial"/>
            <w:color w:val="000000"/>
          </w:rPr>
          <w:t>,</w:t>
        </w:r>
      </w:ins>
      <w:ins w:id="58" w:author="Hernandez, Hilary" w:date="2026-07-29T09:09:00Z">
        <w:r w:rsidRPr="0003174F">
          <w:rPr>
            <w:rFonts w:cs="Arial"/>
            <w:color w:val="000000"/>
          </w:rPr>
          <w:t xml:space="preserve"> with the launching of the Division’s new integrated sales and electronic tagging system, if a license is inadvertently or accidentally </w:t>
        </w:r>
      </w:ins>
      <w:ins w:id="59" w:author="Hernandez, Hilary" w:date="2026-08-18T10:24:00Z" w16du:dateUtc="2026-08-18T16:24:00Z">
        <w:r>
          <w:rPr>
            <w:rFonts w:cs="Arial"/>
            <w:color w:val="000000"/>
          </w:rPr>
          <w:t>electronically voided</w:t>
        </w:r>
      </w:ins>
      <w:ins w:id="60" w:author="Hernandez, Hilary" w:date="2026-07-29T09:09:00Z">
        <w:r w:rsidRPr="0003174F">
          <w:rPr>
            <w:rFonts w:cs="Arial"/>
            <w:color w:val="000000"/>
          </w:rPr>
          <w:t>, the tag can be reactivated by contacting the Division for assistance</w:t>
        </w:r>
      </w:ins>
      <w:ins w:id="61" w:author="Hernandez, Hilary" w:date="2026-09-18T09:07:00Z" w16du:dateUtc="2026-09-18T15:07:00Z">
        <w:r>
          <w:rPr>
            <w:rFonts w:cs="Arial"/>
            <w:color w:val="000000"/>
          </w:rPr>
          <w:t>.</w:t>
        </w:r>
      </w:ins>
    </w:p>
    <w:p w14:paraId="79BBC3FA" w14:textId="77777777" w:rsidR="00A83B7C" w:rsidRPr="008D50BD" w:rsidRDefault="00A83B7C" w:rsidP="007A7C7E">
      <w:pPr>
        <w:pStyle w:val="ListParagraph"/>
        <w:widowControl/>
        <w:numPr>
          <w:ilvl w:val="1"/>
          <w:numId w:val="38"/>
        </w:numPr>
        <w:tabs>
          <w:tab w:val="left" w:pos="360"/>
        </w:tabs>
        <w:spacing w:after="240"/>
        <w:contextualSpacing w:val="0"/>
        <w:rPr>
          <w:rFonts w:cs="Arial"/>
          <w:color w:val="000000"/>
        </w:rPr>
      </w:pPr>
      <w:r w:rsidRPr="008D50BD">
        <w:rPr>
          <w:rFonts w:cs="Arial"/>
          <w:color w:val="000000"/>
        </w:rPr>
        <w:t>Spanish Peaks SWA</w:t>
      </w:r>
    </w:p>
    <w:p w14:paraId="335A4076" w14:textId="77777777" w:rsidR="00A83B7C" w:rsidRPr="008D50BD" w:rsidRDefault="00A83B7C" w:rsidP="007A7C7E">
      <w:pPr>
        <w:pStyle w:val="ListParagraph"/>
        <w:widowControl/>
        <w:numPr>
          <w:ilvl w:val="2"/>
          <w:numId w:val="38"/>
        </w:numPr>
        <w:tabs>
          <w:tab w:val="left" w:pos="1440"/>
          <w:tab w:val="left" w:pos="1800"/>
          <w:tab w:val="left" w:pos="2160"/>
          <w:tab w:val="left" w:pos="2520"/>
          <w:tab w:val="left" w:pos="2880"/>
        </w:tabs>
        <w:spacing w:after="240"/>
        <w:contextualSpacing w:val="0"/>
        <w:rPr>
          <w:rFonts w:cs="Arial"/>
          <w:color w:val="000000"/>
        </w:rPr>
      </w:pPr>
      <w:r w:rsidRPr="008D50BD">
        <w:rPr>
          <w:rFonts w:cs="Arial"/>
          <w:color w:val="000000"/>
        </w:rPr>
        <w:lastRenderedPageBreak/>
        <w:t>Hunting during the spring turkey season shall be permitted only on Sat</w:t>
      </w:r>
      <w:r w:rsidRPr="008D50BD">
        <w:rPr>
          <w:rFonts w:cs="Arial"/>
          <w:color w:val="000000"/>
        </w:rPr>
        <w:softHyphen/>
        <w:t>ur</w:t>
      </w:r>
      <w:r w:rsidRPr="008D50BD">
        <w:rPr>
          <w:rFonts w:cs="Arial"/>
          <w:color w:val="000000"/>
        </w:rPr>
        <w:softHyphen/>
        <w:t>days, Sundays, Mondays and Tuesdays on the Spanish Peaks State Wildlife Area, except as provided in subparagraph b of this subsection.</w:t>
      </w:r>
    </w:p>
    <w:p w14:paraId="2867C569" w14:textId="77777777" w:rsidR="00A83B7C" w:rsidRPr="008D50BD" w:rsidRDefault="00A83B7C" w:rsidP="007A7C7E">
      <w:pPr>
        <w:pStyle w:val="ListParagraph"/>
        <w:widowControl/>
        <w:numPr>
          <w:ilvl w:val="2"/>
          <w:numId w:val="38"/>
        </w:numPr>
        <w:tabs>
          <w:tab w:val="left" w:pos="1440"/>
          <w:tab w:val="left" w:pos="1800"/>
          <w:tab w:val="left" w:pos="2160"/>
          <w:tab w:val="left" w:pos="2520"/>
          <w:tab w:val="left" w:pos="2880"/>
        </w:tabs>
        <w:spacing w:after="240"/>
        <w:contextualSpacing w:val="0"/>
        <w:rPr>
          <w:rFonts w:cs="Arial"/>
          <w:color w:val="000000"/>
        </w:rPr>
      </w:pPr>
      <w:r w:rsidRPr="008D50BD">
        <w:rPr>
          <w:rFonts w:cs="Arial"/>
          <w:color w:val="000000"/>
        </w:rPr>
        <w:t>For hunters with mobility impairments, hunting during the spring turkey season shall be permitted after the second weekend of the season on Wednesdays, Thursdays and Fridays,</w:t>
      </w:r>
      <w:r>
        <w:rPr>
          <w:rFonts w:cs="Arial"/>
          <w:color w:val="000000"/>
        </w:rPr>
        <w:t xml:space="preserve"> by special access permit only.</w:t>
      </w:r>
      <w:r w:rsidRPr="008D50BD">
        <w:rPr>
          <w:rFonts w:cs="Arial"/>
          <w:color w:val="000000"/>
        </w:rPr>
        <w:t xml:space="preserve"> For the purposes of this subparagraph, the following restrictions shall apply:</w:t>
      </w:r>
    </w:p>
    <w:p w14:paraId="300D1F1E" w14:textId="77777777" w:rsidR="00A83B7C" w:rsidRPr="008D50BD" w:rsidRDefault="00A83B7C" w:rsidP="007A7C7E">
      <w:pPr>
        <w:pStyle w:val="ListParagraph"/>
        <w:widowControl/>
        <w:numPr>
          <w:ilvl w:val="3"/>
          <w:numId w:val="4"/>
        </w:numPr>
        <w:tabs>
          <w:tab w:val="left" w:pos="1800"/>
          <w:tab w:val="left" w:pos="2160"/>
          <w:tab w:val="left" w:pos="2520"/>
        </w:tabs>
        <w:spacing w:after="240"/>
        <w:ind w:left="2160"/>
        <w:contextualSpacing w:val="0"/>
        <w:rPr>
          <w:rFonts w:cs="Arial"/>
          <w:color w:val="000000"/>
        </w:rPr>
      </w:pPr>
      <w:r w:rsidRPr="008D50BD">
        <w:rPr>
          <w:rFonts w:cs="Arial"/>
          <w:color w:val="000000"/>
        </w:rPr>
        <w:t>Applicants for access permits for hunters with mobility impairments must have a mobility impairment resulting from permanent medical conditions, which makes it physically impossible for them to hunt without the assistance of an attendant.  Evidence of an impossibility to participate in the hunt without the assistance of an attendant may include, but is not limited to, prescribed use of a wheelchair; shoulder or arm crutches; walker; two canes; or other prescribed</w:t>
      </w:r>
      <w:r>
        <w:rPr>
          <w:rFonts w:cs="Arial"/>
          <w:color w:val="000000"/>
        </w:rPr>
        <w:t xml:space="preserve"> medical devices or equipment. </w:t>
      </w:r>
      <w:r w:rsidRPr="008D50BD">
        <w:rPr>
          <w:rFonts w:cs="Arial"/>
          <w:color w:val="000000"/>
        </w:rPr>
        <w:t>Applications will be accepted until the last da</w:t>
      </w:r>
      <w:r>
        <w:rPr>
          <w:rFonts w:cs="Arial"/>
          <w:color w:val="000000"/>
        </w:rPr>
        <w:t xml:space="preserve">y of the spring turkey season. </w:t>
      </w:r>
      <w:r w:rsidRPr="008D50BD">
        <w:rPr>
          <w:rFonts w:cs="Arial"/>
          <w:color w:val="000000"/>
        </w:rPr>
        <w:t xml:space="preserve">Permits will be issued on a first-come, first-served basis, and will be limited to two (2) individuals during each Wednesday through Friday </w:t>
      </w:r>
      <w:proofErr w:type="gramStart"/>
      <w:r w:rsidRPr="008D50BD">
        <w:rPr>
          <w:rFonts w:cs="Arial"/>
          <w:color w:val="000000"/>
        </w:rPr>
        <w:t>time period</w:t>
      </w:r>
      <w:proofErr w:type="gramEnd"/>
      <w:r w:rsidRPr="008D50BD">
        <w:rPr>
          <w:rFonts w:cs="Arial"/>
          <w:color w:val="000000"/>
        </w:rPr>
        <w:t xml:space="preserve"> during the spring season. </w:t>
      </w:r>
    </w:p>
    <w:p w14:paraId="026F90CD" w14:textId="1E44DFEA" w:rsidR="00A83B7C" w:rsidRPr="008D50BD" w:rsidDel="00744E98" w:rsidRDefault="00A83B7C" w:rsidP="007A7C7E">
      <w:pPr>
        <w:pStyle w:val="ListParagraph"/>
        <w:widowControl/>
        <w:numPr>
          <w:ilvl w:val="3"/>
          <w:numId w:val="4"/>
        </w:numPr>
        <w:tabs>
          <w:tab w:val="left" w:pos="1800"/>
          <w:tab w:val="left" w:pos="2160"/>
          <w:tab w:val="left" w:pos="2520"/>
        </w:tabs>
        <w:spacing w:after="240"/>
        <w:ind w:left="2160"/>
        <w:contextualSpacing w:val="0"/>
        <w:rPr>
          <w:del w:id="62" w:author="Hernandez, Hilary" w:date="2026-09-18T09:08:00Z" w16du:dateUtc="2026-09-18T15:08:00Z"/>
          <w:rFonts w:cs="Arial"/>
          <w:color w:val="000000"/>
        </w:rPr>
      </w:pPr>
      <w:del w:id="63" w:author="Hernandez, Hilary" w:date="2026-09-18T09:08:00Z" w16du:dateUtc="2026-09-18T15:08:00Z">
        <w:r w:rsidRPr="00744E98" w:rsidDel="00744E98">
          <w:rPr>
            <w:rFonts w:cs="Arial"/>
            <w:color w:val="000000"/>
          </w:rPr>
          <w:delText>Applications for access permits for hunters with mobility impairments shall be made on the form available from, and submitted to, Colorado Parks and Wildlife, Limited License Office, 6060 Broadway, Denver, Colorado 80216.</w:delText>
        </w:r>
      </w:del>
    </w:p>
    <w:p w14:paraId="0D12C638" w14:textId="77777777" w:rsidR="00A83B7C" w:rsidRPr="00744E98" w:rsidRDefault="00A83B7C" w:rsidP="007A7C7E">
      <w:pPr>
        <w:pStyle w:val="ListParagraph"/>
        <w:widowControl/>
        <w:numPr>
          <w:ilvl w:val="3"/>
          <w:numId w:val="4"/>
        </w:numPr>
        <w:tabs>
          <w:tab w:val="left" w:pos="1800"/>
          <w:tab w:val="left" w:pos="2160"/>
          <w:tab w:val="left" w:pos="2520"/>
        </w:tabs>
        <w:spacing w:after="240"/>
        <w:ind w:left="2160"/>
        <w:contextualSpacing w:val="0"/>
        <w:rPr>
          <w:rFonts w:cs="Arial"/>
          <w:color w:val="000000"/>
        </w:rPr>
      </w:pPr>
      <w:r w:rsidRPr="00744E98">
        <w:rPr>
          <w:rFonts w:cs="Arial"/>
          <w:color w:val="000000"/>
        </w:rPr>
        <w:t xml:space="preserve">Applications for access permits for mobility-impaired hunters shall contain a statement from a licensed medical doctor or a certified physical, occupational, or recreational therapist describing the applicant’s mobility impairment and the permanent medical condition which makes it impossible for the applicant to hunt without the assistance of an attendant. Additional documentation may be required if necessary to establish the applicant’s eligibility for an access permit for hunters with mobility impairments. Once certified by the Division as mobility-impaired according to these regulations, applicants will not be required to submit the medical statement.  </w:t>
      </w:r>
    </w:p>
    <w:p w14:paraId="244AF93C" w14:textId="77777777" w:rsidR="00A83B7C" w:rsidRPr="00DA7C44" w:rsidRDefault="00A83B7C" w:rsidP="007A7C7E">
      <w:pPr>
        <w:pStyle w:val="ListParagraph"/>
        <w:widowControl/>
        <w:numPr>
          <w:ilvl w:val="1"/>
          <w:numId w:val="38"/>
        </w:numPr>
        <w:tabs>
          <w:tab w:val="left" w:pos="360"/>
        </w:tabs>
        <w:spacing w:after="240"/>
        <w:contextualSpacing w:val="0"/>
        <w:rPr>
          <w:rFonts w:cs="Arial"/>
          <w:color w:val="000000"/>
        </w:rPr>
      </w:pPr>
      <w:r w:rsidRPr="00DA7C44">
        <w:rPr>
          <w:rFonts w:cs="Arial"/>
          <w:color w:val="000000"/>
        </w:rPr>
        <w:t>Higel and Rio Grande SWAs</w:t>
      </w:r>
    </w:p>
    <w:p w14:paraId="6B4847AE" w14:textId="77777777" w:rsidR="00A83B7C" w:rsidRPr="00DA7C44" w:rsidRDefault="00A83B7C" w:rsidP="007A7C7E">
      <w:pPr>
        <w:pStyle w:val="ListParagraph"/>
        <w:widowControl/>
        <w:numPr>
          <w:ilvl w:val="2"/>
          <w:numId w:val="38"/>
        </w:numPr>
        <w:tabs>
          <w:tab w:val="left" w:pos="360"/>
          <w:tab w:val="left" w:pos="1440"/>
          <w:tab w:val="left" w:pos="1800"/>
        </w:tabs>
        <w:spacing w:after="240"/>
        <w:contextualSpacing w:val="0"/>
        <w:rPr>
          <w:rFonts w:cs="Arial"/>
          <w:color w:val="000000"/>
        </w:rPr>
      </w:pPr>
      <w:r w:rsidRPr="00DA7C44">
        <w:rPr>
          <w:rFonts w:cs="Arial"/>
          <w:color w:val="000000"/>
        </w:rPr>
        <w:t>Turkey hunting access during the spring turkey season requires an access permit.  Access permits will be issued for each property, from the Division Office in Mont</w:t>
      </w:r>
      <w:r>
        <w:rPr>
          <w:rFonts w:cs="Arial"/>
          <w:color w:val="000000"/>
        </w:rPr>
        <w:t>e Vista through a hand drawing.</w:t>
      </w:r>
      <w:r w:rsidRPr="00DA7C44">
        <w:rPr>
          <w:rFonts w:cs="Arial"/>
          <w:color w:val="000000"/>
        </w:rPr>
        <w:t xml:space="preserve"> Permit applications may be obtained from CPW, 0722 S. Ro</w:t>
      </w:r>
      <w:r>
        <w:rPr>
          <w:rFonts w:cs="Arial"/>
          <w:color w:val="000000"/>
        </w:rPr>
        <w:t xml:space="preserve">ad 1E, Monte Vista, CO  81144. </w:t>
      </w:r>
      <w:r w:rsidRPr="00DA7C44">
        <w:rPr>
          <w:rFonts w:cs="Arial"/>
          <w:color w:val="000000"/>
        </w:rPr>
        <w:t>Group</w:t>
      </w:r>
      <w:r>
        <w:rPr>
          <w:rFonts w:cs="Arial"/>
          <w:color w:val="000000"/>
        </w:rPr>
        <w:t xml:space="preserve"> applications will be accepted.</w:t>
      </w:r>
      <w:r w:rsidRPr="00DA7C44">
        <w:rPr>
          <w:rFonts w:cs="Arial"/>
          <w:color w:val="000000"/>
        </w:rPr>
        <w:t xml:space="preserve"> No more than two (2) applicants per group. Application deadline is March 31 of each year.  Successful applica</w:t>
      </w:r>
      <w:r>
        <w:rPr>
          <w:rFonts w:cs="Arial"/>
          <w:color w:val="000000"/>
        </w:rPr>
        <w:t xml:space="preserve">nts will be notified by email. </w:t>
      </w:r>
      <w:r w:rsidRPr="00DA7C44">
        <w:rPr>
          <w:rFonts w:cs="Arial"/>
          <w:color w:val="000000"/>
        </w:rPr>
        <w:t xml:space="preserve">The date, time and location of the drawing will be included </w:t>
      </w:r>
      <w:proofErr w:type="gramStart"/>
      <w:r w:rsidRPr="00DA7C44">
        <w:rPr>
          <w:rFonts w:cs="Arial"/>
          <w:color w:val="000000"/>
        </w:rPr>
        <w:t>on</w:t>
      </w:r>
      <w:proofErr w:type="gramEnd"/>
      <w:r w:rsidRPr="00DA7C44">
        <w:rPr>
          <w:rFonts w:cs="Arial"/>
          <w:color w:val="000000"/>
        </w:rPr>
        <w:t xml:space="preserve"> the application.</w:t>
      </w:r>
    </w:p>
    <w:p w14:paraId="4EF2C772" w14:textId="77777777" w:rsidR="00A83B7C" w:rsidRPr="00DA7C44" w:rsidRDefault="00A83B7C" w:rsidP="007A7C7E">
      <w:pPr>
        <w:pStyle w:val="ListParagraph"/>
        <w:numPr>
          <w:ilvl w:val="1"/>
          <w:numId w:val="38"/>
        </w:numPr>
        <w:tabs>
          <w:tab w:val="left" w:pos="1080"/>
        </w:tabs>
        <w:spacing w:after="240"/>
        <w:contextualSpacing w:val="0"/>
        <w:rPr>
          <w:rFonts w:cs="Arial"/>
        </w:rPr>
      </w:pPr>
      <w:r w:rsidRPr="00DA7C44">
        <w:rPr>
          <w:rFonts w:cs="Arial"/>
        </w:rPr>
        <w:t>Horsethief Canyon State Wildlife Area</w:t>
      </w:r>
    </w:p>
    <w:p w14:paraId="52DA51EE" w14:textId="77777777" w:rsidR="00A83B7C" w:rsidRPr="00DA7C44" w:rsidRDefault="00A83B7C" w:rsidP="007A7C7E">
      <w:pPr>
        <w:pStyle w:val="ListParagraph"/>
        <w:numPr>
          <w:ilvl w:val="2"/>
          <w:numId w:val="38"/>
        </w:numPr>
        <w:spacing w:after="240"/>
        <w:contextualSpacing w:val="0"/>
        <w:rPr>
          <w:rFonts w:cs="Arial"/>
        </w:rPr>
      </w:pPr>
      <w:r w:rsidRPr="00DA7C44">
        <w:rPr>
          <w:rFonts w:cs="Arial"/>
        </w:rPr>
        <w:t>Turkey hunting access is limited to the spring turkey season and is restricted to youth mentor turkey hunti</w:t>
      </w:r>
      <w:r>
        <w:rPr>
          <w:rFonts w:cs="Arial"/>
        </w:rPr>
        <w:t>ng only, by access permit only.</w:t>
      </w:r>
      <w:r w:rsidRPr="00DA7C44">
        <w:rPr>
          <w:rFonts w:cs="Arial"/>
        </w:rPr>
        <w:t xml:space="preserve"> </w:t>
      </w:r>
      <w:r w:rsidRPr="00DA7C44">
        <w:t>Mentors are not allowed to hunt.  Permit applications are available from Colorado Parks and Wildlife Northwest Region Service Center at 711 Independent Ave., Grand Junction, CO 81505, 970-255-6100.  The app</w:t>
      </w:r>
      <w:r>
        <w:t xml:space="preserve">lication deadline is March 31. </w:t>
      </w:r>
      <w:r w:rsidRPr="00DA7C44">
        <w:t xml:space="preserve">Successful applicants will be notified by mail.  </w:t>
      </w:r>
    </w:p>
    <w:p w14:paraId="1C85F86C" w14:textId="77777777" w:rsidR="00A83B7C" w:rsidRPr="00DA7C44" w:rsidRDefault="00A83B7C" w:rsidP="007A7C7E">
      <w:pPr>
        <w:pStyle w:val="ListParagraph"/>
        <w:numPr>
          <w:ilvl w:val="1"/>
          <w:numId w:val="38"/>
        </w:numPr>
        <w:tabs>
          <w:tab w:val="left" w:pos="1080"/>
        </w:tabs>
        <w:spacing w:after="240"/>
        <w:contextualSpacing w:val="0"/>
        <w:rPr>
          <w:rFonts w:cs="Arial"/>
        </w:rPr>
      </w:pPr>
      <w:r w:rsidRPr="00DA7C44">
        <w:rPr>
          <w:rFonts w:cs="Arial"/>
        </w:rPr>
        <w:t>Youth Turkey Extended Season</w:t>
      </w:r>
    </w:p>
    <w:p w14:paraId="5A97FC5B" w14:textId="77777777" w:rsidR="00A83B7C" w:rsidRPr="00D91438" w:rsidRDefault="00A83B7C" w:rsidP="007A7C7E">
      <w:pPr>
        <w:widowControl/>
        <w:tabs>
          <w:tab w:val="left" w:pos="1080"/>
          <w:tab w:val="left" w:pos="1440"/>
          <w:tab w:val="left" w:pos="1800"/>
          <w:tab w:val="left" w:pos="2160"/>
          <w:tab w:val="left" w:pos="2520"/>
          <w:tab w:val="left" w:pos="2880"/>
        </w:tabs>
        <w:spacing w:after="240"/>
        <w:ind w:left="1800"/>
        <w:rPr>
          <w:color w:val="000000"/>
        </w:rPr>
      </w:pPr>
      <w:r w:rsidRPr="00CC6F0D">
        <w:rPr>
          <w:color w:val="000000"/>
        </w:rPr>
        <w:lastRenderedPageBreak/>
        <w:t xml:space="preserve">Youths under 18 years of age may hunt turkey from the Saturday before Thanksgiving through the Sunday after Thanksgiving, provided they possess an unfilled youth fall turkey license </w:t>
      </w:r>
      <w:r w:rsidRPr="00BD02B7">
        <w:rPr>
          <w:color w:val="000000"/>
        </w:rPr>
        <w:t>(including, but not limited to, hunt code TE000U3R)</w:t>
      </w:r>
      <w:r>
        <w:rPr>
          <w:color w:val="000000"/>
        </w:rPr>
        <w:t>.</w:t>
      </w:r>
      <w:r w:rsidRPr="00CC6F0D">
        <w:rPr>
          <w:color w:val="000000"/>
        </w:rPr>
        <w:t xml:space="preserve"> </w:t>
      </w:r>
      <w:r>
        <w:t xml:space="preserve">Youths may only hunt in the </w:t>
      </w:r>
      <w:proofErr w:type="gramStart"/>
      <w:r>
        <w:t>GMU</w:t>
      </w:r>
      <w:proofErr w:type="gramEnd"/>
      <w:r>
        <w:t xml:space="preserve"> their original unfilled license was valid in; youths with unfilled OTC licenses may hunt in any OTC GMU but may not hunt in a limited unit that the original OTC license was not valid in. All hunters must </w:t>
      </w:r>
      <w:r w:rsidRPr="00CC6F0D">
        <w:rPr>
          <w:color w:val="000000"/>
        </w:rPr>
        <w:t xml:space="preserve">comply with applicable regulations for the hunt in which they </w:t>
      </w:r>
      <w:proofErr w:type="gramStart"/>
      <w:r w:rsidRPr="00CC6F0D">
        <w:rPr>
          <w:color w:val="000000"/>
        </w:rPr>
        <w:t>participate, and</w:t>
      </w:r>
      <w:proofErr w:type="gramEnd"/>
      <w:r w:rsidRPr="00CC6F0D">
        <w:rPr>
          <w:color w:val="000000"/>
        </w:rPr>
        <w:t xml:space="preserve"> are accompanied by a mentor.  A mentor must be at least 18 years of age and comply with</w:t>
      </w:r>
      <w:r>
        <w:rPr>
          <w:color w:val="000000"/>
        </w:rPr>
        <w:t xml:space="preserve"> hunter education requirements.</w:t>
      </w:r>
      <w:r w:rsidRPr="00CC6F0D">
        <w:rPr>
          <w:color w:val="000000"/>
        </w:rPr>
        <w:t xml:space="preserve"> The mentor may not hunt.</w:t>
      </w:r>
    </w:p>
    <w:p w14:paraId="13B926F2" w14:textId="77777777" w:rsidR="00A83B7C" w:rsidRPr="00461049" w:rsidRDefault="00A83B7C" w:rsidP="007A7C7E">
      <w:pPr>
        <w:pStyle w:val="ListParagraph"/>
        <w:numPr>
          <w:ilvl w:val="0"/>
          <w:numId w:val="38"/>
        </w:numPr>
        <w:spacing w:after="200"/>
        <w:contextualSpacing w:val="0"/>
        <w:rPr>
          <w:rFonts w:cs="Arial"/>
        </w:rPr>
      </w:pPr>
      <w:r w:rsidRPr="00DA7C44">
        <w:rPr>
          <w:rFonts w:cs="Arial"/>
          <w:color w:val="000000"/>
        </w:rPr>
        <w:t>Season Dates and Units - Unlimited Licenses</w:t>
      </w:r>
      <w:r w:rsidRPr="00DA7C44">
        <w:rPr>
          <w:rFonts w:cs="Arial"/>
        </w:rPr>
        <w:t>.</w:t>
      </w:r>
    </w:p>
    <w:p w14:paraId="4117DD5E" w14:textId="77777777" w:rsidR="00A83B7C" w:rsidRPr="00DA7C44" w:rsidRDefault="00A83B7C" w:rsidP="007A7C7E">
      <w:pPr>
        <w:pStyle w:val="ListParagraph"/>
        <w:widowControl/>
        <w:numPr>
          <w:ilvl w:val="1"/>
          <w:numId w:val="38"/>
        </w:numPr>
        <w:tabs>
          <w:tab w:val="left" w:pos="360"/>
        </w:tabs>
        <w:spacing w:after="200"/>
        <w:contextualSpacing w:val="0"/>
        <w:rPr>
          <w:rFonts w:cs="Arial"/>
          <w:color w:val="000000"/>
        </w:rPr>
      </w:pPr>
      <w:r w:rsidRPr="00DA7C44">
        <w:rPr>
          <w:rFonts w:cs="Arial"/>
          <w:color w:val="000000"/>
        </w:rPr>
        <w:t>Spring Seasons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Spring Seasons"/>
        <w:tblDescription w:val="Table of units, hunt codes, date open, date closed, and licenses for the spring season."/>
      </w:tblPr>
      <w:tblGrid>
        <w:gridCol w:w="4428"/>
        <w:gridCol w:w="1260"/>
        <w:gridCol w:w="1260"/>
        <w:gridCol w:w="1260"/>
        <w:gridCol w:w="1152"/>
      </w:tblGrid>
      <w:tr w:rsidR="00A83B7C" w:rsidRPr="00CC6F0D" w14:paraId="6E6AC06F" w14:textId="77777777" w:rsidTr="00BE6C08">
        <w:trPr>
          <w:tblHeader/>
        </w:trPr>
        <w:tc>
          <w:tcPr>
            <w:tcW w:w="4428" w:type="dxa"/>
            <w:vAlign w:val="center"/>
          </w:tcPr>
          <w:p w14:paraId="4B94359E"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rPr>
            </w:pPr>
            <w:r w:rsidRPr="00CC6F0D">
              <w:rPr>
                <w:rFonts w:cs="Arial"/>
                <w:b/>
                <w:bCs/>
              </w:rPr>
              <w:t>Units</w:t>
            </w:r>
          </w:p>
        </w:tc>
        <w:tc>
          <w:tcPr>
            <w:tcW w:w="1260" w:type="dxa"/>
            <w:vAlign w:val="center"/>
          </w:tcPr>
          <w:p w14:paraId="0FD9B968"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rPr>
            </w:pPr>
            <w:r w:rsidRPr="00CC6F0D">
              <w:rPr>
                <w:rFonts w:cs="Arial"/>
                <w:b/>
                <w:bCs/>
              </w:rPr>
              <w:t>Hunt Code</w:t>
            </w:r>
          </w:p>
        </w:tc>
        <w:tc>
          <w:tcPr>
            <w:tcW w:w="1260" w:type="dxa"/>
            <w:vAlign w:val="center"/>
          </w:tcPr>
          <w:p w14:paraId="2EAA7771"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rPr>
            </w:pPr>
            <w:r w:rsidRPr="00CC6F0D">
              <w:rPr>
                <w:rFonts w:cs="Arial"/>
                <w:b/>
                <w:bCs/>
              </w:rPr>
              <w:t>Date Open</w:t>
            </w:r>
          </w:p>
        </w:tc>
        <w:tc>
          <w:tcPr>
            <w:tcW w:w="1260" w:type="dxa"/>
            <w:vAlign w:val="center"/>
          </w:tcPr>
          <w:p w14:paraId="5CB4E76A"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rPr>
            </w:pPr>
            <w:r w:rsidRPr="00CC6F0D">
              <w:rPr>
                <w:rFonts w:cs="Arial"/>
                <w:b/>
                <w:bCs/>
              </w:rPr>
              <w:t>Date Closed</w:t>
            </w:r>
          </w:p>
        </w:tc>
        <w:tc>
          <w:tcPr>
            <w:tcW w:w="1152" w:type="dxa"/>
            <w:vAlign w:val="center"/>
          </w:tcPr>
          <w:p w14:paraId="231EC4A5"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rPr>
            </w:pPr>
            <w:r w:rsidRPr="00CC6F0D">
              <w:rPr>
                <w:rFonts w:cs="Arial"/>
                <w:b/>
                <w:bCs/>
              </w:rPr>
              <w:t>Licenses</w:t>
            </w:r>
          </w:p>
        </w:tc>
      </w:tr>
      <w:tr w:rsidR="00A83B7C" w:rsidRPr="00CC6F0D" w14:paraId="0C59165A" w14:textId="77777777" w:rsidTr="00BE6C08">
        <w:tc>
          <w:tcPr>
            <w:tcW w:w="4428" w:type="dxa"/>
          </w:tcPr>
          <w:p w14:paraId="10656201"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rPr>
                <w:rFonts w:cs="Arial"/>
              </w:rPr>
            </w:pPr>
            <w:r w:rsidRPr="00CC6F0D">
              <w:rPr>
                <w:rFonts w:cs="Arial"/>
              </w:rPr>
              <w:t>001, 003, 004, 005, 006, 007, 008, 009, 010, 011, 012, 013, 014, 016, 017, 018, 019, 020, 022, 024, 028, 029, 030, 031, 032, 033, 038, 039, 040, 041, 042, 046, 048, 049, 050, 051, 052, 053, 054, 055, 056, 057, 058, 059 except on the Beaver Creek SWA and the Table Mountain State Trust Land Lease, 060, 061, 062, 063, 064, 065, 066, 067, 068, 069, 070, 071, 072, 073, 074, 075, 076, 077, 078, 079, 082, 083, 084, 085, 086, 087, 088, 089, 090, 093, 094, 095, 097, 098, 099, 100, 104, 105, 106, 110, 111, 112, 113, 114, 115, 116, 117, 118, 119, 120, 121, 122, 123, 126, 128, 130, 131, 133, 134, 135, 136, 137, 138, 140 except on James M. John and Lake Dorothey State Wildlife Areas, 141, 142, 143, 144, 145, 146, 147, 161, 171, 181, 191, 211, 214, 231, 301, 391, 411, 421, 441, 461, 481, 500, 501, 511, 512, 521, 551, 561, 581, 591, 681, 682, 691, 711, 741, 751, 771, 791, 851 except the Bosque del Oso SWA, 861, 951, and private land portions of 91, 92, 101, 102, 103, 107, 109, 124, 125, 127, 129, 132, 139.</w:t>
            </w:r>
          </w:p>
          <w:p w14:paraId="1C6D879F"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rPr>
                <w:rFonts w:cs="Arial"/>
              </w:rPr>
            </w:pPr>
          </w:p>
        </w:tc>
        <w:tc>
          <w:tcPr>
            <w:tcW w:w="1260" w:type="dxa"/>
            <w:vAlign w:val="center"/>
          </w:tcPr>
          <w:p w14:paraId="30F8AEA3"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rPr>
            </w:pPr>
            <w:r w:rsidRPr="00CC6F0D">
              <w:rPr>
                <w:rFonts w:cs="Arial"/>
              </w:rPr>
              <w:t>TM000U1R</w:t>
            </w:r>
          </w:p>
        </w:tc>
        <w:tc>
          <w:tcPr>
            <w:tcW w:w="1260" w:type="dxa"/>
            <w:vAlign w:val="center"/>
          </w:tcPr>
          <w:p w14:paraId="4F506ED1" w14:textId="0930D82C" w:rsidR="00A83B7C" w:rsidRPr="00F622D7" w:rsidRDefault="00D9417A"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rPr>
            </w:pPr>
            <w:ins w:id="64" w:author="Hernandez, Hilary" w:date="2026-09-22T08:48:00Z" w16du:dateUtc="2026-09-22T14:48:00Z">
              <w:r>
                <w:rPr>
                  <w:rFonts w:cs="Arial"/>
                </w:rPr>
                <w:t>04/10/2027</w:t>
              </w:r>
            </w:ins>
            <w:del w:id="65" w:author="Hernandez, Hilary" w:date="2026-09-22T08:49:00Z" w16du:dateUtc="2026-09-22T14:49:00Z">
              <w:r w:rsidR="00A83B7C" w:rsidDel="00D9417A">
                <w:rPr>
                  <w:rFonts w:cs="Arial"/>
                </w:rPr>
                <w:delText>04/11/2026</w:delText>
              </w:r>
            </w:del>
          </w:p>
        </w:tc>
        <w:tc>
          <w:tcPr>
            <w:tcW w:w="1260" w:type="dxa"/>
            <w:vAlign w:val="center"/>
          </w:tcPr>
          <w:p w14:paraId="5BB82C54" w14:textId="473F79B4" w:rsidR="00A83B7C" w:rsidRPr="00F622D7" w:rsidRDefault="00D9417A"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rPr>
            </w:pPr>
            <w:ins w:id="66" w:author="Hernandez, Hilary" w:date="2026-09-22T08:49:00Z" w16du:dateUtc="2026-09-22T14:49:00Z">
              <w:r>
                <w:rPr>
                  <w:rFonts w:cs="Arial"/>
                </w:rPr>
                <w:t>05/31/2027</w:t>
              </w:r>
            </w:ins>
            <w:del w:id="67" w:author="Hernandez, Hilary" w:date="2026-09-22T08:49:00Z" w16du:dateUtc="2026-09-22T14:49:00Z">
              <w:r w:rsidR="00A83B7C" w:rsidDel="00D9417A">
                <w:rPr>
                  <w:rFonts w:cs="Arial"/>
                </w:rPr>
                <w:delText>05/31/2026</w:delText>
              </w:r>
            </w:del>
          </w:p>
        </w:tc>
        <w:tc>
          <w:tcPr>
            <w:tcW w:w="1152" w:type="dxa"/>
            <w:vAlign w:val="center"/>
          </w:tcPr>
          <w:p w14:paraId="43897BA4"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rPr>
            </w:pPr>
            <w:r w:rsidRPr="00CC6F0D">
              <w:rPr>
                <w:rFonts w:cs="Arial"/>
              </w:rPr>
              <w:t>Unlimited</w:t>
            </w:r>
          </w:p>
        </w:tc>
      </w:tr>
    </w:tbl>
    <w:p w14:paraId="50BB3105"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rPr>
          <w:rFonts w:cs="Arial"/>
        </w:rPr>
      </w:pPr>
    </w:p>
    <w:p w14:paraId="38545ABE" w14:textId="77777777" w:rsidR="00A83B7C" w:rsidRPr="00DA7C44" w:rsidRDefault="00A83B7C" w:rsidP="007A7C7E">
      <w:pPr>
        <w:pStyle w:val="ListParagraph"/>
        <w:widowControl/>
        <w:numPr>
          <w:ilvl w:val="0"/>
          <w:numId w:val="50"/>
        </w:numPr>
        <w:tabs>
          <w:tab w:val="left" w:pos="360"/>
          <w:tab w:val="left" w:pos="1440"/>
        </w:tabs>
        <w:spacing w:after="200"/>
        <w:rPr>
          <w:rFonts w:cs="Arial"/>
          <w:color w:val="000000"/>
        </w:rPr>
      </w:pPr>
      <w:r w:rsidRPr="00DA7C44">
        <w:rPr>
          <w:rFonts w:cs="Arial"/>
          <w:color w:val="000000"/>
        </w:rPr>
        <w:t>Fall Seasons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Fall Seasons"/>
        <w:tblDescription w:val="Table of units, hunt codes, date open, date closed, and licenses for the fall season."/>
      </w:tblPr>
      <w:tblGrid>
        <w:gridCol w:w="4428"/>
        <w:gridCol w:w="1260"/>
        <w:gridCol w:w="1260"/>
        <w:gridCol w:w="1260"/>
        <w:gridCol w:w="1152"/>
      </w:tblGrid>
      <w:tr w:rsidR="00A83B7C" w:rsidRPr="00CC6F0D" w14:paraId="02DE3619" w14:textId="77777777" w:rsidTr="00BE6C08">
        <w:tc>
          <w:tcPr>
            <w:tcW w:w="4428" w:type="dxa"/>
            <w:vAlign w:val="center"/>
          </w:tcPr>
          <w:p w14:paraId="172A0145"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lang w:val="fr-FR"/>
              </w:rPr>
            </w:pPr>
            <w:r w:rsidRPr="00CC6F0D">
              <w:rPr>
                <w:rFonts w:cs="Arial"/>
                <w:b/>
                <w:bCs/>
                <w:lang w:val="fr-FR"/>
              </w:rPr>
              <w:t>Unit</w:t>
            </w:r>
          </w:p>
        </w:tc>
        <w:tc>
          <w:tcPr>
            <w:tcW w:w="1260" w:type="dxa"/>
            <w:vAlign w:val="center"/>
          </w:tcPr>
          <w:p w14:paraId="417F6A2A"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lang w:val="fr-FR"/>
              </w:rPr>
            </w:pPr>
            <w:r w:rsidRPr="00CC6F0D">
              <w:rPr>
                <w:rFonts w:cs="Arial"/>
                <w:b/>
                <w:bCs/>
                <w:lang w:val="fr-FR"/>
              </w:rPr>
              <w:t>Hunt Code</w:t>
            </w:r>
          </w:p>
        </w:tc>
        <w:tc>
          <w:tcPr>
            <w:tcW w:w="1260" w:type="dxa"/>
            <w:vAlign w:val="center"/>
          </w:tcPr>
          <w:p w14:paraId="5018ACA4"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rPr>
            </w:pPr>
            <w:r w:rsidRPr="00CC6F0D">
              <w:rPr>
                <w:rFonts w:cs="Arial"/>
                <w:b/>
                <w:bCs/>
              </w:rPr>
              <w:t>Open Date</w:t>
            </w:r>
          </w:p>
        </w:tc>
        <w:tc>
          <w:tcPr>
            <w:tcW w:w="1260" w:type="dxa"/>
            <w:vAlign w:val="center"/>
          </w:tcPr>
          <w:p w14:paraId="5DA3F22F"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rPr>
            </w:pPr>
            <w:r w:rsidRPr="00CC6F0D">
              <w:rPr>
                <w:rFonts w:cs="Arial"/>
                <w:b/>
                <w:bCs/>
              </w:rPr>
              <w:t>Close Date</w:t>
            </w:r>
          </w:p>
        </w:tc>
        <w:tc>
          <w:tcPr>
            <w:tcW w:w="1152" w:type="dxa"/>
            <w:vAlign w:val="center"/>
          </w:tcPr>
          <w:p w14:paraId="758ED069"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rPr>
            </w:pPr>
            <w:r w:rsidRPr="00CC6F0D">
              <w:rPr>
                <w:rFonts w:cs="Arial"/>
                <w:b/>
                <w:bCs/>
              </w:rPr>
              <w:t>Licenses</w:t>
            </w:r>
          </w:p>
        </w:tc>
      </w:tr>
      <w:tr w:rsidR="00A83B7C" w:rsidRPr="00CC6F0D" w14:paraId="1E2D7607" w14:textId="77777777" w:rsidTr="00BE6C08">
        <w:tc>
          <w:tcPr>
            <w:tcW w:w="4428" w:type="dxa"/>
          </w:tcPr>
          <w:p w14:paraId="21CE0A91"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rPr>
                <w:rFonts w:cs="Arial"/>
              </w:rPr>
            </w:pPr>
            <w:r w:rsidRPr="00CC6F0D">
              <w:rPr>
                <w:rFonts w:cs="Arial"/>
              </w:rPr>
              <w:t xml:space="preserve">001, 003, 004, 005, 006, 007, 008, 009, 010, 011, 012, 013, 014, 016, 017, 018, 019, 020, 022, </w:t>
            </w:r>
            <w:r>
              <w:rPr>
                <w:rFonts w:cs="Arial"/>
              </w:rPr>
              <w:t xml:space="preserve">023, </w:t>
            </w:r>
            <w:r w:rsidRPr="00CC6F0D">
              <w:rPr>
                <w:rFonts w:cs="Arial"/>
              </w:rPr>
              <w:t>024, 028, 029, 031, 032, 033, 038, 039, 040, 041, 042, 043, 046, 048, 049, 050, 051, 052, 053, 054, 055, 056, 057, 058, 059 except on the Beaver Creek SWA and the</w:t>
            </w:r>
            <w:r>
              <w:rPr>
                <w:rFonts w:cs="Arial"/>
              </w:rPr>
              <w:t xml:space="preserve"> </w:t>
            </w:r>
            <w:r w:rsidRPr="00CC6F0D">
              <w:rPr>
                <w:rFonts w:cs="Arial"/>
              </w:rPr>
              <w:t xml:space="preserve">Table Mountain State Trust Land Lease, 060, 061, 062, </w:t>
            </w:r>
            <w:r>
              <w:rPr>
                <w:rFonts w:cs="Arial"/>
              </w:rPr>
              <w:t xml:space="preserve">063, </w:t>
            </w:r>
            <w:r w:rsidRPr="00CC6F0D">
              <w:rPr>
                <w:rFonts w:cs="Arial"/>
              </w:rPr>
              <w:t xml:space="preserve">064, 065, 066, 067, 068, 069, 070, 071, 072, 073, 074, 075, 076, 077, 078, 079, 082, 083, 084, 085 except on the Spanish Peaks State Wildlife Area, 086, 087, 088, 094, 104, 105, 110, 112, 113, 114, 116, 117, 118, </w:t>
            </w:r>
            <w:r w:rsidRPr="00CC6F0D">
              <w:rPr>
                <w:rFonts w:cs="Arial"/>
              </w:rPr>
              <w:lastRenderedPageBreak/>
              <w:t xml:space="preserve">119, 121, 122, 123, 128, 130, 131, 133, 134, 135, 136, 137, 138, 140 except on the James M. John and Lake Dorothey State Wildlife Areas, 141, 142, 143, 144, 145, 147, 161, 171, 181, 191, 211, 214, 231, 301, 391, 411, 421, </w:t>
            </w:r>
            <w:r>
              <w:rPr>
                <w:rFonts w:cs="Arial"/>
              </w:rPr>
              <w:t xml:space="preserve">431, </w:t>
            </w:r>
            <w:r w:rsidRPr="00CC6F0D">
              <w:rPr>
                <w:rFonts w:cs="Arial"/>
              </w:rPr>
              <w:t>441, 461, 481, 500, 501, 511, 512, 521, 551, 561, 581, 591, 681, 682, 691, 711, 741, 751, 771, 791, 851 except on the Bosque del Oso SWA, 861, 951, and private land portions of 101, 102</w:t>
            </w:r>
            <w:r>
              <w:rPr>
                <w:rFonts w:cs="Arial"/>
              </w:rPr>
              <w:t>.</w:t>
            </w:r>
          </w:p>
        </w:tc>
        <w:tc>
          <w:tcPr>
            <w:tcW w:w="1260" w:type="dxa"/>
            <w:vAlign w:val="center"/>
          </w:tcPr>
          <w:p w14:paraId="787819F7"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rPr>
            </w:pPr>
            <w:r w:rsidRPr="00CC6F0D">
              <w:rPr>
                <w:rFonts w:cs="Arial"/>
              </w:rPr>
              <w:lastRenderedPageBreak/>
              <w:t>TE000U2R</w:t>
            </w:r>
          </w:p>
        </w:tc>
        <w:tc>
          <w:tcPr>
            <w:tcW w:w="1260" w:type="dxa"/>
            <w:vAlign w:val="center"/>
          </w:tcPr>
          <w:p w14:paraId="32891FE7" w14:textId="0C1ED992" w:rsidR="00A83B7C" w:rsidRPr="00F622D7" w:rsidRDefault="00D9417A"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rPr>
            </w:pPr>
            <w:ins w:id="68" w:author="Hernandez, Hilary" w:date="2026-09-22T08:49:00Z" w16du:dateUtc="2026-09-22T14:49:00Z">
              <w:r>
                <w:rPr>
                  <w:rFonts w:cs="Arial"/>
                </w:rPr>
                <w:t>09/01/2027</w:t>
              </w:r>
            </w:ins>
            <w:del w:id="69" w:author="Hernandez, Hilary" w:date="2026-09-22T08:49:00Z" w16du:dateUtc="2026-09-22T14:49:00Z">
              <w:r w:rsidR="00A83B7C" w:rsidDel="00D9417A">
                <w:rPr>
                  <w:rFonts w:cs="Arial"/>
                </w:rPr>
                <w:delText>09/01/2026</w:delText>
              </w:r>
            </w:del>
          </w:p>
        </w:tc>
        <w:tc>
          <w:tcPr>
            <w:tcW w:w="1260" w:type="dxa"/>
            <w:vAlign w:val="center"/>
          </w:tcPr>
          <w:p w14:paraId="6768FCF9" w14:textId="77777777" w:rsidR="00D9417A" w:rsidRDefault="00D9417A"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ins w:id="70" w:author="Hernandez, Hilary" w:date="2026-09-22T08:49:00Z" w16du:dateUtc="2026-09-22T14:49:00Z"/>
                <w:rFonts w:cs="Arial"/>
              </w:rPr>
            </w:pPr>
            <w:ins w:id="71" w:author="Hernandez, Hilary" w:date="2026-09-22T08:49:00Z" w16du:dateUtc="2026-09-22T14:49:00Z">
              <w:r>
                <w:rPr>
                  <w:rFonts w:cs="Arial"/>
                </w:rPr>
                <w:t>10/03/2027AND</w:t>
              </w:r>
            </w:ins>
          </w:p>
          <w:p w14:paraId="5199AE78" w14:textId="2087D80B" w:rsidR="00A83B7C" w:rsidRPr="00F622D7" w:rsidRDefault="00D9417A"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rPr>
            </w:pPr>
            <w:ins w:id="72" w:author="Hernandez, Hilary" w:date="2026-09-22T08:50:00Z" w16du:dateUtc="2026-09-22T14:50:00Z">
              <w:r>
                <w:rPr>
                  <w:rFonts w:cs="Arial"/>
                </w:rPr>
                <w:t>10/29/2027</w:t>
              </w:r>
            </w:ins>
            <w:del w:id="73" w:author="Hernandez, Hilary" w:date="2026-09-22T08:50:00Z" w16du:dateUtc="2026-09-22T14:50:00Z">
              <w:r w:rsidR="00A83B7C" w:rsidRPr="00990BEC" w:rsidDel="00D9417A">
                <w:rPr>
                  <w:rFonts w:cs="Arial"/>
                </w:rPr>
                <w:delText>10/04/2026 AND 10/23/2026</w:delText>
              </w:r>
            </w:del>
          </w:p>
        </w:tc>
        <w:tc>
          <w:tcPr>
            <w:tcW w:w="1152" w:type="dxa"/>
            <w:vAlign w:val="center"/>
          </w:tcPr>
          <w:p w14:paraId="0FC70B5C"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rPr>
            </w:pPr>
            <w:r w:rsidRPr="00CC6F0D">
              <w:rPr>
                <w:rFonts w:cs="Arial"/>
              </w:rPr>
              <w:t>Unlimited</w:t>
            </w:r>
          </w:p>
          <w:p w14:paraId="620B9320"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rPr>
            </w:pPr>
            <w:r w:rsidRPr="00CC6F0D">
              <w:rPr>
                <w:rFonts w:cs="Arial"/>
              </w:rPr>
              <w:t>West of I-25 and GMU 140</w:t>
            </w:r>
          </w:p>
          <w:p w14:paraId="71181022"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rPr>
            </w:pPr>
            <w:r w:rsidRPr="00CC6F0D">
              <w:rPr>
                <w:rFonts w:cs="Arial"/>
              </w:rPr>
              <w:t>and</w:t>
            </w:r>
          </w:p>
          <w:p w14:paraId="432FDC91"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rPr>
            </w:pPr>
            <w:r w:rsidRPr="00CC6F0D">
              <w:rPr>
                <w:rFonts w:cs="Arial"/>
              </w:rPr>
              <w:t>East of I-25 (excluding GMU 140)</w:t>
            </w:r>
          </w:p>
        </w:tc>
      </w:tr>
    </w:tbl>
    <w:p w14:paraId="5115ABBB" w14:textId="77777777" w:rsidR="00A83B7C" w:rsidRPr="00DA7C44" w:rsidRDefault="00A83B7C" w:rsidP="007A7C7E">
      <w:pPr>
        <w:pStyle w:val="ListParagraph"/>
        <w:widowControl/>
        <w:numPr>
          <w:ilvl w:val="0"/>
          <w:numId w:val="50"/>
        </w:numPr>
        <w:tabs>
          <w:tab w:val="left" w:pos="360"/>
          <w:tab w:val="left" w:pos="1440"/>
        </w:tabs>
        <w:spacing w:before="200" w:after="200"/>
        <w:contextualSpacing w:val="0"/>
        <w:rPr>
          <w:rFonts w:cs="Arial"/>
          <w:color w:val="000000"/>
        </w:rPr>
      </w:pPr>
      <w:r w:rsidRPr="00DA7C44">
        <w:rPr>
          <w:rFonts w:cs="Arial"/>
          <w:color w:val="000000"/>
        </w:rPr>
        <w:t>Private Land Only Late Seasons</w:t>
      </w:r>
    </w:p>
    <w:p w14:paraId="4769FFD2" w14:textId="77777777" w:rsidR="00A83B7C" w:rsidRPr="004C4114" w:rsidRDefault="00A83B7C" w:rsidP="007A7C7E">
      <w:pPr>
        <w:pStyle w:val="ListParagraph"/>
        <w:widowControl/>
        <w:numPr>
          <w:ilvl w:val="2"/>
          <w:numId w:val="38"/>
        </w:numPr>
        <w:tabs>
          <w:tab w:val="left" w:pos="360"/>
          <w:tab w:val="left" w:pos="1800"/>
        </w:tabs>
        <w:spacing w:after="200"/>
        <w:contextualSpacing w:val="0"/>
        <w:rPr>
          <w:rFonts w:cs="Arial"/>
          <w:color w:val="000000"/>
        </w:rPr>
      </w:pPr>
      <w:r w:rsidRPr="00DA7C44">
        <w:rPr>
          <w:rFonts w:cs="Arial"/>
          <w:color w:val="000000"/>
        </w:rPr>
        <w:t>Private land only licenses are valid on all private land within the game management unit upon which the license holder has permission to hunt.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Private Land Only Late Seasons"/>
        <w:tblDescription w:val="Table of units, hunt codes, date open, date closed, and licenses for the private land only late seasons."/>
      </w:tblPr>
      <w:tblGrid>
        <w:gridCol w:w="4428"/>
        <w:gridCol w:w="1260"/>
        <w:gridCol w:w="1260"/>
        <w:gridCol w:w="1260"/>
        <w:gridCol w:w="1152"/>
      </w:tblGrid>
      <w:tr w:rsidR="00A83B7C" w:rsidRPr="00CC6F0D" w14:paraId="24312B9E" w14:textId="77777777" w:rsidTr="00BE6C08">
        <w:tc>
          <w:tcPr>
            <w:tcW w:w="4428" w:type="dxa"/>
            <w:vAlign w:val="center"/>
          </w:tcPr>
          <w:p w14:paraId="488801CA"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lang w:val="fr-FR"/>
              </w:rPr>
            </w:pPr>
            <w:r w:rsidRPr="00CC6F0D">
              <w:rPr>
                <w:rFonts w:cs="Arial"/>
                <w:b/>
                <w:bCs/>
                <w:lang w:val="fr-FR"/>
              </w:rPr>
              <w:t>Unit</w:t>
            </w:r>
          </w:p>
        </w:tc>
        <w:tc>
          <w:tcPr>
            <w:tcW w:w="1260" w:type="dxa"/>
            <w:vAlign w:val="center"/>
          </w:tcPr>
          <w:p w14:paraId="24B98ECE"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lang w:val="fr-FR"/>
              </w:rPr>
            </w:pPr>
            <w:r w:rsidRPr="00CC6F0D">
              <w:rPr>
                <w:rFonts w:cs="Arial"/>
                <w:b/>
                <w:bCs/>
                <w:lang w:val="fr-FR"/>
              </w:rPr>
              <w:t>Hunt Code</w:t>
            </w:r>
          </w:p>
        </w:tc>
        <w:tc>
          <w:tcPr>
            <w:tcW w:w="1260" w:type="dxa"/>
            <w:vAlign w:val="center"/>
          </w:tcPr>
          <w:p w14:paraId="7DA8484D"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rPr>
            </w:pPr>
            <w:r w:rsidRPr="00CC6F0D">
              <w:rPr>
                <w:rFonts w:cs="Arial"/>
                <w:b/>
                <w:bCs/>
              </w:rPr>
              <w:t>Open Date</w:t>
            </w:r>
          </w:p>
        </w:tc>
        <w:tc>
          <w:tcPr>
            <w:tcW w:w="1260" w:type="dxa"/>
            <w:vAlign w:val="center"/>
          </w:tcPr>
          <w:p w14:paraId="3BEABF83"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rPr>
            </w:pPr>
            <w:r w:rsidRPr="00CC6F0D">
              <w:rPr>
                <w:rFonts w:cs="Arial"/>
                <w:b/>
                <w:bCs/>
              </w:rPr>
              <w:t>Close Date</w:t>
            </w:r>
          </w:p>
        </w:tc>
        <w:tc>
          <w:tcPr>
            <w:tcW w:w="1152" w:type="dxa"/>
            <w:vAlign w:val="center"/>
          </w:tcPr>
          <w:p w14:paraId="37C1E313"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rPr>
            </w:pPr>
            <w:r w:rsidRPr="00CC6F0D">
              <w:rPr>
                <w:rFonts w:cs="Arial"/>
                <w:b/>
                <w:bCs/>
              </w:rPr>
              <w:t>Licenses</w:t>
            </w:r>
          </w:p>
        </w:tc>
      </w:tr>
      <w:tr w:rsidR="00A83B7C" w:rsidRPr="00CC6F0D" w14:paraId="43473FAA" w14:textId="77777777" w:rsidTr="00BE6C08">
        <w:tc>
          <w:tcPr>
            <w:tcW w:w="4428" w:type="dxa"/>
            <w:vAlign w:val="center"/>
          </w:tcPr>
          <w:p w14:paraId="0D630C77"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rPr>
                <w:rFonts w:cs="Arial"/>
              </w:rPr>
            </w:pPr>
            <w:r w:rsidRPr="00CC6F0D">
              <w:rPr>
                <w:rFonts w:cs="Arial"/>
              </w:rPr>
              <w:t xml:space="preserve"> 112, 113</w:t>
            </w:r>
          </w:p>
        </w:tc>
        <w:tc>
          <w:tcPr>
            <w:tcW w:w="1260" w:type="dxa"/>
            <w:vAlign w:val="center"/>
          </w:tcPr>
          <w:p w14:paraId="2BE1F052"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rPr>
                <w:rFonts w:cs="Arial"/>
              </w:rPr>
            </w:pPr>
            <w:r w:rsidRPr="00CC6F0D">
              <w:rPr>
                <w:rFonts w:cs="Arial"/>
              </w:rPr>
              <w:t>TF000U2R</w:t>
            </w:r>
          </w:p>
        </w:tc>
        <w:tc>
          <w:tcPr>
            <w:tcW w:w="1260" w:type="dxa"/>
            <w:vAlign w:val="center"/>
          </w:tcPr>
          <w:p w14:paraId="15CD5162" w14:textId="6BB0127D" w:rsidR="00A83B7C" w:rsidRPr="009E4738" w:rsidRDefault="00D9417A"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rPr>
            </w:pPr>
            <w:ins w:id="74" w:author="Hernandez, Hilary" w:date="2026-09-22T08:50:00Z" w16du:dateUtc="2026-09-22T14:50:00Z">
              <w:r>
                <w:rPr>
                  <w:rFonts w:cs="Arial"/>
                </w:rPr>
                <w:t>12/15/202</w:t>
              </w:r>
            </w:ins>
            <w:ins w:id="75" w:author="Hernandez, Hilary" w:date="2026-09-22T08:51:00Z" w16du:dateUtc="2026-09-22T14:51:00Z">
              <w:r>
                <w:rPr>
                  <w:rFonts w:cs="Arial"/>
                </w:rPr>
                <w:t>7</w:t>
              </w:r>
            </w:ins>
            <w:del w:id="76" w:author="Hernandez, Hilary" w:date="2026-09-22T08:51:00Z" w16du:dateUtc="2026-09-22T14:51:00Z">
              <w:r w:rsidR="00A83B7C" w:rsidDel="00D9417A">
                <w:rPr>
                  <w:rFonts w:cs="Arial"/>
                </w:rPr>
                <w:delText>12/15/2026</w:delText>
              </w:r>
            </w:del>
          </w:p>
        </w:tc>
        <w:tc>
          <w:tcPr>
            <w:tcW w:w="1260" w:type="dxa"/>
            <w:vAlign w:val="center"/>
          </w:tcPr>
          <w:p w14:paraId="00B7DD0B" w14:textId="008FE090" w:rsidR="00A83B7C" w:rsidRPr="009E4738" w:rsidRDefault="00D9417A"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rPr>
            </w:pPr>
            <w:ins w:id="77" w:author="Hernandez, Hilary" w:date="2026-09-22T08:51:00Z" w16du:dateUtc="2026-09-22T14:51:00Z">
              <w:r>
                <w:rPr>
                  <w:rFonts w:cs="Arial"/>
                </w:rPr>
                <w:t>01/15/202</w:t>
              </w:r>
            </w:ins>
            <w:ins w:id="78" w:author="Hernandez, Hilary" w:date="2026-09-29T12:59:00Z" w16du:dateUtc="2026-09-29T18:59:00Z">
              <w:r w:rsidR="00FC38AC">
                <w:rPr>
                  <w:rFonts w:cs="Arial"/>
                </w:rPr>
                <w:t>8</w:t>
              </w:r>
            </w:ins>
            <w:del w:id="79" w:author="Hernandez, Hilary" w:date="2026-09-22T08:51:00Z" w16du:dateUtc="2026-09-22T14:51:00Z">
              <w:r w:rsidR="00A83B7C" w:rsidDel="00D9417A">
                <w:rPr>
                  <w:rFonts w:cs="Arial"/>
                </w:rPr>
                <w:delText>01/15/2027</w:delText>
              </w:r>
            </w:del>
          </w:p>
        </w:tc>
        <w:tc>
          <w:tcPr>
            <w:tcW w:w="1152" w:type="dxa"/>
            <w:vAlign w:val="center"/>
          </w:tcPr>
          <w:p w14:paraId="28A7AA91"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rPr>
            </w:pPr>
            <w:r w:rsidRPr="00CC6F0D">
              <w:rPr>
                <w:rFonts w:cs="Arial"/>
              </w:rPr>
              <w:t>Unlimited</w:t>
            </w:r>
          </w:p>
        </w:tc>
      </w:tr>
    </w:tbl>
    <w:p w14:paraId="1F622A93"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rPr>
          <w:rFonts w:cs="Arial"/>
        </w:rPr>
      </w:pPr>
    </w:p>
    <w:p w14:paraId="1408020D" w14:textId="77777777" w:rsidR="00A83B7C" w:rsidRPr="00DA7C44" w:rsidRDefault="00A83B7C" w:rsidP="007A7C7E">
      <w:pPr>
        <w:pStyle w:val="ListParagraph"/>
        <w:numPr>
          <w:ilvl w:val="0"/>
          <w:numId w:val="38"/>
        </w:numPr>
        <w:rPr>
          <w:rFonts w:cs="Arial"/>
        </w:rPr>
      </w:pPr>
      <w:r w:rsidRPr="00DA7C44">
        <w:rPr>
          <w:rFonts w:cs="Arial"/>
        </w:rPr>
        <w:t>Season Dates and Units</w:t>
      </w:r>
      <w:r w:rsidRPr="00DA7C44">
        <w:rPr>
          <w:rFonts w:cs="Arial"/>
          <w:b/>
          <w:bCs/>
        </w:rPr>
        <w:t xml:space="preserve"> -</w:t>
      </w:r>
      <w:r w:rsidRPr="00DA7C44">
        <w:rPr>
          <w:rFonts w:cs="Arial"/>
        </w:rPr>
        <w:t xml:space="preserve"> Limited Licenses and Limited License Areas. Limited licenses shall be valid only for the </w:t>
      </w:r>
      <w:proofErr w:type="gramStart"/>
      <w:r w:rsidRPr="00DA7C44">
        <w:rPr>
          <w:rFonts w:cs="Arial"/>
        </w:rPr>
        <w:t>time period</w:t>
      </w:r>
      <w:proofErr w:type="gramEnd"/>
      <w:r w:rsidRPr="00DA7C44">
        <w:rPr>
          <w:rFonts w:cs="Arial"/>
        </w:rPr>
        <w:t xml:space="preserve"> and game management unit(s) or area(s) indicated on the license.</w:t>
      </w:r>
    </w:p>
    <w:p w14:paraId="12436C7D" w14:textId="77777777" w:rsidR="00A83B7C" w:rsidRPr="00CC6F0D" w:rsidRDefault="00A83B7C" w:rsidP="007A7C7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ind w:firstLine="360"/>
        <w:rPr>
          <w:rFonts w:cs="Arial"/>
        </w:rPr>
      </w:pP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20" w:type="dxa"/>
          <w:right w:w="120" w:type="dxa"/>
        </w:tblCellMar>
        <w:tblLook w:val="0020" w:firstRow="1" w:lastRow="0" w:firstColumn="0" w:lastColumn="0" w:noHBand="0" w:noVBand="0"/>
        <w:tblCaption w:val="Spring Season Limited licenses"/>
        <w:tblDescription w:val="Table of units, hunt codes, date open, date closed, and licenses for the spring season limited licenses."/>
      </w:tblPr>
      <w:tblGrid>
        <w:gridCol w:w="3515"/>
        <w:gridCol w:w="1330"/>
        <w:gridCol w:w="1330"/>
        <w:gridCol w:w="1330"/>
        <w:gridCol w:w="1855"/>
      </w:tblGrid>
      <w:tr w:rsidR="00A83B7C" w:rsidRPr="00CC6F0D" w14:paraId="54E991FC" w14:textId="77777777" w:rsidTr="00BE6C08">
        <w:trPr>
          <w:cantSplit/>
          <w:tblHeader/>
        </w:trPr>
        <w:tc>
          <w:tcPr>
            <w:tcW w:w="9360" w:type="dxa"/>
            <w:gridSpan w:val="5"/>
          </w:tcPr>
          <w:p w14:paraId="3FA5C0FD"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1320" w:hanging="240"/>
              <w:rPr>
                <w:rFonts w:cs="Arial"/>
              </w:rPr>
            </w:pPr>
            <w:r w:rsidRPr="00CC6F0D">
              <w:rPr>
                <w:rFonts w:cs="Arial"/>
                <w:b/>
                <w:bCs/>
              </w:rPr>
              <w:t>1.</w:t>
            </w:r>
            <w:r w:rsidRPr="00CC6F0D">
              <w:rPr>
                <w:rFonts w:cs="Arial"/>
                <w:b/>
                <w:bCs/>
              </w:rPr>
              <w:tab/>
              <w:t>Spring Season.</w:t>
            </w:r>
            <w:r w:rsidRPr="00CC6F0D">
              <w:rPr>
                <w:rFonts w:cs="Arial"/>
              </w:rPr>
              <w:t xml:space="preserve"> </w:t>
            </w:r>
          </w:p>
        </w:tc>
      </w:tr>
      <w:tr w:rsidR="00A83B7C" w:rsidRPr="00CC6F0D" w14:paraId="7DD66336" w14:textId="77777777" w:rsidTr="00BE6C08">
        <w:trPr>
          <w:cantSplit/>
          <w:tblHeader/>
        </w:trPr>
        <w:tc>
          <w:tcPr>
            <w:tcW w:w="3515" w:type="dxa"/>
            <w:vMerge w:val="restart"/>
            <w:vAlign w:val="center"/>
          </w:tcPr>
          <w:p w14:paraId="1F9255DA"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rPr>
            </w:pPr>
            <w:r w:rsidRPr="00CC6F0D">
              <w:rPr>
                <w:rFonts w:cs="Arial"/>
                <w:b/>
                <w:bCs/>
              </w:rPr>
              <w:t>Unit</w:t>
            </w:r>
          </w:p>
        </w:tc>
        <w:tc>
          <w:tcPr>
            <w:tcW w:w="1330" w:type="dxa"/>
            <w:vMerge w:val="restart"/>
            <w:vAlign w:val="center"/>
          </w:tcPr>
          <w:p w14:paraId="4BF455D9"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rPr>
            </w:pPr>
            <w:r w:rsidRPr="00CC6F0D">
              <w:rPr>
                <w:rFonts w:cs="Arial"/>
                <w:b/>
                <w:bCs/>
              </w:rPr>
              <w:t>Hunt Code</w:t>
            </w:r>
          </w:p>
        </w:tc>
        <w:tc>
          <w:tcPr>
            <w:tcW w:w="1330" w:type="dxa"/>
            <w:vMerge w:val="restart"/>
            <w:vAlign w:val="center"/>
          </w:tcPr>
          <w:p w14:paraId="778E54DF"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rPr>
            </w:pPr>
            <w:r w:rsidRPr="00CC6F0D">
              <w:rPr>
                <w:rFonts w:cs="Arial"/>
                <w:b/>
                <w:bCs/>
              </w:rPr>
              <w:t>Date Opened</w:t>
            </w:r>
          </w:p>
        </w:tc>
        <w:tc>
          <w:tcPr>
            <w:tcW w:w="1330" w:type="dxa"/>
            <w:vMerge w:val="restart"/>
            <w:vAlign w:val="center"/>
          </w:tcPr>
          <w:p w14:paraId="2A5AF68F"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rPr>
            </w:pPr>
            <w:r w:rsidRPr="00CC6F0D">
              <w:rPr>
                <w:rFonts w:cs="Arial"/>
                <w:b/>
                <w:bCs/>
              </w:rPr>
              <w:t>Date Closed</w:t>
            </w:r>
          </w:p>
        </w:tc>
        <w:tc>
          <w:tcPr>
            <w:tcW w:w="1855" w:type="dxa"/>
            <w:vAlign w:val="center"/>
          </w:tcPr>
          <w:p w14:paraId="7EB1960D"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rPr>
            </w:pPr>
            <w:r w:rsidRPr="00CC6F0D">
              <w:rPr>
                <w:rFonts w:cs="Arial"/>
                <w:b/>
                <w:bCs/>
              </w:rPr>
              <w:t>Licenses</w:t>
            </w:r>
          </w:p>
        </w:tc>
      </w:tr>
      <w:tr w:rsidR="00A83B7C" w:rsidRPr="00CC6F0D" w14:paraId="46E392CA" w14:textId="77777777" w:rsidTr="00BE6C08">
        <w:trPr>
          <w:cantSplit/>
          <w:tblHeader/>
        </w:trPr>
        <w:tc>
          <w:tcPr>
            <w:tcW w:w="3515" w:type="dxa"/>
            <w:vMerge/>
            <w:vAlign w:val="center"/>
          </w:tcPr>
          <w:p w14:paraId="24A8FD70"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rPr>
            </w:pPr>
          </w:p>
        </w:tc>
        <w:tc>
          <w:tcPr>
            <w:tcW w:w="1330" w:type="dxa"/>
            <w:vMerge/>
            <w:vAlign w:val="center"/>
          </w:tcPr>
          <w:p w14:paraId="020F7E0B"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rPr>
            </w:pPr>
          </w:p>
        </w:tc>
        <w:tc>
          <w:tcPr>
            <w:tcW w:w="1330" w:type="dxa"/>
            <w:vMerge/>
            <w:vAlign w:val="center"/>
          </w:tcPr>
          <w:p w14:paraId="276322FF"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rPr>
            </w:pPr>
          </w:p>
        </w:tc>
        <w:tc>
          <w:tcPr>
            <w:tcW w:w="1330" w:type="dxa"/>
            <w:vMerge/>
            <w:vAlign w:val="center"/>
          </w:tcPr>
          <w:p w14:paraId="2142508E"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rPr>
            </w:pPr>
          </w:p>
        </w:tc>
        <w:tc>
          <w:tcPr>
            <w:tcW w:w="1855" w:type="dxa"/>
            <w:vAlign w:val="center"/>
          </w:tcPr>
          <w:p w14:paraId="08191FBF"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rPr>
            </w:pPr>
            <w:r w:rsidRPr="00CC6F0D">
              <w:rPr>
                <w:rFonts w:cs="Arial"/>
                <w:b/>
                <w:bCs/>
              </w:rPr>
              <w:t xml:space="preserve">Bearded </w:t>
            </w:r>
            <w:smartTag w:uri="urn:schemas-microsoft-com:office:smarttags" w:element="State">
              <w:r w:rsidRPr="00CC6F0D">
                <w:rPr>
                  <w:rFonts w:cs="Arial"/>
                  <w:b/>
                  <w:bCs/>
                </w:rPr>
                <w:t>Turkey</w:t>
              </w:r>
            </w:smartTag>
            <w:r w:rsidRPr="00CC6F0D">
              <w:rPr>
                <w:rFonts w:cs="Arial"/>
                <w:b/>
                <w:bCs/>
              </w:rPr>
              <w:t xml:space="preserve"> Only</w:t>
            </w:r>
          </w:p>
        </w:tc>
      </w:tr>
      <w:tr w:rsidR="00A83B7C" w:rsidRPr="00CC6F0D" w14:paraId="3194DE63" w14:textId="77777777" w:rsidTr="00BE6C08">
        <w:trPr>
          <w:cantSplit/>
          <w:trHeight w:val="166"/>
        </w:trPr>
        <w:tc>
          <w:tcPr>
            <w:tcW w:w="3515" w:type="dxa"/>
            <w:vAlign w:val="center"/>
          </w:tcPr>
          <w:p w14:paraId="23833643"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bookmarkStart w:id="80" w:name="_Hlk179178645"/>
            <w:r w:rsidRPr="00CC6F0D">
              <w:rPr>
                <w:rFonts w:cs="Arial"/>
              </w:rPr>
              <w:t xml:space="preserve">2 </w:t>
            </w:r>
          </w:p>
        </w:tc>
        <w:tc>
          <w:tcPr>
            <w:tcW w:w="1330" w:type="dxa"/>
            <w:vAlign w:val="center"/>
          </w:tcPr>
          <w:p w14:paraId="7BC56ADF"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TM002O1R</w:t>
            </w:r>
          </w:p>
        </w:tc>
        <w:tc>
          <w:tcPr>
            <w:tcW w:w="1330" w:type="dxa"/>
            <w:vAlign w:val="center"/>
          </w:tcPr>
          <w:p w14:paraId="5FA1F89A" w14:textId="5285F9ED" w:rsidR="00A83B7C"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81" w:author="Hernandez, Hilary" w:date="2026-09-22T08:51:00Z" w16du:dateUtc="2026-09-22T14:51:00Z">
              <w:r>
                <w:rPr>
                  <w:rFonts w:cs="Arial"/>
                </w:rPr>
                <w:t>04/10/2027</w:t>
              </w:r>
            </w:ins>
            <w:del w:id="82" w:author="Hernandez, Hilary" w:date="2026-09-22T08:51:00Z" w16du:dateUtc="2026-09-22T14:51:00Z">
              <w:r w:rsidR="00A83B7C" w:rsidDel="00D9417A">
                <w:rPr>
                  <w:rFonts w:cs="Arial"/>
                </w:rPr>
                <w:delText>04/11/2026</w:delText>
              </w:r>
            </w:del>
          </w:p>
        </w:tc>
        <w:tc>
          <w:tcPr>
            <w:tcW w:w="1330" w:type="dxa"/>
            <w:vAlign w:val="center"/>
          </w:tcPr>
          <w:p w14:paraId="63CB1511" w14:textId="3EAADD46" w:rsidR="00A83B7C"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83" w:author="Hernandez, Hilary" w:date="2026-09-22T08:51:00Z" w16du:dateUtc="2026-09-22T14:51:00Z">
              <w:r>
                <w:rPr>
                  <w:rFonts w:cs="Arial"/>
                </w:rPr>
                <w:t>05/31/2027</w:t>
              </w:r>
            </w:ins>
            <w:del w:id="84" w:author="Hernandez, Hilary" w:date="2026-09-22T08:51:00Z" w16du:dateUtc="2026-09-22T14:51:00Z">
              <w:r w:rsidR="00A83B7C" w:rsidDel="00D9417A">
                <w:rPr>
                  <w:rFonts w:cs="Arial"/>
                </w:rPr>
                <w:delText>05/31/2026</w:delText>
              </w:r>
            </w:del>
          </w:p>
        </w:tc>
        <w:tc>
          <w:tcPr>
            <w:tcW w:w="1855" w:type="dxa"/>
            <w:vAlign w:val="center"/>
          </w:tcPr>
          <w:p w14:paraId="00F42750"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Pr>
                <w:rFonts w:cs="Arial"/>
              </w:rPr>
              <w:t>10</w:t>
            </w:r>
          </w:p>
        </w:tc>
      </w:tr>
      <w:bookmarkEnd w:id="80"/>
      <w:tr w:rsidR="00A83B7C" w:rsidRPr="00CC6F0D" w14:paraId="7C9A69D5" w14:textId="77777777" w:rsidTr="00BE6C08">
        <w:trPr>
          <w:cantSplit/>
          <w:trHeight w:val="166"/>
        </w:trPr>
        <w:tc>
          <w:tcPr>
            <w:tcW w:w="3515" w:type="dxa"/>
            <w:vAlign w:val="center"/>
          </w:tcPr>
          <w:p w14:paraId="372449E4"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15, 27,37 and 361</w:t>
            </w:r>
          </w:p>
        </w:tc>
        <w:tc>
          <w:tcPr>
            <w:tcW w:w="1330" w:type="dxa"/>
            <w:vAlign w:val="center"/>
          </w:tcPr>
          <w:p w14:paraId="06339193"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TM015O1R</w:t>
            </w:r>
          </w:p>
        </w:tc>
        <w:tc>
          <w:tcPr>
            <w:tcW w:w="1330" w:type="dxa"/>
            <w:vAlign w:val="center"/>
          </w:tcPr>
          <w:p w14:paraId="03647931" w14:textId="570ECAE8" w:rsidR="00A83B7C"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85" w:author="Hernandez, Hilary" w:date="2026-09-22T08:52:00Z" w16du:dateUtc="2026-09-22T14:52:00Z">
              <w:r>
                <w:t>04/10/2027</w:t>
              </w:r>
            </w:ins>
            <w:del w:id="86" w:author="Hernandez, Hilary" w:date="2026-09-22T08:52:00Z" w16du:dateUtc="2026-09-22T14:52:00Z">
              <w:r w:rsidR="00A83B7C" w:rsidRPr="000A1795" w:rsidDel="00D9417A">
                <w:delText>04/11/2026</w:delText>
              </w:r>
            </w:del>
          </w:p>
        </w:tc>
        <w:tc>
          <w:tcPr>
            <w:tcW w:w="1330" w:type="dxa"/>
            <w:vAlign w:val="center"/>
          </w:tcPr>
          <w:p w14:paraId="4089F689" w14:textId="68E09FF3" w:rsidR="00A83B7C"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87" w:author="Hernandez, Hilary" w:date="2026-09-22T08:52:00Z" w16du:dateUtc="2026-09-22T14:52:00Z">
              <w:r>
                <w:t>05/31/2027</w:t>
              </w:r>
            </w:ins>
            <w:del w:id="88" w:author="Hernandez, Hilary" w:date="2026-09-22T08:52:00Z" w16du:dateUtc="2026-09-22T14:52:00Z">
              <w:r w:rsidR="00A83B7C" w:rsidRPr="0027249F" w:rsidDel="00D9417A">
                <w:delText>05/31/2026</w:delText>
              </w:r>
            </w:del>
          </w:p>
        </w:tc>
        <w:tc>
          <w:tcPr>
            <w:tcW w:w="1855" w:type="dxa"/>
            <w:vAlign w:val="center"/>
          </w:tcPr>
          <w:p w14:paraId="07C3C648"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sidRPr="00CC6F0D">
              <w:rPr>
                <w:rFonts w:cs="Arial"/>
              </w:rPr>
              <w:t>15</w:t>
            </w:r>
          </w:p>
        </w:tc>
      </w:tr>
      <w:tr w:rsidR="00D9417A" w:rsidRPr="00CC6F0D" w14:paraId="54D4D619" w14:textId="77777777" w:rsidTr="00BE6C08">
        <w:trPr>
          <w:cantSplit/>
          <w:trHeight w:val="166"/>
        </w:trPr>
        <w:tc>
          <w:tcPr>
            <w:tcW w:w="3515" w:type="dxa"/>
            <w:vAlign w:val="center"/>
          </w:tcPr>
          <w:p w14:paraId="4ADAFAA0"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21</w:t>
            </w:r>
          </w:p>
        </w:tc>
        <w:tc>
          <w:tcPr>
            <w:tcW w:w="1330" w:type="dxa"/>
            <w:vAlign w:val="center"/>
          </w:tcPr>
          <w:p w14:paraId="4DCDBBD8"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TM021O1R</w:t>
            </w:r>
          </w:p>
        </w:tc>
        <w:tc>
          <w:tcPr>
            <w:tcW w:w="1330" w:type="dxa"/>
            <w:vAlign w:val="center"/>
          </w:tcPr>
          <w:p w14:paraId="68AC20A3" w14:textId="457EF73E"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89" w:author="Hernandez, Hilary" w:date="2026-09-22T08:53:00Z" w16du:dateUtc="2026-09-22T14:53:00Z">
              <w:r>
                <w:t>04/10/2027</w:t>
              </w:r>
            </w:ins>
            <w:del w:id="90" w:author="Hernandez, Hilary" w:date="2026-09-22T08:53:00Z" w16du:dateUtc="2026-09-22T14:53:00Z">
              <w:r w:rsidRPr="000A1795" w:rsidDel="00171DFB">
                <w:delText>04/11/2026</w:delText>
              </w:r>
            </w:del>
          </w:p>
        </w:tc>
        <w:tc>
          <w:tcPr>
            <w:tcW w:w="1330" w:type="dxa"/>
            <w:vAlign w:val="center"/>
          </w:tcPr>
          <w:p w14:paraId="2E6CFEE2" w14:textId="51C8019C"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91" w:author="Hernandez, Hilary" w:date="2026-09-22T08:53:00Z" w16du:dateUtc="2026-09-22T14:53:00Z">
              <w:r>
                <w:t>05/31/2027</w:t>
              </w:r>
            </w:ins>
            <w:del w:id="92" w:author="Hernandez, Hilary" w:date="2026-09-22T08:53:00Z" w16du:dateUtc="2026-09-22T14:53:00Z">
              <w:r w:rsidRPr="0027249F" w:rsidDel="00171DFB">
                <w:delText>05/31/2026</w:delText>
              </w:r>
            </w:del>
          </w:p>
        </w:tc>
        <w:tc>
          <w:tcPr>
            <w:tcW w:w="1855" w:type="dxa"/>
            <w:vAlign w:val="center"/>
          </w:tcPr>
          <w:p w14:paraId="267AECA2"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sidRPr="0027249F">
              <w:t>25</w:t>
            </w:r>
          </w:p>
        </w:tc>
      </w:tr>
      <w:tr w:rsidR="00D9417A" w:rsidRPr="00CC6F0D" w14:paraId="4CBF57F0" w14:textId="77777777" w:rsidTr="00BE6C08">
        <w:trPr>
          <w:cantSplit/>
          <w:trHeight w:val="166"/>
        </w:trPr>
        <w:tc>
          <w:tcPr>
            <w:tcW w:w="3515" w:type="dxa"/>
            <w:vAlign w:val="center"/>
          </w:tcPr>
          <w:p w14:paraId="04264F5B"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23</w:t>
            </w:r>
          </w:p>
        </w:tc>
        <w:tc>
          <w:tcPr>
            <w:tcW w:w="1330" w:type="dxa"/>
            <w:vAlign w:val="center"/>
          </w:tcPr>
          <w:p w14:paraId="4CBF1A78"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TM023O1R</w:t>
            </w:r>
          </w:p>
        </w:tc>
        <w:tc>
          <w:tcPr>
            <w:tcW w:w="1330" w:type="dxa"/>
            <w:vAlign w:val="center"/>
          </w:tcPr>
          <w:p w14:paraId="5A674136" w14:textId="06A9FB67" w:rsidR="00D9417A" w:rsidRPr="00CC6F0D" w:rsidDel="00BA4AF4"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93" w:author="Hernandez, Hilary" w:date="2026-09-22T08:53:00Z" w16du:dateUtc="2026-09-22T14:53:00Z">
              <w:r>
                <w:t>04/10/2027</w:t>
              </w:r>
            </w:ins>
            <w:del w:id="94" w:author="Hernandez, Hilary" w:date="2026-09-22T08:53:00Z" w16du:dateUtc="2026-09-22T14:53:00Z">
              <w:r w:rsidDel="001D5951">
                <w:rPr>
                  <w:rFonts w:cs="Arial"/>
                </w:rPr>
                <w:delText>04/11/2026</w:delText>
              </w:r>
            </w:del>
          </w:p>
        </w:tc>
        <w:tc>
          <w:tcPr>
            <w:tcW w:w="1330" w:type="dxa"/>
            <w:vAlign w:val="center"/>
          </w:tcPr>
          <w:p w14:paraId="463DA9BB" w14:textId="1F249C48" w:rsidR="00D9417A" w:rsidRPr="00CC6F0D" w:rsidDel="00BA4AF4"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95" w:author="Hernandez, Hilary" w:date="2026-09-22T08:53:00Z" w16du:dateUtc="2026-09-22T14:53:00Z">
              <w:r>
                <w:t>05/31/2027</w:t>
              </w:r>
            </w:ins>
            <w:del w:id="96" w:author="Hernandez, Hilary" w:date="2026-09-22T08:53:00Z" w16du:dateUtc="2026-09-22T14:53:00Z">
              <w:r w:rsidRPr="0027249F" w:rsidDel="001D5951">
                <w:delText>05/31/2026</w:delText>
              </w:r>
            </w:del>
          </w:p>
        </w:tc>
        <w:tc>
          <w:tcPr>
            <w:tcW w:w="1855" w:type="dxa"/>
            <w:vAlign w:val="center"/>
          </w:tcPr>
          <w:p w14:paraId="46A5411A"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sidRPr="0027249F">
              <w:t>25</w:t>
            </w:r>
          </w:p>
        </w:tc>
      </w:tr>
      <w:tr w:rsidR="00A83B7C" w:rsidRPr="00CC6F0D" w14:paraId="60B7D26A" w14:textId="77777777" w:rsidTr="00BE6C08">
        <w:trPr>
          <w:cantSplit/>
          <w:trHeight w:val="166"/>
        </w:trPr>
        <w:tc>
          <w:tcPr>
            <w:tcW w:w="3515" w:type="dxa"/>
            <w:vAlign w:val="center"/>
          </w:tcPr>
          <w:p w14:paraId="639D75B1" w14:textId="77777777" w:rsidR="00A83B7C" w:rsidRPr="00DE1B3B"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1F78A3">
              <w:rPr>
                <w:rFonts w:cs="Arial"/>
              </w:rPr>
              <w:t>23 – private land only</w:t>
            </w:r>
          </w:p>
        </w:tc>
        <w:tc>
          <w:tcPr>
            <w:tcW w:w="1330" w:type="dxa"/>
            <w:vAlign w:val="center"/>
          </w:tcPr>
          <w:p w14:paraId="2AB8E989" w14:textId="77777777" w:rsidR="00A83B7C" w:rsidRPr="00DE1B3B"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DE1B3B">
              <w:rPr>
                <w:rFonts w:cs="Arial"/>
              </w:rPr>
              <w:t>TM023P1R</w:t>
            </w:r>
          </w:p>
        </w:tc>
        <w:tc>
          <w:tcPr>
            <w:tcW w:w="1330" w:type="dxa"/>
            <w:vAlign w:val="center"/>
          </w:tcPr>
          <w:p w14:paraId="12E3E545" w14:textId="3A4C948F" w:rsidR="00A83B7C" w:rsidRPr="00DE1B3B"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97" w:author="Hernandez, Hilary" w:date="2026-09-22T09:09:00Z" w16du:dateUtc="2026-09-22T15:09:00Z">
              <w:r>
                <w:t>04/12/2027</w:t>
              </w:r>
            </w:ins>
            <w:del w:id="98" w:author="Hernandez, Hilary" w:date="2026-09-22T09:09:00Z" w16du:dateUtc="2026-09-22T15:09:00Z">
              <w:r w:rsidR="00A83B7C" w:rsidRPr="009C56D1" w:rsidDel="00F252DF">
                <w:delText>04/13/2026</w:delText>
              </w:r>
            </w:del>
          </w:p>
        </w:tc>
        <w:tc>
          <w:tcPr>
            <w:tcW w:w="1330" w:type="dxa"/>
            <w:vAlign w:val="center"/>
          </w:tcPr>
          <w:p w14:paraId="4BDF39E5" w14:textId="62D47675" w:rsidR="00A83B7C" w:rsidRPr="00DE1B3B"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99" w:author="Hernandez, Hilary" w:date="2026-09-22T09:09:00Z" w16du:dateUtc="2026-09-22T15:09:00Z">
              <w:r>
                <w:t>05/31/2027</w:t>
              </w:r>
            </w:ins>
            <w:del w:id="100" w:author="Hernandez, Hilary" w:date="2026-09-22T09:09:00Z" w16du:dateUtc="2026-09-22T15:09:00Z">
              <w:r w:rsidR="00A83B7C" w:rsidRPr="009C56D1" w:rsidDel="00F252DF">
                <w:delText>05/30/2026</w:delText>
              </w:r>
            </w:del>
          </w:p>
        </w:tc>
        <w:tc>
          <w:tcPr>
            <w:tcW w:w="1855" w:type="dxa"/>
            <w:vAlign w:val="center"/>
          </w:tcPr>
          <w:p w14:paraId="4DBCD803" w14:textId="77777777" w:rsidR="00A83B7C" w:rsidRPr="00DE1B3B"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sidRPr="009C56D1">
              <w:t>35</w:t>
            </w:r>
          </w:p>
        </w:tc>
      </w:tr>
      <w:tr w:rsidR="00D9417A" w:rsidRPr="00CC6F0D" w14:paraId="7003BF4A" w14:textId="77777777" w:rsidTr="00BE6C08">
        <w:trPr>
          <w:cantSplit/>
          <w:trHeight w:val="166"/>
        </w:trPr>
        <w:tc>
          <w:tcPr>
            <w:tcW w:w="3515" w:type="dxa"/>
            <w:vAlign w:val="center"/>
          </w:tcPr>
          <w:p w14:paraId="071018DC"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25</w:t>
            </w:r>
          </w:p>
        </w:tc>
        <w:tc>
          <w:tcPr>
            <w:tcW w:w="1330" w:type="dxa"/>
            <w:vAlign w:val="center"/>
          </w:tcPr>
          <w:p w14:paraId="0F965610"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TM025O1R</w:t>
            </w:r>
          </w:p>
        </w:tc>
        <w:tc>
          <w:tcPr>
            <w:tcW w:w="1330" w:type="dxa"/>
            <w:vAlign w:val="center"/>
          </w:tcPr>
          <w:p w14:paraId="157068C0" w14:textId="2081951A"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101" w:author="Hernandez, Hilary" w:date="2026-09-22T08:53:00Z" w16du:dateUtc="2026-09-22T14:53:00Z">
              <w:r>
                <w:t>04/10/2027</w:t>
              </w:r>
            </w:ins>
            <w:del w:id="102" w:author="Hernandez, Hilary" w:date="2026-09-22T08:53:00Z" w16du:dateUtc="2026-09-22T14:53:00Z">
              <w:r w:rsidRPr="00167D52" w:rsidDel="0087215F">
                <w:delText>04/11/2026</w:delText>
              </w:r>
            </w:del>
          </w:p>
        </w:tc>
        <w:tc>
          <w:tcPr>
            <w:tcW w:w="1330" w:type="dxa"/>
            <w:vAlign w:val="center"/>
          </w:tcPr>
          <w:p w14:paraId="146F456D" w14:textId="44666ECF"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103" w:author="Hernandez, Hilary" w:date="2026-09-22T08:53:00Z" w16du:dateUtc="2026-09-22T14:53:00Z">
              <w:r>
                <w:t>05/31/2027</w:t>
              </w:r>
            </w:ins>
            <w:del w:id="104" w:author="Hernandez, Hilary" w:date="2026-09-22T08:53:00Z" w16du:dateUtc="2026-09-22T14:53:00Z">
              <w:r w:rsidRPr="00167D52" w:rsidDel="0087215F">
                <w:delText>05/31/2026</w:delText>
              </w:r>
            </w:del>
          </w:p>
        </w:tc>
        <w:tc>
          <w:tcPr>
            <w:tcW w:w="1855" w:type="dxa"/>
            <w:vAlign w:val="center"/>
          </w:tcPr>
          <w:p w14:paraId="0BC71881"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sidRPr="00CC6F0D">
              <w:rPr>
                <w:rFonts w:cs="Arial"/>
              </w:rPr>
              <w:t>40</w:t>
            </w:r>
          </w:p>
        </w:tc>
      </w:tr>
      <w:tr w:rsidR="00D9417A" w:rsidRPr="00CC6F0D" w14:paraId="2E87FE95" w14:textId="77777777" w:rsidTr="00BE6C08">
        <w:trPr>
          <w:cantSplit/>
        </w:trPr>
        <w:tc>
          <w:tcPr>
            <w:tcW w:w="3515" w:type="dxa"/>
            <w:vAlign w:val="center"/>
          </w:tcPr>
          <w:p w14:paraId="5ACE5D16"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34</w:t>
            </w:r>
          </w:p>
        </w:tc>
        <w:tc>
          <w:tcPr>
            <w:tcW w:w="1330" w:type="dxa"/>
            <w:vAlign w:val="center"/>
          </w:tcPr>
          <w:p w14:paraId="39D601B7"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TM034O1R</w:t>
            </w:r>
          </w:p>
        </w:tc>
        <w:tc>
          <w:tcPr>
            <w:tcW w:w="1330" w:type="dxa"/>
            <w:vAlign w:val="center"/>
          </w:tcPr>
          <w:p w14:paraId="620C9275" w14:textId="487BA75F"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105" w:author="Hernandez, Hilary" w:date="2026-09-22T08:53:00Z" w16du:dateUtc="2026-09-22T14:53:00Z">
              <w:r>
                <w:t>04/10/2027</w:t>
              </w:r>
            </w:ins>
            <w:del w:id="106" w:author="Hernandez, Hilary" w:date="2026-09-22T08:53:00Z" w16du:dateUtc="2026-09-22T14:53:00Z">
              <w:r w:rsidRPr="00167D52" w:rsidDel="00DA4006">
                <w:delText>04/11/2026</w:delText>
              </w:r>
            </w:del>
          </w:p>
        </w:tc>
        <w:tc>
          <w:tcPr>
            <w:tcW w:w="1330" w:type="dxa"/>
            <w:vAlign w:val="center"/>
          </w:tcPr>
          <w:p w14:paraId="175B8F90" w14:textId="445479DA"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107" w:author="Hernandez, Hilary" w:date="2026-09-22T08:53:00Z" w16du:dateUtc="2026-09-22T14:53:00Z">
              <w:r>
                <w:t>05/31/2027</w:t>
              </w:r>
            </w:ins>
            <w:del w:id="108" w:author="Hernandez, Hilary" w:date="2026-09-22T08:53:00Z" w16du:dateUtc="2026-09-22T14:53:00Z">
              <w:r w:rsidRPr="00167D52" w:rsidDel="00DA4006">
                <w:delText>05/31/2026</w:delText>
              </w:r>
            </w:del>
          </w:p>
        </w:tc>
        <w:tc>
          <w:tcPr>
            <w:tcW w:w="1855" w:type="dxa"/>
            <w:vAlign w:val="center"/>
          </w:tcPr>
          <w:p w14:paraId="2E9F40DC"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Pr>
                <w:rFonts w:cs="Arial"/>
              </w:rPr>
              <w:t>40</w:t>
            </w:r>
          </w:p>
        </w:tc>
      </w:tr>
      <w:tr w:rsidR="00D9417A" w:rsidRPr="00CC6F0D" w14:paraId="4F1A0CBF" w14:textId="77777777" w:rsidTr="00BE6C08">
        <w:trPr>
          <w:cantSplit/>
        </w:trPr>
        <w:tc>
          <w:tcPr>
            <w:tcW w:w="3515" w:type="dxa"/>
            <w:vAlign w:val="center"/>
          </w:tcPr>
          <w:p w14:paraId="323E589F"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35, 36</w:t>
            </w:r>
          </w:p>
        </w:tc>
        <w:tc>
          <w:tcPr>
            <w:tcW w:w="1330" w:type="dxa"/>
            <w:vAlign w:val="center"/>
          </w:tcPr>
          <w:p w14:paraId="1CDA91F9"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TM035O1R</w:t>
            </w:r>
          </w:p>
        </w:tc>
        <w:tc>
          <w:tcPr>
            <w:tcW w:w="1330" w:type="dxa"/>
            <w:vAlign w:val="center"/>
          </w:tcPr>
          <w:p w14:paraId="081EB881" w14:textId="385C010A" w:rsidR="00D9417A" w:rsidRPr="00CC6F0D" w:rsidDel="000C2C99"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109" w:author="Hernandez, Hilary" w:date="2026-09-22T08:54:00Z" w16du:dateUtc="2026-09-22T14:54:00Z">
              <w:r>
                <w:t>04/10/2027</w:t>
              </w:r>
            </w:ins>
            <w:del w:id="110" w:author="Hernandez, Hilary" w:date="2026-09-22T08:54:00Z" w16du:dateUtc="2026-09-22T14:54:00Z">
              <w:r w:rsidRPr="00167D52" w:rsidDel="00B63AFB">
                <w:delText>04/11/2026</w:delText>
              </w:r>
            </w:del>
          </w:p>
        </w:tc>
        <w:tc>
          <w:tcPr>
            <w:tcW w:w="1330" w:type="dxa"/>
            <w:vAlign w:val="center"/>
          </w:tcPr>
          <w:p w14:paraId="1D98E570" w14:textId="7E00808E" w:rsidR="00D9417A" w:rsidRPr="00CC6F0D" w:rsidDel="008E7444"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111" w:author="Hernandez, Hilary" w:date="2026-09-22T08:54:00Z" w16du:dateUtc="2026-09-22T14:54:00Z">
              <w:r>
                <w:t>05/31/2027</w:t>
              </w:r>
            </w:ins>
            <w:del w:id="112" w:author="Hernandez, Hilary" w:date="2026-09-22T08:54:00Z" w16du:dateUtc="2026-09-22T14:54:00Z">
              <w:r w:rsidRPr="00167D52" w:rsidDel="00B63AFB">
                <w:delText>05/31/2026</w:delText>
              </w:r>
            </w:del>
          </w:p>
        </w:tc>
        <w:tc>
          <w:tcPr>
            <w:tcW w:w="1855" w:type="dxa"/>
            <w:vAlign w:val="center"/>
          </w:tcPr>
          <w:p w14:paraId="0DA6B27D"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sidRPr="00167D52">
              <w:t>30</w:t>
            </w:r>
          </w:p>
        </w:tc>
      </w:tr>
      <w:tr w:rsidR="00D9417A" w:rsidRPr="00CC6F0D" w14:paraId="64F2212C" w14:textId="77777777" w:rsidTr="00BE6C08">
        <w:trPr>
          <w:cantSplit/>
        </w:trPr>
        <w:tc>
          <w:tcPr>
            <w:tcW w:w="3515" w:type="dxa"/>
            <w:vAlign w:val="center"/>
          </w:tcPr>
          <w:p w14:paraId="3567E317"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43</w:t>
            </w:r>
            <w:r>
              <w:rPr>
                <w:rFonts w:cs="Arial"/>
              </w:rPr>
              <w:t>, 431</w:t>
            </w:r>
          </w:p>
        </w:tc>
        <w:tc>
          <w:tcPr>
            <w:tcW w:w="1330" w:type="dxa"/>
            <w:vAlign w:val="center"/>
          </w:tcPr>
          <w:p w14:paraId="6D7FABD0"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TM043O1R</w:t>
            </w:r>
          </w:p>
        </w:tc>
        <w:tc>
          <w:tcPr>
            <w:tcW w:w="1330" w:type="dxa"/>
            <w:vAlign w:val="center"/>
          </w:tcPr>
          <w:p w14:paraId="55EF4F2F" w14:textId="58F3AECD"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113" w:author="Hernandez, Hilary" w:date="2026-09-22T08:54:00Z" w16du:dateUtc="2026-09-22T14:54:00Z">
              <w:r>
                <w:t>04/10/2027</w:t>
              </w:r>
            </w:ins>
            <w:del w:id="114" w:author="Hernandez, Hilary" w:date="2026-09-22T08:54:00Z" w16du:dateUtc="2026-09-22T14:54:00Z">
              <w:r w:rsidRPr="00167D52" w:rsidDel="00B63AFB">
                <w:delText>04/11/2026</w:delText>
              </w:r>
            </w:del>
          </w:p>
        </w:tc>
        <w:tc>
          <w:tcPr>
            <w:tcW w:w="1330" w:type="dxa"/>
            <w:vAlign w:val="center"/>
          </w:tcPr>
          <w:p w14:paraId="58BDAB65" w14:textId="06678871"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115" w:author="Hernandez, Hilary" w:date="2026-09-22T08:54:00Z" w16du:dateUtc="2026-09-22T14:54:00Z">
              <w:r>
                <w:t>05/31/2027</w:t>
              </w:r>
            </w:ins>
            <w:del w:id="116" w:author="Hernandez, Hilary" w:date="2026-09-22T08:54:00Z" w16du:dateUtc="2026-09-22T14:54:00Z">
              <w:r w:rsidRPr="00167D52" w:rsidDel="00B63AFB">
                <w:delText>05/31/2026</w:delText>
              </w:r>
            </w:del>
          </w:p>
        </w:tc>
        <w:tc>
          <w:tcPr>
            <w:tcW w:w="1855" w:type="dxa"/>
            <w:vAlign w:val="center"/>
          </w:tcPr>
          <w:p w14:paraId="7F651C0D"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Pr>
                <w:rFonts w:cs="Arial"/>
              </w:rPr>
              <w:t>60</w:t>
            </w:r>
          </w:p>
        </w:tc>
      </w:tr>
      <w:tr w:rsidR="00D9417A" w:rsidRPr="00CC6F0D" w14:paraId="50D4CED2" w14:textId="77777777" w:rsidTr="00BE6C08">
        <w:trPr>
          <w:cantSplit/>
        </w:trPr>
        <w:tc>
          <w:tcPr>
            <w:tcW w:w="3515" w:type="dxa"/>
            <w:vAlign w:val="center"/>
          </w:tcPr>
          <w:p w14:paraId="37EF77F7"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44</w:t>
            </w:r>
          </w:p>
        </w:tc>
        <w:tc>
          <w:tcPr>
            <w:tcW w:w="1330" w:type="dxa"/>
            <w:vAlign w:val="center"/>
          </w:tcPr>
          <w:p w14:paraId="78DA168B"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TM044O1R</w:t>
            </w:r>
          </w:p>
        </w:tc>
        <w:tc>
          <w:tcPr>
            <w:tcW w:w="1330" w:type="dxa"/>
            <w:vAlign w:val="center"/>
          </w:tcPr>
          <w:p w14:paraId="619FCE33" w14:textId="46F0CDC1"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117" w:author="Hernandez, Hilary" w:date="2026-09-22T08:54:00Z" w16du:dateUtc="2026-09-22T14:54:00Z">
              <w:r>
                <w:t>04/10/2027</w:t>
              </w:r>
            </w:ins>
            <w:del w:id="118" w:author="Hernandez, Hilary" w:date="2026-09-22T08:54:00Z" w16du:dateUtc="2026-09-22T14:54:00Z">
              <w:r w:rsidRPr="00167D52" w:rsidDel="00B63AFB">
                <w:delText>04/11/2026</w:delText>
              </w:r>
            </w:del>
          </w:p>
        </w:tc>
        <w:tc>
          <w:tcPr>
            <w:tcW w:w="1330" w:type="dxa"/>
            <w:vAlign w:val="center"/>
          </w:tcPr>
          <w:p w14:paraId="4AB67689" w14:textId="18B2B793"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119" w:author="Hernandez, Hilary" w:date="2026-09-22T08:54:00Z" w16du:dateUtc="2026-09-22T14:54:00Z">
              <w:r>
                <w:t>05/31/2027</w:t>
              </w:r>
            </w:ins>
            <w:del w:id="120" w:author="Hernandez, Hilary" w:date="2026-09-22T08:54:00Z" w16du:dateUtc="2026-09-22T14:54:00Z">
              <w:r w:rsidRPr="00167D52" w:rsidDel="00B63AFB">
                <w:delText>05/31/2026</w:delText>
              </w:r>
            </w:del>
          </w:p>
        </w:tc>
        <w:tc>
          <w:tcPr>
            <w:tcW w:w="1855" w:type="dxa"/>
            <w:vAlign w:val="center"/>
          </w:tcPr>
          <w:p w14:paraId="54EE30D9" w14:textId="7A312375"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del w:id="121" w:author="Hernandez, Hilary" w:date="2026-09-22T08:54:00Z" w16du:dateUtc="2026-09-22T14:54:00Z">
              <w:r w:rsidDel="00D9417A">
                <w:rPr>
                  <w:rFonts w:cs="Arial"/>
                </w:rPr>
                <w:delText>80</w:delText>
              </w:r>
            </w:del>
            <w:ins w:id="122" w:author="Hernandez, Hilary" w:date="2026-09-22T08:54:00Z" w16du:dateUtc="2026-09-22T14:54:00Z">
              <w:r>
                <w:rPr>
                  <w:rFonts w:cs="Arial"/>
                </w:rPr>
                <w:t>100</w:t>
              </w:r>
            </w:ins>
          </w:p>
        </w:tc>
      </w:tr>
      <w:tr w:rsidR="00D9417A" w:rsidRPr="00CC6F0D" w14:paraId="5E0C775A" w14:textId="77777777" w:rsidTr="00BE6C08">
        <w:trPr>
          <w:cantSplit/>
        </w:trPr>
        <w:tc>
          <w:tcPr>
            <w:tcW w:w="3515" w:type="dxa"/>
            <w:vAlign w:val="center"/>
          </w:tcPr>
          <w:p w14:paraId="0F0F2DE7"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47</w:t>
            </w:r>
          </w:p>
        </w:tc>
        <w:tc>
          <w:tcPr>
            <w:tcW w:w="1330" w:type="dxa"/>
            <w:vAlign w:val="center"/>
          </w:tcPr>
          <w:p w14:paraId="5460A1B3"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TM047O1R</w:t>
            </w:r>
          </w:p>
        </w:tc>
        <w:tc>
          <w:tcPr>
            <w:tcW w:w="1330" w:type="dxa"/>
            <w:vAlign w:val="center"/>
          </w:tcPr>
          <w:p w14:paraId="1A28455E" w14:textId="00A61E72" w:rsidR="00D9417A" w:rsidRPr="00CC6F0D" w:rsidDel="00836686"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123" w:author="Hernandez, Hilary" w:date="2026-09-22T08:54:00Z" w16du:dateUtc="2026-09-22T14:54:00Z">
              <w:r>
                <w:t>04/10/2027</w:t>
              </w:r>
            </w:ins>
            <w:del w:id="124" w:author="Hernandez, Hilary" w:date="2026-09-22T08:54:00Z" w16du:dateUtc="2026-09-22T14:54:00Z">
              <w:r w:rsidRPr="00167D52" w:rsidDel="00B63AFB">
                <w:delText>04/11/2026</w:delText>
              </w:r>
            </w:del>
          </w:p>
        </w:tc>
        <w:tc>
          <w:tcPr>
            <w:tcW w:w="1330" w:type="dxa"/>
            <w:vAlign w:val="center"/>
          </w:tcPr>
          <w:p w14:paraId="15F9EBDC" w14:textId="663095EF" w:rsidR="00D9417A" w:rsidRPr="00CC6F0D" w:rsidDel="00836686"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125" w:author="Hernandez, Hilary" w:date="2026-09-22T08:54:00Z" w16du:dateUtc="2026-09-22T14:54:00Z">
              <w:r>
                <w:t>05/31/2027</w:t>
              </w:r>
            </w:ins>
            <w:del w:id="126" w:author="Hernandez, Hilary" w:date="2026-09-22T08:54:00Z" w16du:dateUtc="2026-09-22T14:54:00Z">
              <w:r w:rsidRPr="00167D52" w:rsidDel="00B63AFB">
                <w:delText>05/31/2026</w:delText>
              </w:r>
            </w:del>
          </w:p>
        </w:tc>
        <w:tc>
          <w:tcPr>
            <w:tcW w:w="1855" w:type="dxa"/>
            <w:vAlign w:val="center"/>
          </w:tcPr>
          <w:p w14:paraId="2FDA200E" w14:textId="77777777" w:rsidR="00D9417A" w:rsidRPr="00CC6F0D" w:rsidDel="00E27352"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sidRPr="00CC6F0D">
              <w:rPr>
                <w:rFonts w:cs="Arial"/>
              </w:rPr>
              <w:t>15</w:t>
            </w:r>
          </w:p>
        </w:tc>
      </w:tr>
      <w:tr w:rsidR="00D9417A" w:rsidRPr="00CC6F0D" w14:paraId="55BD987F" w14:textId="77777777" w:rsidTr="00D9417A">
        <w:trPr>
          <w:cantSplit/>
        </w:trPr>
        <w:tc>
          <w:tcPr>
            <w:tcW w:w="3515" w:type="dxa"/>
            <w:vAlign w:val="center"/>
          </w:tcPr>
          <w:p w14:paraId="1F4B8F5D"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rPr>
            </w:pPr>
            <w:r w:rsidRPr="00CC6F0D">
              <w:rPr>
                <w:rFonts w:cs="Arial"/>
              </w:rPr>
              <w:lastRenderedPageBreak/>
              <w:t>59 - Beaver Creek State Wildlife Area and Table Mountain State Trust Land Lease only</w:t>
            </w:r>
          </w:p>
        </w:tc>
        <w:tc>
          <w:tcPr>
            <w:tcW w:w="1330" w:type="dxa"/>
            <w:vAlign w:val="center"/>
          </w:tcPr>
          <w:p w14:paraId="30C7AA31"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rPr>
            </w:pPr>
            <w:r w:rsidRPr="00CC6F0D">
              <w:rPr>
                <w:rFonts w:cs="Arial"/>
              </w:rPr>
              <w:t>TM059O1R</w:t>
            </w:r>
          </w:p>
        </w:tc>
        <w:tc>
          <w:tcPr>
            <w:tcW w:w="1330" w:type="dxa"/>
          </w:tcPr>
          <w:p w14:paraId="76D8F79C" w14:textId="4FD7EAD0" w:rsidR="00D9417A" w:rsidRPr="000A255B"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127" w:author="Hernandez, Hilary" w:date="2026-09-22T08:55:00Z" w16du:dateUtc="2026-09-22T14:55:00Z">
              <w:r w:rsidRPr="009F20A1">
                <w:t>04/10/2027</w:t>
              </w:r>
            </w:ins>
            <w:del w:id="128" w:author="Hernandez, Hilary" w:date="2026-09-22T08:55:00Z" w16du:dateUtc="2026-09-22T14:55:00Z">
              <w:r w:rsidRPr="00167D52" w:rsidDel="00DD51B9">
                <w:delText>04/11/2026</w:delText>
              </w:r>
            </w:del>
          </w:p>
        </w:tc>
        <w:tc>
          <w:tcPr>
            <w:tcW w:w="1330" w:type="dxa"/>
          </w:tcPr>
          <w:p w14:paraId="7CA00564" w14:textId="3445A7E1" w:rsidR="00D9417A" w:rsidRPr="000A255B"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rPr>
            </w:pPr>
            <w:ins w:id="129" w:author="Hernandez, Hilary" w:date="2026-09-22T08:55:00Z" w16du:dateUtc="2026-09-22T14:55:00Z">
              <w:r w:rsidRPr="009F20A1">
                <w:t>04/30/2027</w:t>
              </w:r>
            </w:ins>
            <w:del w:id="130" w:author="Hernandez, Hilary" w:date="2026-09-22T08:55:00Z" w16du:dateUtc="2026-09-22T14:55:00Z">
              <w:r w:rsidRPr="00167D52" w:rsidDel="00DD51B9">
                <w:delText>05/01/2026</w:delText>
              </w:r>
            </w:del>
          </w:p>
        </w:tc>
        <w:tc>
          <w:tcPr>
            <w:tcW w:w="1855" w:type="dxa"/>
            <w:vAlign w:val="center"/>
          </w:tcPr>
          <w:p w14:paraId="21FBD8EC"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rPr>
            </w:pPr>
            <w:r>
              <w:rPr>
                <w:rFonts w:cs="Arial"/>
              </w:rPr>
              <w:t>5</w:t>
            </w:r>
          </w:p>
        </w:tc>
      </w:tr>
      <w:tr w:rsidR="00A83B7C" w:rsidRPr="00CC6F0D" w14:paraId="70686E2D" w14:textId="77777777" w:rsidTr="00BE6C08">
        <w:trPr>
          <w:cantSplit/>
        </w:trPr>
        <w:tc>
          <w:tcPr>
            <w:tcW w:w="3515" w:type="dxa"/>
            <w:vAlign w:val="center"/>
          </w:tcPr>
          <w:p w14:paraId="659013E8" w14:textId="77777777" w:rsidR="00A83B7C" w:rsidRPr="008E222C"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rPr>
            </w:pPr>
            <w:r w:rsidRPr="008E222C">
              <w:rPr>
                <w:rFonts w:cs="Arial"/>
              </w:rPr>
              <w:t>59 - Beaver Creek State Wildlife Area and Table Mountain State Trust Land Lease only</w:t>
            </w:r>
          </w:p>
        </w:tc>
        <w:tc>
          <w:tcPr>
            <w:tcW w:w="1330" w:type="dxa"/>
            <w:vAlign w:val="center"/>
          </w:tcPr>
          <w:p w14:paraId="635887F7" w14:textId="77777777" w:rsidR="00A83B7C" w:rsidRPr="00E32777"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rPr>
            </w:pPr>
            <w:r w:rsidRPr="00E32777">
              <w:rPr>
                <w:rFonts w:cs="Arial"/>
              </w:rPr>
              <w:t>TM059O2R</w:t>
            </w:r>
          </w:p>
        </w:tc>
        <w:tc>
          <w:tcPr>
            <w:tcW w:w="1330" w:type="dxa"/>
            <w:vAlign w:val="center"/>
          </w:tcPr>
          <w:p w14:paraId="56650305" w14:textId="7D4D695D" w:rsidR="00A83B7C" w:rsidRPr="00E32777"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131" w:author="Hernandez, Hilary" w:date="2026-09-22T09:15:00Z" w16du:dateUtc="2026-09-22T15:15:00Z">
              <w:r>
                <w:t>05</w:t>
              </w:r>
            </w:ins>
            <w:ins w:id="132" w:author="Hernandez, Hilary" w:date="2026-09-22T09:16:00Z" w16du:dateUtc="2026-09-22T15:16:00Z">
              <w:r>
                <w:t>/01/2027</w:t>
              </w:r>
            </w:ins>
            <w:del w:id="133" w:author="Hernandez, Hilary" w:date="2026-09-22T09:16:00Z" w16du:dateUtc="2026-09-22T15:16:00Z">
              <w:r w:rsidR="00A83B7C" w:rsidRPr="00A64A7F" w:rsidDel="00CF157F">
                <w:delText>05/02/2026</w:delText>
              </w:r>
            </w:del>
          </w:p>
        </w:tc>
        <w:tc>
          <w:tcPr>
            <w:tcW w:w="1330" w:type="dxa"/>
            <w:vAlign w:val="center"/>
          </w:tcPr>
          <w:p w14:paraId="7C31AD0E" w14:textId="2BF052D1" w:rsidR="00A83B7C" w:rsidRPr="00E32777"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rPr>
            </w:pPr>
            <w:ins w:id="134" w:author="Hernandez, Hilary" w:date="2026-09-22T09:16:00Z" w16du:dateUtc="2026-09-22T15:16:00Z">
              <w:r>
                <w:t>05/31/2027</w:t>
              </w:r>
            </w:ins>
            <w:del w:id="135" w:author="Hernandez, Hilary" w:date="2026-09-22T09:16:00Z" w16du:dateUtc="2026-09-22T15:16:00Z">
              <w:r w:rsidR="00A83B7C" w:rsidRPr="00A64A7F" w:rsidDel="00CF157F">
                <w:delText>05/31/2026</w:delText>
              </w:r>
            </w:del>
          </w:p>
        </w:tc>
        <w:tc>
          <w:tcPr>
            <w:tcW w:w="1855" w:type="dxa"/>
            <w:vAlign w:val="center"/>
          </w:tcPr>
          <w:p w14:paraId="18C8F4EA" w14:textId="0D01CB03" w:rsidR="00A83B7C" w:rsidRPr="00E32777"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rPr>
            </w:pPr>
            <w:del w:id="136" w:author="Hernandez, Hilary" w:date="2026-09-22T09:16:00Z" w16du:dateUtc="2026-09-22T15:16:00Z">
              <w:r w:rsidRPr="00E32777" w:rsidDel="00CF157F">
                <w:rPr>
                  <w:rFonts w:cs="Arial"/>
                </w:rPr>
                <w:delText>10</w:delText>
              </w:r>
            </w:del>
            <w:ins w:id="137" w:author="Hernandez, Hilary" w:date="2026-09-22T09:16:00Z" w16du:dateUtc="2026-09-22T15:16:00Z">
              <w:r w:rsidR="00CF157F">
                <w:rPr>
                  <w:rFonts w:cs="Arial"/>
                </w:rPr>
                <w:t>5</w:t>
              </w:r>
            </w:ins>
          </w:p>
        </w:tc>
      </w:tr>
      <w:tr w:rsidR="00F252DF" w:rsidRPr="00CC6F0D" w14:paraId="2E0D1E0A" w14:textId="77777777" w:rsidTr="00BE6C08">
        <w:trPr>
          <w:cantSplit/>
        </w:trPr>
        <w:tc>
          <w:tcPr>
            <w:tcW w:w="3515" w:type="dxa"/>
            <w:vAlign w:val="center"/>
          </w:tcPr>
          <w:p w14:paraId="7157A4E3" w14:textId="77777777" w:rsidR="00F252DF" w:rsidRPr="008E222C"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rPr>
            </w:pPr>
            <w:r w:rsidRPr="008E222C">
              <w:rPr>
                <w:rFonts w:cs="Arial"/>
              </w:rPr>
              <w:t>59 - Beaver Creek State Wildlife Area and Table Mountain State Trust Land Lease only – youth only</w:t>
            </w:r>
          </w:p>
        </w:tc>
        <w:tc>
          <w:tcPr>
            <w:tcW w:w="1330" w:type="dxa"/>
            <w:vAlign w:val="center"/>
          </w:tcPr>
          <w:p w14:paraId="4A5D9213" w14:textId="77777777" w:rsidR="00F252DF" w:rsidRPr="00E32777"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rPr>
            </w:pPr>
            <w:r w:rsidRPr="00E32777">
              <w:rPr>
                <w:rFonts w:cs="Arial"/>
              </w:rPr>
              <w:t>TM059K1R</w:t>
            </w:r>
          </w:p>
        </w:tc>
        <w:tc>
          <w:tcPr>
            <w:tcW w:w="1330" w:type="dxa"/>
            <w:vAlign w:val="center"/>
          </w:tcPr>
          <w:p w14:paraId="02B9B541" w14:textId="51F4F8FA" w:rsidR="00F252DF" w:rsidRPr="00E32777"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138" w:author="Hernandez, Hilary" w:date="2026-09-22T09:11:00Z" w16du:dateUtc="2026-09-22T15:11:00Z">
              <w:r>
                <w:t>04/10/2027</w:t>
              </w:r>
            </w:ins>
            <w:del w:id="139" w:author="Hernandez, Hilary" w:date="2026-09-22T09:11:00Z" w16du:dateUtc="2026-09-22T15:11:00Z">
              <w:r w:rsidRPr="00742781" w:rsidDel="000D6A81">
                <w:delText>04/11/2026</w:delText>
              </w:r>
            </w:del>
          </w:p>
        </w:tc>
        <w:tc>
          <w:tcPr>
            <w:tcW w:w="1330" w:type="dxa"/>
            <w:vAlign w:val="center"/>
          </w:tcPr>
          <w:p w14:paraId="296B23A1" w14:textId="2F4EDD7E" w:rsidR="00F252DF" w:rsidRPr="00E32777"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rPr>
            </w:pPr>
            <w:ins w:id="140" w:author="Hernandez, Hilary" w:date="2026-09-22T09:11:00Z" w16du:dateUtc="2026-09-22T15:11:00Z">
              <w:r>
                <w:t>05/31/2027</w:t>
              </w:r>
            </w:ins>
            <w:del w:id="141" w:author="Hernandez, Hilary" w:date="2026-09-22T09:11:00Z" w16du:dateUtc="2026-09-22T15:11:00Z">
              <w:r w:rsidRPr="00742781" w:rsidDel="000D6A81">
                <w:delText>05/31/2026</w:delText>
              </w:r>
            </w:del>
          </w:p>
        </w:tc>
        <w:tc>
          <w:tcPr>
            <w:tcW w:w="1855" w:type="dxa"/>
            <w:vAlign w:val="center"/>
          </w:tcPr>
          <w:p w14:paraId="0E42A6FE" w14:textId="282AFB9E" w:rsidR="00F252DF" w:rsidRPr="00E32777"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rPr>
            </w:pPr>
            <w:del w:id="142" w:author="Hernandez, Hilary" w:date="2026-09-22T09:11:00Z" w16du:dateUtc="2026-09-22T15:11:00Z">
              <w:r w:rsidRPr="00E32777" w:rsidDel="00F252DF">
                <w:rPr>
                  <w:rFonts w:cs="Arial"/>
                </w:rPr>
                <w:delText>10</w:delText>
              </w:r>
            </w:del>
            <w:ins w:id="143" w:author="Hernandez, Hilary" w:date="2026-09-22T09:11:00Z" w16du:dateUtc="2026-09-22T15:11:00Z">
              <w:r>
                <w:rPr>
                  <w:rFonts w:cs="Arial"/>
                </w:rPr>
                <w:t>5</w:t>
              </w:r>
            </w:ins>
          </w:p>
        </w:tc>
      </w:tr>
      <w:tr w:rsidR="00D9417A" w:rsidRPr="00CC6F0D" w14:paraId="5B90DD53" w14:textId="77777777" w:rsidTr="00BE6C08">
        <w:trPr>
          <w:cantSplit/>
        </w:trPr>
        <w:tc>
          <w:tcPr>
            <w:tcW w:w="3515" w:type="dxa"/>
            <w:vAlign w:val="center"/>
          </w:tcPr>
          <w:p w14:paraId="48462F36"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80</w:t>
            </w:r>
          </w:p>
        </w:tc>
        <w:tc>
          <w:tcPr>
            <w:tcW w:w="1330" w:type="dxa"/>
            <w:vAlign w:val="center"/>
          </w:tcPr>
          <w:p w14:paraId="478E12B1"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TM080O1R</w:t>
            </w:r>
          </w:p>
        </w:tc>
        <w:tc>
          <w:tcPr>
            <w:tcW w:w="1330" w:type="dxa"/>
            <w:vAlign w:val="center"/>
          </w:tcPr>
          <w:p w14:paraId="306FF59B" w14:textId="410F07B4"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144" w:author="Hernandez, Hilary" w:date="2026-09-22T08:56:00Z" w16du:dateUtc="2026-09-22T14:56:00Z">
              <w:r>
                <w:t>04/10/2027</w:t>
              </w:r>
            </w:ins>
            <w:del w:id="145" w:author="Hernandez, Hilary" w:date="2026-09-22T08:56:00Z" w16du:dateUtc="2026-09-22T14:56:00Z">
              <w:r w:rsidRPr="00A94CA3" w:rsidDel="002F20AE">
                <w:delText>04/11/2026</w:delText>
              </w:r>
            </w:del>
          </w:p>
        </w:tc>
        <w:tc>
          <w:tcPr>
            <w:tcW w:w="1330" w:type="dxa"/>
            <w:vAlign w:val="center"/>
          </w:tcPr>
          <w:p w14:paraId="522E04F6" w14:textId="466C9F67" w:rsidR="00D9417A" w:rsidRPr="00C46384"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146" w:author="Hernandez, Hilary" w:date="2026-09-22T08:56:00Z" w16du:dateUtc="2026-09-22T14:56:00Z">
              <w:r>
                <w:t>05/31/2027</w:t>
              </w:r>
            </w:ins>
            <w:del w:id="147" w:author="Hernandez, Hilary" w:date="2026-09-22T08:56:00Z" w16du:dateUtc="2026-09-22T14:56:00Z">
              <w:r w:rsidRPr="00A94CA3" w:rsidDel="002F20AE">
                <w:delText>05/31/2026</w:delText>
              </w:r>
            </w:del>
          </w:p>
        </w:tc>
        <w:tc>
          <w:tcPr>
            <w:tcW w:w="1855" w:type="dxa"/>
            <w:vAlign w:val="center"/>
          </w:tcPr>
          <w:p w14:paraId="4A814069"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sidRPr="00CC6F0D">
              <w:rPr>
                <w:rFonts w:cs="Arial"/>
              </w:rPr>
              <w:t>10</w:t>
            </w:r>
          </w:p>
        </w:tc>
      </w:tr>
      <w:tr w:rsidR="00D9417A" w:rsidRPr="00CC6F0D" w14:paraId="413F10C6" w14:textId="77777777" w:rsidTr="00BE6C08">
        <w:trPr>
          <w:cantSplit/>
        </w:trPr>
        <w:tc>
          <w:tcPr>
            <w:tcW w:w="3515" w:type="dxa"/>
            <w:vAlign w:val="center"/>
          </w:tcPr>
          <w:p w14:paraId="5F87A98B"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81</w:t>
            </w:r>
          </w:p>
        </w:tc>
        <w:tc>
          <w:tcPr>
            <w:tcW w:w="1330" w:type="dxa"/>
            <w:vAlign w:val="center"/>
          </w:tcPr>
          <w:p w14:paraId="72802504"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TM081O1R</w:t>
            </w:r>
          </w:p>
        </w:tc>
        <w:tc>
          <w:tcPr>
            <w:tcW w:w="1330" w:type="dxa"/>
            <w:vAlign w:val="center"/>
          </w:tcPr>
          <w:p w14:paraId="3918FD65" w14:textId="4221B134"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148" w:author="Hernandez, Hilary" w:date="2026-09-22T08:56:00Z" w16du:dateUtc="2026-09-22T14:56:00Z">
              <w:r>
                <w:t>04/10/2027</w:t>
              </w:r>
            </w:ins>
            <w:del w:id="149" w:author="Hernandez, Hilary" w:date="2026-09-22T08:56:00Z" w16du:dateUtc="2026-09-22T14:56:00Z">
              <w:r w:rsidRPr="00A94CA3" w:rsidDel="002F20AE">
                <w:delText>04/11/2026</w:delText>
              </w:r>
            </w:del>
          </w:p>
        </w:tc>
        <w:tc>
          <w:tcPr>
            <w:tcW w:w="1330" w:type="dxa"/>
            <w:vAlign w:val="center"/>
          </w:tcPr>
          <w:p w14:paraId="0EBDD7BF" w14:textId="5E46976A" w:rsidR="00D9417A" w:rsidRPr="00C46384"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150" w:author="Hernandez, Hilary" w:date="2026-09-22T08:56:00Z" w16du:dateUtc="2026-09-22T14:56:00Z">
              <w:r>
                <w:t>05/31/2027</w:t>
              </w:r>
            </w:ins>
            <w:del w:id="151" w:author="Hernandez, Hilary" w:date="2026-09-22T08:56:00Z" w16du:dateUtc="2026-09-22T14:56:00Z">
              <w:r w:rsidRPr="00A94CA3" w:rsidDel="002F20AE">
                <w:delText>05/31/2026</w:delText>
              </w:r>
            </w:del>
          </w:p>
        </w:tc>
        <w:tc>
          <w:tcPr>
            <w:tcW w:w="1855" w:type="dxa"/>
            <w:vAlign w:val="center"/>
          </w:tcPr>
          <w:p w14:paraId="240A7BE0"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Pr>
                <w:rFonts w:cs="Arial"/>
              </w:rPr>
              <w:t>20</w:t>
            </w:r>
          </w:p>
        </w:tc>
      </w:tr>
      <w:tr w:rsidR="00A83B7C" w:rsidRPr="00CC6F0D" w14:paraId="32182C74" w14:textId="77777777" w:rsidTr="00BE6C08">
        <w:trPr>
          <w:cantSplit/>
        </w:trPr>
        <w:tc>
          <w:tcPr>
            <w:tcW w:w="3515" w:type="dxa"/>
            <w:vAlign w:val="center"/>
          </w:tcPr>
          <w:p w14:paraId="2B7351F3"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91</w:t>
            </w:r>
          </w:p>
        </w:tc>
        <w:tc>
          <w:tcPr>
            <w:tcW w:w="1330" w:type="dxa"/>
            <w:vAlign w:val="center"/>
          </w:tcPr>
          <w:p w14:paraId="021B9ED7"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TM091O1R</w:t>
            </w:r>
          </w:p>
        </w:tc>
        <w:tc>
          <w:tcPr>
            <w:tcW w:w="1330" w:type="dxa"/>
            <w:vAlign w:val="center"/>
          </w:tcPr>
          <w:p w14:paraId="78A93D1F" w14:textId="6AC44071" w:rsidR="00A83B7C"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152" w:author="Hernandez, Hilary" w:date="2026-09-22T08:56:00Z" w16du:dateUtc="2026-09-22T14:56:00Z">
              <w:r>
                <w:t>04/10/2027</w:t>
              </w:r>
            </w:ins>
            <w:del w:id="153" w:author="Hernandez, Hilary" w:date="2026-09-22T08:56:00Z" w16du:dateUtc="2026-09-22T14:56:00Z">
              <w:r w:rsidR="00A83B7C" w:rsidRPr="00A94CA3" w:rsidDel="00D9417A">
                <w:delText>04/11/2026</w:delText>
              </w:r>
            </w:del>
          </w:p>
        </w:tc>
        <w:tc>
          <w:tcPr>
            <w:tcW w:w="1330" w:type="dxa"/>
            <w:vAlign w:val="center"/>
          </w:tcPr>
          <w:p w14:paraId="0F9AD61D" w14:textId="0BE4617C" w:rsidR="00A83B7C"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154" w:author="Hernandez, Hilary" w:date="2026-09-22T08:56:00Z" w16du:dateUtc="2026-09-22T14:56:00Z">
              <w:r>
                <w:t>04/30/2027</w:t>
              </w:r>
            </w:ins>
            <w:del w:id="155" w:author="Hernandez, Hilary" w:date="2026-09-22T08:56:00Z" w16du:dateUtc="2026-09-22T14:56:00Z">
              <w:r w:rsidR="00A83B7C" w:rsidRPr="00A94CA3" w:rsidDel="00D9417A">
                <w:delText>05/01/2026</w:delText>
              </w:r>
            </w:del>
          </w:p>
        </w:tc>
        <w:tc>
          <w:tcPr>
            <w:tcW w:w="1855" w:type="dxa"/>
            <w:vAlign w:val="center"/>
          </w:tcPr>
          <w:p w14:paraId="4214C6B7"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sidRPr="00A94CA3">
              <w:t>25</w:t>
            </w:r>
          </w:p>
        </w:tc>
      </w:tr>
      <w:tr w:rsidR="00F252DF" w:rsidRPr="00CC6F0D" w14:paraId="34105E14" w14:textId="77777777" w:rsidTr="00BE6C08">
        <w:trPr>
          <w:cantSplit/>
        </w:trPr>
        <w:tc>
          <w:tcPr>
            <w:tcW w:w="3515" w:type="dxa"/>
            <w:vAlign w:val="center"/>
          </w:tcPr>
          <w:p w14:paraId="646E2D0A" w14:textId="77777777" w:rsidR="00F252DF" w:rsidRPr="006464B8"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highlight w:val="yellow"/>
              </w:rPr>
            </w:pPr>
            <w:r w:rsidRPr="006464B8">
              <w:rPr>
                <w:rFonts w:cs="Arial"/>
              </w:rPr>
              <w:t>91, 92, 96, 101, 102-youth only</w:t>
            </w:r>
          </w:p>
        </w:tc>
        <w:tc>
          <w:tcPr>
            <w:tcW w:w="1330" w:type="dxa"/>
            <w:vAlign w:val="center"/>
          </w:tcPr>
          <w:p w14:paraId="71C2BCBC" w14:textId="77777777" w:rsidR="00F252DF" w:rsidRPr="009310FB"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9310FB">
              <w:rPr>
                <w:rFonts w:cs="Arial"/>
              </w:rPr>
              <w:t>TM091K1R</w:t>
            </w:r>
          </w:p>
        </w:tc>
        <w:tc>
          <w:tcPr>
            <w:tcW w:w="1330" w:type="dxa"/>
            <w:vAlign w:val="center"/>
          </w:tcPr>
          <w:p w14:paraId="56CF6BE9" w14:textId="46FBBCF0" w:rsidR="00F252DF" w:rsidRPr="009310FB"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156" w:author="Hernandez, Hilary" w:date="2026-09-22T09:12:00Z" w16du:dateUtc="2026-09-22T15:12:00Z">
              <w:r>
                <w:t>04/10/2027</w:t>
              </w:r>
            </w:ins>
            <w:del w:id="157" w:author="Hernandez, Hilary" w:date="2026-09-22T09:12:00Z" w16du:dateUtc="2026-09-22T15:12:00Z">
              <w:r w:rsidRPr="00E5425C" w:rsidDel="00C960AC">
                <w:delText>04/11/2026</w:delText>
              </w:r>
            </w:del>
          </w:p>
        </w:tc>
        <w:tc>
          <w:tcPr>
            <w:tcW w:w="1330" w:type="dxa"/>
            <w:vAlign w:val="center"/>
          </w:tcPr>
          <w:p w14:paraId="6E6BADF9" w14:textId="11B304B4" w:rsidR="00F252DF" w:rsidRPr="009310FB"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158" w:author="Hernandez, Hilary" w:date="2026-09-22T09:12:00Z" w16du:dateUtc="2026-09-22T15:12:00Z">
              <w:r>
                <w:t>05/31/2027</w:t>
              </w:r>
            </w:ins>
            <w:del w:id="159" w:author="Hernandez, Hilary" w:date="2026-09-22T09:12:00Z" w16du:dateUtc="2026-09-22T15:12:00Z">
              <w:r w:rsidRPr="00E5425C" w:rsidDel="00C960AC">
                <w:delText>5/31/2026</w:delText>
              </w:r>
            </w:del>
          </w:p>
        </w:tc>
        <w:tc>
          <w:tcPr>
            <w:tcW w:w="1855" w:type="dxa"/>
            <w:vAlign w:val="center"/>
          </w:tcPr>
          <w:p w14:paraId="33FE0B9D" w14:textId="77777777" w:rsidR="00F252DF" w:rsidRPr="009310FB"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sidRPr="00E5425C">
              <w:t>125</w:t>
            </w:r>
          </w:p>
        </w:tc>
      </w:tr>
      <w:tr w:rsidR="00A83B7C" w:rsidRPr="00CC6F0D" w14:paraId="580CB19D" w14:textId="77777777" w:rsidTr="00BE6C08">
        <w:trPr>
          <w:cantSplit/>
        </w:trPr>
        <w:tc>
          <w:tcPr>
            <w:tcW w:w="3515" w:type="dxa"/>
            <w:vAlign w:val="center"/>
          </w:tcPr>
          <w:p w14:paraId="72F5E926" w14:textId="77777777" w:rsidR="00A83B7C" w:rsidRPr="006464B8"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6464B8">
              <w:rPr>
                <w:rFonts w:cs="Arial"/>
              </w:rPr>
              <w:t>91</w:t>
            </w:r>
          </w:p>
        </w:tc>
        <w:tc>
          <w:tcPr>
            <w:tcW w:w="1330" w:type="dxa"/>
            <w:vAlign w:val="center"/>
          </w:tcPr>
          <w:p w14:paraId="5EFE465F" w14:textId="77777777" w:rsidR="00A83B7C" w:rsidRPr="00E32777"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E32777">
              <w:rPr>
                <w:rFonts w:cs="Arial"/>
              </w:rPr>
              <w:t>TM091O2R</w:t>
            </w:r>
          </w:p>
        </w:tc>
        <w:tc>
          <w:tcPr>
            <w:tcW w:w="1330" w:type="dxa"/>
            <w:vAlign w:val="center"/>
          </w:tcPr>
          <w:p w14:paraId="5BDE962F" w14:textId="27123410" w:rsidR="00A83B7C" w:rsidRPr="00F622D7"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160" w:author="Hernandez, Hilary" w:date="2026-09-22T09:16:00Z" w16du:dateUtc="2026-09-22T15:16:00Z">
              <w:r>
                <w:t>05/01/2027</w:t>
              </w:r>
            </w:ins>
            <w:del w:id="161" w:author="Hernandez, Hilary" w:date="2026-09-22T09:16:00Z" w16du:dateUtc="2026-09-22T15:16:00Z">
              <w:r w:rsidR="00A83B7C" w:rsidRPr="001C1683" w:rsidDel="00CF157F">
                <w:delText>05/02/2026</w:delText>
              </w:r>
            </w:del>
          </w:p>
        </w:tc>
        <w:tc>
          <w:tcPr>
            <w:tcW w:w="1330" w:type="dxa"/>
            <w:vAlign w:val="center"/>
          </w:tcPr>
          <w:p w14:paraId="05346397" w14:textId="33AD0FCD" w:rsidR="00A83B7C" w:rsidRPr="00E32777"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162" w:author="Hernandez, Hilary" w:date="2026-09-22T09:16:00Z" w16du:dateUtc="2026-09-22T15:16:00Z">
              <w:r>
                <w:t>05/31/2027</w:t>
              </w:r>
            </w:ins>
            <w:del w:id="163" w:author="Hernandez, Hilary" w:date="2026-09-22T09:16:00Z" w16du:dateUtc="2026-09-22T15:16:00Z">
              <w:r w:rsidR="00A83B7C" w:rsidRPr="001C1683" w:rsidDel="00CF157F">
                <w:delText>05/31/2026</w:delText>
              </w:r>
            </w:del>
          </w:p>
        </w:tc>
        <w:tc>
          <w:tcPr>
            <w:tcW w:w="1855" w:type="dxa"/>
            <w:vAlign w:val="center"/>
          </w:tcPr>
          <w:p w14:paraId="45DD5B84" w14:textId="77777777" w:rsidR="00A83B7C" w:rsidRPr="00E32777"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sidRPr="001C1683">
              <w:t>25</w:t>
            </w:r>
          </w:p>
        </w:tc>
      </w:tr>
      <w:tr w:rsidR="00D9417A" w:rsidRPr="00CC6F0D" w14:paraId="6A56E7CF" w14:textId="77777777" w:rsidTr="00BE6C08">
        <w:trPr>
          <w:cantSplit/>
        </w:trPr>
        <w:tc>
          <w:tcPr>
            <w:tcW w:w="3515" w:type="dxa"/>
            <w:vAlign w:val="center"/>
          </w:tcPr>
          <w:p w14:paraId="7A06CBFE"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92</w:t>
            </w:r>
          </w:p>
        </w:tc>
        <w:tc>
          <w:tcPr>
            <w:tcW w:w="1330" w:type="dxa"/>
            <w:vAlign w:val="center"/>
          </w:tcPr>
          <w:p w14:paraId="71CCC80E"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TM092O1R</w:t>
            </w:r>
          </w:p>
        </w:tc>
        <w:tc>
          <w:tcPr>
            <w:tcW w:w="1330" w:type="dxa"/>
            <w:vAlign w:val="center"/>
          </w:tcPr>
          <w:p w14:paraId="5823B9CB" w14:textId="12A098BC"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164" w:author="Hernandez, Hilary" w:date="2026-09-22T08:57:00Z" w16du:dateUtc="2026-09-22T14:57:00Z">
              <w:r>
                <w:t>04/10/2027</w:t>
              </w:r>
            </w:ins>
            <w:del w:id="165" w:author="Hernandez, Hilary" w:date="2026-09-22T08:57:00Z" w16du:dateUtc="2026-09-22T14:57:00Z">
              <w:r w:rsidRPr="0008137E" w:rsidDel="00A6389C">
                <w:delText>04/11/2026</w:delText>
              </w:r>
            </w:del>
          </w:p>
        </w:tc>
        <w:tc>
          <w:tcPr>
            <w:tcW w:w="1330" w:type="dxa"/>
            <w:vAlign w:val="center"/>
          </w:tcPr>
          <w:p w14:paraId="6D9B928F" w14:textId="23EE0746"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166" w:author="Hernandez, Hilary" w:date="2026-09-22T08:57:00Z" w16du:dateUtc="2026-09-22T14:57:00Z">
              <w:r>
                <w:t>04/30/2027</w:t>
              </w:r>
            </w:ins>
            <w:del w:id="167" w:author="Hernandez, Hilary" w:date="2026-09-22T08:57:00Z" w16du:dateUtc="2026-09-22T14:57:00Z">
              <w:r w:rsidRPr="0008137E" w:rsidDel="00A6389C">
                <w:delText>05/01/2026</w:delText>
              </w:r>
            </w:del>
          </w:p>
        </w:tc>
        <w:tc>
          <w:tcPr>
            <w:tcW w:w="1855" w:type="dxa"/>
            <w:vAlign w:val="center"/>
          </w:tcPr>
          <w:p w14:paraId="045274C9"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sidRPr="0008137E">
              <w:t>25</w:t>
            </w:r>
          </w:p>
        </w:tc>
      </w:tr>
      <w:tr w:rsidR="00A83B7C" w:rsidRPr="00CC6F0D" w14:paraId="3EB30C3F" w14:textId="77777777" w:rsidTr="00BE6C08">
        <w:trPr>
          <w:cantSplit/>
        </w:trPr>
        <w:tc>
          <w:tcPr>
            <w:tcW w:w="3515" w:type="dxa"/>
            <w:vAlign w:val="center"/>
          </w:tcPr>
          <w:p w14:paraId="2307D129" w14:textId="77777777" w:rsidR="00A83B7C" w:rsidRPr="00D75401"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D75401">
              <w:rPr>
                <w:rFonts w:cs="Arial"/>
              </w:rPr>
              <w:t>92</w:t>
            </w:r>
          </w:p>
        </w:tc>
        <w:tc>
          <w:tcPr>
            <w:tcW w:w="1330" w:type="dxa"/>
            <w:vAlign w:val="center"/>
          </w:tcPr>
          <w:p w14:paraId="7DEFC704" w14:textId="77777777" w:rsidR="00A83B7C" w:rsidRPr="00D75401"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D75401">
              <w:rPr>
                <w:rFonts w:cs="Arial"/>
              </w:rPr>
              <w:t>TM092O2R</w:t>
            </w:r>
          </w:p>
        </w:tc>
        <w:tc>
          <w:tcPr>
            <w:tcW w:w="1330" w:type="dxa"/>
            <w:vAlign w:val="center"/>
          </w:tcPr>
          <w:p w14:paraId="72B2DC56" w14:textId="10B1E8BD" w:rsidR="00A83B7C" w:rsidRPr="00D75401"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168" w:author="Hernandez, Hilary" w:date="2026-09-22T09:17:00Z" w16du:dateUtc="2026-09-22T15:17:00Z">
              <w:r>
                <w:t>05/01/2027</w:t>
              </w:r>
            </w:ins>
            <w:del w:id="169" w:author="Hernandez, Hilary" w:date="2026-09-22T09:17:00Z" w16du:dateUtc="2026-09-22T15:17:00Z">
              <w:r w:rsidR="00A83B7C" w:rsidRPr="008E49C8" w:rsidDel="00CF157F">
                <w:delText>05/02/2026</w:delText>
              </w:r>
            </w:del>
          </w:p>
        </w:tc>
        <w:tc>
          <w:tcPr>
            <w:tcW w:w="1330" w:type="dxa"/>
            <w:vAlign w:val="center"/>
          </w:tcPr>
          <w:p w14:paraId="52BBC10F" w14:textId="7D75854C" w:rsidR="00A83B7C" w:rsidRPr="00D75401"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170" w:author="Hernandez, Hilary" w:date="2026-09-22T09:17:00Z" w16du:dateUtc="2026-09-22T15:17:00Z">
              <w:r>
                <w:t>05/31/2027</w:t>
              </w:r>
            </w:ins>
            <w:del w:id="171" w:author="Hernandez, Hilary" w:date="2026-09-22T09:17:00Z" w16du:dateUtc="2026-09-22T15:17:00Z">
              <w:r w:rsidR="00A83B7C" w:rsidRPr="008E49C8" w:rsidDel="00CF157F">
                <w:delText>05/31/2026</w:delText>
              </w:r>
            </w:del>
          </w:p>
        </w:tc>
        <w:tc>
          <w:tcPr>
            <w:tcW w:w="1855" w:type="dxa"/>
            <w:vAlign w:val="center"/>
          </w:tcPr>
          <w:p w14:paraId="07EA32FF" w14:textId="77777777" w:rsidR="00A83B7C" w:rsidRPr="00D75401"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sidRPr="008E49C8">
              <w:t>25</w:t>
            </w:r>
          </w:p>
        </w:tc>
      </w:tr>
      <w:tr w:rsidR="00D9417A" w:rsidRPr="00CC6F0D" w14:paraId="5F35BEEF" w14:textId="77777777" w:rsidTr="00BE6C08">
        <w:trPr>
          <w:cantSplit/>
        </w:trPr>
        <w:tc>
          <w:tcPr>
            <w:tcW w:w="3515" w:type="dxa"/>
            <w:vAlign w:val="center"/>
          </w:tcPr>
          <w:p w14:paraId="75E99BC9"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96</w:t>
            </w:r>
          </w:p>
        </w:tc>
        <w:tc>
          <w:tcPr>
            <w:tcW w:w="1330" w:type="dxa"/>
            <w:vAlign w:val="center"/>
          </w:tcPr>
          <w:p w14:paraId="1E0A5220"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TM096O1R</w:t>
            </w:r>
          </w:p>
        </w:tc>
        <w:tc>
          <w:tcPr>
            <w:tcW w:w="1330" w:type="dxa"/>
            <w:vAlign w:val="center"/>
          </w:tcPr>
          <w:p w14:paraId="0CFD62E1" w14:textId="02CD9C09"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172" w:author="Hernandez, Hilary" w:date="2026-09-22T08:57:00Z" w16du:dateUtc="2026-09-22T14:57:00Z">
              <w:r>
                <w:t>04/10/2027</w:t>
              </w:r>
            </w:ins>
            <w:del w:id="173" w:author="Hernandez, Hilary" w:date="2026-09-22T08:57:00Z" w16du:dateUtc="2026-09-22T14:57:00Z">
              <w:r w:rsidRPr="002E2050" w:rsidDel="0025493F">
                <w:delText>04/11/2026</w:delText>
              </w:r>
            </w:del>
          </w:p>
        </w:tc>
        <w:tc>
          <w:tcPr>
            <w:tcW w:w="1330" w:type="dxa"/>
            <w:vAlign w:val="center"/>
          </w:tcPr>
          <w:p w14:paraId="6FC70FA0" w14:textId="6A3F76B2"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174" w:author="Hernandez, Hilary" w:date="2026-09-22T08:57:00Z" w16du:dateUtc="2026-09-22T14:57:00Z">
              <w:r>
                <w:t>04/30/2027</w:t>
              </w:r>
            </w:ins>
            <w:del w:id="175" w:author="Hernandez, Hilary" w:date="2026-09-22T08:57:00Z" w16du:dateUtc="2026-09-22T14:57:00Z">
              <w:r w:rsidRPr="002E2050" w:rsidDel="0025493F">
                <w:delText>05/01/2026</w:delText>
              </w:r>
            </w:del>
          </w:p>
        </w:tc>
        <w:tc>
          <w:tcPr>
            <w:tcW w:w="1855" w:type="dxa"/>
            <w:vAlign w:val="center"/>
          </w:tcPr>
          <w:p w14:paraId="42AF6EAD" w14:textId="77777777" w:rsidR="00D9417A" w:rsidRPr="00CC6F0D" w:rsidRDefault="00D9417A"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Pr>
                <w:rFonts w:cs="Arial"/>
              </w:rPr>
              <w:t>50</w:t>
            </w:r>
          </w:p>
        </w:tc>
      </w:tr>
      <w:tr w:rsidR="00A83B7C" w:rsidRPr="00CC6F0D" w14:paraId="553FFA11" w14:textId="77777777" w:rsidTr="00BE6C08">
        <w:trPr>
          <w:cantSplit/>
        </w:trPr>
        <w:tc>
          <w:tcPr>
            <w:tcW w:w="3515" w:type="dxa"/>
            <w:vAlign w:val="center"/>
          </w:tcPr>
          <w:p w14:paraId="2BEAB9BB" w14:textId="77777777" w:rsidR="00A83B7C" w:rsidRPr="005469B5"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5469B5">
              <w:rPr>
                <w:rFonts w:cs="Arial"/>
              </w:rPr>
              <w:t>96 - private land only</w:t>
            </w:r>
          </w:p>
        </w:tc>
        <w:tc>
          <w:tcPr>
            <w:tcW w:w="1330" w:type="dxa"/>
            <w:vAlign w:val="center"/>
          </w:tcPr>
          <w:p w14:paraId="66E40BC7" w14:textId="77777777" w:rsidR="00A83B7C" w:rsidRPr="005469B5"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5469B5">
              <w:rPr>
                <w:rFonts w:cs="Arial"/>
              </w:rPr>
              <w:t>TM096P1R</w:t>
            </w:r>
          </w:p>
        </w:tc>
        <w:tc>
          <w:tcPr>
            <w:tcW w:w="1330" w:type="dxa"/>
            <w:vAlign w:val="center"/>
          </w:tcPr>
          <w:p w14:paraId="55A4D11F" w14:textId="4BC417C9" w:rsidR="00A83B7C" w:rsidRPr="005469B5"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del w:id="176" w:author="Hernandez, Hilary" w:date="2026-09-22T09:10:00Z" w16du:dateUtc="2026-09-22T15:10:00Z">
              <w:r w:rsidRPr="006A1E3F" w:rsidDel="00F252DF">
                <w:delText>04/11/2026</w:delText>
              </w:r>
            </w:del>
            <w:ins w:id="177" w:author="Hernandez, Hilary" w:date="2026-09-22T09:10:00Z" w16du:dateUtc="2026-09-22T15:10:00Z">
              <w:r w:rsidR="00F252DF">
                <w:t>04/10/2027</w:t>
              </w:r>
            </w:ins>
          </w:p>
        </w:tc>
        <w:tc>
          <w:tcPr>
            <w:tcW w:w="1330" w:type="dxa"/>
            <w:vAlign w:val="center"/>
          </w:tcPr>
          <w:p w14:paraId="2EF76775" w14:textId="3A7A5AC5" w:rsidR="00A83B7C" w:rsidRPr="005469B5"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178" w:author="Hernandez, Hilary" w:date="2026-09-22T09:10:00Z" w16du:dateUtc="2026-09-22T15:10:00Z">
              <w:r>
                <w:t>05/31/2027</w:t>
              </w:r>
            </w:ins>
            <w:del w:id="179" w:author="Hernandez, Hilary" w:date="2026-09-22T09:10:00Z" w16du:dateUtc="2026-09-22T15:10:00Z">
              <w:r w:rsidR="00A83B7C" w:rsidRPr="006A1E3F" w:rsidDel="00F252DF">
                <w:delText>05/01/2026</w:delText>
              </w:r>
            </w:del>
          </w:p>
        </w:tc>
        <w:tc>
          <w:tcPr>
            <w:tcW w:w="1855" w:type="dxa"/>
            <w:vAlign w:val="center"/>
          </w:tcPr>
          <w:p w14:paraId="6448BB22" w14:textId="77777777" w:rsidR="00A83B7C" w:rsidRPr="005469B5"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Pr>
                <w:rFonts w:cs="Arial"/>
              </w:rPr>
              <w:t>75</w:t>
            </w:r>
          </w:p>
        </w:tc>
      </w:tr>
      <w:tr w:rsidR="00A83B7C" w:rsidRPr="00CC6F0D" w14:paraId="0F660950" w14:textId="77777777" w:rsidTr="00BE6C08">
        <w:trPr>
          <w:cantSplit/>
        </w:trPr>
        <w:tc>
          <w:tcPr>
            <w:tcW w:w="3515" w:type="dxa"/>
            <w:vAlign w:val="center"/>
          </w:tcPr>
          <w:p w14:paraId="12693B8A" w14:textId="77777777" w:rsidR="00A83B7C" w:rsidRPr="005469B5"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5469B5">
              <w:rPr>
                <w:rFonts w:cs="Arial"/>
              </w:rPr>
              <w:t>96</w:t>
            </w:r>
          </w:p>
        </w:tc>
        <w:tc>
          <w:tcPr>
            <w:tcW w:w="1330" w:type="dxa"/>
            <w:vAlign w:val="center"/>
          </w:tcPr>
          <w:p w14:paraId="6A1DDD0B" w14:textId="77777777" w:rsidR="00A83B7C" w:rsidRPr="005469B5"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5469B5">
              <w:rPr>
                <w:rFonts w:cs="Arial"/>
              </w:rPr>
              <w:t>TM096O2R</w:t>
            </w:r>
          </w:p>
        </w:tc>
        <w:tc>
          <w:tcPr>
            <w:tcW w:w="1330" w:type="dxa"/>
            <w:vAlign w:val="center"/>
          </w:tcPr>
          <w:p w14:paraId="16B5ECE1" w14:textId="79265AFD" w:rsidR="00A83B7C" w:rsidRPr="005469B5"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180" w:author="Hernandez, Hilary" w:date="2026-09-22T09:17:00Z" w16du:dateUtc="2026-09-22T15:17:00Z">
              <w:r>
                <w:t>05/01/2027</w:t>
              </w:r>
            </w:ins>
            <w:del w:id="181" w:author="Hernandez, Hilary" w:date="2026-09-22T09:17:00Z" w16du:dateUtc="2026-09-22T15:17:00Z">
              <w:r w:rsidR="00A83B7C" w:rsidRPr="00B108CB" w:rsidDel="00CF157F">
                <w:delText>05/02/2026</w:delText>
              </w:r>
            </w:del>
          </w:p>
        </w:tc>
        <w:tc>
          <w:tcPr>
            <w:tcW w:w="1330" w:type="dxa"/>
            <w:vAlign w:val="center"/>
          </w:tcPr>
          <w:p w14:paraId="5C4D2D35" w14:textId="21500F8A" w:rsidR="00A83B7C" w:rsidRPr="005469B5"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182" w:author="Hernandez, Hilary" w:date="2026-09-22T09:17:00Z" w16du:dateUtc="2026-09-22T15:17:00Z">
              <w:r>
                <w:t>05/31/2027</w:t>
              </w:r>
            </w:ins>
            <w:del w:id="183" w:author="Hernandez, Hilary" w:date="2026-09-22T09:17:00Z" w16du:dateUtc="2026-09-22T15:17:00Z">
              <w:r w:rsidR="00A83B7C" w:rsidRPr="00B108CB" w:rsidDel="00CF157F">
                <w:delText>05/31/2026</w:delText>
              </w:r>
            </w:del>
          </w:p>
        </w:tc>
        <w:tc>
          <w:tcPr>
            <w:tcW w:w="1855" w:type="dxa"/>
            <w:vAlign w:val="center"/>
          </w:tcPr>
          <w:p w14:paraId="17CC304F" w14:textId="77777777" w:rsidR="00A83B7C" w:rsidRPr="005469B5"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Pr>
                <w:rFonts w:cs="Arial"/>
              </w:rPr>
              <w:t>50</w:t>
            </w:r>
          </w:p>
        </w:tc>
      </w:tr>
      <w:tr w:rsidR="00A83B7C" w:rsidRPr="00CC6F0D" w14:paraId="7BCDA5D6" w14:textId="77777777" w:rsidTr="00BE6C08">
        <w:trPr>
          <w:cantSplit/>
        </w:trPr>
        <w:tc>
          <w:tcPr>
            <w:tcW w:w="3515" w:type="dxa"/>
            <w:vAlign w:val="center"/>
          </w:tcPr>
          <w:p w14:paraId="588007E5" w14:textId="77777777" w:rsidR="00A83B7C" w:rsidRPr="005469B5"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5469B5">
              <w:rPr>
                <w:rFonts w:cs="Arial"/>
              </w:rPr>
              <w:t>96 - private land only</w:t>
            </w:r>
          </w:p>
        </w:tc>
        <w:tc>
          <w:tcPr>
            <w:tcW w:w="1330" w:type="dxa"/>
            <w:vAlign w:val="center"/>
          </w:tcPr>
          <w:p w14:paraId="42BBC11F" w14:textId="77777777" w:rsidR="00A83B7C" w:rsidRPr="005469B5"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5469B5">
              <w:rPr>
                <w:rFonts w:cs="Arial"/>
              </w:rPr>
              <w:t>TM096P2R</w:t>
            </w:r>
          </w:p>
        </w:tc>
        <w:tc>
          <w:tcPr>
            <w:tcW w:w="1330" w:type="dxa"/>
            <w:vAlign w:val="center"/>
          </w:tcPr>
          <w:p w14:paraId="37EC8F70" w14:textId="48DA8783" w:rsidR="00A83B7C" w:rsidRPr="005469B5"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184" w:author="Hernandez, Hilary" w:date="2026-09-22T09:20:00Z" w16du:dateUtc="2026-09-22T15:20:00Z">
              <w:r>
                <w:t>05/01/2027</w:t>
              </w:r>
            </w:ins>
            <w:del w:id="185" w:author="Hernandez, Hilary" w:date="2026-09-22T09:20:00Z" w16du:dateUtc="2026-09-22T15:20:00Z">
              <w:r w:rsidR="00A83B7C" w:rsidRPr="000D385D" w:rsidDel="00CF157F">
                <w:delText>05/02/2026</w:delText>
              </w:r>
            </w:del>
          </w:p>
        </w:tc>
        <w:tc>
          <w:tcPr>
            <w:tcW w:w="1330" w:type="dxa"/>
            <w:vAlign w:val="center"/>
          </w:tcPr>
          <w:p w14:paraId="094798FA" w14:textId="4165087C" w:rsidR="00A83B7C" w:rsidRPr="005469B5"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186" w:author="Hernandez, Hilary" w:date="2026-09-22T09:20:00Z" w16du:dateUtc="2026-09-22T15:20:00Z">
              <w:r>
                <w:t>05/31/2027</w:t>
              </w:r>
            </w:ins>
            <w:del w:id="187" w:author="Hernandez, Hilary" w:date="2026-09-22T09:20:00Z" w16du:dateUtc="2026-09-22T15:20:00Z">
              <w:r w:rsidR="00A83B7C" w:rsidRPr="000D385D" w:rsidDel="00CF157F">
                <w:delText>05/31/2026</w:delText>
              </w:r>
            </w:del>
          </w:p>
        </w:tc>
        <w:tc>
          <w:tcPr>
            <w:tcW w:w="1855" w:type="dxa"/>
            <w:vAlign w:val="center"/>
          </w:tcPr>
          <w:p w14:paraId="1AC467C5" w14:textId="77777777" w:rsidR="00A83B7C" w:rsidRPr="005469B5"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sidRPr="000D385D">
              <w:t>50</w:t>
            </w:r>
          </w:p>
        </w:tc>
      </w:tr>
      <w:tr w:rsidR="0077484C" w:rsidRPr="00CC6F0D" w14:paraId="6D1E8FB5" w14:textId="77777777" w:rsidTr="00BE6C08">
        <w:trPr>
          <w:cantSplit/>
        </w:trPr>
        <w:tc>
          <w:tcPr>
            <w:tcW w:w="3515" w:type="dxa"/>
            <w:vAlign w:val="center"/>
          </w:tcPr>
          <w:p w14:paraId="1B600891" w14:textId="77777777" w:rsidR="0077484C" w:rsidRPr="00CC6F0D" w:rsidRDefault="0077484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101, 102</w:t>
            </w:r>
          </w:p>
        </w:tc>
        <w:tc>
          <w:tcPr>
            <w:tcW w:w="1330" w:type="dxa"/>
            <w:vAlign w:val="center"/>
          </w:tcPr>
          <w:p w14:paraId="4E356609" w14:textId="77777777" w:rsidR="0077484C" w:rsidRPr="00CC6F0D" w:rsidRDefault="0077484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TM101O1R</w:t>
            </w:r>
          </w:p>
        </w:tc>
        <w:tc>
          <w:tcPr>
            <w:tcW w:w="1330" w:type="dxa"/>
            <w:vAlign w:val="center"/>
          </w:tcPr>
          <w:p w14:paraId="71984C6C" w14:textId="6F50326C" w:rsidR="0077484C" w:rsidRPr="00CC6F0D" w:rsidRDefault="0077484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188" w:author="Hernandez, Hilary" w:date="2026-09-22T08:58:00Z" w16du:dateUtc="2026-09-22T14:58:00Z">
              <w:r>
                <w:t>04/10/2027</w:t>
              </w:r>
            </w:ins>
            <w:del w:id="189" w:author="Hernandez, Hilary" w:date="2026-09-22T08:58:00Z" w16du:dateUtc="2026-09-22T14:58:00Z">
              <w:r w:rsidRPr="004F6113" w:rsidDel="000B0D99">
                <w:delText>04/11/2026</w:delText>
              </w:r>
            </w:del>
          </w:p>
        </w:tc>
        <w:tc>
          <w:tcPr>
            <w:tcW w:w="1330" w:type="dxa"/>
            <w:vAlign w:val="center"/>
          </w:tcPr>
          <w:p w14:paraId="7AB8AD50" w14:textId="33704567" w:rsidR="0077484C" w:rsidRPr="00CC6F0D" w:rsidRDefault="0077484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190" w:author="Hernandez, Hilary" w:date="2026-09-22T08:58:00Z" w16du:dateUtc="2026-09-22T14:58:00Z">
              <w:r>
                <w:t>04/30/2027</w:t>
              </w:r>
            </w:ins>
            <w:del w:id="191" w:author="Hernandez, Hilary" w:date="2026-09-22T08:58:00Z" w16du:dateUtc="2026-09-22T14:58:00Z">
              <w:r w:rsidRPr="004F6113" w:rsidDel="000B0D99">
                <w:delText>05/01/2026</w:delText>
              </w:r>
            </w:del>
          </w:p>
        </w:tc>
        <w:tc>
          <w:tcPr>
            <w:tcW w:w="1855" w:type="dxa"/>
            <w:vAlign w:val="center"/>
          </w:tcPr>
          <w:p w14:paraId="19DDCD6D" w14:textId="77777777" w:rsidR="0077484C" w:rsidRPr="00CC6F0D" w:rsidRDefault="0077484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Pr>
                <w:rFonts w:cs="Arial"/>
              </w:rPr>
              <w:t>25</w:t>
            </w:r>
          </w:p>
        </w:tc>
      </w:tr>
      <w:tr w:rsidR="00A83B7C" w:rsidRPr="00085309" w14:paraId="561CC836" w14:textId="77777777" w:rsidTr="00BE6C08">
        <w:trPr>
          <w:cantSplit/>
        </w:trPr>
        <w:tc>
          <w:tcPr>
            <w:tcW w:w="3515" w:type="dxa"/>
            <w:vAlign w:val="center"/>
          </w:tcPr>
          <w:p w14:paraId="487C0D09" w14:textId="77777777" w:rsidR="00A83B7C" w:rsidRPr="00085309"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085309">
              <w:rPr>
                <w:rFonts w:cs="Arial"/>
              </w:rPr>
              <w:t>101, 102</w:t>
            </w:r>
          </w:p>
        </w:tc>
        <w:tc>
          <w:tcPr>
            <w:tcW w:w="1330" w:type="dxa"/>
            <w:vAlign w:val="center"/>
          </w:tcPr>
          <w:p w14:paraId="5A0CFCE4" w14:textId="77777777" w:rsidR="00A83B7C" w:rsidRPr="00085309"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085309">
              <w:rPr>
                <w:rFonts w:cs="Arial"/>
              </w:rPr>
              <w:t>TM101O2R</w:t>
            </w:r>
          </w:p>
        </w:tc>
        <w:tc>
          <w:tcPr>
            <w:tcW w:w="1330" w:type="dxa"/>
            <w:vAlign w:val="center"/>
          </w:tcPr>
          <w:p w14:paraId="3F4EA2E0" w14:textId="645B8665" w:rsidR="00A83B7C" w:rsidRPr="00085309" w:rsidDel="00A96EA6"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192" w:author="Hernandez, Hilary" w:date="2026-09-22T09:18:00Z" w16du:dateUtc="2026-09-22T15:18:00Z">
              <w:r>
                <w:t>05/01/2027</w:t>
              </w:r>
            </w:ins>
            <w:del w:id="193" w:author="Hernandez, Hilary" w:date="2026-09-22T09:18:00Z" w16du:dateUtc="2026-09-22T15:18:00Z">
              <w:r w:rsidR="00A83B7C" w:rsidRPr="00D26B8C" w:rsidDel="00CF157F">
                <w:delText>05/02/2026</w:delText>
              </w:r>
            </w:del>
          </w:p>
        </w:tc>
        <w:tc>
          <w:tcPr>
            <w:tcW w:w="1330" w:type="dxa"/>
            <w:vAlign w:val="center"/>
          </w:tcPr>
          <w:p w14:paraId="46CB425E" w14:textId="2361BD9F" w:rsidR="00A83B7C" w:rsidRPr="00085309" w:rsidDel="00E52E4E"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194" w:author="Hernandez, Hilary" w:date="2026-09-22T09:18:00Z" w16du:dateUtc="2026-09-22T15:18:00Z">
              <w:r>
                <w:t>05/31/2027</w:t>
              </w:r>
            </w:ins>
            <w:del w:id="195" w:author="Hernandez, Hilary" w:date="2026-09-22T09:18:00Z" w16du:dateUtc="2026-09-22T15:18:00Z">
              <w:r w:rsidR="00A83B7C" w:rsidRPr="00D26B8C" w:rsidDel="00CF157F">
                <w:delText>05/31/2026</w:delText>
              </w:r>
            </w:del>
          </w:p>
        </w:tc>
        <w:tc>
          <w:tcPr>
            <w:tcW w:w="1855" w:type="dxa"/>
            <w:vAlign w:val="center"/>
          </w:tcPr>
          <w:p w14:paraId="7EBDE590" w14:textId="77777777" w:rsidR="00A83B7C" w:rsidRPr="00085309"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Pr>
                <w:rFonts w:cs="Arial"/>
              </w:rPr>
              <w:t>25</w:t>
            </w:r>
          </w:p>
        </w:tc>
      </w:tr>
      <w:tr w:rsidR="00DC7CB5" w:rsidRPr="00CC6F0D" w14:paraId="5A02DA9A" w14:textId="77777777" w:rsidTr="00BE6C08">
        <w:trPr>
          <w:cantSplit/>
        </w:trPr>
        <w:tc>
          <w:tcPr>
            <w:tcW w:w="3515" w:type="dxa"/>
            <w:vAlign w:val="center"/>
          </w:tcPr>
          <w:p w14:paraId="2939A60C" w14:textId="77777777"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103, 107, and 109</w:t>
            </w:r>
          </w:p>
        </w:tc>
        <w:tc>
          <w:tcPr>
            <w:tcW w:w="1330" w:type="dxa"/>
            <w:vAlign w:val="center"/>
          </w:tcPr>
          <w:p w14:paraId="23A3D973" w14:textId="77777777"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TM103O1R</w:t>
            </w:r>
          </w:p>
        </w:tc>
        <w:tc>
          <w:tcPr>
            <w:tcW w:w="1330" w:type="dxa"/>
            <w:vAlign w:val="center"/>
          </w:tcPr>
          <w:p w14:paraId="5FD9E85E" w14:textId="77701C86"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196" w:author="Hernandez, Hilary" w:date="2026-09-22T08:58:00Z" w16du:dateUtc="2026-09-22T14:58:00Z">
              <w:r>
                <w:t>04/10/2027</w:t>
              </w:r>
            </w:ins>
            <w:del w:id="197" w:author="Hernandez, Hilary" w:date="2026-09-22T08:58:00Z" w16du:dateUtc="2026-09-22T14:58:00Z">
              <w:r w:rsidRPr="00EA402E" w:rsidDel="000F6D95">
                <w:delText>04/11/2026</w:delText>
              </w:r>
            </w:del>
          </w:p>
        </w:tc>
        <w:tc>
          <w:tcPr>
            <w:tcW w:w="1330" w:type="dxa"/>
            <w:vAlign w:val="center"/>
          </w:tcPr>
          <w:p w14:paraId="45B444F3" w14:textId="4E8993AC"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198" w:author="Hernandez, Hilary" w:date="2026-09-22T08:58:00Z" w16du:dateUtc="2026-09-22T14:58:00Z">
              <w:r>
                <w:t>04/30/2027</w:t>
              </w:r>
            </w:ins>
            <w:del w:id="199" w:author="Hernandez, Hilary" w:date="2026-09-22T08:58:00Z" w16du:dateUtc="2026-09-22T14:58:00Z">
              <w:r w:rsidRPr="00EA402E" w:rsidDel="000F6D95">
                <w:delText>05/01/2026</w:delText>
              </w:r>
            </w:del>
          </w:p>
        </w:tc>
        <w:tc>
          <w:tcPr>
            <w:tcW w:w="1855" w:type="dxa"/>
            <w:vAlign w:val="center"/>
          </w:tcPr>
          <w:p w14:paraId="2FC60036" w14:textId="5F28B77F"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del w:id="200" w:author="Hernandez, Hilary" w:date="2026-09-22T08:58:00Z" w16du:dateUtc="2026-09-22T14:58:00Z">
              <w:r w:rsidDel="00DC7CB5">
                <w:rPr>
                  <w:rFonts w:cs="Arial"/>
                </w:rPr>
                <w:delText>35</w:delText>
              </w:r>
            </w:del>
            <w:ins w:id="201" w:author="Hernandez, Hilary" w:date="2026-09-22T08:58:00Z" w16du:dateUtc="2026-09-22T14:58:00Z">
              <w:r>
                <w:rPr>
                  <w:rFonts w:cs="Arial"/>
                </w:rPr>
                <w:t>25</w:t>
              </w:r>
            </w:ins>
          </w:p>
        </w:tc>
      </w:tr>
      <w:tr w:rsidR="00A83B7C" w:rsidRPr="00CC6F0D" w14:paraId="64617D4D" w14:textId="77777777" w:rsidTr="00BE6C08">
        <w:trPr>
          <w:cantSplit/>
        </w:trPr>
        <w:tc>
          <w:tcPr>
            <w:tcW w:w="3515" w:type="dxa"/>
            <w:vAlign w:val="center"/>
          </w:tcPr>
          <w:p w14:paraId="3A892E9F" w14:textId="77777777" w:rsidR="00A83B7C" w:rsidRPr="007D0ECE"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7D0ECE">
              <w:rPr>
                <w:rFonts w:cs="Arial"/>
              </w:rPr>
              <w:t>103,107, and 109</w:t>
            </w:r>
          </w:p>
        </w:tc>
        <w:tc>
          <w:tcPr>
            <w:tcW w:w="1330" w:type="dxa"/>
            <w:vAlign w:val="center"/>
          </w:tcPr>
          <w:p w14:paraId="3BCE5A16" w14:textId="77777777" w:rsidR="00A83B7C" w:rsidRPr="007D0ECE"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7D0ECE">
              <w:rPr>
                <w:rFonts w:cs="Arial"/>
              </w:rPr>
              <w:t>TM103O2R</w:t>
            </w:r>
          </w:p>
        </w:tc>
        <w:tc>
          <w:tcPr>
            <w:tcW w:w="1330" w:type="dxa"/>
            <w:vAlign w:val="center"/>
          </w:tcPr>
          <w:p w14:paraId="7662CD0A" w14:textId="46FD617E" w:rsidR="00A83B7C" w:rsidRPr="007D0ECE"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202" w:author="Hernandez, Hilary" w:date="2026-09-22T09:18:00Z" w16du:dateUtc="2026-09-22T15:18:00Z">
              <w:r>
                <w:t>05/01/2027</w:t>
              </w:r>
            </w:ins>
            <w:del w:id="203" w:author="Hernandez, Hilary" w:date="2026-09-22T09:18:00Z" w16du:dateUtc="2026-09-22T15:18:00Z">
              <w:r w:rsidR="00A83B7C" w:rsidRPr="00C922B6" w:rsidDel="00CF157F">
                <w:delText>05/02/2026</w:delText>
              </w:r>
            </w:del>
          </w:p>
        </w:tc>
        <w:tc>
          <w:tcPr>
            <w:tcW w:w="1330" w:type="dxa"/>
            <w:vAlign w:val="center"/>
          </w:tcPr>
          <w:p w14:paraId="4760EAAC" w14:textId="62A1F3DA" w:rsidR="00A83B7C" w:rsidRPr="007D0ECE"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highlight w:val="yellow"/>
              </w:rPr>
            </w:pPr>
            <w:ins w:id="204" w:author="Hernandez, Hilary" w:date="2026-09-22T09:18:00Z" w16du:dateUtc="2026-09-22T15:18:00Z">
              <w:r>
                <w:t>05/31/2027</w:t>
              </w:r>
            </w:ins>
            <w:del w:id="205" w:author="Hernandez, Hilary" w:date="2026-09-22T09:18:00Z" w16du:dateUtc="2026-09-22T15:18:00Z">
              <w:r w:rsidR="00A83B7C" w:rsidRPr="00C922B6" w:rsidDel="00CF157F">
                <w:delText>05/31/2026</w:delText>
              </w:r>
            </w:del>
          </w:p>
        </w:tc>
        <w:tc>
          <w:tcPr>
            <w:tcW w:w="1855" w:type="dxa"/>
            <w:vAlign w:val="center"/>
          </w:tcPr>
          <w:p w14:paraId="6C17B401" w14:textId="6D3EF472" w:rsidR="00A83B7C" w:rsidRPr="007D0ECE"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del w:id="206" w:author="Hernandez, Hilary" w:date="2026-09-22T09:18:00Z" w16du:dateUtc="2026-09-22T15:18:00Z">
              <w:r w:rsidDel="00CF157F">
                <w:rPr>
                  <w:rFonts w:cs="Arial"/>
                </w:rPr>
                <w:delText>35</w:delText>
              </w:r>
            </w:del>
            <w:ins w:id="207" w:author="Hernandez, Hilary" w:date="2026-09-22T09:18:00Z" w16du:dateUtc="2026-09-22T15:18:00Z">
              <w:r w:rsidR="00CF157F">
                <w:rPr>
                  <w:rFonts w:cs="Arial"/>
                </w:rPr>
                <w:t>25</w:t>
              </w:r>
            </w:ins>
          </w:p>
        </w:tc>
      </w:tr>
      <w:tr w:rsidR="00F252DF" w:rsidRPr="00CC6F0D" w14:paraId="3AB80AF5" w14:textId="77777777" w:rsidTr="00BE6C08">
        <w:trPr>
          <w:cantSplit/>
        </w:trPr>
        <w:tc>
          <w:tcPr>
            <w:tcW w:w="3515" w:type="dxa"/>
            <w:vAlign w:val="center"/>
          </w:tcPr>
          <w:p w14:paraId="0B10E564" w14:textId="77777777" w:rsidR="00F252DF" w:rsidRPr="00470BAF"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470BAF">
              <w:rPr>
                <w:rFonts w:cs="Arial"/>
              </w:rPr>
              <w:t>103, 107, 109 - youth only</w:t>
            </w:r>
          </w:p>
        </w:tc>
        <w:tc>
          <w:tcPr>
            <w:tcW w:w="1330" w:type="dxa"/>
            <w:vAlign w:val="center"/>
          </w:tcPr>
          <w:p w14:paraId="223CEED1" w14:textId="77777777" w:rsidR="00F252DF" w:rsidRPr="00470BAF"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470BAF">
              <w:rPr>
                <w:rFonts w:cs="Arial"/>
              </w:rPr>
              <w:t>TM103K1R</w:t>
            </w:r>
          </w:p>
        </w:tc>
        <w:tc>
          <w:tcPr>
            <w:tcW w:w="1330" w:type="dxa"/>
            <w:vAlign w:val="center"/>
          </w:tcPr>
          <w:p w14:paraId="16A29854" w14:textId="53C136B7" w:rsidR="00F252DF" w:rsidRPr="00470BAF"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08" w:author="Hernandez, Hilary" w:date="2026-09-22T09:12:00Z" w16du:dateUtc="2026-09-22T15:12:00Z">
              <w:r>
                <w:t>04/10/2027</w:t>
              </w:r>
            </w:ins>
            <w:del w:id="209" w:author="Hernandez, Hilary" w:date="2026-09-22T09:12:00Z" w16du:dateUtc="2026-09-22T15:12:00Z">
              <w:r w:rsidRPr="00C922B6" w:rsidDel="00E35E6D">
                <w:delText>04/11/2026</w:delText>
              </w:r>
            </w:del>
          </w:p>
        </w:tc>
        <w:tc>
          <w:tcPr>
            <w:tcW w:w="1330" w:type="dxa"/>
            <w:vAlign w:val="center"/>
          </w:tcPr>
          <w:p w14:paraId="76BA7E2B" w14:textId="2739923C" w:rsidR="00F252DF" w:rsidRPr="00470BAF"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10" w:author="Hernandez, Hilary" w:date="2026-09-22T09:12:00Z" w16du:dateUtc="2026-09-22T15:12:00Z">
              <w:r>
                <w:t>05/31/2027</w:t>
              </w:r>
            </w:ins>
            <w:del w:id="211" w:author="Hernandez, Hilary" w:date="2026-09-22T09:12:00Z" w16du:dateUtc="2026-09-22T15:12:00Z">
              <w:r w:rsidRPr="00C922B6" w:rsidDel="00E35E6D">
                <w:delText>5/31/2026</w:delText>
              </w:r>
            </w:del>
          </w:p>
        </w:tc>
        <w:tc>
          <w:tcPr>
            <w:tcW w:w="1855" w:type="dxa"/>
            <w:vAlign w:val="center"/>
          </w:tcPr>
          <w:p w14:paraId="6B87258A" w14:textId="21733719" w:rsidR="00F252DF" w:rsidRPr="00470BAF"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del w:id="212" w:author="Hernandez, Hilary" w:date="2026-09-22T09:12:00Z" w16du:dateUtc="2026-09-22T15:12:00Z">
              <w:r w:rsidDel="00F252DF">
                <w:rPr>
                  <w:rFonts w:cs="Arial"/>
                </w:rPr>
                <w:delText>35</w:delText>
              </w:r>
            </w:del>
            <w:ins w:id="213" w:author="Hernandez, Hilary" w:date="2026-09-22T09:12:00Z" w16du:dateUtc="2026-09-22T15:12:00Z">
              <w:r>
                <w:rPr>
                  <w:rFonts w:cs="Arial"/>
                </w:rPr>
                <w:t>30</w:t>
              </w:r>
            </w:ins>
          </w:p>
        </w:tc>
      </w:tr>
      <w:tr w:rsidR="00DC7CB5" w:rsidRPr="00CC6F0D" w14:paraId="534C108A" w14:textId="77777777" w:rsidTr="00BE6C08">
        <w:trPr>
          <w:cantSplit/>
        </w:trPr>
        <w:tc>
          <w:tcPr>
            <w:tcW w:w="3515" w:type="dxa"/>
            <w:vAlign w:val="center"/>
          </w:tcPr>
          <w:p w14:paraId="41891B2A" w14:textId="77777777"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124, 125, and 129</w:t>
            </w:r>
          </w:p>
        </w:tc>
        <w:tc>
          <w:tcPr>
            <w:tcW w:w="1330" w:type="dxa"/>
            <w:vAlign w:val="center"/>
          </w:tcPr>
          <w:p w14:paraId="43E40302" w14:textId="77777777"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TM124O1R</w:t>
            </w:r>
          </w:p>
        </w:tc>
        <w:tc>
          <w:tcPr>
            <w:tcW w:w="1330" w:type="dxa"/>
            <w:vAlign w:val="center"/>
          </w:tcPr>
          <w:p w14:paraId="1D543B05" w14:textId="54AE7017"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14" w:author="Hernandez, Hilary" w:date="2026-09-22T08:59:00Z" w16du:dateUtc="2026-09-22T14:59:00Z">
              <w:r>
                <w:t>04/10/2027</w:t>
              </w:r>
            </w:ins>
            <w:del w:id="215" w:author="Hernandez, Hilary" w:date="2026-09-22T08:59:00Z" w16du:dateUtc="2026-09-22T14:59:00Z">
              <w:r w:rsidRPr="00C922B6" w:rsidDel="00F32479">
                <w:delText>04/11/2026</w:delText>
              </w:r>
            </w:del>
          </w:p>
        </w:tc>
        <w:tc>
          <w:tcPr>
            <w:tcW w:w="1330" w:type="dxa"/>
            <w:vAlign w:val="center"/>
          </w:tcPr>
          <w:p w14:paraId="4368F9BF" w14:textId="34325634"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16" w:author="Hernandez, Hilary" w:date="2026-09-22T08:59:00Z" w16du:dateUtc="2026-09-22T14:59:00Z">
              <w:r>
                <w:t>05/31/2027</w:t>
              </w:r>
            </w:ins>
            <w:del w:id="217" w:author="Hernandez, Hilary" w:date="2026-09-22T08:59:00Z" w16du:dateUtc="2026-09-22T14:59:00Z">
              <w:r w:rsidRPr="00C922B6" w:rsidDel="00F32479">
                <w:delText>05/31/2026</w:delText>
              </w:r>
            </w:del>
          </w:p>
        </w:tc>
        <w:tc>
          <w:tcPr>
            <w:tcW w:w="1855" w:type="dxa"/>
            <w:vAlign w:val="center"/>
          </w:tcPr>
          <w:p w14:paraId="2D41E071" w14:textId="77777777"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sidRPr="00CC6F0D">
              <w:rPr>
                <w:rFonts w:cs="Arial"/>
              </w:rPr>
              <w:t>25</w:t>
            </w:r>
          </w:p>
        </w:tc>
      </w:tr>
      <w:tr w:rsidR="00F252DF" w:rsidRPr="00CC6F0D" w14:paraId="4ADEBE34" w14:textId="77777777" w:rsidTr="00BE6C08">
        <w:trPr>
          <w:cantSplit/>
        </w:trPr>
        <w:tc>
          <w:tcPr>
            <w:tcW w:w="3515" w:type="dxa"/>
            <w:vAlign w:val="center"/>
          </w:tcPr>
          <w:p w14:paraId="28234E88" w14:textId="77777777" w:rsidR="00F252DF" w:rsidRPr="008451AD"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8451AD">
              <w:rPr>
                <w:rFonts w:cs="Arial"/>
              </w:rPr>
              <w:t>124, 125, and 129 - youth only</w:t>
            </w:r>
          </w:p>
        </w:tc>
        <w:tc>
          <w:tcPr>
            <w:tcW w:w="1330" w:type="dxa"/>
            <w:vAlign w:val="center"/>
          </w:tcPr>
          <w:p w14:paraId="6D888D6C" w14:textId="77777777" w:rsidR="00F252DF" w:rsidRPr="008451AD"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8451AD">
              <w:rPr>
                <w:rFonts w:cs="Arial"/>
              </w:rPr>
              <w:t>TM124K1R</w:t>
            </w:r>
          </w:p>
        </w:tc>
        <w:tc>
          <w:tcPr>
            <w:tcW w:w="1330" w:type="dxa"/>
            <w:vAlign w:val="center"/>
          </w:tcPr>
          <w:p w14:paraId="2AA65628" w14:textId="11C7105A" w:rsidR="00F252DF" w:rsidRPr="008451AD"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18" w:author="Hernandez, Hilary" w:date="2026-09-22T09:13:00Z" w16du:dateUtc="2026-09-22T15:13:00Z">
              <w:r>
                <w:t>04/10/2027</w:t>
              </w:r>
            </w:ins>
            <w:del w:id="219" w:author="Hernandez, Hilary" w:date="2026-09-22T09:13:00Z" w16du:dateUtc="2026-09-22T15:13:00Z">
              <w:r w:rsidRPr="00C922B6" w:rsidDel="00951972">
                <w:delText>04/11/2026</w:delText>
              </w:r>
            </w:del>
          </w:p>
        </w:tc>
        <w:tc>
          <w:tcPr>
            <w:tcW w:w="1330" w:type="dxa"/>
            <w:vAlign w:val="center"/>
          </w:tcPr>
          <w:p w14:paraId="4A4401FD" w14:textId="3159DA99" w:rsidR="00F252DF" w:rsidRPr="008451AD"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20" w:author="Hernandez, Hilary" w:date="2026-09-22T09:13:00Z" w16du:dateUtc="2026-09-22T15:13:00Z">
              <w:r>
                <w:t>05/31/2027</w:t>
              </w:r>
            </w:ins>
            <w:del w:id="221" w:author="Hernandez, Hilary" w:date="2026-09-22T09:13:00Z" w16du:dateUtc="2026-09-22T15:13:00Z">
              <w:r w:rsidRPr="00C922B6" w:rsidDel="00951972">
                <w:delText>5/31/2026</w:delText>
              </w:r>
            </w:del>
          </w:p>
        </w:tc>
        <w:tc>
          <w:tcPr>
            <w:tcW w:w="1855" w:type="dxa"/>
            <w:vAlign w:val="center"/>
          </w:tcPr>
          <w:p w14:paraId="2E0D2F5D" w14:textId="77777777" w:rsidR="00F252DF" w:rsidRPr="008451AD"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sidRPr="008451AD">
              <w:rPr>
                <w:rFonts w:cs="Arial"/>
              </w:rPr>
              <w:t>15</w:t>
            </w:r>
          </w:p>
        </w:tc>
      </w:tr>
      <w:tr w:rsidR="00DC7CB5" w:rsidRPr="00CC6F0D" w14:paraId="579CA8F1" w14:textId="77777777" w:rsidTr="00BE6C08">
        <w:trPr>
          <w:cantSplit/>
        </w:trPr>
        <w:tc>
          <w:tcPr>
            <w:tcW w:w="3515" w:type="dxa"/>
            <w:vAlign w:val="center"/>
          </w:tcPr>
          <w:p w14:paraId="5E33AC4D" w14:textId="77777777"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lastRenderedPageBreak/>
              <w:t>127, 132</w:t>
            </w:r>
          </w:p>
        </w:tc>
        <w:tc>
          <w:tcPr>
            <w:tcW w:w="1330" w:type="dxa"/>
            <w:vAlign w:val="center"/>
          </w:tcPr>
          <w:p w14:paraId="7F65F6E3" w14:textId="77777777"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TM127O1R</w:t>
            </w:r>
          </w:p>
        </w:tc>
        <w:tc>
          <w:tcPr>
            <w:tcW w:w="1330" w:type="dxa"/>
            <w:vAlign w:val="center"/>
          </w:tcPr>
          <w:p w14:paraId="05BD5868" w14:textId="0C0CCDDF"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22" w:author="Hernandez, Hilary" w:date="2026-09-22T08:59:00Z" w16du:dateUtc="2026-09-22T14:59:00Z">
              <w:r>
                <w:t>04/10/2027</w:t>
              </w:r>
            </w:ins>
            <w:del w:id="223" w:author="Hernandez, Hilary" w:date="2026-09-22T08:59:00Z" w16du:dateUtc="2026-09-22T14:59:00Z">
              <w:r w:rsidRPr="00C922B6" w:rsidDel="004341F5">
                <w:delText>04/11/2026</w:delText>
              </w:r>
            </w:del>
          </w:p>
        </w:tc>
        <w:tc>
          <w:tcPr>
            <w:tcW w:w="1330" w:type="dxa"/>
            <w:vAlign w:val="center"/>
          </w:tcPr>
          <w:p w14:paraId="4BF53DA9" w14:textId="31F66E59"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24" w:author="Hernandez, Hilary" w:date="2026-09-22T08:59:00Z" w16du:dateUtc="2026-09-22T14:59:00Z">
              <w:r>
                <w:t>05/31/2027</w:t>
              </w:r>
            </w:ins>
            <w:del w:id="225" w:author="Hernandez, Hilary" w:date="2026-09-22T08:59:00Z" w16du:dateUtc="2026-09-22T14:59:00Z">
              <w:r w:rsidRPr="00C922B6" w:rsidDel="004341F5">
                <w:delText>05/31/2026</w:delText>
              </w:r>
            </w:del>
          </w:p>
        </w:tc>
        <w:tc>
          <w:tcPr>
            <w:tcW w:w="1855" w:type="dxa"/>
            <w:vAlign w:val="center"/>
          </w:tcPr>
          <w:p w14:paraId="1A4B58DC" w14:textId="77777777"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sidRPr="00CC6F0D">
              <w:rPr>
                <w:rFonts w:cs="Arial"/>
              </w:rPr>
              <w:t>30</w:t>
            </w:r>
          </w:p>
        </w:tc>
      </w:tr>
      <w:tr w:rsidR="00DC7CB5" w:rsidRPr="00CC6F0D" w14:paraId="3EDF68A3" w14:textId="77777777" w:rsidTr="00BE6C08">
        <w:trPr>
          <w:cantSplit/>
        </w:trPr>
        <w:tc>
          <w:tcPr>
            <w:tcW w:w="3515" w:type="dxa"/>
            <w:vAlign w:val="center"/>
          </w:tcPr>
          <w:p w14:paraId="300A0828" w14:textId="77777777"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139</w:t>
            </w:r>
          </w:p>
        </w:tc>
        <w:tc>
          <w:tcPr>
            <w:tcW w:w="1330" w:type="dxa"/>
            <w:vAlign w:val="center"/>
          </w:tcPr>
          <w:p w14:paraId="0BE7C1DF" w14:textId="77777777"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TM139O1R</w:t>
            </w:r>
          </w:p>
        </w:tc>
        <w:tc>
          <w:tcPr>
            <w:tcW w:w="1330" w:type="dxa"/>
            <w:vAlign w:val="center"/>
          </w:tcPr>
          <w:p w14:paraId="55054B99" w14:textId="0ED4BC9F"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26" w:author="Hernandez, Hilary" w:date="2026-09-22T09:00:00Z" w16du:dateUtc="2026-09-22T15:00:00Z">
              <w:r>
                <w:t>04/10/2027</w:t>
              </w:r>
            </w:ins>
            <w:del w:id="227" w:author="Hernandez, Hilary" w:date="2026-09-22T09:00:00Z" w16du:dateUtc="2026-09-22T15:00:00Z">
              <w:r w:rsidRPr="00C922B6" w:rsidDel="00557639">
                <w:delText>04/11/2026</w:delText>
              </w:r>
            </w:del>
          </w:p>
        </w:tc>
        <w:tc>
          <w:tcPr>
            <w:tcW w:w="1330" w:type="dxa"/>
            <w:vAlign w:val="center"/>
          </w:tcPr>
          <w:p w14:paraId="47320047" w14:textId="5E211B56"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28" w:author="Hernandez, Hilary" w:date="2026-09-22T09:00:00Z" w16du:dateUtc="2026-09-22T15:00:00Z">
              <w:r>
                <w:t>05/31/2027</w:t>
              </w:r>
            </w:ins>
            <w:del w:id="229" w:author="Hernandez, Hilary" w:date="2026-09-22T09:00:00Z" w16du:dateUtc="2026-09-22T15:00:00Z">
              <w:r w:rsidRPr="00C922B6" w:rsidDel="00557639">
                <w:delText>05/31/2026</w:delText>
              </w:r>
            </w:del>
          </w:p>
        </w:tc>
        <w:tc>
          <w:tcPr>
            <w:tcW w:w="1855" w:type="dxa"/>
            <w:vAlign w:val="center"/>
          </w:tcPr>
          <w:p w14:paraId="64417982" w14:textId="77777777"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Pr>
                <w:rFonts w:cs="Arial"/>
              </w:rPr>
              <w:t>10</w:t>
            </w:r>
          </w:p>
        </w:tc>
      </w:tr>
      <w:tr w:rsidR="00DC7CB5" w:rsidRPr="00CC6F0D" w14:paraId="6BB652EC" w14:textId="77777777" w:rsidTr="00BE6C08">
        <w:trPr>
          <w:cantSplit/>
        </w:trPr>
        <w:tc>
          <w:tcPr>
            <w:tcW w:w="3515" w:type="dxa"/>
            <w:vAlign w:val="center"/>
          </w:tcPr>
          <w:p w14:paraId="1BBE0B16" w14:textId="77777777"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 xml:space="preserve">140 - </w:t>
            </w:r>
            <w:smartTag w:uri="urn:schemas-microsoft-com:office:smarttags" w:element="State">
              <w:smartTag w:uri="urn:schemas-microsoft-com:office:smarttags" w:element="State">
                <w:r w:rsidRPr="00CC6F0D">
                  <w:rPr>
                    <w:rFonts w:cs="Arial"/>
                  </w:rPr>
                  <w:t>Lake</w:t>
                </w:r>
              </w:smartTag>
              <w:r w:rsidRPr="00CC6F0D">
                <w:rPr>
                  <w:rFonts w:cs="Arial"/>
                </w:rPr>
                <w:t xml:space="preserve"> </w:t>
              </w:r>
              <w:smartTag w:uri="urn:schemas-microsoft-com:office:smarttags" w:element="State">
                <w:r w:rsidRPr="00CC6F0D">
                  <w:rPr>
                    <w:rFonts w:cs="Arial"/>
                  </w:rPr>
                  <w:t>Dorothey</w:t>
                </w:r>
              </w:smartTag>
              <w:r w:rsidRPr="00CC6F0D">
                <w:rPr>
                  <w:rFonts w:cs="Arial"/>
                </w:rPr>
                <w:t xml:space="preserve"> </w:t>
              </w:r>
              <w:smartTag w:uri="urn:schemas-microsoft-com:office:smarttags" w:element="State">
                <w:r w:rsidRPr="00CC6F0D">
                  <w:rPr>
                    <w:rFonts w:cs="Arial"/>
                  </w:rPr>
                  <w:t>State</w:t>
                </w:r>
              </w:smartTag>
            </w:smartTag>
            <w:r w:rsidRPr="00CC6F0D">
              <w:rPr>
                <w:rFonts w:cs="Arial"/>
              </w:rPr>
              <w:t xml:space="preserve"> Wildlife Area only</w:t>
            </w:r>
          </w:p>
        </w:tc>
        <w:tc>
          <w:tcPr>
            <w:tcW w:w="1330" w:type="dxa"/>
            <w:vAlign w:val="center"/>
          </w:tcPr>
          <w:p w14:paraId="64BC049C" w14:textId="77777777"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TM140O1R</w:t>
            </w:r>
          </w:p>
        </w:tc>
        <w:tc>
          <w:tcPr>
            <w:tcW w:w="1330" w:type="dxa"/>
            <w:vAlign w:val="center"/>
          </w:tcPr>
          <w:p w14:paraId="1C09C8AA" w14:textId="137402F8"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30" w:author="Hernandez, Hilary" w:date="2026-09-22T09:00:00Z" w16du:dateUtc="2026-09-22T15:00:00Z">
              <w:r>
                <w:t>04/10/2027</w:t>
              </w:r>
            </w:ins>
            <w:del w:id="231" w:author="Hernandez, Hilary" w:date="2026-09-22T09:00:00Z" w16du:dateUtc="2026-09-22T15:00:00Z">
              <w:r w:rsidRPr="00C922B6" w:rsidDel="005D504A">
                <w:delText>04/11/2026</w:delText>
              </w:r>
            </w:del>
          </w:p>
        </w:tc>
        <w:tc>
          <w:tcPr>
            <w:tcW w:w="1330" w:type="dxa"/>
            <w:vAlign w:val="center"/>
          </w:tcPr>
          <w:p w14:paraId="3E63DC21" w14:textId="4B8F59DE"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32" w:author="Hernandez, Hilary" w:date="2026-09-22T09:00:00Z" w16du:dateUtc="2026-09-22T15:00:00Z">
              <w:r>
                <w:t>05/31/2027</w:t>
              </w:r>
            </w:ins>
            <w:del w:id="233" w:author="Hernandez, Hilary" w:date="2026-09-22T09:00:00Z" w16du:dateUtc="2026-09-22T15:00:00Z">
              <w:r w:rsidRPr="00C922B6" w:rsidDel="005D504A">
                <w:delText>05/31/2026</w:delText>
              </w:r>
            </w:del>
          </w:p>
        </w:tc>
        <w:tc>
          <w:tcPr>
            <w:tcW w:w="1855" w:type="dxa"/>
            <w:vAlign w:val="center"/>
          </w:tcPr>
          <w:p w14:paraId="1800A493" w14:textId="27BD517F"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del w:id="234" w:author="Hernandez, Hilary" w:date="2026-09-22T09:00:00Z" w16du:dateUtc="2026-09-22T15:00:00Z">
              <w:r w:rsidDel="00DC7CB5">
                <w:rPr>
                  <w:rFonts w:cs="Arial"/>
                </w:rPr>
                <w:delText>30</w:delText>
              </w:r>
            </w:del>
            <w:ins w:id="235" w:author="Hernandez, Hilary" w:date="2026-09-22T09:00:00Z" w16du:dateUtc="2026-09-22T15:00:00Z">
              <w:r>
                <w:rPr>
                  <w:rFonts w:cs="Arial"/>
                </w:rPr>
                <w:t>20</w:t>
              </w:r>
            </w:ins>
          </w:p>
        </w:tc>
      </w:tr>
      <w:tr w:rsidR="00A83B7C" w:rsidRPr="00CC6F0D" w14:paraId="116F8CDC" w14:textId="77777777" w:rsidTr="00BE6C08">
        <w:trPr>
          <w:cantSplit/>
        </w:trPr>
        <w:tc>
          <w:tcPr>
            <w:tcW w:w="3515" w:type="dxa"/>
            <w:vAlign w:val="center"/>
          </w:tcPr>
          <w:p w14:paraId="4C98186D" w14:textId="77777777" w:rsidR="00A83B7C" w:rsidRPr="009310FB"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9310FB">
              <w:rPr>
                <w:rFonts w:cs="Arial"/>
              </w:rPr>
              <w:t xml:space="preserve">140 - </w:t>
            </w:r>
            <w:smartTag w:uri="urn:schemas-microsoft-com:office:smarttags" w:element="State">
              <w:smartTag w:uri="urn:schemas-microsoft-com:office:smarttags" w:element="State">
                <w:r w:rsidRPr="009310FB">
                  <w:rPr>
                    <w:rFonts w:cs="Arial"/>
                  </w:rPr>
                  <w:t>James</w:t>
                </w:r>
              </w:smartTag>
              <w:r w:rsidRPr="009310FB">
                <w:rPr>
                  <w:rFonts w:cs="Arial"/>
                </w:rPr>
                <w:t xml:space="preserve"> </w:t>
              </w:r>
              <w:smartTag w:uri="urn:schemas-microsoft-com:office:smarttags" w:element="State">
                <w:r w:rsidRPr="009310FB">
                  <w:rPr>
                    <w:rFonts w:cs="Arial"/>
                  </w:rPr>
                  <w:t>John</w:t>
                </w:r>
              </w:smartTag>
              <w:r w:rsidRPr="009310FB">
                <w:rPr>
                  <w:rFonts w:cs="Arial"/>
                </w:rPr>
                <w:t xml:space="preserve"> </w:t>
              </w:r>
              <w:smartTag w:uri="urn:schemas-microsoft-com:office:smarttags" w:element="State">
                <w:r w:rsidRPr="009310FB">
                  <w:rPr>
                    <w:rFonts w:cs="Arial"/>
                  </w:rPr>
                  <w:t>State</w:t>
                </w:r>
              </w:smartTag>
            </w:smartTag>
            <w:r w:rsidRPr="009310FB">
              <w:rPr>
                <w:rFonts w:cs="Arial"/>
              </w:rPr>
              <w:t xml:space="preserve"> Wildlife Area only</w:t>
            </w:r>
          </w:p>
        </w:tc>
        <w:tc>
          <w:tcPr>
            <w:tcW w:w="1330" w:type="dxa"/>
            <w:vAlign w:val="center"/>
          </w:tcPr>
          <w:p w14:paraId="01EDEEA2" w14:textId="77777777" w:rsidR="00A83B7C" w:rsidRPr="009310FB"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9310FB">
              <w:rPr>
                <w:rFonts w:cs="Arial"/>
              </w:rPr>
              <w:t>TM140O2R</w:t>
            </w:r>
          </w:p>
        </w:tc>
        <w:tc>
          <w:tcPr>
            <w:tcW w:w="1330" w:type="dxa"/>
            <w:vAlign w:val="center"/>
          </w:tcPr>
          <w:p w14:paraId="1FE878F2" w14:textId="0EFCE3F8" w:rsidR="00A83B7C" w:rsidRPr="009310FB"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36" w:author="Hernandez, Hilary" w:date="2026-09-22T09:19:00Z" w16du:dateUtc="2026-09-22T15:19:00Z">
              <w:r>
                <w:t>04/10/2027</w:t>
              </w:r>
            </w:ins>
            <w:del w:id="237" w:author="Hernandez, Hilary" w:date="2026-09-22T09:19:00Z" w16du:dateUtc="2026-09-22T15:19:00Z">
              <w:r w:rsidR="00A83B7C" w:rsidRPr="00C922B6" w:rsidDel="00CF157F">
                <w:delText>04/11/2026</w:delText>
              </w:r>
            </w:del>
          </w:p>
        </w:tc>
        <w:tc>
          <w:tcPr>
            <w:tcW w:w="1330" w:type="dxa"/>
            <w:vAlign w:val="center"/>
          </w:tcPr>
          <w:p w14:paraId="3474A952" w14:textId="7B292E9F" w:rsidR="00A83B7C" w:rsidRPr="009310FB"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38" w:author="Hernandez, Hilary" w:date="2026-09-22T09:19:00Z" w16du:dateUtc="2026-09-22T15:19:00Z">
              <w:r>
                <w:t>05/31/2027</w:t>
              </w:r>
            </w:ins>
            <w:del w:id="239" w:author="Hernandez, Hilary" w:date="2026-09-22T09:19:00Z" w16du:dateUtc="2026-09-22T15:19:00Z">
              <w:r w:rsidR="00A83B7C" w:rsidRPr="00C922B6" w:rsidDel="00CF157F">
                <w:delText>05/31/2026</w:delText>
              </w:r>
            </w:del>
          </w:p>
        </w:tc>
        <w:tc>
          <w:tcPr>
            <w:tcW w:w="1855" w:type="dxa"/>
            <w:vAlign w:val="center"/>
          </w:tcPr>
          <w:p w14:paraId="7A906B41" w14:textId="77777777" w:rsidR="00A83B7C" w:rsidRPr="009310FB"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sidRPr="009310FB">
              <w:rPr>
                <w:rFonts w:cs="Arial"/>
              </w:rPr>
              <w:t>20</w:t>
            </w:r>
          </w:p>
        </w:tc>
      </w:tr>
      <w:tr w:rsidR="00DC7CB5" w:rsidRPr="00CC6F0D" w14:paraId="42D96DFA" w14:textId="77777777" w:rsidTr="00BE6C08">
        <w:trPr>
          <w:cantSplit/>
        </w:trPr>
        <w:tc>
          <w:tcPr>
            <w:tcW w:w="3515" w:type="dxa"/>
            <w:vAlign w:val="center"/>
          </w:tcPr>
          <w:p w14:paraId="7F7B8B4A" w14:textId="77777777"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444</w:t>
            </w:r>
          </w:p>
        </w:tc>
        <w:tc>
          <w:tcPr>
            <w:tcW w:w="1330" w:type="dxa"/>
            <w:vAlign w:val="center"/>
          </w:tcPr>
          <w:p w14:paraId="419B9F00" w14:textId="77777777"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TM444O1R</w:t>
            </w:r>
          </w:p>
        </w:tc>
        <w:tc>
          <w:tcPr>
            <w:tcW w:w="1330" w:type="dxa"/>
            <w:vAlign w:val="center"/>
          </w:tcPr>
          <w:p w14:paraId="0A2FAC6D" w14:textId="05A1CA24" w:rsidR="00DC7CB5" w:rsidRPr="00CC6F0D" w:rsidRDefault="00DC7CB5" w:rsidP="007A7C7E">
            <w:pPr>
              <w:tabs>
                <w:tab w:val="left" w:pos="-1080"/>
                <w:tab w:val="left" w:pos="-720"/>
                <w:tab w:val="left" w:pos="-360"/>
                <w:tab w:val="left" w:pos="-105"/>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05"/>
              <w:jc w:val="center"/>
              <w:rPr>
                <w:rFonts w:cs="Arial"/>
              </w:rPr>
            </w:pPr>
            <w:ins w:id="240" w:author="Hernandez, Hilary" w:date="2026-09-22T09:00:00Z" w16du:dateUtc="2026-09-22T15:00:00Z">
              <w:r>
                <w:t>04/10/2027</w:t>
              </w:r>
            </w:ins>
            <w:del w:id="241" w:author="Hernandez, Hilary" w:date="2026-09-22T09:00:00Z" w16du:dateUtc="2026-09-22T15:00:00Z">
              <w:r w:rsidRPr="00C922B6" w:rsidDel="00CE7AF3">
                <w:delText>04/11/2026</w:delText>
              </w:r>
            </w:del>
          </w:p>
        </w:tc>
        <w:tc>
          <w:tcPr>
            <w:tcW w:w="1330" w:type="dxa"/>
            <w:vAlign w:val="center"/>
          </w:tcPr>
          <w:p w14:paraId="61F69AE0" w14:textId="362077BB"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42" w:author="Hernandez, Hilary" w:date="2026-09-22T09:00:00Z" w16du:dateUtc="2026-09-22T15:00:00Z">
              <w:r>
                <w:t>05/31/2027</w:t>
              </w:r>
            </w:ins>
            <w:del w:id="243" w:author="Hernandez, Hilary" w:date="2026-09-22T09:00:00Z" w16du:dateUtc="2026-09-22T15:00:00Z">
              <w:r w:rsidRPr="00C922B6" w:rsidDel="00CE7AF3">
                <w:delText>05/31/2026</w:delText>
              </w:r>
            </w:del>
          </w:p>
        </w:tc>
        <w:tc>
          <w:tcPr>
            <w:tcW w:w="1855" w:type="dxa"/>
            <w:vAlign w:val="center"/>
          </w:tcPr>
          <w:p w14:paraId="4CA075F1" w14:textId="77777777"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sidRPr="00C922B6">
              <w:t>55</w:t>
            </w:r>
          </w:p>
        </w:tc>
      </w:tr>
      <w:tr w:rsidR="00F252DF" w:rsidRPr="00CC6F0D" w14:paraId="4C90B48B" w14:textId="77777777" w:rsidTr="00BE6C08">
        <w:trPr>
          <w:cantSplit/>
        </w:trPr>
        <w:tc>
          <w:tcPr>
            <w:tcW w:w="3515" w:type="dxa"/>
            <w:vAlign w:val="center"/>
          </w:tcPr>
          <w:p w14:paraId="2A5CD7FA" w14:textId="77777777" w:rsidR="00F252DF" w:rsidRPr="00CC6F0D"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444 – Private Land Only</w:t>
            </w:r>
          </w:p>
        </w:tc>
        <w:tc>
          <w:tcPr>
            <w:tcW w:w="1330" w:type="dxa"/>
            <w:vAlign w:val="center"/>
          </w:tcPr>
          <w:p w14:paraId="46D66896" w14:textId="77777777" w:rsidR="00F252DF" w:rsidRPr="00CC6F0D"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TM444P1R</w:t>
            </w:r>
          </w:p>
        </w:tc>
        <w:tc>
          <w:tcPr>
            <w:tcW w:w="1330" w:type="dxa"/>
            <w:vAlign w:val="center"/>
          </w:tcPr>
          <w:p w14:paraId="2A77295F" w14:textId="6B7038E1" w:rsidR="00F252DF" w:rsidRPr="00CC6F0D" w:rsidRDefault="00F252DF" w:rsidP="007A7C7E">
            <w:pPr>
              <w:tabs>
                <w:tab w:val="left" w:pos="-1080"/>
                <w:tab w:val="left" w:pos="-720"/>
                <w:tab w:val="left" w:pos="-360"/>
                <w:tab w:val="left" w:pos="-105"/>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05"/>
              <w:jc w:val="center"/>
              <w:rPr>
                <w:rFonts w:cs="Arial"/>
              </w:rPr>
            </w:pPr>
            <w:ins w:id="244" w:author="Hernandez, Hilary" w:date="2026-09-22T09:11:00Z" w16du:dateUtc="2026-09-22T15:11:00Z">
              <w:r>
                <w:t>04/10/2027</w:t>
              </w:r>
            </w:ins>
            <w:del w:id="245" w:author="Hernandez, Hilary" w:date="2026-09-22T09:11:00Z" w16du:dateUtc="2026-09-22T15:11:00Z">
              <w:r w:rsidRPr="00C922B6" w:rsidDel="006A0FBD">
                <w:delText>04/11/2026</w:delText>
              </w:r>
            </w:del>
          </w:p>
        </w:tc>
        <w:tc>
          <w:tcPr>
            <w:tcW w:w="1330" w:type="dxa"/>
            <w:vAlign w:val="center"/>
          </w:tcPr>
          <w:p w14:paraId="387AE40D" w14:textId="66B06355" w:rsidR="00F252DF" w:rsidRPr="00CC6F0D"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46" w:author="Hernandez, Hilary" w:date="2026-09-22T09:11:00Z" w16du:dateUtc="2026-09-22T15:11:00Z">
              <w:r>
                <w:t>05/31/2027</w:t>
              </w:r>
            </w:ins>
            <w:del w:id="247" w:author="Hernandez, Hilary" w:date="2026-09-22T09:11:00Z" w16du:dateUtc="2026-09-22T15:11:00Z">
              <w:r w:rsidRPr="00C922B6" w:rsidDel="006A0FBD">
                <w:delText>05/31/2026</w:delText>
              </w:r>
            </w:del>
          </w:p>
        </w:tc>
        <w:tc>
          <w:tcPr>
            <w:tcW w:w="1855" w:type="dxa"/>
            <w:vAlign w:val="center"/>
          </w:tcPr>
          <w:p w14:paraId="5D8B8596" w14:textId="30E4AFD7" w:rsidR="00F252DF" w:rsidRPr="00CC6F0D" w:rsidRDefault="00F252D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del w:id="248" w:author="Hernandez, Hilary" w:date="2026-09-22T09:11:00Z" w16du:dateUtc="2026-09-22T15:11:00Z">
              <w:r w:rsidDel="00F252DF">
                <w:rPr>
                  <w:rFonts w:cs="Arial"/>
                </w:rPr>
                <w:delText>30</w:delText>
              </w:r>
            </w:del>
            <w:ins w:id="249" w:author="Hernandez, Hilary" w:date="2026-09-22T09:11:00Z" w16du:dateUtc="2026-09-22T15:11:00Z">
              <w:r>
                <w:rPr>
                  <w:rFonts w:cs="Arial"/>
                </w:rPr>
                <w:t>50</w:t>
              </w:r>
            </w:ins>
          </w:p>
        </w:tc>
      </w:tr>
      <w:tr w:rsidR="00DC7CB5" w:rsidRPr="00CC6F0D" w14:paraId="66E59CE6" w14:textId="77777777" w:rsidTr="00BE6C08">
        <w:trPr>
          <w:cantSplit/>
        </w:trPr>
        <w:tc>
          <w:tcPr>
            <w:tcW w:w="3515" w:type="dxa"/>
            <w:vAlign w:val="center"/>
          </w:tcPr>
          <w:p w14:paraId="666B054C" w14:textId="77777777"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851 - Bosque del Oso State Wildlife Area only</w:t>
            </w:r>
          </w:p>
        </w:tc>
        <w:tc>
          <w:tcPr>
            <w:tcW w:w="1330" w:type="dxa"/>
            <w:vAlign w:val="center"/>
          </w:tcPr>
          <w:p w14:paraId="32B7156B" w14:textId="77777777"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TM851O1R</w:t>
            </w:r>
          </w:p>
        </w:tc>
        <w:tc>
          <w:tcPr>
            <w:tcW w:w="1330" w:type="dxa"/>
            <w:vAlign w:val="center"/>
          </w:tcPr>
          <w:p w14:paraId="34BD776C" w14:textId="2682535A"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50" w:author="Hernandez, Hilary" w:date="2026-09-22T09:01:00Z" w16du:dateUtc="2026-09-22T15:01:00Z">
              <w:r>
                <w:t>04/10/2027</w:t>
              </w:r>
            </w:ins>
            <w:del w:id="251" w:author="Hernandez, Hilary" w:date="2026-09-22T09:01:00Z" w16du:dateUtc="2026-09-22T15:01:00Z">
              <w:r w:rsidRPr="00C922B6" w:rsidDel="000D27C6">
                <w:delText>04/11/2026</w:delText>
              </w:r>
            </w:del>
          </w:p>
        </w:tc>
        <w:tc>
          <w:tcPr>
            <w:tcW w:w="1330" w:type="dxa"/>
            <w:vAlign w:val="center"/>
          </w:tcPr>
          <w:p w14:paraId="639B43FF" w14:textId="39D4E7B0"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52" w:author="Hernandez, Hilary" w:date="2026-09-22T09:01:00Z" w16du:dateUtc="2026-09-22T15:01:00Z">
              <w:r>
                <w:t>05/31/2027</w:t>
              </w:r>
            </w:ins>
            <w:del w:id="253" w:author="Hernandez, Hilary" w:date="2026-09-22T09:01:00Z" w16du:dateUtc="2026-09-22T15:01:00Z">
              <w:r w:rsidRPr="00C922B6" w:rsidDel="000D27C6">
                <w:delText>05/31/2026</w:delText>
              </w:r>
            </w:del>
          </w:p>
        </w:tc>
        <w:tc>
          <w:tcPr>
            <w:tcW w:w="1855" w:type="dxa"/>
            <w:vAlign w:val="center"/>
          </w:tcPr>
          <w:p w14:paraId="568C7EB4" w14:textId="77777777" w:rsidR="00DC7CB5" w:rsidRPr="00CC6F0D" w:rsidRDefault="00DC7CB5"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Pr>
                <w:rFonts w:cs="Arial"/>
              </w:rPr>
              <w:t>20</w:t>
            </w:r>
          </w:p>
        </w:tc>
      </w:tr>
      <w:tr w:rsidR="00A83B7C" w:rsidRPr="00CC6F0D" w14:paraId="735EB693" w14:textId="77777777" w:rsidTr="00BE6C08">
        <w:trPr>
          <w:cantSplit/>
        </w:trPr>
        <w:tc>
          <w:tcPr>
            <w:tcW w:w="3515" w:type="dxa"/>
            <w:vAlign w:val="center"/>
          </w:tcPr>
          <w:p w14:paraId="11C117C6"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rPr>
            </w:pPr>
            <w:r w:rsidRPr="00CC6F0D">
              <w:rPr>
                <w:rFonts w:cs="Arial"/>
                <w:b/>
                <w:bCs/>
              </w:rPr>
              <w:t>Total</w:t>
            </w:r>
          </w:p>
        </w:tc>
        <w:tc>
          <w:tcPr>
            <w:tcW w:w="1330" w:type="dxa"/>
            <w:shd w:val="clear" w:color="auto" w:fill="D9D9D9"/>
            <w:vAlign w:val="center"/>
          </w:tcPr>
          <w:p w14:paraId="37B9AFD7"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rPr>
            </w:pPr>
          </w:p>
        </w:tc>
        <w:tc>
          <w:tcPr>
            <w:tcW w:w="1330" w:type="dxa"/>
            <w:shd w:val="clear" w:color="auto" w:fill="D9D9D9"/>
            <w:vAlign w:val="center"/>
          </w:tcPr>
          <w:p w14:paraId="699BABB0"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rPr>
            </w:pPr>
          </w:p>
        </w:tc>
        <w:tc>
          <w:tcPr>
            <w:tcW w:w="1330" w:type="dxa"/>
            <w:shd w:val="clear" w:color="auto" w:fill="D9D9D9"/>
            <w:vAlign w:val="center"/>
          </w:tcPr>
          <w:p w14:paraId="14165DF3"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rPr>
            </w:pPr>
          </w:p>
        </w:tc>
        <w:tc>
          <w:tcPr>
            <w:tcW w:w="1855" w:type="dxa"/>
            <w:vAlign w:val="center"/>
          </w:tcPr>
          <w:p w14:paraId="391EF30B" w14:textId="45B59791"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rPr>
            </w:pPr>
            <w:del w:id="254" w:author="Hernandez, Hilary" w:date="2026-09-22T09:22:00Z" w16du:dateUtc="2026-09-22T15:22:00Z">
              <w:r w:rsidDel="00CF157F">
                <w:rPr>
                  <w:rFonts w:cs="Arial"/>
                  <w:b/>
                  <w:bCs/>
                </w:rPr>
                <w:delText>1270</w:delText>
              </w:r>
            </w:del>
            <w:ins w:id="255" w:author="Hernandez, Hilary" w:date="2026-09-22T09:22:00Z" w16du:dateUtc="2026-09-22T15:22:00Z">
              <w:r w:rsidR="00CF157F">
                <w:rPr>
                  <w:rFonts w:cs="Arial"/>
                  <w:b/>
                  <w:bCs/>
                </w:rPr>
                <w:t>1265</w:t>
              </w:r>
            </w:ins>
          </w:p>
        </w:tc>
      </w:tr>
    </w:tbl>
    <w:p w14:paraId="138F0D7B" w14:textId="77777777" w:rsidR="00A83B7C" w:rsidRPr="00CC6F0D" w:rsidRDefault="00A83B7C" w:rsidP="007A7C7E">
      <w:pPr>
        <w:rPr>
          <w:rFonts w:cs="Arial"/>
        </w:rPr>
      </w:pPr>
    </w:p>
    <w:p w14:paraId="7204E6B2" w14:textId="77777777" w:rsidR="00A83B7C" w:rsidRPr="00CC6F0D" w:rsidRDefault="00A83B7C" w:rsidP="007A7C7E">
      <w:pPr>
        <w:rPr>
          <w:rFonts w:cs="Arial"/>
        </w:rPr>
      </w:pPr>
    </w:p>
    <w:tbl>
      <w:tblPr>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20" w:firstRow="1" w:lastRow="0" w:firstColumn="0" w:lastColumn="0" w:noHBand="0" w:noVBand="0"/>
        <w:tblCaption w:val="Fall season limited licenses"/>
        <w:tblDescription w:val="Table of units, hunt codes, date open, date closed, and licenses for the fall season limited licenses."/>
      </w:tblPr>
      <w:tblGrid>
        <w:gridCol w:w="3420"/>
        <w:gridCol w:w="1425"/>
        <w:gridCol w:w="1425"/>
        <w:gridCol w:w="1290"/>
        <w:gridCol w:w="1800"/>
      </w:tblGrid>
      <w:tr w:rsidR="00A83B7C" w:rsidRPr="00CC6F0D" w14:paraId="1864983B" w14:textId="77777777" w:rsidTr="00BE6C08">
        <w:trPr>
          <w:cantSplit/>
          <w:tblHeader/>
        </w:trPr>
        <w:tc>
          <w:tcPr>
            <w:tcW w:w="9360" w:type="dxa"/>
            <w:gridSpan w:val="5"/>
          </w:tcPr>
          <w:p w14:paraId="411331A7"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1320" w:hanging="240"/>
              <w:rPr>
                <w:rFonts w:cs="Arial"/>
                <w:b/>
                <w:bCs/>
              </w:rPr>
            </w:pPr>
            <w:r w:rsidRPr="00CC6F0D">
              <w:rPr>
                <w:rFonts w:cs="Arial"/>
                <w:b/>
                <w:bCs/>
              </w:rPr>
              <w:t>2.</w:t>
            </w:r>
            <w:r w:rsidRPr="00CC6F0D">
              <w:rPr>
                <w:rFonts w:cs="Arial"/>
                <w:b/>
                <w:bCs/>
              </w:rPr>
              <w:tab/>
              <w:t xml:space="preserve">Fall Season </w:t>
            </w:r>
          </w:p>
        </w:tc>
      </w:tr>
      <w:tr w:rsidR="00A83B7C" w:rsidRPr="00CC6F0D" w14:paraId="0C266E14" w14:textId="77777777" w:rsidTr="00BE6C08">
        <w:trPr>
          <w:cantSplit/>
          <w:tblHeader/>
        </w:trPr>
        <w:tc>
          <w:tcPr>
            <w:tcW w:w="3420" w:type="dxa"/>
            <w:vMerge w:val="restart"/>
            <w:vAlign w:val="center"/>
          </w:tcPr>
          <w:p w14:paraId="6630CAA0"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lang w:val="fr-FR"/>
              </w:rPr>
            </w:pPr>
            <w:r w:rsidRPr="00CC6F0D">
              <w:rPr>
                <w:rFonts w:cs="Arial"/>
                <w:b/>
                <w:bCs/>
                <w:lang w:val="fr-FR"/>
              </w:rPr>
              <w:t>Unit</w:t>
            </w:r>
          </w:p>
        </w:tc>
        <w:tc>
          <w:tcPr>
            <w:tcW w:w="1425" w:type="dxa"/>
            <w:vMerge w:val="restart"/>
            <w:vAlign w:val="center"/>
          </w:tcPr>
          <w:p w14:paraId="78DA48FE"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lang w:val="fr-FR"/>
              </w:rPr>
            </w:pPr>
            <w:r w:rsidRPr="00CC6F0D">
              <w:rPr>
                <w:rFonts w:cs="Arial"/>
                <w:b/>
                <w:bCs/>
                <w:lang w:val="fr-FR"/>
              </w:rPr>
              <w:t>Hunt Code</w:t>
            </w:r>
          </w:p>
        </w:tc>
        <w:tc>
          <w:tcPr>
            <w:tcW w:w="1425" w:type="dxa"/>
            <w:vMerge w:val="restart"/>
            <w:vAlign w:val="center"/>
          </w:tcPr>
          <w:p w14:paraId="692F358D"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rPr>
            </w:pPr>
            <w:r w:rsidRPr="00CC6F0D">
              <w:rPr>
                <w:rFonts w:cs="Arial"/>
                <w:b/>
                <w:bCs/>
              </w:rPr>
              <w:t>Date Opened</w:t>
            </w:r>
          </w:p>
        </w:tc>
        <w:tc>
          <w:tcPr>
            <w:tcW w:w="1290" w:type="dxa"/>
            <w:vMerge w:val="restart"/>
            <w:vAlign w:val="center"/>
          </w:tcPr>
          <w:p w14:paraId="53265709"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rPr>
            </w:pPr>
            <w:r w:rsidRPr="00CC6F0D">
              <w:rPr>
                <w:rFonts w:cs="Arial"/>
                <w:b/>
                <w:bCs/>
              </w:rPr>
              <w:t>Date Closed</w:t>
            </w:r>
          </w:p>
        </w:tc>
        <w:tc>
          <w:tcPr>
            <w:tcW w:w="1800" w:type="dxa"/>
            <w:vAlign w:val="bottom"/>
          </w:tcPr>
          <w:p w14:paraId="00E5D4EE"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rPr>
            </w:pPr>
            <w:r w:rsidRPr="00CC6F0D">
              <w:rPr>
                <w:rFonts w:cs="Arial"/>
                <w:b/>
                <w:bCs/>
              </w:rPr>
              <w:t>Licenses</w:t>
            </w:r>
          </w:p>
        </w:tc>
      </w:tr>
      <w:tr w:rsidR="00A83B7C" w:rsidRPr="00CC6F0D" w14:paraId="4B0E7CF2" w14:textId="77777777" w:rsidTr="00BE6C08">
        <w:trPr>
          <w:cantSplit/>
          <w:tblHeader/>
        </w:trPr>
        <w:tc>
          <w:tcPr>
            <w:tcW w:w="3420" w:type="dxa"/>
            <w:vMerge/>
          </w:tcPr>
          <w:p w14:paraId="3959B0E9"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rPr>
            </w:pPr>
          </w:p>
        </w:tc>
        <w:tc>
          <w:tcPr>
            <w:tcW w:w="1425" w:type="dxa"/>
            <w:vMerge/>
          </w:tcPr>
          <w:p w14:paraId="40E4B01A"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rPr>
            </w:pPr>
          </w:p>
        </w:tc>
        <w:tc>
          <w:tcPr>
            <w:tcW w:w="1425" w:type="dxa"/>
            <w:vMerge/>
          </w:tcPr>
          <w:p w14:paraId="2044A253"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rPr>
            </w:pPr>
          </w:p>
        </w:tc>
        <w:tc>
          <w:tcPr>
            <w:tcW w:w="1290" w:type="dxa"/>
            <w:vMerge/>
          </w:tcPr>
          <w:p w14:paraId="04140B92"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rPr>
            </w:pPr>
          </w:p>
        </w:tc>
        <w:tc>
          <w:tcPr>
            <w:tcW w:w="1800" w:type="dxa"/>
            <w:vAlign w:val="bottom"/>
          </w:tcPr>
          <w:p w14:paraId="100C831C"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rPr>
            </w:pPr>
            <w:r w:rsidRPr="00CC6F0D">
              <w:rPr>
                <w:rFonts w:cs="Arial"/>
                <w:b/>
                <w:bCs/>
              </w:rPr>
              <w:t>Either Sex</w:t>
            </w:r>
          </w:p>
        </w:tc>
      </w:tr>
      <w:tr w:rsidR="00A83B7C" w:rsidRPr="00CC6F0D" w14:paraId="3C151513" w14:textId="77777777" w:rsidTr="00BE6C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3420" w:type="dxa"/>
            <w:tcBorders>
              <w:top w:val="single" w:sz="6" w:space="0" w:color="000000"/>
              <w:left w:val="single" w:sz="6" w:space="0" w:color="000000"/>
              <w:bottom w:val="single" w:sz="6" w:space="0" w:color="000000"/>
              <w:right w:val="single" w:sz="6" w:space="0" w:color="000000"/>
            </w:tcBorders>
            <w:vAlign w:val="center"/>
          </w:tcPr>
          <w:p w14:paraId="05DC3D77"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15, 27, 37 and 361</w:t>
            </w:r>
          </w:p>
        </w:tc>
        <w:tc>
          <w:tcPr>
            <w:tcW w:w="1425" w:type="dxa"/>
            <w:tcBorders>
              <w:top w:val="single" w:sz="6" w:space="0" w:color="000000"/>
              <w:left w:val="single" w:sz="6" w:space="0" w:color="000000"/>
              <w:bottom w:val="single" w:sz="6" w:space="0" w:color="000000"/>
              <w:right w:val="single" w:sz="6" w:space="0" w:color="000000"/>
            </w:tcBorders>
            <w:vAlign w:val="center"/>
          </w:tcPr>
          <w:p w14:paraId="6D2EA0C5"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TE015L1R</w:t>
            </w:r>
          </w:p>
        </w:tc>
        <w:tc>
          <w:tcPr>
            <w:tcW w:w="1425" w:type="dxa"/>
            <w:tcBorders>
              <w:top w:val="single" w:sz="6" w:space="0" w:color="000000"/>
              <w:left w:val="single" w:sz="6" w:space="0" w:color="000000"/>
              <w:bottom w:val="single" w:sz="6" w:space="0" w:color="000000"/>
              <w:right w:val="single" w:sz="6" w:space="0" w:color="000000"/>
            </w:tcBorders>
            <w:vAlign w:val="center"/>
          </w:tcPr>
          <w:p w14:paraId="30DA9BA8" w14:textId="71F65222" w:rsidR="00A83B7C" w:rsidRPr="00CC6F0D" w:rsidRDefault="00110AAB"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rPr>
            </w:pPr>
            <w:ins w:id="256" w:author="Hernandez, Hilary" w:date="2026-09-22T09:02:00Z" w16du:dateUtc="2026-09-22T15:02:00Z">
              <w:r>
                <w:t>09/01/2027</w:t>
              </w:r>
            </w:ins>
            <w:del w:id="257" w:author="Hernandez, Hilary" w:date="2026-09-22T09:02:00Z" w16du:dateUtc="2026-09-22T15:02:00Z">
              <w:r w:rsidR="00A83B7C" w:rsidRPr="00B96920" w:rsidDel="00110AAB">
                <w:delText>09/01/2026</w:delText>
              </w:r>
            </w:del>
          </w:p>
        </w:tc>
        <w:tc>
          <w:tcPr>
            <w:tcW w:w="1290" w:type="dxa"/>
            <w:tcBorders>
              <w:top w:val="single" w:sz="6" w:space="0" w:color="000000"/>
              <w:left w:val="single" w:sz="6" w:space="0" w:color="000000"/>
              <w:bottom w:val="single" w:sz="6" w:space="0" w:color="000000"/>
              <w:right w:val="single" w:sz="6" w:space="0" w:color="000000"/>
            </w:tcBorders>
            <w:vAlign w:val="center"/>
          </w:tcPr>
          <w:p w14:paraId="4D9239B2" w14:textId="64CE5BB2" w:rsidR="00A83B7C"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58" w:author="Hernandez, Hilary" w:date="2026-09-22T09:02:00Z" w16du:dateUtc="2026-09-22T15:02:00Z">
              <w:r>
                <w:t>10/03/2027</w:t>
              </w:r>
            </w:ins>
            <w:del w:id="259" w:author="Hernandez, Hilary" w:date="2026-09-22T09:02:00Z" w16du:dateUtc="2026-09-22T15:02:00Z">
              <w:r w:rsidR="00A83B7C" w:rsidRPr="00B96920" w:rsidDel="00110AAB">
                <w:delText>10/04/2026</w:delText>
              </w:r>
            </w:del>
          </w:p>
        </w:tc>
        <w:tc>
          <w:tcPr>
            <w:tcW w:w="1800" w:type="dxa"/>
            <w:tcBorders>
              <w:top w:val="single" w:sz="6" w:space="0" w:color="000000"/>
              <w:left w:val="single" w:sz="6" w:space="0" w:color="000000"/>
              <w:bottom w:val="single" w:sz="6" w:space="0" w:color="000000"/>
              <w:right w:val="single" w:sz="6" w:space="0" w:color="000000"/>
            </w:tcBorders>
            <w:vAlign w:val="center"/>
          </w:tcPr>
          <w:p w14:paraId="7DBC4E4F"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sidRPr="00CC6F0D">
              <w:rPr>
                <w:rFonts w:cs="Arial"/>
              </w:rPr>
              <w:t>15</w:t>
            </w:r>
          </w:p>
        </w:tc>
      </w:tr>
      <w:tr w:rsidR="00110AAB" w:rsidRPr="00CC6F0D" w14:paraId="0B02AC99" w14:textId="77777777" w:rsidTr="00110AAB">
        <w:trPr>
          <w:cantSplit/>
        </w:trPr>
        <w:tc>
          <w:tcPr>
            <w:tcW w:w="3420" w:type="dxa"/>
            <w:vAlign w:val="center"/>
          </w:tcPr>
          <w:p w14:paraId="0FD654CB"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25</w:t>
            </w:r>
          </w:p>
        </w:tc>
        <w:tc>
          <w:tcPr>
            <w:tcW w:w="1425" w:type="dxa"/>
            <w:vAlign w:val="center"/>
          </w:tcPr>
          <w:p w14:paraId="2C7FAFE3"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TE025L1R</w:t>
            </w:r>
          </w:p>
        </w:tc>
        <w:tc>
          <w:tcPr>
            <w:tcW w:w="1425" w:type="dxa"/>
            <w:tcBorders>
              <w:top w:val="single" w:sz="6" w:space="0" w:color="000000"/>
              <w:left w:val="single" w:sz="6" w:space="0" w:color="000000"/>
              <w:bottom w:val="single" w:sz="6" w:space="0" w:color="000000"/>
              <w:right w:val="single" w:sz="6" w:space="0" w:color="000000"/>
            </w:tcBorders>
            <w:vAlign w:val="center"/>
          </w:tcPr>
          <w:p w14:paraId="398B5D86" w14:textId="05190515" w:rsidR="00110AAB" w:rsidRPr="00CC6F0D" w:rsidRDefault="00110AAB"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rPr>
            </w:pPr>
            <w:ins w:id="260" w:author="Hernandez, Hilary" w:date="2026-09-22T09:02:00Z" w16du:dateUtc="2026-09-22T15:02:00Z">
              <w:r>
                <w:t>09/01/2027</w:t>
              </w:r>
            </w:ins>
            <w:del w:id="261" w:author="Hernandez, Hilary" w:date="2026-09-22T09:02:00Z" w16du:dateUtc="2026-09-22T15:02:00Z">
              <w:r w:rsidRPr="00B96920" w:rsidDel="00C5081E">
                <w:delText>09/01/2026</w:delText>
              </w:r>
            </w:del>
          </w:p>
        </w:tc>
        <w:tc>
          <w:tcPr>
            <w:tcW w:w="1290" w:type="dxa"/>
            <w:tcBorders>
              <w:top w:val="single" w:sz="6" w:space="0" w:color="000000"/>
              <w:left w:val="single" w:sz="6" w:space="0" w:color="000000"/>
              <w:bottom w:val="single" w:sz="6" w:space="0" w:color="000000"/>
              <w:right w:val="single" w:sz="6" w:space="0" w:color="000000"/>
            </w:tcBorders>
            <w:vAlign w:val="center"/>
          </w:tcPr>
          <w:p w14:paraId="328FB127" w14:textId="00CE636C"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62" w:author="Hernandez, Hilary" w:date="2026-09-22T09:02:00Z" w16du:dateUtc="2026-09-22T15:02:00Z">
              <w:r>
                <w:t>10/03/2027</w:t>
              </w:r>
            </w:ins>
            <w:del w:id="263" w:author="Hernandez, Hilary" w:date="2026-09-22T09:02:00Z" w16du:dateUtc="2026-09-22T15:02:00Z">
              <w:r w:rsidRPr="00B96920" w:rsidDel="00C5081E">
                <w:delText>10/04/2026</w:delText>
              </w:r>
            </w:del>
          </w:p>
        </w:tc>
        <w:tc>
          <w:tcPr>
            <w:tcW w:w="1800" w:type="dxa"/>
            <w:vAlign w:val="center"/>
          </w:tcPr>
          <w:p w14:paraId="4D8BE5FB"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sidRPr="00CC6F0D">
              <w:rPr>
                <w:rFonts w:cs="Arial"/>
              </w:rPr>
              <w:t>15</w:t>
            </w:r>
          </w:p>
        </w:tc>
      </w:tr>
      <w:tr w:rsidR="00110AAB" w:rsidRPr="00CC6F0D" w14:paraId="6DE29881" w14:textId="77777777" w:rsidTr="00110AAB">
        <w:trPr>
          <w:cantSplit/>
        </w:trPr>
        <w:tc>
          <w:tcPr>
            <w:tcW w:w="3420" w:type="dxa"/>
            <w:vAlign w:val="center"/>
          </w:tcPr>
          <w:p w14:paraId="00A417F8"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34</w:t>
            </w:r>
          </w:p>
        </w:tc>
        <w:tc>
          <w:tcPr>
            <w:tcW w:w="1425" w:type="dxa"/>
            <w:vAlign w:val="center"/>
          </w:tcPr>
          <w:p w14:paraId="323822EB"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TE034L1R</w:t>
            </w:r>
          </w:p>
        </w:tc>
        <w:tc>
          <w:tcPr>
            <w:tcW w:w="1425" w:type="dxa"/>
            <w:tcBorders>
              <w:top w:val="single" w:sz="6" w:space="0" w:color="000000"/>
              <w:left w:val="single" w:sz="6" w:space="0" w:color="000000"/>
              <w:bottom w:val="single" w:sz="6" w:space="0" w:color="000000"/>
              <w:right w:val="single" w:sz="6" w:space="0" w:color="000000"/>
            </w:tcBorders>
            <w:vAlign w:val="center"/>
          </w:tcPr>
          <w:p w14:paraId="2EA05017" w14:textId="1A7AA222" w:rsidR="00110AAB" w:rsidRPr="00CC6F0D" w:rsidRDefault="00110AAB"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rPr>
            </w:pPr>
            <w:ins w:id="264" w:author="Hernandez, Hilary" w:date="2026-09-22T09:02:00Z" w16du:dateUtc="2026-09-22T15:02:00Z">
              <w:r>
                <w:t>09/01/2027</w:t>
              </w:r>
            </w:ins>
            <w:del w:id="265" w:author="Hernandez, Hilary" w:date="2026-09-22T09:02:00Z" w16du:dateUtc="2026-09-22T15:02:00Z">
              <w:r w:rsidRPr="00B96920" w:rsidDel="00C5081E">
                <w:delText>09/01/2026</w:delText>
              </w:r>
            </w:del>
          </w:p>
        </w:tc>
        <w:tc>
          <w:tcPr>
            <w:tcW w:w="1290" w:type="dxa"/>
            <w:tcBorders>
              <w:top w:val="single" w:sz="6" w:space="0" w:color="000000"/>
              <w:left w:val="single" w:sz="6" w:space="0" w:color="000000"/>
              <w:bottom w:val="single" w:sz="6" w:space="0" w:color="000000"/>
              <w:right w:val="single" w:sz="6" w:space="0" w:color="000000"/>
            </w:tcBorders>
            <w:vAlign w:val="center"/>
          </w:tcPr>
          <w:p w14:paraId="572D429B" w14:textId="46BB36D9"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66" w:author="Hernandez, Hilary" w:date="2026-09-22T09:02:00Z" w16du:dateUtc="2026-09-22T15:02:00Z">
              <w:r>
                <w:t>10/03/2027</w:t>
              </w:r>
            </w:ins>
            <w:del w:id="267" w:author="Hernandez, Hilary" w:date="2026-09-22T09:02:00Z" w16du:dateUtc="2026-09-22T15:02:00Z">
              <w:r w:rsidRPr="00B96920" w:rsidDel="00C5081E">
                <w:delText>10/04/2026</w:delText>
              </w:r>
            </w:del>
          </w:p>
        </w:tc>
        <w:tc>
          <w:tcPr>
            <w:tcW w:w="1800" w:type="dxa"/>
            <w:vAlign w:val="center"/>
          </w:tcPr>
          <w:p w14:paraId="7E6117FF"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Pr>
                <w:rFonts w:cs="Arial"/>
              </w:rPr>
              <w:t>25</w:t>
            </w:r>
          </w:p>
        </w:tc>
      </w:tr>
      <w:tr w:rsidR="00110AAB" w:rsidRPr="00CC6F0D" w14:paraId="66FF7B3A" w14:textId="77777777" w:rsidTr="00110AAB">
        <w:trPr>
          <w:cantSplit/>
        </w:trPr>
        <w:tc>
          <w:tcPr>
            <w:tcW w:w="3420" w:type="dxa"/>
            <w:vAlign w:val="center"/>
          </w:tcPr>
          <w:p w14:paraId="29018B45"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47</w:t>
            </w:r>
          </w:p>
        </w:tc>
        <w:tc>
          <w:tcPr>
            <w:tcW w:w="1425" w:type="dxa"/>
            <w:vAlign w:val="center"/>
          </w:tcPr>
          <w:p w14:paraId="3B489A07"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TE047L1R</w:t>
            </w:r>
          </w:p>
        </w:tc>
        <w:tc>
          <w:tcPr>
            <w:tcW w:w="1425" w:type="dxa"/>
            <w:tcBorders>
              <w:top w:val="single" w:sz="6" w:space="0" w:color="000000"/>
              <w:left w:val="single" w:sz="6" w:space="0" w:color="000000"/>
              <w:bottom w:val="single" w:sz="6" w:space="0" w:color="000000"/>
              <w:right w:val="single" w:sz="6" w:space="0" w:color="000000"/>
            </w:tcBorders>
            <w:vAlign w:val="center"/>
          </w:tcPr>
          <w:p w14:paraId="6B49CEB7" w14:textId="3F4071DD" w:rsidR="00110AAB" w:rsidRPr="00CC6F0D" w:rsidRDefault="00110AAB"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rPr>
            </w:pPr>
            <w:ins w:id="268" w:author="Hernandez, Hilary" w:date="2026-09-22T09:02:00Z" w16du:dateUtc="2026-09-22T15:02:00Z">
              <w:r>
                <w:t>09/01/2027</w:t>
              </w:r>
            </w:ins>
            <w:del w:id="269" w:author="Hernandez, Hilary" w:date="2026-09-22T09:02:00Z" w16du:dateUtc="2026-09-22T15:02:00Z">
              <w:r w:rsidRPr="00B96920" w:rsidDel="00C5081E">
                <w:delText>09/01/2026</w:delText>
              </w:r>
            </w:del>
          </w:p>
        </w:tc>
        <w:tc>
          <w:tcPr>
            <w:tcW w:w="1290" w:type="dxa"/>
            <w:tcBorders>
              <w:top w:val="single" w:sz="6" w:space="0" w:color="000000"/>
              <w:left w:val="single" w:sz="6" w:space="0" w:color="000000"/>
              <w:bottom w:val="single" w:sz="6" w:space="0" w:color="000000"/>
              <w:right w:val="single" w:sz="6" w:space="0" w:color="000000"/>
            </w:tcBorders>
            <w:vAlign w:val="center"/>
          </w:tcPr>
          <w:p w14:paraId="098C29F6" w14:textId="749B7C2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70" w:author="Hernandez, Hilary" w:date="2026-09-22T09:02:00Z" w16du:dateUtc="2026-09-22T15:02:00Z">
              <w:r>
                <w:t>10/03/2027</w:t>
              </w:r>
            </w:ins>
            <w:del w:id="271" w:author="Hernandez, Hilary" w:date="2026-09-22T09:02:00Z" w16du:dateUtc="2026-09-22T15:02:00Z">
              <w:r w:rsidRPr="00B96920" w:rsidDel="00C5081E">
                <w:delText>10/</w:delText>
              </w:r>
              <w:r w:rsidDel="00C5081E">
                <w:delText>0</w:delText>
              </w:r>
              <w:r w:rsidRPr="00B96920" w:rsidDel="00C5081E">
                <w:delText>4/2026</w:delText>
              </w:r>
            </w:del>
          </w:p>
        </w:tc>
        <w:tc>
          <w:tcPr>
            <w:tcW w:w="1800" w:type="dxa"/>
            <w:vAlign w:val="center"/>
          </w:tcPr>
          <w:p w14:paraId="61326FFF"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sidRPr="00CC6F0D">
              <w:rPr>
                <w:rFonts w:cs="Arial"/>
              </w:rPr>
              <w:t>25</w:t>
            </w:r>
          </w:p>
        </w:tc>
      </w:tr>
      <w:tr w:rsidR="00110AAB" w:rsidRPr="00CC6F0D" w14:paraId="11437088" w14:textId="77777777" w:rsidTr="00110AAB">
        <w:trPr>
          <w:cantSplit/>
        </w:trPr>
        <w:tc>
          <w:tcPr>
            <w:tcW w:w="3420" w:type="dxa"/>
            <w:vAlign w:val="center"/>
          </w:tcPr>
          <w:p w14:paraId="722747FE"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59 - Beaver Creek State Wildlife Area and Table Mountain State Trust Land Lease only</w:t>
            </w:r>
          </w:p>
        </w:tc>
        <w:tc>
          <w:tcPr>
            <w:tcW w:w="1425" w:type="dxa"/>
            <w:vAlign w:val="center"/>
          </w:tcPr>
          <w:p w14:paraId="6801D900"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TE059L1R</w:t>
            </w:r>
          </w:p>
        </w:tc>
        <w:tc>
          <w:tcPr>
            <w:tcW w:w="1425" w:type="dxa"/>
            <w:tcBorders>
              <w:top w:val="single" w:sz="6" w:space="0" w:color="000000"/>
              <w:left w:val="single" w:sz="6" w:space="0" w:color="000000"/>
              <w:bottom w:val="single" w:sz="6" w:space="0" w:color="000000"/>
              <w:right w:val="single" w:sz="6" w:space="0" w:color="000000"/>
            </w:tcBorders>
            <w:vAlign w:val="center"/>
          </w:tcPr>
          <w:p w14:paraId="29EECD69" w14:textId="34DA1F94" w:rsidR="00110AAB" w:rsidRPr="00CC6F0D" w:rsidRDefault="00110AAB"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rPr>
            </w:pPr>
            <w:ins w:id="272" w:author="Hernandez, Hilary" w:date="2026-09-22T09:03:00Z" w16du:dateUtc="2026-09-22T15:03:00Z">
              <w:r>
                <w:t>09/01/2027</w:t>
              </w:r>
            </w:ins>
            <w:del w:id="273" w:author="Hernandez, Hilary" w:date="2026-09-22T09:03:00Z" w16du:dateUtc="2026-09-22T15:03:00Z">
              <w:r w:rsidRPr="00B96920" w:rsidDel="009B2244">
                <w:delText>09/01/2026</w:delText>
              </w:r>
            </w:del>
          </w:p>
        </w:tc>
        <w:tc>
          <w:tcPr>
            <w:tcW w:w="1290" w:type="dxa"/>
            <w:tcBorders>
              <w:top w:val="single" w:sz="6" w:space="0" w:color="000000"/>
              <w:left w:val="single" w:sz="6" w:space="0" w:color="000000"/>
              <w:bottom w:val="single" w:sz="6" w:space="0" w:color="000000"/>
              <w:right w:val="single" w:sz="6" w:space="0" w:color="000000"/>
            </w:tcBorders>
            <w:vAlign w:val="center"/>
          </w:tcPr>
          <w:p w14:paraId="494B0B03" w14:textId="2848BAD3"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74" w:author="Hernandez, Hilary" w:date="2026-09-22T09:03:00Z" w16du:dateUtc="2026-09-22T15:03:00Z">
              <w:r>
                <w:t>10/03/2027</w:t>
              </w:r>
            </w:ins>
            <w:del w:id="275" w:author="Hernandez, Hilary" w:date="2026-09-22T09:03:00Z" w16du:dateUtc="2026-09-22T15:03:00Z">
              <w:r w:rsidRPr="00B96920" w:rsidDel="009B2244">
                <w:delText>10/</w:delText>
              </w:r>
              <w:r w:rsidDel="009B2244">
                <w:delText>0</w:delText>
              </w:r>
              <w:r w:rsidRPr="00B96920" w:rsidDel="009B2244">
                <w:delText>4/2026</w:delText>
              </w:r>
            </w:del>
          </w:p>
        </w:tc>
        <w:tc>
          <w:tcPr>
            <w:tcW w:w="1800" w:type="dxa"/>
            <w:vAlign w:val="center"/>
          </w:tcPr>
          <w:p w14:paraId="5EF25212" w14:textId="73C85F5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del w:id="276" w:author="Hernandez, Hilary" w:date="2026-09-22T09:03:00Z" w16du:dateUtc="2026-09-22T15:03:00Z">
              <w:r w:rsidRPr="00CC6F0D" w:rsidDel="00110AAB">
                <w:rPr>
                  <w:rFonts w:cs="Arial"/>
                </w:rPr>
                <w:delText>15</w:delText>
              </w:r>
            </w:del>
            <w:ins w:id="277" w:author="Hernandez, Hilary" w:date="2026-09-22T09:03:00Z" w16du:dateUtc="2026-09-22T15:03:00Z">
              <w:r>
                <w:rPr>
                  <w:rFonts w:cs="Arial"/>
                </w:rPr>
                <w:t>10</w:t>
              </w:r>
            </w:ins>
          </w:p>
        </w:tc>
      </w:tr>
      <w:tr w:rsidR="00A83B7C" w:rsidRPr="00CC6F0D" w14:paraId="09443DB4" w14:textId="77777777" w:rsidTr="00BE6C08">
        <w:trPr>
          <w:cantSplit/>
        </w:trPr>
        <w:tc>
          <w:tcPr>
            <w:tcW w:w="3420" w:type="dxa"/>
            <w:vAlign w:val="center"/>
          </w:tcPr>
          <w:p w14:paraId="6340CBC6"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 xml:space="preserve">85 - </w:t>
            </w:r>
            <w:smartTag w:uri="urn:schemas-microsoft-com:office:smarttags" w:element="State">
              <w:smartTag w:uri="urn:schemas-microsoft-com:office:smarttags" w:element="State">
                <w:r w:rsidRPr="00CC6F0D">
                  <w:rPr>
                    <w:rFonts w:cs="Arial"/>
                  </w:rPr>
                  <w:t>Spanish Peaks</w:t>
                </w:r>
              </w:smartTag>
              <w:r w:rsidRPr="00CC6F0D">
                <w:rPr>
                  <w:rFonts w:cs="Arial"/>
                </w:rPr>
                <w:t xml:space="preserve"> </w:t>
              </w:r>
              <w:smartTag w:uri="urn:schemas-microsoft-com:office:smarttags" w:element="State">
                <w:r w:rsidRPr="00CC6F0D">
                  <w:rPr>
                    <w:rFonts w:cs="Arial"/>
                  </w:rPr>
                  <w:t>State</w:t>
                </w:r>
              </w:smartTag>
            </w:smartTag>
            <w:r w:rsidRPr="00CC6F0D">
              <w:rPr>
                <w:rFonts w:cs="Arial"/>
              </w:rPr>
              <w:t xml:space="preserve"> Wildlife Area - Oberosler Tract only</w:t>
            </w:r>
          </w:p>
        </w:tc>
        <w:tc>
          <w:tcPr>
            <w:tcW w:w="1425" w:type="dxa"/>
            <w:vAlign w:val="center"/>
          </w:tcPr>
          <w:p w14:paraId="47D657E0"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TE085L1R</w:t>
            </w:r>
          </w:p>
        </w:tc>
        <w:tc>
          <w:tcPr>
            <w:tcW w:w="1425" w:type="dxa"/>
            <w:vAlign w:val="center"/>
          </w:tcPr>
          <w:p w14:paraId="04F60A44" w14:textId="2723CDE8" w:rsidR="00A83B7C" w:rsidRPr="00CC6F0D" w:rsidRDefault="00110AAB"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rPr>
            </w:pPr>
            <w:ins w:id="278" w:author="Hernandez, Hilary" w:date="2026-09-22T09:04:00Z" w16du:dateUtc="2026-09-22T15:04:00Z">
              <w:r>
                <w:t>09/01/2027</w:t>
              </w:r>
            </w:ins>
            <w:del w:id="279" w:author="Hernandez, Hilary" w:date="2026-09-22T09:04:00Z" w16du:dateUtc="2026-09-22T15:04:00Z">
              <w:r w:rsidR="00A83B7C" w:rsidRPr="00B96920" w:rsidDel="00110AAB">
                <w:delText>09/01/2026</w:delText>
              </w:r>
            </w:del>
          </w:p>
        </w:tc>
        <w:tc>
          <w:tcPr>
            <w:tcW w:w="1290" w:type="dxa"/>
            <w:vAlign w:val="center"/>
          </w:tcPr>
          <w:p w14:paraId="6DF476AB" w14:textId="1E19FF94" w:rsidR="00A83B7C"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80" w:author="Hernandez, Hilary" w:date="2026-09-22T09:04:00Z" w16du:dateUtc="2026-09-22T15:04:00Z">
              <w:r>
                <w:t>10/03/2027</w:t>
              </w:r>
            </w:ins>
            <w:del w:id="281" w:author="Hernandez, Hilary" w:date="2026-09-22T09:04:00Z" w16du:dateUtc="2026-09-22T15:04:00Z">
              <w:r w:rsidR="00A83B7C" w:rsidRPr="00B96920" w:rsidDel="00110AAB">
                <w:delText>10/</w:delText>
              </w:r>
              <w:r w:rsidR="00A83B7C" w:rsidDel="00110AAB">
                <w:delText>0</w:delText>
              </w:r>
              <w:r w:rsidR="00A83B7C" w:rsidRPr="00B96920" w:rsidDel="00110AAB">
                <w:delText>4/2026</w:delText>
              </w:r>
            </w:del>
          </w:p>
        </w:tc>
        <w:tc>
          <w:tcPr>
            <w:tcW w:w="1800" w:type="dxa"/>
            <w:vAlign w:val="center"/>
          </w:tcPr>
          <w:p w14:paraId="56795F27"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Pr>
                <w:rFonts w:cs="Arial"/>
              </w:rPr>
              <w:t>10</w:t>
            </w:r>
          </w:p>
        </w:tc>
      </w:tr>
      <w:tr w:rsidR="00A83B7C" w:rsidRPr="00CC6F0D" w14:paraId="65FEE781" w14:textId="77777777" w:rsidTr="00BE6C08">
        <w:trPr>
          <w:cantSplit/>
        </w:trPr>
        <w:tc>
          <w:tcPr>
            <w:tcW w:w="3420" w:type="dxa"/>
            <w:vAlign w:val="center"/>
          </w:tcPr>
          <w:p w14:paraId="19FFD066"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 xml:space="preserve">85 - </w:t>
            </w:r>
            <w:smartTag w:uri="urn:schemas-microsoft-com:office:smarttags" w:element="State">
              <w:smartTag w:uri="urn:schemas-microsoft-com:office:smarttags" w:element="State">
                <w:r w:rsidRPr="00CC6F0D">
                  <w:rPr>
                    <w:rFonts w:cs="Arial"/>
                  </w:rPr>
                  <w:t>Spanish Peaks</w:t>
                </w:r>
              </w:smartTag>
              <w:r w:rsidRPr="00CC6F0D">
                <w:rPr>
                  <w:rFonts w:cs="Arial"/>
                </w:rPr>
                <w:t xml:space="preserve"> </w:t>
              </w:r>
              <w:smartTag w:uri="urn:schemas-microsoft-com:office:smarttags" w:element="State">
                <w:r w:rsidRPr="00CC6F0D">
                  <w:rPr>
                    <w:rFonts w:cs="Arial"/>
                  </w:rPr>
                  <w:t>State</w:t>
                </w:r>
              </w:smartTag>
            </w:smartTag>
            <w:r w:rsidRPr="00CC6F0D">
              <w:rPr>
                <w:rFonts w:cs="Arial"/>
              </w:rPr>
              <w:t xml:space="preserve"> Wildlife Area – Dochter Tract only</w:t>
            </w:r>
          </w:p>
        </w:tc>
        <w:tc>
          <w:tcPr>
            <w:tcW w:w="1425" w:type="dxa"/>
            <w:vAlign w:val="center"/>
          </w:tcPr>
          <w:p w14:paraId="05EAA0C4"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TE085L2R</w:t>
            </w:r>
          </w:p>
        </w:tc>
        <w:tc>
          <w:tcPr>
            <w:tcW w:w="1425" w:type="dxa"/>
            <w:vAlign w:val="center"/>
          </w:tcPr>
          <w:p w14:paraId="15262C2A" w14:textId="62D823DF" w:rsidR="00A83B7C" w:rsidRPr="00CC6F0D" w:rsidRDefault="00CF157F"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rPr>
            </w:pPr>
            <w:ins w:id="282" w:author="Hernandez, Hilary" w:date="2026-09-22T09:19:00Z" w16du:dateUtc="2026-09-22T15:19:00Z">
              <w:r>
                <w:t>09/01/2027</w:t>
              </w:r>
            </w:ins>
            <w:del w:id="283" w:author="Hernandez, Hilary" w:date="2026-09-22T09:19:00Z" w16du:dateUtc="2026-09-22T15:19:00Z">
              <w:r w:rsidR="00A83B7C" w:rsidRPr="00B96920" w:rsidDel="00CF157F">
                <w:delText>09/01/2026</w:delText>
              </w:r>
            </w:del>
          </w:p>
        </w:tc>
        <w:tc>
          <w:tcPr>
            <w:tcW w:w="1290" w:type="dxa"/>
            <w:vAlign w:val="center"/>
          </w:tcPr>
          <w:p w14:paraId="7478FA22" w14:textId="6734971A" w:rsidR="00A83B7C" w:rsidRPr="00CC6F0D"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84" w:author="Hernandez, Hilary" w:date="2026-09-22T09:19:00Z" w16du:dateUtc="2026-09-22T15:19:00Z">
              <w:r>
                <w:t>10/03/2027</w:t>
              </w:r>
            </w:ins>
            <w:del w:id="285" w:author="Hernandez, Hilary" w:date="2026-09-22T09:19:00Z" w16du:dateUtc="2026-09-22T15:19:00Z">
              <w:r w:rsidR="00A83B7C" w:rsidRPr="00B96920" w:rsidDel="00CF157F">
                <w:delText>10/04/2026</w:delText>
              </w:r>
            </w:del>
          </w:p>
        </w:tc>
        <w:tc>
          <w:tcPr>
            <w:tcW w:w="1800" w:type="dxa"/>
            <w:vAlign w:val="center"/>
          </w:tcPr>
          <w:p w14:paraId="6020D100"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Pr>
                <w:rFonts w:cs="Arial"/>
              </w:rPr>
              <w:t>10</w:t>
            </w:r>
          </w:p>
        </w:tc>
      </w:tr>
      <w:tr w:rsidR="00A83B7C" w:rsidRPr="00CC6F0D" w14:paraId="6799B6C9" w14:textId="77777777" w:rsidTr="00BE6C08">
        <w:trPr>
          <w:cantSplit/>
        </w:trPr>
        <w:tc>
          <w:tcPr>
            <w:tcW w:w="3420" w:type="dxa"/>
            <w:vAlign w:val="center"/>
          </w:tcPr>
          <w:p w14:paraId="7F043F63"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85 -Spanish Peaks State Wildlife Area - Sakariason Tract</w:t>
            </w:r>
            <w:r>
              <w:rPr>
                <w:rFonts w:cs="Arial"/>
              </w:rPr>
              <w:t xml:space="preserve"> only</w:t>
            </w:r>
          </w:p>
        </w:tc>
        <w:tc>
          <w:tcPr>
            <w:tcW w:w="1425" w:type="dxa"/>
            <w:vAlign w:val="center"/>
          </w:tcPr>
          <w:p w14:paraId="6100BF03"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lang w:val="fr-FR"/>
              </w:rPr>
            </w:pPr>
            <w:r w:rsidRPr="00CC6F0D">
              <w:rPr>
                <w:rFonts w:cs="Arial"/>
                <w:lang w:val="fr-FR"/>
              </w:rPr>
              <w:t>TE085L3R</w:t>
            </w:r>
          </w:p>
        </w:tc>
        <w:tc>
          <w:tcPr>
            <w:tcW w:w="1425" w:type="dxa"/>
            <w:vAlign w:val="center"/>
          </w:tcPr>
          <w:p w14:paraId="74ACAE47" w14:textId="55B75528" w:rsidR="00A83B7C" w:rsidRPr="00CC6F0D" w:rsidRDefault="00CF157F"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lang w:val="fr-FR"/>
              </w:rPr>
            </w:pPr>
            <w:ins w:id="286" w:author="Hernandez, Hilary" w:date="2026-09-22T09:21:00Z" w16du:dateUtc="2026-09-22T15:21:00Z">
              <w:r>
                <w:t>09/01/2027</w:t>
              </w:r>
            </w:ins>
            <w:del w:id="287" w:author="Hernandez, Hilary" w:date="2026-09-22T09:21:00Z" w16du:dateUtc="2026-09-22T15:21:00Z">
              <w:r w:rsidR="00A83B7C" w:rsidRPr="00B96920" w:rsidDel="00CF157F">
                <w:delText>09/01/2026</w:delText>
              </w:r>
            </w:del>
          </w:p>
        </w:tc>
        <w:tc>
          <w:tcPr>
            <w:tcW w:w="1290" w:type="dxa"/>
            <w:vAlign w:val="center"/>
          </w:tcPr>
          <w:p w14:paraId="1FA6D1FB" w14:textId="49FE1ADA" w:rsidR="00A83B7C" w:rsidRPr="00CC6F0D"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lang w:val="fr-FR"/>
              </w:rPr>
            </w:pPr>
            <w:ins w:id="288" w:author="Hernandez, Hilary" w:date="2026-09-22T09:21:00Z" w16du:dateUtc="2026-09-22T15:21:00Z">
              <w:r>
                <w:t>10/03/2027</w:t>
              </w:r>
            </w:ins>
            <w:del w:id="289" w:author="Hernandez, Hilary" w:date="2026-09-22T09:21:00Z" w16du:dateUtc="2026-09-22T15:21:00Z">
              <w:r w:rsidR="00A83B7C" w:rsidRPr="00B96920" w:rsidDel="00CF157F">
                <w:delText>10/04/2026</w:delText>
              </w:r>
            </w:del>
          </w:p>
        </w:tc>
        <w:tc>
          <w:tcPr>
            <w:tcW w:w="1800" w:type="dxa"/>
            <w:vAlign w:val="center"/>
          </w:tcPr>
          <w:p w14:paraId="5DD24B25"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lang w:val="fr-FR"/>
              </w:rPr>
            </w:pPr>
            <w:r>
              <w:rPr>
                <w:rFonts w:cs="Arial"/>
              </w:rPr>
              <w:t>10</w:t>
            </w:r>
          </w:p>
        </w:tc>
      </w:tr>
      <w:tr w:rsidR="00A83B7C" w:rsidRPr="00CC6F0D" w14:paraId="08026352" w14:textId="77777777" w:rsidTr="00BE6C08">
        <w:trPr>
          <w:cantSplit/>
        </w:trPr>
        <w:tc>
          <w:tcPr>
            <w:tcW w:w="3420" w:type="dxa"/>
            <w:vAlign w:val="center"/>
          </w:tcPr>
          <w:p w14:paraId="0F062FE3"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lang w:val="fr-FR"/>
              </w:rPr>
            </w:pPr>
            <w:r w:rsidRPr="00CC6F0D">
              <w:rPr>
                <w:rFonts w:cs="Arial"/>
                <w:lang w:val="fr-FR"/>
              </w:rPr>
              <w:t>91</w:t>
            </w:r>
          </w:p>
        </w:tc>
        <w:tc>
          <w:tcPr>
            <w:tcW w:w="1425" w:type="dxa"/>
            <w:vAlign w:val="center"/>
          </w:tcPr>
          <w:p w14:paraId="7B67DC65"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lang w:val="fr-FR"/>
              </w:rPr>
            </w:pPr>
            <w:r w:rsidRPr="00CC6F0D">
              <w:rPr>
                <w:rFonts w:cs="Arial"/>
                <w:lang w:val="fr-FR"/>
              </w:rPr>
              <w:t>TE091L1R</w:t>
            </w:r>
          </w:p>
        </w:tc>
        <w:tc>
          <w:tcPr>
            <w:tcW w:w="1425" w:type="dxa"/>
            <w:vAlign w:val="center"/>
          </w:tcPr>
          <w:p w14:paraId="5A7F1317" w14:textId="7EE691BD" w:rsidR="00A83B7C" w:rsidRPr="00CC6F0D" w:rsidRDefault="00110AAB"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lang w:val="fr-FR"/>
              </w:rPr>
            </w:pPr>
            <w:ins w:id="290" w:author="Hernandez, Hilary" w:date="2026-09-22T09:04:00Z" w16du:dateUtc="2026-09-22T15:04:00Z">
              <w:r>
                <w:t>09/01/2027</w:t>
              </w:r>
            </w:ins>
            <w:del w:id="291" w:author="Hernandez, Hilary" w:date="2026-09-22T09:04:00Z" w16du:dateUtc="2026-09-22T15:04:00Z">
              <w:r w:rsidR="00A83B7C" w:rsidRPr="00B96920" w:rsidDel="00110AAB">
                <w:delText>09/01/2026</w:delText>
              </w:r>
            </w:del>
          </w:p>
        </w:tc>
        <w:tc>
          <w:tcPr>
            <w:tcW w:w="1290" w:type="dxa"/>
            <w:vAlign w:val="center"/>
          </w:tcPr>
          <w:p w14:paraId="580C31B2" w14:textId="2A2B5548" w:rsidR="00A83B7C"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lang w:val="fr-FR"/>
              </w:rPr>
            </w:pPr>
            <w:ins w:id="292" w:author="Hernandez, Hilary" w:date="2026-09-22T09:04:00Z" w16du:dateUtc="2026-09-22T15:04:00Z">
              <w:r>
                <w:t>10/29/2027</w:t>
              </w:r>
            </w:ins>
            <w:del w:id="293" w:author="Hernandez, Hilary" w:date="2026-09-22T09:04:00Z" w16du:dateUtc="2026-09-22T15:04:00Z">
              <w:r w:rsidR="00A83B7C" w:rsidRPr="00B96920" w:rsidDel="00110AAB">
                <w:delText>10/23/2026</w:delText>
              </w:r>
            </w:del>
          </w:p>
        </w:tc>
        <w:tc>
          <w:tcPr>
            <w:tcW w:w="1800" w:type="dxa"/>
            <w:vAlign w:val="center"/>
          </w:tcPr>
          <w:p w14:paraId="66DB596C"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lang w:val="fr-FR"/>
              </w:rPr>
            </w:pPr>
            <w:r w:rsidRPr="00B96920">
              <w:t>25</w:t>
            </w:r>
          </w:p>
        </w:tc>
      </w:tr>
      <w:tr w:rsidR="00A83B7C" w:rsidRPr="00CC6F0D" w14:paraId="0C0932EB" w14:textId="77777777" w:rsidTr="00BE6C08">
        <w:trPr>
          <w:cantSplit/>
        </w:trPr>
        <w:tc>
          <w:tcPr>
            <w:tcW w:w="3420" w:type="dxa"/>
            <w:vAlign w:val="center"/>
          </w:tcPr>
          <w:p w14:paraId="5EA90785"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lang w:val="fr-FR"/>
              </w:rPr>
            </w:pPr>
            <w:r w:rsidRPr="00CC6F0D">
              <w:rPr>
                <w:rFonts w:cs="Arial"/>
                <w:lang w:val="fr-FR"/>
              </w:rPr>
              <w:t>91, 92, 96, 101, and 102 – youth only</w:t>
            </w:r>
          </w:p>
        </w:tc>
        <w:tc>
          <w:tcPr>
            <w:tcW w:w="1425" w:type="dxa"/>
            <w:vAlign w:val="center"/>
          </w:tcPr>
          <w:p w14:paraId="15926524"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lang w:val="fr-FR"/>
              </w:rPr>
            </w:pPr>
            <w:r w:rsidRPr="00CC6F0D">
              <w:rPr>
                <w:rFonts w:cs="Arial"/>
                <w:lang w:val="fr-FR"/>
              </w:rPr>
              <w:t>TE091K1R</w:t>
            </w:r>
          </w:p>
        </w:tc>
        <w:tc>
          <w:tcPr>
            <w:tcW w:w="1425" w:type="dxa"/>
            <w:vAlign w:val="center"/>
          </w:tcPr>
          <w:p w14:paraId="2C3ED82B" w14:textId="17DDE644" w:rsidR="00A83B7C" w:rsidRPr="00CC6F0D" w:rsidRDefault="00CF157F"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rPr>
            </w:pPr>
            <w:ins w:id="294" w:author="Hernandez, Hilary" w:date="2026-09-22T09:14:00Z" w16du:dateUtc="2026-09-22T15:14:00Z">
              <w:r>
                <w:t>09/01/2027</w:t>
              </w:r>
            </w:ins>
            <w:del w:id="295" w:author="Hernandez, Hilary" w:date="2026-09-22T09:14:00Z" w16du:dateUtc="2026-09-22T15:14:00Z">
              <w:r w:rsidR="00A83B7C" w:rsidRPr="00B96920" w:rsidDel="00CF157F">
                <w:delText>09/01/2026</w:delText>
              </w:r>
            </w:del>
          </w:p>
        </w:tc>
        <w:tc>
          <w:tcPr>
            <w:tcW w:w="1290" w:type="dxa"/>
            <w:vAlign w:val="center"/>
          </w:tcPr>
          <w:p w14:paraId="01F7A50B" w14:textId="4193A1B5" w:rsidR="00A83B7C" w:rsidRPr="00CC6F0D"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296" w:author="Hernandez, Hilary" w:date="2026-09-22T09:14:00Z" w16du:dateUtc="2026-09-22T15:14:00Z">
              <w:r>
                <w:t>10/29/2027</w:t>
              </w:r>
            </w:ins>
            <w:del w:id="297" w:author="Hernandez, Hilary" w:date="2026-09-22T09:14:00Z" w16du:dateUtc="2026-09-22T15:14:00Z">
              <w:r w:rsidR="00A83B7C" w:rsidRPr="00B96920" w:rsidDel="00CF157F">
                <w:delText>10/23/2026</w:delText>
              </w:r>
            </w:del>
          </w:p>
        </w:tc>
        <w:tc>
          <w:tcPr>
            <w:tcW w:w="1800" w:type="dxa"/>
            <w:vAlign w:val="center"/>
          </w:tcPr>
          <w:p w14:paraId="14834C0C"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lang w:val="fr-FR"/>
              </w:rPr>
            </w:pPr>
            <w:r>
              <w:rPr>
                <w:rFonts w:cs="Arial"/>
                <w:lang w:val="fr-FR"/>
              </w:rPr>
              <w:t>35</w:t>
            </w:r>
          </w:p>
        </w:tc>
      </w:tr>
      <w:tr w:rsidR="00110AAB" w:rsidRPr="00CC6F0D" w14:paraId="251C0C00" w14:textId="77777777" w:rsidTr="00BE6C08">
        <w:trPr>
          <w:cantSplit/>
        </w:trPr>
        <w:tc>
          <w:tcPr>
            <w:tcW w:w="3420" w:type="dxa"/>
            <w:vAlign w:val="center"/>
          </w:tcPr>
          <w:p w14:paraId="57F32195"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lang w:val="fr-FR"/>
              </w:rPr>
            </w:pPr>
            <w:r w:rsidRPr="00CC6F0D">
              <w:rPr>
                <w:rFonts w:cs="Arial"/>
                <w:lang w:val="fr-FR"/>
              </w:rPr>
              <w:t>92</w:t>
            </w:r>
          </w:p>
        </w:tc>
        <w:tc>
          <w:tcPr>
            <w:tcW w:w="1425" w:type="dxa"/>
            <w:vAlign w:val="center"/>
          </w:tcPr>
          <w:p w14:paraId="255C4485"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lang w:val="fr-FR"/>
              </w:rPr>
            </w:pPr>
            <w:r w:rsidRPr="00CC6F0D">
              <w:rPr>
                <w:rFonts w:cs="Arial"/>
                <w:lang w:val="fr-FR"/>
              </w:rPr>
              <w:t>TE092L1R</w:t>
            </w:r>
          </w:p>
        </w:tc>
        <w:tc>
          <w:tcPr>
            <w:tcW w:w="1425" w:type="dxa"/>
            <w:vAlign w:val="center"/>
          </w:tcPr>
          <w:p w14:paraId="5FBD71AA" w14:textId="77CF2B08" w:rsidR="00110AAB" w:rsidRPr="00CC6F0D" w:rsidRDefault="00110AAB"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lang w:val="fr-FR"/>
              </w:rPr>
            </w:pPr>
            <w:ins w:id="298" w:author="Hernandez, Hilary" w:date="2026-09-22T09:05:00Z" w16du:dateUtc="2026-09-22T15:05:00Z">
              <w:r>
                <w:t>09/01/2027</w:t>
              </w:r>
            </w:ins>
            <w:del w:id="299" w:author="Hernandez, Hilary" w:date="2026-09-22T09:05:00Z" w16du:dateUtc="2026-09-22T15:05:00Z">
              <w:r w:rsidRPr="00B96920" w:rsidDel="003F0109">
                <w:delText>09/01/2026</w:delText>
              </w:r>
            </w:del>
          </w:p>
        </w:tc>
        <w:tc>
          <w:tcPr>
            <w:tcW w:w="1290" w:type="dxa"/>
            <w:vAlign w:val="center"/>
          </w:tcPr>
          <w:p w14:paraId="01BE6E50" w14:textId="22590356"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lang w:val="fr-FR"/>
              </w:rPr>
            </w:pPr>
            <w:ins w:id="300" w:author="Hernandez, Hilary" w:date="2026-09-22T09:05:00Z" w16du:dateUtc="2026-09-22T15:05:00Z">
              <w:r>
                <w:t>10/29/2027</w:t>
              </w:r>
            </w:ins>
            <w:del w:id="301" w:author="Hernandez, Hilary" w:date="2026-09-22T09:05:00Z" w16du:dateUtc="2026-09-22T15:05:00Z">
              <w:r w:rsidRPr="00B96920" w:rsidDel="003F0109">
                <w:delText>10/23/2026</w:delText>
              </w:r>
            </w:del>
          </w:p>
        </w:tc>
        <w:tc>
          <w:tcPr>
            <w:tcW w:w="1800" w:type="dxa"/>
            <w:vAlign w:val="center"/>
          </w:tcPr>
          <w:p w14:paraId="019AA797"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lang w:val="fr-FR"/>
              </w:rPr>
            </w:pPr>
            <w:r w:rsidRPr="00B96920">
              <w:t>25</w:t>
            </w:r>
          </w:p>
        </w:tc>
      </w:tr>
      <w:tr w:rsidR="00110AAB" w:rsidRPr="00CC6F0D" w14:paraId="60A6461F" w14:textId="77777777" w:rsidTr="00BE6C08">
        <w:trPr>
          <w:cantSplit/>
        </w:trPr>
        <w:tc>
          <w:tcPr>
            <w:tcW w:w="3420" w:type="dxa"/>
            <w:vAlign w:val="center"/>
          </w:tcPr>
          <w:p w14:paraId="400512B1"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lang w:val="fr-FR"/>
              </w:rPr>
            </w:pPr>
            <w:r w:rsidRPr="00CC6F0D">
              <w:rPr>
                <w:rFonts w:cs="Arial"/>
                <w:lang w:val="fr-FR"/>
              </w:rPr>
              <w:lastRenderedPageBreak/>
              <w:t>96</w:t>
            </w:r>
          </w:p>
        </w:tc>
        <w:tc>
          <w:tcPr>
            <w:tcW w:w="1425" w:type="dxa"/>
            <w:vAlign w:val="center"/>
          </w:tcPr>
          <w:p w14:paraId="1DAAEDED"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lang w:val="fr-FR"/>
              </w:rPr>
            </w:pPr>
            <w:r w:rsidRPr="00CC6F0D">
              <w:rPr>
                <w:rFonts w:cs="Arial"/>
                <w:lang w:val="fr-FR"/>
              </w:rPr>
              <w:t>TE096L1R</w:t>
            </w:r>
          </w:p>
        </w:tc>
        <w:tc>
          <w:tcPr>
            <w:tcW w:w="1425" w:type="dxa"/>
            <w:vAlign w:val="center"/>
          </w:tcPr>
          <w:p w14:paraId="4176622F" w14:textId="30339DE0" w:rsidR="00110AAB" w:rsidRPr="00CC6F0D" w:rsidRDefault="00110AAB"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lang w:val="fr-FR"/>
              </w:rPr>
            </w:pPr>
            <w:ins w:id="302" w:author="Hernandez, Hilary" w:date="2026-09-22T09:05:00Z" w16du:dateUtc="2026-09-22T15:05:00Z">
              <w:r>
                <w:t>09/01/2027</w:t>
              </w:r>
            </w:ins>
            <w:del w:id="303" w:author="Hernandez, Hilary" w:date="2026-09-22T09:05:00Z" w16du:dateUtc="2026-09-22T15:05:00Z">
              <w:r w:rsidRPr="00B96920" w:rsidDel="008420B7">
                <w:delText>09/01/2026</w:delText>
              </w:r>
            </w:del>
          </w:p>
        </w:tc>
        <w:tc>
          <w:tcPr>
            <w:tcW w:w="1290" w:type="dxa"/>
            <w:vAlign w:val="center"/>
          </w:tcPr>
          <w:p w14:paraId="75A16AAE" w14:textId="7368E8FD"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lang w:val="fr-FR"/>
              </w:rPr>
            </w:pPr>
            <w:ins w:id="304" w:author="Hernandez, Hilary" w:date="2026-09-22T09:05:00Z" w16du:dateUtc="2026-09-22T15:05:00Z">
              <w:r>
                <w:t>10/29/2027</w:t>
              </w:r>
            </w:ins>
            <w:del w:id="305" w:author="Hernandez, Hilary" w:date="2026-09-22T09:05:00Z" w16du:dateUtc="2026-09-22T15:05:00Z">
              <w:r w:rsidRPr="00B96920" w:rsidDel="008420B7">
                <w:delText>10/23/2026</w:delText>
              </w:r>
            </w:del>
          </w:p>
        </w:tc>
        <w:tc>
          <w:tcPr>
            <w:tcW w:w="1800" w:type="dxa"/>
            <w:vAlign w:val="center"/>
          </w:tcPr>
          <w:p w14:paraId="4C868B99"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lang w:val="fr-FR"/>
              </w:rPr>
            </w:pPr>
            <w:r w:rsidRPr="00B96920">
              <w:t>60</w:t>
            </w:r>
          </w:p>
        </w:tc>
      </w:tr>
      <w:tr w:rsidR="00110AAB" w:rsidRPr="00CC6F0D" w14:paraId="6F10A852" w14:textId="77777777" w:rsidTr="00BE6C08">
        <w:trPr>
          <w:cantSplit/>
        </w:trPr>
        <w:tc>
          <w:tcPr>
            <w:tcW w:w="3420" w:type="dxa"/>
            <w:vAlign w:val="center"/>
          </w:tcPr>
          <w:p w14:paraId="65DCEF6C"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lang w:val="fr-FR"/>
              </w:rPr>
            </w:pPr>
            <w:r w:rsidRPr="00CC6F0D">
              <w:rPr>
                <w:rFonts w:cs="Arial"/>
                <w:lang w:val="fr-FR"/>
              </w:rPr>
              <w:t>101, 102</w:t>
            </w:r>
          </w:p>
        </w:tc>
        <w:tc>
          <w:tcPr>
            <w:tcW w:w="1425" w:type="dxa"/>
            <w:vAlign w:val="center"/>
          </w:tcPr>
          <w:p w14:paraId="67D9EC1B"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lang w:val="fr-FR"/>
              </w:rPr>
            </w:pPr>
            <w:r w:rsidRPr="00CC6F0D">
              <w:rPr>
                <w:rFonts w:cs="Arial"/>
                <w:lang w:val="fr-FR"/>
              </w:rPr>
              <w:t>TE101L1R</w:t>
            </w:r>
          </w:p>
        </w:tc>
        <w:tc>
          <w:tcPr>
            <w:tcW w:w="1425" w:type="dxa"/>
            <w:vAlign w:val="center"/>
          </w:tcPr>
          <w:p w14:paraId="2E43BAE6" w14:textId="1300921E" w:rsidR="00110AAB" w:rsidRPr="00CC6F0D" w:rsidRDefault="00110AAB"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lang w:val="fr-FR"/>
              </w:rPr>
            </w:pPr>
            <w:ins w:id="306" w:author="Hernandez, Hilary" w:date="2026-09-22T09:05:00Z" w16du:dateUtc="2026-09-22T15:05:00Z">
              <w:r>
                <w:t>09/01/2027</w:t>
              </w:r>
            </w:ins>
            <w:del w:id="307" w:author="Hernandez, Hilary" w:date="2026-09-22T09:05:00Z" w16du:dateUtc="2026-09-22T15:05:00Z">
              <w:r w:rsidRPr="00B96920" w:rsidDel="00416114">
                <w:delText>09/01/2026</w:delText>
              </w:r>
            </w:del>
          </w:p>
        </w:tc>
        <w:tc>
          <w:tcPr>
            <w:tcW w:w="1290" w:type="dxa"/>
            <w:vAlign w:val="center"/>
          </w:tcPr>
          <w:p w14:paraId="7765E364" w14:textId="427906C1"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lang w:val="fr-FR"/>
              </w:rPr>
            </w:pPr>
            <w:ins w:id="308" w:author="Hernandez, Hilary" w:date="2026-09-22T09:05:00Z" w16du:dateUtc="2026-09-22T15:05:00Z">
              <w:r>
                <w:t>10/29/2027</w:t>
              </w:r>
            </w:ins>
            <w:del w:id="309" w:author="Hernandez, Hilary" w:date="2026-09-22T09:05:00Z" w16du:dateUtc="2026-09-22T15:05:00Z">
              <w:r w:rsidRPr="00B96920" w:rsidDel="00416114">
                <w:delText>10/23/2026</w:delText>
              </w:r>
            </w:del>
          </w:p>
        </w:tc>
        <w:tc>
          <w:tcPr>
            <w:tcW w:w="1800" w:type="dxa"/>
            <w:vAlign w:val="center"/>
          </w:tcPr>
          <w:p w14:paraId="1AD16B5E"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lang w:val="fr-FR"/>
              </w:rPr>
            </w:pPr>
            <w:r>
              <w:rPr>
                <w:rFonts w:cs="Arial"/>
                <w:lang w:val="fr-FR"/>
              </w:rPr>
              <w:t>30</w:t>
            </w:r>
          </w:p>
        </w:tc>
      </w:tr>
      <w:tr w:rsidR="00110AAB" w:rsidRPr="00CC6F0D" w14:paraId="4CD63DEF" w14:textId="77777777" w:rsidTr="00BE6C08">
        <w:trPr>
          <w:cantSplit/>
        </w:trPr>
        <w:tc>
          <w:tcPr>
            <w:tcW w:w="3420" w:type="dxa"/>
            <w:vAlign w:val="center"/>
          </w:tcPr>
          <w:p w14:paraId="6D165450"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lang w:val="fr-FR"/>
              </w:rPr>
            </w:pPr>
            <w:r w:rsidRPr="00CC6F0D">
              <w:rPr>
                <w:rFonts w:cs="Arial"/>
                <w:lang w:val="fr-FR"/>
              </w:rPr>
              <w:t>103, 107, and 109</w:t>
            </w:r>
          </w:p>
        </w:tc>
        <w:tc>
          <w:tcPr>
            <w:tcW w:w="1425" w:type="dxa"/>
            <w:vAlign w:val="center"/>
          </w:tcPr>
          <w:p w14:paraId="0CAD6B17"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lang w:val="fr-FR"/>
              </w:rPr>
            </w:pPr>
            <w:r w:rsidRPr="00CC6F0D">
              <w:rPr>
                <w:rFonts w:cs="Arial"/>
                <w:lang w:val="fr-FR"/>
              </w:rPr>
              <w:t>TE103L1R</w:t>
            </w:r>
          </w:p>
        </w:tc>
        <w:tc>
          <w:tcPr>
            <w:tcW w:w="1425" w:type="dxa"/>
            <w:vAlign w:val="center"/>
          </w:tcPr>
          <w:p w14:paraId="73F205BA" w14:textId="31AC10B3" w:rsidR="00110AAB" w:rsidRPr="00CC6F0D" w:rsidRDefault="00110AAB"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lang w:val="fr-FR"/>
              </w:rPr>
            </w:pPr>
            <w:ins w:id="310" w:author="Hernandez, Hilary" w:date="2026-09-22T09:05:00Z" w16du:dateUtc="2026-09-22T15:05:00Z">
              <w:r>
                <w:t>09/01/2027</w:t>
              </w:r>
            </w:ins>
            <w:del w:id="311" w:author="Hernandez, Hilary" w:date="2026-09-22T09:05:00Z" w16du:dateUtc="2026-09-22T15:05:00Z">
              <w:r w:rsidRPr="00B96920" w:rsidDel="004B6642">
                <w:delText>09/01/2026</w:delText>
              </w:r>
            </w:del>
          </w:p>
        </w:tc>
        <w:tc>
          <w:tcPr>
            <w:tcW w:w="1290" w:type="dxa"/>
            <w:vAlign w:val="center"/>
          </w:tcPr>
          <w:p w14:paraId="26D2AF80" w14:textId="520B5936"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lang w:val="fr-FR"/>
              </w:rPr>
            </w:pPr>
            <w:ins w:id="312" w:author="Hernandez, Hilary" w:date="2026-09-22T09:05:00Z" w16du:dateUtc="2026-09-22T15:05:00Z">
              <w:r>
                <w:t>10/29/2027</w:t>
              </w:r>
            </w:ins>
            <w:del w:id="313" w:author="Hernandez, Hilary" w:date="2026-09-22T09:05:00Z" w16du:dateUtc="2026-09-22T15:05:00Z">
              <w:r w:rsidRPr="00B96920" w:rsidDel="004B6642">
                <w:delText>10/23/2026</w:delText>
              </w:r>
            </w:del>
          </w:p>
        </w:tc>
        <w:tc>
          <w:tcPr>
            <w:tcW w:w="1800" w:type="dxa"/>
            <w:vAlign w:val="center"/>
          </w:tcPr>
          <w:p w14:paraId="7BA38FF2"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lang w:val="fr-FR"/>
              </w:rPr>
            </w:pPr>
            <w:r w:rsidRPr="00B96920">
              <w:t>10</w:t>
            </w:r>
          </w:p>
        </w:tc>
      </w:tr>
      <w:tr w:rsidR="00A83B7C" w:rsidRPr="00CC6F0D" w14:paraId="15499E0C" w14:textId="77777777" w:rsidTr="00BE6C08">
        <w:trPr>
          <w:cantSplit/>
        </w:trPr>
        <w:tc>
          <w:tcPr>
            <w:tcW w:w="3420" w:type="dxa"/>
            <w:vAlign w:val="center"/>
          </w:tcPr>
          <w:p w14:paraId="5212DFF3"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lang w:val="fr-FR"/>
              </w:rPr>
            </w:pPr>
            <w:r w:rsidRPr="00CC6F0D">
              <w:rPr>
                <w:rFonts w:cs="Arial"/>
                <w:lang w:val="fr-FR"/>
              </w:rPr>
              <w:t>103, 107, 109 - youth only</w:t>
            </w:r>
          </w:p>
        </w:tc>
        <w:tc>
          <w:tcPr>
            <w:tcW w:w="1425" w:type="dxa"/>
            <w:vAlign w:val="center"/>
          </w:tcPr>
          <w:p w14:paraId="39265D39"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lang w:val="fr-FR"/>
              </w:rPr>
            </w:pPr>
            <w:r w:rsidRPr="00CC6F0D">
              <w:rPr>
                <w:rFonts w:cs="Arial"/>
                <w:lang w:val="fr-FR"/>
              </w:rPr>
              <w:t>TE103K1R</w:t>
            </w:r>
          </w:p>
        </w:tc>
        <w:tc>
          <w:tcPr>
            <w:tcW w:w="1425" w:type="dxa"/>
            <w:vAlign w:val="center"/>
          </w:tcPr>
          <w:p w14:paraId="0FD3156C" w14:textId="2B0526A8" w:rsidR="00A83B7C" w:rsidRPr="00CC6F0D" w:rsidRDefault="00CF157F"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lang w:val="fr-FR"/>
              </w:rPr>
            </w:pPr>
            <w:ins w:id="314" w:author="Hernandez, Hilary" w:date="2026-09-22T09:14:00Z" w16du:dateUtc="2026-09-22T15:14:00Z">
              <w:r>
                <w:t>09/01/2027</w:t>
              </w:r>
            </w:ins>
            <w:del w:id="315" w:author="Hernandez, Hilary" w:date="2026-09-22T09:14:00Z" w16du:dateUtc="2026-09-22T15:14:00Z">
              <w:r w:rsidR="00A83B7C" w:rsidRPr="00B96920" w:rsidDel="00CF157F">
                <w:delText>09/01/2026</w:delText>
              </w:r>
            </w:del>
          </w:p>
        </w:tc>
        <w:tc>
          <w:tcPr>
            <w:tcW w:w="1290" w:type="dxa"/>
            <w:vAlign w:val="center"/>
          </w:tcPr>
          <w:p w14:paraId="2FE98F2D" w14:textId="7BF16A42" w:rsidR="00A83B7C" w:rsidRPr="00CC6F0D"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lang w:val="fr-FR"/>
              </w:rPr>
            </w:pPr>
            <w:ins w:id="316" w:author="Hernandez, Hilary" w:date="2026-09-22T09:14:00Z" w16du:dateUtc="2026-09-22T15:14:00Z">
              <w:r>
                <w:t>10/29/2027</w:t>
              </w:r>
            </w:ins>
            <w:del w:id="317" w:author="Hernandez, Hilary" w:date="2026-09-22T09:14:00Z" w16du:dateUtc="2026-09-22T15:14:00Z">
              <w:r w:rsidR="00A83B7C" w:rsidRPr="00B96920" w:rsidDel="00CF157F">
                <w:delText>10/2</w:delText>
              </w:r>
            </w:del>
            <w:del w:id="318" w:author="Hernandez, Hilary" w:date="2026-09-22T09:15:00Z" w16du:dateUtc="2026-09-22T15:15:00Z">
              <w:r w:rsidR="00A83B7C" w:rsidRPr="00B96920" w:rsidDel="00CF157F">
                <w:delText>3/2026</w:delText>
              </w:r>
            </w:del>
          </w:p>
        </w:tc>
        <w:tc>
          <w:tcPr>
            <w:tcW w:w="1800" w:type="dxa"/>
            <w:vAlign w:val="center"/>
          </w:tcPr>
          <w:p w14:paraId="2E267B01"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lang w:val="fr-FR"/>
              </w:rPr>
            </w:pPr>
            <w:r w:rsidRPr="00B96920">
              <w:t>10</w:t>
            </w:r>
          </w:p>
        </w:tc>
      </w:tr>
      <w:tr w:rsidR="00110AAB" w:rsidRPr="00CC6F0D" w14:paraId="7AD380F3" w14:textId="77777777" w:rsidTr="00BE6C08">
        <w:trPr>
          <w:cantSplit/>
        </w:trPr>
        <w:tc>
          <w:tcPr>
            <w:tcW w:w="3420" w:type="dxa"/>
            <w:vAlign w:val="center"/>
          </w:tcPr>
          <w:p w14:paraId="4440ED2E"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lang w:val="fr-FR"/>
              </w:rPr>
            </w:pPr>
            <w:r w:rsidRPr="00CC6F0D">
              <w:rPr>
                <w:rFonts w:cs="Arial"/>
                <w:lang w:val="fr-FR"/>
              </w:rPr>
              <w:t xml:space="preserve">124, 125 and 129 </w:t>
            </w:r>
          </w:p>
        </w:tc>
        <w:tc>
          <w:tcPr>
            <w:tcW w:w="1425" w:type="dxa"/>
            <w:vAlign w:val="center"/>
          </w:tcPr>
          <w:p w14:paraId="09D7C7BE"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lang w:val="fr-FR"/>
              </w:rPr>
            </w:pPr>
            <w:r w:rsidRPr="00CC6F0D">
              <w:rPr>
                <w:rFonts w:cs="Arial"/>
                <w:lang w:val="fr-FR"/>
              </w:rPr>
              <w:t>TE124L1R</w:t>
            </w:r>
          </w:p>
        </w:tc>
        <w:tc>
          <w:tcPr>
            <w:tcW w:w="1425" w:type="dxa"/>
            <w:vAlign w:val="center"/>
          </w:tcPr>
          <w:p w14:paraId="3616892F" w14:textId="34A4F978" w:rsidR="00110AAB" w:rsidRPr="00CC6F0D" w:rsidRDefault="00110AAB"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lang w:val="fr-FR"/>
              </w:rPr>
            </w:pPr>
            <w:ins w:id="319" w:author="Hernandez, Hilary" w:date="2026-09-22T09:06:00Z" w16du:dateUtc="2026-09-22T15:06:00Z">
              <w:r>
                <w:t>09/01/2027</w:t>
              </w:r>
            </w:ins>
            <w:del w:id="320" w:author="Hernandez, Hilary" w:date="2026-09-22T09:06:00Z" w16du:dateUtc="2026-09-22T15:06:00Z">
              <w:r w:rsidRPr="00B96920" w:rsidDel="005C5AE4">
                <w:delText>09/01/2026</w:delText>
              </w:r>
            </w:del>
          </w:p>
        </w:tc>
        <w:tc>
          <w:tcPr>
            <w:tcW w:w="1290" w:type="dxa"/>
            <w:vAlign w:val="center"/>
          </w:tcPr>
          <w:p w14:paraId="19999CA7" w14:textId="6F852A6D"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lang w:val="fr-FR"/>
              </w:rPr>
            </w:pPr>
            <w:ins w:id="321" w:author="Hernandez, Hilary" w:date="2026-09-22T09:06:00Z" w16du:dateUtc="2026-09-22T15:06:00Z">
              <w:r>
                <w:t>10/29/2027</w:t>
              </w:r>
            </w:ins>
            <w:del w:id="322" w:author="Hernandez, Hilary" w:date="2026-09-22T09:06:00Z" w16du:dateUtc="2026-09-22T15:06:00Z">
              <w:r w:rsidRPr="00B96920" w:rsidDel="005C5AE4">
                <w:delText>10/23/2026</w:delText>
              </w:r>
            </w:del>
          </w:p>
        </w:tc>
        <w:tc>
          <w:tcPr>
            <w:tcW w:w="1800" w:type="dxa"/>
            <w:vAlign w:val="center"/>
          </w:tcPr>
          <w:p w14:paraId="351B7E92"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lang w:val="fr-FR"/>
              </w:rPr>
            </w:pPr>
            <w:r w:rsidRPr="00CC6F0D">
              <w:rPr>
                <w:rFonts w:cs="Arial"/>
                <w:lang w:val="fr-FR"/>
              </w:rPr>
              <w:t>15</w:t>
            </w:r>
          </w:p>
        </w:tc>
      </w:tr>
      <w:tr w:rsidR="00CF157F" w:rsidRPr="00CC6F0D" w14:paraId="45CC05BE" w14:textId="77777777" w:rsidTr="00BE6C08">
        <w:trPr>
          <w:cantSplit/>
        </w:trPr>
        <w:tc>
          <w:tcPr>
            <w:tcW w:w="3420" w:type="dxa"/>
            <w:vAlign w:val="center"/>
          </w:tcPr>
          <w:p w14:paraId="1F06E948" w14:textId="77777777" w:rsidR="00CF157F" w:rsidRPr="00CC6F0D"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lang w:val="fr-FR"/>
              </w:rPr>
            </w:pPr>
            <w:r w:rsidRPr="00CC6F0D">
              <w:rPr>
                <w:rFonts w:cs="Arial"/>
                <w:lang w:val="fr-FR"/>
              </w:rPr>
              <w:t>124, 125 and 129 - youth only</w:t>
            </w:r>
          </w:p>
        </w:tc>
        <w:tc>
          <w:tcPr>
            <w:tcW w:w="1425" w:type="dxa"/>
            <w:vAlign w:val="center"/>
          </w:tcPr>
          <w:p w14:paraId="6730447F" w14:textId="77777777" w:rsidR="00CF157F" w:rsidRPr="00CC6F0D"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lang w:val="fr-FR"/>
              </w:rPr>
            </w:pPr>
            <w:r w:rsidRPr="00CC6F0D">
              <w:rPr>
                <w:rFonts w:cs="Arial"/>
                <w:lang w:val="fr-FR"/>
              </w:rPr>
              <w:t>TE124K1R</w:t>
            </w:r>
          </w:p>
        </w:tc>
        <w:tc>
          <w:tcPr>
            <w:tcW w:w="1425" w:type="dxa"/>
            <w:vAlign w:val="center"/>
          </w:tcPr>
          <w:p w14:paraId="41C0B811" w14:textId="31EE8E10" w:rsidR="00CF157F" w:rsidRPr="00CC6F0D" w:rsidRDefault="00CF157F"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lang w:val="fr-FR"/>
              </w:rPr>
            </w:pPr>
            <w:ins w:id="323" w:author="Hernandez, Hilary" w:date="2026-09-22T09:15:00Z" w16du:dateUtc="2026-09-22T15:15:00Z">
              <w:r>
                <w:t>09/01/2027</w:t>
              </w:r>
            </w:ins>
            <w:del w:id="324" w:author="Hernandez, Hilary" w:date="2026-09-22T09:15:00Z" w16du:dateUtc="2026-09-22T15:15:00Z">
              <w:r w:rsidRPr="00B96920" w:rsidDel="007E4788">
                <w:delText>09/01/2026</w:delText>
              </w:r>
            </w:del>
          </w:p>
        </w:tc>
        <w:tc>
          <w:tcPr>
            <w:tcW w:w="1290" w:type="dxa"/>
            <w:vAlign w:val="center"/>
          </w:tcPr>
          <w:p w14:paraId="19624EA7" w14:textId="7935AD70" w:rsidR="00CF157F" w:rsidRPr="00CC6F0D"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lang w:val="fr-FR"/>
              </w:rPr>
            </w:pPr>
            <w:ins w:id="325" w:author="Hernandez, Hilary" w:date="2026-09-22T09:15:00Z" w16du:dateUtc="2026-09-22T15:15:00Z">
              <w:r>
                <w:t>10/29/2027</w:t>
              </w:r>
            </w:ins>
            <w:del w:id="326" w:author="Hernandez, Hilary" w:date="2026-09-22T09:15:00Z" w16du:dateUtc="2026-09-22T15:15:00Z">
              <w:r w:rsidRPr="00B96920" w:rsidDel="007E4788">
                <w:delText>10/23/2026</w:delText>
              </w:r>
            </w:del>
          </w:p>
        </w:tc>
        <w:tc>
          <w:tcPr>
            <w:tcW w:w="1800" w:type="dxa"/>
            <w:vAlign w:val="center"/>
          </w:tcPr>
          <w:p w14:paraId="6B70146A" w14:textId="77777777" w:rsidR="00CF157F" w:rsidRPr="00CC6F0D"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lang w:val="fr-FR"/>
              </w:rPr>
            </w:pPr>
            <w:r w:rsidRPr="00CC6F0D">
              <w:rPr>
                <w:rFonts w:cs="Arial"/>
                <w:lang w:val="fr-FR"/>
              </w:rPr>
              <w:t>15</w:t>
            </w:r>
          </w:p>
        </w:tc>
      </w:tr>
      <w:tr w:rsidR="00110AAB" w:rsidRPr="00CC6F0D" w14:paraId="3D80AEF7" w14:textId="77777777" w:rsidTr="00BE6C08">
        <w:trPr>
          <w:cantSplit/>
        </w:trPr>
        <w:tc>
          <w:tcPr>
            <w:tcW w:w="3420" w:type="dxa"/>
            <w:vAlign w:val="center"/>
          </w:tcPr>
          <w:p w14:paraId="3F051EC5"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lang w:val="fr-FR"/>
              </w:rPr>
            </w:pPr>
            <w:r w:rsidRPr="00CC6F0D">
              <w:rPr>
                <w:rFonts w:cs="Arial"/>
                <w:lang w:val="fr-FR"/>
              </w:rPr>
              <w:t>126, 146</w:t>
            </w:r>
          </w:p>
        </w:tc>
        <w:tc>
          <w:tcPr>
            <w:tcW w:w="1425" w:type="dxa"/>
            <w:vAlign w:val="center"/>
          </w:tcPr>
          <w:p w14:paraId="427A2FC0"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lang w:val="fr-FR"/>
              </w:rPr>
            </w:pPr>
            <w:r w:rsidRPr="00CC6F0D">
              <w:rPr>
                <w:rFonts w:cs="Arial"/>
                <w:lang w:val="fr-FR"/>
              </w:rPr>
              <w:t>TE126L1R</w:t>
            </w:r>
          </w:p>
        </w:tc>
        <w:tc>
          <w:tcPr>
            <w:tcW w:w="1425" w:type="dxa"/>
            <w:vAlign w:val="center"/>
          </w:tcPr>
          <w:p w14:paraId="6486BDD4" w14:textId="49E4FA17" w:rsidR="00110AAB" w:rsidRPr="00CC6F0D" w:rsidRDefault="00110AAB"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lang w:val="fr-FR"/>
              </w:rPr>
            </w:pPr>
            <w:ins w:id="327" w:author="Hernandez, Hilary" w:date="2026-09-22T09:06:00Z" w16du:dateUtc="2026-09-22T15:06:00Z">
              <w:r>
                <w:t>09/01/2027</w:t>
              </w:r>
            </w:ins>
            <w:del w:id="328" w:author="Hernandez, Hilary" w:date="2026-09-22T09:06:00Z" w16du:dateUtc="2026-09-22T15:06:00Z">
              <w:r w:rsidRPr="00B96920" w:rsidDel="007366CE">
                <w:delText>09/01/2026</w:delText>
              </w:r>
            </w:del>
          </w:p>
        </w:tc>
        <w:tc>
          <w:tcPr>
            <w:tcW w:w="1290" w:type="dxa"/>
            <w:vAlign w:val="center"/>
          </w:tcPr>
          <w:p w14:paraId="202D4921" w14:textId="73239003"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lang w:val="fr-FR"/>
              </w:rPr>
            </w:pPr>
            <w:ins w:id="329" w:author="Hernandez, Hilary" w:date="2026-09-22T09:06:00Z" w16du:dateUtc="2026-09-22T15:06:00Z">
              <w:r>
                <w:t>10/29/2027</w:t>
              </w:r>
            </w:ins>
            <w:del w:id="330" w:author="Hernandez, Hilary" w:date="2026-09-22T09:06:00Z" w16du:dateUtc="2026-09-22T15:06:00Z">
              <w:r w:rsidRPr="00B96920" w:rsidDel="007366CE">
                <w:delText>10/23/2026</w:delText>
              </w:r>
            </w:del>
          </w:p>
        </w:tc>
        <w:tc>
          <w:tcPr>
            <w:tcW w:w="1800" w:type="dxa"/>
            <w:vAlign w:val="center"/>
          </w:tcPr>
          <w:p w14:paraId="045B4C09"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lang w:val="fr-FR"/>
              </w:rPr>
            </w:pPr>
            <w:r w:rsidRPr="00CC6F0D">
              <w:rPr>
                <w:rFonts w:cs="Arial"/>
                <w:lang w:val="fr-FR"/>
              </w:rPr>
              <w:t>20</w:t>
            </w:r>
          </w:p>
        </w:tc>
      </w:tr>
      <w:tr w:rsidR="00110AAB" w:rsidRPr="00CC6F0D" w14:paraId="6BBA699B" w14:textId="77777777" w:rsidTr="00BE6C08">
        <w:trPr>
          <w:cantSplit/>
        </w:trPr>
        <w:tc>
          <w:tcPr>
            <w:tcW w:w="3420" w:type="dxa"/>
            <w:vAlign w:val="center"/>
          </w:tcPr>
          <w:p w14:paraId="0CC50E54"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lang w:val="fr-FR"/>
              </w:rPr>
            </w:pPr>
            <w:r w:rsidRPr="00CC6F0D">
              <w:rPr>
                <w:rFonts w:cs="Arial"/>
                <w:lang w:val="fr-FR"/>
              </w:rPr>
              <w:t>127, 132</w:t>
            </w:r>
          </w:p>
        </w:tc>
        <w:tc>
          <w:tcPr>
            <w:tcW w:w="1425" w:type="dxa"/>
            <w:vAlign w:val="center"/>
          </w:tcPr>
          <w:p w14:paraId="7EC362C3"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lang w:val="fr-FR"/>
              </w:rPr>
            </w:pPr>
            <w:r w:rsidRPr="00CC6F0D">
              <w:rPr>
                <w:rFonts w:cs="Arial"/>
                <w:lang w:val="fr-FR"/>
              </w:rPr>
              <w:t>TE127L1R</w:t>
            </w:r>
          </w:p>
        </w:tc>
        <w:tc>
          <w:tcPr>
            <w:tcW w:w="1425" w:type="dxa"/>
            <w:vAlign w:val="center"/>
          </w:tcPr>
          <w:p w14:paraId="28B0C029" w14:textId="592488E8" w:rsidR="00110AAB" w:rsidRPr="00CC6F0D" w:rsidRDefault="00110AAB"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lang w:val="fr-FR"/>
              </w:rPr>
            </w:pPr>
            <w:ins w:id="331" w:author="Hernandez, Hilary" w:date="2026-09-22T09:06:00Z" w16du:dateUtc="2026-09-22T15:06:00Z">
              <w:r>
                <w:t>09/01/2027</w:t>
              </w:r>
            </w:ins>
            <w:del w:id="332" w:author="Hernandez, Hilary" w:date="2026-09-22T09:06:00Z" w16du:dateUtc="2026-09-22T15:06:00Z">
              <w:r w:rsidRPr="00B96920" w:rsidDel="00AC09E5">
                <w:delText>09/01/2026</w:delText>
              </w:r>
            </w:del>
          </w:p>
        </w:tc>
        <w:tc>
          <w:tcPr>
            <w:tcW w:w="1290" w:type="dxa"/>
            <w:vAlign w:val="center"/>
          </w:tcPr>
          <w:p w14:paraId="1FC8BF56" w14:textId="7F49B27E"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lang w:val="fr-FR"/>
              </w:rPr>
            </w:pPr>
            <w:ins w:id="333" w:author="Hernandez, Hilary" w:date="2026-09-22T09:06:00Z" w16du:dateUtc="2026-09-22T15:06:00Z">
              <w:r>
                <w:t>10/29/2027</w:t>
              </w:r>
            </w:ins>
            <w:del w:id="334" w:author="Hernandez, Hilary" w:date="2026-09-22T09:06:00Z" w16du:dateUtc="2026-09-22T15:06:00Z">
              <w:r w:rsidRPr="00B96920" w:rsidDel="00AC09E5">
                <w:delText>10/23/2026</w:delText>
              </w:r>
            </w:del>
          </w:p>
        </w:tc>
        <w:tc>
          <w:tcPr>
            <w:tcW w:w="1800" w:type="dxa"/>
            <w:vAlign w:val="center"/>
          </w:tcPr>
          <w:p w14:paraId="736102EE"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lang w:val="fr-FR"/>
              </w:rPr>
            </w:pPr>
            <w:r w:rsidRPr="00CC6F0D">
              <w:rPr>
                <w:rFonts w:cs="Arial"/>
                <w:lang w:val="fr-FR"/>
              </w:rPr>
              <w:t>20</w:t>
            </w:r>
          </w:p>
        </w:tc>
      </w:tr>
      <w:tr w:rsidR="00110AAB" w:rsidRPr="00CC6F0D" w14:paraId="7183A150" w14:textId="77777777" w:rsidTr="00BE6C08">
        <w:trPr>
          <w:cantSplit/>
        </w:trPr>
        <w:tc>
          <w:tcPr>
            <w:tcW w:w="3420" w:type="dxa"/>
            <w:vAlign w:val="center"/>
          </w:tcPr>
          <w:p w14:paraId="697256F8"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139</w:t>
            </w:r>
          </w:p>
        </w:tc>
        <w:tc>
          <w:tcPr>
            <w:tcW w:w="1425" w:type="dxa"/>
            <w:vAlign w:val="center"/>
          </w:tcPr>
          <w:p w14:paraId="627F4514"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TE139L1R</w:t>
            </w:r>
          </w:p>
        </w:tc>
        <w:tc>
          <w:tcPr>
            <w:tcW w:w="1425" w:type="dxa"/>
            <w:vAlign w:val="center"/>
          </w:tcPr>
          <w:p w14:paraId="4789FA10" w14:textId="731F3631" w:rsidR="00110AAB" w:rsidRPr="00CC6F0D" w:rsidRDefault="00110AAB"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rPr>
            </w:pPr>
            <w:ins w:id="335" w:author="Hernandez, Hilary" w:date="2026-09-22T09:06:00Z" w16du:dateUtc="2026-09-22T15:06:00Z">
              <w:r>
                <w:t>09/01/2027</w:t>
              </w:r>
            </w:ins>
            <w:del w:id="336" w:author="Hernandez, Hilary" w:date="2026-09-22T09:06:00Z" w16du:dateUtc="2026-09-22T15:06:00Z">
              <w:r w:rsidRPr="00B96920" w:rsidDel="00734E51">
                <w:delText>09/01/2026</w:delText>
              </w:r>
            </w:del>
          </w:p>
        </w:tc>
        <w:tc>
          <w:tcPr>
            <w:tcW w:w="1290" w:type="dxa"/>
            <w:vAlign w:val="center"/>
          </w:tcPr>
          <w:p w14:paraId="134B23F0" w14:textId="2E565C52"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337" w:author="Hernandez, Hilary" w:date="2026-09-22T09:06:00Z" w16du:dateUtc="2026-09-22T15:06:00Z">
              <w:r>
                <w:t>10/29/2027</w:t>
              </w:r>
            </w:ins>
            <w:del w:id="338" w:author="Hernandez, Hilary" w:date="2026-09-22T09:06:00Z" w16du:dateUtc="2026-09-22T15:06:00Z">
              <w:r w:rsidRPr="00B96920" w:rsidDel="00734E51">
                <w:delText>10/23/2026</w:delText>
              </w:r>
            </w:del>
          </w:p>
        </w:tc>
        <w:tc>
          <w:tcPr>
            <w:tcW w:w="1800" w:type="dxa"/>
            <w:vAlign w:val="center"/>
          </w:tcPr>
          <w:p w14:paraId="44AE65C9" w14:textId="77777777" w:rsidR="00110AAB"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Pr>
                <w:rFonts w:cs="Arial"/>
              </w:rPr>
              <w:t>5</w:t>
            </w:r>
          </w:p>
        </w:tc>
      </w:tr>
      <w:tr w:rsidR="00A83B7C" w:rsidRPr="00CC6F0D" w14:paraId="7BBFCD1E" w14:textId="77777777" w:rsidTr="00BE6C08">
        <w:trPr>
          <w:cantSplit/>
        </w:trPr>
        <w:tc>
          <w:tcPr>
            <w:tcW w:w="3420" w:type="dxa"/>
            <w:vAlign w:val="center"/>
          </w:tcPr>
          <w:p w14:paraId="61D07D56"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 xml:space="preserve">140 - </w:t>
            </w:r>
            <w:smartTag w:uri="urn:schemas-microsoft-com:office:smarttags" w:element="State">
              <w:smartTag w:uri="urn:schemas-microsoft-com:office:smarttags" w:element="State">
                <w:r w:rsidRPr="00CC6F0D">
                  <w:rPr>
                    <w:rFonts w:cs="Arial"/>
                  </w:rPr>
                  <w:t>Lake</w:t>
                </w:r>
              </w:smartTag>
              <w:r w:rsidRPr="00CC6F0D">
                <w:rPr>
                  <w:rFonts w:cs="Arial"/>
                </w:rPr>
                <w:t xml:space="preserve"> </w:t>
              </w:r>
              <w:smartTag w:uri="urn:schemas-microsoft-com:office:smarttags" w:element="State">
                <w:r w:rsidRPr="00CC6F0D">
                  <w:rPr>
                    <w:rFonts w:cs="Arial"/>
                  </w:rPr>
                  <w:t>Dorothey</w:t>
                </w:r>
              </w:smartTag>
              <w:r w:rsidRPr="00CC6F0D">
                <w:rPr>
                  <w:rFonts w:cs="Arial"/>
                </w:rPr>
                <w:t xml:space="preserve"> </w:t>
              </w:r>
              <w:smartTag w:uri="urn:schemas-microsoft-com:office:smarttags" w:element="State">
                <w:r w:rsidRPr="00CC6F0D">
                  <w:rPr>
                    <w:rFonts w:cs="Arial"/>
                  </w:rPr>
                  <w:t>State</w:t>
                </w:r>
              </w:smartTag>
            </w:smartTag>
            <w:r w:rsidRPr="00CC6F0D">
              <w:rPr>
                <w:rFonts w:cs="Arial"/>
              </w:rPr>
              <w:t xml:space="preserve"> Wildlife Area only</w:t>
            </w:r>
          </w:p>
        </w:tc>
        <w:tc>
          <w:tcPr>
            <w:tcW w:w="1425" w:type="dxa"/>
            <w:vAlign w:val="center"/>
          </w:tcPr>
          <w:p w14:paraId="16652F13"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TE140L1R</w:t>
            </w:r>
          </w:p>
        </w:tc>
        <w:tc>
          <w:tcPr>
            <w:tcW w:w="1425" w:type="dxa"/>
            <w:vAlign w:val="center"/>
          </w:tcPr>
          <w:p w14:paraId="42CBB5C8" w14:textId="0AF2F906" w:rsidR="00A83B7C" w:rsidRPr="00CC6F0D" w:rsidRDefault="00110AAB"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rPr>
            </w:pPr>
            <w:ins w:id="339" w:author="Hernandez, Hilary" w:date="2026-09-22T09:07:00Z" w16du:dateUtc="2026-09-22T15:07:00Z">
              <w:r>
                <w:t>09/01/2027</w:t>
              </w:r>
            </w:ins>
            <w:del w:id="340" w:author="Hernandez, Hilary" w:date="2026-09-22T09:07:00Z" w16du:dateUtc="2026-09-22T15:07:00Z">
              <w:r w:rsidR="00A83B7C" w:rsidRPr="00B96920" w:rsidDel="00110AAB">
                <w:delText>09/01/2026</w:delText>
              </w:r>
            </w:del>
          </w:p>
        </w:tc>
        <w:tc>
          <w:tcPr>
            <w:tcW w:w="1290" w:type="dxa"/>
            <w:vAlign w:val="center"/>
          </w:tcPr>
          <w:p w14:paraId="1C09973F" w14:textId="26CA099B" w:rsidR="00A83B7C" w:rsidRPr="00CC6F0D" w:rsidRDefault="00110AAB"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341" w:author="Hernandez, Hilary" w:date="2026-09-22T09:07:00Z" w16du:dateUtc="2026-09-22T15:07:00Z">
              <w:r>
                <w:t>10/03/2027</w:t>
              </w:r>
            </w:ins>
            <w:del w:id="342" w:author="Hernandez, Hilary" w:date="2026-09-22T09:07:00Z" w16du:dateUtc="2026-09-22T15:07:00Z">
              <w:r w:rsidR="00A83B7C" w:rsidRPr="00B96920" w:rsidDel="00110AAB">
                <w:delText>10/04/2026</w:delText>
              </w:r>
            </w:del>
          </w:p>
        </w:tc>
        <w:tc>
          <w:tcPr>
            <w:tcW w:w="1800" w:type="dxa"/>
            <w:vAlign w:val="center"/>
          </w:tcPr>
          <w:p w14:paraId="36FBFA58"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Pr>
                <w:rFonts w:cs="Arial"/>
              </w:rPr>
              <w:t>10</w:t>
            </w:r>
          </w:p>
        </w:tc>
      </w:tr>
      <w:tr w:rsidR="00A83B7C" w:rsidRPr="00CC6F0D" w14:paraId="1C141FDF" w14:textId="77777777" w:rsidTr="00BE6C08">
        <w:trPr>
          <w:cantSplit/>
        </w:trPr>
        <w:tc>
          <w:tcPr>
            <w:tcW w:w="3420" w:type="dxa"/>
            <w:vAlign w:val="center"/>
          </w:tcPr>
          <w:p w14:paraId="082CFF39"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 xml:space="preserve">140 - James </w:t>
            </w:r>
            <w:smartTag w:uri="urn:schemas-microsoft-com:office:smarttags" w:element="State">
              <w:r w:rsidRPr="00CC6F0D">
                <w:rPr>
                  <w:rFonts w:cs="Arial"/>
                </w:rPr>
                <w:t>John</w:t>
              </w:r>
            </w:smartTag>
            <w:r w:rsidRPr="00CC6F0D">
              <w:rPr>
                <w:rFonts w:cs="Arial"/>
              </w:rPr>
              <w:t xml:space="preserve"> </w:t>
            </w:r>
            <w:smartTag w:uri="urn:schemas-microsoft-com:office:smarttags" w:element="State">
              <w:r w:rsidRPr="00CC6F0D">
                <w:rPr>
                  <w:rFonts w:cs="Arial"/>
                </w:rPr>
                <w:t>State</w:t>
              </w:r>
            </w:smartTag>
            <w:r w:rsidRPr="00CC6F0D">
              <w:rPr>
                <w:rFonts w:cs="Arial"/>
              </w:rPr>
              <w:t xml:space="preserve"> Wildlife Area only</w:t>
            </w:r>
          </w:p>
        </w:tc>
        <w:tc>
          <w:tcPr>
            <w:tcW w:w="1425" w:type="dxa"/>
            <w:vAlign w:val="center"/>
          </w:tcPr>
          <w:p w14:paraId="4147E2FB"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TE140L2R</w:t>
            </w:r>
          </w:p>
        </w:tc>
        <w:tc>
          <w:tcPr>
            <w:tcW w:w="1425" w:type="dxa"/>
            <w:vAlign w:val="center"/>
          </w:tcPr>
          <w:p w14:paraId="7DDB96A4" w14:textId="7A0FCAE6" w:rsidR="00A83B7C" w:rsidRPr="00CC6F0D" w:rsidRDefault="00CF157F"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rPr>
            </w:pPr>
            <w:ins w:id="343" w:author="Hernandez, Hilary" w:date="2026-09-22T09:20:00Z" w16du:dateUtc="2026-09-22T15:20:00Z">
              <w:r>
                <w:t>09/01/2027</w:t>
              </w:r>
            </w:ins>
            <w:del w:id="344" w:author="Hernandez, Hilary" w:date="2026-09-22T09:20:00Z" w16du:dateUtc="2026-09-22T15:20:00Z">
              <w:r w:rsidR="00A83B7C" w:rsidRPr="00B96920" w:rsidDel="00CF157F">
                <w:delText>09/01/2026</w:delText>
              </w:r>
            </w:del>
          </w:p>
        </w:tc>
        <w:tc>
          <w:tcPr>
            <w:tcW w:w="1290" w:type="dxa"/>
            <w:vAlign w:val="center"/>
          </w:tcPr>
          <w:p w14:paraId="6C2EFB26" w14:textId="018D19D2" w:rsidR="00A83B7C" w:rsidRPr="00CC6F0D" w:rsidRDefault="00CF157F"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345" w:author="Hernandez, Hilary" w:date="2026-09-22T09:20:00Z" w16du:dateUtc="2026-09-22T15:20:00Z">
              <w:r>
                <w:t>10/03/2027</w:t>
              </w:r>
            </w:ins>
            <w:del w:id="346" w:author="Hernandez, Hilary" w:date="2026-09-22T09:20:00Z" w16du:dateUtc="2026-09-22T15:20:00Z">
              <w:r w:rsidR="00A83B7C" w:rsidRPr="00B96920" w:rsidDel="00CF157F">
                <w:delText>10/04/2026</w:delText>
              </w:r>
            </w:del>
          </w:p>
        </w:tc>
        <w:tc>
          <w:tcPr>
            <w:tcW w:w="1800" w:type="dxa"/>
            <w:vAlign w:val="center"/>
          </w:tcPr>
          <w:p w14:paraId="6165DE75"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sidRPr="00CC6F0D">
              <w:rPr>
                <w:rFonts w:cs="Arial"/>
              </w:rPr>
              <w:t>10</w:t>
            </w:r>
          </w:p>
        </w:tc>
      </w:tr>
      <w:tr w:rsidR="00044141" w:rsidRPr="00CC6F0D" w14:paraId="1DBB0957" w14:textId="77777777" w:rsidTr="00BE6C08">
        <w:trPr>
          <w:cantSplit/>
        </w:trPr>
        <w:tc>
          <w:tcPr>
            <w:tcW w:w="3420" w:type="dxa"/>
            <w:vAlign w:val="center"/>
          </w:tcPr>
          <w:p w14:paraId="4B178108" w14:textId="77777777" w:rsidR="00044141" w:rsidRPr="00CC6F0D" w:rsidRDefault="00044141"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444</w:t>
            </w:r>
          </w:p>
        </w:tc>
        <w:tc>
          <w:tcPr>
            <w:tcW w:w="1425" w:type="dxa"/>
            <w:vAlign w:val="center"/>
          </w:tcPr>
          <w:p w14:paraId="5FBDF3A2" w14:textId="77777777" w:rsidR="00044141" w:rsidRPr="00CC6F0D" w:rsidRDefault="00044141"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TE444L1R</w:t>
            </w:r>
          </w:p>
        </w:tc>
        <w:tc>
          <w:tcPr>
            <w:tcW w:w="1425" w:type="dxa"/>
            <w:vAlign w:val="center"/>
          </w:tcPr>
          <w:p w14:paraId="153884FE" w14:textId="15351D6E" w:rsidR="00044141" w:rsidRPr="00CC6F0D" w:rsidRDefault="00044141"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rPr>
            </w:pPr>
            <w:ins w:id="347" w:author="Hernandez, Hilary" w:date="2026-09-22T09:08:00Z" w16du:dateUtc="2026-09-22T15:08:00Z">
              <w:r>
                <w:t>09/01/2027</w:t>
              </w:r>
            </w:ins>
            <w:del w:id="348" w:author="Hernandez, Hilary" w:date="2026-09-22T09:08:00Z" w16du:dateUtc="2026-09-22T15:08:00Z">
              <w:r w:rsidRPr="00B96920" w:rsidDel="00A8077E">
                <w:delText>09/01/2026</w:delText>
              </w:r>
            </w:del>
          </w:p>
        </w:tc>
        <w:tc>
          <w:tcPr>
            <w:tcW w:w="1290" w:type="dxa"/>
            <w:vAlign w:val="center"/>
          </w:tcPr>
          <w:p w14:paraId="3452B068" w14:textId="49CE725C" w:rsidR="00044141" w:rsidRPr="00CC6F0D" w:rsidDel="00106AB5" w:rsidRDefault="00044141"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349" w:author="Hernandez, Hilary" w:date="2026-09-22T09:08:00Z" w16du:dateUtc="2026-09-22T15:08:00Z">
              <w:r>
                <w:t>10/03/2027</w:t>
              </w:r>
            </w:ins>
            <w:del w:id="350" w:author="Hernandez, Hilary" w:date="2026-09-22T09:08:00Z" w16du:dateUtc="2026-09-22T15:08:00Z">
              <w:r w:rsidRPr="00B96920" w:rsidDel="00A8077E">
                <w:delText>10/04/2026</w:delText>
              </w:r>
            </w:del>
          </w:p>
        </w:tc>
        <w:tc>
          <w:tcPr>
            <w:tcW w:w="1800" w:type="dxa"/>
            <w:vAlign w:val="center"/>
          </w:tcPr>
          <w:p w14:paraId="63465F18" w14:textId="77777777" w:rsidR="00044141" w:rsidRPr="00CC6F0D" w:rsidRDefault="00044141"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Pr>
                <w:rFonts w:cs="Arial"/>
              </w:rPr>
              <w:t>30</w:t>
            </w:r>
          </w:p>
        </w:tc>
      </w:tr>
      <w:tr w:rsidR="00044141" w:rsidRPr="00CC6F0D" w14:paraId="6F4D3BDB" w14:textId="77777777" w:rsidTr="00BE6C08">
        <w:trPr>
          <w:cantSplit/>
        </w:trPr>
        <w:tc>
          <w:tcPr>
            <w:tcW w:w="3420" w:type="dxa"/>
            <w:vAlign w:val="center"/>
          </w:tcPr>
          <w:p w14:paraId="2B621E7B" w14:textId="77777777" w:rsidR="00044141" w:rsidRPr="00CC6F0D" w:rsidRDefault="00044141"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 xml:space="preserve">851 - Bosque del Oso State Wildlife Area only </w:t>
            </w:r>
          </w:p>
        </w:tc>
        <w:tc>
          <w:tcPr>
            <w:tcW w:w="1425" w:type="dxa"/>
            <w:vAlign w:val="center"/>
          </w:tcPr>
          <w:p w14:paraId="6E382049" w14:textId="77777777" w:rsidR="00044141" w:rsidRPr="00CC6F0D" w:rsidRDefault="00044141"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rPr>
            </w:pPr>
            <w:r w:rsidRPr="00CC6F0D">
              <w:rPr>
                <w:rFonts w:cs="Arial"/>
              </w:rPr>
              <w:t>TE851L1R</w:t>
            </w:r>
          </w:p>
        </w:tc>
        <w:tc>
          <w:tcPr>
            <w:tcW w:w="1425" w:type="dxa"/>
            <w:vAlign w:val="center"/>
          </w:tcPr>
          <w:p w14:paraId="7A3B74EC" w14:textId="03F2618C" w:rsidR="00044141" w:rsidRPr="00CC6F0D" w:rsidRDefault="00044141" w:rsidP="007A7C7E">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rPr>
            </w:pPr>
            <w:ins w:id="351" w:author="Hernandez, Hilary" w:date="2026-09-22T09:08:00Z" w16du:dateUtc="2026-09-22T15:08:00Z">
              <w:r>
                <w:t>09/01/2027</w:t>
              </w:r>
            </w:ins>
            <w:del w:id="352" w:author="Hernandez, Hilary" w:date="2026-09-22T09:08:00Z" w16du:dateUtc="2026-09-22T15:08:00Z">
              <w:r w:rsidRPr="00B96920" w:rsidDel="008028CB">
                <w:delText>09/01/2026</w:delText>
              </w:r>
            </w:del>
          </w:p>
        </w:tc>
        <w:tc>
          <w:tcPr>
            <w:tcW w:w="1290" w:type="dxa"/>
            <w:vAlign w:val="center"/>
          </w:tcPr>
          <w:p w14:paraId="56016ADC" w14:textId="5FAD9891" w:rsidR="00044141" w:rsidRPr="00CC6F0D" w:rsidRDefault="00044141"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ins w:id="353" w:author="Hernandez, Hilary" w:date="2026-09-22T09:08:00Z" w16du:dateUtc="2026-09-22T15:08:00Z">
              <w:r>
                <w:t>10/03/2027</w:t>
              </w:r>
            </w:ins>
            <w:del w:id="354" w:author="Hernandez, Hilary" w:date="2026-09-22T09:08:00Z" w16du:dateUtc="2026-09-22T15:08:00Z">
              <w:r w:rsidRPr="00B96920" w:rsidDel="008028CB">
                <w:delText>10/04/2026</w:delText>
              </w:r>
            </w:del>
          </w:p>
        </w:tc>
        <w:tc>
          <w:tcPr>
            <w:tcW w:w="1800" w:type="dxa"/>
            <w:vAlign w:val="center"/>
          </w:tcPr>
          <w:p w14:paraId="0F6D4DC5" w14:textId="77777777" w:rsidR="00044141" w:rsidRPr="00CC6F0D" w:rsidRDefault="00044141"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rPr>
            </w:pPr>
            <w:r>
              <w:rPr>
                <w:rFonts w:cs="Arial"/>
              </w:rPr>
              <w:t>10</w:t>
            </w:r>
          </w:p>
        </w:tc>
      </w:tr>
      <w:tr w:rsidR="00A83B7C" w:rsidRPr="00CC6F0D" w14:paraId="2835F514" w14:textId="77777777" w:rsidTr="00BE6C08">
        <w:trPr>
          <w:cantSplit/>
        </w:trPr>
        <w:tc>
          <w:tcPr>
            <w:tcW w:w="3420" w:type="dxa"/>
            <w:vAlign w:val="center"/>
          </w:tcPr>
          <w:p w14:paraId="00FE30BB"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rPr>
            </w:pPr>
            <w:r w:rsidRPr="00CC6F0D">
              <w:rPr>
                <w:rFonts w:cs="Arial"/>
                <w:b/>
                <w:bCs/>
              </w:rPr>
              <w:t>Total</w:t>
            </w:r>
          </w:p>
        </w:tc>
        <w:tc>
          <w:tcPr>
            <w:tcW w:w="1425" w:type="dxa"/>
            <w:shd w:val="clear" w:color="auto" w:fill="D9D9D9"/>
            <w:vAlign w:val="center"/>
          </w:tcPr>
          <w:p w14:paraId="32A02643"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rPr>
            </w:pPr>
          </w:p>
        </w:tc>
        <w:tc>
          <w:tcPr>
            <w:tcW w:w="1425" w:type="dxa"/>
            <w:shd w:val="clear" w:color="auto" w:fill="D9D9D9"/>
            <w:vAlign w:val="center"/>
          </w:tcPr>
          <w:p w14:paraId="44E8B840"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rPr>
            </w:pPr>
          </w:p>
        </w:tc>
        <w:tc>
          <w:tcPr>
            <w:tcW w:w="1290" w:type="dxa"/>
            <w:shd w:val="clear" w:color="auto" w:fill="D9D9D9"/>
            <w:vAlign w:val="center"/>
          </w:tcPr>
          <w:p w14:paraId="2EF14169" w14:textId="77777777"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rPr>
            </w:pPr>
          </w:p>
        </w:tc>
        <w:tc>
          <w:tcPr>
            <w:tcW w:w="1800" w:type="dxa"/>
            <w:vAlign w:val="center"/>
          </w:tcPr>
          <w:p w14:paraId="78672651" w14:textId="0FB06C6F" w:rsidR="00A83B7C" w:rsidRPr="00CC6F0D" w:rsidRDefault="00A83B7C" w:rsidP="007A7C7E">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rPr>
            </w:pPr>
            <w:del w:id="355" w:author="Hernandez, Hilary" w:date="2026-09-22T09:23:00Z" w16du:dateUtc="2026-09-22T15:23:00Z">
              <w:r w:rsidDel="00CF157F">
                <w:rPr>
                  <w:rFonts w:cs="Arial"/>
                  <w:b/>
                  <w:bCs/>
                </w:rPr>
                <w:delText>455</w:delText>
              </w:r>
            </w:del>
            <w:ins w:id="356" w:author="Hernandez, Hilary" w:date="2026-09-22T09:23:00Z" w16du:dateUtc="2026-09-22T15:23:00Z">
              <w:r w:rsidR="00CF157F">
                <w:rPr>
                  <w:rFonts w:cs="Arial"/>
                  <w:b/>
                  <w:bCs/>
                </w:rPr>
                <w:t>450</w:t>
              </w:r>
            </w:ins>
          </w:p>
        </w:tc>
      </w:tr>
    </w:tbl>
    <w:p w14:paraId="3907B949" w14:textId="77777777" w:rsidR="00A83B7C" w:rsidRPr="004C4114" w:rsidRDefault="00A83B7C" w:rsidP="007A7C7E">
      <w:pPr>
        <w:pStyle w:val="ListParagraph"/>
        <w:widowControl/>
        <w:numPr>
          <w:ilvl w:val="0"/>
          <w:numId w:val="38"/>
        </w:numPr>
        <w:tabs>
          <w:tab w:val="left" w:pos="720"/>
          <w:tab w:val="left" w:pos="1440"/>
          <w:tab w:val="left" w:pos="2160"/>
        </w:tabs>
        <w:spacing w:before="200" w:after="200"/>
        <w:contextualSpacing w:val="0"/>
        <w:rPr>
          <w:rFonts w:cs="Arial"/>
        </w:rPr>
      </w:pPr>
      <w:r w:rsidRPr="00DA7C44">
        <w:rPr>
          <w:rFonts w:cs="Arial"/>
        </w:rPr>
        <w:t>Special Licenses for Nuisance Turkeys</w:t>
      </w:r>
    </w:p>
    <w:p w14:paraId="785C081F" w14:textId="77777777" w:rsidR="00A83B7C" w:rsidRPr="004C4114" w:rsidRDefault="00A83B7C" w:rsidP="007A7C7E">
      <w:pPr>
        <w:pStyle w:val="ListParagraph"/>
        <w:widowControl/>
        <w:numPr>
          <w:ilvl w:val="1"/>
          <w:numId w:val="38"/>
        </w:numPr>
        <w:tabs>
          <w:tab w:val="left" w:pos="720"/>
          <w:tab w:val="left" w:pos="1440"/>
          <w:tab w:val="left" w:pos="2160"/>
        </w:tabs>
        <w:spacing w:after="200"/>
        <w:contextualSpacing w:val="0"/>
        <w:rPr>
          <w:rFonts w:cs="Arial"/>
        </w:rPr>
      </w:pPr>
      <w:r w:rsidRPr="00DA7C44">
        <w:rPr>
          <w:rFonts w:cs="Arial"/>
        </w:rPr>
        <w:t xml:space="preserve">The Director shall have the authority to establish special hunting seasons for turkeys, between December 1 and March 31 on an annual basis, when necessary to control nuisance turkeys. The Area Wildlife Manager will determine the type of license(s) (either-sex or hen only) most appropriate to control the conflict. </w:t>
      </w:r>
    </w:p>
    <w:p w14:paraId="7DB08EF6" w14:textId="77777777" w:rsidR="00A83B7C" w:rsidRPr="004C4114" w:rsidRDefault="00A83B7C" w:rsidP="007A7C7E">
      <w:pPr>
        <w:pStyle w:val="ListParagraph"/>
        <w:widowControl/>
        <w:numPr>
          <w:ilvl w:val="2"/>
          <w:numId w:val="38"/>
        </w:numPr>
        <w:tabs>
          <w:tab w:val="left" w:pos="720"/>
          <w:tab w:val="left" w:pos="1440"/>
        </w:tabs>
        <w:spacing w:after="200"/>
        <w:contextualSpacing w:val="0"/>
        <w:rPr>
          <w:rFonts w:cs="Arial"/>
        </w:rPr>
      </w:pPr>
      <w:r w:rsidRPr="00F378BC">
        <w:rPr>
          <w:rFonts w:cs="Arial"/>
        </w:rPr>
        <w:t>Nuisance turkey hunts are limited to a maximum of 50 licenses per landowner, per year.</w:t>
      </w:r>
    </w:p>
    <w:p w14:paraId="79695D63" w14:textId="77777777" w:rsidR="00A83B7C" w:rsidRPr="004C4114" w:rsidRDefault="00A83B7C" w:rsidP="007A7C7E">
      <w:pPr>
        <w:pStyle w:val="ListParagraph"/>
        <w:widowControl/>
        <w:numPr>
          <w:ilvl w:val="3"/>
          <w:numId w:val="38"/>
        </w:numPr>
        <w:tabs>
          <w:tab w:val="left" w:pos="720"/>
          <w:tab w:val="left" w:pos="1440"/>
          <w:tab w:val="left" w:pos="2160"/>
        </w:tabs>
        <w:spacing w:after="200"/>
        <w:ind w:left="2160"/>
        <w:contextualSpacing w:val="0"/>
        <w:rPr>
          <w:rFonts w:cs="Arial"/>
        </w:rPr>
      </w:pPr>
      <w:r w:rsidRPr="00F378BC">
        <w:rPr>
          <w:rFonts w:cs="Arial"/>
        </w:rPr>
        <w:t>The Area Wildlife Manager shall provide the landowner with special application forms for distribution to individuals of their choice.</w:t>
      </w:r>
      <w:r>
        <w:rPr>
          <w:rFonts w:cs="Arial"/>
        </w:rPr>
        <w:t xml:space="preserve"> </w:t>
      </w:r>
      <w:r w:rsidRPr="00F378BC">
        <w:rPr>
          <w:rFonts w:cs="Arial"/>
        </w:rPr>
        <w:t xml:space="preserve"> Participants shall submit the complet</w:t>
      </w:r>
      <w:r w:rsidRPr="00F378BC">
        <w:rPr>
          <w:rFonts w:cs="Arial"/>
        </w:rPr>
        <w:softHyphen/>
        <w:t>ed applica</w:t>
      </w:r>
      <w:r w:rsidRPr="00F378BC">
        <w:rPr>
          <w:rFonts w:cs="Arial"/>
        </w:rPr>
        <w:softHyphen/>
        <w:t>tion form with payment to the Division office indicated on the applica</w:t>
      </w:r>
      <w:r w:rsidRPr="00F378BC">
        <w:rPr>
          <w:rFonts w:cs="Arial"/>
        </w:rPr>
        <w:softHyphen/>
        <w:t xml:space="preserve">tion. Nuisance turkey licenses shall be sold at the fall season license price. </w:t>
      </w:r>
    </w:p>
    <w:p w14:paraId="5A30A011" w14:textId="77777777" w:rsidR="00A83B7C" w:rsidRDefault="00A83B7C" w:rsidP="007A7C7E">
      <w:pPr>
        <w:pStyle w:val="ListParagraph"/>
        <w:widowControl/>
        <w:numPr>
          <w:ilvl w:val="2"/>
          <w:numId w:val="38"/>
        </w:numPr>
        <w:tabs>
          <w:tab w:val="left" w:pos="720"/>
          <w:tab w:val="left" w:pos="1440"/>
        </w:tabs>
        <w:spacing w:after="200"/>
        <w:contextualSpacing w:val="0"/>
        <w:rPr>
          <w:rFonts w:cs="Arial"/>
        </w:rPr>
      </w:pPr>
      <w:r w:rsidRPr="00F378BC">
        <w:rPr>
          <w:rFonts w:cs="Arial"/>
        </w:rPr>
        <w:t>Prior to approving the hunt, the Division shall:</w:t>
      </w:r>
    </w:p>
    <w:p w14:paraId="167984D2" w14:textId="77777777" w:rsidR="00A83B7C" w:rsidRPr="004C4114" w:rsidRDefault="00A83B7C" w:rsidP="007A7C7E">
      <w:pPr>
        <w:pStyle w:val="ListParagraph"/>
        <w:widowControl/>
        <w:numPr>
          <w:ilvl w:val="3"/>
          <w:numId w:val="38"/>
        </w:numPr>
        <w:tabs>
          <w:tab w:val="left" w:pos="720"/>
          <w:tab w:val="left" w:pos="1440"/>
          <w:tab w:val="left" w:pos="2160"/>
        </w:tabs>
        <w:spacing w:after="200"/>
        <w:ind w:left="2160"/>
        <w:contextualSpacing w:val="0"/>
        <w:rPr>
          <w:rFonts w:cs="Arial"/>
        </w:rPr>
      </w:pPr>
      <w:r w:rsidRPr="00AF57E9">
        <w:rPr>
          <w:rFonts w:cs="Arial"/>
        </w:rPr>
        <w:t>Verify that conflicts are occurring.</w:t>
      </w:r>
    </w:p>
    <w:p w14:paraId="4EE91B32" w14:textId="77777777" w:rsidR="00A83B7C" w:rsidRPr="004C4114" w:rsidRDefault="00A83B7C" w:rsidP="007A7C7E">
      <w:pPr>
        <w:pStyle w:val="ListParagraph"/>
        <w:widowControl/>
        <w:numPr>
          <w:ilvl w:val="3"/>
          <w:numId w:val="38"/>
        </w:numPr>
        <w:tabs>
          <w:tab w:val="left" w:pos="720"/>
          <w:tab w:val="left" w:pos="1440"/>
          <w:tab w:val="left" w:pos="2160"/>
        </w:tabs>
        <w:spacing w:after="200"/>
        <w:ind w:left="2160"/>
        <w:contextualSpacing w:val="0"/>
        <w:rPr>
          <w:rFonts w:cs="Arial"/>
        </w:rPr>
      </w:pPr>
      <w:r w:rsidRPr="00AF57E9">
        <w:rPr>
          <w:rFonts w:cs="Arial"/>
        </w:rPr>
        <w:lastRenderedPageBreak/>
        <w:t>Designate what area shall be open to hunting.</w:t>
      </w:r>
    </w:p>
    <w:p w14:paraId="5FC51BC3" w14:textId="77777777" w:rsidR="00A83B7C" w:rsidRPr="004C4114" w:rsidRDefault="00A83B7C" w:rsidP="007A7C7E">
      <w:pPr>
        <w:pStyle w:val="ListParagraph"/>
        <w:widowControl/>
        <w:numPr>
          <w:ilvl w:val="3"/>
          <w:numId w:val="38"/>
        </w:numPr>
        <w:tabs>
          <w:tab w:val="left" w:pos="720"/>
          <w:tab w:val="left" w:pos="1440"/>
          <w:tab w:val="left" w:pos="2160"/>
        </w:tabs>
        <w:spacing w:after="200"/>
        <w:ind w:left="2160"/>
        <w:contextualSpacing w:val="0"/>
        <w:rPr>
          <w:rFonts w:cs="Arial"/>
        </w:rPr>
      </w:pPr>
      <w:r w:rsidRPr="00AF57E9">
        <w:rPr>
          <w:rFonts w:cs="Arial"/>
        </w:rPr>
        <w:t xml:space="preserve">Determine the manner of hunting that will be </w:t>
      </w:r>
      <w:proofErr w:type="gramStart"/>
      <w:r w:rsidRPr="00AF57E9">
        <w:rPr>
          <w:rFonts w:cs="Arial"/>
        </w:rPr>
        <w:t>permit</w:t>
      </w:r>
      <w:r w:rsidRPr="00AF57E9">
        <w:rPr>
          <w:rFonts w:cs="Arial"/>
        </w:rPr>
        <w:softHyphen/>
        <w:t>ted</w:t>
      </w:r>
      <w:proofErr w:type="gramEnd"/>
      <w:r w:rsidRPr="00AF57E9">
        <w:rPr>
          <w:rFonts w:cs="Arial"/>
        </w:rPr>
        <w:t>.</w:t>
      </w:r>
    </w:p>
    <w:p w14:paraId="27C6F670" w14:textId="77777777" w:rsidR="00A83B7C" w:rsidRPr="004C4114" w:rsidRDefault="00A83B7C" w:rsidP="007A7C7E">
      <w:pPr>
        <w:pStyle w:val="ListParagraph"/>
        <w:widowControl/>
        <w:numPr>
          <w:ilvl w:val="3"/>
          <w:numId w:val="38"/>
        </w:numPr>
        <w:tabs>
          <w:tab w:val="left" w:pos="720"/>
          <w:tab w:val="left" w:pos="1440"/>
          <w:tab w:val="left" w:pos="2160"/>
        </w:tabs>
        <w:spacing w:after="200"/>
        <w:ind w:left="2160"/>
        <w:contextualSpacing w:val="0"/>
        <w:rPr>
          <w:rFonts w:cs="Arial"/>
        </w:rPr>
      </w:pPr>
      <w:r w:rsidRPr="00AF57E9">
        <w:rPr>
          <w:rFonts w:cs="Arial"/>
        </w:rPr>
        <w:t>Determine the number of hunters allowed to hunt in each des</w:t>
      </w:r>
      <w:r w:rsidRPr="00AF57E9">
        <w:rPr>
          <w:rFonts w:cs="Arial"/>
        </w:rPr>
        <w:softHyphen/>
        <w:t>ignat</w:t>
      </w:r>
      <w:r w:rsidRPr="00AF57E9">
        <w:rPr>
          <w:rFonts w:cs="Arial"/>
        </w:rPr>
        <w:softHyphen/>
        <w:t>ed area.</w:t>
      </w:r>
    </w:p>
    <w:p w14:paraId="16E8DE10" w14:textId="77777777" w:rsidR="00A83B7C" w:rsidRPr="004C4114" w:rsidRDefault="00A83B7C" w:rsidP="007A7C7E">
      <w:pPr>
        <w:pStyle w:val="ListParagraph"/>
        <w:widowControl/>
        <w:numPr>
          <w:ilvl w:val="2"/>
          <w:numId w:val="38"/>
        </w:numPr>
        <w:tabs>
          <w:tab w:val="left" w:pos="720"/>
          <w:tab w:val="left" w:pos="1440"/>
        </w:tabs>
        <w:spacing w:after="200"/>
        <w:contextualSpacing w:val="0"/>
        <w:rPr>
          <w:rFonts w:cs="Arial"/>
        </w:rPr>
      </w:pPr>
      <w:r w:rsidRPr="00AF57E9">
        <w:rPr>
          <w:rFonts w:cs="Arial"/>
        </w:rPr>
        <w:t>Hunting will be done under the direction of a District Wildlife Manager, following approval by the owner of land where such conflict is occurring.</w:t>
      </w:r>
    </w:p>
    <w:p w14:paraId="7E9BC834" w14:textId="77777777" w:rsidR="00A83B7C" w:rsidRPr="004C4114" w:rsidRDefault="00A83B7C" w:rsidP="007A7C7E">
      <w:pPr>
        <w:pStyle w:val="ListParagraph"/>
        <w:widowControl/>
        <w:numPr>
          <w:ilvl w:val="2"/>
          <w:numId w:val="38"/>
        </w:numPr>
        <w:tabs>
          <w:tab w:val="left" w:pos="720"/>
          <w:tab w:val="left" w:pos="1440"/>
        </w:tabs>
        <w:spacing w:after="200"/>
        <w:contextualSpacing w:val="0"/>
        <w:rPr>
          <w:rFonts w:cs="Arial"/>
        </w:rPr>
      </w:pPr>
      <w:r w:rsidRPr="00AF57E9">
        <w:rPr>
          <w:rFonts w:cs="Arial"/>
        </w:rPr>
        <w:t>Hunters shall hunt in designated areas and on the dates indicated on the license</w:t>
      </w:r>
      <w:r>
        <w:rPr>
          <w:rFonts w:cs="Arial"/>
        </w:rPr>
        <w:t>.</w:t>
      </w:r>
    </w:p>
    <w:p w14:paraId="395C5C2A" w14:textId="77777777" w:rsidR="00A83B7C" w:rsidRPr="004C4114" w:rsidRDefault="00A83B7C" w:rsidP="007A7C7E">
      <w:pPr>
        <w:pStyle w:val="ListParagraph"/>
        <w:widowControl/>
        <w:numPr>
          <w:ilvl w:val="3"/>
          <w:numId w:val="38"/>
        </w:numPr>
        <w:tabs>
          <w:tab w:val="left" w:pos="720"/>
          <w:tab w:val="left" w:pos="1440"/>
          <w:tab w:val="left" w:pos="2160"/>
        </w:tabs>
        <w:spacing w:after="200"/>
        <w:ind w:left="2160"/>
        <w:contextualSpacing w:val="0"/>
        <w:rPr>
          <w:rFonts w:cs="Arial"/>
        </w:rPr>
      </w:pPr>
      <w:r w:rsidRPr="00AF57E9">
        <w:rPr>
          <w:rFonts w:cs="Arial"/>
        </w:rPr>
        <w:t>A map or a written description of the designated area open to hunting (which would include, but would not be limited to landowner(s) name, game manage</w:t>
      </w:r>
      <w:r w:rsidRPr="00AF57E9">
        <w:rPr>
          <w:rFonts w:cs="Arial"/>
        </w:rPr>
        <w:softHyphen/>
        <w:t>ment unit, township, range and section(s) and/or identifica</w:t>
      </w:r>
      <w:r w:rsidRPr="00AF57E9">
        <w:rPr>
          <w:rFonts w:cs="Arial"/>
        </w:rPr>
        <w:softHyphen/>
        <w:t xml:space="preserve">tion of landmarks such as roads, rivers, or fence lines which coincide with boundaries), will be provided to each licensed hunter by the Division. </w:t>
      </w:r>
    </w:p>
    <w:p w14:paraId="2748990B" w14:textId="77777777" w:rsidR="00A83B7C" w:rsidRPr="00AF57E9" w:rsidRDefault="00A83B7C" w:rsidP="007A7C7E">
      <w:pPr>
        <w:pStyle w:val="ListParagraph"/>
        <w:widowControl/>
        <w:numPr>
          <w:ilvl w:val="2"/>
          <w:numId w:val="38"/>
        </w:numPr>
        <w:tabs>
          <w:tab w:val="left" w:pos="720"/>
          <w:tab w:val="left" w:pos="1440"/>
        </w:tabs>
        <w:spacing w:after="200"/>
        <w:contextualSpacing w:val="0"/>
        <w:rPr>
          <w:rFonts w:cs="Arial"/>
        </w:rPr>
      </w:pPr>
      <w:r w:rsidRPr="00AF57E9">
        <w:rPr>
          <w:rFonts w:cs="Arial"/>
        </w:rPr>
        <w:t>Any person who purchases a license for a nuisance turkey season shall be required to complete a Division harvest survey form and return it to the Area office that is nearest the location of the hunt no later than 5 days after the season ends.</w:t>
      </w:r>
    </w:p>
    <w:p w14:paraId="0D6FA9B0" w14:textId="77777777" w:rsidR="009C4509" w:rsidRPr="000545A8" w:rsidRDefault="009C4509" w:rsidP="007A7C7E">
      <w:pPr>
        <w:pStyle w:val="Heading3"/>
      </w:pPr>
      <w:bookmarkStart w:id="357" w:name="_Toc214283499"/>
      <w:bookmarkEnd w:id="29"/>
      <w:bookmarkEnd w:id="30"/>
      <w:r w:rsidRPr="00CC6F0D">
        <w:t xml:space="preserve">#322.5 </w:t>
      </w:r>
      <w:r>
        <w:t>–</w:t>
      </w:r>
      <w:r w:rsidRPr="00CC6F0D">
        <w:t xml:space="preserve"> Ranching for Wildlife – Turkey</w:t>
      </w:r>
      <w:bookmarkEnd w:id="357"/>
    </w:p>
    <w:p w14:paraId="0FCD85E7" w14:textId="77777777" w:rsidR="009C4509" w:rsidRPr="000545A8" w:rsidRDefault="009C4509" w:rsidP="009C4509">
      <w:pPr>
        <w:pStyle w:val="ListParagraph"/>
        <w:widowControl/>
        <w:numPr>
          <w:ilvl w:val="0"/>
          <w:numId w:val="29"/>
        </w:numPr>
        <w:tabs>
          <w:tab w:val="left" w:pos="0"/>
          <w:tab w:val="left" w:pos="360"/>
          <w:tab w:val="left" w:pos="720"/>
          <w:tab w:val="left" w:pos="1080"/>
          <w:tab w:val="left" w:pos="2160"/>
        </w:tabs>
        <w:spacing w:after="200"/>
        <w:contextualSpacing w:val="0"/>
        <w:rPr>
          <w:rFonts w:cs="Arial"/>
          <w:color w:val="000000"/>
        </w:rPr>
      </w:pPr>
      <w:r w:rsidRPr="000545A8">
        <w:rPr>
          <w:rFonts w:cs="Arial"/>
          <w:color w:val="000000"/>
        </w:rPr>
        <w:t>Implementation Authority</w:t>
      </w:r>
    </w:p>
    <w:p w14:paraId="5A96B4E6" w14:textId="77777777" w:rsidR="009C4509" w:rsidRPr="000545A8" w:rsidRDefault="009C4509" w:rsidP="009C4509">
      <w:pPr>
        <w:pStyle w:val="ListParagraph"/>
        <w:widowControl/>
        <w:numPr>
          <w:ilvl w:val="3"/>
          <w:numId w:val="28"/>
        </w:numPr>
        <w:tabs>
          <w:tab w:val="left" w:pos="360"/>
        </w:tabs>
        <w:spacing w:after="200"/>
        <w:ind w:left="1440"/>
        <w:contextualSpacing w:val="0"/>
        <w:rPr>
          <w:rFonts w:cs="Arial"/>
          <w:color w:val="000000"/>
        </w:rPr>
      </w:pPr>
      <w:r w:rsidRPr="000545A8">
        <w:rPr>
          <w:rFonts w:cs="Arial"/>
          <w:color w:val="000000"/>
        </w:rPr>
        <w:t>The Director is authorized to implement the Ranching for Wildlife program, including the authority to determine ranch enrollment status, enter into cooperative agreements with ranches, establish and modify public and private season dates on each ranch, and establish and modify license allocations to each ranch including the subsequent distribution of licenses to the public and private share annually, and may establish additional Ranching for Wildlife</w:t>
      </w:r>
      <w:r w:rsidRPr="000545A8" w:rsidDel="00836699">
        <w:rPr>
          <w:rFonts w:cs="Arial"/>
          <w:color w:val="000000"/>
        </w:rPr>
        <w:t xml:space="preserve"> </w:t>
      </w:r>
      <w:r w:rsidRPr="000545A8">
        <w:rPr>
          <w:rFonts w:cs="Arial"/>
          <w:color w:val="000000"/>
        </w:rPr>
        <w:t>operating guidelines subject to the following provisions.</w:t>
      </w:r>
    </w:p>
    <w:p w14:paraId="62A6CE6B" w14:textId="77777777" w:rsidR="009C4509" w:rsidRPr="000545A8" w:rsidRDefault="009C4509" w:rsidP="009C4509">
      <w:pPr>
        <w:pStyle w:val="ListParagraph"/>
        <w:widowControl/>
        <w:numPr>
          <w:ilvl w:val="0"/>
          <w:numId w:val="29"/>
        </w:numPr>
        <w:tabs>
          <w:tab w:val="left" w:pos="0"/>
          <w:tab w:val="left" w:pos="360"/>
          <w:tab w:val="left" w:pos="720"/>
          <w:tab w:val="left" w:pos="1080"/>
          <w:tab w:val="left" w:pos="2160"/>
        </w:tabs>
        <w:spacing w:after="200"/>
        <w:contextualSpacing w:val="0"/>
        <w:rPr>
          <w:rFonts w:cs="Arial"/>
          <w:color w:val="000000"/>
        </w:rPr>
      </w:pPr>
      <w:r w:rsidRPr="000545A8">
        <w:rPr>
          <w:rFonts w:cs="Arial"/>
          <w:color w:val="000000"/>
        </w:rPr>
        <w:t xml:space="preserve">Ranch Entry and Maintenance </w:t>
      </w:r>
    </w:p>
    <w:p w14:paraId="3449CA2B" w14:textId="77777777" w:rsidR="009C4509" w:rsidRPr="000545A8" w:rsidRDefault="009C4509" w:rsidP="009C4509">
      <w:pPr>
        <w:pStyle w:val="ListParagraph"/>
        <w:widowControl/>
        <w:numPr>
          <w:ilvl w:val="6"/>
          <w:numId w:val="28"/>
        </w:numPr>
        <w:tabs>
          <w:tab w:val="left" w:pos="360"/>
        </w:tabs>
        <w:spacing w:after="200"/>
        <w:ind w:left="1440"/>
        <w:contextualSpacing w:val="0"/>
        <w:rPr>
          <w:rFonts w:cs="Arial"/>
          <w:color w:val="000000"/>
        </w:rPr>
      </w:pPr>
      <w:r w:rsidRPr="000545A8">
        <w:rPr>
          <w:color w:val="000000"/>
        </w:rPr>
        <w:t>Ranches must have a minimum of 10,000 acres of privately owne</w:t>
      </w:r>
      <w:r>
        <w:rPr>
          <w:color w:val="000000"/>
        </w:rPr>
        <w:t xml:space="preserve">d land in one contiguous unit. </w:t>
      </w:r>
      <w:r w:rsidRPr="000545A8">
        <w:rPr>
          <w:color w:val="000000"/>
        </w:rPr>
        <w:t>Ranches that meet this 10,000-acre minimum requirement may include privately owned non-contiguous parcels in the program if the Director determines that their inclusion will contribute to meeting the performance standards for the ranch.</w:t>
      </w:r>
    </w:p>
    <w:p w14:paraId="0DDDB1A9" w14:textId="77777777" w:rsidR="009C4509" w:rsidRPr="000545A8" w:rsidRDefault="009C4509" w:rsidP="009C4509">
      <w:pPr>
        <w:pStyle w:val="ListParagraph"/>
        <w:widowControl/>
        <w:numPr>
          <w:ilvl w:val="3"/>
          <w:numId w:val="28"/>
        </w:numPr>
        <w:tabs>
          <w:tab w:val="left" w:pos="360"/>
        </w:tabs>
        <w:spacing w:after="200"/>
        <w:ind w:left="1440"/>
        <w:contextualSpacing w:val="0"/>
        <w:rPr>
          <w:rFonts w:cs="Arial"/>
          <w:color w:val="000000"/>
        </w:rPr>
      </w:pPr>
      <w:r w:rsidRPr="000545A8">
        <w:rPr>
          <w:rFonts w:cs="Arial"/>
          <w:color w:val="000000"/>
        </w:rPr>
        <w:t>Ranches must develop a Ranching for Wildlife Management Plan that includes goals, objectives, and strategies for achieving such goals and objectives for wildlife habitat management, species management,</w:t>
      </w:r>
      <w:r>
        <w:rPr>
          <w:rFonts w:cs="Arial"/>
          <w:color w:val="000000"/>
        </w:rPr>
        <w:t xml:space="preserve"> and public hunting management.</w:t>
      </w:r>
      <w:r w:rsidRPr="000545A8">
        <w:rPr>
          <w:rFonts w:cs="Arial"/>
          <w:color w:val="000000"/>
        </w:rPr>
        <w:t xml:space="preserve"> The Management Plan must be approved by the Division prior to execution of a Cooperative Agreement for Ranching for Wildlife.</w:t>
      </w:r>
    </w:p>
    <w:p w14:paraId="0CF5524D" w14:textId="77777777" w:rsidR="009C4509" w:rsidRPr="000545A8" w:rsidRDefault="009C4509" w:rsidP="009C4509">
      <w:pPr>
        <w:pStyle w:val="ListParagraph"/>
        <w:widowControl/>
        <w:numPr>
          <w:ilvl w:val="3"/>
          <w:numId w:val="28"/>
        </w:numPr>
        <w:tabs>
          <w:tab w:val="left" w:pos="360"/>
        </w:tabs>
        <w:spacing w:after="200"/>
        <w:ind w:left="1440"/>
        <w:contextualSpacing w:val="0"/>
        <w:rPr>
          <w:rFonts w:cs="Arial"/>
          <w:color w:val="000000"/>
        </w:rPr>
      </w:pPr>
      <w:r w:rsidRPr="000545A8">
        <w:rPr>
          <w:rFonts w:cs="Arial"/>
          <w:color w:val="000000"/>
        </w:rPr>
        <w:t>Ranches may not charge public hunters an access fee for hunting.</w:t>
      </w:r>
    </w:p>
    <w:p w14:paraId="3A630666" w14:textId="77777777" w:rsidR="009C4509" w:rsidRDefault="009C4509" w:rsidP="009C4509">
      <w:pPr>
        <w:pStyle w:val="ListParagraph"/>
        <w:widowControl/>
        <w:numPr>
          <w:ilvl w:val="3"/>
          <w:numId w:val="28"/>
        </w:numPr>
        <w:tabs>
          <w:tab w:val="left" w:pos="360"/>
        </w:tabs>
        <w:spacing w:after="200"/>
        <w:ind w:left="1440"/>
        <w:contextualSpacing w:val="0"/>
        <w:rPr>
          <w:rFonts w:cs="Arial"/>
          <w:color w:val="000000"/>
        </w:rPr>
      </w:pPr>
      <w:r w:rsidRPr="000545A8">
        <w:rPr>
          <w:rFonts w:cs="Arial"/>
          <w:color w:val="000000"/>
        </w:rPr>
        <w:t>Except as agreed to in writing by the Division when necessary to meet the ranch performance standards or as mutually agreed and contained in the Management Plan, ranches must provide for equality of access in terms of geographical area and mode of transportation for b</w:t>
      </w:r>
      <w:r>
        <w:rPr>
          <w:rFonts w:cs="Arial"/>
          <w:color w:val="000000"/>
        </w:rPr>
        <w:t>oth public and private hunters.</w:t>
      </w:r>
      <w:r w:rsidRPr="000545A8">
        <w:rPr>
          <w:rFonts w:cs="Arial"/>
          <w:color w:val="000000"/>
        </w:rPr>
        <w:t xml:space="preserve"> No closure or restriction of land or roads shall apply to public hunters that do not also apply to private hunters.</w:t>
      </w:r>
    </w:p>
    <w:p w14:paraId="03F95A44" w14:textId="77777777" w:rsidR="009C4509" w:rsidRDefault="009C4509" w:rsidP="009C4509">
      <w:pPr>
        <w:pStyle w:val="ListParagraph"/>
        <w:widowControl/>
        <w:numPr>
          <w:ilvl w:val="3"/>
          <w:numId w:val="28"/>
        </w:numPr>
        <w:tabs>
          <w:tab w:val="left" w:pos="360"/>
        </w:tabs>
        <w:spacing w:after="200"/>
        <w:ind w:left="1440"/>
        <w:contextualSpacing w:val="0"/>
        <w:rPr>
          <w:rFonts w:cs="Arial"/>
          <w:color w:val="000000"/>
        </w:rPr>
      </w:pPr>
      <w:r w:rsidRPr="004C4114">
        <w:rPr>
          <w:rFonts w:cs="Arial"/>
          <w:color w:val="000000"/>
        </w:rPr>
        <w:t>Public hunts must be established at a time when the species to be hunted are present and available for harvest. No public seasons shall be established during times when normal winter conditions would prevent access to most of the ranch, nor when normal migration patterns of the species to be hunted result in the species having migrated off the ranch.</w:t>
      </w:r>
    </w:p>
    <w:p w14:paraId="100882B3" w14:textId="77777777" w:rsidR="009C4509" w:rsidRDefault="009C4509" w:rsidP="009C4509">
      <w:pPr>
        <w:pStyle w:val="ListParagraph"/>
        <w:widowControl/>
        <w:numPr>
          <w:ilvl w:val="3"/>
          <w:numId w:val="28"/>
        </w:numPr>
        <w:tabs>
          <w:tab w:val="left" w:pos="360"/>
        </w:tabs>
        <w:spacing w:after="200"/>
        <w:ind w:left="1440"/>
        <w:contextualSpacing w:val="0"/>
        <w:rPr>
          <w:rFonts w:cs="Arial"/>
          <w:color w:val="000000"/>
        </w:rPr>
      </w:pPr>
      <w:r w:rsidRPr="004C4114">
        <w:rPr>
          <w:rFonts w:cs="Arial"/>
          <w:color w:val="000000"/>
        </w:rPr>
        <w:lastRenderedPageBreak/>
        <w:t>Ranches that establish coinciding or overlapping public and private hunts may not exclude public hunters from any portion of the ranch due to the presence of private hunters.</w:t>
      </w:r>
    </w:p>
    <w:p w14:paraId="318AD602" w14:textId="77777777" w:rsidR="009C4509" w:rsidRPr="004C4114" w:rsidRDefault="009C4509" w:rsidP="009C4509">
      <w:pPr>
        <w:pStyle w:val="ListParagraph"/>
        <w:widowControl/>
        <w:numPr>
          <w:ilvl w:val="3"/>
          <w:numId w:val="28"/>
        </w:numPr>
        <w:tabs>
          <w:tab w:val="left" w:pos="360"/>
        </w:tabs>
        <w:spacing w:after="200"/>
        <w:ind w:left="1440"/>
        <w:contextualSpacing w:val="0"/>
        <w:rPr>
          <w:rFonts w:cs="Arial"/>
          <w:color w:val="000000"/>
        </w:rPr>
      </w:pPr>
      <w:r w:rsidRPr="004C4114">
        <w:rPr>
          <w:rFonts w:cs="Arial"/>
          <w:color w:val="000000"/>
        </w:rPr>
        <w:t>The ranch and the Division will mutually agree to ranch rules regarding access to and hunting on the ranch by public hunters. The ranch rules will be provided to hunters prior to seasons on the ranch in accordance with other provisions contained in this regulation.</w:t>
      </w:r>
    </w:p>
    <w:p w14:paraId="3640E16B" w14:textId="77777777" w:rsidR="009C4509" w:rsidRPr="000545A8" w:rsidRDefault="009C4509" w:rsidP="009C4509">
      <w:pPr>
        <w:pStyle w:val="ListParagraph"/>
        <w:widowControl/>
        <w:numPr>
          <w:ilvl w:val="0"/>
          <w:numId w:val="29"/>
        </w:numPr>
        <w:tabs>
          <w:tab w:val="left" w:pos="0"/>
          <w:tab w:val="left" w:pos="360"/>
          <w:tab w:val="left" w:pos="720"/>
          <w:tab w:val="left" w:pos="1080"/>
          <w:tab w:val="left" w:pos="2160"/>
        </w:tabs>
        <w:spacing w:after="200"/>
        <w:contextualSpacing w:val="0"/>
        <w:rPr>
          <w:rFonts w:cs="Arial"/>
          <w:color w:val="000000"/>
        </w:rPr>
      </w:pPr>
      <w:r w:rsidRPr="000545A8">
        <w:rPr>
          <w:rFonts w:cs="Arial"/>
          <w:color w:val="000000"/>
        </w:rPr>
        <w:t xml:space="preserve">Cooperative Agreements, Enrollment, Denial of Enrollment, Termination of Enrollment </w:t>
      </w:r>
    </w:p>
    <w:p w14:paraId="7214A5C7" w14:textId="77777777" w:rsidR="009C4509" w:rsidRPr="000545A8" w:rsidRDefault="009C4509" w:rsidP="009C4509">
      <w:pPr>
        <w:pStyle w:val="ListParagraph"/>
        <w:widowControl/>
        <w:numPr>
          <w:ilvl w:val="3"/>
          <w:numId w:val="46"/>
        </w:numPr>
        <w:tabs>
          <w:tab w:val="left" w:pos="360"/>
        </w:tabs>
        <w:spacing w:after="200"/>
        <w:ind w:left="1440"/>
        <w:contextualSpacing w:val="0"/>
        <w:rPr>
          <w:rFonts w:cs="Arial"/>
          <w:color w:val="000000"/>
        </w:rPr>
      </w:pPr>
      <w:r w:rsidRPr="000545A8">
        <w:rPr>
          <w:rFonts w:cs="Arial"/>
          <w:color w:val="000000"/>
        </w:rPr>
        <w:t>The Division is authorized to enter into Cooperative Agreements with ranches.</w:t>
      </w:r>
    </w:p>
    <w:p w14:paraId="1D28B051" w14:textId="77777777" w:rsidR="009C4509" w:rsidRPr="000545A8" w:rsidRDefault="009C4509" w:rsidP="009C4509">
      <w:pPr>
        <w:pStyle w:val="ListParagraph"/>
        <w:widowControl/>
        <w:numPr>
          <w:ilvl w:val="3"/>
          <w:numId w:val="46"/>
        </w:numPr>
        <w:tabs>
          <w:tab w:val="left" w:pos="360"/>
        </w:tabs>
        <w:spacing w:after="200"/>
        <w:ind w:left="1440"/>
        <w:contextualSpacing w:val="0"/>
        <w:rPr>
          <w:rFonts w:cs="Arial"/>
          <w:color w:val="000000"/>
        </w:rPr>
      </w:pPr>
      <w:r w:rsidRPr="000545A8">
        <w:rPr>
          <w:rFonts w:cs="Arial"/>
          <w:color w:val="000000"/>
        </w:rPr>
        <w:t xml:space="preserve">Ranches may </w:t>
      </w:r>
      <w:proofErr w:type="gramStart"/>
      <w:r w:rsidRPr="000545A8">
        <w:rPr>
          <w:rFonts w:cs="Arial"/>
          <w:color w:val="000000"/>
        </w:rPr>
        <w:t>appeal</w:t>
      </w:r>
      <w:proofErr w:type="gramEnd"/>
      <w:r w:rsidRPr="000545A8">
        <w:rPr>
          <w:rFonts w:cs="Arial"/>
          <w:color w:val="000000"/>
        </w:rPr>
        <w:t xml:space="preserve"> enrollment decisions </w:t>
      </w:r>
      <w:proofErr w:type="gramStart"/>
      <w:r w:rsidRPr="000545A8">
        <w:rPr>
          <w:rFonts w:cs="Arial"/>
          <w:color w:val="000000"/>
        </w:rPr>
        <w:t>to</w:t>
      </w:r>
      <w:proofErr w:type="gramEnd"/>
      <w:r w:rsidRPr="000545A8">
        <w:rPr>
          <w:rFonts w:cs="Arial"/>
          <w:color w:val="000000"/>
        </w:rPr>
        <w:t xml:space="preserve"> the Parks and Wildlife Commission.</w:t>
      </w:r>
    </w:p>
    <w:p w14:paraId="3D00D1FE" w14:textId="77777777" w:rsidR="009C4509" w:rsidRPr="000545A8" w:rsidRDefault="009C4509" w:rsidP="009C4509">
      <w:pPr>
        <w:pStyle w:val="ListParagraph"/>
        <w:widowControl/>
        <w:numPr>
          <w:ilvl w:val="3"/>
          <w:numId w:val="46"/>
        </w:numPr>
        <w:tabs>
          <w:tab w:val="left" w:pos="360"/>
        </w:tabs>
        <w:spacing w:after="200"/>
        <w:ind w:left="1440"/>
        <w:contextualSpacing w:val="0"/>
        <w:rPr>
          <w:rFonts w:cs="Arial"/>
          <w:color w:val="000000"/>
        </w:rPr>
      </w:pPr>
      <w:r w:rsidRPr="000545A8">
        <w:rPr>
          <w:rFonts w:cs="Arial"/>
          <w:color w:val="000000"/>
        </w:rPr>
        <w:t>Cooperative Agreements shall incorporate approved Ranching for Wildlife Management Plans as part of the Cooperative Agreement.</w:t>
      </w:r>
    </w:p>
    <w:p w14:paraId="6384CA73" w14:textId="77777777" w:rsidR="009C4509" w:rsidRPr="000545A8" w:rsidRDefault="009C4509" w:rsidP="009C4509">
      <w:pPr>
        <w:pStyle w:val="ListParagraph"/>
        <w:widowControl/>
        <w:numPr>
          <w:ilvl w:val="3"/>
          <w:numId w:val="46"/>
        </w:numPr>
        <w:tabs>
          <w:tab w:val="left" w:pos="360"/>
        </w:tabs>
        <w:spacing w:after="200"/>
        <w:ind w:left="1440"/>
        <w:contextualSpacing w:val="0"/>
        <w:rPr>
          <w:rFonts w:cs="Arial"/>
          <w:color w:val="000000"/>
        </w:rPr>
      </w:pPr>
      <w:r w:rsidRPr="000545A8">
        <w:rPr>
          <w:rFonts w:cs="Arial"/>
          <w:color w:val="000000"/>
        </w:rPr>
        <w:t xml:space="preserve">The Division shall periodically evaluate ranches for enrollment and contract </w:t>
      </w:r>
      <w:proofErr w:type="gramStart"/>
      <w:r w:rsidRPr="000545A8">
        <w:rPr>
          <w:rFonts w:cs="Arial"/>
          <w:color w:val="000000"/>
        </w:rPr>
        <w:t>performance, and</w:t>
      </w:r>
      <w:proofErr w:type="gramEnd"/>
      <w:r w:rsidRPr="000545A8">
        <w:rPr>
          <w:rFonts w:cs="Arial"/>
          <w:color w:val="000000"/>
        </w:rPr>
        <w:t xml:space="preserve"> shall establish minimum performance standards for ranches enrolled in the program, including wildlife habitat management and improvement, public recreation opportunity and experience, and any factors intended to contribute to meeting</w:t>
      </w:r>
      <w:r>
        <w:rPr>
          <w:rFonts w:cs="Arial"/>
          <w:color w:val="000000"/>
        </w:rPr>
        <w:t xml:space="preserve"> turkey management objectives. </w:t>
      </w:r>
      <w:r w:rsidRPr="000545A8">
        <w:rPr>
          <w:rFonts w:cs="Arial"/>
          <w:color w:val="000000"/>
        </w:rPr>
        <w:t>Such performance standards shall be incorporated into the Cooperative Agreement with the ranch.</w:t>
      </w:r>
    </w:p>
    <w:p w14:paraId="78577B0F" w14:textId="77777777" w:rsidR="009C4509" w:rsidRPr="000545A8" w:rsidRDefault="009C4509" w:rsidP="009C4509">
      <w:pPr>
        <w:pStyle w:val="ListParagraph"/>
        <w:widowControl/>
        <w:numPr>
          <w:ilvl w:val="0"/>
          <w:numId w:val="29"/>
        </w:numPr>
        <w:tabs>
          <w:tab w:val="left" w:pos="0"/>
          <w:tab w:val="left" w:pos="360"/>
          <w:tab w:val="left" w:pos="720"/>
          <w:tab w:val="left" w:pos="1080"/>
          <w:tab w:val="left" w:pos="2160"/>
        </w:tabs>
        <w:spacing w:after="200"/>
        <w:contextualSpacing w:val="0"/>
        <w:rPr>
          <w:rFonts w:cs="Arial"/>
          <w:color w:val="000000"/>
        </w:rPr>
      </w:pPr>
      <w:r w:rsidRPr="000545A8">
        <w:rPr>
          <w:rFonts w:cs="Arial"/>
          <w:color w:val="000000"/>
        </w:rPr>
        <w:t>Turkey</w:t>
      </w:r>
      <w:r w:rsidRPr="000545A8">
        <w:rPr>
          <w:rFonts w:cs="Arial"/>
          <w:color w:val="FF0000"/>
        </w:rPr>
        <w:t xml:space="preserve"> </w:t>
      </w:r>
      <w:r w:rsidRPr="000545A8">
        <w:rPr>
          <w:rFonts w:cs="Arial"/>
          <w:color w:val="000000"/>
        </w:rPr>
        <w:t>Season Structures</w:t>
      </w:r>
    </w:p>
    <w:p w14:paraId="4F18F41F" w14:textId="77777777" w:rsidR="009C4509" w:rsidRPr="000545A8" w:rsidRDefault="009C4509" w:rsidP="009C4509">
      <w:pPr>
        <w:pStyle w:val="ListParagraph"/>
        <w:widowControl/>
        <w:numPr>
          <w:ilvl w:val="6"/>
          <w:numId w:val="46"/>
        </w:numPr>
        <w:tabs>
          <w:tab w:val="left" w:pos="360"/>
        </w:tabs>
        <w:spacing w:after="200"/>
        <w:ind w:left="1440"/>
        <w:contextualSpacing w:val="0"/>
        <w:rPr>
          <w:rFonts w:cs="Arial"/>
          <w:color w:val="000000"/>
        </w:rPr>
      </w:pPr>
      <w:r w:rsidRPr="000545A8">
        <w:rPr>
          <w:rFonts w:cs="Arial"/>
          <w:color w:val="000000"/>
        </w:rPr>
        <w:t>Public and private spring season opening and closing date parameters.</w:t>
      </w:r>
    </w:p>
    <w:p w14:paraId="0B5A24E7" w14:textId="77777777" w:rsidR="009C4509" w:rsidRPr="000545A8" w:rsidRDefault="009C4509" w:rsidP="009C4509">
      <w:pPr>
        <w:pStyle w:val="ListParagraph"/>
        <w:widowControl/>
        <w:numPr>
          <w:ilvl w:val="7"/>
          <w:numId w:val="46"/>
        </w:numPr>
        <w:tabs>
          <w:tab w:val="left" w:pos="1440"/>
          <w:tab w:val="left" w:pos="1800"/>
          <w:tab w:val="left" w:pos="2160"/>
          <w:tab w:val="left" w:pos="2520"/>
          <w:tab w:val="left" w:pos="2880"/>
        </w:tabs>
        <w:spacing w:after="200"/>
        <w:ind w:left="1800"/>
        <w:contextualSpacing w:val="0"/>
        <w:rPr>
          <w:rFonts w:cs="Arial"/>
          <w:color w:val="000000"/>
        </w:rPr>
      </w:pPr>
      <w:r w:rsidRPr="000545A8">
        <w:rPr>
          <w:rFonts w:cs="Arial"/>
          <w:color w:val="000000"/>
        </w:rPr>
        <w:t>Private seasons may not begin before April 1, nor extend beyond June 1.</w:t>
      </w:r>
    </w:p>
    <w:p w14:paraId="1C466B04" w14:textId="77777777" w:rsidR="009C4509" w:rsidRPr="000545A8" w:rsidRDefault="009C4509" w:rsidP="009C4509">
      <w:pPr>
        <w:pStyle w:val="ListParagraph"/>
        <w:widowControl/>
        <w:numPr>
          <w:ilvl w:val="1"/>
          <w:numId w:val="46"/>
        </w:numPr>
        <w:tabs>
          <w:tab w:val="left" w:pos="1440"/>
          <w:tab w:val="left" w:pos="1800"/>
          <w:tab w:val="left" w:pos="2160"/>
          <w:tab w:val="left" w:pos="2520"/>
          <w:tab w:val="left" w:pos="2880"/>
        </w:tabs>
        <w:spacing w:after="200"/>
        <w:ind w:left="1800"/>
        <w:contextualSpacing w:val="0"/>
        <w:rPr>
          <w:rFonts w:cs="Arial"/>
          <w:color w:val="000000"/>
        </w:rPr>
      </w:pPr>
      <w:r w:rsidRPr="000545A8">
        <w:rPr>
          <w:rFonts w:cs="Arial"/>
          <w:color w:val="000000"/>
        </w:rPr>
        <w:t>Public seasons may only be established within the opening and closing dates of the regularly established spring season.</w:t>
      </w:r>
    </w:p>
    <w:p w14:paraId="54843BAA" w14:textId="77777777" w:rsidR="009C4509" w:rsidRPr="000545A8" w:rsidRDefault="009C4509" w:rsidP="009C4509">
      <w:pPr>
        <w:pStyle w:val="ListParagraph"/>
        <w:widowControl/>
        <w:numPr>
          <w:ilvl w:val="1"/>
          <w:numId w:val="46"/>
        </w:numPr>
        <w:tabs>
          <w:tab w:val="left" w:pos="1440"/>
          <w:tab w:val="left" w:pos="1800"/>
          <w:tab w:val="left" w:pos="2160"/>
          <w:tab w:val="left" w:pos="2520"/>
          <w:tab w:val="left" w:pos="2880"/>
        </w:tabs>
        <w:spacing w:after="200"/>
        <w:ind w:left="1800"/>
        <w:contextualSpacing w:val="0"/>
        <w:rPr>
          <w:rFonts w:cs="Arial"/>
          <w:color w:val="000000"/>
        </w:rPr>
      </w:pPr>
      <w:r w:rsidRPr="000545A8">
        <w:rPr>
          <w:rFonts w:cs="Arial"/>
          <w:color w:val="000000"/>
        </w:rPr>
        <w:t>Public hunting seasons shall be a minimum of ten (10) consecutive days.</w:t>
      </w:r>
    </w:p>
    <w:p w14:paraId="6FF1BFF9" w14:textId="77777777" w:rsidR="009C4509" w:rsidRPr="000545A8" w:rsidRDefault="009C4509" w:rsidP="009C4509">
      <w:pPr>
        <w:pStyle w:val="ListParagraph"/>
        <w:widowControl/>
        <w:numPr>
          <w:ilvl w:val="0"/>
          <w:numId w:val="47"/>
        </w:numPr>
        <w:tabs>
          <w:tab w:val="left" w:pos="360"/>
        </w:tabs>
        <w:spacing w:after="200"/>
        <w:contextualSpacing w:val="0"/>
        <w:rPr>
          <w:rFonts w:cs="Arial"/>
          <w:color w:val="000000"/>
        </w:rPr>
      </w:pPr>
      <w:r w:rsidRPr="000545A8">
        <w:rPr>
          <w:rFonts w:cs="Arial"/>
          <w:color w:val="000000"/>
        </w:rPr>
        <w:t>Public and private fall season opening and closing date parameters.</w:t>
      </w:r>
    </w:p>
    <w:p w14:paraId="285E9DC8" w14:textId="77777777" w:rsidR="009C4509" w:rsidRPr="000545A8" w:rsidRDefault="009C4509" w:rsidP="009C4509">
      <w:pPr>
        <w:pStyle w:val="ListParagraph"/>
        <w:widowControl/>
        <w:numPr>
          <w:ilvl w:val="3"/>
          <w:numId w:val="16"/>
        </w:numPr>
        <w:tabs>
          <w:tab w:val="left" w:pos="1440"/>
          <w:tab w:val="left" w:pos="1800"/>
          <w:tab w:val="left" w:pos="2160"/>
          <w:tab w:val="left" w:pos="2520"/>
        </w:tabs>
        <w:spacing w:after="200"/>
        <w:ind w:left="1800"/>
        <w:contextualSpacing w:val="0"/>
        <w:rPr>
          <w:rFonts w:cs="Arial"/>
          <w:color w:val="000000"/>
        </w:rPr>
      </w:pPr>
      <w:r w:rsidRPr="000545A8">
        <w:rPr>
          <w:rFonts w:cs="Arial"/>
          <w:color w:val="000000"/>
        </w:rPr>
        <w:t>Public and private seasons may not begin before September 1, nor extend beyond November 1.</w:t>
      </w:r>
    </w:p>
    <w:p w14:paraId="50D7D1E7" w14:textId="77777777" w:rsidR="009C4509" w:rsidRPr="000545A8" w:rsidRDefault="009C4509" w:rsidP="009C4509">
      <w:pPr>
        <w:pStyle w:val="ListParagraph"/>
        <w:widowControl/>
        <w:numPr>
          <w:ilvl w:val="3"/>
          <w:numId w:val="16"/>
        </w:numPr>
        <w:tabs>
          <w:tab w:val="left" w:pos="1440"/>
          <w:tab w:val="left" w:pos="1800"/>
          <w:tab w:val="left" w:pos="2160"/>
          <w:tab w:val="left" w:pos="2520"/>
        </w:tabs>
        <w:spacing w:after="200"/>
        <w:ind w:left="1800"/>
        <w:contextualSpacing w:val="0"/>
        <w:rPr>
          <w:rFonts w:cs="Arial"/>
          <w:color w:val="000000"/>
        </w:rPr>
      </w:pPr>
      <w:r w:rsidRPr="000545A8">
        <w:rPr>
          <w:rFonts w:cs="Arial"/>
          <w:color w:val="000000"/>
        </w:rPr>
        <w:t>Public hunting seasons shall be a minimum of ten (10) consecutive days.</w:t>
      </w:r>
    </w:p>
    <w:p w14:paraId="029C795E" w14:textId="77777777" w:rsidR="009C4509" w:rsidRPr="000545A8" w:rsidRDefault="009C4509" w:rsidP="009C4509">
      <w:pPr>
        <w:pStyle w:val="ListParagraph"/>
        <w:widowControl/>
        <w:numPr>
          <w:ilvl w:val="0"/>
          <w:numId w:val="47"/>
        </w:numPr>
        <w:tabs>
          <w:tab w:val="left" w:pos="360"/>
        </w:tabs>
        <w:spacing w:after="200"/>
        <w:contextualSpacing w:val="0"/>
        <w:rPr>
          <w:rFonts w:cs="Arial"/>
          <w:color w:val="000000"/>
        </w:rPr>
      </w:pPr>
      <w:r w:rsidRPr="000545A8">
        <w:rPr>
          <w:rFonts w:cs="Arial"/>
          <w:color w:val="000000"/>
        </w:rPr>
        <w:t>Manner of Take</w:t>
      </w:r>
    </w:p>
    <w:p w14:paraId="47E8B495" w14:textId="77777777" w:rsidR="009C4509" w:rsidRPr="000545A8" w:rsidRDefault="009C4509" w:rsidP="009C4509">
      <w:pPr>
        <w:pStyle w:val="ListParagraph"/>
        <w:widowControl/>
        <w:numPr>
          <w:ilvl w:val="3"/>
          <w:numId w:val="16"/>
        </w:numPr>
        <w:tabs>
          <w:tab w:val="left" w:pos="1440"/>
          <w:tab w:val="left" w:pos="1800"/>
          <w:tab w:val="left" w:pos="2160"/>
          <w:tab w:val="left" w:pos="2520"/>
        </w:tabs>
        <w:spacing w:after="200"/>
        <w:ind w:left="1800"/>
        <w:contextualSpacing w:val="0"/>
        <w:rPr>
          <w:rFonts w:cs="Arial"/>
          <w:color w:val="000000"/>
        </w:rPr>
      </w:pPr>
      <w:r w:rsidRPr="000545A8">
        <w:rPr>
          <w:rFonts w:cs="Arial"/>
          <w:color w:val="000000"/>
        </w:rPr>
        <w:t>The manner of take for spring or fall RFW turkey seasons shall be the same as that for regularly established spring or fall seasons.</w:t>
      </w:r>
    </w:p>
    <w:p w14:paraId="4564A321" w14:textId="77777777" w:rsidR="009C4509" w:rsidRPr="000545A8" w:rsidRDefault="009C4509" w:rsidP="009C4509">
      <w:pPr>
        <w:pStyle w:val="ListParagraph"/>
        <w:widowControl/>
        <w:numPr>
          <w:ilvl w:val="0"/>
          <w:numId w:val="29"/>
        </w:numPr>
        <w:tabs>
          <w:tab w:val="left" w:pos="0"/>
          <w:tab w:val="left" w:pos="360"/>
          <w:tab w:val="left" w:pos="720"/>
          <w:tab w:val="left" w:pos="1080"/>
          <w:tab w:val="left" w:pos="2160"/>
        </w:tabs>
        <w:spacing w:after="200"/>
        <w:contextualSpacing w:val="0"/>
        <w:rPr>
          <w:rFonts w:cs="Arial"/>
          <w:color w:val="000000"/>
        </w:rPr>
      </w:pPr>
      <w:r w:rsidRPr="000545A8">
        <w:rPr>
          <w:rFonts w:cs="Arial"/>
          <w:color w:val="000000"/>
        </w:rPr>
        <w:t xml:space="preserve">License Allocation </w:t>
      </w:r>
    </w:p>
    <w:p w14:paraId="40D30227" w14:textId="77777777" w:rsidR="009C4509" w:rsidRPr="000545A8" w:rsidRDefault="009C4509" w:rsidP="009C4509">
      <w:pPr>
        <w:pStyle w:val="ListParagraph"/>
        <w:widowControl/>
        <w:numPr>
          <w:ilvl w:val="3"/>
          <w:numId w:val="46"/>
        </w:numPr>
        <w:tabs>
          <w:tab w:val="left" w:pos="360"/>
        </w:tabs>
        <w:spacing w:after="200"/>
        <w:ind w:left="1440"/>
        <w:contextualSpacing w:val="0"/>
        <w:rPr>
          <w:rFonts w:cs="Arial"/>
          <w:color w:val="000000"/>
        </w:rPr>
      </w:pPr>
      <w:r w:rsidRPr="000545A8">
        <w:rPr>
          <w:rFonts w:cs="Arial"/>
          <w:color w:val="000000"/>
        </w:rPr>
        <w:t xml:space="preserve">A maximum of 100 bearded turkey licenses in the spring season and 100 either-sex turkey licenses in the fall season may be allocated to each ranch </w:t>
      </w:r>
      <w:proofErr w:type="gramStart"/>
      <w:r w:rsidRPr="000545A8">
        <w:rPr>
          <w:rFonts w:cs="Arial"/>
          <w:color w:val="000000"/>
        </w:rPr>
        <w:t>annually, and</w:t>
      </w:r>
      <w:proofErr w:type="gramEnd"/>
      <w:r w:rsidRPr="000545A8">
        <w:rPr>
          <w:rFonts w:cs="Arial"/>
          <w:color w:val="000000"/>
        </w:rPr>
        <w:t xml:space="preserve"> subsequently distributed to the public and private share according to paragraph b of this regulation.</w:t>
      </w:r>
    </w:p>
    <w:p w14:paraId="7A0671D9" w14:textId="77777777" w:rsidR="009C4509" w:rsidRPr="000545A8" w:rsidRDefault="009C4509" w:rsidP="009C4509">
      <w:pPr>
        <w:pStyle w:val="ListParagraph"/>
        <w:widowControl/>
        <w:numPr>
          <w:ilvl w:val="3"/>
          <w:numId w:val="46"/>
        </w:numPr>
        <w:tabs>
          <w:tab w:val="left" w:pos="360"/>
        </w:tabs>
        <w:spacing w:after="200"/>
        <w:ind w:left="1440"/>
        <w:contextualSpacing w:val="0"/>
        <w:rPr>
          <w:rFonts w:cs="Arial"/>
          <w:color w:val="000000"/>
        </w:rPr>
      </w:pPr>
      <w:r w:rsidRPr="000545A8">
        <w:rPr>
          <w:rFonts w:cs="Arial"/>
          <w:color w:val="000000"/>
        </w:rPr>
        <w:t>The public shall receive a minimum of forty percent (40%) of the total number of licenses allocated for each turkey season on each ranch.</w:t>
      </w:r>
    </w:p>
    <w:p w14:paraId="644A904F" w14:textId="77777777" w:rsidR="009C4509" w:rsidRPr="000545A8" w:rsidRDefault="009C4509" w:rsidP="009C4509">
      <w:pPr>
        <w:pStyle w:val="ListParagraph"/>
        <w:widowControl/>
        <w:numPr>
          <w:ilvl w:val="3"/>
          <w:numId w:val="46"/>
        </w:numPr>
        <w:tabs>
          <w:tab w:val="left" w:pos="360"/>
        </w:tabs>
        <w:spacing w:after="200"/>
        <w:ind w:left="1440"/>
        <w:contextualSpacing w:val="0"/>
        <w:rPr>
          <w:rFonts w:cs="Arial"/>
          <w:color w:val="000000"/>
        </w:rPr>
      </w:pPr>
      <w:r w:rsidRPr="000545A8">
        <w:rPr>
          <w:rFonts w:cs="Arial"/>
          <w:color w:val="000000"/>
        </w:rPr>
        <w:lastRenderedPageBreak/>
        <w:t>License allocation for each ranch shall be approved by the Division and recommended to the Director, based upon harvest objectives for the ranch jointly determined by the Division and the ranch, hunter crowding, enhancement of hunter harvest, and relative densities of the species on the ranch.</w:t>
      </w:r>
    </w:p>
    <w:p w14:paraId="1B8F17EB" w14:textId="77777777" w:rsidR="009C4509" w:rsidRPr="000545A8" w:rsidRDefault="009C4509" w:rsidP="009C4509">
      <w:pPr>
        <w:pStyle w:val="ListParagraph"/>
        <w:widowControl/>
        <w:numPr>
          <w:ilvl w:val="3"/>
          <w:numId w:val="46"/>
        </w:numPr>
        <w:tabs>
          <w:tab w:val="left" w:pos="360"/>
        </w:tabs>
        <w:spacing w:after="200"/>
        <w:ind w:left="1440"/>
        <w:contextualSpacing w:val="0"/>
        <w:rPr>
          <w:rFonts w:cs="Arial"/>
          <w:color w:val="000000"/>
        </w:rPr>
      </w:pPr>
      <w:r w:rsidRPr="000545A8">
        <w:rPr>
          <w:rFonts w:cs="Arial"/>
          <w:color w:val="000000"/>
        </w:rPr>
        <w:t>Substitution of licenses of one species or sex for licenses of another species or sex shall not be permitted.</w:t>
      </w:r>
    </w:p>
    <w:p w14:paraId="5B955774" w14:textId="77777777" w:rsidR="009C4509" w:rsidRPr="000545A8" w:rsidRDefault="009C4509" w:rsidP="009C4509">
      <w:pPr>
        <w:pStyle w:val="ListParagraph"/>
        <w:widowControl/>
        <w:numPr>
          <w:ilvl w:val="3"/>
          <w:numId w:val="46"/>
        </w:numPr>
        <w:tabs>
          <w:tab w:val="left" w:pos="360"/>
        </w:tabs>
        <w:spacing w:after="200"/>
        <w:ind w:left="1440"/>
        <w:contextualSpacing w:val="0"/>
        <w:rPr>
          <w:rFonts w:cs="Arial"/>
          <w:color w:val="000000"/>
        </w:rPr>
      </w:pPr>
      <w:r w:rsidRPr="000545A8">
        <w:rPr>
          <w:rFonts w:cs="Arial"/>
          <w:color w:val="000000"/>
        </w:rPr>
        <w:t>Landowner preference shall not be used for any public or private Ranching for Wildlife license.</w:t>
      </w:r>
    </w:p>
    <w:p w14:paraId="0B48E91E" w14:textId="77777777" w:rsidR="009C4509" w:rsidRPr="000545A8" w:rsidRDefault="009C4509" w:rsidP="009C4509">
      <w:pPr>
        <w:pStyle w:val="ListParagraph"/>
        <w:widowControl/>
        <w:numPr>
          <w:ilvl w:val="0"/>
          <w:numId w:val="29"/>
        </w:numPr>
        <w:tabs>
          <w:tab w:val="left" w:pos="0"/>
          <w:tab w:val="left" w:pos="360"/>
          <w:tab w:val="left" w:pos="720"/>
          <w:tab w:val="left" w:pos="1080"/>
          <w:tab w:val="left" w:pos="2160"/>
        </w:tabs>
        <w:spacing w:after="200"/>
        <w:contextualSpacing w:val="0"/>
        <w:rPr>
          <w:rFonts w:cs="Arial"/>
          <w:color w:val="000000"/>
        </w:rPr>
      </w:pPr>
      <w:r w:rsidRPr="000545A8">
        <w:rPr>
          <w:rFonts w:cs="Arial"/>
          <w:color w:val="000000"/>
        </w:rPr>
        <w:t>Youth Licenses</w:t>
      </w:r>
    </w:p>
    <w:p w14:paraId="0723CD90" w14:textId="77777777" w:rsidR="009C4509" w:rsidRPr="000545A8" w:rsidRDefault="009C4509" w:rsidP="009C4509">
      <w:pPr>
        <w:pStyle w:val="ListParagraph"/>
        <w:widowControl/>
        <w:numPr>
          <w:ilvl w:val="6"/>
          <w:numId w:val="46"/>
        </w:numPr>
        <w:tabs>
          <w:tab w:val="left" w:pos="360"/>
        </w:tabs>
        <w:spacing w:after="200"/>
        <w:ind w:left="1440"/>
        <w:contextualSpacing w:val="0"/>
        <w:rPr>
          <w:rFonts w:cs="Arial"/>
          <w:color w:val="000000"/>
        </w:rPr>
      </w:pPr>
      <w:r w:rsidRPr="000545A8">
        <w:rPr>
          <w:rFonts w:cs="Arial"/>
          <w:color w:val="000000"/>
        </w:rPr>
        <w:t>The Division and the ranch may formulate and implement youth hunting opportunities on any ranch through Division ap</w:t>
      </w:r>
      <w:r>
        <w:rPr>
          <w:rFonts w:cs="Arial"/>
          <w:color w:val="000000"/>
        </w:rPr>
        <w:t xml:space="preserve">proved youth hunting programs. </w:t>
      </w:r>
      <w:r w:rsidRPr="000545A8">
        <w:rPr>
          <w:rFonts w:cs="Arial"/>
          <w:color w:val="000000"/>
        </w:rPr>
        <w:t>The Division must approve the youth hunting program on the ranch prior to any season or license allocation for such youth hunts.</w:t>
      </w:r>
    </w:p>
    <w:p w14:paraId="0391C07E" w14:textId="77777777" w:rsidR="009C4509" w:rsidRPr="000545A8" w:rsidRDefault="009C4509" w:rsidP="009C4509">
      <w:pPr>
        <w:pStyle w:val="ListParagraph"/>
        <w:widowControl/>
        <w:numPr>
          <w:ilvl w:val="6"/>
          <w:numId w:val="46"/>
        </w:numPr>
        <w:tabs>
          <w:tab w:val="left" w:pos="360"/>
        </w:tabs>
        <w:spacing w:after="200"/>
        <w:ind w:left="1440"/>
        <w:contextualSpacing w:val="0"/>
        <w:rPr>
          <w:rFonts w:cs="Arial"/>
          <w:color w:val="000000"/>
        </w:rPr>
      </w:pPr>
      <w:r w:rsidRPr="000545A8">
        <w:rPr>
          <w:rFonts w:cs="Arial"/>
          <w:color w:val="000000"/>
        </w:rPr>
        <w:t>A maximum of 15% of the total number of turkey licenses allocated for a ranch may be allocated as youth hunting licenses on each ranch, over and above the total number of licenses allocated for a ranch.</w:t>
      </w:r>
    </w:p>
    <w:p w14:paraId="09925793" w14:textId="77777777" w:rsidR="009C4509" w:rsidRPr="000545A8" w:rsidRDefault="009C4509" w:rsidP="009C4509">
      <w:pPr>
        <w:pStyle w:val="ListParagraph"/>
        <w:widowControl/>
        <w:numPr>
          <w:ilvl w:val="6"/>
          <w:numId w:val="46"/>
        </w:numPr>
        <w:tabs>
          <w:tab w:val="left" w:pos="360"/>
        </w:tabs>
        <w:spacing w:after="200"/>
        <w:ind w:left="1440"/>
        <w:contextualSpacing w:val="0"/>
        <w:rPr>
          <w:rFonts w:cs="Arial"/>
          <w:color w:val="000000"/>
        </w:rPr>
      </w:pPr>
      <w:r w:rsidRPr="000545A8">
        <w:rPr>
          <w:rFonts w:cs="Arial"/>
          <w:color w:val="000000"/>
        </w:rPr>
        <w:t>Youth hunting seasons may occur at any time within the broad parameters for seasons within the Ranching for Wildlife program.</w:t>
      </w:r>
    </w:p>
    <w:p w14:paraId="4E3665EA" w14:textId="77777777" w:rsidR="009C4509" w:rsidRPr="000545A8" w:rsidRDefault="009C4509" w:rsidP="009C4509">
      <w:pPr>
        <w:pStyle w:val="ListParagraph"/>
        <w:widowControl/>
        <w:numPr>
          <w:ilvl w:val="6"/>
          <w:numId w:val="46"/>
        </w:numPr>
        <w:tabs>
          <w:tab w:val="left" w:pos="360"/>
        </w:tabs>
        <w:spacing w:after="200"/>
        <w:ind w:left="1440"/>
        <w:contextualSpacing w:val="0"/>
        <w:rPr>
          <w:rFonts w:cs="Arial"/>
          <w:color w:val="000000"/>
        </w:rPr>
      </w:pPr>
      <w:r w:rsidRPr="000545A8">
        <w:rPr>
          <w:rFonts w:cs="Arial"/>
          <w:color w:val="000000"/>
        </w:rPr>
        <w:t>Youth licenses shall be distributed to individual youth hunters by mechanisms of the approved yout</w:t>
      </w:r>
      <w:r>
        <w:rPr>
          <w:rFonts w:cs="Arial"/>
          <w:color w:val="000000"/>
        </w:rPr>
        <w:t>h hunting program on the ranch.</w:t>
      </w:r>
      <w:r w:rsidRPr="000545A8">
        <w:rPr>
          <w:rFonts w:cs="Arial"/>
          <w:color w:val="000000"/>
        </w:rPr>
        <w:t xml:space="preserve"> Youth licenses shall not count as either private or public licenses for purposes of calculating the relative share of other licenses allocated for the ranch.</w:t>
      </w:r>
    </w:p>
    <w:p w14:paraId="17F08EBD" w14:textId="77777777" w:rsidR="009C4509" w:rsidRPr="000545A8" w:rsidRDefault="009C4509" w:rsidP="009C4509">
      <w:pPr>
        <w:pStyle w:val="ListParagraph"/>
        <w:widowControl/>
        <w:numPr>
          <w:ilvl w:val="0"/>
          <w:numId w:val="29"/>
        </w:numPr>
        <w:tabs>
          <w:tab w:val="left" w:pos="0"/>
          <w:tab w:val="left" w:pos="360"/>
          <w:tab w:val="left" w:pos="720"/>
          <w:tab w:val="left" w:pos="1080"/>
          <w:tab w:val="left" w:pos="2160"/>
        </w:tabs>
        <w:spacing w:after="200"/>
        <w:contextualSpacing w:val="0"/>
        <w:rPr>
          <w:rFonts w:cs="Arial"/>
          <w:color w:val="000000"/>
        </w:rPr>
      </w:pPr>
      <w:r w:rsidRPr="000545A8">
        <w:rPr>
          <w:rFonts w:cs="Arial"/>
          <w:color w:val="000000"/>
        </w:rPr>
        <w:t>License Distribution</w:t>
      </w:r>
    </w:p>
    <w:p w14:paraId="02A09C24" w14:textId="77777777" w:rsidR="009C4509" w:rsidRPr="000545A8" w:rsidRDefault="009C4509" w:rsidP="009C4509">
      <w:pPr>
        <w:pStyle w:val="ListParagraph"/>
        <w:widowControl/>
        <w:numPr>
          <w:ilvl w:val="6"/>
          <w:numId w:val="4"/>
        </w:numPr>
        <w:tabs>
          <w:tab w:val="left" w:pos="360"/>
        </w:tabs>
        <w:spacing w:after="200"/>
        <w:ind w:left="1440"/>
        <w:contextualSpacing w:val="0"/>
        <w:rPr>
          <w:rFonts w:cs="Arial"/>
          <w:color w:val="000000"/>
        </w:rPr>
      </w:pPr>
      <w:r w:rsidRPr="000545A8">
        <w:rPr>
          <w:rFonts w:cs="Arial"/>
          <w:color w:val="000000"/>
        </w:rPr>
        <w:t>Applications</w:t>
      </w:r>
    </w:p>
    <w:p w14:paraId="6692BC62" w14:textId="701A1201" w:rsidR="009C4509" w:rsidRPr="000545A8" w:rsidRDefault="009C4509" w:rsidP="009C4509">
      <w:pPr>
        <w:pStyle w:val="ListParagraph"/>
        <w:widowControl/>
        <w:numPr>
          <w:ilvl w:val="7"/>
          <w:numId w:val="4"/>
        </w:numPr>
        <w:tabs>
          <w:tab w:val="left" w:pos="1440"/>
          <w:tab w:val="left" w:pos="1800"/>
          <w:tab w:val="left" w:pos="2160"/>
          <w:tab w:val="left" w:pos="2520"/>
          <w:tab w:val="left" w:pos="2880"/>
        </w:tabs>
        <w:spacing w:after="200"/>
        <w:ind w:left="1800"/>
        <w:contextualSpacing w:val="0"/>
        <w:rPr>
          <w:rFonts w:cs="Arial"/>
          <w:color w:val="000000"/>
        </w:rPr>
      </w:pPr>
      <w:r w:rsidRPr="000545A8">
        <w:rPr>
          <w:rFonts w:cs="Arial"/>
          <w:color w:val="000000"/>
        </w:rPr>
        <w:t>Applications for private hunter licenses stamped with the ranch name and season dates shall be available to the landowner for distribution.</w:t>
      </w:r>
      <w:ins w:id="358" w:author="Hernandez, Hilary" w:date="2026-07-29T09:11:00Z" w16du:dateUtc="2026-07-29T15:11:00Z">
        <w:r w:rsidRPr="004E54A8">
          <w:t xml:space="preserve"> </w:t>
        </w:r>
        <w:r w:rsidRPr="004E54A8">
          <w:rPr>
            <w:rFonts w:cs="Arial"/>
            <w:color w:val="000000"/>
          </w:rPr>
          <w:t xml:space="preserve">Beginning June </w:t>
        </w:r>
      </w:ins>
      <w:ins w:id="359" w:author="Hernandez, Hilary" w:date="2026-08-18T10:27:00Z" w16du:dateUtc="2026-08-18T16:27:00Z">
        <w:r>
          <w:rPr>
            <w:rFonts w:cs="Arial"/>
            <w:color w:val="000000"/>
          </w:rPr>
          <w:t>8,</w:t>
        </w:r>
      </w:ins>
      <w:ins w:id="360" w:author="Hernandez, Hilary" w:date="2026-07-29T09:11:00Z" w16du:dateUtc="2026-07-29T15:11:00Z">
        <w:r w:rsidRPr="004E54A8">
          <w:rPr>
            <w:rFonts w:cs="Arial"/>
            <w:color w:val="000000"/>
          </w:rPr>
          <w:t xml:space="preserve"> 2027</w:t>
        </w:r>
      </w:ins>
      <w:ins w:id="361" w:author="Hernandez, Hilary" w:date="2026-09-18T09:30:00Z" w16du:dateUtc="2026-09-18T15:30:00Z">
        <w:r w:rsidR="00C42541">
          <w:rPr>
            <w:rFonts w:cs="Arial"/>
            <w:color w:val="000000"/>
          </w:rPr>
          <w:t>,</w:t>
        </w:r>
      </w:ins>
      <w:ins w:id="362" w:author="Hernandez, Hilary" w:date="2026-07-29T09:11:00Z" w16du:dateUtc="2026-07-29T15:11:00Z">
        <w:r w:rsidRPr="004E54A8">
          <w:rPr>
            <w:rFonts w:cs="Arial"/>
            <w:color w:val="000000"/>
          </w:rPr>
          <w:t xml:space="preserve"> with the launching of the Division’s new </w:t>
        </w:r>
      </w:ins>
      <w:ins w:id="363" w:author="Hernandez, Hilary" w:date="2026-08-18T10:28:00Z" w16du:dateUtc="2026-08-18T16:28:00Z">
        <w:r>
          <w:rPr>
            <w:rFonts w:cs="Arial"/>
            <w:color w:val="000000"/>
          </w:rPr>
          <w:t>integrated sales</w:t>
        </w:r>
      </w:ins>
      <w:ins w:id="364" w:author="Hernandez, Hilary" w:date="2026-07-29T09:11:00Z" w16du:dateUtc="2026-07-29T15:11:00Z">
        <w:r w:rsidRPr="004E54A8">
          <w:rPr>
            <w:rFonts w:cs="Arial"/>
            <w:color w:val="000000"/>
          </w:rPr>
          <w:t xml:space="preserve"> system, private turkey licenses will be issued in the form of vouchers to the landowner for distribution to redeeming hunters.</w:t>
        </w:r>
      </w:ins>
    </w:p>
    <w:p w14:paraId="2651FB5C" w14:textId="77777777" w:rsidR="009C4509" w:rsidRPr="000545A8" w:rsidRDefault="009C4509" w:rsidP="009C4509">
      <w:pPr>
        <w:pStyle w:val="ListParagraph"/>
        <w:widowControl/>
        <w:numPr>
          <w:ilvl w:val="1"/>
          <w:numId w:val="4"/>
        </w:numPr>
        <w:tabs>
          <w:tab w:val="left" w:pos="1440"/>
          <w:tab w:val="left" w:pos="1800"/>
          <w:tab w:val="left" w:pos="2160"/>
          <w:tab w:val="left" w:pos="2520"/>
          <w:tab w:val="left" w:pos="2880"/>
        </w:tabs>
        <w:spacing w:after="200"/>
        <w:ind w:left="1800"/>
        <w:contextualSpacing w:val="0"/>
        <w:rPr>
          <w:rFonts w:cs="Arial"/>
          <w:color w:val="000000"/>
        </w:rPr>
      </w:pPr>
      <w:r w:rsidRPr="000545A8">
        <w:rPr>
          <w:rFonts w:cs="Arial"/>
          <w:color w:val="000000"/>
        </w:rPr>
        <w:t>Public hunter licenses shall be available through application and selection from the Division during the annual limited license drawing process, except as provided in this regulation.</w:t>
      </w:r>
    </w:p>
    <w:p w14:paraId="3224B74A" w14:textId="77777777" w:rsidR="009C4509" w:rsidRPr="000545A8" w:rsidRDefault="009C4509" w:rsidP="009C4509">
      <w:pPr>
        <w:pStyle w:val="ListParagraph"/>
        <w:widowControl/>
        <w:numPr>
          <w:ilvl w:val="0"/>
          <w:numId w:val="29"/>
        </w:numPr>
        <w:tabs>
          <w:tab w:val="left" w:pos="0"/>
          <w:tab w:val="left" w:pos="360"/>
          <w:tab w:val="left" w:pos="720"/>
          <w:tab w:val="left" w:pos="1080"/>
          <w:tab w:val="left" w:pos="2160"/>
        </w:tabs>
        <w:spacing w:after="200"/>
        <w:contextualSpacing w:val="0"/>
        <w:rPr>
          <w:rFonts w:cs="Arial"/>
          <w:color w:val="000000"/>
        </w:rPr>
      </w:pPr>
      <w:r w:rsidRPr="000545A8">
        <w:rPr>
          <w:rFonts w:cs="Arial"/>
          <w:color w:val="000000"/>
        </w:rPr>
        <w:t>Special Restrictions</w:t>
      </w:r>
    </w:p>
    <w:p w14:paraId="45985492" w14:textId="77777777" w:rsidR="009C4509" w:rsidRPr="000545A8" w:rsidRDefault="009C4509" w:rsidP="009C4509">
      <w:pPr>
        <w:pStyle w:val="ListParagraph"/>
        <w:widowControl/>
        <w:numPr>
          <w:ilvl w:val="3"/>
          <w:numId w:val="4"/>
        </w:numPr>
        <w:tabs>
          <w:tab w:val="left" w:pos="360"/>
        </w:tabs>
        <w:spacing w:after="200"/>
        <w:ind w:left="1440"/>
        <w:contextualSpacing w:val="0"/>
        <w:rPr>
          <w:rFonts w:cs="Arial"/>
          <w:color w:val="000000"/>
        </w:rPr>
      </w:pPr>
      <w:r w:rsidRPr="000545A8">
        <w:rPr>
          <w:rFonts w:cs="Arial"/>
          <w:color w:val="000000"/>
        </w:rPr>
        <w:t>Unless otherwise provided in these Ranching for Wildlife regulations all hunters must comply with other applicable regulations, including, but not limited to, manner of take (except that private hunters may use any legal weapon during private seasons), hunting hours, application requirements and deadlines, bag limits, season participation, mandatory checks, OHV restrictions, and other generally applicable regulations for big game hunting.</w:t>
      </w:r>
    </w:p>
    <w:p w14:paraId="7FF131D6" w14:textId="77777777" w:rsidR="009C4509" w:rsidRPr="000545A8" w:rsidRDefault="009C4509" w:rsidP="009C4509">
      <w:pPr>
        <w:pStyle w:val="ListParagraph"/>
        <w:widowControl/>
        <w:numPr>
          <w:ilvl w:val="3"/>
          <w:numId w:val="4"/>
        </w:numPr>
        <w:tabs>
          <w:tab w:val="left" w:pos="360"/>
        </w:tabs>
        <w:spacing w:after="200"/>
        <w:ind w:left="1440"/>
        <w:contextualSpacing w:val="0"/>
        <w:rPr>
          <w:rFonts w:cs="Arial"/>
          <w:color w:val="000000"/>
        </w:rPr>
      </w:pPr>
      <w:r w:rsidRPr="000545A8">
        <w:rPr>
          <w:rFonts w:cs="Arial"/>
          <w:color w:val="000000"/>
        </w:rPr>
        <w:t xml:space="preserve">A copy of the mutually agreed upon ranch rules will be provided to all public hunters </w:t>
      </w:r>
      <w:r>
        <w:rPr>
          <w:rFonts w:cs="Arial"/>
          <w:color w:val="000000"/>
        </w:rPr>
        <w:t xml:space="preserve">prior to their hunting season. </w:t>
      </w:r>
      <w:r w:rsidRPr="000545A8">
        <w:rPr>
          <w:rFonts w:cs="Arial"/>
          <w:color w:val="000000"/>
        </w:rPr>
        <w:t>All public hunters will be required to sign a statement acknowledging that they have read, understand, and agree to comply with all ranch rules, before the hunter is allowed access to the ranch.</w:t>
      </w:r>
    </w:p>
    <w:p w14:paraId="1B5F1E7A" w14:textId="77777777" w:rsidR="00C42541" w:rsidRDefault="009C4509" w:rsidP="00C42541">
      <w:pPr>
        <w:pStyle w:val="ListParagraph"/>
        <w:widowControl/>
        <w:numPr>
          <w:ilvl w:val="4"/>
          <w:numId w:val="4"/>
        </w:numPr>
        <w:tabs>
          <w:tab w:val="left" w:pos="1440"/>
          <w:tab w:val="left" w:pos="1800"/>
          <w:tab w:val="left" w:pos="2160"/>
          <w:tab w:val="left" w:pos="2520"/>
          <w:tab w:val="left" w:pos="2880"/>
        </w:tabs>
        <w:spacing w:after="200"/>
        <w:ind w:left="1800"/>
        <w:contextualSpacing w:val="0"/>
        <w:rPr>
          <w:rFonts w:cs="Arial"/>
          <w:color w:val="000000"/>
        </w:rPr>
      </w:pPr>
      <w:r w:rsidRPr="000545A8">
        <w:rPr>
          <w:rFonts w:cs="Arial"/>
          <w:color w:val="000000"/>
        </w:rPr>
        <w:lastRenderedPageBreak/>
        <w:t>Compliance with ranch rules is a specific condition of the Ranching for Wildlife public licenses and s</w:t>
      </w:r>
      <w:r>
        <w:rPr>
          <w:rFonts w:cs="Arial"/>
          <w:color w:val="000000"/>
        </w:rPr>
        <w:t xml:space="preserve">ubsequent access to the ranch. </w:t>
      </w:r>
      <w:r w:rsidRPr="000545A8">
        <w:rPr>
          <w:rFonts w:cs="Arial"/>
          <w:color w:val="000000"/>
        </w:rPr>
        <w:t>In addition to criminal penalties, non-compliance with ranch rules constitutes grounds for suspension and revocation of the license and/or being prohibited from further participation in hunting on the ranch, and/or in the Ranching for Wildlife program as a public hunter.</w:t>
      </w:r>
    </w:p>
    <w:p w14:paraId="373ACD54" w14:textId="2B20DF8D" w:rsidR="00A37AA0" w:rsidRPr="00C42541" w:rsidRDefault="009C4509" w:rsidP="00C42541">
      <w:pPr>
        <w:pStyle w:val="ListParagraph"/>
        <w:widowControl/>
        <w:numPr>
          <w:ilvl w:val="4"/>
          <w:numId w:val="4"/>
        </w:numPr>
        <w:tabs>
          <w:tab w:val="left" w:pos="1440"/>
          <w:tab w:val="left" w:pos="1800"/>
          <w:tab w:val="left" w:pos="2160"/>
          <w:tab w:val="left" w:pos="2520"/>
          <w:tab w:val="left" w:pos="2880"/>
        </w:tabs>
        <w:spacing w:after="200"/>
        <w:ind w:left="1800"/>
        <w:contextualSpacing w:val="0"/>
        <w:rPr>
          <w:rFonts w:cs="Arial"/>
          <w:color w:val="000000"/>
        </w:rPr>
      </w:pPr>
      <w:r w:rsidRPr="00C42541">
        <w:rPr>
          <w:rFonts w:cs="Arial"/>
          <w:color w:val="000000"/>
        </w:rPr>
        <w:t xml:space="preserve">Final determination on any legal action taken towards hunters found in non-compliance with ranch rules shall be made solely by officers of the Division. This includes any citation that may be issued for non-compliance with the provisions of a </w:t>
      </w:r>
      <w:proofErr w:type="gramStart"/>
      <w:r w:rsidRPr="00C42541">
        <w:rPr>
          <w:rFonts w:cs="Arial"/>
          <w:color w:val="000000"/>
        </w:rPr>
        <w:t>license, or</w:t>
      </w:r>
      <w:proofErr w:type="gramEnd"/>
      <w:r w:rsidRPr="00C42541">
        <w:rPr>
          <w:rFonts w:cs="Arial"/>
          <w:color w:val="000000"/>
        </w:rPr>
        <w:t xml:space="preserve"> directing a hunter to leave a ranch. Ranch personnel may not direct a hunter to leave a ranch without specific authorization of a </w:t>
      </w:r>
      <w:proofErr w:type="gramStart"/>
      <w:r w:rsidRPr="00C42541">
        <w:rPr>
          <w:rFonts w:cs="Arial"/>
          <w:color w:val="000000"/>
        </w:rPr>
        <w:t>Division</w:t>
      </w:r>
      <w:proofErr w:type="gramEnd"/>
      <w:r w:rsidRPr="00C42541">
        <w:rPr>
          <w:rFonts w:cs="Arial"/>
          <w:color w:val="000000"/>
        </w:rPr>
        <w:t xml:space="preserve"> officer</w:t>
      </w:r>
      <w:r w:rsidR="00C42541">
        <w:rPr>
          <w:rFonts w:cs="Arial"/>
          <w:color w:val="000000"/>
        </w:rPr>
        <w:t>.</w:t>
      </w:r>
      <w:r w:rsidRPr="00C42541">
        <w:rPr>
          <w:rFonts w:cs="Arial"/>
        </w:rPr>
        <w:t xml:space="preserve"> </w:t>
      </w:r>
      <w:r w:rsidR="00A37AA0" w:rsidRPr="00C42541">
        <w:rPr>
          <w:rFonts w:cs="Arial"/>
        </w:rPr>
        <w:br w:type="page"/>
      </w:r>
    </w:p>
    <w:p w14:paraId="7BD54F01" w14:textId="7D0783CA" w:rsidR="001A5CFA" w:rsidRDefault="00CE0C23" w:rsidP="001A5CFA">
      <w:pPr>
        <w:tabs>
          <w:tab w:val="left" w:pos="720"/>
          <w:tab w:val="left" w:pos="1440"/>
        </w:tabs>
        <w:jc w:val="right"/>
        <w:rPr>
          <w:rFonts w:cs="Arial"/>
          <w:b/>
          <w:bCs/>
        </w:rPr>
      </w:pPr>
      <w:r>
        <w:rPr>
          <w:b/>
          <w:bCs/>
        </w:rPr>
        <w:lastRenderedPageBreak/>
        <w:t>DORA 09</w:t>
      </w:r>
      <w:r w:rsidRPr="00B22D60">
        <w:rPr>
          <w:b/>
          <w:bCs/>
        </w:rPr>
        <w:t>/</w:t>
      </w:r>
      <w:r>
        <w:rPr>
          <w:b/>
          <w:bCs/>
        </w:rPr>
        <w:t>30</w:t>
      </w:r>
      <w:r w:rsidRPr="00B22D60">
        <w:rPr>
          <w:b/>
          <w:bCs/>
        </w:rPr>
        <w:t>/202</w:t>
      </w:r>
      <w:r>
        <w:rPr>
          <w:b/>
          <w:bCs/>
        </w:rPr>
        <w:t>6</w:t>
      </w:r>
    </w:p>
    <w:p w14:paraId="4144D093" w14:textId="77777777" w:rsidR="001A5CFA" w:rsidRPr="00D638DE" w:rsidRDefault="001A5CFA" w:rsidP="001A5CFA">
      <w:pPr>
        <w:tabs>
          <w:tab w:val="left" w:pos="720"/>
          <w:tab w:val="left" w:pos="1440"/>
        </w:tabs>
        <w:jc w:val="right"/>
        <w:rPr>
          <w:b/>
          <w:bCs/>
        </w:rPr>
      </w:pPr>
      <w:r w:rsidRPr="00D638DE">
        <w:rPr>
          <w:b/>
          <w:bCs/>
        </w:rPr>
        <w:t>Basis and Purpose</w:t>
      </w:r>
    </w:p>
    <w:p w14:paraId="080270F2" w14:textId="77777777" w:rsidR="001A5CFA" w:rsidRDefault="001A5CFA" w:rsidP="001A5CFA">
      <w:pPr>
        <w:pStyle w:val="upar1"/>
        <w:jc w:val="right"/>
        <w:rPr>
          <w:b/>
          <w:bCs/>
          <w:szCs w:val="20"/>
        </w:rPr>
      </w:pPr>
      <w:r w:rsidRPr="00D638DE">
        <w:rPr>
          <w:b/>
          <w:bCs/>
          <w:szCs w:val="20"/>
        </w:rPr>
        <w:t xml:space="preserve">Chapter </w:t>
      </w:r>
      <w:r>
        <w:rPr>
          <w:b/>
          <w:bCs/>
          <w:szCs w:val="20"/>
        </w:rPr>
        <w:t>W-</w:t>
      </w:r>
      <w:r w:rsidRPr="00D638DE">
        <w:rPr>
          <w:b/>
          <w:bCs/>
          <w:szCs w:val="20"/>
        </w:rPr>
        <w:t xml:space="preserve">3 </w:t>
      </w:r>
      <w:r>
        <w:rPr>
          <w:b/>
          <w:bCs/>
          <w:szCs w:val="20"/>
        </w:rPr>
        <w:t>-</w:t>
      </w:r>
      <w:r w:rsidRPr="00D638DE">
        <w:rPr>
          <w:b/>
          <w:bCs/>
          <w:szCs w:val="20"/>
        </w:rPr>
        <w:t xml:space="preserve"> Small Game </w:t>
      </w:r>
      <w:r>
        <w:rPr>
          <w:b/>
          <w:bCs/>
          <w:szCs w:val="20"/>
        </w:rPr>
        <w:t>–</w:t>
      </w:r>
      <w:r w:rsidRPr="00D638DE">
        <w:rPr>
          <w:b/>
          <w:bCs/>
          <w:szCs w:val="20"/>
        </w:rPr>
        <w:t xml:space="preserve"> Furbearers</w:t>
      </w:r>
    </w:p>
    <w:p w14:paraId="60B3A9B6" w14:textId="77777777" w:rsidR="001A5CFA" w:rsidRPr="00615768" w:rsidRDefault="001A5CFA" w:rsidP="001A5CFA">
      <w:pPr>
        <w:pStyle w:val="upar1"/>
        <w:jc w:val="right"/>
        <w:rPr>
          <w:b/>
          <w:bCs/>
          <w:szCs w:val="20"/>
        </w:rPr>
      </w:pPr>
    </w:p>
    <w:p w14:paraId="678294FD" w14:textId="77777777" w:rsidR="001A5CFA" w:rsidRPr="00615768" w:rsidRDefault="001A5CFA" w:rsidP="007A7C7E">
      <w:pPr>
        <w:pStyle w:val="Heading2"/>
        <w:ind w:left="0"/>
      </w:pPr>
      <w:bookmarkStart w:id="365" w:name="_Toc214283505"/>
      <w:r w:rsidRPr="00615768">
        <w:t>Basis and Purpose:</w:t>
      </w:r>
      <w:bookmarkEnd w:id="365"/>
    </w:p>
    <w:p w14:paraId="5D5705FD" w14:textId="77777777" w:rsidR="003F0677" w:rsidRPr="003F0677" w:rsidRDefault="003F0677" w:rsidP="003F0677">
      <w:pPr>
        <w:tabs>
          <w:tab w:val="left" w:pos="720"/>
          <w:tab w:val="left" w:pos="1440"/>
        </w:tabs>
        <w:rPr>
          <w:rFonts w:cs="Arial"/>
          <w:b/>
          <w:bCs/>
          <w:u w:val="single"/>
        </w:rPr>
      </w:pPr>
      <w:r w:rsidRPr="003F0677">
        <w:rPr>
          <w:rFonts w:cs="Arial"/>
          <w:b/>
          <w:bCs/>
          <w:u w:val="single"/>
        </w:rPr>
        <w:t xml:space="preserve">Differential pricing for the nonresident furbearer license, the resident senior combination fishing and small game hunting license, and the resident senior lifetime fishing upgrade to annual combination fishing and small game hunting license  </w:t>
      </w:r>
    </w:p>
    <w:p w14:paraId="6E8D908D" w14:textId="77777777" w:rsidR="003F0677" w:rsidRPr="003F0677" w:rsidRDefault="003F0677" w:rsidP="003F0677">
      <w:pPr>
        <w:tabs>
          <w:tab w:val="left" w:pos="720"/>
          <w:tab w:val="left" w:pos="1440"/>
        </w:tabs>
        <w:rPr>
          <w:rFonts w:cs="Arial"/>
          <w:bCs/>
        </w:rPr>
      </w:pPr>
    </w:p>
    <w:p w14:paraId="47EF62AA" w14:textId="538012F8" w:rsidR="003F0677" w:rsidRPr="003F0677" w:rsidRDefault="003F0677" w:rsidP="003F0677">
      <w:pPr>
        <w:tabs>
          <w:tab w:val="left" w:pos="720"/>
          <w:tab w:val="left" w:pos="1440"/>
        </w:tabs>
        <w:rPr>
          <w:rFonts w:cs="Arial"/>
          <w:bCs/>
        </w:rPr>
      </w:pPr>
      <w:r w:rsidRPr="003F0677">
        <w:rPr>
          <w:rFonts w:cs="Arial"/>
          <w:bCs/>
        </w:rPr>
        <w:t xml:space="preserve">Following the passage of the Hunting, Fishing, and Parks for Future Generations Act (SB 18-143), the Colorado Parks and Wildlife Commission has the authority to adjust most wildlife licenses annually with the Consumer Price Index (CPI). While most resident and nonresident wildlife license fees are at the statutory cap, differential pricing has been retained for certain licenses, including the nonresident furbearer license, in order keep the fee equitable with similar license types, such as the small game license. Differential pricing has also been retained for the resident senior combination fishing and small game hunting license and the resident senior fishing upgrade to annual combination fishing and small game hunting license. However, </w:t>
      </w:r>
      <w:r w:rsidR="00BB3591" w:rsidRPr="003F0677">
        <w:rPr>
          <w:rFonts w:cs="Arial"/>
          <w:bCs/>
        </w:rPr>
        <w:t>all</w:t>
      </w:r>
      <w:r w:rsidRPr="003F0677">
        <w:rPr>
          <w:rFonts w:cs="Arial"/>
          <w:bCs/>
        </w:rPr>
        <w:t xml:space="preserve"> the </w:t>
      </w:r>
      <w:proofErr w:type="gramStart"/>
      <w:r w:rsidR="00FC38AC" w:rsidRPr="003F0677">
        <w:rPr>
          <w:rFonts w:cs="Arial"/>
          <w:bCs/>
        </w:rPr>
        <w:t>license’s</w:t>
      </w:r>
      <w:proofErr w:type="gramEnd"/>
      <w:r w:rsidRPr="003F0677">
        <w:rPr>
          <w:rFonts w:cs="Arial"/>
          <w:bCs/>
        </w:rPr>
        <w:t xml:space="preserve"> prices have increased in accordance with the CPI.  </w:t>
      </w:r>
    </w:p>
    <w:p w14:paraId="094B22E3" w14:textId="77777777" w:rsidR="001A5CFA" w:rsidRPr="003A5BBA" w:rsidRDefault="001A5CFA" w:rsidP="001A5CFA">
      <w:pPr>
        <w:spacing w:line="276" w:lineRule="auto"/>
      </w:pPr>
    </w:p>
    <w:p w14:paraId="32AC9F84" w14:textId="77777777" w:rsidR="00A61BC9" w:rsidRPr="00C6230B" w:rsidRDefault="00A61BC9" w:rsidP="00A61BC9">
      <w:pPr>
        <w:tabs>
          <w:tab w:val="left" w:pos="720"/>
          <w:tab w:val="left" w:pos="1440"/>
        </w:tabs>
        <w:rPr>
          <w:b/>
          <w:bCs/>
          <w:u w:val="single"/>
          <w:lang w:val="x-none" w:eastAsia="x-none"/>
        </w:rPr>
      </w:pPr>
      <w:r w:rsidRPr="00C6230B">
        <w:rPr>
          <w:b/>
          <w:bCs/>
          <w:u w:val="single"/>
          <w:lang w:eastAsia="x-none"/>
        </w:rPr>
        <w:t>Updating regulations to implement the new licensing system in June of 2027</w:t>
      </w:r>
    </w:p>
    <w:p w14:paraId="67DAC53C" w14:textId="77777777" w:rsidR="00A61BC9" w:rsidRDefault="00A61BC9" w:rsidP="00A61BC9">
      <w:pPr>
        <w:spacing w:line="276" w:lineRule="auto"/>
        <w:rPr>
          <w:lang w:eastAsia="x-none"/>
        </w:rPr>
      </w:pPr>
    </w:p>
    <w:p w14:paraId="18B94D22" w14:textId="75876501" w:rsidR="00A61BC9" w:rsidRDefault="00A61BC9" w:rsidP="001A5CFA">
      <w:pPr>
        <w:spacing w:after="240" w:line="276" w:lineRule="auto"/>
        <w:rPr>
          <w:rFonts w:eastAsia="Trebuchet MS"/>
          <w:bCs/>
        </w:rPr>
      </w:pPr>
      <w:r w:rsidRPr="00142644">
        <w:rPr>
          <w:rFonts w:eastAsia="Trebuchet MS"/>
          <w:bCs/>
        </w:rPr>
        <w:t xml:space="preserve">In </w:t>
      </w:r>
      <w:r>
        <w:rPr>
          <w:rFonts w:eastAsia="Trebuchet MS"/>
          <w:bCs/>
        </w:rPr>
        <w:t>June of 2027 CPW will be moving to a new licensing system. As part of the change most of the CPW products will be changing from physical products to electronic products or e-products. To</w:t>
      </w:r>
      <w:r w:rsidRPr="00142644">
        <w:rPr>
          <w:rFonts w:eastAsia="Trebuchet MS"/>
          <w:bCs/>
        </w:rPr>
        <w:t xml:space="preserve"> make th</w:t>
      </w:r>
      <w:r>
        <w:rPr>
          <w:rFonts w:eastAsia="Trebuchet MS"/>
          <w:bCs/>
        </w:rPr>
        <w:t>is</w:t>
      </w:r>
      <w:r w:rsidRPr="00142644">
        <w:rPr>
          <w:rFonts w:eastAsia="Trebuchet MS"/>
          <w:bCs/>
        </w:rPr>
        <w:t xml:space="preserve"> switch to e-products the regulations need to be updated with the new terminology and procedures. As the go live for the new system is June 8</w:t>
      </w:r>
      <w:r w:rsidRPr="00142644">
        <w:rPr>
          <w:rFonts w:eastAsia="Trebuchet MS"/>
          <w:bCs/>
          <w:vertAlign w:val="superscript"/>
        </w:rPr>
        <w:t>th</w:t>
      </w:r>
      <w:r w:rsidRPr="00142644">
        <w:rPr>
          <w:rFonts w:eastAsia="Trebuchet MS"/>
          <w:bCs/>
        </w:rPr>
        <w:t>, 2027, it is important that we keep regulations for both physical and e-products while we are adopting these changes.</w:t>
      </w:r>
    </w:p>
    <w:p w14:paraId="50142A96" w14:textId="77777777" w:rsidR="00A61BC9" w:rsidRPr="00142644" w:rsidRDefault="00A61BC9" w:rsidP="00A61BC9">
      <w:pPr>
        <w:autoSpaceDE w:val="0"/>
        <w:autoSpaceDN w:val="0"/>
        <w:spacing w:line="276" w:lineRule="auto"/>
        <w:rPr>
          <w:rFonts w:eastAsia="Trebuchet MS"/>
          <w:bCs/>
          <w:highlight w:val="yellow"/>
        </w:rPr>
      </w:pPr>
      <w:r w:rsidRPr="00142644">
        <w:rPr>
          <w:rFonts w:eastAsia="Trebuchet MS"/>
          <w:bCs/>
        </w:rPr>
        <w:t xml:space="preserve">E-tag numbers will also replace the current carcass tags. </w:t>
      </w:r>
      <w:proofErr w:type="gramStart"/>
      <w:r w:rsidRPr="00142644">
        <w:rPr>
          <w:rFonts w:eastAsia="Trebuchet MS"/>
          <w:bCs/>
        </w:rPr>
        <w:t>In order to</w:t>
      </w:r>
      <w:proofErr w:type="gramEnd"/>
      <w:r w:rsidRPr="00142644">
        <w:rPr>
          <w:rFonts w:eastAsia="Trebuchet MS"/>
          <w:bCs/>
        </w:rPr>
        <w:t xml:space="preserve"> get an e-tag number </w:t>
      </w:r>
      <w:proofErr w:type="gramStart"/>
      <w:r w:rsidRPr="00142644">
        <w:rPr>
          <w:rFonts w:eastAsia="Trebuchet MS"/>
          <w:bCs/>
        </w:rPr>
        <w:t>a  person</w:t>
      </w:r>
      <w:proofErr w:type="gramEnd"/>
      <w:r w:rsidRPr="00142644">
        <w:rPr>
          <w:rFonts w:eastAsia="Trebuchet MS"/>
          <w:bCs/>
        </w:rPr>
        <w:t xml:space="preserve"> who has killed a wildlife species for which an e-tag is required must immediately report their harvest by e-tagging either through the Division’s mobile phone app, online through the CPWShop website, or by calling the harvest in. If a person does not have access to report their harvest, they must immediately sign and date a paper copy of their license as a temporary measure, until e-tagging is possible. E-tagging must be completed within 48 hours in circumstances when a paper license is being used </w:t>
      </w:r>
      <w:r>
        <w:rPr>
          <w:rFonts w:eastAsia="Trebuchet MS"/>
          <w:bCs/>
        </w:rPr>
        <w:t>a</w:t>
      </w:r>
      <w:r w:rsidRPr="00142644">
        <w:rPr>
          <w:rFonts w:eastAsia="Trebuchet MS"/>
          <w:bCs/>
        </w:rPr>
        <w:t xml:space="preserve"> temporarily tag.  A harvested animal may be transported without physical documentation on the animal so long as the hunter is present. If the hunter is not present, the harvested animal should be marked with the hunter’s name and e-tagging number or the signed and dated paper copy of the license.</w:t>
      </w:r>
      <w:r w:rsidRPr="00142644">
        <w:t xml:space="preserve"> I</w:t>
      </w:r>
      <w:r w:rsidRPr="00142644">
        <w:rPr>
          <w:rFonts w:eastAsia="Trebuchet MS"/>
          <w:bCs/>
        </w:rPr>
        <w:t>f a license is inadvertently or accidentally electronically voided, the tag can be reactivated by contacting the Division for assistance.</w:t>
      </w:r>
    </w:p>
    <w:p w14:paraId="2E4BCF9C" w14:textId="77777777" w:rsidR="00A61BC9" w:rsidRDefault="00A61BC9" w:rsidP="00A61BC9">
      <w:pPr>
        <w:spacing w:line="276" w:lineRule="auto"/>
        <w:rPr>
          <w:lang w:eastAsia="x-none"/>
        </w:rPr>
      </w:pPr>
    </w:p>
    <w:p w14:paraId="22860D39" w14:textId="5D700A66" w:rsidR="001A5CFA" w:rsidRPr="003A5BBA" w:rsidRDefault="001A5CFA" w:rsidP="001A5CFA">
      <w:pPr>
        <w:spacing w:after="240" w:line="276" w:lineRule="auto"/>
        <w:rPr>
          <w:lang w:eastAsia="x-none"/>
        </w:rPr>
      </w:pPr>
      <w:r w:rsidRPr="003A5BBA">
        <w:rPr>
          <w:lang w:eastAsia="x-none"/>
        </w:rPr>
        <w:t xml:space="preserve">The statements of basis and purpose for these regulations can be obtained from the Colorado Division of Parks and Wildlife, Office of the Regulations Manager by emailing </w:t>
      </w:r>
      <w:hyperlink r:id="rId8" w:history="1">
        <w:r w:rsidRPr="003A5BBA">
          <w:rPr>
            <w:color w:val="0000FF"/>
            <w:u w:val="single"/>
            <w:lang w:eastAsia="x-none"/>
          </w:rPr>
          <w:t>dnr_cpw_planning@state.co.us</w:t>
        </w:r>
      </w:hyperlink>
      <w:r w:rsidRPr="003A5BBA">
        <w:rPr>
          <w:lang w:eastAsia="x-none"/>
        </w:rPr>
        <w:t xml:space="preserve"> or by visiting the Division of Parks and Wildlife headquarters at 6060 Broadway, Denver, CO, 80216.</w:t>
      </w:r>
    </w:p>
    <w:p w14:paraId="0BB60460" w14:textId="77777777" w:rsidR="001A5CFA" w:rsidRPr="00ED427C" w:rsidRDefault="001A5CFA" w:rsidP="001A5CFA">
      <w:pPr>
        <w:spacing w:line="276" w:lineRule="auto"/>
        <w:rPr>
          <w:b/>
        </w:rPr>
      </w:pPr>
      <w:r w:rsidRPr="00ED427C">
        <w:rPr>
          <w:b/>
        </w:rPr>
        <w:t>The primary statutory authority for these regulations can be found in § 24-4-103, C.R.S., and the state Wildlife Act, §§ 33-1-101 to 33-6-209, C.R.S., specifically including, but not limited to: §§ 33-1-106, C.R.S.</w:t>
      </w:r>
    </w:p>
    <w:p w14:paraId="60D280FC" w14:textId="77777777" w:rsidR="001A5CFA" w:rsidRPr="00ED427C" w:rsidRDefault="001A5CFA" w:rsidP="001A5CFA">
      <w:pPr>
        <w:spacing w:line="276" w:lineRule="auto"/>
        <w:rPr>
          <w:b/>
        </w:rPr>
      </w:pPr>
    </w:p>
    <w:p w14:paraId="06AB2089" w14:textId="77782F46" w:rsidR="001A5CFA" w:rsidRPr="00ED427C" w:rsidRDefault="001A5CFA" w:rsidP="001A5CFA">
      <w:pPr>
        <w:rPr>
          <w:rFonts w:cs="Arial"/>
          <w:b/>
        </w:rPr>
      </w:pPr>
      <w:r w:rsidRPr="00ED427C">
        <w:rPr>
          <w:rFonts w:cs="Arial"/>
          <w:b/>
        </w:rPr>
        <w:t xml:space="preserve">EFFECTIVE DATE - THESE REGULATIONS SHALL BECOME EFFECTIVE </w:t>
      </w:r>
      <w:r w:rsidR="00CE0C23">
        <w:rPr>
          <w:rFonts w:cs="Arial"/>
          <w:b/>
        </w:rPr>
        <w:t>JANUARY</w:t>
      </w:r>
      <w:r w:rsidRPr="00ED427C">
        <w:rPr>
          <w:rFonts w:cs="Arial"/>
          <w:b/>
        </w:rPr>
        <w:t xml:space="preserve"> 1, </w:t>
      </w:r>
      <w:r w:rsidR="00FC38AC" w:rsidRPr="00ED427C">
        <w:rPr>
          <w:rFonts w:cs="Arial"/>
          <w:b/>
        </w:rPr>
        <w:t>202</w:t>
      </w:r>
      <w:r w:rsidR="00FC38AC">
        <w:rPr>
          <w:rFonts w:cs="Arial"/>
          <w:b/>
        </w:rPr>
        <w:t>7,</w:t>
      </w:r>
      <w:r w:rsidRPr="00ED427C">
        <w:rPr>
          <w:rFonts w:cs="Arial"/>
          <w:b/>
        </w:rPr>
        <w:t xml:space="preserve"> AND SHALL REMAIN IN FULL FORCE AND EFFECT UNTIL REPEALED, AMENDED OR SUPERSEDED.</w:t>
      </w:r>
    </w:p>
    <w:p w14:paraId="6E0BEB34" w14:textId="77777777" w:rsidR="001A5CFA" w:rsidRPr="00ED427C" w:rsidRDefault="001A5CFA" w:rsidP="001A5CFA">
      <w:pPr>
        <w:rPr>
          <w:rFonts w:cs="Arial"/>
          <w:b/>
        </w:rPr>
      </w:pPr>
    </w:p>
    <w:p w14:paraId="389ACE05" w14:textId="0E3F97B8" w:rsidR="00460423" w:rsidRPr="001956B4" w:rsidRDefault="001A5CFA" w:rsidP="00FC38AC">
      <w:r w:rsidRPr="00ED427C">
        <w:rPr>
          <w:rFonts w:cs="Arial"/>
          <w:b/>
        </w:rPr>
        <w:t xml:space="preserve">APPROVED AND ADOPTED BY THE PARKS AND WILDLIFE COMMISSION OF THE STATE OF COLORADO THIS </w:t>
      </w:r>
      <w:r w:rsidR="00CE0C23">
        <w:rPr>
          <w:rFonts w:cs="Arial"/>
          <w:b/>
        </w:rPr>
        <w:t>4</w:t>
      </w:r>
      <w:r w:rsidRPr="00ED427C">
        <w:rPr>
          <w:rFonts w:cs="Arial"/>
          <w:b/>
        </w:rPr>
        <w:t xml:space="preserve">TH DAY OF </w:t>
      </w:r>
      <w:r w:rsidR="00FC38AC">
        <w:rPr>
          <w:rFonts w:cs="Arial"/>
          <w:b/>
        </w:rPr>
        <w:t>NOVEMBER</w:t>
      </w:r>
      <w:r w:rsidRPr="00ED427C">
        <w:rPr>
          <w:rFonts w:cs="Arial"/>
          <w:b/>
        </w:rPr>
        <w:t xml:space="preserve"> 2026.</w:t>
      </w:r>
    </w:p>
    <w:sectPr w:rsidR="00460423" w:rsidRPr="001956B4" w:rsidSect="001D2742">
      <w:footerReference w:type="even" r:id="rId9"/>
      <w:footerReference w:type="default" r:id="rId10"/>
      <w:endnotePr>
        <w:numFmt w:val="decimal"/>
      </w:endnotePr>
      <w:pgSz w:w="12240" w:h="15840"/>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A17B3" w14:textId="77777777" w:rsidR="001E126E" w:rsidRDefault="001E126E">
      <w:r>
        <w:separator/>
      </w:r>
    </w:p>
  </w:endnote>
  <w:endnote w:type="continuationSeparator" w:id="0">
    <w:p w14:paraId="738172D6" w14:textId="77777777" w:rsidR="001E126E" w:rsidRDefault="001E1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7A4FD" w14:textId="5BCE4951" w:rsidR="001963AA" w:rsidRDefault="001963A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D512B65" w14:textId="77777777" w:rsidR="001963AA" w:rsidRDefault="001963A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7373801"/>
      <w:docPartObj>
        <w:docPartGallery w:val="Page Numbers (Bottom of Page)"/>
        <w:docPartUnique/>
      </w:docPartObj>
    </w:sdtPr>
    <w:sdtEndPr>
      <w:rPr>
        <w:noProof/>
      </w:rPr>
    </w:sdtEndPr>
    <w:sdtContent>
      <w:p w14:paraId="116229FB" w14:textId="3232E214" w:rsidR="001963AA" w:rsidRDefault="001963AA">
        <w:pPr>
          <w:pStyle w:val="Footer"/>
          <w:jc w:val="center"/>
        </w:pPr>
        <w:r>
          <w:fldChar w:fldCharType="begin"/>
        </w:r>
        <w:r>
          <w:instrText xml:space="preserve"> PAGE   \* MERGEFORMAT </w:instrText>
        </w:r>
        <w:r>
          <w:fldChar w:fldCharType="separate"/>
        </w:r>
        <w:r w:rsidR="003B4655">
          <w:rPr>
            <w:noProof/>
          </w:rPr>
          <w:t>25</w:t>
        </w:r>
        <w:r>
          <w:rPr>
            <w:noProof/>
          </w:rPr>
          <w:fldChar w:fldCharType="end"/>
        </w:r>
      </w:p>
    </w:sdtContent>
  </w:sdt>
  <w:p w14:paraId="6D531627" w14:textId="77777777" w:rsidR="001963AA" w:rsidRDefault="001963AA">
    <w:pPr>
      <w:ind w:right="360"/>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D03BE" w14:textId="77777777" w:rsidR="001E126E" w:rsidRDefault="001E126E">
      <w:r>
        <w:separator/>
      </w:r>
    </w:p>
  </w:footnote>
  <w:footnote w:type="continuationSeparator" w:id="0">
    <w:p w14:paraId="030A11CD" w14:textId="77777777" w:rsidR="001E126E" w:rsidRDefault="001E12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645"/>
    <w:multiLevelType w:val="hybridMultilevel"/>
    <w:tmpl w:val="CD3851FA"/>
    <w:lvl w:ilvl="0" w:tplc="6FB03AE4">
      <w:start w:val="1"/>
      <w:numFmt w:val="upperLetter"/>
      <w:lvlText w:val="%1."/>
      <w:lvlJc w:val="left"/>
      <w:pPr>
        <w:ind w:left="1080" w:hanging="360"/>
      </w:pPr>
      <w:rPr>
        <w:rFonts w:hint="default"/>
        <w:b w:val="0"/>
      </w:rPr>
    </w:lvl>
    <w:lvl w:ilvl="1" w:tplc="6D3E3ACE">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284FEE"/>
    <w:multiLevelType w:val="hybridMultilevel"/>
    <w:tmpl w:val="F4C84322"/>
    <w:lvl w:ilvl="0" w:tplc="B6F20D6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D11BA1"/>
    <w:multiLevelType w:val="hybridMultilevel"/>
    <w:tmpl w:val="6BBEB4CA"/>
    <w:lvl w:ilvl="0" w:tplc="4482C502">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E2643"/>
    <w:multiLevelType w:val="hybridMultilevel"/>
    <w:tmpl w:val="282EBDFA"/>
    <w:lvl w:ilvl="0" w:tplc="1B526166">
      <w:start w:val="1"/>
      <w:numFmt w:val="upperLetter"/>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E9D3FC1"/>
    <w:multiLevelType w:val="hybridMultilevel"/>
    <w:tmpl w:val="BC3261C4"/>
    <w:lvl w:ilvl="0" w:tplc="0D6423F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1103DB4"/>
    <w:multiLevelType w:val="multilevel"/>
    <w:tmpl w:val="6FF8D64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14B635FC"/>
    <w:multiLevelType w:val="hybridMultilevel"/>
    <w:tmpl w:val="9556883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1A3F2B0C"/>
    <w:multiLevelType w:val="hybridMultilevel"/>
    <w:tmpl w:val="0CEE44E6"/>
    <w:lvl w:ilvl="0" w:tplc="A738B1AE">
      <w:start w:val="1"/>
      <w:numFmt w:val="upperLetter"/>
      <w:lvlText w:val="%1."/>
      <w:lvlJc w:val="left"/>
      <w:pPr>
        <w:ind w:left="1080" w:hanging="360"/>
      </w:pPr>
      <w:rPr>
        <w:rFonts w:hint="default"/>
        <w:b w:val="0"/>
      </w:rPr>
    </w:lvl>
    <w:lvl w:ilvl="1" w:tplc="6ABABC7C">
      <w:start w:val="1"/>
      <w:numFmt w:val="decimal"/>
      <w:lvlText w:val="%2."/>
      <w:lvlJc w:val="left"/>
      <w:pPr>
        <w:ind w:left="1800" w:hanging="360"/>
      </w:pPr>
      <w:rPr>
        <w:rFonts w:hint="default"/>
      </w:rPr>
    </w:lvl>
    <w:lvl w:ilvl="2" w:tplc="817E5292">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C186AA4"/>
    <w:multiLevelType w:val="hybridMultilevel"/>
    <w:tmpl w:val="FDA8CE50"/>
    <w:lvl w:ilvl="0" w:tplc="E5BC0F00">
      <w:start w:val="1"/>
      <w:numFmt w:val="decimal"/>
      <w:lvlText w:val="%1."/>
      <w:lvlJc w:val="left"/>
      <w:pPr>
        <w:ind w:left="3240" w:hanging="360"/>
      </w:pPr>
      <w:rPr>
        <w:rFonts w:hint="default"/>
      </w:rPr>
    </w:lvl>
    <w:lvl w:ilvl="1" w:tplc="88EA0D6C">
      <w:start w:val="1"/>
      <w:numFmt w:val="upperLetter"/>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C6D27BA"/>
    <w:multiLevelType w:val="hybridMultilevel"/>
    <w:tmpl w:val="B4C6AE58"/>
    <w:lvl w:ilvl="0" w:tplc="43183AF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1CC200DC"/>
    <w:multiLevelType w:val="hybridMultilevel"/>
    <w:tmpl w:val="6276DC48"/>
    <w:lvl w:ilvl="0" w:tplc="3852EA32">
      <w:start w:val="1"/>
      <w:numFmt w:val="upperLetter"/>
      <w:lvlText w:val="%1."/>
      <w:lvlJc w:val="left"/>
      <w:pPr>
        <w:ind w:left="1080" w:hanging="360"/>
      </w:pPr>
      <w:rPr>
        <w:rFonts w:hint="default"/>
        <w:b w:val="0"/>
      </w:rPr>
    </w:lvl>
    <w:lvl w:ilvl="1" w:tplc="11B49E64">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D852AE9"/>
    <w:multiLevelType w:val="hybridMultilevel"/>
    <w:tmpl w:val="B2D2C688"/>
    <w:lvl w:ilvl="0" w:tplc="FA901AD0">
      <w:start w:val="1"/>
      <w:numFmt w:val="upperLetter"/>
      <w:lvlText w:val="%1."/>
      <w:lvlJc w:val="left"/>
      <w:pPr>
        <w:ind w:left="1080" w:hanging="360"/>
      </w:pPr>
      <w:rPr>
        <w:rFonts w:hint="default"/>
        <w:b w:val="0"/>
      </w:rPr>
    </w:lvl>
    <w:lvl w:ilvl="1" w:tplc="7870E87C">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DE212F2"/>
    <w:multiLevelType w:val="hybridMultilevel"/>
    <w:tmpl w:val="37726146"/>
    <w:lvl w:ilvl="0" w:tplc="1B526166">
      <w:start w:val="1"/>
      <w:numFmt w:val="upperLetter"/>
      <w:lvlText w:val="%1."/>
      <w:lvlJc w:val="left"/>
      <w:pPr>
        <w:ind w:left="1080" w:hanging="360"/>
      </w:pPr>
      <w:rPr>
        <w:rFonts w:hint="default"/>
        <w:b w:val="0"/>
      </w:rPr>
    </w:lvl>
    <w:lvl w:ilvl="1" w:tplc="4D58C06A">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2222C6C"/>
    <w:multiLevelType w:val="hybridMultilevel"/>
    <w:tmpl w:val="B554DF7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42737CE"/>
    <w:multiLevelType w:val="hybridMultilevel"/>
    <w:tmpl w:val="112406AE"/>
    <w:lvl w:ilvl="0" w:tplc="FFFFFFFF">
      <w:start w:val="1"/>
      <w:numFmt w:val="decimal"/>
      <w:lvlText w:val="%1."/>
      <w:lvlJc w:val="left"/>
      <w:pPr>
        <w:ind w:left="1440" w:hanging="360"/>
      </w:pPr>
      <w:rPr>
        <w:rFonts w:hint="default"/>
      </w:rPr>
    </w:lvl>
    <w:lvl w:ilvl="1" w:tplc="FFFFFFFF">
      <w:start w:val="1"/>
      <w:numFmt w:val="decimal"/>
      <w:lvlText w:val="%2."/>
      <w:lvlJc w:val="left"/>
      <w:pPr>
        <w:ind w:left="39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25EE4DE5"/>
    <w:multiLevelType w:val="hybridMultilevel"/>
    <w:tmpl w:val="ACA813BE"/>
    <w:lvl w:ilvl="0" w:tplc="C660D784">
      <w:start w:val="1"/>
      <w:numFmt w:val="upperLetter"/>
      <w:lvlText w:val="%1."/>
      <w:lvlJc w:val="left"/>
      <w:pPr>
        <w:ind w:left="1080" w:hanging="360"/>
      </w:pPr>
      <w:rPr>
        <w:rFonts w:hint="default"/>
        <w:b w:val="0"/>
      </w:rPr>
    </w:lvl>
    <w:lvl w:ilvl="1" w:tplc="878EC554">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8CE1FC6"/>
    <w:multiLevelType w:val="hybridMultilevel"/>
    <w:tmpl w:val="68C84C42"/>
    <w:lvl w:ilvl="0" w:tplc="1B526166">
      <w:start w:val="1"/>
      <w:numFmt w:val="upperLetter"/>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29A71529"/>
    <w:multiLevelType w:val="hybridMultilevel"/>
    <w:tmpl w:val="8592CBA4"/>
    <w:lvl w:ilvl="0" w:tplc="FECEDBC0">
      <w:start w:val="2"/>
      <w:numFmt w:val="upperLetter"/>
      <w:lvlText w:val="%1."/>
      <w:lvlJc w:val="left"/>
      <w:pPr>
        <w:ind w:left="1080" w:hanging="360"/>
      </w:pPr>
      <w:rPr>
        <w:rFonts w:hint="default"/>
        <w:b w:val="0"/>
      </w:rPr>
    </w:lvl>
    <w:lvl w:ilvl="1" w:tplc="906E457A">
      <w:start w:val="1"/>
      <w:numFmt w:val="decimal"/>
      <w:lvlText w:val="%2."/>
      <w:lvlJc w:val="left"/>
      <w:pPr>
        <w:ind w:left="1440" w:hanging="360"/>
      </w:pPr>
      <w:rPr>
        <w:rFonts w:hint="default"/>
      </w:rPr>
    </w:lvl>
    <w:lvl w:ilvl="2" w:tplc="99E45A46">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774776"/>
    <w:multiLevelType w:val="hybridMultilevel"/>
    <w:tmpl w:val="5BECC3D4"/>
    <w:lvl w:ilvl="0" w:tplc="509CF55C">
      <w:start w:val="2"/>
      <w:numFmt w:val="upperLetter"/>
      <w:lvlText w:val="%1."/>
      <w:lvlJc w:val="left"/>
      <w:pPr>
        <w:ind w:left="1080" w:hanging="360"/>
      </w:pPr>
      <w:rPr>
        <w:rFonts w:hint="default"/>
      </w:rPr>
    </w:lvl>
    <w:lvl w:ilvl="1" w:tplc="24CCF51E">
      <w:start w:val="1"/>
      <w:numFmt w:val="decimal"/>
      <w:lvlText w:val="%2."/>
      <w:lvlJc w:val="left"/>
      <w:pPr>
        <w:ind w:left="1440" w:hanging="360"/>
      </w:pPr>
      <w:rPr>
        <w:rFonts w:hint="default"/>
      </w:rPr>
    </w:lvl>
    <w:lvl w:ilvl="2" w:tplc="5FA49100">
      <w:start w:val="1"/>
      <w:numFmt w:val="lowerLetter"/>
      <w:lvlText w:val="%3."/>
      <w:lvlJc w:val="left"/>
      <w:pPr>
        <w:ind w:left="180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BB370E"/>
    <w:multiLevelType w:val="hybridMultilevel"/>
    <w:tmpl w:val="07D251C4"/>
    <w:lvl w:ilvl="0" w:tplc="20CA342A">
      <w:start w:val="1"/>
      <w:numFmt w:val="upperLetter"/>
      <w:lvlText w:val="%1."/>
      <w:lvlJc w:val="left"/>
      <w:pPr>
        <w:ind w:left="1080" w:hanging="360"/>
      </w:pPr>
      <w:rPr>
        <w:rFonts w:hint="default"/>
        <w:b w:val="0"/>
      </w:rPr>
    </w:lvl>
    <w:lvl w:ilvl="1" w:tplc="4AB8D56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EB04873"/>
    <w:multiLevelType w:val="multilevel"/>
    <w:tmpl w:val="2E68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56528"/>
    <w:multiLevelType w:val="hybridMultilevel"/>
    <w:tmpl w:val="D54205BA"/>
    <w:lvl w:ilvl="0" w:tplc="E5BC0F00">
      <w:start w:val="1"/>
      <w:numFmt w:val="decimal"/>
      <w:lvlText w:val="%1."/>
      <w:lvlJc w:val="left"/>
      <w:pPr>
        <w:ind w:left="2160" w:hanging="360"/>
      </w:pPr>
      <w:rPr>
        <w:rFonts w:hint="default"/>
      </w:rPr>
    </w:lvl>
    <w:lvl w:ilvl="1" w:tplc="08E0E770">
      <w:start w:val="1"/>
      <w:numFmt w:val="upperLetter"/>
      <w:lvlText w:val="%2."/>
      <w:lvlJc w:val="left"/>
      <w:pPr>
        <w:ind w:left="2880" w:hanging="360"/>
      </w:pPr>
      <w:rPr>
        <w:rFonts w:hint="default"/>
        <w:b w:val="0"/>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39135DE9"/>
    <w:multiLevelType w:val="hybridMultilevel"/>
    <w:tmpl w:val="E0FA765A"/>
    <w:lvl w:ilvl="0" w:tplc="5D423AC8">
      <w:start w:val="1"/>
      <w:numFmt w:val="upperLetter"/>
      <w:lvlText w:val="%1."/>
      <w:lvlJc w:val="left"/>
      <w:pPr>
        <w:ind w:left="1080" w:hanging="360"/>
      </w:pPr>
      <w:rPr>
        <w:rFonts w:hint="default"/>
        <w:b/>
      </w:rPr>
    </w:lvl>
    <w:lvl w:ilvl="1" w:tplc="F7B6BBA4">
      <w:start w:val="1"/>
      <w:numFmt w:val="decimal"/>
      <w:lvlText w:val="%2."/>
      <w:lvlJc w:val="left"/>
      <w:pPr>
        <w:ind w:left="1800" w:hanging="360"/>
      </w:pPr>
      <w:rPr>
        <w:rFonts w:hint="default"/>
      </w:rPr>
    </w:lvl>
    <w:lvl w:ilvl="2" w:tplc="D8B888EE">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FC93F4A"/>
    <w:multiLevelType w:val="hybridMultilevel"/>
    <w:tmpl w:val="586239F4"/>
    <w:lvl w:ilvl="0" w:tplc="B6F20D68">
      <w:start w:val="1"/>
      <w:numFmt w:val="upperLetter"/>
      <w:lvlText w:val="%1."/>
      <w:lvlJc w:val="left"/>
      <w:pPr>
        <w:ind w:left="1080" w:hanging="360"/>
      </w:pPr>
      <w:rPr>
        <w:rFonts w:hint="default"/>
      </w:rPr>
    </w:lvl>
    <w:lvl w:ilvl="1" w:tplc="D700C006">
      <w:start w:val="1"/>
      <w:numFmt w:val="decimal"/>
      <w:lvlText w:val="%2."/>
      <w:lvlJc w:val="left"/>
      <w:pPr>
        <w:ind w:left="1800" w:hanging="360"/>
      </w:pPr>
      <w:rPr>
        <w:rFonts w:hint="default"/>
      </w:rPr>
    </w:lvl>
    <w:lvl w:ilvl="2" w:tplc="10029FD4">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33E65BE"/>
    <w:multiLevelType w:val="hybridMultilevel"/>
    <w:tmpl w:val="2FD21864"/>
    <w:lvl w:ilvl="0" w:tplc="146CEB40">
      <w:start w:val="1"/>
      <w:numFmt w:val="upperLetter"/>
      <w:lvlText w:val="%1."/>
      <w:lvlJc w:val="left"/>
      <w:pPr>
        <w:ind w:left="1080" w:hanging="360"/>
      </w:pPr>
      <w:rPr>
        <w:rFonts w:hint="default"/>
        <w:b w:val="0"/>
      </w:rPr>
    </w:lvl>
    <w:lvl w:ilvl="1" w:tplc="C25CB428">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5005F29"/>
    <w:multiLevelType w:val="hybridMultilevel"/>
    <w:tmpl w:val="56C2C19A"/>
    <w:lvl w:ilvl="0" w:tplc="72967B7C">
      <w:start w:val="2"/>
      <w:numFmt w:val="upperLetter"/>
      <w:lvlText w:val="%1."/>
      <w:lvlJc w:val="left"/>
      <w:pPr>
        <w:ind w:left="1080" w:hanging="360"/>
      </w:pPr>
      <w:rPr>
        <w:rFonts w:hint="default"/>
        <w:b w:val="0"/>
      </w:rPr>
    </w:lvl>
    <w:lvl w:ilvl="1" w:tplc="C538AFC2">
      <w:start w:val="1"/>
      <w:numFmt w:val="decimal"/>
      <w:lvlText w:val="%2."/>
      <w:lvlJc w:val="left"/>
      <w:pPr>
        <w:ind w:left="1440" w:hanging="360"/>
      </w:pPr>
      <w:rPr>
        <w:rFonts w:ascii="Arial" w:eastAsia="Times New Roman" w:hAnsi="Arial" w:cs="Times New Roman"/>
      </w:rPr>
    </w:lvl>
    <w:lvl w:ilvl="2" w:tplc="13FE47E4">
      <w:start w:val="1"/>
      <w:numFmt w:val="decimal"/>
      <w:lvlText w:val="%3."/>
      <w:lvlJc w:val="left"/>
      <w:pPr>
        <w:ind w:left="2340" w:hanging="360"/>
      </w:pPr>
      <w:rPr>
        <w:rFonts w:hint="default"/>
      </w:rPr>
    </w:lvl>
    <w:lvl w:ilvl="3" w:tplc="D1CE6ACA">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9C6111"/>
    <w:multiLevelType w:val="hybridMultilevel"/>
    <w:tmpl w:val="7F2C2AEC"/>
    <w:lvl w:ilvl="0" w:tplc="E7C066B2">
      <w:start w:val="1"/>
      <w:numFmt w:val="upperLetter"/>
      <w:lvlText w:val="%1."/>
      <w:lvlJc w:val="left"/>
      <w:pPr>
        <w:ind w:left="1080" w:hanging="360"/>
      </w:pPr>
      <w:rPr>
        <w:rFonts w:hint="default"/>
        <w:b w:val="0"/>
      </w:rPr>
    </w:lvl>
    <w:lvl w:ilvl="1" w:tplc="49747CB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98B2421"/>
    <w:multiLevelType w:val="hybridMultilevel"/>
    <w:tmpl w:val="6AFA8460"/>
    <w:lvl w:ilvl="0" w:tplc="BF188244">
      <w:start w:val="1"/>
      <w:numFmt w:val="upperLetter"/>
      <w:lvlText w:val="%1."/>
      <w:lvlJc w:val="left"/>
      <w:pPr>
        <w:ind w:left="1080" w:hanging="360"/>
      </w:pPr>
      <w:rPr>
        <w:rFonts w:hint="default"/>
        <w:b w:val="0"/>
      </w:rPr>
    </w:lvl>
    <w:lvl w:ilvl="1" w:tplc="2B605C00">
      <w:start w:val="1"/>
      <w:numFmt w:val="decimal"/>
      <w:lvlText w:val="%2."/>
      <w:lvlJc w:val="left"/>
      <w:pPr>
        <w:ind w:left="1800" w:hanging="360"/>
      </w:pPr>
      <w:rPr>
        <w:rFonts w:hint="default"/>
      </w:rPr>
    </w:lvl>
    <w:lvl w:ilvl="2" w:tplc="734A80A6">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A283535"/>
    <w:multiLevelType w:val="hybridMultilevel"/>
    <w:tmpl w:val="CD7EF7AA"/>
    <w:lvl w:ilvl="0" w:tplc="0409000F">
      <w:start w:val="1"/>
      <w:numFmt w:val="decimal"/>
      <w:lvlText w:val="%1."/>
      <w:lvlJc w:val="left"/>
      <w:pPr>
        <w:ind w:left="1440" w:hanging="360"/>
      </w:pPr>
      <w:rPr>
        <w:rFonts w:hint="default"/>
      </w:rPr>
    </w:lvl>
    <w:lvl w:ilvl="1" w:tplc="E26E35C0">
      <w:start w:val="1"/>
      <w:numFmt w:val="lowerLetter"/>
      <w:lvlText w:val="%2."/>
      <w:lvlJc w:val="left"/>
      <w:pPr>
        <w:ind w:left="2160" w:hanging="360"/>
      </w:pPr>
      <w:rPr>
        <w:rFonts w:ascii="Arial" w:eastAsia="Times New Roman" w:hAnsi="Arial" w:cs="Arial"/>
      </w:rPr>
    </w:lvl>
    <w:lvl w:ilvl="2" w:tplc="71EA9FFC">
      <w:start w:val="1"/>
      <w:numFmt w:val="upperLetter"/>
      <w:lvlText w:val="%3."/>
      <w:lvlJc w:val="left"/>
      <w:pPr>
        <w:ind w:left="3060" w:hanging="360"/>
      </w:pPr>
      <w:rPr>
        <w:rFonts w:hint="default"/>
        <w:b/>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AB128D8"/>
    <w:multiLevelType w:val="multilevel"/>
    <w:tmpl w:val="7DB64E50"/>
    <w:lvl w:ilvl="0">
      <w:start w:val="3"/>
      <w:numFmt w:val="decimal"/>
      <w:lvlText w:val="%1."/>
      <w:lvlJc w:val="left"/>
      <w:pPr>
        <w:ind w:left="2160" w:hanging="360"/>
      </w:pPr>
      <w:rPr>
        <w:rFonts w:hint="default"/>
        <w:u w:val="none"/>
      </w:rPr>
    </w:lvl>
    <w:lvl w:ilvl="1">
      <w:start w:val="1"/>
      <w:numFmt w:val="lowerLetter"/>
      <w:lvlText w:val="%2."/>
      <w:lvlJc w:val="left"/>
      <w:pPr>
        <w:ind w:left="2880" w:hanging="360"/>
      </w:pPr>
      <w:rPr>
        <w:rFonts w:hint="default"/>
        <w:u w:val="none"/>
      </w:rPr>
    </w:lvl>
    <w:lvl w:ilvl="2">
      <w:start w:val="1"/>
      <w:numFmt w:val="lowerRoman"/>
      <w:lvlText w:val="%3."/>
      <w:lvlJc w:val="right"/>
      <w:pPr>
        <w:ind w:left="3600" w:hanging="360"/>
      </w:pPr>
      <w:rPr>
        <w:rFonts w:hint="default"/>
        <w:u w:val="none"/>
      </w:rPr>
    </w:lvl>
    <w:lvl w:ilvl="3">
      <w:start w:val="1"/>
      <w:numFmt w:val="decimal"/>
      <w:lvlText w:val="%4."/>
      <w:lvlJc w:val="left"/>
      <w:pPr>
        <w:ind w:left="4320" w:hanging="360"/>
      </w:pPr>
      <w:rPr>
        <w:rFonts w:hint="default"/>
        <w:u w:val="none"/>
      </w:rPr>
    </w:lvl>
    <w:lvl w:ilvl="4">
      <w:start w:val="1"/>
      <w:numFmt w:val="lowerLetter"/>
      <w:lvlText w:val="%5."/>
      <w:lvlJc w:val="left"/>
      <w:pPr>
        <w:ind w:left="5040" w:hanging="360"/>
      </w:pPr>
      <w:rPr>
        <w:rFonts w:hint="default"/>
        <w:u w:val="none"/>
      </w:rPr>
    </w:lvl>
    <w:lvl w:ilvl="5">
      <w:start w:val="1"/>
      <w:numFmt w:val="lowerRoman"/>
      <w:lvlText w:val="%6."/>
      <w:lvlJc w:val="right"/>
      <w:pPr>
        <w:ind w:left="5760" w:hanging="360"/>
      </w:pPr>
      <w:rPr>
        <w:rFonts w:hint="default"/>
        <w:u w:val="none"/>
      </w:rPr>
    </w:lvl>
    <w:lvl w:ilvl="6">
      <w:start w:val="1"/>
      <w:numFmt w:val="decimal"/>
      <w:lvlText w:val="%7."/>
      <w:lvlJc w:val="left"/>
      <w:pPr>
        <w:ind w:left="6480" w:hanging="360"/>
      </w:pPr>
      <w:rPr>
        <w:rFonts w:hint="default"/>
        <w:u w:val="none"/>
      </w:rPr>
    </w:lvl>
    <w:lvl w:ilvl="7">
      <w:start w:val="1"/>
      <w:numFmt w:val="lowerLetter"/>
      <w:lvlText w:val="%8."/>
      <w:lvlJc w:val="left"/>
      <w:pPr>
        <w:ind w:left="7200" w:hanging="360"/>
      </w:pPr>
      <w:rPr>
        <w:rFonts w:hint="default"/>
        <w:u w:val="none"/>
      </w:rPr>
    </w:lvl>
    <w:lvl w:ilvl="8">
      <w:start w:val="1"/>
      <w:numFmt w:val="lowerRoman"/>
      <w:lvlText w:val="%9."/>
      <w:lvlJc w:val="right"/>
      <w:pPr>
        <w:ind w:left="7920" w:hanging="360"/>
      </w:pPr>
      <w:rPr>
        <w:rFonts w:hint="default"/>
        <w:u w:val="none"/>
      </w:rPr>
    </w:lvl>
  </w:abstractNum>
  <w:abstractNum w:abstractNumId="30" w15:restartNumberingAfterBreak="0">
    <w:nsid w:val="4B523B5C"/>
    <w:multiLevelType w:val="hybridMultilevel"/>
    <w:tmpl w:val="BF7A1BDC"/>
    <w:lvl w:ilvl="0" w:tplc="0B1A3F14">
      <w:start w:val="1"/>
      <w:numFmt w:val="upperLetter"/>
      <w:lvlText w:val="%1."/>
      <w:lvlJc w:val="left"/>
      <w:pPr>
        <w:ind w:left="1080" w:hanging="360"/>
      </w:pPr>
      <w:rPr>
        <w:rFonts w:hint="default"/>
        <w:b w:val="0"/>
      </w:rPr>
    </w:lvl>
    <w:lvl w:ilvl="1" w:tplc="C5FAB75C">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B763C9B"/>
    <w:multiLevelType w:val="hybridMultilevel"/>
    <w:tmpl w:val="757A4106"/>
    <w:lvl w:ilvl="0" w:tplc="12104722">
      <w:start w:val="1"/>
      <w:numFmt w:val="upperLetter"/>
      <w:lvlText w:val="%1."/>
      <w:lvlJc w:val="left"/>
      <w:pPr>
        <w:ind w:left="1080" w:hanging="360"/>
      </w:pPr>
      <w:rPr>
        <w:rFonts w:hint="default"/>
        <w:b w:val="0"/>
      </w:rPr>
    </w:lvl>
    <w:lvl w:ilvl="1" w:tplc="64C41C96">
      <w:start w:val="1"/>
      <w:numFmt w:val="decimal"/>
      <w:lvlText w:val="%2."/>
      <w:lvlJc w:val="left"/>
      <w:pPr>
        <w:ind w:left="1800" w:hanging="360"/>
      </w:pPr>
      <w:rPr>
        <w:rFonts w:hint="default"/>
      </w:rPr>
    </w:lvl>
    <w:lvl w:ilvl="2" w:tplc="BD6C4E4C">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021367B"/>
    <w:multiLevelType w:val="hybridMultilevel"/>
    <w:tmpl w:val="2938AC2C"/>
    <w:lvl w:ilvl="0" w:tplc="B9DCC4D8">
      <w:start w:val="2"/>
      <w:numFmt w:val="upperLetter"/>
      <w:lvlText w:val="%1."/>
      <w:lvlJc w:val="left"/>
      <w:pPr>
        <w:ind w:left="1080" w:hanging="360"/>
      </w:pPr>
      <w:rPr>
        <w:rFonts w:hint="default"/>
        <w:b w:val="0"/>
      </w:rPr>
    </w:lvl>
    <w:lvl w:ilvl="1" w:tplc="59CAF708">
      <w:start w:val="1"/>
      <w:numFmt w:val="decimal"/>
      <w:lvlText w:val="%2."/>
      <w:lvlJc w:val="left"/>
      <w:pPr>
        <w:ind w:left="1440" w:hanging="360"/>
      </w:pPr>
      <w:rPr>
        <w:rFonts w:hint="default"/>
      </w:rPr>
    </w:lvl>
    <w:lvl w:ilvl="2" w:tplc="24B0EC6E">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117C12"/>
    <w:multiLevelType w:val="hybridMultilevel"/>
    <w:tmpl w:val="D0B2D7C2"/>
    <w:lvl w:ilvl="0" w:tplc="E308573E">
      <w:start w:val="1"/>
      <w:numFmt w:val="upperLetter"/>
      <w:lvlText w:val="%1."/>
      <w:lvlJc w:val="left"/>
      <w:pPr>
        <w:ind w:left="1080" w:hanging="360"/>
      </w:pPr>
      <w:rPr>
        <w:rFonts w:hint="default"/>
        <w:b w:val="0"/>
        <w:strike w:val="0"/>
      </w:rPr>
    </w:lvl>
    <w:lvl w:ilvl="1" w:tplc="C0DC34E6">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68152DE"/>
    <w:multiLevelType w:val="hybridMultilevel"/>
    <w:tmpl w:val="112406AE"/>
    <w:lvl w:ilvl="0" w:tplc="0409000F">
      <w:start w:val="1"/>
      <w:numFmt w:val="decimal"/>
      <w:lvlText w:val="%1."/>
      <w:lvlJc w:val="left"/>
      <w:pPr>
        <w:ind w:left="1440" w:hanging="360"/>
      </w:pPr>
      <w:rPr>
        <w:rFonts w:hint="default"/>
      </w:rPr>
    </w:lvl>
    <w:lvl w:ilvl="1" w:tplc="FFFFFFFF">
      <w:start w:val="1"/>
      <w:numFmt w:val="decimal"/>
      <w:lvlText w:val="%2."/>
      <w:lvlJc w:val="left"/>
      <w:pPr>
        <w:ind w:left="39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CDB77B9"/>
    <w:multiLevelType w:val="hybridMultilevel"/>
    <w:tmpl w:val="6CDC9700"/>
    <w:lvl w:ilvl="0" w:tplc="E138E30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CF91526"/>
    <w:multiLevelType w:val="hybridMultilevel"/>
    <w:tmpl w:val="7B4A30C8"/>
    <w:lvl w:ilvl="0" w:tplc="D2689FF0">
      <w:start w:val="1"/>
      <w:numFmt w:val="upperLetter"/>
      <w:lvlText w:val="%1."/>
      <w:lvlJc w:val="left"/>
      <w:pPr>
        <w:ind w:left="1080" w:hanging="360"/>
      </w:pPr>
      <w:rPr>
        <w:rFonts w:hint="default"/>
        <w:b w:val="0"/>
      </w:rPr>
    </w:lvl>
    <w:lvl w:ilvl="1" w:tplc="3C40D92C">
      <w:start w:val="1"/>
      <w:numFmt w:val="decimal"/>
      <w:lvlText w:val="%2."/>
      <w:lvlJc w:val="left"/>
      <w:pPr>
        <w:ind w:left="1800" w:hanging="360"/>
      </w:pPr>
      <w:rPr>
        <w:rFonts w:hint="default"/>
        <w:b w:val="0"/>
      </w:rPr>
    </w:lvl>
    <w:lvl w:ilvl="2" w:tplc="BD2CC336">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D1940CF"/>
    <w:multiLevelType w:val="hybridMultilevel"/>
    <w:tmpl w:val="27E27120"/>
    <w:lvl w:ilvl="0" w:tplc="855207D2">
      <w:start w:val="3"/>
      <w:numFmt w:val="upperLetter"/>
      <w:lvlText w:val="%1."/>
      <w:lvlJc w:val="left"/>
      <w:pPr>
        <w:ind w:left="21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E3B3777"/>
    <w:multiLevelType w:val="hybridMultilevel"/>
    <w:tmpl w:val="2D22D5F6"/>
    <w:lvl w:ilvl="0" w:tplc="DE285814">
      <w:start w:val="1"/>
      <w:numFmt w:val="upperLetter"/>
      <w:lvlText w:val="%1."/>
      <w:lvlJc w:val="left"/>
      <w:pPr>
        <w:ind w:left="1800" w:hanging="360"/>
      </w:pPr>
      <w:rPr>
        <w:rFonts w:hint="default"/>
        <w:b w:val="0"/>
      </w:rPr>
    </w:lvl>
    <w:lvl w:ilvl="1" w:tplc="5B32278A">
      <w:start w:val="1"/>
      <w:numFmt w:val="decimal"/>
      <w:lvlText w:val="%2."/>
      <w:lvlJc w:val="left"/>
      <w:pPr>
        <w:ind w:left="720" w:hanging="360"/>
      </w:pPr>
      <w:rPr>
        <w:rFonts w:hint="default"/>
      </w:r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9" w15:restartNumberingAfterBreak="0">
    <w:nsid w:val="5E675FAC"/>
    <w:multiLevelType w:val="hybridMultilevel"/>
    <w:tmpl w:val="ABF2D676"/>
    <w:lvl w:ilvl="0" w:tplc="641058DA">
      <w:start w:val="3"/>
      <w:numFmt w:val="lowerLetter"/>
      <w:lvlText w:val="%1."/>
      <w:lvlJc w:val="left"/>
      <w:pPr>
        <w:ind w:left="1440" w:hanging="360"/>
      </w:pPr>
      <w:rPr>
        <w:rFonts w:hint="default"/>
      </w:rPr>
    </w:lvl>
    <w:lvl w:ilvl="1" w:tplc="60F0512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773984"/>
    <w:multiLevelType w:val="hybridMultilevel"/>
    <w:tmpl w:val="65CCA5C0"/>
    <w:lvl w:ilvl="0" w:tplc="1BB2EBD6">
      <w:start w:val="1"/>
      <w:numFmt w:val="upperLetter"/>
      <w:lvlText w:val="%1."/>
      <w:lvlJc w:val="left"/>
      <w:pPr>
        <w:ind w:left="1080" w:hanging="360"/>
      </w:pPr>
      <w:rPr>
        <w:rFonts w:hint="default"/>
        <w:b/>
      </w:rPr>
    </w:lvl>
    <w:lvl w:ilvl="1" w:tplc="D5247D9C">
      <w:start w:val="1"/>
      <w:numFmt w:val="decimal"/>
      <w:lvlText w:val="%2."/>
      <w:lvlJc w:val="left"/>
      <w:pPr>
        <w:ind w:left="1800" w:hanging="360"/>
      </w:pPr>
      <w:rPr>
        <w:rFonts w:hint="default"/>
        <w:b/>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EC878EF"/>
    <w:multiLevelType w:val="hybridMultilevel"/>
    <w:tmpl w:val="B76C349A"/>
    <w:lvl w:ilvl="0" w:tplc="80361CEA">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1A83458"/>
    <w:multiLevelType w:val="hybridMultilevel"/>
    <w:tmpl w:val="975C440A"/>
    <w:lvl w:ilvl="0" w:tplc="8AE851FE">
      <w:start w:val="1"/>
      <w:numFmt w:val="upperLetter"/>
      <w:lvlText w:val="%1."/>
      <w:lvlJc w:val="left"/>
      <w:pPr>
        <w:ind w:left="1080" w:hanging="360"/>
      </w:pPr>
      <w:rPr>
        <w:rFonts w:hint="default"/>
        <w:b w:val="0"/>
      </w:rPr>
    </w:lvl>
    <w:lvl w:ilvl="1" w:tplc="88E2E01C">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2C1612F"/>
    <w:multiLevelType w:val="hybridMultilevel"/>
    <w:tmpl w:val="1280FE92"/>
    <w:lvl w:ilvl="0" w:tplc="D0C6D7D6">
      <w:start w:val="1"/>
      <w:numFmt w:val="upperLetter"/>
      <w:lvlText w:val="%1."/>
      <w:lvlJc w:val="left"/>
      <w:pPr>
        <w:ind w:left="1080" w:hanging="360"/>
      </w:pPr>
      <w:rPr>
        <w:rFonts w:hint="default"/>
        <w:b w:val="0"/>
      </w:rPr>
    </w:lvl>
    <w:lvl w:ilvl="1" w:tplc="9208BFDC">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757315D"/>
    <w:multiLevelType w:val="hybridMultilevel"/>
    <w:tmpl w:val="E69812A0"/>
    <w:lvl w:ilvl="0" w:tplc="24CCF51E">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86943C3"/>
    <w:multiLevelType w:val="hybridMultilevel"/>
    <w:tmpl w:val="90442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787077"/>
    <w:multiLevelType w:val="hybridMultilevel"/>
    <w:tmpl w:val="17A4476C"/>
    <w:lvl w:ilvl="0" w:tplc="68A628D0">
      <w:start w:val="1"/>
      <w:numFmt w:val="upperLetter"/>
      <w:lvlText w:val="%1."/>
      <w:lvlJc w:val="left"/>
      <w:pPr>
        <w:ind w:left="1080" w:hanging="360"/>
      </w:pPr>
      <w:rPr>
        <w:rFonts w:hint="default"/>
        <w:b w:val="0"/>
      </w:rPr>
    </w:lvl>
    <w:lvl w:ilvl="1" w:tplc="EFF29546">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C2C1555"/>
    <w:multiLevelType w:val="hybridMultilevel"/>
    <w:tmpl w:val="2A24FA5A"/>
    <w:lvl w:ilvl="0" w:tplc="06648D00">
      <w:start w:val="4"/>
      <w:numFmt w:val="decimal"/>
      <w:lvlText w:val="%1."/>
      <w:lvlJc w:val="left"/>
      <w:pPr>
        <w:ind w:left="1440" w:hanging="360"/>
      </w:pPr>
      <w:rPr>
        <w:rFonts w:hint="default"/>
        <w:b w:val="0"/>
      </w:rPr>
    </w:lvl>
    <w:lvl w:ilvl="1" w:tplc="F64EC2AA">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6F3C2185"/>
    <w:multiLevelType w:val="hybridMultilevel"/>
    <w:tmpl w:val="9C087D14"/>
    <w:lvl w:ilvl="0" w:tplc="5D423AC8">
      <w:start w:val="1"/>
      <w:numFmt w:val="upperLetter"/>
      <w:lvlText w:val="%1."/>
      <w:lvlJc w:val="left"/>
      <w:pPr>
        <w:ind w:left="1080" w:hanging="360"/>
      </w:pPr>
      <w:rPr>
        <w:rFonts w:hint="default"/>
        <w:b/>
      </w:rPr>
    </w:lvl>
    <w:lvl w:ilvl="1" w:tplc="01405C96">
      <w:start w:val="1"/>
      <w:numFmt w:val="decimal"/>
      <w:lvlText w:val="%2."/>
      <w:lvlJc w:val="left"/>
      <w:pPr>
        <w:ind w:left="1800" w:hanging="360"/>
      </w:pPr>
      <w:rPr>
        <w:rFonts w:hint="default"/>
        <w:b w:val="0"/>
      </w:rPr>
    </w:lvl>
    <w:lvl w:ilvl="2" w:tplc="D0529126">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6FC3584A"/>
    <w:multiLevelType w:val="hybridMultilevel"/>
    <w:tmpl w:val="3582055C"/>
    <w:lvl w:ilvl="0" w:tplc="925EBD6E">
      <w:start w:val="3"/>
      <w:numFmt w:val="decimal"/>
      <w:lvlText w:val="%1."/>
      <w:lvlJc w:val="left"/>
      <w:pPr>
        <w:ind w:left="2160" w:hanging="360"/>
      </w:pPr>
      <w:rPr>
        <w:rFonts w:hint="default"/>
      </w:rPr>
    </w:lvl>
    <w:lvl w:ilvl="1" w:tplc="C430FD90">
      <w:start w:val="1"/>
      <w:numFmt w:val="lowerLetter"/>
      <w:lvlText w:val="%2."/>
      <w:lvlJc w:val="left"/>
      <w:pPr>
        <w:ind w:left="1440" w:hanging="360"/>
      </w:pPr>
      <w:rPr>
        <w:rFonts w:hint="default"/>
      </w:rPr>
    </w:lvl>
    <w:lvl w:ilvl="2" w:tplc="4482C502">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01E0AC7"/>
    <w:multiLevelType w:val="multilevel"/>
    <w:tmpl w:val="7DB64E50"/>
    <w:lvl w:ilvl="0">
      <w:start w:val="3"/>
      <w:numFmt w:val="decimal"/>
      <w:lvlText w:val="%1."/>
      <w:lvlJc w:val="left"/>
      <w:pPr>
        <w:ind w:left="2160" w:hanging="360"/>
      </w:pPr>
      <w:rPr>
        <w:rFonts w:hint="default"/>
        <w:u w:val="none"/>
      </w:rPr>
    </w:lvl>
    <w:lvl w:ilvl="1">
      <w:start w:val="1"/>
      <w:numFmt w:val="lowerLetter"/>
      <w:lvlText w:val="%2."/>
      <w:lvlJc w:val="left"/>
      <w:pPr>
        <w:ind w:left="2880" w:hanging="360"/>
      </w:pPr>
      <w:rPr>
        <w:rFonts w:hint="default"/>
        <w:u w:val="none"/>
      </w:rPr>
    </w:lvl>
    <w:lvl w:ilvl="2">
      <w:start w:val="1"/>
      <w:numFmt w:val="lowerRoman"/>
      <w:lvlText w:val="%3."/>
      <w:lvlJc w:val="right"/>
      <w:pPr>
        <w:ind w:left="3600" w:hanging="360"/>
      </w:pPr>
      <w:rPr>
        <w:rFonts w:hint="default"/>
        <w:u w:val="none"/>
      </w:rPr>
    </w:lvl>
    <w:lvl w:ilvl="3">
      <w:start w:val="1"/>
      <w:numFmt w:val="decimal"/>
      <w:lvlText w:val="%4."/>
      <w:lvlJc w:val="left"/>
      <w:pPr>
        <w:ind w:left="4320" w:hanging="360"/>
      </w:pPr>
      <w:rPr>
        <w:rFonts w:hint="default"/>
        <w:u w:val="none"/>
      </w:rPr>
    </w:lvl>
    <w:lvl w:ilvl="4">
      <w:start w:val="1"/>
      <w:numFmt w:val="lowerLetter"/>
      <w:lvlText w:val="%5."/>
      <w:lvlJc w:val="left"/>
      <w:pPr>
        <w:ind w:left="5040" w:hanging="360"/>
      </w:pPr>
      <w:rPr>
        <w:rFonts w:hint="default"/>
        <w:u w:val="none"/>
      </w:rPr>
    </w:lvl>
    <w:lvl w:ilvl="5">
      <w:start w:val="1"/>
      <w:numFmt w:val="lowerRoman"/>
      <w:lvlText w:val="%6."/>
      <w:lvlJc w:val="right"/>
      <w:pPr>
        <w:ind w:left="5760" w:hanging="360"/>
      </w:pPr>
      <w:rPr>
        <w:rFonts w:hint="default"/>
        <w:u w:val="none"/>
      </w:rPr>
    </w:lvl>
    <w:lvl w:ilvl="6">
      <w:start w:val="1"/>
      <w:numFmt w:val="decimal"/>
      <w:lvlText w:val="%7."/>
      <w:lvlJc w:val="left"/>
      <w:pPr>
        <w:ind w:left="6480" w:hanging="360"/>
      </w:pPr>
      <w:rPr>
        <w:rFonts w:hint="default"/>
        <w:u w:val="none"/>
      </w:rPr>
    </w:lvl>
    <w:lvl w:ilvl="7">
      <w:start w:val="1"/>
      <w:numFmt w:val="lowerLetter"/>
      <w:lvlText w:val="%8."/>
      <w:lvlJc w:val="left"/>
      <w:pPr>
        <w:ind w:left="7200" w:hanging="360"/>
      </w:pPr>
      <w:rPr>
        <w:rFonts w:hint="default"/>
        <w:u w:val="none"/>
      </w:rPr>
    </w:lvl>
    <w:lvl w:ilvl="8">
      <w:start w:val="1"/>
      <w:numFmt w:val="lowerRoman"/>
      <w:lvlText w:val="%9."/>
      <w:lvlJc w:val="right"/>
      <w:pPr>
        <w:ind w:left="7920" w:hanging="360"/>
      </w:pPr>
      <w:rPr>
        <w:rFonts w:hint="default"/>
        <w:u w:val="none"/>
      </w:rPr>
    </w:lvl>
  </w:abstractNum>
  <w:abstractNum w:abstractNumId="51" w15:restartNumberingAfterBreak="0">
    <w:nsid w:val="7393118A"/>
    <w:multiLevelType w:val="hybridMultilevel"/>
    <w:tmpl w:val="1CE84BA4"/>
    <w:lvl w:ilvl="0" w:tplc="B26EC20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73C52865"/>
    <w:multiLevelType w:val="hybridMultilevel"/>
    <w:tmpl w:val="D2521EE4"/>
    <w:lvl w:ilvl="0" w:tplc="0616F014">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781C1149"/>
    <w:multiLevelType w:val="hybridMultilevel"/>
    <w:tmpl w:val="ABC2A34A"/>
    <w:lvl w:ilvl="0" w:tplc="31FAA162">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4" w15:restartNumberingAfterBreak="0">
    <w:nsid w:val="79700855"/>
    <w:multiLevelType w:val="hybridMultilevel"/>
    <w:tmpl w:val="B8D8E3CC"/>
    <w:lvl w:ilvl="0" w:tplc="A54AA7C2">
      <w:start w:val="2"/>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A39337A"/>
    <w:multiLevelType w:val="hybridMultilevel"/>
    <w:tmpl w:val="03D208AA"/>
    <w:lvl w:ilvl="0" w:tplc="D786A84E">
      <w:start w:val="1"/>
      <w:numFmt w:val="upperLetter"/>
      <w:lvlText w:val="%1."/>
      <w:lvlJc w:val="left"/>
      <w:pPr>
        <w:ind w:left="1080" w:hanging="360"/>
      </w:pPr>
      <w:rPr>
        <w:rFonts w:hint="default"/>
        <w:b/>
      </w:rPr>
    </w:lvl>
    <w:lvl w:ilvl="1" w:tplc="CB5E8BE6">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7BAB1C16"/>
    <w:multiLevelType w:val="hybridMultilevel"/>
    <w:tmpl w:val="F4588790"/>
    <w:lvl w:ilvl="0" w:tplc="05CA71E0">
      <w:start w:val="1"/>
      <w:numFmt w:val="upperLetter"/>
      <w:lvlText w:val="%1."/>
      <w:lvlJc w:val="left"/>
      <w:pPr>
        <w:ind w:left="1080" w:hanging="360"/>
      </w:pPr>
      <w:rPr>
        <w:rFonts w:hint="default"/>
        <w:b w:val="0"/>
      </w:rPr>
    </w:lvl>
    <w:lvl w:ilvl="1" w:tplc="45343FF2">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0815927">
    <w:abstractNumId w:val="35"/>
  </w:num>
  <w:num w:numId="2" w16cid:durableId="124785420">
    <w:abstractNumId w:val="47"/>
  </w:num>
  <w:num w:numId="3" w16cid:durableId="1178351359">
    <w:abstractNumId w:val="28"/>
  </w:num>
  <w:num w:numId="4" w16cid:durableId="850291746">
    <w:abstractNumId w:val="5"/>
  </w:num>
  <w:num w:numId="5" w16cid:durableId="1328707084">
    <w:abstractNumId w:val="40"/>
  </w:num>
  <w:num w:numId="6" w16cid:durableId="67046530">
    <w:abstractNumId w:val="22"/>
  </w:num>
  <w:num w:numId="7" w16cid:durableId="724372717">
    <w:abstractNumId w:val="48"/>
  </w:num>
  <w:num w:numId="8" w16cid:durableId="1187519362">
    <w:abstractNumId w:val="12"/>
  </w:num>
  <w:num w:numId="9" w16cid:durableId="1614435246">
    <w:abstractNumId w:val="10"/>
  </w:num>
  <w:num w:numId="10" w16cid:durableId="283123098">
    <w:abstractNumId w:val="46"/>
  </w:num>
  <w:num w:numId="11" w16cid:durableId="1642877776">
    <w:abstractNumId w:val="36"/>
  </w:num>
  <w:num w:numId="12" w16cid:durableId="190385745">
    <w:abstractNumId w:val="0"/>
  </w:num>
  <w:num w:numId="13" w16cid:durableId="803356611">
    <w:abstractNumId w:val="33"/>
  </w:num>
  <w:num w:numId="14" w16cid:durableId="1477262497">
    <w:abstractNumId w:val="11"/>
  </w:num>
  <w:num w:numId="15" w16cid:durableId="1309474874">
    <w:abstractNumId w:val="31"/>
  </w:num>
  <w:num w:numId="16" w16cid:durableId="912934718">
    <w:abstractNumId w:val="25"/>
  </w:num>
  <w:num w:numId="17" w16cid:durableId="237056139">
    <w:abstractNumId w:val="7"/>
  </w:num>
  <w:num w:numId="18" w16cid:durableId="1167207988">
    <w:abstractNumId w:val="19"/>
  </w:num>
  <w:num w:numId="19" w16cid:durableId="727606880">
    <w:abstractNumId w:val="17"/>
  </w:num>
  <w:num w:numId="20" w16cid:durableId="1952546796">
    <w:abstractNumId w:val="42"/>
  </w:num>
  <w:num w:numId="21" w16cid:durableId="1937589877">
    <w:abstractNumId w:val="27"/>
  </w:num>
  <w:num w:numId="22" w16cid:durableId="42869424">
    <w:abstractNumId w:val="30"/>
  </w:num>
  <w:num w:numId="23" w16cid:durableId="764351742">
    <w:abstractNumId w:val="24"/>
  </w:num>
  <w:num w:numId="24" w16cid:durableId="1186556448">
    <w:abstractNumId w:val="26"/>
  </w:num>
  <w:num w:numId="25" w16cid:durableId="2107311699">
    <w:abstractNumId w:val="56"/>
  </w:num>
  <w:num w:numId="26" w16cid:durableId="56055230">
    <w:abstractNumId w:val="32"/>
  </w:num>
  <w:num w:numId="27" w16cid:durableId="1008674523">
    <w:abstractNumId w:val="21"/>
  </w:num>
  <w:num w:numId="28" w16cid:durableId="875967121">
    <w:abstractNumId w:val="50"/>
  </w:num>
  <w:num w:numId="29" w16cid:durableId="896624503">
    <w:abstractNumId w:val="43"/>
  </w:num>
  <w:num w:numId="30" w16cid:durableId="723217335">
    <w:abstractNumId w:val="55"/>
  </w:num>
  <w:num w:numId="31" w16cid:durableId="1065838949">
    <w:abstractNumId w:val="8"/>
  </w:num>
  <w:num w:numId="32" w16cid:durableId="1272280346">
    <w:abstractNumId w:val="38"/>
  </w:num>
  <w:num w:numId="33" w16cid:durableId="241650427">
    <w:abstractNumId w:val="15"/>
  </w:num>
  <w:num w:numId="34" w16cid:durableId="1894078919">
    <w:abstractNumId w:val="51"/>
  </w:num>
  <w:num w:numId="35" w16cid:durableId="2010135386">
    <w:abstractNumId w:val="52"/>
  </w:num>
  <w:num w:numId="36" w16cid:durableId="467210935">
    <w:abstractNumId w:val="23"/>
  </w:num>
  <w:num w:numId="37" w16cid:durableId="1990011785">
    <w:abstractNumId w:val="1"/>
  </w:num>
  <w:num w:numId="38" w16cid:durableId="2112164620">
    <w:abstractNumId w:val="18"/>
  </w:num>
  <w:num w:numId="39" w16cid:durableId="1087657651">
    <w:abstractNumId w:val="9"/>
  </w:num>
  <w:num w:numId="40" w16cid:durableId="1934315544">
    <w:abstractNumId w:val="53"/>
  </w:num>
  <w:num w:numId="41" w16cid:durableId="1907375343">
    <w:abstractNumId w:val="49"/>
  </w:num>
  <w:num w:numId="42" w16cid:durableId="1107195395">
    <w:abstractNumId w:val="41"/>
  </w:num>
  <w:num w:numId="43" w16cid:durableId="656030755">
    <w:abstractNumId w:val="39"/>
  </w:num>
  <w:num w:numId="44" w16cid:durableId="1152714180">
    <w:abstractNumId w:val="2"/>
  </w:num>
  <w:num w:numId="45" w16cid:durableId="1506281746">
    <w:abstractNumId w:val="6"/>
  </w:num>
  <w:num w:numId="46" w16cid:durableId="1431319210">
    <w:abstractNumId w:val="29"/>
  </w:num>
  <w:num w:numId="47" w16cid:durableId="1786391346">
    <w:abstractNumId w:val="54"/>
  </w:num>
  <w:num w:numId="48" w16cid:durableId="573587171">
    <w:abstractNumId w:val="45"/>
  </w:num>
  <w:num w:numId="49" w16cid:durableId="1176656632">
    <w:abstractNumId w:val="4"/>
  </w:num>
  <w:num w:numId="50" w16cid:durableId="1330986840">
    <w:abstractNumId w:val="44"/>
  </w:num>
  <w:num w:numId="51" w16cid:durableId="1694647560">
    <w:abstractNumId w:val="34"/>
  </w:num>
  <w:num w:numId="52" w16cid:durableId="878400753">
    <w:abstractNumId w:val="37"/>
  </w:num>
  <w:num w:numId="53" w16cid:durableId="818498275">
    <w:abstractNumId w:val="13"/>
  </w:num>
  <w:num w:numId="54" w16cid:durableId="136463086">
    <w:abstractNumId w:val="20"/>
  </w:num>
  <w:num w:numId="55" w16cid:durableId="548689033">
    <w:abstractNumId w:val="14"/>
  </w:num>
  <w:num w:numId="56" w16cid:durableId="1318342531">
    <w:abstractNumId w:val="3"/>
  </w:num>
  <w:num w:numId="57" w16cid:durableId="960065784">
    <w:abstractNumId w:val="16"/>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rnandez, Hilary">
    <w15:presenceInfo w15:providerId="Windows Live" w15:userId="340e39e3a41673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characterSpacingControl w:val="doNotCompress"/>
  <w:doNotValidateAgainstSchema/>
  <w:doNotDemarcateInvalidXml/>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20E"/>
    <w:rsid w:val="000051F4"/>
    <w:rsid w:val="00006B61"/>
    <w:rsid w:val="000078CD"/>
    <w:rsid w:val="00017680"/>
    <w:rsid w:val="00022674"/>
    <w:rsid w:val="000259F2"/>
    <w:rsid w:val="00027CD9"/>
    <w:rsid w:val="00031F33"/>
    <w:rsid w:val="00041419"/>
    <w:rsid w:val="00044141"/>
    <w:rsid w:val="00046E07"/>
    <w:rsid w:val="00050FE1"/>
    <w:rsid w:val="000545A8"/>
    <w:rsid w:val="0005693C"/>
    <w:rsid w:val="000608A7"/>
    <w:rsid w:val="00064171"/>
    <w:rsid w:val="00085FD0"/>
    <w:rsid w:val="000862F7"/>
    <w:rsid w:val="00093962"/>
    <w:rsid w:val="00095F59"/>
    <w:rsid w:val="000B049E"/>
    <w:rsid w:val="000C176C"/>
    <w:rsid w:val="000C2C99"/>
    <w:rsid w:val="000C7054"/>
    <w:rsid w:val="000D456F"/>
    <w:rsid w:val="000E144C"/>
    <w:rsid w:val="000E1D6E"/>
    <w:rsid w:val="000E2574"/>
    <w:rsid w:val="000E6788"/>
    <w:rsid w:val="0010046D"/>
    <w:rsid w:val="00106AB5"/>
    <w:rsid w:val="00110AAB"/>
    <w:rsid w:val="00111E94"/>
    <w:rsid w:val="00111F8B"/>
    <w:rsid w:val="00112C25"/>
    <w:rsid w:val="001146F7"/>
    <w:rsid w:val="00116315"/>
    <w:rsid w:val="00121DC0"/>
    <w:rsid w:val="001312AB"/>
    <w:rsid w:val="00140B50"/>
    <w:rsid w:val="00141C78"/>
    <w:rsid w:val="00143A18"/>
    <w:rsid w:val="00143D0A"/>
    <w:rsid w:val="00145EF9"/>
    <w:rsid w:val="00146379"/>
    <w:rsid w:val="0015073A"/>
    <w:rsid w:val="001529CB"/>
    <w:rsid w:val="0015343B"/>
    <w:rsid w:val="00156915"/>
    <w:rsid w:val="0016159B"/>
    <w:rsid w:val="001647F5"/>
    <w:rsid w:val="00195271"/>
    <w:rsid w:val="001956B4"/>
    <w:rsid w:val="001963AA"/>
    <w:rsid w:val="00197DF4"/>
    <w:rsid w:val="001A3F18"/>
    <w:rsid w:val="001A5CFA"/>
    <w:rsid w:val="001B3235"/>
    <w:rsid w:val="001B43DC"/>
    <w:rsid w:val="001B6564"/>
    <w:rsid w:val="001B73F5"/>
    <w:rsid w:val="001C7121"/>
    <w:rsid w:val="001D019E"/>
    <w:rsid w:val="001D120C"/>
    <w:rsid w:val="001D1D28"/>
    <w:rsid w:val="001D2742"/>
    <w:rsid w:val="001D3F29"/>
    <w:rsid w:val="001E126E"/>
    <w:rsid w:val="001E211A"/>
    <w:rsid w:val="001E2994"/>
    <w:rsid w:val="001E2EA5"/>
    <w:rsid w:val="001F3667"/>
    <w:rsid w:val="0020253D"/>
    <w:rsid w:val="00207658"/>
    <w:rsid w:val="00212507"/>
    <w:rsid w:val="002142E0"/>
    <w:rsid w:val="0021477A"/>
    <w:rsid w:val="00216EF2"/>
    <w:rsid w:val="002247EC"/>
    <w:rsid w:val="00227D73"/>
    <w:rsid w:val="00227F7F"/>
    <w:rsid w:val="00232D15"/>
    <w:rsid w:val="00233330"/>
    <w:rsid w:val="002360EE"/>
    <w:rsid w:val="00237940"/>
    <w:rsid w:val="0025343B"/>
    <w:rsid w:val="00253D94"/>
    <w:rsid w:val="00254A87"/>
    <w:rsid w:val="00265151"/>
    <w:rsid w:val="00271D4C"/>
    <w:rsid w:val="002740F3"/>
    <w:rsid w:val="00280EF7"/>
    <w:rsid w:val="00283741"/>
    <w:rsid w:val="00284378"/>
    <w:rsid w:val="002969B7"/>
    <w:rsid w:val="002A4488"/>
    <w:rsid w:val="002B18D0"/>
    <w:rsid w:val="002B581C"/>
    <w:rsid w:val="002C3F54"/>
    <w:rsid w:val="002D1EEE"/>
    <w:rsid w:val="002D5525"/>
    <w:rsid w:val="002E0552"/>
    <w:rsid w:val="002E755D"/>
    <w:rsid w:val="002F1EBC"/>
    <w:rsid w:val="002F220E"/>
    <w:rsid w:val="002F3F48"/>
    <w:rsid w:val="00300979"/>
    <w:rsid w:val="00300B40"/>
    <w:rsid w:val="00304835"/>
    <w:rsid w:val="003054E9"/>
    <w:rsid w:val="0032538C"/>
    <w:rsid w:val="00326613"/>
    <w:rsid w:val="00334328"/>
    <w:rsid w:val="003502BB"/>
    <w:rsid w:val="00362F32"/>
    <w:rsid w:val="003671EF"/>
    <w:rsid w:val="00382574"/>
    <w:rsid w:val="003832F3"/>
    <w:rsid w:val="003A02CE"/>
    <w:rsid w:val="003A0701"/>
    <w:rsid w:val="003A0CA8"/>
    <w:rsid w:val="003A2B50"/>
    <w:rsid w:val="003B4655"/>
    <w:rsid w:val="003C1BF3"/>
    <w:rsid w:val="003C20C2"/>
    <w:rsid w:val="003C31A9"/>
    <w:rsid w:val="003C31EB"/>
    <w:rsid w:val="003C66EB"/>
    <w:rsid w:val="003D2163"/>
    <w:rsid w:val="003D6FE6"/>
    <w:rsid w:val="003E0C07"/>
    <w:rsid w:val="003E2DEF"/>
    <w:rsid w:val="003F0677"/>
    <w:rsid w:val="003F1500"/>
    <w:rsid w:val="003F5241"/>
    <w:rsid w:val="00410BC8"/>
    <w:rsid w:val="0041741A"/>
    <w:rsid w:val="004269EC"/>
    <w:rsid w:val="004347F0"/>
    <w:rsid w:val="004364C4"/>
    <w:rsid w:val="004374B3"/>
    <w:rsid w:val="00441B7F"/>
    <w:rsid w:val="00444BC6"/>
    <w:rsid w:val="00460423"/>
    <w:rsid w:val="00461049"/>
    <w:rsid w:val="00470B97"/>
    <w:rsid w:val="00476D6A"/>
    <w:rsid w:val="0047767E"/>
    <w:rsid w:val="004817C4"/>
    <w:rsid w:val="00486686"/>
    <w:rsid w:val="00487F4B"/>
    <w:rsid w:val="004A731A"/>
    <w:rsid w:val="004B0DEA"/>
    <w:rsid w:val="004B570B"/>
    <w:rsid w:val="004C4114"/>
    <w:rsid w:val="004D7F3F"/>
    <w:rsid w:val="004E3473"/>
    <w:rsid w:val="004F5EC8"/>
    <w:rsid w:val="00504ADA"/>
    <w:rsid w:val="00505A63"/>
    <w:rsid w:val="00505C8F"/>
    <w:rsid w:val="00506171"/>
    <w:rsid w:val="00506500"/>
    <w:rsid w:val="00506AE6"/>
    <w:rsid w:val="00511460"/>
    <w:rsid w:val="00517617"/>
    <w:rsid w:val="00531283"/>
    <w:rsid w:val="005329A5"/>
    <w:rsid w:val="00533B75"/>
    <w:rsid w:val="005347F8"/>
    <w:rsid w:val="00534D42"/>
    <w:rsid w:val="00550B16"/>
    <w:rsid w:val="00554C92"/>
    <w:rsid w:val="005602D3"/>
    <w:rsid w:val="005669C5"/>
    <w:rsid w:val="005755DD"/>
    <w:rsid w:val="005762CF"/>
    <w:rsid w:val="005805BC"/>
    <w:rsid w:val="00590A8C"/>
    <w:rsid w:val="005911BB"/>
    <w:rsid w:val="00595FF3"/>
    <w:rsid w:val="005A2695"/>
    <w:rsid w:val="005A399D"/>
    <w:rsid w:val="005A42FE"/>
    <w:rsid w:val="005A7FAD"/>
    <w:rsid w:val="005B1E6B"/>
    <w:rsid w:val="005B2627"/>
    <w:rsid w:val="005C2283"/>
    <w:rsid w:val="005D1AB9"/>
    <w:rsid w:val="005E070C"/>
    <w:rsid w:val="005E79DB"/>
    <w:rsid w:val="005F0716"/>
    <w:rsid w:val="005F5DA4"/>
    <w:rsid w:val="00601E47"/>
    <w:rsid w:val="00602ACA"/>
    <w:rsid w:val="00615768"/>
    <w:rsid w:val="00627137"/>
    <w:rsid w:val="0063493A"/>
    <w:rsid w:val="00640EDA"/>
    <w:rsid w:val="006507B0"/>
    <w:rsid w:val="0066149C"/>
    <w:rsid w:val="00663147"/>
    <w:rsid w:val="00677AE3"/>
    <w:rsid w:val="00682541"/>
    <w:rsid w:val="00682D30"/>
    <w:rsid w:val="00687B45"/>
    <w:rsid w:val="0069159A"/>
    <w:rsid w:val="006A5807"/>
    <w:rsid w:val="006A75F4"/>
    <w:rsid w:val="006B45C5"/>
    <w:rsid w:val="006D4761"/>
    <w:rsid w:val="006D6AC3"/>
    <w:rsid w:val="006D6E23"/>
    <w:rsid w:val="006D709A"/>
    <w:rsid w:val="006E1847"/>
    <w:rsid w:val="006E7DA7"/>
    <w:rsid w:val="006F0D2B"/>
    <w:rsid w:val="006F35C2"/>
    <w:rsid w:val="006F4DC3"/>
    <w:rsid w:val="00707BAA"/>
    <w:rsid w:val="00707BC9"/>
    <w:rsid w:val="00712329"/>
    <w:rsid w:val="00713320"/>
    <w:rsid w:val="00724FC2"/>
    <w:rsid w:val="00726F11"/>
    <w:rsid w:val="00732B95"/>
    <w:rsid w:val="00733139"/>
    <w:rsid w:val="007347A4"/>
    <w:rsid w:val="007401C0"/>
    <w:rsid w:val="007409B5"/>
    <w:rsid w:val="00744E98"/>
    <w:rsid w:val="00747CCB"/>
    <w:rsid w:val="00750EDC"/>
    <w:rsid w:val="00754E4D"/>
    <w:rsid w:val="00766F73"/>
    <w:rsid w:val="007707B9"/>
    <w:rsid w:val="0077484C"/>
    <w:rsid w:val="007750A3"/>
    <w:rsid w:val="00776567"/>
    <w:rsid w:val="0079176B"/>
    <w:rsid w:val="00796226"/>
    <w:rsid w:val="007A3741"/>
    <w:rsid w:val="007A7C7E"/>
    <w:rsid w:val="007B08A4"/>
    <w:rsid w:val="007D1488"/>
    <w:rsid w:val="007D57B4"/>
    <w:rsid w:val="007E3F22"/>
    <w:rsid w:val="007E5304"/>
    <w:rsid w:val="007F0DB4"/>
    <w:rsid w:val="0080426B"/>
    <w:rsid w:val="00805BDC"/>
    <w:rsid w:val="008163C6"/>
    <w:rsid w:val="00833B97"/>
    <w:rsid w:val="0083641F"/>
    <w:rsid w:val="00836699"/>
    <w:rsid w:val="00840009"/>
    <w:rsid w:val="00840906"/>
    <w:rsid w:val="008457A7"/>
    <w:rsid w:val="00845E07"/>
    <w:rsid w:val="00847FF6"/>
    <w:rsid w:val="008516EC"/>
    <w:rsid w:val="00855110"/>
    <w:rsid w:val="0086141F"/>
    <w:rsid w:val="008713B1"/>
    <w:rsid w:val="00891345"/>
    <w:rsid w:val="00891592"/>
    <w:rsid w:val="008A141F"/>
    <w:rsid w:val="008A7113"/>
    <w:rsid w:val="008A77CE"/>
    <w:rsid w:val="008C0AF9"/>
    <w:rsid w:val="008C45B8"/>
    <w:rsid w:val="008C53C6"/>
    <w:rsid w:val="008D34C0"/>
    <w:rsid w:val="008D7060"/>
    <w:rsid w:val="008E7444"/>
    <w:rsid w:val="008F1A8C"/>
    <w:rsid w:val="008F26F8"/>
    <w:rsid w:val="008F2F42"/>
    <w:rsid w:val="008F6814"/>
    <w:rsid w:val="009004EF"/>
    <w:rsid w:val="009049A9"/>
    <w:rsid w:val="00911AAB"/>
    <w:rsid w:val="00913567"/>
    <w:rsid w:val="00913745"/>
    <w:rsid w:val="009148C8"/>
    <w:rsid w:val="00922F1A"/>
    <w:rsid w:val="0092368F"/>
    <w:rsid w:val="00940C41"/>
    <w:rsid w:val="00940D2D"/>
    <w:rsid w:val="009434CD"/>
    <w:rsid w:val="009522A5"/>
    <w:rsid w:val="00952C26"/>
    <w:rsid w:val="009532C1"/>
    <w:rsid w:val="00956FCD"/>
    <w:rsid w:val="00957747"/>
    <w:rsid w:val="009629B3"/>
    <w:rsid w:val="00967ED9"/>
    <w:rsid w:val="00970DA5"/>
    <w:rsid w:val="009762D1"/>
    <w:rsid w:val="00976F06"/>
    <w:rsid w:val="00977334"/>
    <w:rsid w:val="009941B0"/>
    <w:rsid w:val="009A6FB0"/>
    <w:rsid w:val="009B0DDF"/>
    <w:rsid w:val="009B7703"/>
    <w:rsid w:val="009C4509"/>
    <w:rsid w:val="009E029E"/>
    <w:rsid w:val="009E056C"/>
    <w:rsid w:val="009E7E6F"/>
    <w:rsid w:val="009F31F7"/>
    <w:rsid w:val="009F4823"/>
    <w:rsid w:val="00A00B78"/>
    <w:rsid w:val="00A01DEE"/>
    <w:rsid w:val="00A106D8"/>
    <w:rsid w:val="00A16C07"/>
    <w:rsid w:val="00A177F8"/>
    <w:rsid w:val="00A21B53"/>
    <w:rsid w:val="00A23DAA"/>
    <w:rsid w:val="00A2586D"/>
    <w:rsid w:val="00A36785"/>
    <w:rsid w:val="00A37AA0"/>
    <w:rsid w:val="00A45C1A"/>
    <w:rsid w:val="00A4666C"/>
    <w:rsid w:val="00A5372A"/>
    <w:rsid w:val="00A61BC9"/>
    <w:rsid w:val="00A7000F"/>
    <w:rsid w:val="00A7548C"/>
    <w:rsid w:val="00A7575A"/>
    <w:rsid w:val="00A81E08"/>
    <w:rsid w:val="00A83B7C"/>
    <w:rsid w:val="00A934AD"/>
    <w:rsid w:val="00A94F0E"/>
    <w:rsid w:val="00A95A14"/>
    <w:rsid w:val="00A967C1"/>
    <w:rsid w:val="00A96E0B"/>
    <w:rsid w:val="00A96EA6"/>
    <w:rsid w:val="00AA3DE9"/>
    <w:rsid w:val="00AA50BD"/>
    <w:rsid w:val="00AB2EB1"/>
    <w:rsid w:val="00AB5257"/>
    <w:rsid w:val="00AB5B7F"/>
    <w:rsid w:val="00AD0AE5"/>
    <w:rsid w:val="00AD4FEF"/>
    <w:rsid w:val="00AD5EE3"/>
    <w:rsid w:val="00AE5CF3"/>
    <w:rsid w:val="00AE6BB3"/>
    <w:rsid w:val="00AF4A9C"/>
    <w:rsid w:val="00AF66FE"/>
    <w:rsid w:val="00B05426"/>
    <w:rsid w:val="00B301AE"/>
    <w:rsid w:val="00B31A2E"/>
    <w:rsid w:val="00B36ABF"/>
    <w:rsid w:val="00B5195F"/>
    <w:rsid w:val="00B52C3A"/>
    <w:rsid w:val="00B5314B"/>
    <w:rsid w:val="00B61F75"/>
    <w:rsid w:val="00B63434"/>
    <w:rsid w:val="00B70FB2"/>
    <w:rsid w:val="00B72C93"/>
    <w:rsid w:val="00B75935"/>
    <w:rsid w:val="00B77234"/>
    <w:rsid w:val="00B80143"/>
    <w:rsid w:val="00B84570"/>
    <w:rsid w:val="00B87695"/>
    <w:rsid w:val="00B91883"/>
    <w:rsid w:val="00B95B8C"/>
    <w:rsid w:val="00BA4AF4"/>
    <w:rsid w:val="00BA553A"/>
    <w:rsid w:val="00BB3591"/>
    <w:rsid w:val="00BB6227"/>
    <w:rsid w:val="00BD0072"/>
    <w:rsid w:val="00BD2B9A"/>
    <w:rsid w:val="00BD5643"/>
    <w:rsid w:val="00BD60F1"/>
    <w:rsid w:val="00BE04B9"/>
    <w:rsid w:val="00BE0FA5"/>
    <w:rsid w:val="00BE20CF"/>
    <w:rsid w:val="00BF07EF"/>
    <w:rsid w:val="00BF09CD"/>
    <w:rsid w:val="00BF36D2"/>
    <w:rsid w:val="00C034F8"/>
    <w:rsid w:val="00C061B2"/>
    <w:rsid w:val="00C10BEB"/>
    <w:rsid w:val="00C133F0"/>
    <w:rsid w:val="00C26548"/>
    <w:rsid w:val="00C409E6"/>
    <w:rsid w:val="00C41EED"/>
    <w:rsid w:val="00C42541"/>
    <w:rsid w:val="00C42AB1"/>
    <w:rsid w:val="00C535CD"/>
    <w:rsid w:val="00C62FDD"/>
    <w:rsid w:val="00C6651E"/>
    <w:rsid w:val="00C70E78"/>
    <w:rsid w:val="00C776FD"/>
    <w:rsid w:val="00C81B0B"/>
    <w:rsid w:val="00CA1B6F"/>
    <w:rsid w:val="00CA25C1"/>
    <w:rsid w:val="00CA308A"/>
    <w:rsid w:val="00CB095C"/>
    <w:rsid w:val="00CB0972"/>
    <w:rsid w:val="00CB5180"/>
    <w:rsid w:val="00CB7CF0"/>
    <w:rsid w:val="00CC2F51"/>
    <w:rsid w:val="00CC39F1"/>
    <w:rsid w:val="00CC5F42"/>
    <w:rsid w:val="00CC6EBD"/>
    <w:rsid w:val="00CC6F0D"/>
    <w:rsid w:val="00CD00B2"/>
    <w:rsid w:val="00CD3CB9"/>
    <w:rsid w:val="00CE0C23"/>
    <w:rsid w:val="00CF157F"/>
    <w:rsid w:val="00CF33BE"/>
    <w:rsid w:val="00CF6B92"/>
    <w:rsid w:val="00D047DC"/>
    <w:rsid w:val="00D11C0D"/>
    <w:rsid w:val="00D11E8B"/>
    <w:rsid w:val="00D12643"/>
    <w:rsid w:val="00D14545"/>
    <w:rsid w:val="00D20585"/>
    <w:rsid w:val="00D22E64"/>
    <w:rsid w:val="00D268A8"/>
    <w:rsid w:val="00D316B0"/>
    <w:rsid w:val="00D37A13"/>
    <w:rsid w:val="00D408C7"/>
    <w:rsid w:val="00D41528"/>
    <w:rsid w:val="00D424BA"/>
    <w:rsid w:val="00D4710A"/>
    <w:rsid w:val="00D60D62"/>
    <w:rsid w:val="00D638DE"/>
    <w:rsid w:val="00D71D3C"/>
    <w:rsid w:val="00D73333"/>
    <w:rsid w:val="00D761DE"/>
    <w:rsid w:val="00D7735A"/>
    <w:rsid w:val="00D846FB"/>
    <w:rsid w:val="00D9417A"/>
    <w:rsid w:val="00DA2B41"/>
    <w:rsid w:val="00DB21BD"/>
    <w:rsid w:val="00DB2DF9"/>
    <w:rsid w:val="00DB3744"/>
    <w:rsid w:val="00DB76CE"/>
    <w:rsid w:val="00DC16EC"/>
    <w:rsid w:val="00DC3C63"/>
    <w:rsid w:val="00DC51D9"/>
    <w:rsid w:val="00DC5A42"/>
    <w:rsid w:val="00DC640D"/>
    <w:rsid w:val="00DC77BB"/>
    <w:rsid w:val="00DC7CB5"/>
    <w:rsid w:val="00DC7F23"/>
    <w:rsid w:val="00DD293D"/>
    <w:rsid w:val="00DF1073"/>
    <w:rsid w:val="00DF2973"/>
    <w:rsid w:val="00DF7607"/>
    <w:rsid w:val="00E01CB0"/>
    <w:rsid w:val="00E060E3"/>
    <w:rsid w:val="00E13A56"/>
    <w:rsid w:val="00E210CB"/>
    <w:rsid w:val="00E23612"/>
    <w:rsid w:val="00E30CB5"/>
    <w:rsid w:val="00E33EE2"/>
    <w:rsid w:val="00E34342"/>
    <w:rsid w:val="00E45AF3"/>
    <w:rsid w:val="00E47797"/>
    <w:rsid w:val="00E51303"/>
    <w:rsid w:val="00E5269E"/>
    <w:rsid w:val="00E52E4E"/>
    <w:rsid w:val="00E53672"/>
    <w:rsid w:val="00E55F8C"/>
    <w:rsid w:val="00E57563"/>
    <w:rsid w:val="00E65784"/>
    <w:rsid w:val="00E81DBD"/>
    <w:rsid w:val="00E82CA4"/>
    <w:rsid w:val="00E8475D"/>
    <w:rsid w:val="00E866BD"/>
    <w:rsid w:val="00E954F8"/>
    <w:rsid w:val="00EA209A"/>
    <w:rsid w:val="00EA51DD"/>
    <w:rsid w:val="00EA63A9"/>
    <w:rsid w:val="00EB0FC0"/>
    <w:rsid w:val="00EB37EB"/>
    <w:rsid w:val="00EB3948"/>
    <w:rsid w:val="00EB3FC6"/>
    <w:rsid w:val="00EC25F0"/>
    <w:rsid w:val="00EC6FAA"/>
    <w:rsid w:val="00EC7FBE"/>
    <w:rsid w:val="00ED06CE"/>
    <w:rsid w:val="00ED6081"/>
    <w:rsid w:val="00EE3ADF"/>
    <w:rsid w:val="00EE71EC"/>
    <w:rsid w:val="00EE773F"/>
    <w:rsid w:val="00EF70FB"/>
    <w:rsid w:val="00F11335"/>
    <w:rsid w:val="00F1607B"/>
    <w:rsid w:val="00F20CB5"/>
    <w:rsid w:val="00F20E09"/>
    <w:rsid w:val="00F23867"/>
    <w:rsid w:val="00F23C1B"/>
    <w:rsid w:val="00F252DF"/>
    <w:rsid w:val="00F25A31"/>
    <w:rsid w:val="00F30A48"/>
    <w:rsid w:val="00F33092"/>
    <w:rsid w:val="00F331A6"/>
    <w:rsid w:val="00F35CED"/>
    <w:rsid w:val="00F41590"/>
    <w:rsid w:val="00F56BC4"/>
    <w:rsid w:val="00F619D4"/>
    <w:rsid w:val="00F67293"/>
    <w:rsid w:val="00F77C21"/>
    <w:rsid w:val="00F85053"/>
    <w:rsid w:val="00F94192"/>
    <w:rsid w:val="00F9464E"/>
    <w:rsid w:val="00F94AEF"/>
    <w:rsid w:val="00FB18B5"/>
    <w:rsid w:val="00FC02C3"/>
    <w:rsid w:val="00FC38AC"/>
    <w:rsid w:val="00FC4475"/>
    <w:rsid w:val="00FC6B69"/>
    <w:rsid w:val="00FD5392"/>
    <w:rsid w:val="00FD5F26"/>
    <w:rsid w:val="00FF1650"/>
    <w:rsid w:val="00FF2545"/>
    <w:rsid w:val="00FF37BF"/>
    <w:rsid w:val="00FF7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hapeDefaults>
    <o:shapedefaults v:ext="edit" spidmax="1026"/>
    <o:shapelayout v:ext="edit">
      <o:idmap v:ext="edit" data="1"/>
    </o:shapelayout>
  </w:shapeDefaults>
  <w:decimalSymbol w:val="."/>
  <w:listSeparator w:val=","/>
  <w14:docId w14:val="5B0B041E"/>
  <w15:chartTrackingRefBased/>
  <w15:docId w15:val="{C7014710-0C6E-43C8-8E55-3F9AC3871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qFormat="1"/>
    <w:lsdException w:name="heading 6" w:qFormat="1"/>
    <w:lsdException w:name="heading 7"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lsdException w:name="toc 5" w:semiHidden="1"/>
    <w:lsdException w:name="toc 6" w:semiHidden="1"/>
    <w:lsdException w:name="toc 7" w:semiHidden="1"/>
    <w:lsdException w:name="toc 8" w:semiHidden="1"/>
    <w:lsdException w:name="toc 9" w:semiHidden="1"/>
    <w:lsdException w:name="Normal Indent" w:semiHidden="1" w:unhideWhenUsed="1"/>
    <w:lsdException w:name="footnote text" w:semiHidden="1" w:unhideWhenUsed="1"/>
    <w:lsdException w:name="annotation text" w:semiHidden="1"/>
    <w:lsdException w:name="header" w:semiHidden="1" w:unhideWhenUsed="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unhideWhenUsed="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BC6"/>
    <w:pPr>
      <w:widowControl w:val="0"/>
    </w:pPr>
  </w:style>
  <w:style w:type="paragraph" w:styleId="Heading1">
    <w:name w:val="heading 1"/>
    <w:basedOn w:val="Title"/>
    <w:next w:val="Normal"/>
    <w:link w:val="Heading1Char"/>
    <w:uiPriority w:val="99"/>
    <w:qFormat/>
    <w:rsid w:val="00E47797"/>
  </w:style>
  <w:style w:type="paragraph" w:styleId="Heading2">
    <w:name w:val="heading 2"/>
    <w:basedOn w:val="Normal"/>
    <w:next w:val="Normal"/>
    <w:link w:val="Heading2Char"/>
    <w:uiPriority w:val="99"/>
    <w:qFormat/>
    <w:rsid w:val="00B5314B"/>
    <w:pPr>
      <w:spacing w:after="200"/>
      <w:ind w:left="360"/>
      <w:outlineLvl w:val="1"/>
    </w:pPr>
    <w:rPr>
      <w:rFonts w:cs="Arial"/>
      <w:b/>
      <w:bCs/>
    </w:rPr>
  </w:style>
  <w:style w:type="paragraph" w:styleId="Heading3">
    <w:name w:val="heading 3"/>
    <w:basedOn w:val="Heading2"/>
    <w:next w:val="Normal"/>
    <w:link w:val="Heading3Char"/>
    <w:uiPriority w:val="99"/>
    <w:qFormat/>
    <w:rsid w:val="00E47797"/>
    <w:pPr>
      <w:outlineLvl w:val="2"/>
    </w:pPr>
  </w:style>
  <w:style w:type="paragraph" w:styleId="Heading4">
    <w:name w:val="heading 4"/>
    <w:basedOn w:val="Normal"/>
    <w:next w:val="Normal"/>
    <w:link w:val="Heading4Char"/>
    <w:uiPriority w:val="9"/>
    <w:unhideWhenUsed/>
    <w:qFormat/>
    <w:rsid w:val="007A7C7E"/>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9"/>
    <w:qFormat/>
    <w:pPr>
      <w:keepNext/>
      <w:widowControl/>
      <w:tabs>
        <w:tab w:val="left" w:pos="-1440"/>
        <w:tab w:val="left" w:pos="-1080"/>
        <w:tab w:val="left" w:pos="-720"/>
        <w:tab w:val="left" w:pos="-36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4"/>
    </w:pPr>
    <w:rPr>
      <w:b/>
      <w:color w:val="000000"/>
    </w:rPr>
  </w:style>
  <w:style w:type="paragraph" w:styleId="Heading6">
    <w:name w:val="heading 6"/>
    <w:basedOn w:val="Normal"/>
    <w:next w:val="Normal"/>
    <w:link w:val="Heading6Char"/>
    <w:uiPriority w:val="99"/>
    <w:qFormat/>
    <w:pPr>
      <w:keepNext/>
      <w:outlineLvl w:val="5"/>
    </w:pPr>
    <w:rPr>
      <w:b/>
      <w:bCs/>
    </w:rPr>
  </w:style>
  <w:style w:type="paragraph" w:styleId="Heading7">
    <w:name w:val="heading 7"/>
    <w:basedOn w:val="Normal"/>
    <w:next w:val="Normal"/>
    <w:link w:val="Heading7Char"/>
    <w:uiPriority w:val="99"/>
    <w:qFormat/>
    <w:pPr>
      <w:keepNext/>
      <w:widowControl/>
      <w:tabs>
        <w:tab w:val="right" w:pos="9360"/>
      </w:tabs>
      <w:jc w:val="right"/>
      <w:outlineLvl w:val="6"/>
    </w:pPr>
    <w:rPr>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47797"/>
    <w:rPr>
      <w:rFonts w:ascii="Arial" w:hAnsi="Arial" w:cs="Arial"/>
      <w:b/>
      <w:bCs/>
    </w:rPr>
  </w:style>
  <w:style w:type="character" w:customStyle="1" w:styleId="Heading2Char">
    <w:name w:val="Heading 2 Char"/>
    <w:link w:val="Heading2"/>
    <w:uiPriority w:val="99"/>
    <w:locked/>
    <w:rsid w:val="00B5314B"/>
    <w:rPr>
      <w:rFonts w:ascii="Arial" w:hAnsi="Arial" w:cs="Arial"/>
      <w:b/>
      <w:bCs/>
    </w:rPr>
  </w:style>
  <w:style w:type="character" w:customStyle="1" w:styleId="Heading3Char">
    <w:name w:val="Heading 3 Char"/>
    <w:link w:val="Heading3"/>
    <w:uiPriority w:val="99"/>
    <w:locked/>
    <w:rsid w:val="00E47797"/>
    <w:rPr>
      <w:rFonts w:ascii="Arial" w:hAnsi="Arial" w:cs="Arial"/>
      <w:b/>
      <w:bCs/>
    </w:rPr>
  </w:style>
  <w:style w:type="character" w:customStyle="1" w:styleId="Heading5Char">
    <w:name w:val="Heading 5 Char"/>
    <w:link w:val="Heading5"/>
    <w:uiPriority w:val="99"/>
    <w:locked/>
    <w:rPr>
      <w:rFonts w:ascii="Calibri" w:eastAsia="Times New Roman" w:hAnsi="Calibri" w:cs="Times New Roman"/>
      <w:b/>
      <w:bCs/>
      <w:i/>
      <w:iCs/>
      <w:sz w:val="26"/>
      <w:szCs w:val="26"/>
    </w:rPr>
  </w:style>
  <w:style w:type="character" w:customStyle="1" w:styleId="Heading6Char">
    <w:name w:val="Heading 6 Char"/>
    <w:link w:val="Heading6"/>
    <w:uiPriority w:val="99"/>
    <w:locked/>
    <w:rPr>
      <w:rFonts w:ascii="Calibri" w:eastAsia="Times New Roman" w:hAnsi="Calibri" w:cs="Times New Roman"/>
      <w:b/>
      <w:bCs/>
    </w:rPr>
  </w:style>
  <w:style w:type="character" w:customStyle="1" w:styleId="Heading7Char">
    <w:name w:val="Heading 7 Char"/>
    <w:link w:val="Heading7"/>
    <w:uiPriority w:val="99"/>
    <w:locked/>
    <w:rPr>
      <w:rFonts w:ascii="Calibri" w:eastAsia="Times New Roman" w:hAnsi="Calibri" w:cs="Times New Roman"/>
      <w:sz w:val="24"/>
      <w:szCs w:val="24"/>
    </w:rPr>
  </w:style>
  <w:style w:type="character" w:styleId="FootnoteReference">
    <w:name w:val="footnote reference"/>
    <w:uiPriority w:val="99"/>
    <w:semiHidden/>
    <w:rPr>
      <w:rFonts w:cs="Times New Roman"/>
    </w:rPr>
  </w:style>
  <w:style w:type="paragraph" w:styleId="BodyText2">
    <w:name w:val="Body Text 2"/>
    <w:basedOn w:val="Normal"/>
    <w:link w:val="BodyText2Char"/>
    <w:uiPriority w:val="99"/>
    <w:rPr>
      <w:rFonts w:cs="Arial"/>
    </w:rPr>
  </w:style>
  <w:style w:type="character" w:customStyle="1" w:styleId="BodyText2Char">
    <w:name w:val="Body Text 2 Char"/>
    <w:link w:val="BodyText2"/>
    <w:uiPriority w:val="99"/>
    <w:locked/>
    <w:rPr>
      <w:rFonts w:ascii="Arial" w:hAnsi="Arial" w:cs="Times New Roman"/>
      <w:sz w:val="20"/>
      <w:szCs w:val="20"/>
    </w:rPr>
  </w:style>
  <w:style w:type="paragraph" w:styleId="BodyText">
    <w:name w:val="Body Text"/>
    <w:basedOn w:val="Normal"/>
    <w:link w:val="BodyTextChar"/>
    <w:uiPriority w:val="99"/>
    <w:pPr>
      <w:widowControl/>
      <w:tabs>
        <w:tab w:val="left" w:pos="-1440"/>
        <w:tab w:val="left" w:pos="-1080"/>
        <w:tab w:val="left" w:pos="-720"/>
        <w:tab w:val="left" w:pos="-36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b/>
    </w:rPr>
  </w:style>
  <w:style w:type="character" w:customStyle="1" w:styleId="BodyTextChar">
    <w:name w:val="Body Text Char"/>
    <w:link w:val="BodyText"/>
    <w:uiPriority w:val="99"/>
    <w:locked/>
    <w:rPr>
      <w:rFonts w:ascii="Arial" w:hAnsi="Arial" w:cs="Times New Roman"/>
      <w:sz w:val="20"/>
      <w:szCs w:val="20"/>
    </w:rPr>
  </w:style>
  <w:style w:type="paragraph" w:styleId="TOC1">
    <w:name w:val="toc 1"/>
    <w:basedOn w:val="Normal"/>
    <w:next w:val="Normal"/>
    <w:autoRedefine/>
    <w:uiPriority w:val="39"/>
    <w:rsid w:val="00B52C3A"/>
    <w:pPr>
      <w:tabs>
        <w:tab w:val="right" w:leader="dot" w:pos="9350"/>
      </w:tabs>
    </w:pPr>
  </w:style>
  <w:style w:type="paragraph" w:styleId="TOC2">
    <w:name w:val="toc 2"/>
    <w:basedOn w:val="Normal"/>
    <w:next w:val="Normal"/>
    <w:autoRedefine/>
    <w:uiPriority w:val="39"/>
    <w:pPr>
      <w:ind w:left="1080" w:hanging="720"/>
    </w:pPr>
    <w:rPr>
      <w:noProof/>
    </w:rPr>
  </w:style>
  <w:style w:type="paragraph" w:styleId="TOC3">
    <w:name w:val="toc 3"/>
    <w:basedOn w:val="Normal"/>
    <w:next w:val="Normal"/>
    <w:autoRedefine/>
    <w:uiPriority w:val="39"/>
    <w:pPr>
      <w:ind w:left="380"/>
    </w:pPr>
  </w:style>
  <w:style w:type="paragraph" w:styleId="TOC4">
    <w:name w:val="toc 4"/>
    <w:basedOn w:val="Normal"/>
    <w:next w:val="Normal"/>
    <w:autoRedefine/>
    <w:uiPriority w:val="99"/>
    <w:semiHidden/>
    <w:pPr>
      <w:ind w:left="570"/>
    </w:pPr>
  </w:style>
  <w:style w:type="paragraph" w:styleId="TOC5">
    <w:name w:val="toc 5"/>
    <w:basedOn w:val="Normal"/>
    <w:next w:val="Normal"/>
    <w:autoRedefine/>
    <w:uiPriority w:val="99"/>
    <w:semiHidden/>
    <w:pPr>
      <w:ind w:left="760"/>
    </w:pPr>
  </w:style>
  <w:style w:type="paragraph" w:styleId="TOC6">
    <w:name w:val="toc 6"/>
    <w:basedOn w:val="Normal"/>
    <w:next w:val="Normal"/>
    <w:autoRedefine/>
    <w:uiPriority w:val="99"/>
    <w:semiHidden/>
    <w:pPr>
      <w:ind w:left="950"/>
    </w:pPr>
  </w:style>
  <w:style w:type="paragraph" w:styleId="TOC7">
    <w:name w:val="toc 7"/>
    <w:basedOn w:val="Normal"/>
    <w:next w:val="Normal"/>
    <w:autoRedefine/>
    <w:uiPriority w:val="99"/>
    <w:semiHidden/>
    <w:pPr>
      <w:ind w:left="1140"/>
    </w:pPr>
  </w:style>
  <w:style w:type="paragraph" w:styleId="TOC8">
    <w:name w:val="toc 8"/>
    <w:basedOn w:val="Normal"/>
    <w:next w:val="Normal"/>
    <w:autoRedefine/>
    <w:uiPriority w:val="99"/>
    <w:semiHidden/>
    <w:pPr>
      <w:ind w:left="1330"/>
    </w:pPr>
  </w:style>
  <w:style w:type="paragraph" w:styleId="TOC9">
    <w:name w:val="toc 9"/>
    <w:basedOn w:val="Normal"/>
    <w:next w:val="Normal"/>
    <w:autoRedefine/>
    <w:uiPriority w:val="99"/>
    <w:semiHidden/>
    <w:pPr>
      <w:ind w:left="1520"/>
    </w:p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rFonts w:ascii="Arial" w:hAnsi="Arial" w:cs="Times New Roman"/>
      <w:sz w:val="20"/>
      <w:szCs w:val="20"/>
    </w:rPr>
  </w:style>
  <w:style w:type="character" w:styleId="PageNumber">
    <w:name w:val="page number"/>
    <w:uiPriority w:val="99"/>
    <w:rPr>
      <w:rFonts w:cs="Times New Roman"/>
    </w:rPr>
  </w:style>
  <w:style w:type="paragraph" w:styleId="BodyTextIndent3">
    <w:name w:val="Body Text Indent 3"/>
    <w:basedOn w:val="Normal"/>
    <w:link w:val="BodyTextIndent3Char"/>
    <w:uiPriority w:val="99"/>
    <w:pPr>
      <w:widowControl/>
      <w:tabs>
        <w:tab w:val="left" w:pos="-1440"/>
        <w:tab w:val="left" w:pos="-1080"/>
        <w:tab w:val="left" w:pos="-720"/>
        <w:tab w:val="left" w:pos="0"/>
        <w:tab w:val="left" w:pos="121"/>
        <w:tab w:val="left" w:pos="363"/>
        <w:tab w:val="left" w:pos="720"/>
        <w:tab w:val="left" w:pos="848"/>
        <w:tab w:val="left" w:pos="1090"/>
        <w:tab w:val="left" w:pos="1332"/>
        <w:tab w:val="left" w:pos="1530"/>
        <w:tab w:val="left" w:pos="1574"/>
        <w:tab w:val="left" w:pos="1816"/>
        <w:tab w:val="left" w:pos="2058"/>
        <w:tab w:val="left" w:pos="2160"/>
        <w:tab w:val="left" w:pos="2300"/>
        <w:tab w:val="left" w:pos="2542"/>
        <w:tab w:val="left" w:pos="2784"/>
        <w:tab w:val="left" w:pos="3026"/>
        <w:tab w:val="left" w:pos="3268"/>
        <w:tab w:val="left" w:pos="3510"/>
        <w:tab w:val="left" w:pos="3752"/>
        <w:tab w:val="left" w:pos="3994"/>
        <w:tab w:val="left" w:pos="4236"/>
        <w:tab w:val="left" w:pos="4478"/>
        <w:tab w:val="left" w:pos="4720"/>
        <w:tab w:val="left" w:pos="4962"/>
        <w:tab w:val="left" w:pos="5204"/>
        <w:tab w:val="left" w:pos="5446"/>
        <w:tab w:val="left" w:pos="5688"/>
        <w:tab w:val="left" w:pos="5930"/>
        <w:tab w:val="left" w:pos="6172"/>
        <w:tab w:val="left" w:pos="6414"/>
        <w:tab w:val="left" w:pos="6656"/>
        <w:tab w:val="left" w:pos="6898"/>
        <w:tab w:val="left" w:pos="7140"/>
        <w:tab w:val="left" w:pos="7382"/>
        <w:tab w:val="left" w:pos="7624"/>
        <w:tab w:val="left" w:pos="7866"/>
        <w:tab w:val="left" w:pos="8108"/>
        <w:tab w:val="left" w:pos="8350"/>
        <w:tab w:val="left" w:pos="8592"/>
        <w:tab w:val="left" w:pos="8834"/>
        <w:tab w:val="left" w:pos="9076"/>
        <w:tab w:val="left" w:pos="9318"/>
      </w:tabs>
    </w:pPr>
    <w:rPr>
      <w:sz w:val="18"/>
    </w:rPr>
  </w:style>
  <w:style w:type="character" w:customStyle="1" w:styleId="BodyTextIndent3Char">
    <w:name w:val="Body Text Indent 3 Char"/>
    <w:link w:val="BodyTextIndent3"/>
    <w:uiPriority w:val="99"/>
    <w:locked/>
    <w:rPr>
      <w:rFonts w:ascii="Arial" w:hAnsi="Arial" w:cs="Times New Roman"/>
      <w:sz w:val="16"/>
      <w:szCs w:val="16"/>
    </w:rPr>
  </w:style>
  <w:style w:type="paragraph" w:customStyle="1" w:styleId="FirstLetter">
    <w:name w:val="FirstLetter"/>
    <w:basedOn w:val="Normal"/>
    <w:link w:val="FirstLetterChar"/>
    <w:uiPriority w:val="99"/>
    <w:pPr>
      <w:widowControl/>
      <w:tabs>
        <w:tab w:val="left" w:pos="0"/>
        <w:tab w:val="left" w:pos="360"/>
        <w:tab w:val="left" w:pos="720"/>
        <w:tab w:val="left" w:pos="1080"/>
        <w:tab w:val="left" w:pos="2160"/>
      </w:tabs>
      <w:ind w:left="1080" w:hanging="360"/>
    </w:pPr>
    <w:rPr>
      <w:color w:val="000000"/>
      <w:sz w:val="18"/>
    </w:rPr>
  </w:style>
  <w:style w:type="character" w:customStyle="1" w:styleId="FirstLetterChar">
    <w:name w:val="FirstLetter Char"/>
    <w:link w:val="FirstLetter"/>
    <w:uiPriority w:val="99"/>
    <w:locked/>
    <w:rsid w:val="00F94AEF"/>
    <w:rPr>
      <w:rFonts w:ascii="Arial" w:hAnsi="Arial" w:cs="Times New Roman"/>
      <w:color w:val="000000"/>
      <w:sz w:val="18"/>
      <w:lang w:val="en-US" w:eastAsia="en-US" w:bidi="ar-SA"/>
    </w:rPr>
  </w:style>
  <w:style w:type="paragraph" w:customStyle="1" w:styleId="FirstNumber">
    <w:name w:val="FirstNumber"/>
    <w:basedOn w:val="Normal"/>
    <w:uiPriority w:val="99"/>
    <w:pPr>
      <w:widowControl/>
      <w:tabs>
        <w:tab w:val="left" w:pos="360"/>
      </w:tabs>
      <w:ind w:left="1440" w:hanging="360"/>
    </w:pPr>
    <w:rPr>
      <w:color w:val="000000"/>
      <w:sz w:val="18"/>
    </w:rPr>
  </w:style>
  <w:style w:type="paragraph" w:customStyle="1" w:styleId="SecondLetter">
    <w:name w:val="SecondLetter"/>
    <w:basedOn w:val="Normal"/>
    <w:uiPriority w:val="99"/>
    <w:pPr>
      <w:widowControl/>
      <w:tabs>
        <w:tab w:val="left" w:pos="1440"/>
        <w:tab w:val="left" w:pos="1800"/>
        <w:tab w:val="left" w:pos="2160"/>
        <w:tab w:val="left" w:pos="2520"/>
        <w:tab w:val="left" w:pos="2880"/>
      </w:tabs>
      <w:ind w:left="1800" w:hanging="360"/>
    </w:pPr>
    <w:rPr>
      <w:color w:val="000000"/>
      <w:sz w:val="18"/>
    </w:rPr>
  </w:style>
  <w:style w:type="paragraph" w:customStyle="1" w:styleId="SecondNumber">
    <w:name w:val="SecondNumber"/>
    <w:basedOn w:val="Normal"/>
    <w:uiPriority w:val="99"/>
    <w:pPr>
      <w:widowControl/>
      <w:tabs>
        <w:tab w:val="left" w:pos="1800"/>
        <w:tab w:val="left" w:pos="2160"/>
        <w:tab w:val="left" w:pos="2520"/>
      </w:tabs>
      <w:ind w:left="2160" w:hanging="360"/>
    </w:pPr>
    <w:rPr>
      <w:color w:val="000000"/>
      <w:sz w:val="18"/>
    </w:rPr>
  </w:style>
  <w:style w:type="paragraph" w:styleId="BodyTextIndent2">
    <w:name w:val="Body Text Indent 2"/>
    <w:basedOn w:val="Normal"/>
    <w:link w:val="BodyTextIndent2Char"/>
    <w:uiPriority w:val="99"/>
    <w:pPr>
      <w:tabs>
        <w:tab w:val="left" w:pos="-1440"/>
        <w:tab w:val="left" w:pos="-432"/>
        <w:tab w:val="left" w:pos="576"/>
        <w:tab w:val="left" w:pos="892"/>
        <w:tab w:val="left" w:pos="1170"/>
        <w:tab w:val="left" w:pos="1584"/>
        <w:tab w:val="left" w:pos="2592"/>
        <w:tab w:val="left" w:pos="3600"/>
        <w:tab w:val="left" w:pos="4608"/>
        <w:tab w:val="left" w:pos="5616"/>
        <w:tab w:val="left" w:pos="6624"/>
        <w:tab w:val="left" w:pos="7632"/>
        <w:tab w:val="left" w:pos="8640"/>
      </w:tabs>
      <w:ind w:left="720"/>
      <w:jc w:val="both"/>
    </w:pPr>
    <w:rPr>
      <w:rFonts w:cs="Arial"/>
      <w:b/>
      <w:bCs/>
      <w:sz w:val="18"/>
      <w:szCs w:val="22"/>
    </w:rPr>
  </w:style>
  <w:style w:type="character" w:customStyle="1" w:styleId="BodyTextIndent2Char">
    <w:name w:val="Body Text Indent 2 Char"/>
    <w:link w:val="BodyTextIndent2"/>
    <w:uiPriority w:val="99"/>
    <w:locked/>
    <w:rPr>
      <w:rFonts w:ascii="Arial" w:hAnsi="Arial" w:cs="Times New Roman"/>
      <w:sz w:val="20"/>
      <w:szCs w:val="20"/>
    </w:rPr>
  </w:style>
  <w:style w:type="paragraph" w:customStyle="1" w:styleId="Reg">
    <w:name w:val="Reg#"/>
    <w:basedOn w:val="Heading2"/>
    <w:uiPriority w:val="99"/>
    <w:pPr>
      <w:ind w:left="720" w:hanging="360"/>
    </w:pPr>
  </w:style>
  <w:style w:type="paragraph" w:styleId="BalloonText">
    <w:name w:val="Balloon Text"/>
    <w:basedOn w:val="Normal"/>
    <w:link w:val="BalloonTextChar"/>
    <w:uiPriority w:val="99"/>
    <w:semiHidden/>
    <w:rsid w:val="008F26F8"/>
    <w:rPr>
      <w:rFonts w:ascii="Tahoma" w:hAnsi="Tahoma" w:cs="Tahoma"/>
      <w:sz w:val="16"/>
      <w:szCs w:val="16"/>
    </w:rPr>
  </w:style>
  <w:style w:type="character" w:customStyle="1" w:styleId="BalloonTextChar">
    <w:name w:val="Balloon Text Char"/>
    <w:link w:val="BalloonText"/>
    <w:uiPriority w:val="99"/>
    <w:semiHidden/>
    <w:locked/>
    <w:rPr>
      <w:rFonts w:ascii="Tahoma" w:hAnsi="Tahoma" w:cs="Tahoma"/>
      <w:sz w:val="16"/>
      <w:szCs w:val="16"/>
    </w:rPr>
  </w:style>
  <w:style w:type="paragraph" w:customStyle="1" w:styleId="StyleFirstLetterBold">
    <w:name w:val="Style FirstLetter + Bold"/>
    <w:basedOn w:val="FirstLetter"/>
    <w:link w:val="StyleFirstLetterBoldChar"/>
    <w:uiPriority w:val="99"/>
    <w:rsid w:val="00F94AEF"/>
    <w:pPr>
      <w:widowControl w:val="0"/>
      <w:tabs>
        <w:tab w:val="left" w:pos="-1440"/>
        <w:tab w:val="left" w:pos="1530"/>
        <w:tab w:val="left" w:pos="2070"/>
      </w:tabs>
    </w:pPr>
    <w:rPr>
      <w:b/>
      <w:bCs/>
      <w:sz w:val="19"/>
    </w:rPr>
  </w:style>
  <w:style w:type="character" w:customStyle="1" w:styleId="StyleFirstLetterBoldChar">
    <w:name w:val="Style FirstLetter + Bold Char"/>
    <w:link w:val="StyleFirstLetterBold"/>
    <w:uiPriority w:val="99"/>
    <w:locked/>
    <w:rsid w:val="00F94AEF"/>
    <w:rPr>
      <w:rFonts w:ascii="Arial" w:hAnsi="Arial" w:cs="Times New Roman"/>
      <w:b/>
      <w:bCs/>
      <w:snapToGrid w:val="0"/>
      <w:color w:val="000000"/>
      <w:sz w:val="19"/>
      <w:lang w:val="en-US" w:eastAsia="en-US" w:bidi="ar-SA"/>
    </w:rPr>
  </w:style>
  <w:style w:type="paragraph" w:customStyle="1" w:styleId="FirstNumberChar">
    <w:name w:val="FirstNumber Char"/>
    <w:basedOn w:val="Normal"/>
    <w:link w:val="FirstNumberCharChar"/>
    <w:uiPriority w:val="99"/>
    <w:rsid w:val="00913567"/>
    <w:pPr>
      <w:widowControl/>
      <w:tabs>
        <w:tab w:val="left" w:pos="360"/>
      </w:tabs>
      <w:ind w:left="1440" w:hanging="360"/>
    </w:pPr>
    <w:rPr>
      <w:rFonts w:cs="Tahoma"/>
      <w:color w:val="000000"/>
      <w:sz w:val="18"/>
    </w:rPr>
  </w:style>
  <w:style w:type="character" w:customStyle="1" w:styleId="FirstNumberCharChar">
    <w:name w:val="FirstNumber Char Char"/>
    <w:link w:val="FirstNumberChar"/>
    <w:uiPriority w:val="99"/>
    <w:locked/>
    <w:rsid w:val="00913567"/>
    <w:rPr>
      <w:rFonts w:ascii="Arial" w:hAnsi="Arial" w:cs="Tahoma"/>
      <w:snapToGrid w:val="0"/>
      <w:color w:val="000000"/>
      <w:sz w:val="18"/>
      <w:lang w:val="en-US" w:eastAsia="en-US" w:bidi="ar-SA"/>
    </w:rPr>
  </w:style>
  <w:style w:type="character" w:customStyle="1" w:styleId="FirstLetterCharChar">
    <w:name w:val="FirstLetter Char Char"/>
    <w:uiPriority w:val="99"/>
    <w:rsid w:val="00913567"/>
    <w:rPr>
      <w:rFonts w:ascii="Arial" w:hAnsi="Arial" w:cs="Tahoma"/>
      <w:snapToGrid w:val="0"/>
      <w:color w:val="000000"/>
      <w:sz w:val="18"/>
      <w:lang w:val="en-US" w:eastAsia="en-US" w:bidi="ar-SA"/>
    </w:rPr>
  </w:style>
  <w:style w:type="character" w:customStyle="1" w:styleId="EmailStyle55">
    <w:name w:val="EmailStyle55"/>
    <w:uiPriority w:val="99"/>
    <w:semiHidden/>
    <w:rsid w:val="00A7548C"/>
    <w:rPr>
      <w:rFonts w:ascii="Arial" w:hAnsi="Arial" w:cs="Times New Roman"/>
      <w:color w:val="000080"/>
      <w:sz w:val="20"/>
      <w:szCs w:val="20"/>
    </w:rPr>
  </w:style>
  <w:style w:type="character" w:styleId="CommentReference">
    <w:name w:val="annotation reference"/>
    <w:uiPriority w:val="99"/>
    <w:semiHidden/>
    <w:rsid w:val="00733139"/>
    <w:rPr>
      <w:rFonts w:cs="Times New Roman"/>
      <w:sz w:val="16"/>
      <w:szCs w:val="16"/>
    </w:rPr>
  </w:style>
  <w:style w:type="paragraph" w:styleId="CommentText">
    <w:name w:val="annotation text"/>
    <w:basedOn w:val="Normal"/>
    <w:link w:val="CommentTextChar"/>
    <w:uiPriority w:val="99"/>
    <w:semiHidden/>
    <w:rsid w:val="00733139"/>
  </w:style>
  <w:style w:type="character" w:customStyle="1" w:styleId="CommentTextChar">
    <w:name w:val="Comment Text Char"/>
    <w:link w:val="CommentText"/>
    <w:uiPriority w:val="99"/>
    <w:semiHidden/>
    <w:locked/>
    <w:rPr>
      <w:rFonts w:ascii="Arial" w:hAnsi="Arial" w:cs="Times New Roman"/>
      <w:sz w:val="20"/>
      <w:szCs w:val="20"/>
    </w:rPr>
  </w:style>
  <w:style w:type="paragraph" w:styleId="CommentSubject">
    <w:name w:val="annotation subject"/>
    <w:basedOn w:val="CommentText"/>
    <w:next w:val="CommentText"/>
    <w:link w:val="CommentSubjectChar"/>
    <w:uiPriority w:val="99"/>
    <w:semiHidden/>
    <w:rsid w:val="00733139"/>
    <w:rPr>
      <w:b/>
      <w:bCs/>
    </w:rPr>
  </w:style>
  <w:style w:type="character" w:customStyle="1" w:styleId="CommentSubjectChar">
    <w:name w:val="Comment Subject Char"/>
    <w:link w:val="CommentSubject"/>
    <w:uiPriority w:val="99"/>
    <w:semiHidden/>
    <w:locked/>
    <w:rPr>
      <w:rFonts w:ascii="Arial" w:hAnsi="Arial" w:cs="Times New Roman"/>
      <w:b/>
      <w:bCs/>
      <w:sz w:val="20"/>
      <w:szCs w:val="20"/>
    </w:rPr>
  </w:style>
  <w:style w:type="character" w:customStyle="1" w:styleId="a">
    <w:name w:val="•"/>
    <w:uiPriority w:val="99"/>
    <w:rsid w:val="00A934AD"/>
    <w:rPr>
      <w:rFonts w:cs="Times New Roman"/>
    </w:rPr>
  </w:style>
  <w:style w:type="paragraph" w:styleId="NormalWeb">
    <w:name w:val="Normal (Web)"/>
    <w:basedOn w:val="Normal"/>
    <w:uiPriority w:val="99"/>
    <w:rsid w:val="00A934AD"/>
    <w:pPr>
      <w:widowControl/>
      <w:spacing w:before="100" w:beforeAutospacing="1" w:after="100" w:afterAutospacing="1"/>
    </w:pPr>
    <w:rPr>
      <w:sz w:val="24"/>
      <w:szCs w:val="24"/>
    </w:rPr>
  </w:style>
  <w:style w:type="character" w:styleId="FollowedHyperlink">
    <w:name w:val="FollowedHyperlink"/>
    <w:uiPriority w:val="99"/>
    <w:rsid w:val="005F5DA4"/>
    <w:rPr>
      <w:rFonts w:cs="Times New Roman"/>
      <w:color w:val="800080"/>
      <w:u w:val="single"/>
    </w:rPr>
  </w:style>
  <w:style w:type="paragraph" w:customStyle="1" w:styleId="upar1">
    <w:name w:val="upar1"/>
    <w:basedOn w:val="Normal"/>
    <w:link w:val="upar1Char"/>
    <w:uiPriority w:val="99"/>
    <w:rsid w:val="00B95B8C"/>
    <w:pPr>
      <w:tabs>
        <w:tab w:val="left" w:pos="720"/>
        <w:tab w:val="left" w:pos="1440"/>
      </w:tabs>
    </w:pPr>
    <w:rPr>
      <w:rFonts w:cs="Arial"/>
      <w:szCs w:val="19"/>
    </w:rPr>
  </w:style>
  <w:style w:type="paragraph" w:customStyle="1" w:styleId="par3">
    <w:name w:val="par3"/>
    <w:basedOn w:val="Normal"/>
    <w:uiPriority w:val="99"/>
    <w:rsid w:val="00DC77BB"/>
    <w:pPr>
      <w:widowControl/>
      <w:tabs>
        <w:tab w:val="left" w:pos="720"/>
        <w:tab w:val="left" w:pos="1440"/>
        <w:tab w:val="left" w:pos="2160"/>
      </w:tabs>
      <w:spacing w:before="240"/>
      <w:ind w:left="2160" w:hanging="720"/>
    </w:pPr>
    <w:rPr>
      <w:rFonts w:cs="Arial"/>
    </w:rPr>
  </w:style>
  <w:style w:type="paragraph" w:customStyle="1" w:styleId="par4">
    <w:name w:val="par4"/>
    <w:basedOn w:val="Normal"/>
    <w:uiPriority w:val="99"/>
    <w:rsid w:val="00DC77BB"/>
    <w:pPr>
      <w:widowControl/>
      <w:tabs>
        <w:tab w:val="left" w:pos="720"/>
        <w:tab w:val="left" w:pos="1440"/>
        <w:tab w:val="left" w:pos="2160"/>
      </w:tabs>
      <w:spacing w:before="240"/>
      <w:ind w:left="2880" w:hanging="720"/>
    </w:pPr>
    <w:rPr>
      <w:rFonts w:cs="Arial"/>
    </w:rPr>
  </w:style>
  <w:style w:type="paragraph" w:customStyle="1" w:styleId="Title1">
    <w:name w:val="Title1"/>
    <w:basedOn w:val="Normal"/>
    <w:uiPriority w:val="99"/>
    <w:rsid w:val="00DD293D"/>
    <w:pPr>
      <w:widowControl/>
      <w:tabs>
        <w:tab w:val="left" w:pos="720"/>
        <w:tab w:val="left" w:pos="1440"/>
        <w:tab w:val="left" w:pos="2160"/>
      </w:tabs>
      <w:spacing w:before="240"/>
      <w:ind w:left="720" w:hanging="720"/>
    </w:pPr>
    <w:rPr>
      <w:rFonts w:cs="Arial"/>
      <w:b/>
      <w:bCs/>
      <w:sz w:val="24"/>
      <w:szCs w:val="24"/>
    </w:rPr>
  </w:style>
  <w:style w:type="paragraph" w:customStyle="1" w:styleId="par2">
    <w:name w:val="par2"/>
    <w:basedOn w:val="Normal"/>
    <w:uiPriority w:val="99"/>
    <w:rsid w:val="00DD293D"/>
    <w:pPr>
      <w:widowControl/>
      <w:tabs>
        <w:tab w:val="left" w:pos="720"/>
        <w:tab w:val="left" w:pos="1440"/>
        <w:tab w:val="left" w:pos="2160"/>
      </w:tabs>
      <w:spacing w:before="240"/>
      <w:ind w:left="1440" w:hanging="720"/>
    </w:pPr>
    <w:rPr>
      <w:rFonts w:cs="Arial"/>
    </w:rPr>
  </w:style>
  <w:style w:type="table" w:styleId="TableGrid">
    <w:name w:val="Table Grid"/>
    <w:basedOn w:val="TableNormal"/>
    <w:uiPriority w:val="99"/>
    <w:rsid w:val="00DD293D"/>
    <w:rPr>
      <w:rFonts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056C"/>
    <w:pPr>
      <w:tabs>
        <w:tab w:val="center" w:pos="4680"/>
        <w:tab w:val="right" w:pos="9360"/>
      </w:tabs>
    </w:pPr>
  </w:style>
  <w:style w:type="character" w:customStyle="1" w:styleId="HeaderChar">
    <w:name w:val="Header Char"/>
    <w:link w:val="Header"/>
    <w:uiPriority w:val="99"/>
    <w:rsid w:val="009E056C"/>
    <w:rPr>
      <w:rFonts w:ascii="Arial" w:hAnsi="Arial"/>
      <w:sz w:val="19"/>
    </w:rPr>
  </w:style>
  <w:style w:type="character" w:styleId="Hyperlink">
    <w:name w:val="Hyperlink"/>
    <w:uiPriority w:val="99"/>
    <w:unhideWhenUsed/>
    <w:rsid w:val="008A7113"/>
    <w:rPr>
      <w:color w:val="0000FF"/>
      <w:u w:val="single"/>
    </w:rPr>
  </w:style>
  <w:style w:type="paragraph" w:customStyle="1" w:styleId="Default">
    <w:name w:val="Default"/>
    <w:rsid w:val="00F20E09"/>
    <w:pPr>
      <w:autoSpaceDE w:val="0"/>
      <w:autoSpaceDN w:val="0"/>
      <w:adjustRightInd w:val="0"/>
    </w:pPr>
    <w:rPr>
      <w:rFonts w:cs="Arial"/>
      <w:color w:val="000000"/>
      <w:sz w:val="24"/>
      <w:szCs w:val="24"/>
    </w:rPr>
  </w:style>
  <w:style w:type="character" w:customStyle="1" w:styleId="upar1Char">
    <w:name w:val="upar1 Char"/>
    <w:link w:val="upar1"/>
    <w:uiPriority w:val="99"/>
    <w:locked/>
    <w:rsid w:val="001146F7"/>
    <w:rPr>
      <w:rFonts w:ascii="Arial" w:hAnsi="Arial" w:cs="Arial"/>
      <w:sz w:val="19"/>
      <w:szCs w:val="19"/>
    </w:rPr>
  </w:style>
  <w:style w:type="paragraph" w:styleId="NoSpacing">
    <w:name w:val="No Spacing"/>
    <w:uiPriority w:val="1"/>
    <w:qFormat/>
    <w:rsid w:val="0083641F"/>
    <w:rPr>
      <w:rFonts w:ascii="Calibri" w:eastAsia="Calibri" w:hAnsi="Calibri"/>
      <w:sz w:val="22"/>
      <w:szCs w:val="22"/>
    </w:rPr>
  </w:style>
  <w:style w:type="paragraph" w:customStyle="1" w:styleId="par1">
    <w:name w:val="par1"/>
    <w:basedOn w:val="Normal"/>
    <w:link w:val="par1Char"/>
    <w:uiPriority w:val="99"/>
    <w:rsid w:val="00D4710A"/>
    <w:pPr>
      <w:widowControl/>
      <w:tabs>
        <w:tab w:val="left" w:pos="720"/>
        <w:tab w:val="left" w:pos="1440"/>
        <w:tab w:val="left" w:pos="2160"/>
      </w:tabs>
      <w:spacing w:before="240"/>
      <w:ind w:left="720" w:hanging="720"/>
    </w:pPr>
    <w:rPr>
      <w:rFonts w:cs="Arial"/>
    </w:rPr>
  </w:style>
  <w:style w:type="character" w:customStyle="1" w:styleId="par1Char">
    <w:name w:val="par1 Char"/>
    <w:link w:val="par1"/>
    <w:uiPriority w:val="99"/>
    <w:locked/>
    <w:rsid w:val="00D4710A"/>
    <w:rPr>
      <w:rFonts w:ascii="Arial" w:hAnsi="Arial" w:cs="Arial"/>
    </w:rPr>
  </w:style>
  <w:style w:type="paragraph" w:styleId="ListParagraph">
    <w:name w:val="List Paragraph"/>
    <w:basedOn w:val="Normal"/>
    <w:uiPriority w:val="1"/>
    <w:qFormat/>
    <w:rsid w:val="00CC6F0D"/>
    <w:pPr>
      <w:ind w:left="720"/>
      <w:contextualSpacing/>
    </w:pPr>
  </w:style>
  <w:style w:type="paragraph" w:styleId="Title">
    <w:name w:val="Title"/>
    <w:basedOn w:val="Normal"/>
    <w:next w:val="Normal"/>
    <w:link w:val="TitleChar"/>
    <w:uiPriority w:val="10"/>
    <w:qFormat/>
    <w:rsid w:val="00B5314B"/>
    <w:pPr>
      <w:spacing w:after="200"/>
      <w:outlineLvl w:val="0"/>
    </w:pPr>
    <w:rPr>
      <w:rFonts w:cs="Arial"/>
      <w:b/>
      <w:bCs/>
    </w:rPr>
  </w:style>
  <w:style w:type="character" w:customStyle="1" w:styleId="TitleChar">
    <w:name w:val="Title Char"/>
    <w:basedOn w:val="DefaultParagraphFont"/>
    <w:link w:val="Title"/>
    <w:uiPriority w:val="10"/>
    <w:rsid w:val="00B5314B"/>
    <w:rPr>
      <w:rFonts w:ascii="Arial" w:hAnsi="Arial" w:cs="Arial"/>
      <w:b/>
      <w:bCs/>
    </w:rPr>
  </w:style>
  <w:style w:type="paragraph" w:styleId="Subtitle">
    <w:name w:val="Subtitle"/>
    <w:basedOn w:val="Normal"/>
    <w:next w:val="Normal"/>
    <w:link w:val="SubtitleChar"/>
    <w:uiPriority w:val="11"/>
    <w:qFormat/>
    <w:rsid w:val="00487F4B"/>
    <w:pPr>
      <w:jc w:val="center"/>
    </w:pPr>
    <w:rPr>
      <w:rFonts w:cs="Arial"/>
      <w:b/>
      <w:bCs/>
    </w:rPr>
  </w:style>
  <w:style w:type="character" w:customStyle="1" w:styleId="SubtitleChar">
    <w:name w:val="Subtitle Char"/>
    <w:basedOn w:val="DefaultParagraphFont"/>
    <w:link w:val="Subtitle"/>
    <w:uiPriority w:val="11"/>
    <w:rsid w:val="00487F4B"/>
    <w:rPr>
      <w:rFonts w:ascii="Arial" w:hAnsi="Arial" w:cs="Arial"/>
      <w:b/>
      <w:bCs/>
    </w:rPr>
  </w:style>
  <w:style w:type="paragraph" w:styleId="TOCHeading">
    <w:name w:val="TOC Heading"/>
    <w:basedOn w:val="Heading1"/>
    <w:next w:val="Normal"/>
    <w:uiPriority w:val="39"/>
    <w:unhideWhenUsed/>
    <w:qFormat/>
    <w:rsid w:val="00B5314B"/>
    <w:pPr>
      <w:keepNext/>
      <w:keepLines/>
      <w:widowControl/>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Revision">
    <w:name w:val="Revision"/>
    <w:hidden/>
    <w:uiPriority w:val="99"/>
    <w:semiHidden/>
    <w:rsid w:val="00A83B7C"/>
    <w:rPr>
      <w:sz w:val="19"/>
    </w:rPr>
  </w:style>
  <w:style w:type="character" w:customStyle="1" w:styleId="citation-59">
    <w:name w:val="citation-59"/>
    <w:basedOn w:val="DefaultParagraphFont"/>
    <w:rsid w:val="00A83B7C"/>
  </w:style>
  <w:style w:type="character" w:customStyle="1" w:styleId="citation-58">
    <w:name w:val="citation-58"/>
    <w:basedOn w:val="DefaultParagraphFont"/>
    <w:rsid w:val="00A83B7C"/>
  </w:style>
  <w:style w:type="character" w:customStyle="1" w:styleId="citation-57">
    <w:name w:val="citation-57"/>
    <w:basedOn w:val="DefaultParagraphFont"/>
    <w:rsid w:val="00A83B7C"/>
  </w:style>
  <w:style w:type="character" w:customStyle="1" w:styleId="citation-56">
    <w:name w:val="citation-56"/>
    <w:basedOn w:val="DefaultParagraphFont"/>
    <w:rsid w:val="00A83B7C"/>
  </w:style>
  <w:style w:type="character" w:customStyle="1" w:styleId="Heading4Char">
    <w:name w:val="Heading 4 Char"/>
    <w:basedOn w:val="DefaultParagraphFont"/>
    <w:link w:val="Heading4"/>
    <w:uiPriority w:val="9"/>
    <w:rsid w:val="007A7C7E"/>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4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nr_cpw_planning@state.co.u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F83B3B-7E63-46DB-9963-95B140481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16</Pages>
  <Words>5835</Words>
  <Characters>33264</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CHAPTER 3 - FURBEARERS AND SMALL GAME, EXCEPT MIGRATORY BIRDS</vt:lpstr>
    </vt:vector>
  </TitlesOfParts>
  <Company>State of Colorado</Company>
  <LinksUpToDate>false</LinksUpToDate>
  <CharactersWithSpaces>39021</CharactersWithSpaces>
  <SharedDoc>false</SharedDoc>
  <HLinks>
    <vt:vector size="78" baseType="variant">
      <vt:variant>
        <vt:i4>3276920</vt:i4>
      </vt:variant>
      <vt:variant>
        <vt:i4>42</vt:i4>
      </vt:variant>
      <vt:variant>
        <vt:i4>0</vt:i4>
      </vt:variant>
      <vt:variant>
        <vt:i4>5</vt:i4>
      </vt:variant>
      <vt:variant>
        <vt:lpwstr>http://www.colohip.com/</vt:lpwstr>
      </vt:variant>
      <vt:variant>
        <vt:lpwstr/>
      </vt:variant>
      <vt:variant>
        <vt:i4>327692</vt:i4>
      </vt:variant>
      <vt:variant>
        <vt:i4>39</vt:i4>
      </vt:variant>
      <vt:variant>
        <vt:i4>0</vt:i4>
      </vt:variant>
      <vt:variant>
        <vt:i4>5</vt:i4>
      </vt:variant>
      <vt:variant>
        <vt:lpwstr/>
      </vt:variant>
      <vt:variant>
        <vt:lpwstr>bandp</vt:lpwstr>
      </vt:variant>
      <vt:variant>
        <vt:i4>720979</vt:i4>
      </vt:variant>
      <vt:variant>
        <vt:i4>36</vt:i4>
      </vt:variant>
      <vt:variant>
        <vt:i4>0</vt:i4>
      </vt:variant>
      <vt:variant>
        <vt:i4>5</vt:i4>
      </vt:variant>
      <vt:variant>
        <vt:lpwstr/>
      </vt:variant>
      <vt:variant>
        <vt:lpwstr>a328</vt:lpwstr>
      </vt:variant>
      <vt:variant>
        <vt:i4>327763</vt:i4>
      </vt:variant>
      <vt:variant>
        <vt:i4>33</vt:i4>
      </vt:variant>
      <vt:variant>
        <vt:i4>0</vt:i4>
      </vt:variant>
      <vt:variant>
        <vt:i4>5</vt:i4>
      </vt:variant>
      <vt:variant>
        <vt:lpwstr/>
      </vt:variant>
      <vt:variant>
        <vt:lpwstr>a326</vt:lpwstr>
      </vt:variant>
      <vt:variant>
        <vt:i4>393299</vt:i4>
      </vt:variant>
      <vt:variant>
        <vt:i4>30</vt:i4>
      </vt:variant>
      <vt:variant>
        <vt:i4>0</vt:i4>
      </vt:variant>
      <vt:variant>
        <vt:i4>5</vt:i4>
      </vt:variant>
      <vt:variant>
        <vt:lpwstr/>
      </vt:variant>
      <vt:variant>
        <vt:lpwstr>a325</vt:lpwstr>
      </vt:variant>
      <vt:variant>
        <vt:i4>83</vt:i4>
      </vt:variant>
      <vt:variant>
        <vt:i4>27</vt:i4>
      </vt:variant>
      <vt:variant>
        <vt:i4>0</vt:i4>
      </vt:variant>
      <vt:variant>
        <vt:i4>5</vt:i4>
      </vt:variant>
      <vt:variant>
        <vt:lpwstr/>
      </vt:variant>
      <vt:variant>
        <vt:lpwstr>a3235</vt:lpwstr>
      </vt:variant>
      <vt:variant>
        <vt:i4>655440</vt:i4>
      </vt:variant>
      <vt:variant>
        <vt:i4>24</vt:i4>
      </vt:variant>
      <vt:variant>
        <vt:i4>0</vt:i4>
      </vt:variant>
      <vt:variant>
        <vt:i4>5</vt:i4>
      </vt:variant>
      <vt:variant>
        <vt:lpwstr/>
      </vt:variant>
      <vt:variant>
        <vt:lpwstr>a319</vt:lpwstr>
      </vt:variant>
      <vt:variant>
        <vt:i4>458832</vt:i4>
      </vt:variant>
      <vt:variant>
        <vt:i4>21</vt:i4>
      </vt:variant>
      <vt:variant>
        <vt:i4>0</vt:i4>
      </vt:variant>
      <vt:variant>
        <vt:i4>5</vt:i4>
      </vt:variant>
      <vt:variant>
        <vt:lpwstr/>
      </vt:variant>
      <vt:variant>
        <vt:lpwstr>a314</vt:lpwstr>
      </vt:variant>
      <vt:variant>
        <vt:i4>655441</vt:i4>
      </vt:variant>
      <vt:variant>
        <vt:i4>18</vt:i4>
      </vt:variant>
      <vt:variant>
        <vt:i4>0</vt:i4>
      </vt:variant>
      <vt:variant>
        <vt:i4>5</vt:i4>
      </vt:variant>
      <vt:variant>
        <vt:lpwstr/>
      </vt:variant>
      <vt:variant>
        <vt:lpwstr>a309</vt:lpwstr>
      </vt:variant>
      <vt:variant>
        <vt:i4>393297</vt:i4>
      </vt:variant>
      <vt:variant>
        <vt:i4>15</vt:i4>
      </vt:variant>
      <vt:variant>
        <vt:i4>0</vt:i4>
      </vt:variant>
      <vt:variant>
        <vt:i4>5</vt:i4>
      </vt:variant>
      <vt:variant>
        <vt:lpwstr/>
      </vt:variant>
      <vt:variant>
        <vt:lpwstr>a305</vt:lpwstr>
      </vt:variant>
      <vt:variant>
        <vt:i4>458833</vt:i4>
      </vt:variant>
      <vt:variant>
        <vt:i4>12</vt:i4>
      </vt:variant>
      <vt:variant>
        <vt:i4>0</vt:i4>
      </vt:variant>
      <vt:variant>
        <vt:i4>5</vt:i4>
      </vt:variant>
      <vt:variant>
        <vt:lpwstr/>
      </vt:variant>
      <vt:variant>
        <vt:lpwstr>a304</vt:lpwstr>
      </vt:variant>
      <vt:variant>
        <vt:i4>81</vt:i4>
      </vt:variant>
      <vt:variant>
        <vt:i4>9</vt:i4>
      </vt:variant>
      <vt:variant>
        <vt:i4>0</vt:i4>
      </vt:variant>
      <vt:variant>
        <vt:i4>5</vt:i4>
      </vt:variant>
      <vt:variant>
        <vt:lpwstr/>
      </vt:variant>
      <vt:variant>
        <vt:lpwstr>a303</vt:lpwstr>
      </vt:variant>
      <vt:variant>
        <vt:i4>65617</vt:i4>
      </vt:variant>
      <vt:variant>
        <vt:i4>6</vt:i4>
      </vt:variant>
      <vt:variant>
        <vt:i4>0</vt:i4>
      </vt:variant>
      <vt:variant>
        <vt:i4>5</vt:i4>
      </vt:variant>
      <vt:variant>
        <vt:lpwstr/>
      </vt:variant>
      <vt:variant>
        <vt:lpwstr>a302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 FURBEARERS AND SMALL GAME, EXCEPT MIGRATORY BIRDS</dc:title>
  <dc:subject>CHAPTER 3 - FURBEARERS AND SMALL GAME, EXCEPT MIGRATORY BIRDS</dc:subject>
  <dc:creator>CPW Regulations</dc:creator>
  <cp:keywords>CHAPTER 3 - FURBEARERS AND SMALL GAME, EXCEPT MIGRATORY BIRDS</cp:keywords>
  <dc:description/>
  <cp:lastModifiedBy>Vornholt, Molly</cp:lastModifiedBy>
  <cp:revision>28</cp:revision>
  <cp:lastPrinted>2005-07-21T15:15:00Z</cp:lastPrinted>
  <dcterms:created xsi:type="dcterms:W3CDTF">2025-09-10T17:11:00Z</dcterms:created>
  <dcterms:modified xsi:type="dcterms:W3CDTF">2026-09-30T18:28:00Z</dcterms:modified>
</cp:coreProperties>
</file>