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CEAD" w14:textId="77777777" w:rsidR="00055DA1" w:rsidRPr="00594ADF" w:rsidRDefault="00055DA1" w:rsidP="00DE46A1">
      <w:pPr>
        <w:pStyle w:val="Heading1"/>
        <w:rPr>
          <w:rFonts w:cs="Arial"/>
          <w:sz w:val="24"/>
          <w:szCs w:val="24"/>
        </w:rPr>
      </w:pPr>
      <w:r w:rsidRPr="00594ADF">
        <w:rPr>
          <w:rFonts w:cs="Arial"/>
          <w:sz w:val="24"/>
          <w:szCs w:val="24"/>
        </w:rPr>
        <w:t>DEPARTMENT OF AGRICULTURE</w:t>
      </w:r>
    </w:p>
    <w:p w14:paraId="57427B0B" w14:textId="77777777" w:rsidR="00055DA1" w:rsidRPr="00594ADF" w:rsidRDefault="00055DA1" w:rsidP="00055DA1">
      <w:pPr>
        <w:pStyle w:val="upar1"/>
        <w:rPr>
          <w:b/>
          <w:bCs/>
          <w:sz w:val="24"/>
          <w:szCs w:val="24"/>
        </w:rPr>
      </w:pPr>
      <w:r w:rsidRPr="00594ADF">
        <w:rPr>
          <w:b/>
          <w:bCs/>
          <w:sz w:val="24"/>
          <w:szCs w:val="24"/>
        </w:rPr>
        <w:t>Markets Division</w:t>
      </w:r>
    </w:p>
    <w:p w14:paraId="2C7737AE" w14:textId="77777777" w:rsidR="00055DA1" w:rsidRPr="00594ADF" w:rsidRDefault="00055DA1" w:rsidP="00055DA1">
      <w:pPr>
        <w:pStyle w:val="upar1"/>
        <w:rPr>
          <w:b/>
          <w:bCs/>
          <w:sz w:val="24"/>
          <w:szCs w:val="24"/>
        </w:rPr>
      </w:pPr>
      <w:r w:rsidRPr="00594ADF">
        <w:rPr>
          <w:b/>
          <w:bCs/>
          <w:sz w:val="24"/>
          <w:szCs w:val="24"/>
        </w:rPr>
        <w:t>RULES PERTAINING TO THE COLORADO AGRICULTURAL FUTURE LOAN PROGRAM</w:t>
      </w:r>
    </w:p>
    <w:p w14:paraId="749FCA27" w14:textId="77777777" w:rsidR="00055DA1" w:rsidRPr="00594ADF" w:rsidRDefault="00055DA1" w:rsidP="00DE46A1">
      <w:pPr>
        <w:pStyle w:val="upar1"/>
        <w:rPr>
          <w:b/>
          <w:bCs/>
          <w:sz w:val="24"/>
          <w:szCs w:val="24"/>
        </w:rPr>
      </w:pPr>
      <w:r w:rsidRPr="00594ADF">
        <w:rPr>
          <w:b/>
          <w:bCs/>
          <w:sz w:val="24"/>
          <w:szCs w:val="24"/>
        </w:rPr>
        <w:t>8 CCR 1204-11</w:t>
      </w:r>
    </w:p>
    <w:p w14:paraId="311B1FFF" w14:textId="77777777" w:rsidR="00055DA1" w:rsidRPr="00594ADF" w:rsidRDefault="00055DA1" w:rsidP="00055DA1">
      <w:pPr>
        <w:pStyle w:val="upar1"/>
        <w:rPr>
          <w:sz w:val="24"/>
          <w:szCs w:val="24"/>
        </w:rPr>
      </w:pPr>
      <w:r w:rsidRPr="00594ADF">
        <w:rPr>
          <w:sz w:val="24"/>
          <w:szCs w:val="24"/>
        </w:rPr>
        <w:t>______________________________________________________________________</w:t>
      </w:r>
    </w:p>
    <w:p w14:paraId="78A74DC7" w14:textId="77777777" w:rsidR="00055DA1" w:rsidRPr="00594ADF" w:rsidRDefault="00055DA1" w:rsidP="00411D95">
      <w:pPr>
        <w:pStyle w:val="Heading2"/>
        <w:rPr>
          <w:rFonts w:cs="Arial"/>
          <w:i w:val="0"/>
          <w:iCs w:val="0"/>
          <w:sz w:val="24"/>
          <w:szCs w:val="24"/>
        </w:rPr>
      </w:pPr>
      <w:r w:rsidRPr="00594ADF">
        <w:rPr>
          <w:rFonts w:cs="Arial"/>
          <w:i w:val="0"/>
          <w:iCs w:val="0"/>
          <w:sz w:val="24"/>
          <w:szCs w:val="24"/>
        </w:rPr>
        <w:t>Part 1.</w:t>
      </w:r>
      <w:r w:rsidRPr="00594ADF">
        <w:rPr>
          <w:rFonts w:cs="Arial"/>
          <w:i w:val="0"/>
          <w:iCs w:val="0"/>
          <w:sz w:val="24"/>
          <w:szCs w:val="24"/>
        </w:rPr>
        <w:tab/>
        <w:t>The Colorado Agricultural Future Loan Program</w:t>
      </w:r>
    </w:p>
    <w:p w14:paraId="455FCAD2" w14:textId="77777777" w:rsidR="00055DA1" w:rsidRPr="00594ADF" w:rsidRDefault="00055DA1" w:rsidP="00055DA1">
      <w:pPr>
        <w:pStyle w:val="par1"/>
        <w:rPr>
          <w:rFonts w:cs="Arial"/>
          <w:sz w:val="24"/>
        </w:rPr>
      </w:pPr>
      <w:r w:rsidRPr="00594ADF">
        <w:rPr>
          <w:rFonts w:cs="Arial"/>
          <w:sz w:val="24"/>
        </w:rPr>
        <w:t>1.1.</w:t>
      </w:r>
      <w:r w:rsidRPr="00594ADF">
        <w:rPr>
          <w:rFonts w:cs="Arial"/>
          <w:sz w:val="24"/>
        </w:rPr>
        <w:tab/>
        <w:t>Section 35-1.2-103, C.R.S., established the Colorado Agricultural Future Loan Program. These rules implement that program.</w:t>
      </w:r>
    </w:p>
    <w:p w14:paraId="06F4BA20" w14:textId="77777777" w:rsidR="00055DA1" w:rsidRPr="00594ADF" w:rsidRDefault="00055DA1" w:rsidP="00055DA1">
      <w:pPr>
        <w:pStyle w:val="par1"/>
        <w:rPr>
          <w:rFonts w:cs="Arial"/>
          <w:sz w:val="24"/>
        </w:rPr>
      </w:pPr>
      <w:r w:rsidRPr="00594ADF">
        <w:rPr>
          <w:rFonts w:cs="Arial"/>
          <w:sz w:val="24"/>
        </w:rPr>
        <w:t>1.2.</w:t>
      </w:r>
      <w:r w:rsidRPr="00594ADF">
        <w:rPr>
          <w:rFonts w:cs="Arial"/>
          <w:sz w:val="24"/>
        </w:rPr>
        <w:tab/>
        <w:t>The Colorado Department of Agriculture (CDA or Department) shall administer the Loan Program. See section 35-1.2-103, C.R.S.</w:t>
      </w:r>
    </w:p>
    <w:p w14:paraId="75951D50" w14:textId="77777777" w:rsidR="00055DA1" w:rsidRPr="00594ADF" w:rsidRDefault="00055DA1" w:rsidP="00055DA1">
      <w:pPr>
        <w:pStyle w:val="par1"/>
        <w:rPr>
          <w:rFonts w:cs="Arial"/>
          <w:sz w:val="24"/>
        </w:rPr>
      </w:pPr>
      <w:r w:rsidRPr="00594ADF">
        <w:rPr>
          <w:rFonts w:cs="Arial"/>
          <w:sz w:val="24"/>
        </w:rPr>
        <w:t>1.3.</w:t>
      </w:r>
      <w:r w:rsidRPr="00594ADF">
        <w:rPr>
          <w:rFonts w:cs="Arial"/>
          <w:sz w:val="24"/>
        </w:rPr>
        <w:tab/>
        <w:t>The Loan Program is a revolving loan and grant fund to support the future of agriculture in Colorado. Except as otherwise provided in this rule, money received as loan payments on loans issued from the Loan Program, including interest payments will be credited to the Colorado Agricultural Loan Cash Fund (Fund) created in section 35-1.2-105, C.R.S., and shall be reused on a continuing basis to support the Loan Program as set forth in C.R.S. 35-1.2-101, et seq.) and the provisions of this rule.</w:t>
      </w:r>
    </w:p>
    <w:p w14:paraId="74926F09" w14:textId="77777777" w:rsidR="00055DA1" w:rsidRDefault="00055DA1" w:rsidP="00055DA1">
      <w:pPr>
        <w:pStyle w:val="par1"/>
        <w:rPr>
          <w:ins w:id="0" w:author="Murphy, Madison" w:date="2026-09-04T17:18:00Z" w16du:dateUtc="2026-09-04T23:18:00Z"/>
          <w:rFonts w:cs="Arial"/>
          <w:sz w:val="24"/>
        </w:rPr>
      </w:pPr>
      <w:r w:rsidRPr="00594ADF">
        <w:rPr>
          <w:rFonts w:cs="Arial"/>
          <w:sz w:val="24"/>
        </w:rPr>
        <w:t>1.4.</w:t>
      </w:r>
      <w:r w:rsidRPr="00594ADF">
        <w:rPr>
          <w:rFonts w:cs="Arial"/>
          <w:sz w:val="24"/>
        </w:rPr>
        <w:tab/>
        <w:t>The Department shall to the extent practicable prioritize the provision of loans to eligible farmers or ranchers who apply for loans or grants from the Loan Program and who have owned or operated a farm or ranch for less than ten years or who represent a population that is underserved or underrepresented in Colorado agriculture.</w:t>
      </w:r>
    </w:p>
    <w:p w14:paraId="56154858" w14:textId="1C477D4D" w:rsidR="004B4E93" w:rsidRPr="00594ADF" w:rsidRDefault="004B4E93" w:rsidP="00055DA1">
      <w:pPr>
        <w:pStyle w:val="par1"/>
        <w:rPr>
          <w:rFonts w:cs="Arial"/>
          <w:sz w:val="24"/>
        </w:rPr>
      </w:pPr>
      <w:ins w:id="1" w:author="Murphy, Madison" w:date="2026-09-04T17:18:00Z" w16du:dateUtc="2026-09-04T23:18:00Z">
        <w:r>
          <w:rPr>
            <w:rFonts w:cs="Arial"/>
            <w:sz w:val="24"/>
          </w:rPr>
          <w:t>1.5.</w:t>
        </w:r>
        <w:r>
          <w:rPr>
            <w:rFonts w:cs="Arial"/>
            <w:sz w:val="24"/>
          </w:rPr>
          <w:tab/>
        </w:r>
      </w:ins>
      <w:ins w:id="2" w:author="Murphy, Madison" w:date="2026-09-04T17:19:00Z" w16du:dateUtc="2026-09-04T23:19:00Z">
        <w:r w:rsidRPr="004B4E93">
          <w:rPr>
            <w:rFonts w:cs="Arial"/>
            <w:sz w:val="24"/>
          </w:rPr>
          <w:t>The Department shall to the extent practicable also prioritize loans to Eligible Entities that apply for loans to acquire and conserve agriculturally productive land and that seek to transfer ownership or lease of such land to an Eligible Farmer or Rancher who qualifies under the Loan Program.</w:t>
        </w:r>
      </w:ins>
    </w:p>
    <w:p w14:paraId="30BA988B" w14:textId="77777777" w:rsidR="00055DA1" w:rsidRPr="00594ADF" w:rsidRDefault="00055DA1" w:rsidP="006D6807">
      <w:pPr>
        <w:pStyle w:val="Heading2"/>
        <w:rPr>
          <w:rFonts w:cs="Arial"/>
          <w:i w:val="0"/>
          <w:iCs w:val="0"/>
          <w:sz w:val="24"/>
          <w:szCs w:val="24"/>
        </w:rPr>
      </w:pPr>
      <w:r w:rsidRPr="00594ADF">
        <w:rPr>
          <w:rFonts w:cs="Arial"/>
          <w:i w:val="0"/>
          <w:iCs w:val="0"/>
          <w:sz w:val="24"/>
          <w:szCs w:val="24"/>
        </w:rPr>
        <w:t>Part 2.</w:t>
      </w:r>
      <w:r w:rsidRPr="00594ADF">
        <w:rPr>
          <w:rFonts w:cs="Arial"/>
          <w:i w:val="0"/>
          <w:iCs w:val="0"/>
          <w:sz w:val="24"/>
          <w:szCs w:val="24"/>
        </w:rPr>
        <w:tab/>
        <w:t>Definitions</w:t>
      </w:r>
    </w:p>
    <w:p w14:paraId="017AD21C" w14:textId="77777777" w:rsidR="00055DA1" w:rsidRPr="00594ADF" w:rsidRDefault="00055DA1" w:rsidP="00055DA1">
      <w:pPr>
        <w:pStyle w:val="par1"/>
        <w:rPr>
          <w:rFonts w:cs="Arial"/>
          <w:sz w:val="24"/>
        </w:rPr>
      </w:pPr>
      <w:r w:rsidRPr="00594ADF">
        <w:rPr>
          <w:rFonts w:cs="Arial"/>
          <w:sz w:val="24"/>
        </w:rPr>
        <w:t>2.1.</w:t>
      </w:r>
      <w:r w:rsidRPr="00594ADF">
        <w:rPr>
          <w:rFonts w:cs="Arial"/>
          <w:sz w:val="24"/>
        </w:rPr>
        <w:tab/>
      </w:r>
      <w:r w:rsidR="00D85F8E" w:rsidRPr="00594ADF">
        <w:rPr>
          <w:rFonts w:cs="Arial"/>
          <w:sz w:val="24"/>
        </w:rPr>
        <w:t>“</w:t>
      </w:r>
      <w:r w:rsidRPr="00594ADF">
        <w:rPr>
          <w:rFonts w:cs="Arial"/>
          <w:sz w:val="24"/>
        </w:rPr>
        <w:t>Agriculture</w:t>
      </w:r>
      <w:r w:rsidR="00D85F8E" w:rsidRPr="00594ADF">
        <w:rPr>
          <w:rFonts w:cs="Arial"/>
          <w:sz w:val="24"/>
        </w:rPr>
        <w:t>”</w:t>
      </w:r>
      <w:r w:rsidRPr="00594ADF">
        <w:rPr>
          <w:rFonts w:cs="Arial"/>
          <w:sz w:val="24"/>
        </w:rPr>
        <w:t xml:space="preserve"> means the science and art of production of plants and animals useful to humans, including, to a variable extent, the preparation of these products for human use and their disposal by marketing or otherwise, and includes horticulture, floriculture, viticulture, forestry, dairy, livestock, poultry, bee, and any and all forms of farm products and farm production.</w:t>
      </w:r>
    </w:p>
    <w:p w14:paraId="5FDB25D5" w14:textId="77777777" w:rsidR="00055DA1" w:rsidRPr="00594ADF" w:rsidRDefault="00055DA1" w:rsidP="00055DA1">
      <w:pPr>
        <w:pStyle w:val="par1"/>
        <w:rPr>
          <w:rFonts w:cs="Arial"/>
          <w:sz w:val="24"/>
        </w:rPr>
      </w:pPr>
      <w:r w:rsidRPr="00594ADF">
        <w:rPr>
          <w:rFonts w:cs="Arial"/>
          <w:sz w:val="24"/>
        </w:rPr>
        <w:lastRenderedPageBreak/>
        <w:t>2.2.</w:t>
      </w:r>
      <w:r w:rsidRPr="00594ADF">
        <w:rPr>
          <w:rFonts w:cs="Arial"/>
          <w:sz w:val="24"/>
        </w:rPr>
        <w:tab/>
      </w:r>
      <w:r w:rsidR="00D85F8E" w:rsidRPr="00594ADF">
        <w:rPr>
          <w:rFonts w:cs="Arial"/>
          <w:sz w:val="24"/>
        </w:rPr>
        <w:t>“</w:t>
      </w:r>
      <w:r w:rsidRPr="00594ADF">
        <w:rPr>
          <w:rFonts w:cs="Arial"/>
          <w:sz w:val="24"/>
        </w:rPr>
        <w:t>Agricultural Processing</w:t>
      </w:r>
      <w:r w:rsidR="00D85F8E" w:rsidRPr="00594ADF">
        <w:rPr>
          <w:rFonts w:cs="Arial"/>
          <w:sz w:val="24"/>
        </w:rPr>
        <w:t>”</w:t>
      </w:r>
      <w:r w:rsidRPr="00594ADF">
        <w:rPr>
          <w:rFonts w:cs="Arial"/>
          <w:sz w:val="24"/>
        </w:rPr>
        <w:t xml:space="preserve"> means the transforming, packaging, sorting, storage, or grading of Colorado livestock, livestock products, agricultural commodities, plants, or plant products.</w:t>
      </w:r>
    </w:p>
    <w:p w14:paraId="754735EB" w14:textId="77777777" w:rsidR="00055DA1" w:rsidRPr="00594ADF" w:rsidRDefault="00055DA1" w:rsidP="00055DA1">
      <w:pPr>
        <w:pStyle w:val="par1"/>
        <w:rPr>
          <w:rFonts w:cs="Arial"/>
          <w:sz w:val="24"/>
        </w:rPr>
      </w:pPr>
      <w:r w:rsidRPr="00594ADF">
        <w:rPr>
          <w:rFonts w:cs="Arial"/>
          <w:sz w:val="24"/>
        </w:rPr>
        <w:t>2.3.</w:t>
      </w:r>
      <w:r w:rsidRPr="00594ADF">
        <w:rPr>
          <w:rFonts w:cs="Arial"/>
          <w:sz w:val="24"/>
        </w:rPr>
        <w:tab/>
      </w:r>
      <w:r w:rsidR="00D85F8E" w:rsidRPr="00594ADF">
        <w:rPr>
          <w:rFonts w:cs="Arial"/>
          <w:sz w:val="24"/>
        </w:rPr>
        <w:t>“</w:t>
      </w:r>
      <w:r w:rsidRPr="00594ADF">
        <w:rPr>
          <w:rFonts w:cs="Arial"/>
          <w:sz w:val="24"/>
        </w:rPr>
        <w:t>Colorado Agricultural Future Loan Program</w:t>
      </w:r>
      <w:r w:rsidR="00D85F8E" w:rsidRPr="00594ADF">
        <w:rPr>
          <w:rFonts w:cs="Arial"/>
          <w:sz w:val="24"/>
        </w:rPr>
        <w:t>”</w:t>
      </w:r>
      <w:r w:rsidRPr="00594ADF">
        <w:rPr>
          <w:rFonts w:cs="Arial"/>
          <w:sz w:val="24"/>
        </w:rPr>
        <w:t xml:space="preserve"> or </w:t>
      </w:r>
      <w:r w:rsidR="00D85F8E" w:rsidRPr="00594ADF">
        <w:rPr>
          <w:rFonts w:cs="Arial"/>
          <w:sz w:val="24"/>
        </w:rPr>
        <w:t>“</w:t>
      </w:r>
      <w:r w:rsidRPr="00594ADF">
        <w:rPr>
          <w:rFonts w:cs="Arial"/>
          <w:sz w:val="24"/>
        </w:rPr>
        <w:t>Loan Program</w:t>
      </w:r>
      <w:r w:rsidR="00D85F8E" w:rsidRPr="00594ADF">
        <w:rPr>
          <w:rFonts w:cs="Arial"/>
          <w:sz w:val="24"/>
        </w:rPr>
        <w:t>”</w:t>
      </w:r>
      <w:r w:rsidRPr="00594ADF">
        <w:rPr>
          <w:rFonts w:cs="Arial"/>
          <w:sz w:val="24"/>
        </w:rPr>
        <w:t xml:space="preserve"> is a loan and grant program administered by the Department as established in section 35-1.2-103, C.R.S.</w:t>
      </w:r>
    </w:p>
    <w:p w14:paraId="47EC5FFF" w14:textId="77777777" w:rsidR="00055DA1" w:rsidRPr="00594ADF" w:rsidRDefault="00055DA1" w:rsidP="00055DA1">
      <w:pPr>
        <w:pStyle w:val="par1"/>
        <w:rPr>
          <w:rFonts w:cs="Arial"/>
          <w:sz w:val="24"/>
        </w:rPr>
      </w:pPr>
      <w:r w:rsidRPr="00594ADF">
        <w:rPr>
          <w:rFonts w:cs="Arial"/>
          <w:sz w:val="24"/>
        </w:rPr>
        <w:t>2.4.</w:t>
      </w:r>
      <w:r w:rsidRPr="00594ADF">
        <w:rPr>
          <w:rFonts w:cs="Arial"/>
          <w:sz w:val="24"/>
        </w:rPr>
        <w:tab/>
      </w:r>
      <w:r w:rsidR="00D85F8E" w:rsidRPr="00594ADF">
        <w:rPr>
          <w:rFonts w:cs="Arial"/>
          <w:sz w:val="24"/>
        </w:rPr>
        <w:t>“</w:t>
      </w:r>
      <w:r w:rsidRPr="00594ADF">
        <w:rPr>
          <w:rFonts w:cs="Arial"/>
          <w:sz w:val="24"/>
        </w:rPr>
        <w:t>Commissioner</w:t>
      </w:r>
      <w:r w:rsidR="00D85F8E" w:rsidRPr="00594ADF">
        <w:rPr>
          <w:rFonts w:cs="Arial"/>
          <w:sz w:val="24"/>
        </w:rPr>
        <w:t>”</w:t>
      </w:r>
      <w:r w:rsidRPr="00594ADF">
        <w:rPr>
          <w:rFonts w:cs="Arial"/>
          <w:sz w:val="24"/>
        </w:rPr>
        <w:t xml:space="preserve"> means the Commissioner of Agriculture.</w:t>
      </w:r>
    </w:p>
    <w:p w14:paraId="522B9B91" w14:textId="77777777" w:rsidR="00055DA1" w:rsidRPr="00594ADF" w:rsidRDefault="00055DA1" w:rsidP="00055DA1">
      <w:pPr>
        <w:pStyle w:val="par1"/>
        <w:rPr>
          <w:rFonts w:cs="Arial"/>
          <w:sz w:val="24"/>
        </w:rPr>
      </w:pPr>
      <w:r w:rsidRPr="00594ADF">
        <w:rPr>
          <w:rFonts w:cs="Arial"/>
          <w:sz w:val="24"/>
        </w:rPr>
        <w:t>2.5.</w:t>
      </w:r>
      <w:r w:rsidRPr="00594ADF">
        <w:rPr>
          <w:rFonts w:cs="Arial"/>
          <w:sz w:val="24"/>
        </w:rPr>
        <w:tab/>
      </w:r>
      <w:r w:rsidR="00D85F8E" w:rsidRPr="00594ADF">
        <w:rPr>
          <w:rFonts w:cs="Arial"/>
          <w:sz w:val="24"/>
        </w:rPr>
        <w:t>“</w:t>
      </w:r>
      <w:r w:rsidRPr="00594ADF">
        <w:rPr>
          <w:rFonts w:cs="Arial"/>
          <w:sz w:val="24"/>
        </w:rPr>
        <w:t>Department</w:t>
      </w:r>
      <w:r w:rsidR="00D85F8E" w:rsidRPr="00594ADF">
        <w:rPr>
          <w:rFonts w:cs="Arial"/>
          <w:sz w:val="24"/>
        </w:rPr>
        <w:t>”</w:t>
      </w:r>
      <w:r w:rsidRPr="00594ADF">
        <w:rPr>
          <w:rFonts w:cs="Arial"/>
          <w:sz w:val="24"/>
        </w:rPr>
        <w:t xml:space="preserve"> or </w:t>
      </w:r>
      <w:r w:rsidR="00D85F8E" w:rsidRPr="00594ADF">
        <w:rPr>
          <w:rFonts w:cs="Arial"/>
          <w:sz w:val="24"/>
        </w:rPr>
        <w:t>“</w:t>
      </w:r>
      <w:r w:rsidRPr="00594ADF">
        <w:rPr>
          <w:rFonts w:cs="Arial"/>
          <w:sz w:val="24"/>
        </w:rPr>
        <w:t>CDA</w:t>
      </w:r>
      <w:r w:rsidR="00D85F8E" w:rsidRPr="00594ADF">
        <w:rPr>
          <w:rFonts w:cs="Arial"/>
          <w:sz w:val="24"/>
        </w:rPr>
        <w:t>”</w:t>
      </w:r>
      <w:r w:rsidRPr="00594ADF">
        <w:rPr>
          <w:rFonts w:cs="Arial"/>
          <w:sz w:val="24"/>
        </w:rPr>
        <w:t xml:space="preserve"> means the Department of Agriculture created in section 35-1-103, C.R.S.</w:t>
      </w:r>
    </w:p>
    <w:p w14:paraId="6DFBF306" w14:textId="77777777" w:rsidR="00055DA1" w:rsidRDefault="00055DA1" w:rsidP="00055DA1">
      <w:pPr>
        <w:pStyle w:val="par1"/>
        <w:rPr>
          <w:ins w:id="3" w:author="Murphy, Madison" w:date="2026-09-04T17:23:00Z" w16du:dateUtc="2026-09-04T23:23:00Z"/>
          <w:rFonts w:cs="Arial"/>
          <w:sz w:val="24"/>
        </w:rPr>
      </w:pPr>
      <w:r w:rsidRPr="00594ADF">
        <w:rPr>
          <w:rFonts w:cs="Arial"/>
          <w:sz w:val="24"/>
        </w:rPr>
        <w:t>2.6.</w:t>
      </w:r>
      <w:r w:rsidRPr="00594ADF">
        <w:rPr>
          <w:rFonts w:cs="Arial"/>
          <w:sz w:val="24"/>
        </w:rPr>
        <w:tab/>
      </w:r>
      <w:r w:rsidR="00D85F8E" w:rsidRPr="00594ADF">
        <w:rPr>
          <w:rFonts w:cs="Arial"/>
          <w:sz w:val="24"/>
        </w:rPr>
        <w:t>“</w:t>
      </w:r>
      <w:r w:rsidRPr="00594ADF">
        <w:rPr>
          <w:rFonts w:cs="Arial"/>
          <w:sz w:val="24"/>
        </w:rPr>
        <w:t>Eligible Business</w:t>
      </w:r>
      <w:r w:rsidR="00D85F8E" w:rsidRPr="00594ADF">
        <w:rPr>
          <w:rFonts w:cs="Arial"/>
          <w:sz w:val="24"/>
        </w:rPr>
        <w:t>”</w:t>
      </w:r>
      <w:r w:rsidRPr="00594ADF">
        <w:rPr>
          <w:rFonts w:cs="Arial"/>
          <w:sz w:val="24"/>
        </w:rPr>
        <w:t xml:space="preserve"> means a business that earns or will earn a majority of its revenue from agricultural processing or from developing or manufacturing technology designed to benefit Colorado farmers and ranchers; and in the judgment of the Department: (a) has managers and employees who possess sufficient education, training, and experience to operate the business; and (b) provides an economic benefit to Colorado farmers or ranchers.</w:t>
      </w:r>
    </w:p>
    <w:p w14:paraId="2AEFB285" w14:textId="494C92A5" w:rsidR="004B4E93" w:rsidRDefault="004B4E93" w:rsidP="00055DA1">
      <w:pPr>
        <w:pStyle w:val="par1"/>
        <w:rPr>
          <w:ins w:id="4" w:author="Murphy, Madison" w:date="2026-09-04T17:25:00Z" w16du:dateUtc="2026-09-04T23:25:00Z"/>
          <w:rFonts w:cs="Arial"/>
          <w:sz w:val="24"/>
        </w:rPr>
      </w:pPr>
      <w:ins w:id="5" w:author="Murphy, Madison" w:date="2026-09-04T17:23:00Z" w16du:dateUtc="2026-09-04T23:23:00Z">
        <w:r>
          <w:rPr>
            <w:rFonts w:cs="Arial"/>
            <w:sz w:val="24"/>
          </w:rPr>
          <w:t>2.7.</w:t>
        </w:r>
        <w:r>
          <w:rPr>
            <w:rFonts w:cs="Arial"/>
            <w:sz w:val="24"/>
          </w:rPr>
          <w:tab/>
        </w:r>
        <w:r w:rsidRPr="004B4E93">
          <w:rPr>
            <w:rFonts w:cs="Arial"/>
            <w:sz w:val="24"/>
          </w:rPr>
          <w:t>“Eligible Entity” is an entity that: is certified by the division of conservation pursuant to section 12-15-104; or</w:t>
        </w:r>
      </w:ins>
    </w:p>
    <w:p w14:paraId="0DB55F6A" w14:textId="4FEB2E84" w:rsidR="004B4E93" w:rsidRDefault="00FD055E" w:rsidP="004B4E93">
      <w:pPr>
        <w:pStyle w:val="par2"/>
        <w:rPr>
          <w:ins w:id="6" w:author="Murphy, Madison" w:date="2026-09-04T17:27:00Z" w16du:dateUtc="2026-09-04T23:27:00Z"/>
          <w:sz w:val="24"/>
        </w:rPr>
      </w:pPr>
      <w:ins w:id="7" w:author="Murphy, Madison" w:date="2026-09-04T17:26:00Z" w16du:dateUtc="2026-09-04T23:26:00Z">
        <w:r>
          <w:rPr>
            <w:sz w:val="24"/>
          </w:rPr>
          <w:t>2.7.1.</w:t>
        </w:r>
      </w:ins>
      <w:ins w:id="8" w:author="Murphy, Madison" w:date="2026-09-04T17:27:00Z" w16du:dateUtc="2026-09-04T23:27:00Z">
        <w:r>
          <w:rPr>
            <w:sz w:val="24"/>
          </w:rPr>
          <w:tab/>
        </w:r>
        <w:r w:rsidRPr="00FD055E">
          <w:rPr>
            <w:sz w:val="24"/>
          </w:rPr>
          <w:t>either a district that has authority to conduct water activities, as those terms are defined in section 37-45.1-102, or an irrigation district created pursuant to article 41, 45, 46, 47, 48 or 50 of title 37, and that has a letter of support, in a form approved by the commissioner, from an entity that is certified pursuant to section 12-15-104; or</w:t>
        </w:r>
      </w:ins>
    </w:p>
    <w:p w14:paraId="2808F03C" w14:textId="561EB68E" w:rsidR="00FD055E" w:rsidRPr="004B4E93" w:rsidRDefault="00FD055E">
      <w:pPr>
        <w:pStyle w:val="par2"/>
        <w:rPr>
          <w:sz w:val="24"/>
          <w:rPrChange w:id="9" w:author="Murphy, Madison" w:date="2026-09-04T17:25:00Z" w16du:dateUtc="2026-09-04T23:25:00Z">
            <w:rPr/>
          </w:rPrChange>
        </w:rPr>
        <w:pPrChange w:id="10" w:author="Murphy, Madison" w:date="2026-09-04T17:25:00Z" w16du:dateUtc="2026-09-04T23:25:00Z">
          <w:pPr>
            <w:pStyle w:val="par1"/>
          </w:pPr>
        </w:pPrChange>
      </w:pPr>
      <w:ins w:id="11" w:author="Murphy, Madison" w:date="2026-09-04T17:27:00Z" w16du:dateUtc="2026-09-04T23:27:00Z">
        <w:r>
          <w:rPr>
            <w:sz w:val="24"/>
          </w:rPr>
          <w:t>2.7.2.</w:t>
        </w:r>
        <w:r>
          <w:rPr>
            <w:sz w:val="24"/>
          </w:rPr>
          <w:tab/>
        </w:r>
        <w:r w:rsidRPr="00FD055E">
          <w:rPr>
            <w:sz w:val="24"/>
          </w:rPr>
          <w:t>a ditch and reservoir company created pursuant to article 42 of title 7 that has a letter of support, in a form approved by the commissioner, from an entity that is certified pursuant to section 12-15-104.</w:t>
        </w:r>
      </w:ins>
    </w:p>
    <w:p w14:paraId="75A715DA" w14:textId="7B8FF2E5" w:rsidR="00055DA1" w:rsidRPr="00594ADF" w:rsidRDefault="00055DA1" w:rsidP="00055DA1">
      <w:pPr>
        <w:pStyle w:val="par1"/>
        <w:rPr>
          <w:rFonts w:cs="Arial"/>
          <w:sz w:val="24"/>
        </w:rPr>
      </w:pPr>
      <w:r w:rsidRPr="00594ADF">
        <w:rPr>
          <w:rFonts w:cs="Arial"/>
          <w:sz w:val="24"/>
        </w:rPr>
        <w:t>2.</w:t>
      </w:r>
      <w:del w:id="12" w:author="Murphy, Madison" w:date="2026-09-04T17:27:00Z" w16du:dateUtc="2026-09-04T23:27:00Z">
        <w:r w:rsidRPr="00594ADF" w:rsidDel="005016D5">
          <w:rPr>
            <w:rFonts w:cs="Arial"/>
            <w:sz w:val="24"/>
          </w:rPr>
          <w:delText>7</w:delText>
        </w:r>
      </w:del>
      <w:ins w:id="13" w:author="Murphy, Madison" w:date="2026-09-04T17:27:00Z" w16du:dateUtc="2026-09-04T23:27:00Z">
        <w:r w:rsidR="005016D5">
          <w:rPr>
            <w:rFonts w:cs="Arial"/>
            <w:sz w:val="24"/>
          </w:rPr>
          <w:t>8</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Eligible Farmer or Rancher</w:t>
      </w:r>
      <w:r w:rsidR="00D85F8E" w:rsidRPr="00594ADF">
        <w:rPr>
          <w:rFonts w:cs="Arial"/>
          <w:sz w:val="24"/>
        </w:rPr>
        <w:t>”</w:t>
      </w:r>
      <w:r w:rsidRPr="00594ADF">
        <w:rPr>
          <w:rFonts w:cs="Arial"/>
          <w:sz w:val="24"/>
        </w:rPr>
        <w:t xml:space="preserve"> means an individual who: (a) is at least eighteen years of age; (b) is a resident of Colorado; (c) is or will be an owner or operator in fact of a farm or ranch; and (d) in the judgment of the Department: (1) possesses sufficient education, training, and experience to operate the farm or ranch; and (2) possesses or has access to sufficient working capital, farm machinery, livestock, or land to operate the farm or ranch.</w:t>
      </w:r>
    </w:p>
    <w:p w14:paraId="25FE42F5" w14:textId="152155AC" w:rsidR="00055DA1" w:rsidRPr="00594ADF" w:rsidRDefault="00055DA1" w:rsidP="00055DA1">
      <w:pPr>
        <w:pStyle w:val="par1"/>
        <w:rPr>
          <w:rFonts w:cs="Arial"/>
          <w:sz w:val="24"/>
        </w:rPr>
      </w:pPr>
      <w:r w:rsidRPr="00594ADF">
        <w:rPr>
          <w:rFonts w:cs="Arial"/>
          <w:sz w:val="24"/>
        </w:rPr>
        <w:t>2.</w:t>
      </w:r>
      <w:del w:id="14" w:author="Murphy, Madison" w:date="2026-09-04T17:28:00Z" w16du:dateUtc="2026-09-04T23:28:00Z">
        <w:r w:rsidRPr="00594ADF" w:rsidDel="005016D5">
          <w:rPr>
            <w:rFonts w:cs="Arial"/>
            <w:sz w:val="24"/>
          </w:rPr>
          <w:delText>8</w:delText>
        </w:r>
      </w:del>
      <w:ins w:id="15" w:author="Murphy, Madison" w:date="2026-09-04T17:28:00Z" w16du:dateUtc="2026-09-04T23:28:00Z">
        <w:r w:rsidR="005016D5">
          <w:rPr>
            <w:rFonts w:cs="Arial"/>
            <w:sz w:val="24"/>
          </w:rPr>
          <w:t>9</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Farm-to-Market Infrastructure Grant</w:t>
      </w:r>
      <w:r w:rsidR="00D85F8E" w:rsidRPr="00594ADF">
        <w:rPr>
          <w:rFonts w:cs="Arial"/>
          <w:sz w:val="24"/>
        </w:rPr>
        <w:t>”</w:t>
      </w:r>
      <w:r w:rsidRPr="00594ADF">
        <w:rPr>
          <w:rFonts w:cs="Arial"/>
          <w:sz w:val="24"/>
        </w:rPr>
        <w:t xml:space="preserve"> means a grant of money from the Fund, which money is used for Agricultural processing.</w:t>
      </w:r>
    </w:p>
    <w:p w14:paraId="265B8719" w14:textId="2E42FABE" w:rsidR="00055DA1" w:rsidRPr="00594ADF" w:rsidRDefault="00055DA1" w:rsidP="00055DA1">
      <w:pPr>
        <w:pStyle w:val="par1"/>
        <w:rPr>
          <w:rFonts w:cs="Arial"/>
          <w:sz w:val="24"/>
        </w:rPr>
      </w:pPr>
      <w:r w:rsidRPr="00594ADF">
        <w:rPr>
          <w:rFonts w:cs="Arial"/>
          <w:sz w:val="24"/>
        </w:rPr>
        <w:t>2.</w:t>
      </w:r>
      <w:del w:id="16" w:author="Murphy, Madison" w:date="2026-09-04T17:28:00Z" w16du:dateUtc="2026-09-04T23:28:00Z">
        <w:r w:rsidRPr="00594ADF" w:rsidDel="005016D5">
          <w:rPr>
            <w:rFonts w:cs="Arial"/>
            <w:sz w:val="24"/>
          </w:rPr>
          <w:delText>9</w:delText>
        </w:r>
      </w:del>
      <w:ins w:id="17" w:author="Murphy, Madison" w:date="2026-09-04T17:28:00Z" w16du:dateUtc="2026-09-04T23:28:00Z">
        <w:r w:rsidR="005016D5">
          <w:rPr>
            <w:rFonts w:cs="Arial"/>
            <w:sz w:val="24"/>
          </w:rPr>
          <w:t>10</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Farm-to-Market Infrastructure Loan</w:t>
      </w:r>
      <w:r w:rsidR="00D85F8E" w:rsidRPr="00594ADF">
        <w:rPr>
          <w:rFonts w:cs="Arial"/>
          <w:sz w:val="24"/>
        </w:rPr>
        <w:t>”</w:t>
      </w:r>
      <w:r w:rsidRPr="00594ADF">
        <w:rPr>
          <w:rFonts w:cs="Arial"/>
          <w:sz w:val="24"/>
        </w:rPr>
        <w:t xml:space="preserve"> means a loan from the Loan Program used for the purpose of Agricultural Processing.</w:t>
      </w:r>
    </w:p>
    <w:p w14:paraId="205A989C" w14:textId="257305F0" w:rsidR="00055DA1" w:rsidRPr="00594ADF" w:rsidRDefault="00055DA1" w:rsidP="00055DA1">
      <w:pPr>
        <w:pStyle w:val="par1"/>
        <w:rPr>
          <w:rFonts w:cs="Arial"/>
          <w:sz w:val="24"/>
        </w:rPr>
      </w:pPr>
      <w:r w:rsidRPr="00594ADF">
        <w:rPr>
          <w:rFonts w:cs="Arial"/>
          <w:sz w:val="24"/>
        </w:rPr>
        <w:t>2.</w:t>
      </w:r>
      <w:del w:id="18" w:author="Murphy, Madison" w:date="2026-09-04T17:29:00Z" w16du:dateUtc="2026-09-04T23:29:00Z">
        <w:r w:rsidRPr="00594ADF" w:rsidDel="00E35F3C">
          <w:rPr>
            <w:rFonts w:cs="Arial"/>
            <w:sz w:val="24"/>
          </w:rPr>
          <w:delText>10</w:delText>
        </w:r>
      </w:del>
      <w:ins w:id="19" w:author="Murphy, Madison" w:date="2026-09-04T17:29:00Z" w16du:dateUtc="2026-09-04T23:29:00Z">
        <w:r w:rsidR="00E35F3C">
          <w:rPr>
            <w:rFonts w:cs="Arial"/>
            <w:sz w:val="24"/>
          </w:rPr>
          <w:t>11</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Financial Entity</w:t>
      </w:r>
      <w:r w:rsidR="00D85F8E" w:rsidRPr="00594ADF">
        <w:rPr>
          <w:rFonts w:cs="Arial"/>
          <w:sz w:val="24"/>
        </w:rPr>
        <w:t>”</w:t>
      </w:r>
      <w:r w:rsidRPr="00594ADF">
        <w:rPr>
          <w:rFonts w:cs="Arial"/>
          <w:sz w:val="24"/>
        </w:rPr>
        <w:t xml:space="preserve"> means a bank, nondeposit community development financial institution, business development corporation, or other entity with </w:t>
      </w:r>
      <w:r w:rsidRPr="00594ADF">
        <w:rPr>
          <w:rFonts w:cs="Arial"/>
          <w:sz w:val="24"/>
        </w:rPr>
        <w:lastRenderedPageBreak/>
        <w:t>agricultural lending experience and with which the Department contracts to help administer the Loan Program.</w:t>
      </w:r>
    </w:p>
    <w:p w14:paraId="4E9D59EF" w14:textId="453DE681" w:rsidR="00055DA1" w:rsidRPr="00594ADF" w:rsidRDefault="00055DA1" w:rsidP="00055DA1">
      <w:pPr>
        <w:pStyle w:val="par1"/>
        <w:rPr>
          <w:rFonts w:cs="Arial"/>
          <w:sz w:val="24"/>
        </w:rPr>
      </w:pPr>
      <w:r w:rsidRPr="00594ADF">
        <w:rPr>
          <w:rFonts w:cs="Arial"/>
          <w:sz w:val="24"/>
        </w:rPr>
        <w:t>2.</w:t>
      </w:r>
      <w:del w:id="20" w:author="Murphy, Madison" w:date="2026-09-04T17:29:00Z" w16du:dateUtc="2026-09-04T23:29:00Z">
        <w:r w:rsidRPr="00594ADF" w:rsidDel="00E35F3C">
          <w:rPr>
            <w:rFonts w:cs="Arial"/>
            <w:sz w:val="24"/>
          </w:rPr>
          <w:delText>11</w:delText>
        </w:r>
      </w:del>
      <w:ins w:id="21" w:author="Murphy, Madison" w:date="2026-09-04T17:29:00Z" w16du:dateUtc="2026-09-04T23:29:00Z">
        <w:r w:rsidR="00E35F3C">
          <w:rPr>
            <w:rFonts w:cs="Arial"/>
            <w:sz w:val="24"/>
          </w:rPr>
          <w:t>12</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Fund</w:t>
      </w:r>
      <w:r w:rsidR="00D85F8E" w:rsidRPr="00594ADF">
        <w:rPr>
          <w:rFonts w:cs="Arial"/>
          <w:sz w:val="24"/>
        </w:rPr>
        <w:t>”</w:t>
      </w:r>
      <w:r w:rsidRPr="00594ADF">
        <w:rPr>
          <w:rFonts w:cs="Arial"/>
          <w:sz w:val="24"/>
        </w:rPr>
        <w:t xml:space="preserve"> means the Colorado Agricultural Future Loan Cash Fund created in section 35-1.2-105, C.R.S.</w:t>
      </w:r>
    </w:p>
    <w:p w14:paraId="059007AF" w14:textId="15062E43" w:rsidR="00055DA1" w:rsidRPr="00594ADF" w:rsidRDefault="00055DA1" w:rsidP="00055DA1">
      <w:pPr>
        <w:pStyle w:val="par1"/>
        <w:rPr>
          <w:rFonts w:cs="Arial"/>
          <w:sz w:val="24"/>
        </w:rPr>
      </w:pPr>
      <w:r w:rsidRPr="00594ADF">
        <w:rPr>
          <w:rFonts w:cs="Arial"/>
          <w:sz w:val="24"/>
        </w:rPr>
        <w:t>2.</w:t>
      </w:r>
      <w:del w:id="22" w:author="Murphy, Madison" w:date="2026-09-04T17:29:00Z" w16du:dateUtc="2026-09-04T23:29:00Z">
        <w:r w:rsidRPr="00594ADF" w:rsidDel="00E35F3C">
          <w:rPr>
            <w:rFonts w:cs="Arial"/>
            <w:sz w:val="24"/>
          </w:rPr>
          <w:delText>12</w:delText>
        </w:r>
      </w:del>
      <w:ins w:id="23" w:author="Murphy, Madison" w:date="2026-09-04T17:29:00Z" w16du:dateUtc="2026-09-04T23:29:00Z">
        <w:r w:rsidR="00E35F3C">
          <w:rPr>
            <w:rFonts w:cs="Arial"/>
            <w:sz w:val="24"/>
          </w:rPr>
          <w:t>13</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Loan Program</w:t>
      </w:r>
      <w:r w:rsidR="00D85F8E" w:rsidRPr="00594ADF">
        <w:rPr>
          <w:rFonts w:cs="Arial"/>
          <w:sz w:val="24"/>
        </w:rPr>
        <w:t>”</w:t>
      </w:r>
      <w:r w:rsidRPr="00594ADF">
        <w:rPr>
          <w:rFonts w:cs="Arial"/>
          <w:sz w:val="24"/>
        </w:rPr>
        <w:t xml:space="preserve"> means the Colorado Agricultural Future Loan program created in section 35-1.2-103, C.R.S.</w:t>
      </w:r>
    </w:p>
    <w:p w14:paraId="01838099" w14:textId="57B45E40" w:rsidR="00055DA1" w:rsidRPr="00594ADF" w:rsidRDefault="00055DA1" w:rsidP="00055DA1">
      <w:pPr>
        <w:pStyle w:val="par1"/>
        <w:rPr>
          <w:rFonts w:cs="Arial"/>
          <w:sz w:val="24"/>
        </w:rPr>
      </w:pPr>
      <w:r w:rsidRPr="00594ADF">
        <w:rPr>
          <w:rFonts w:cs="Arial"/>
          <w:sz w:val="24"/>
        </w:rPr>
        <w:t>2.</w:t>
      </w:r>
      <w:del w:id="24" w:author="Murphy, Madison" w:date="2026-09-04T17:29:00Z" w16du:dateUtc="2026-09-04T23:29:00Z">
        <w:r w:rsidRPr="00594ADF" w:rsidDel="00E35F3C">
          <w:rPr>
            <w:rFonts w:cs="Arial"/>
            <w:sz w:val="24"/>
          </w:rPr>
          <w:delText>13</w:delText>
        </w:r>
      </w:del>
      <w:ins w:id="25" w:author="Murphy, Madison" w:date="2026-09-04T17:29:00Z" w16du:dateUtc="2026-09-04T23:29:00Z">
        <w:r w:rsidR="00E35F3C">
          <w:rPr>
            <w:rFonts w:cs="Arial"/>
            <w:sz w:val="24"/>
          </w:rPr>
          <w:t>14</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Low-Interest Loan</w:t>
      </w:r>
      <w:r w:rsidR="00D85F8E" w:rsidRPr="00594ADF">
        <w:rPr>
          <w:rFonts w:cs="Arial"/>
          <w:sz w:val="24"/>
        </w:rPr>
        <w:t>”</w:t>
      </w:r>
      <w:r w:rsidRPr="00594ADF">
        <w:rPr>
          <w:rFonts w:cs="Arial"/>
          <w:sz w:val="24"/>
        </w:rPr>
        <w:t xml:space="preserve"> means a loan from the Loan Program, the interest rate of which is generally considered to be at or below market rate.</w:t>
      </w:r>
    </w:p>
    <w:p w14:paraId="2CE90DA7" w14:textId="4A7D1E5D" w:rsidR="00055DA1" w:rsidRPr="00594ADF" w:rsidRDefault="00055DA1" w:rsidP="00055DA1">
      <w:pPr>
        <w:pStyle w:val="par1"/>
        <w:rPr>
          <w:rFonts w:cs="Arial"/>
          <w:sz w:val="24"/>
        </w:rPr>
      </w:pPr>
      <w:r w:rsidRPr="00594ADF">
        <w:rPr>
          <w:rFonts w:cs="Arial"/>
          <w:sz w:val="24"/>
        </w:rPr>
        <w:t>2.</w:t>
      </w:r>
      <w:del w:id="26" w:author="Murphy, Madison" w:date="2026-09-04T17:29:00Z" w16du:dateUtc="2026-09-04T23:29:00Z">
        <w:r w:rsidRPr="00594ADF" w:rsidDel="00E35F3C">
          <w:rPr>
            <w:rFonts w:cs="Arial"/>
            <w:sz w:val="24"/>
          </w:rPr>
          <w:delText>14</w:delText>
        </w:r>
      </w:del>
      <w:ins w:id="27" w:author="Murphy, Madison" w:date="2026-09-04T17:29:00Z" w16du:dateUtc="2026-09-04T23:29:00Z">
        <w:r w:rsidR="00E35F3C">
          <w:rPr>
            <w:rFonts w:cs="Arial"/>
            <w:sz w:val="24"/>
          </w:rPr>
          <w:t>15</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Operator of a farm or ranch</w:t>
      </w:r>
      <w:r w:rsidR="00D85F8E" w:rsidRPr="00594ADF">
        <w:rPr>
          <w:rFonts w:cs="Arial"/>
          <w:sz w:val="24"/>
        </w:rPr>
        <w:t>”</w:t>
      </w:r>
      <w:r w:rsidRPr="00594ADF">
        <w:rPr>
          <w:rFonts w:cs="Arial"/>
          <w:sz w:val="24"/>
        </w:rPr>
        <w:t xml:space="preserve"> means a person who makes management or operational decisions related to all or a portion of a farm or ranch, or is a hired manager, renter or tenant of land used for a farm or ranch, cash tenant, share tenant, or partner.</w:t>
      </w:r>
    </w:p>
    <w:p w14:paraId="03BD8F9F" w14:textId="2041E3DA" w:rsidR="00055DA1" w:rsidRPr="00594ADF" w:rsidRDefault="00055DA1" w:rsidP="00055DA1">
      <w:pPr>
        <w:pStyle w:val="par1"/>
        <w:rPr>
          <w:rFonts w:cs="Arial"/>
          <w:sz w:val="24"/>
        </w:rPr>
      </w:pPr>
      <w:r w:rsidRPr="00594ADF">
        <w:rPr>
          <w:rFonts w:cs="Arial"/>
          <w:sz w:val="24"/>
        </w:rPr>
        <w:t>2.</w:t>
      </w:r>
      <w:del w:id="28" w:author="Murphy, Madison" w:date="2026-09-04T17:29:00Z" w16du:dateUtc="2026-09-04T23:29:00Z">
        <w:r w:rsidRPr="00594ADF" w:rsidDel="00E35F3C">
          <w:rPr>
            <w:rFonts w:cs="Arial"/>
            <w:sz w:val="24"/>
          </w:rPr>
          <w:delText>15</w:delText>
        </w:r>
      </w:del>
      <w:ins w:id="29" w:author="Murphy, Madison" w:date="2026-09-04T17:29:00Z" w16du:dateUtc="2026-09-04T23:29:00Z">
        <w:r w:rsidR="00E35F3C">
          <w:rPr>
            <w:rFonts w:cs="Arial"/>
            <w:sz w:val="24"/>
          </w:rPr>
          <w:t>16</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Owner of a farm or ranch</w:t>
      </w:r>
      <w:r w:rsidR="00D85F8E" w:rsidRPr="00594ADF">
        <w:rPr>
          <w:rFonts w:cs="Arial"/>
          <w:sz w:val="24"/>
        </w:rPr>
        <w:t>”</w:t>
      </w:r>
      <w:r w:rsidRPr="00594ADF">
        <w:rPr>
          <w:rFonts w:cs="Arial"/>
          <w:sz w:val="24"/>
        </w:rPr>
        <w:t xml:space="preserve"> means a person that owns an agricultural business or land used for farming or ranching.</w:t>
      </w:r>
    </w:p>
    <w:p w14:paraId="1A3B7E79" w14:textId="6AF08BDF" w:rsidR="00055DA1" w:rsidRDefault="00055DA1" w:rsidP="00055DA1">
      <w:pPr>
        <w:pStyle w:val="par1"/>
        <w:rPr>
          <w:ins w:id="30" w:author="Murphy, Madison" w:date="2026-09-04T17:29:00Z" w16du:dateUtc="2026-09-04T23:29:00Z"/>
          <w:rFonts w:cs="Arial"/>
          <w:sz w:val="24"/>
        </w:rPr>
      </w:pPr>
      <w:r w:rsidRPr="00594ADF">
        <w:rPr>
          <w:rFonts w:cs="Arial"/>
          <w:sz w:val="24"/>
        </w:rPr>
        <w:t>2.</w:t>
      </w:r>
      <w:del w:id="31" w:author="Murphy, Madison" w:date="2026-09-04T17:29:00Z" w16du:dateUtc="2026-09-04T23:29:00Z">
        <w:r w:rsidRPr="00594ADF" w:rsidDel="00E35F3C">
          <w:rPr>
            <w:rFonts w:cs="Arial"/>
            <w:sz w:val="24"/>
          </w:rPr>
          <w:delText>16</w:delText>
        </w:r>
      </w:del>
      <w:ins w:id="32" w:author="Murphy, Madison" w:date="2026-09-04T17:29:00Z" w16du:dateUtc="2026-09-04T23:29:00Z">
        <w:r w:rsidR="00E35F3C">
          <w:rPr>
            <w:rFonts w:cs="Arial"/>
            <w:sz w:val="24"/>
          </w:rPr>
          <w:t>17</w:t>
        </w:r>
      </w:ins>
      <w:r w:rsidRPr="00594ADF">
        <w:rPr>
          <w:rFonts w:cs="Arial"/>
          <w:sz w:val="24"/>
        </w:rPr>
        <w:t>.</w:t>
      </w:r>
      <w:r w:rsidRPr="00594ADF">
        <w:rPr>
          <w:rFonts w:cs="Arial"/>
          <w:sz w:val="24"/>
        </w:rPr>
        <w:tab/>
      </w:r>
      <w:r w:rsidR="00D85F8E" w:rsidRPr="00594ADF">
        <w:rPr>
          <w:rFonts w:cs="Arial"/>
          <w:sz w:val="24"/>
        </w:rPr>
        <w:t>“</w:t>
      </w:r>
      <w:r w:rsidRPr="00594ADF">
        <w:rPr>
          <w:rFonts w:cs="Arial"/>
          <w:sz w:val="24"/>
        </w:rPr>
        <w:t>Underserved</w:t>
      </w:r>
      <w:r w:rsidR="00D85F8E" w:rsidRPr="00594ADF">
        <w:rPr>
          <w:rFonts w:cs="Arial"/>
          <w:sz w:val="24"/>
        </w:rPr>
        <w:t>”</w:t>
      </w:r>
      <w:r w:rsidRPr="00594ADF">
        <w:rPr>
          <w:rFonts w:cs="Arial"/>
          <w:sz w:val="24"/>
        </w:rPr>
        <w:t xml:space="preserve"> or </w:t>
      </w:r>
      <w:r w:rsidR="00D85F8E" w:rsidRPr="00594ADF">
        <w:rPr>
          <w:rFonts w:cs="Arial"/>
          <w:sz w:val="24"/>
        </w:rPr>
        <w:t>“</w:t>
      </w:r>
      <w:r w:rsidRPr="00594ADF">
        <w:rPr>
          <w:rFonts w:cs="Arial"/>
          <w:sz w:val="24"/>
        </w:rPr>
        <w:t>Underrepresented</w:t>
      </w:r>
      <w:r w:rsidR="00D85F8E" w:rsidRPr="00594ADF">
        <w:rPr>
          <w:rFonts w:cs="Arial"/>
          <w:sz w:val="24"/>
        </w:rPr>
        <w:t>”</w:t>
      </w:r>
      <w:r w:rsidRPr="00594ADF">
        <w:rPr>
          <w:rFonts w:cs="Arial"/>
          <w:sz w:val="24"/>
        </w:rPr>
        <w:t xml:space="preserve"> means a farmer or rancher who is from a population, race, ethnic group, gender, or geographic location that has been socially disadvantaged due to discrimination or prejudice or that historically has participated in agricultural programs at a level that is disproportionately lower than its representation in the population of Colorado.</w:t>
      </w:r>
    </w:p>
    <w:p w14:paraId="628D3E98" w14:textId="23C6FB58" w:rsidR="002D5FCF" w:rsidRDefault="002D5FCF" w:rsidP="00055DA1">
      <w:pPr>
        <w:pStyle w:val="par1"/>
        <w:rPr>
          <w:ins w:id="33" w:author="Murphy, Madison" w:date="2026-09-04T17:32:00Z" w16du:dateUtc="2026-09-04T23:32:00Z"/>
          <w:rFonts w:cs="Arial"/>
          <w:sz w:val="24"/>
        </w:rPr>
      </w:pPr>
      <w:ins w:id="34" w:author="Murphy, Madison" w:date="2026-09-04T17:29:00Z" w16du:dateUtc="2026-09-04T23:29:00Z">
        <w:r>
          <w:rPr>
            <w:rFonts w:cs="Arial"/>
            <w:sz w:val="24"/>
          </w:rPr>
          <w:t>12</w:t>
        </w:r>
      </w:ins>
      <w:ins w:id="35" w:author="Murphy, Madison" w:date="2026-09-04T17:30:00Z" w16du:dateUtc="2026-09-04T23:30:00Z">
        <w:r>
          <w:rPr>
            <w:rFonts w:cs="Arial"/>
            <w:sz w:val="24"/>
          </w:rPr>
          <w:t>.18.</w:t>
        </w:r>
        <w:r>
          <w:rPr>
            <w:rFonts w:cs="Arial"/>
            <w:sz w:val="24"/>
          </w:rPr>
          <w:tab/>
        </w:r>
        <w:r w:rsidRPr="002D5FCF">
          <w:rPr>
            <w:rFonts w:cs="Arial"/>
            <w:sz w:val="24"/>
          </w:rPr>
          <w:t>“Agriculturally Productive Land” include agricultural land that meets one or more of the following criteria:</w:t>
        </w:r>
      </w:ins>
    </w:p>
    <w:p w14:paraId="38B86221" w14:textId="7CE73F56" w:rsidR="003870A7" w:rsidRDefault="003870A7" w:rsidP="003870A7">
      <w:pPr>
        <w:pStyle w:val="par2"/>
        <w:rPr>
          <w:ins w:id="36" w:author="Murphy, Madison" w:date="2026-09-04T17:32:00Z" w16du:dateUtc="2026-09-04T23:32:00Z"/>
          <w:sz w:val="24"/>
        </w:rPr>
      </w:pPr>
      <w:ins w:id="37" w:author="Murphy, Madison" w:date="2026-09-04T17:32:00Z" w16du:dateUtc="2026-09-04T23:32:00Z">
        <w:r>
          <w:rPr>
            <w:sz w:val="24"/>
          </w:rPr>
          <w:t>2.18.1.</w:t>
        </w:r>
        <w:r>
          <w:rPr>
            <w:sz w:val="24"/>
          </w:rPr>
          <w:tab/>
        </w:r>
        <w:r w:rsidRPr="003870A7">
          <w:rPr>
            <w:sz w:val="24"/>
          </w:rPr>
          <w:t>is currently, or has the potential to be, agriculturally productive;</w:t>
        </w:r>
      </w:ins>
    </w:p>
    <w:p w14:paraId="4281EDA8" w14:textId="6344A866" w:rsidR="003870A7" w:rsidRDefault="003870A7" w:rsidP="003870A7">
      <w:pPr>
        <w:pStyle w:val="par2"/>
        <w:rPr>
          <w:ins w:id="38" w:author="Murphy, Madison" w:date="2026-09-04T17:33:00Z" w16du:dateUtc="2026-09-04T23:33:00Z"/>
          <w:sz w:val="24"/>
        </w:rPr>
      </w:pPr>
      <w:ins w:id="39" w:author="Murphy, Madison" w:date="2026-09-04T17:32:00Z" w16du:dateUtc="2026-09-04T23:32:00Z">
        <w:r>
          <w:rPr>
            <w:sz w:val="24"/>
          </w:rPr>
          <w:t>2.18.2.</w:t>
        </w:r>
        <w:r>
          <w:rPr>
            <w:sz w:val="24"/>
          </w:rPr>
          <w:tab/>
        </w:r>
      </w:ins>
      <w:ins w:id="40" w:author="Murphy, Madison" w:date="2026-09-04T17:33:00Z" w16du:dateUtc="2026-09-04T23:33:00Z">
        <w:r w:rsidRPr="003870A7">
          <w:rPr>
            <w:sz w:val="24"/>
          </w:rPr>
          <w:t>has reliable, legal access to water if planned agricultural activities include those outside of dryland production;</w:t>
        </w:r>
      </w:ins>
    </w:p>
    <w:p w14:paraId="00CC47AC" w14:textId="58E17166" w:rsidR="003870A7" w:rsidRDefault="003870A7" w:rsidP="003870A7">
      <w:pPr>
        <w:pStyle w:val="par2"/>
        <w:rPr>
          <w:ins w:id="41" w:author="Murphy, Madison" w:date="2026-09-04T17:33:00Z" w16du:dateUtc="2026-09-04T23:33:00Z"/>
          <w:sz w:val="24"/>
        </w:rPr>
      </w:pPr>
      <w:ins w:id="42" w:author="Murphy, Madison" w:date="2026-09-04T17:33:00Z" w16du:dateUtc="2026-09-04T23:33:00Z">
        <w:r>
          <w:rPr>
            <w:sz w:val="24"/>
          </w:rPr>
          <w:t>2.18.3.</w:t>
        </w:r>
        <w:r>
          <w:rPr>
            <w:sz w:val="24"/>
          </w:rPr>
          <w:tab/>
        </w:r>
        <w:r w:rsidRPr="003870A7">
          <w:rPr>
            <w:sz w:val="24"/>
          </w:rPr>
          <w:t>has the potential agricultural viability to contribute to the likelihood of the success of a farmer or rancher in the near term; or</w:t>
        </w:r>
      </w:ins>
    </w:p>
    <w:p w14:paraId="268D899C" w14:textId="0921A62B" w:rsidR="003870A7" w:rsidRPr="003870A7" w:rsidRDefault="003870A7">
      <w:pPr>
        <w:pStyle w:val="par2"/>
        <w:rPr>
          <w:sz w:val="24"/>
          <w:rPrChange w:id="43" w:author="Murphy, Madison" w:date="2026-09-04T17:32:00Z" w16du:dateUtc="2026-09-04T23:32:00Z">
            <w:rPr/>
          </w:rPrChange>
        </w:rPr>
        <w:pPrChange w:id="44" w:author="Murphy, Madison" w:date="2026-09-04T17:32:00Z" w16du:dateUtc="2026-09-04T23:32:00Z">
          <w:pPr>
            <w:pStyle w:val="par1"/>
          </w:pPr>
        </w:pPrChange>
      </w:pPr>
      <w:ins w:id="45" w:author="Murphy, Madison" w:date="2026-09-04T17:33:00Z" w16du:dateUtc="2026-09-04T23:33:00Z">
        <w:r>
          <w:rPr>
            <w:sz w:val="24"/>
          </w:rPr>
          <w:t>2.18.4.</w:t>
        </w:r>
        <w:r>
          <w:rPr>
            <w:sz w:val="24"/>
          </w:rPr>
          <w:tab/>
        </w:r>
        <w:r w:rsidRPr="003870A7">
          <w:rPr>
            <w:sz w:val="24"/>
          </w:rPr>
          <w:t>is at an imminent risk of conversion to a non-agricultural use.</w:t>
        </w:r>
      </w:ins>
    </w:p>
    <w:p w14:paraId="776FB086" w14:textId="77777777" w:rsidR="00055DA1" w:rsidRPr="00594ADF" w:rsidRDefault="00055DA1" w:rsidP="006D6807">
      <w:pPr>
        <w:pStyle w:val="Heading2"/>
        <w:rPr>
          <w:rFonts w:cs="Arial"/>
          <w:i w:val="0"/>
          <w:iCs w:val="0"/>
          <w:sz w:val="24"/>
          <w:szCs w:val="24"/>
        </w:rPr>
      </w:pPr>
      <w:r w:rsidRPr="00594ADF">
        <w:rPr>
          <w:rFonts w:cs="Arial"/>
          <w:i w:val="0"/>
          <w:iCs w:val="0"/>
          <w:sz w:val="24"/>
          <w:szCs w:val="24"/>
        </w:rPr>
        <w:t>Part 3.</w:t>
      </w:r>
      <w:r w:rsidRPr="00594ADF">
        <w:rPr>
          <w:rFonts w:cs="Arial"/>
          <w:i w:val="0"/>
          <w:iCs w:val="0"/>
          <w:sz w:val="24"/>
          <w:szCs w:val="24"/>
        </w:rPr>
        <w:tab/>
        <w:t>Loan Eligibility and Prioritization</w:t>
      </w:r>
    </w:p>
    <w:p w14:paraId="12D3EE98" w14:textId="77777777" w:rsidR="00055DA1" w:rsidRPr="00594ADF" w:rsidRDefault="00055DA1" w:rsidP="00055DA1">
      <w:pPr>
        <w:pStyle w:val="par1"/>
        <w:rPr>
          <w:rFonts w:cs="Arial"/>
          <w:sz w:val="24"/>
        </w:rPr>
      </w:pPr>
      <w:r w:rsidRPr="00594ADF">
        <w:rPr>
          <w:rFonts w:cs="Arial"/>
          <w:sz w:val="24"/>
        </w:rPr>
        <w:t>3.1</w:t>
      </w:r>
      <w:r w:rsidRPr="00594ADF">
        <w:rPr>
          <w:rFonts w:cs="Arial"/>
          <w:sz w:val="24"/>
        </w:rPr>
        <w:tab/>
        <w:t>The Department will determine an applicant’s eligibility and possible priority status prior to the Financial Entity considering the applicant for participation in the Loan Program.</w:t>
      </w:r>
    </w:p>
    <w:p w14:paraId="6774FA49" w14:textId="70F0541E" w:rsidR="00055DA1" w:rsidRPr="00594ADF" w:rsidRDefault="00055DA1" w:rsidP="00055DA1">
      <w:pPr>
        <w:pStyle w:val="par1"/>
        <w:rPr>
          <w:rFonts w:cs="Arial"/>
          <w:sz w:val="24"/>
        </w:rPr>
      </w:pPr>
      <w:r w:rsidRPr="00594ADF">
        <w:rPr>
          <w:rFonts w:cs="Arial"/>
          <w:sz w:val="24"/>
        </w:rPr>
        <w:t>3.2.</w:t>
      </w:r>
      <w:r w:rsidRPr="00594ADF">
        <w:rPr>
          <w:rFonts w:cs="Arial"/>
          <w:sz w:val="24"/>
        </w:rPr>
        <w:tab/>
        <w:t>Eligible Farmers or Ranchers</w:t>
      </w:r>
      <w:ins w:id="46" w:author="Murphy, Madison" w:date="2026-09-04T17:34:00Z" w16du:dateUtc="2026-09-04T23:34:00Z">
        <w:r w:rsidR="003B4420">
          <w:rPr>
            <w:rFonts w:cs="Arial"/>
            <w:sz w:val="24"/>
          </w:rPr>
          <w:t>,</w:t>
        </w:r>
      </w:ins>
      <w:r w:rsidRPr="00594ADF">
        <w:rPr>
          <w:rFonts w:cs="Arial"/>
          <w:sz w:val="24"/>
        </w:rPr>
        <w:t xml:space="preserve"> </w:t>
      </w:r>
      <w:del w:id="47" w:author="Murphy, Madison" w:date="2026-09-04T17:34:00Z" w16du:dateUtc="2026-09-04T23:34:00Z">
        <w:r w:rsidRPr="00594ADF" w:rsidDel="003B4420">
          <w:rPr>
            <w:rFonts w:cs="Arial"/>
            <w:sz w:val="24"/>
          </w:rPr>
          <w:delText xml:space="preserve">and </w:delText>
        </w:r>
      </w:del>
      <w:r w:rsidRPr="00594ADF">
        <w:rPr>
          <w:rFonts w:cs="Arial"/>
          <w:sz w:val="24"/>
        </w:rPr>
        <w:t>Eligible Businesses</w:t>
      </w:r>
      <w:ins w:id="48" w:author="Murphy, Madison" w:date="2026-09-04T17:34:00Z" w16du:dateUtc="2026-09-04T23:34:00Z">
        <w:r w:rsidR="003B4420">
          <w:rPr>
            <w:rFonts w:cs="Arial"/>
            <w:sz w:val="24"/>
          </w:rPr>
          <w:t xml:space="preserve">, and </w:t>
        </w:r>
      </w:ins>
      <w:ins w:id="49" w:author="Murphy, Madison" w:date="2026-09-04T17:35:00Z" w16du:dateUtc="2026-09-04T23:35:00Z">
        <w:r w:rsidR="003B4420">
          <w:rPr>
            <w:rFonts w:cs="Arial"/>
            <w:sz w:val="24"/>
          </w:rPr>
          <w:t>Eligible Entities</w:t>
        </w:r>
      </w:ins>
      <w:r w:rsidRPr="00594ADF">
        <w:rPr>
          <w:rFonts w:cs="Arial"/>
          <w:sz w:val="24"/>
        </w:rPr>
        <w:t xml:space="preserve"> may submit an application to determine eligibility and possible priority status to the Department for a loan from the Loan Program at any time during the year.</w:t>
      </w:r>
    </w:p>
    <w:p w14:paraId="0DB29DC9" w14:textId="77777777" w:rsidR="00055DA1" w:rsidRPr="00594ADF" w:rsidRDefault="00055DA1" w:rsidP="00055DA1">
      <w:pPr>
        <w:pStyle w:val="par1"/>
        <w:rPr>
          <w:rFonts w:cs="Arial"/>
          <w:sz w:val="24"/>
        </w:rPr>
      </w:pPr>
      <w:r w:rsidRPr="00594ADF">
        <w:rPr>
          <w:rFonts w:cs="Arial"/>
          <w:sz w:val="24"/>
        </w:rPr>
        <w:lastRenderedPageBreak/>
        <w:t>3.3.</w:t>
      </w:r>
      <w:r w:rsidRPr="00594ADF">
        <w:rPr>
          <w:rFonts w:cs="Arial"/>
          <w:sz w:val="24"/>
        </w:rPr>
        <w:tab/>
        <w:t>Loan Eligibility and Prioritization applications are available at the Department during normal business hours at 305 Interlocken Parkway, Broomfield, Colorado, or may be obtained at any time on-line by visiting the Department’s website: www.ag.colorado.gov. Access to Loan Eligibility and Prioritization applications may also be made available by an authorized Financial Entity.</w:t>
      </w:r>
    </w:p>
    <w:p w14:paraId="185BE4A4" w14:textId="210A0886" w:rsidR="00055DA1" w:rsidRPr="00594ADF" w:rsidRDefault="00055DA1" w:rsidP="00055DA1">
      <w:pPr>
        <w:pStyle w:val="par1"/>
        <w:rPr>
          <w:rFonts w:cs="Arial"/>
          <w:sz w:val="24"/>
        </w:rPr>
      </w:pPr>
      <w:r w:rsidRPr="00594ADF">
        <w:rPr>
          <w:rFonts w:cs="Arial"/>
          <w:sz w:val="24"/>
        </w:rPr>
        <w:t>3.4.</w:t>
      </w:r>
      <w:r w:rsidRPr="00594ADF">
        <w:rPr>
          <w:rFonts w:cs="Arial"/>
          <w:sz w:val="24"/>
        </w:rPr>
        <w:tab/>
      </w:r>
      <w:ins w:id="50" w:author="Murphy, Madison" w:date="2026-09-04T17:37:00Z" w16du:dateUtc="2026-09-04T23:37:00Z">
        <w:r w:rsidR="000832B4">
          <w:rPr>
            <w:rFonts w:cs="Arial"/>
            <w:sz w:val="24"/>
          </w:rPr>
          <w:t>For Eligible Farmers or Ranchers and Eligible Businesses</w:t>
        </w:r>
      </w:ins>
      <w:ins w:id="51" w:author="Murphy, Madison" w:date="2026-09-04T17:38:00Z" w16du:dateUtc="2026-09-04T23:38:00Z">
        <w:r w:rsidR="000832B4">
          <w:rPr>
            <w:rFonts w:cs="Arial"/>
            <w:sz w:val="24"/>
          </w:rPr>
          <w:t>,</w:t>
        </w:r>
      </w:ins>
      <w:ins w:id="52" w:author="Murphy, Madison" w:date="2026-09-04T17:37:00Z" w16du:dateUtc="2026-09-04T23:37:00Z">
        <w:r w:rsidR="000832B4">
          <w:rPr>
            <w:rFonts w:cs="Arial"/>
            <w:sz w:val="24"/>
          </w:rPr>
          <w:t xml:space="preserve"> </w:t>
        </w:r>
      </w:ins>
      <w:del w:id="53" w:author="Murphy, Madison" w:date="2026-09-04T17:37:00Z" w16du:dateUtc="2026-09-04T23:37:00Z">
        <w:r w:rsidRPr="00594ADF" w:rsidDel="000832B4">
          <w:rPr>
            <w:rFonts w:cs="Arial"/>
            <w:sz w:val="24"/>
          </w:rPr>
          <w:delText>T</w:delText>
        </w:r>
      </w:del>
      <w:ins w:id="54" w:author="Murphy, Madison" w:date="2026-09-04T17:37:00Z" w16du:dateUtc="2026-09-04T23:37:00Z">
        <w:r w:rsidR="000832B4">
          <w:rPr>
            <w:rFonts w:cs="Arial"/>
            <w:sz w:val="24"/>
          </w:rPr>
          <w:t>t</w:t>
        </w:r>
      </w:ins>
      <w:r w:rsidRPr="00594ADF">
        <w:rPr>
          <w:rFonts w:cs="Arial"/>
          <w:sz w:val="24"/>
        </w:rPr>
        <w:t>he Department will use the following criteria in considering eligibility and prioritization:</w:t>
      </w:r>
    </w:p>
    <w:p w14:paraId="185F1909" w14:textId="77777777" w:rsidR="00055DA1" w:rsidRPr="00594ADF" w:rsidRDefault="00055DA1" w:rsidP="00055DA1">
      <w:pPr>
        <w:pStyle w:val="par2"/>
        <w:rPr>
          <w:rFonts w:cs="Arial"/>
          <w:sz w:val="24"/>
        </w:rPr>
      </w:pPr>
      <w:r w:rsidRPr="00594ADF">
        <w:rPr>
          <w:rFonts w:cs="Arial"/>
          <w:sz w:val="24"/>
        </w:rPr>
        <w:t>3.4.1.</w:t>
      </w:r>
      <w:r w:rsidRPr="00594ADF">
        <w:rPr>
          <w:rFonts w:cs="Arial"/>
          <w:sz w:val="24"/>
        </w:rPr>
        <w:tab/>
        <w:t>Whether all eligibility requirements for participating in the Loan Program are satisfied, as those terms are defined in Part 2 of this rule;</w:t>
      </w:r>
    </w:p>
    <w:p w14:paraId="13501D41" w14:textId="77777777" w:rsidR="00055DA1" w:rsidRPr="00594ADF" w:rsidRDefault="00055DA1" w:rsidP="00055DA1">
      <w:pPr>
        <w:pStyle w:val="par2"/>
        <w:rPr>
          <w:rFonts w:cs="Arial"/>
          <w:sz w:val="24"/>
        </w:rPr>
      </w:pPr>
      <w:r w:rsidRPr="00594ADF">
        <w:rPr>
          <w:rFonts w:cs="Arial"/>
          <w:sz w:val="24"/>
        </w:rPr>
        <w:t>3.4.2.</w:t>
      </w:r>
      <w:r w:rsidRPr="00594ADF">
        <w:rPr>
          <w:rFonts w:cs="Arial"/>
          <w:sz w:val="24"/>
        </w:rPr>
        <w:tab/>
        <w:t>Whether applicants are Underserved or Underrepresented, as those terms are defined in Part 2.16 of this rule;</w:t>
      </w:r>
    </w:p>
    <w:p w14:paraId="037EF5D2" w14:textId="77777777" w:rsidR="00055DA1" w:rsidRPr="00594ADF" w:rsidRDefault="00055DA1" w:rsidP="00055DA1">
      <w:pPr>
        <w:pStyle w:val="par2"/>
        <w:rPr>
          <w:rFonts w:cs="Arial"/>
          <w:sz w:val="24"/>
        </w:rPr>
      </w:pPr>
      <w:r w:rsidRPr="00594ADF">
        <w:rPr>
          <w:rFonts w:cs="Arial"/>
          <w:sz w:val="24"/>
        </w:rPr>
        <w:t>3.4.3.</w:t>
      </w:r>
      <w:r w:rsidRPr="00594ADF">
        <w:rPr>
          <w:rFonts w:cs="Arial"/>
          <w:sz w:val="24"/>
        </w:rPr>
        <w:tab/>
        <w:t>Whether applicants have owned and operated a farm or ranch for less than 10 years;</w:t>
      </w:r>
    </w:p>
    <w:p w14:paraId="38A93D66" w14:textId="77777777" w:rsidR="00055DA1" w:rsidRPr="00594ADF" w:rsidRDefault="00055DA1" w:rsidP="00055DA1">
      <w:pPr>
        <w:pStyle w:val="par2"/>
        <w:rPr>
          <w:rFonts w:cs="Arial"/>
          <w:sz w:val="24"/>
        </w:rPr>
      </w:pPr>
      <w:r w:rsidRPr="00594ADF">
        <w:rPr>
          <w:rFonts w:cs="Arial"/>
          <w:sz w:val="24"/>
        </w:rPr>
        <w:t>3.4.4.</w:t>
      </w:r>
      <w:r w:rsidRPr="00594ADF">
        <w:rPr>
          <w:rFonts w:cs="Arial"/>
          <w:sz w:val="24"/>
        </w:rPr>
        <w:tab/>
        <w:t>The likelihood of success of the proposed project or investment.</w:t>
      </w:r>
    </w:p>
    <w:p w14:paraId="4FA5502A" w14:textId="77777777" w:rsidR="00055DA1" w:rsidRPr="00594ADF" w:rsidRDefault="00055DA1" w:rsidP="00055DA1">
      <w:pPr>
        <w:pStyle w:val="par1"/>
        <w:rPr>
          <w:rFonts w:cs="Arial"/>
          <w:sz w:val="24"/>
        </w:rPr>
      </w:pPr>
      <w:r w:rsidRPr="00594ADF">
        <w:rPr>
          <w:rFonts w:cs="Arial"/>
          <w:sz w:val="24"/>
        </w:rPr>
        <w:t>3.5.</w:t>
      </w:r>
      <w:r w:rsidRPr="00594ADF">
        <w:rPr>
          <w:rFonts w:cs="Arial"/>
          <w:sz w:val="24"/>
        </w:rPr>
        <w:tab/>
        <w:t>The Department may also use the following criteria in considering prioritization:</w:t>
      </w:r>
    </w:p>
    <w:p w14:paraId="14013A7F" w14:textId="77777777" w:rsidR="00055DA1" w:rsidRPr="00594ADF" w:rsidRDefault="00055DA1" w:rsidP="00055DA1">
      <w:pPr>
        <w:pStyle w:val="par2"/>
        <w:rPr>
          <w:rFonts w:cs="Arial"/>
          <w:sz w:val="24"/>
        </w:rPr>
      </w:pPr>
      <w:r w:rsidRPr="00594ADF">
        <w:rPr>
          <w:rFonts w:cs="Arial"/>
          <w:sz w:val="24"/>
        </w:rPr>
        <w:t>3.5.1.</w:t>
      </w:r>
      <w:r w:rsidRPr="00594ADF">
        <w:rPr>
          <w:rFonts w:cs="Arial"/>
          <w:sz w:val="24"/>
        </w:rPr>
        <w:tab/>
        <w:t>The anticipated economic impact from the use of the loan funds, including the number of new jobs estimated to be created in Colorado, the amount of new revenue generated, and the overall impact on the continued success of Colorado agriculture;</w:t>
      </w:r>
    </w:p>
    <w:p w14:paraId="0E2DC872" w14:textId="77777777" w:rsidR="00055DA1" w:rsidRPr="00594ADF" w:rsidRDefault="00055DA1" w:rsidP="00055DA1">
      <w:pPr>
        <w:pStyle w:val="par2"/>
        <w:rPr>
          <w:rFonts w:cs="Arial"/>
          <w:sz w:val="24"/>
        </w:rPr>
      </w:pPr>
      <w:r w:rsidRPr="00594ADF">
        <w:rPr>
          <w:rFonts w:cs="Arial"/>
          <w:sz w:val="24"/>
        </w:rPr>
        <w:t>3.5.2.</w:t>
      </w:r>
      <w:r w:rsidRPr="00594ADF">
        <w:rPr>
          <w:rFonts w:cs="Arial"/>
          <w:sz w:val="24"/>
        </w:rPr>
        <w:tab/>
        <w:t>Whether the loan will be used to fill a gap or need in Colorado agriculture, including a need for new or expanded processing equipment;</w:t>
      </w:r>
    </w:p>
    <w:p w14:paraId="0D6F7AA2" w14:textId="77777777" w:rsidR="00055DA1" w:rsidRPr="00594ADF" w:rsidRDefault="00055DA1" w:rsidP="00055DA1">
      <w:pPr>
        <w:pStyle w:val="par2"/>
        <w:rPr>
          <w:rFonts w:cs="Arial"/>
          <w:sz w:val="24"/>
        </w:rPr>
      </w:pPr>
      <w:r w:rsidRPr="00594ADF">
        <w:rPr>
          <w:rFonts w:cs="Arial"/>
          <w:sz w:val="24"/>
        </w:rPr>
        <w:t>3.5.3.</w:t>
      </w:r>
      <w:r w:rsidRPr="00594ADF">
        <w:rPr>
          <w:rFonts w:cs="Arial"/>
          <w:sz w:val="24"/>
        </w:rPr>
        <w:tab/>
        <w:t>Whether the loan will be used to advance energy conservation, improve soil health, mitigate the impacts of drought or climate change, or promote good stewardship practices on the land.</w:t>
      </w:r>
    </w:p>
    <w:p w14:paraId="1F06F3FB" w14:textId="192B8612" w:rsidR="0043463A" w:rsidRDefault="0043463A" w:rsidP="00055DA1">
      <w:pPr>
        <w:pStyle w:val="par1"/>
        <w:rPr>
          <w:ins w:id="55" w:author="Murphy, Madison" w:date="2026-09-04T17:40:00Z" w16du:dateUtc="2026-09-04T23:40:00Z"/>
          <w:rFonts w:cs="Arial"/>
          <w:sz w:val="24"/>
        </w:rPr>
      </w:pPr>
      <w:ins w:id="56" w:author="Murphy, Madison" w:date="2026-09-04T17:39:00Z" w16du:dateUtc="2026-09-04T23:39:00Z">
        <w:r>
          <w:rPr>
            <w:rFonts w:cs="Arial"/>
            <w:sz w:val="24"/>
          </w:rPr>
          <w:t>3.6.</w:t>
        </w:r>
        <w:r>
          <w:rPr>
            <w:rFonts w:cs="Arial"/>
            <w:sz w:val="24"/>
          </w:rPr>
          <w:tab/>
        </w:r>
        <w:r w:rsidRPr="0043463A">
          <w:rPr>
            <w:rFonts w:cs="Arial"/>
            <w:sz w:val="24"/>
          </w:rPr>
          <w:t>For Eligible Entities, the Department will use the following criteria in considering eligibility and prioritization:</w:t>
        </w:r>
      </w:ins>
    </w:p>
    <w:p w14:paraId="45A5B746" w14:textId="2E4EB9A0" w:rsidR="0043463A" w:rsidRDefault="0043463A" w:rsidP="0043463A">
      <w:pPr>
        <w:pStyle w:val="par2"/>
        <w:rPr>
          <w:ins w:id="57" w:author="Murphy, Madison" w:date="2026-09-04T17:40:00Z" w16du:dateUtc="2026-09-04T23:40:00Z"/>
          <w:sz w:val="24"/>
        </w:rPr>
      </w:pPr>
      <w:ins w:id="58" w:author="Murphy, Madison" w:date="2026-09-04T17:40:00Z" w16du:dateUtc="2026-09-04T23:40:00Z">
        <w:r>
          <w:rPr>
            <w:sz w:val="24"/>
          </w:rPr>
          <w:t>3.6.1.</w:t>
        </w:r>
        <w:r>
          <w:rPr>
            <w:sz w:val="24"/>
          </w:rPr>
          <w:tab/>
        </w:r>
        <w:r w:rsidRPr="0043463A">
          <w:rPr>
            <w:sz w:val="24"/>
          </w:rPr>
          <w:t>Whether all eligibility requirements for participating in the Loan Program are satisfied, as those terms are defined in Part 2 of this rule;</w:t>
        </w:r>
      </w:ins>
    </w:p>
    <w:p w14:paraId="758C1206" w14:textId="1CB9C6DB" w:rsidR="0043463A" w:rsidRDefault="0043463A" w:rsidP="0043463A">
      <w:pPr>
        <w:pStyle w:val="par2"/>
        <w:rPr>
          <w:ins w:id="59" w:author="Murphy, Madison" w:date="2026-09-04T17:40:00Z" w16du:dateUtc="2026-09-04T23:40:00Z"/>
          <w:sz w:val="24"/>
        </w:rPr>
      </w:pPr>
      <w:ins w:id="60" w:author="Murphy, Madison" w:date="2026-09-04T17:40:00Z" w16du:dateUtc="2026-09-04T23:40:00Z">
        <w:r>
          <w:rPr>
            <w:sz w:val="24"/>
          </w:rPr>
          <w:t>3.6.2.</w:t>
        </w:r>
        <w:r>
          <w:rPr>
            <w:sz w:val="24"/>
          </w:rPr>
          <w:tab/>
        </w:r>
        <w:r w:rsidRPr="0043463A">
          <w:rPr>
            <w:sz w:val="24"/>
          </w:rPr>
          <w:t>Whether the Eligible Entity has developed or will develop a use restriction that:</w:t>
        </w:r>
      </w:ins>
    </w:p>
    <w:p w14:paraId="0BD889DA" w14:textId="3B54310A" w:rsidR="0043463A" w:rsidRDefault="005F4E0E" w:rsidP="0043463A">
      <w:pPr>
        <w:pStyle w:val="par3"/>
        <w:rPr>
          <w:ins w:id="61" w:author="Murphy, Madison" w:date="2026-09-04T17:41:00Z" w16du:dateUtc="2026-09-04T23:41:00Z"/>
          <w:sz w:val="24"/>
        </w:rPr>
      </w:pPr>
      <w:ins w:id="62" w:author="Murphy, Madison" w:date="2026-09-04T17:41:00Z" w16du:dateUtc="2026-09-04T23:41:00Z">
        <w:r>
          <w:rPr>
            <w:sz w:val="24"/>
          </w:rPr>
          <w:t>3.6.2.1.</w:t>
        </w:r>
        <w:r>
          <w:rPr>
            <w:sz w:val="24"/>
          </w:rPr>
          <w:tab/>
        </w:r>
        <w:r w:rsidRPr="005F4E0E">
          <w:rPr>
            <w:sz w:val="24"/>
          </w:rPr>
          <w:t>is designed to run with the land in the form of a deed or other binding agreement; and</w:t>
        </w:r>
      </w:ins>
    </w:p>
    <w:p w14:paraId="01189848" w14:textId="77D15AAD" w:rsidR="005F4E0E" w:rsidRDefault="005F4E0E" w:rsidP="0043463A">
      <w:pPr>
        <w:pStyle w:val="par3"/>
        <w:rPr>
          <w:ins w:id="63" w:author="Murphy, Madison" w:date="2026-09-04T17:42:00Z" w16du:dateUtc="2026-09-04T23:42:00Z"/>
          <w:sz w:val="24"/>
        </w:rPr>
      </w:pPr>
      <w:ins w:id="64" w:author="Murphy, Madison" w:date="2026-09-04T17:41:00Z" w16du:dateUtc="2026-09-04T23:41:00Z">
        <w:r>
          <w:rPr>
            <w:sz w:val="24"/>
          </w:rPr>
          <w:lastRenderedPageBreak/>
          <w:t>3.6.2.2.</w:t>
        </w:r>
        <w:r>
          <w:rPr>
            <w:sz w:val="24"/>
          </w:rPr>
          <w:tab/>
        </w:r>
        <w:r w:rsidRPr="005F4E0E">
          <w:rPr>
            <w:sz w:val="24"/>
          </w:rPr>
          <w:t>best serves the long-term agricultural operations, including the long-term</w:t>
        </w:r>
        <w:r>
          <w:rPr>
            <w:sz w:val="24"/>
          </w:rPr>
          <w:t xml:space="preserve"> </w:t>
        </w:r>
        <w:r w:rsidRPr="005F4E0E">
          <w:rPr>
            <w:sz w:val="24"/>
          </w:rPr>
          <w:t>success of subsequent farmers and ranchers and stewardship of the land;</w:t>
        </w:r>
      </w:ins>
    </w:p>
    <w:p w14:paraId="45466352" w14:textId="03176722" w:rsidR="005F4E0E" w:rsidRDefault="005F4E0E" w:rsidP="005F4E0E">
      <w:pPr>
        <w:pStyle w:val="par2"/>
        <w:rPr>
          <w:ins w:id="65" w:author="Murphy, Madison" w:date="2026-09-04T17:42:00Z" w16du:dateUtc="2026-09-04T23:42:00Z"/>
          <w:sz w:val="24"/>
        </w:rPr>
      </w:pPr>
      <w:ins w:id="66" w:author="Murphy, Madison" w:date="2026-09-04T17:42:00Z" w16du:dateUtc="2026-09-04T23:42:00Z">
        <w:r>
          <w:rPr>
            <w:sz w:val="24"/>
          </w:rPr>
          <w:t>3.6.3.</w:t>
        </w:r>
        <w:r>
          <w:rPr>
            <w:sz w:val="24"/>
          </w:rPr>
          <w:tab/>
        </w:r>
        <w:r w:rsidRPr="005F4E0E">
          <w:rPr>
            <w:sz w:val="24"/>
          </w:rPr>
          <w:t>Whether the agricultural land is, or has the potential to be, agriculturally</w:t>
        </w:r>
        <w:r>
          <w:rPr>
            <w:sz w:val="24"/>
          </w:rPr>
          <w:t xml:space="preserve"> </w:t>
        </w:r>
        <w:r w:rsidRPr="005F4E0E">
          <w:rPr>
            <w:sz w:val="24"/>
          </w:rPr>
          <w:t>productive land;</w:t>
        </w:r>
      </w:ins>
    </w:p>
    <w:p w14:paraId="34D588EC" w14:textId="19B09937" w:rsidR="00022017" w:rsidRDefault="00022017" w:rsidP="005F4E0E">
      <w:pPr>
        <w:pStyle w:val="par2"/>
        <w:rPr>
          <w:ins w:id="67" w:author="Murphy, Madison" w:date="2026-09-04T17:43:00Z" w16du:dateUtc="2026-09-04T23:43:00Z"/>
          <w:sz w:val="24"/>
        </w:rPr>
      </w:pPr>
      <w:ins w:id="68" w:author="Murphy, Madison" w:date="2026-09-04T17:42:00Z" w16du:dateUtc="2026-09-04T23:42:00Z">
        <w:r>
          <w:rPr>
            <w:sz w:val="24"/>
          </w:rPr>
          <w:t>3.6.4.</w:t>
        </w:r>
        <w:r>
          <w:rPr>
            <w:sz w:val="24"/>
          </w:rPr>
          <w:tab/>
        </w:r>
        <w:r w:rsidRPr="00022017">
          <w:rPr>
            <w:sz w:val="24"/>
          </w:rPr>
          <w:t>Whether the Eligible Entity seeks to transfer ownership of the land to an Eligible Farmer or Rancher who qualifies for a loan pursuant to subsection (7)(b)(I) or (7)(b)(II) of section 35-1.2-103, C.R.S.;</w:t>
        </w:r>
      </w:ins>
    </w:p>
    <w:p w14:paraId="666DA94E" w14:textId="6E82500D" w:rsidR="00CB025C" w:rsidRDefault="00CB025C" w:rsidP="005F4E0E">
      <w:pPr>
        <w:pStyle w:val="par2"/>
        <w:rPr>
          <w:ins w:id="69" w:author="Murphy, Madison" w:date="2026-09-04T17:44:00Z" w16du:dateUtc="2026-09-04T23:44:00Z"/>
          <w:sz w:val="24"/>
        </w:rPr>
      </w:pPr>
      <w:ins w:id="70" w:author="Murphy, Madison" w:date="2026-09-04T17:43:00Z" w16du:dateUtc="2026-09-04T23:43:00Z">
        <w:r>
          <w:rPr>
            <w:sz w:val="24"/>
          </w:rPr>
          <w:t>3.6.5.</w:t>
        </w:r>
        <w:r>
          <w:rPr>
            <w:sz w:val="24"/>
          </w:rPr>
          <w:tab/>
        </w:r>
        <w:r w:rsidRPr="00CB025C">
          <w:rPr>
            <w:sz w:val="24"/>
          </w:rPr>
          <w:t xml:space="preserve">Whether the Eligible Entity is willing to work with the </w:t>
        </w:r>
      </w:ins>
      <w:ins w:id="71" w:author="Murphy, Madison" w:date="2026-09-04T17:44:00Z" w16du:dateUtc="2026-09-04T23:44:00Z">
        <w:r>
          <w:rPr>
            <w:sz w:val="24"/>
          </w:rPr>
          <w:t>D</w:t>
        </w:r>
      </w:ins>
      <w:ins w:id="72" w:author="Murphy, Madison" w:date="2026-09-04T17:43:00Z" w16du:dateUtc="2026-09-04T23:43:00Z">
        <w:r w:rsidRPr="00CB025C">
          <w:rPr>
            <w:sz w:val="24"/>
          </w:rPr>
          <w:t>epartment to identify an Eligible Farmer or Rancher in the circumstance that an Eligible Farmer or Rancher is not already identified at the time of application.</w:t>
        </w:r>
      </w:ins>
    </w:p>
    <w:p w14:paraId="3176EE96" w14:textId="630BC2FF" w:rsidR="004B5B08" w:rsidRDefault="004B5B08" w:rsidP="005F4E0E">
      <w:pPr>
        <w:pStyle w:val="par2"/>
        <w:rPr>
          <w:ins w:id="73" w:author="Murphy, Madison" w:date="2026-09-04T17:45:00Z" w16du:dateUtc="2026-09-04T23:45:00Z"/>
          <w:sz w:val="24"/>
        </w:rPr>
      </w:pPr>
      <w:ins w:id="74" w:author="Murphy, Madison" w:date="2026-09-04T17:44:00Z" w16du:dateUtc="2026-09-04T23:44:00Z">
        <w:r>
          <w:rPr>
            <w:sz w:val="24"/>
          </w:rPr>
          <w:t>3.6.6.</w:t>
        </w:r>
        <w:r>
          <w:rPr>
            <w:sz w:val="24"/>
          </w:rPr>
          <w:tab/>
        </w:r>
        <w:r w:rsidRPr="004B5B08">
          <w:rPr>
            <w:sz w:val="24"/>
          </w:rPr>
          <w:t>In its prioritization of an Eligible Entity’s application, the Department may also consider whether the proposed Eligible Entity is willing to work with the Department to create a resource management plan for the agriculturally productive land.</w:t>
        </w:r>
      </w:ins>
    </w:p>
    <w:p w14:paraId="511E88CA" w14:textId="05E6D330" w:rsidR="00287C84" w:rsidRPr="00287C84" w:rsidRDefault="00287C84" w:rsidP="00287C84">
      <w:pPr>
        <w:pStyle w:val="par1"/>
        <w:rPr>
          <w:ins w:id="75" w:author="Murphy, Madison" w:date="2026-09-04T17:39:00Z" w16du:dateUtc="2026-09-04T23:39:00Z"/>
          <w:sz w:val="24"/>
          <w:rPrChange w:id="76" w:author="Murphy, Madison" w:date="2026-09-04T17:45:00Z" w16du:dateUtc="2026-09-04T23:45:00Z">
            <w:rPr>
              <w:ins w:id="77" w:author="Murphy, Madison" w:date="2026-09-04T17:39:00Z" w16du:dateUtc="2026-09-04T23:39:00Z"/>
            </w:rPr>
          </w:rPrChange>
        </w:rPr>
      </w:pPr>
      <w:ins w:id="78" w:author="Murphy, Madison" w:date="2026-09-04T17:45:00Z" w16du:dateUtc="2026-09-04T23:45:00Z">
        <w:r>
          <w:rPr>
            <w:sz w:val="24"/>
          </w:rPr>
          <w:t>3.7.</w:t>
        </w:r>
        <w:r>
          <w:rPr>
            <w:sz w:val="24"/>
          </w:rPr>
          <w:tab/>
        </w:r>
        <w:r w:rsidRPr="00287C84">
          <w:rPr>
            <w:sz w:val="24"/>
          </w:rPr>
          <w:t>In addition to the prioritizations set forth in Part 3.6, the Department may consider an Eligible Entity’s application that seeks to lease the land to an Eligible Farmer or Rancher in a manner that supports such Eligible Farmer’s or Rancher’s long-term success.</w:t>
        </w:r>
      </w:ins>
    </w:p>
    <w:p w14:paraId="08C05BB1" w14:textId="156B1B17" w:rsidR="00055DA1" w:rsidRPr="00594ADF" w:rsidRDefault="00055DA1" w:rsidP="00055DA1">
      <w:pPr>
        <w:pStyle w:val="par1"/>
        <w:rPr>
          <w:rFonts w:cs="Arial"/>
          <w:sz w:val="24"/>
        </w:rPr>
      </w:pPr>
      <w:r w:rsidRPr="00594ADF">
        <w:rPr>
          <w:rFonts w:cs="Arial"/>
          <w:sz w:val="24"/>
        </w:rPr>
        <w:t>3.</w:t>
      </w:r>
      <w:del w:id="79" w:author="Murphy, Madison" w:date="2026-09-04T17:46:00Z" w16du:dateUtc="2026-09-04T23:46:00Z">
        <w:r w:rsidRPr="00594ADF" w:rsidDel="00287C84">
          <w:rPr>
            <w:rFonts w:cs="Arial"/>
            <w:sz w:val="24"/>
          </w:rPr>
          <w:delText>6</w:delText>
        </w:r>
      </w:del>
      <w:ins w:id="80" w:author="Murphy, Madison" w:date="2026-09-04T17:46:00Z" w16du:dateUtc="2026-09-04T23:46:00Z">
        <w:r w:rsidR="00287C84">
          <w:rPr>
            <w:rFonts w:cs="Arial"/>
            <w:sz w:val="24"/>
          </w:rPr>
          <w:t>8</w:t>
        </w:r>
      </w:ins>
      <w:r w:rsidRPr="00594ADF">
        <w:rPr>
          <w:rFonts w:cs="Arial"/>
          <w:sz w:val="24"/>
        </w:rPr>
        <w:t>.</w:t>
      </w:r>
      <w:r w:rsidRPr="00594ADF">
        <w:rPr>
          <w:rFonts w:cs="Arial"/>
          <w:sz w:val="24"/>
        </w:rPr>
        <w:tab/>
        <w:t>After consideration of the Loan Eligibility and Prioritization application, the Department will communicate to the applicant the determination of the applicant’s eligibility, possible prioritization of the applicant’s loan application, and next steps, if any.</w:t>
      </w:r>
    </w:p>
    <w:p w14:paraId="568A49AD" w14:textId="28F4B3E8" w:rsidR="00055DA1" w:rsidRPr="00594ADF" w:rsidRDefault="00055DA1" w:rsidP="00055DA1">
      <w:pPr>
        <w:pStyle w:val="par1"/>
        <w:rPr>
          <w:rFonts w:cs="Arial"/>
          <w:sz w:val="24"/>
        </w:rPr>
      </w:pPr>
      <w:r w:rsidRPr="00594ADF">
        <w:rPr>
          <w:rFonts w:cs="Arial"/>
          <w:sz w:val="24"/>
        </w:rPr>
        <w:t>3.</w:t>
      </w:r>
      <w:del w:id="81" w:author="Murphy, Madison" w:date="2026-09-04T17:46:00Z" w16du:dateUtc="2026-09-04T23:46:00Z">
        <w:r w:rsidRPr="00594ADF" w:rsidDel="00287C84">
          <w:rPr>
            <w:rFonts w:cs="Arial"/>
            <w:sz w:val="24"/>
          </w:rPr>
          <w:delText>7</w:delText>
        </w:r>
      </w:del>
      <w:ins w:id="82" w:author="Murphy, Madison" w:date="2026-09-04T17:46:00Z" w16du:dateUtc="2026-09-04T23:46:00Z">
        <w:r w:rsidR="00287C84">
          <w:rPr>
            <w:rFonts w:cs="Arial"/>
            <w:sz w:val="24"/>
          </w:rPr>
          <w:t>9</w:t>
        </w:r>
      </w:ins>
      <w:r w:rsidRPr="00594ADF">
        <w:rPr>
          <w:rFonts w:cs="Arial"/>
          <w:sz w:val="24"/>
        </w:rPr>
        <w:t>.</w:t>
      </w:r>
      <w:r w:rsidRPr="00594ADF">
        <w:rPr>
          <w:rFonts w:cs="Arial"/>
          <w:sz w:val="24"/>
        </w:rPr>
        <w:tab/>
        <w:t>After consideration of the Loan Eligibility and Prioritization application, the Department will advise the Financial Entity of qualifying applicants and the possible prioritization of the applicant’s loan.</w:t>
      </w:r>
    </w:p>
    <w:p w14:paraId="12394A6B" w14:textId="77777777" w:rsidR="00D85F8E" w:rsidRPr="00594ADF" w:rsidRDefault="00055DA1" w:rsidP="006D6807">
      <w:pPr>
        <w:pStyle w:val="Heading2"/>
        <w:rPr>
          <w:rFonts w:cs="Arial"/>
          <w:i w:val="0"/>
          <w:iCs w:val="0"/>
          <w:sz w:val="24"/>
          <w:szCs w:val="24"/>
        </w:rPr>
      </w:pPr>
      <w:r w:rsidRPr="00594ADF">
        <w:rPr>
          <w:rFonts w:cs="Arial"/>
          <w:i w:val="0"/>
          <w:iCs w:val="0"/>
          <w:sz w:val="24"/>
          <w:szCs w:val="24"/>
        </w:rPr>
        <w:t>Part 4.</w:t>
      </w:r>
      <w:r w:rsidRPr="00594ADF">
        <w:rPr>
          <w:rFonts w:cs="Arial"/>
          <w:i w:val="0"/>
          <w:iCs w:val="0"/>
          <w:sz w:val="24"/>
          <w:szCs w:val="24"/>
        </w:rPr>
        <w:tab/>
        <w:t>Financial Entity Application Requirements</w:t>
      </w:r>
    </w:p>
    <w:p w14:paraId="3AE892CF" w14:textId="0B4CBD5D" w:rsidR="00055DA1" w:rsidRPr="00594ADF" w:rsidRDefault="00055DA1" w:rsidP="00055DA1">
      <w:pPr>
        <w:pStyle w:val="par1"/>
        <w:rPr>
          <w:rFonts w:cs="Arial"/>
          <w:sz w:val="24"/>
        </w:rPr>
      </w:pPr>
      <w:r w:rsidRPr="00594ADF">
        <w:rPr>
          <w:rFonts w:cs="Arial"/>
          <w:sz w:val="24"/>
        </w:rPr>
        <w:t>4.1.</w:t>
      </w:r>
      <w:r w:rsidRPr="00594ADF">
        <w:rPr>
          <w:rFonts w:cs="Arial"/>
          <w:sz w:val="24"/>
        </w:rPr>
        <w:tab/>
        <w:t>Eligible Farmers or Ranchers</w:t>
      </w:r>
      <w:ins w:id="83" w:author="Murphy, Madison" w:date="2026-09-04T17:47:00Z" w16du:dateUtc="2026-09-04T23:47:00Z">
        <w:r w:rsidR="00F15902">
          <w:rPr>
            <w:rFonts w:cs="Arial"/>
            <w:sz w:val="24"/>
          </w:rPr>
          <w:t>,</w:t>
        </w:r>
      </w:ins>
      <w:r w:rsidRPr="00594ADF">
        <w:rPr>
          <w:rFonts w:cs="Arial"/>
          <w:sz w:val="24"/>
        </w:rPr>
        <w:t xml:space="preserve"> </w:t>
      </w:r>
      <w:del w:id="84" w:author="Murphy, Madison" w:date="2026-09-04T17:47:00Z" w16du:dateUtc="2026-09-04T23:47:00Z">
        <w:r w:rsidRPr="00594ADF" w:rsidDel="00F15902">
          <w:rPr>
            <w:rFonts w:cs="Arial"/>
            <w:sz w:val="24"/>
          </w:rPr>
          <w:delText xml:space="preserve">and </w:delText>
        </w:r>
      </w:del>
      <w:r w:rsidRPr="00594ADF">
        <w:rPr>
          <w:rFonts w:cs="Arial"/>
          <w:sz w:val="24"/>
        </w:rPr>
        <w:t>Eligible Businesses</w:t>
      </w:r>
      <w:ins w:id="85" w:author="Murphy, Madison" w:date="2026-09-04T17:47:00Z" w16du:dateUtc="2026-09-04T23:47:00Z">
        <w:r w:rsidR="00F15902">
          <w:rPr>
            <w:rFonts w:cs="Arial"/>
            <w:sz w:val="24"/>
          </w:rPr>
          <w:t>, and Eligible Entities</w:t>
        </w:r>
      </w:ins>
      <w:r w:rsidRPr="00594ADF">
        <w:rPr>
          <w:rFonts w:cs="Arial"/>
          <w:sz w:val="24"/>
        </w:rPr>
        <w:t xml:space="preserve"> may apply to the Financial Entity for a loan from the Department’s Loan Program at any time during the year, after completion of the Loan Eligibility and Prioritization application.</w:t>
      </w:r>
    </w:p>
    <w:p w14:paraId="0754E1ED" w14:textId="77777777" w:rsidR="00055DA1" w:rsidRPr="00594ADF" w:rsidRDefault="00055DA1" w:rsidP="00055DA1">
      <w:pPr>
        <w:pStyle w:val="par1"/>
        <w:rPr>
          <w:rFonts w:cs="Arial"/>
          <w:sz w:val="24"/>
        </w:rPr>
      </w:pPr>
      <w:r w:rsidRPr="00594ADF">
        <w:rPr>
          <w:rFonts w:cs="Arial"/>
          <w:sz w:val="24"/>
        </w:rPr>
        <w:t>4.2.</w:t>
      </w:r>
      <w:r w:rsidRPr="00594ADF">
        <w:rPr>
          <w:rFonts w:cs="Arial"/>
          <w:sz w:val="24"/>
        </w:rPr>
        <w:tab/>
        <w:t>The format and location of loan applications will be determined by the Financial Entity, provided such applications are reasonably accessible to applicants. Information on how to access the applications may be obtained by visiting the Department’s website: www.ag.colorado.gov.</w:t>
      </w:r>
    </w:p>
    <w:p w14:paraId="5E6BE297" w14:textId="77777777" w:rsidR="00055DA1" w:rsidRPr="00594ADF" w:rsidRDefault="00055DA1" w:rsidP="00055DA1">
      <w:pPr>
        <w:pStyle w:val="par1"/>
        <w:rPr>
          <w:rFonts w:cs="Arial"/>
          <w:sz w:val="24"/>
        </w:rPr>
      </w:pPr>
      <w:r w:rsidRPr="00594ADF">
        <w:rPr>
          <w:rFonts w:cs="Arial"/>
          <w:sz w:val="24"/>
        </w:rPr>
        <w:lastRenderedPageBreak/>
        <w:t>4.3.</w:t>
      </w:r>
      <w:r w:rsidRPr="00594ADF">
        <w:rPr>
          <w:rFonts w:cs="Arial"/>
          <w:sz w:val="24"/>
        </w:rPr>
        <w:tab/>
        <w:t>Each loan application must include all required information at the time of submission for consideration, including any required documentation. The Financial Entity will not consider incomplete applications.</w:t>
      </w:r>
    </w:p>
    <w:p w14:paraId="6BE09C1C" w14:textId="77777777" w:rsidR="00055DA1" w:rsidRPr="00594ADF" w:rsidRDefault="00055DA1" w:rsidP="00055DA1">
      <w:pPr>
        <w:pStyle w:val="par1"/>
        <w:rPr>
          <w:rFonts w:cs="Arial"/>
          <w:sz w:val="24"/>
        </w:rPr>
      </w:pPr>
      <w:r w:rsidRPr="00594ADF">
        <w:rPr>
          <w:rFonts w:cs="Arial"/>
          <w:sz w:val="24"/>
        </w:rPr>
        <w:t>4.4.</w:t>
      </w:r>
      <w:r w:rsidRPr="00594ADF">
        <w:rPr>
          <w:rFonts w:cs="Arial"/>
          <w:sz w:val="24"/>
        </w:rPr>
        <w:tab/>
        <w:t>Any Eligible Business that applies for a loan must provide a completed application and the following information, at the time of application:</w:t>
      </w:r>
    </w:p>
    <w:p w14:paraId="22D1D589" w14:textId="77777777" w:rsidR="00055DA1" w:rsidRPr="00594ADF" w:rsidRDefault="00055DA1" w:rsidP="00055DA1">
      <w:pPr>
        <w:pStyle w:val="par2"/>
        <w:rPr>
          <w:rFonts w:cs="Arial"/>
          <w:sz w:val="24"/>
        </w:rPr>
      </w:pPr>
      <w:r w:rsidRPr="00594ADF">
        <w:rPr>
          <w:rFonts w:cs="Arial"/>
          <w:sz w:val="24"/>
        </w:rPr>
        <w:t>4.4.1.</w:t>
      </w:r>
      <w:r w:rsidRPr="00594ADF">
        <w:rPr>
          <w:rFonts w:cs="Arial"/>
          <w:sz w:val="24"/>
        </w:rPr>
        <w:tab/>
        <w:t>For a Farm-to-Market Instructure Loan, a description of the type of Agricultural Processing the applicant conducts;</w:t>
      </w:r>
    </w:p>
    <w:p w14:paraId="66F9A9E1" w14:textId="77777777" w:rsidR="00055DA1" w:rsidRPr="00594ADF" w:rsidRDefault="00055DA1" w:rsidP="00055DA1">
      <w:pPr>
        <w:pStyle w:val="par2"/>
        <w:rPr>
          <w:rFonts w:cs="Arial"/>
          <w:sz w:val="24"/>
        </w:rPr>
      </w:pPr>
      <w:r w:rsidRPr="00594ADF">
        <w:rPr>
          <w:rFonts w:cs="Arial"/>
          <w:sz w:val="24"/>
        </w:rPr>
        <w:t>4.4.2.</w:t>
      </w:r>
      <w:r w:rsidRPr="00594ADF">
        <w:rPr>
          <w:rFonts w:cs="Arial"/>
          <w:sz w:val="24"/>
        </w:rPr>
        <w:tab/>
        <w:t>Financial documentation to support that the applicant earns or will earn a majority of its revenue from Agricultural Processing;</w:t>
      </w:r>
    </w:p>
    <w:p w14:paraId="12F71706" w14:textId="77777777" w:rsidR="00055DA1" w:rsidRPr="00594ADF" w:rsidRDefault="00055DA1" w:rsidP="00055DA1">
      <w:pPr>
        <w:pStyle w:val="par2"/>
        <w:rPr>
          <w:rFonts w:cs="Arial"/>
          <w:sz w:val="24"/>
        </w:rPr>
      </w:pPr>
      <w:r w:rsidRPr="00594ADF">
        <w:rPr>
          <w:rFonts w:cs="Arial"/>
          <w:sz w:val="24"/>
        </w:rPr>
        <w:t>4.4.3.</w:t>
      </w:r>
      <w:r w:rsidRPr="00594ADF">
        <w:rPr>
          <w:rFonts w:cs="Arial"/>
          <w:sz w:val="24"/>
        </w:rPr>
        <w:tab/>
        <w:t>Documentation to identify the experience, training, and education related to operation of the applicant’s business;</w:t>
      </w:r>
    </w:p>
    <w:p w14:paraId="2C3B0571" w14:textId="77777777" w:rsidR="00055DA1" w:rsidRPr="00594ADF" w:rsidRDefault="00055DA1" w:rsidP="00055DA1">
      <w:pPr>
        <w:pStyle w:val="par2"/>
        <w:rPr>
          <w:rFonts w:cs="Arial"/>
          <w:sz w:val="24"/>
        </w:rPr>
      </w:pPr>
      <w:r w:rsidRPr="00594ADF">
        <w:rPr>
          <w:rFonts w:cs="Arial"/>
          <w:sz w:val="24"/>
        </w:rPr>
        <w:t>4.4.4.</w:t>
      </w:r>
      <w:r w:rsidRPr="00594ADF">
        <w:rPr>
          <w:rFonts w:cs="Arial"/>
          <w:sz w:val="24"/>
        </w:rPr>
        <w:tab/>
        <w:t>A description, with financial documentation, if possible, to indicate the economic benefit the applicant’s business provides to Colorado farmers or ranchers;</w:t>
      </w:r>
    </w:p>
    <w:p w14:paraId="6F4C85BB" w14:textId="77777777" w:rsidR="00055DA1" w:rsidRPr="00594ADF" w:rsidRDefault="00055DA1" w:rsidP="00055DA1">
      <w:pPr>
        <w:pStyle w:val="par2"/>
        <w:rPr>
          <w:rFonts w:cs="Arial"/>
          <w:sz w:val="24"/>
        </w:rPr>
      </w:pPr>
      <w:r w:rsidRPr="00594ADF">
        <w:rPr>
          <w:rFonts w:cs="Arial"/>
          <w:sz w:val="24"/>
        </w:rPr>
        <w:t>4.45.</w:t>
      </w:r>
      <w:r w:rsidRPr="00594ADF">
        <w:rPr>
          <w:rFonts w:cs="Arial"/>
          <w:sz w:val="24"/>
        </w:rPr>
        <w:tab/>
        <w:t>Any other information the Financial Entity determines is necessary to review, evaluate, and process the application.</w:t>
      </w:r>
    </w:p>
    <w:p w14:paraId="65B35449" w14:textId="77777777" w:rsidR="00055DA1" w:rsidRPr="00594ADF" w:rsidRDefault="00055DA1" w:rsidP="00055DA1">
      <w:pPr>
        <w:pStyle w:val="par1"/>
        <w:rPr>
          <w:rFonts w:cs="Arial"/>
          <w:sz w:val="24"/>
        </w:rPr>
      </w:pPr>
      <w:r w:rsidRPr="00594ADF">
        <w:rPr>
          <w:rFonts w:cs="Arial"/>
          <w:sz w:val="24"/>
        </w:rPr>
        <w:t>4.5.</w:t>
      </w:r>
      <w:r w:rsidRPr="00594ADF">
        <w:rPr>
          <w:rFonts w:cs="Arial"/>
          <w:sz w:val="24"/>
        </w:rPr>
        <w:tab/>
        <w:t>Any Eligible Farmer or Rancher or any Operator of a farm or ranch who applies for a loan from the Loan Program must provide a completed application and the following information, at the time of application:</w:t>
      </w:r>
    </w:p>
    <w:p w14:paraId="2BB57061" w14:textId="77777777" w:rsidR="00055DA1" w:rsidRPr="00594ADF" w:rsidRDefault="00055DA1" w:rsidP="00055DA1">
      <w:pPr>
        <w:pStyle w:val="par2"/>
        <w:rPr>
          <w:rFonts w:cs="Arial"/>
          <w:sz w:val="24"/>
        </w:rPr>
      </w:pPr>
      <w:r w:rsidRPr="00594ADF">
        <w:rPr>
          <w:rFonts w:cs="Arial"/>
          <w:sz w:val="24"/>
        </w:rPr>
        <w:t>4.5.1.</w:t>
      </w:r>
      <w:r w:rsidRPr="00594ADF">
        <w:rPr>
          <w:rFonts w:cs="Arial"/>
          <w:sz w:val="24"/>
        </w:rPr>
        <w:tab/>
        <w:t>Proof that the applicant is at least 18 years of age;</w:t>
      </w:r>
    </w:p>
    <w:p w14:paraId="6AA4F661" w14:textId="77777777" w:rsidR="00055DA1" w:rsidRPr="00594ADF" w:rsidRDefault="00055DA1" w:rsidP="00055DA1">
      <w:pPr>
        <w:pStyle w:val="par2"/>
        <w:rPr>
          <w:rFonts w:cs="Arial"/>
          <w:sz w:val="24"/>
        </w:rPr>
      </w:pPr>
      <w:r w:rsidRPr="00594ADF">
        <w:rPr>
          <w:rFonts w:cs="Arial"/>
          <w:sz w:val="24"/>
        </w:rPr>
        <w:t>4.5.2.</w:t>
      </w:r>
      <w:r w:rsidRPr="00594ADF">
        <w:rPr>
          <w:rFonts w:cs="Arial"/>
          <w:sz w:val="24"/>
        </w:rPr>
        <w:tab/>
        <w:t>Proof that the applicant is a resident of Colorado;</w:t>
      </w:r>
    </w:p>
    <w:p w14:paraId="558CC978" w14:textId="77777777" w:rsidR="00055DA1" w:rsidRPr="00594ADF" w:rsidRDefault="00055DA1" w:rsidP="00055DA1">
      <w:pPr>
        <w:pStyle w:val="par2"/>
        <w:rPr>
          <w:rFonts w:cs="Arial"/>
          <w:sz w:val="24"/>
        </w:rPr>
      </w:pPr>
      <w:r w:rsidRPr="00594ADF">
        <w:rPr>
          <w:rFonts w:cs="Arial"/>
          <w:sz w:val="24"/>
        </w:rPr>
        <w:t>4.5.3.</w:t>
      </w:r>
      <w:r w:rsidRPr="00594ADF">
        <w:rPr>
          <w:rFonts w:cs="Arial"/>
          <w:sz w:val="24"/>
        </w:rPr>
        <w:tab/>
        <w:t>Information indicating that the applicant is or will be an owner or operator of a farm or ranch;</w:t>
      </w:r>
    </w:p>
    <w:p w14:paraId="1519DF75" w14:textId="77777777" w:rsidR="00055DA1" w:rsidRPr="00594ADF" w:rsidRDefault="00055DA1" w:rsidP="00055DA1">
      <w:pPr>
        <w:pStyle w:val="par2"/>
        <w:rPr>
          <w:rFonts w:cs="Arial"/>
          <w:sz w:val="24"/>
        </w:rPr>
      </w:pPr>
      <w:r w:rsidRPr="00594ADF">
        <w:rPr>
          <w:rFonts w:cs="Arial"/>
          <w:sz w:val="24"/>
        </w:rPr>
        <w:t>4.5.4.</w:t>
      </w:r>
      <w:r w:rsidRPr="00594ADF">
        <w:rPr>
          <w:rFonts w:cs="Arial"/>
          <w:sz w:val="24"/>
        </w:rPr>
        <w:tab/>
        <w:t>Documentation to identify the experience, training, and education of the applicant to exhibit the applicant’s ability to operate the farm or ranch;</w:t>
      </w:r>
    </w:p>
    <w:p w14:paraId="1C9E3D55" w14:textId="77777777" w:rsidR="00055DA1" w:rsidRPr="00594ADF" w:rsidRDefault="00055DA1" w:rsidP="00055DA1">
      <w:pPr>
        <w:pStyle w:val="par2"/>
        <w:rPr>
          <w:rFonts w:cs="Arial"/>
          <w:sz w:val="24"/>
        </w:rPr>
      </w:pPr>
      <w:r w:rsidRPr="00594ADF">
        <w:rPr>
          <w:rFonts w:cs="Arial"/>
          <w:sz w:val="24"/>
        </w:rPr>
        <w:t>4.5.5.</w:t>
      </w:r>
      <w:r w:rsidRPr="00594ADF">
        <w:rPr>
          <w:rFonts w:cs="Arial"/>
          <w:sz w:val="24"/>
        </w:rPr>
        <w:tab/>
        <w:t>Financial or other documentation showing that the applicant possesses or has access to sufficient working capital, farm machinery, livestock, or land to operate the farm or ranch; and</w:t>
      </w:r>
    </w:p>
    <w:p w14:paraId="7DA3B7B2" w14:textId="77777777" w:rsidR="00055DA1" w:rsidRDefault="00055DA1" w:rsidP="00055DA1">
      <w:pPr>
        <w:pStyle w:val="par2"/>
        <w:rPr>
          <w:ins w:id="86" w:author="Murphy, Madison" w:date="2026-09-04T17:49:00Z" w16du:dateUtc="2026-09-04T23:49:00Z"/>
          <w:rFonts w:cs="Arial"/>
          <w:sz w:val="24"/>
        </w:rPr>
      </w:pPr>
      <w:r w:rsidRPr="00594ADF">
        <w:rPr>
          <w:rFonts w:cs="Arial"/>
          <w:sz w:val="24"/>
        </w:rPr>
        <w:t>4.5.6.</w:t>
      </w:r>
      <w:r w:rsidRPr="00594ADF">
        <w:rPr>
          <w:rFonts w:cs="Arial"/>
          <w:sz w:val="24"/>
        </w:rPr>
        <w:tab/>
        <w:t>The Department or a Financial Entity may request additional information at any time to supplement or complete any application.</w:t>
      </w:r>
    </w:p>
    <w:p w14:paraId="23C7967B" w14:textId="3AA012C2" w:rsidR="00B46794" w:rsidRDefault="00B46794" w:rsidP="00B46794">
      <w:pPr>
        <w:pStyle w:val="par1"/>
        <w:rPr>
          <w:ins w:id="87" w:author="Murphy, Madison" w:date="2026-09-04T17:49:00Z" w16du:dateUtc="2026-09-04T23:49:00Z"/>
          <w:sz w:val="24"/>
        </w:rPr>
      </w:pPr>
      <w:ins w:id="88" w:author="Murphy, Madison" w:date="2026-09-04T17:49:00Z" w16du:dateUtc="2026-09-04T23:49:00Z">
        <w:r>
          <w:rPr>
            <w:sz w:val="24"/>
          </w:rPr>
          <w:t>4.6.</w:t>
        </w:r>
        <w:r>
          <w:rPr>
            <w:sz w:val="24"/>
          </w:rPr>
          <w:tab/>
        </w:r>
        <w:r w:rsidRPr="00B46794">
          <w:rPr>
            <w:sz w:val="24"/>
          </w:rPr>
          <w:t>Any Eligible Entity that applies for a loan must provide a completed application and the following information, at the time of application:</w:t>
        </w:r>
      </w:ins>
    </w:p>
    <w:p w14:paraId="204CB063" w14:textId="7FAB4872" w:rsidR="00B46794" w:rsidRDefault="0079673D" w:rsidP="00B46794">
      <w:pPr>
        <w:pStyle w:val="par2"/>
        <w:rPr>
          <w:ins w:id="89" w:author="Murphy, Madison" w:date="2026-09-04T17:50:00Z" w16du:dateUtc="2026-09-04T23:50:00Z"/>
          <w:sz w:val="24"/>
        </w:rPr>
      </w:pPr>
      <w:ins w:id="90" w:author="Murphy, Madison" w:date="2026-09-04T17:49:00Z" w16du:dateUtc="2026-09-04T23:49:00Z">
        <w:r>
          <w:rPr>
            <w:sz w:val="24"/>
          </w:rPr>
          <w:lastRenderedPageBreak/>
          <w:t>4.6.1.</w:t>
        </w:r>
        <w:r>
          <w:rPr>
            <w:sz w:val="24"/>
          </w:rPr>
          <w:tab/>
        </w:r>
        <w:r w:rsidRPr="0079673D">
          <w:rPr>
            <w:sz w:val="24"/>
          </w:rPr>
          <w:t>Documentation to show that the applicant has legal authority to conduct business in the state of Colorado.</w:t>
        </w:r>
      </w:ins>
    </w:p>
    <w:p w14:paraId="6FAF3F75" w14:textId="34C5912A" w:rsidR="0079673D" w:rsidRPr="00B46794" w:rsidRDefault="0079673D" w:rsidP="00B46794">
      <w:pPr>
        <w:pStyle w:val="par2"/>
        <w:rPr>
          <w:sz w:val="24"/>
          <w:rPrChange w:id="91" w:author="Murphy, Madison" w:date="2026-09-04T17:49:00Z" w16du:dateUtc="2026-09-04T23:49:00Z">
            <w:rPr/>
          </w:rPrChange>
        </w:rPr>
      </w:pPr>
      <w:ins w:id="92" w:author="Murphy, Madison" w:date="2026-09-04T17:50:00Z" w16du:dateUtc="2026-09-04T23:50:00Z">
        <w:r>
          <w:rPr>
            <w:sz w:val="24"/>
          </w:rPr>
          <w:t>4.6.2.</w:t>
        </w:r>
        <w:r>
          <w:rPr>
            <w:sz w:val="24"/>
          </w:rPr>
          <w:tab/>
        </w:r>
        <w:r w:rsidRPr="0079673D">
          <w:rPr>
            <w:sz w:val="24"/>
          </w:rPr>
          <w:t>The Department or a Financial Entity may request additional information at any time to supplement or complete any application.</w:t>
        </w:r>
      </w:ins>
    </w:p>
    <w:p w14:paraId="0CCB355B" w14:textId="77777777" w:rsidR="00055DA1" w:rsidRPr="00594ADF" w:rsidRDefault="00055DA1" w:rsidP="006D6807">
      <w:pPr>
        <w:pStyle w:val="Heading2"/>
        <w:rPr>
          <w:rFonts w:cs="Arial"/>
          <w:i w:val="0"/>
          <w:iCs w:val="0"/>
          <w:sz w:val="24"/>
          <w:szCs w:val="24"/>
        </w:rPr>
      </w:pPr>
      <w:r w:rsidRPr="00594ADF">
        <w:rPr>
          <w:rFonts w:cs="Arial"/>
          <w:i w:val="0"/>
          <w:iCs w:val="0"/>
          <w:sz w:val="24"/>
          <w:szCs w:val="24"/>
        </w:rPr>
        <w:t>Part 5.</w:t>
      </w:r>
      <w:r w:rsidRPr="00594ADF">
        <w:rPr>
          <w:rFonts w:cs="Arial"/>
          <w:i w:val="0"/>
          <w:iCs w:val="0"/>
          <w:sz w:val="24"/>
          <w:szCs w:val="24"/>
        </w:rPr>
        <w:tab/>
        <w:t>Terms and Conditions for Loan Program Loans</w:t>
      </w:r>
    </w:p>
    <w:p w14:paraId="6ACAAA1D" w14:textId="77777777" w:rsidR="00055DA1" w:rsidRPr="00594ADF" w:rsidRDefault="00055DA1" w:rsidP="00055DA1">
      <w:pPr>
        <w:pStyle w:val="par1"/>
        <w:rPr>
          <w:rFonts w:cs="Arial"/>
          <w:sz w:val="24"/>
        </w:rPr>
      </w:pPr>
      <w:r w:rsidRPr="00594ADF">
        <w:rPr>
          <w:rFonts w:cs="Arial"/>
          <w:sz w:val="24"/>
        </w:rPr>
        <w:t>5.1.</w:t>
      </w:r>
      <w:r w:rsidRPr="00594ADF">
        <w:rPr>
          <w:rFonts w:cs="Arial"/>
          <w:sz w:val="24"/>
        </w:rPr>
        <w:tab/>
        <w:t>Unless otherwise provided in this rule, the provisions of this Part 5 apply to any loan awarded by the Department as part of the Loan Program.</w:t>
      </w:r>
    </w:p>
    <w:p w14:paraId="7BED145E" w14:textId="77777777" w:rsidR="00055DA1" w:rsidRPr="00594ADF" w:rsidRDefault="00055DA1" w:rsidP="00055DA1">
      <w:pPr>
        <w:pStyle w:val="par1"/>
        <w:rPr>
          <w:rFonts w:cs="Arial"/>
          <w:sz w:val="24"/>
        </w:rPr>
      </w:pPr>
      <w:r w:rsidRPr="00594ADF">
        <w:rPr>
          <w:rFonts w:cs="Arial"/>
          <w:sz w:val="24"/>
        </w:rPr>
        <w:t>5.2.</w:t>
      </w:r>
      <w:r w:rsidRPr="00594ADF">
        <w:rPr>
          <w:rFonts w:cs="Arial"/>
          <w:sz w:val="24"/>
        </w:rPr>
        <w:tab/>
        <w:t>Loans will be underwritten, originated, and serviced by one or more Financial Entities upon approval by the Department.</w:t>
      </w:r>
    </w:p>
    <w:p w14:paraId="51334179" w14:textId="2D774F57" w:rsidR="00055DA1" w:rsidRPr="00594ADF" w:rsidRDefault="00055DA1" w:rsidP="00055DA1">
      <w:pPr>
        <w:pStyle w:val="par1"/>
        <w:rPr>
          <w:rFonts w:cs="Arial"/>
          <w:sz w:val="24"/>
        </w:rPr>
      </w:pPr>
      <w:r w:rsidRPr="00594ADF">
        <w:rPr>
          <w:rFonts w:cs="Arial"/>
          <w:sz w:val="24"/>
        </w:rPr>
        <w:t>5.3.</w:t>
      </w:r>
      <w:r w:rsidRPr="00594ADF">
        <w:rPr>
          <w:rFonts w:cs="Arial"/>
          <w:sz w:val="24"/>
        </w:rPr>
        <w:tab/>
        <w:t>The maximum amount that may be loaned by the Loan Program to any applicant or group of applicants</w:t>
      </w:r>
      <w:ins w:id="93" w:author="Murphy, Madison" w:date="2026-09-04T17:51:00Z" w16du:dateUtc="2026-09-04T23:51:00Z">
        <w:r w:rsidR="0079673D">
          <w:rPr>
            <w:rFonts w:cs="Arial"/>
            <w:sz w:val="24"/>
          </w:rPr>
          <w:t>, exclusive of an Eligible Entity,</w:t>
        </w:r>
      </w:ins>
      <w:r w:rsidRPr="00594ADF">
        <w:rPr>
          <w:rFonts w:cs="Arial"/>
          <w:sz w:val="24"/>
        </w:rPr>
        <w:t xml:space="preserve"> who have combined to submit an application</w:t>
      </w:r>
      <w:del w:id="94" w:author="Murphy, Madison" w:date="2026-09-04T17:52:00Z" w16du:dateUtc="2026-09-04T23:52:00Z">
        <w:r w:rsidRPr="00594ADF" w:rsidDel="0079673D">
          <w:rPr>
            <w:rFonts w:cs="Arial"/>
            <w:sz w:val="24"/>
          </w:rPr>
          <w:delText>,</w:delText>
        </w:r>
        <w:r w:rsidR="00D85F8E" w:rsidRPr="00594ADF" w:rsidDel="0079673D">
          <w:rPr>
            <w:rFonts w:cs="Arial"/>
            <w:sz w:val="24"/>
          </w:rPr>
          <w:delText xml:space="preserve"> ,</w:delText>
        </w:r>
      </w:del>
      <w:r w:rsidRPr="00594ADF">
        <w:rPr>
          <w:rFonts w:cs="Arial"/>
          <w:sz w:val="24"/>
        </w:rPr>
        <w:t xml:space="preserve"> is $750,000.</w:t>
      </w:r>
    </w:p>
    <w:p w14:paraId="3663AB61" w14:textId="77777777" w:rsidR="00055DA1" w:rsidRPr="00594ADF" w:rsidRDefault="00055DA1" w:rsidP="00055DA1">
      <w:pPr>
        <w:pStyle w:val="par2"/>
        <w:rPr>
          <w:rFonts w:cs="Arial"/>
          <w:sz w:val="24"/>
        </w:rPr>
      </w:pPr>
      <w:r w:rsidRPr="00594ADF">
        <w:rPr>
          <w:rFonts w:cs="Arial"/>
          <w:sz w:val="24"/>
        </w:rPr>
        <w:t>5.3.1.</w:t>
      </w:r>
      <w:r w:rsidRPr="00594ADF">
        <w:rPr>
          <w:rFonts w:cs="Arial"/>
          <w:sz w:val="24"/>
        </w:rPr>
        <w:tab/>
        <w:t>The maximum amount does not apply to or include any grant funds that may be awarded by the Department or other sources of funding or financing the applicant may obtain.</w:t>
      </w:r>
    </w:p>
    <w:p w14:paraId="28B27BB6" w14:textId="77777777" w:rsidR="00D85F8E" w:rsidRPr="00594ADF" w:rsidRDefault="00055DA1" w:rsidP="00055DA1">
      <w:pPr>
        <w:pStyle w:val="par2"/>
        <w:rPr>
          <w:rFonts w:cs="Arial"/>
          <w:sz w:val="24"/>
        </w:rPr>
      </w:pPr>
      <w:r w:rsidRPr="00594ADF">
        <w:rPr>
          <w:rFonts w:cs="Arial"/>
          <w:sz w:val="24"/>
        </w:rPr>
        <w:t>5.3.2.</w:t>
      </w:r>
      <w:r w:rsidRPr="00594ADF">
        <w:rPr>
          <w:rFonts w:cs="Arial"/>
          <w:sz w:val="24"/>
        </w:rPr>
        <w:tab/>
        <w:t>The Commissioner may allow loan funds to be awarded in an amount above the maximum amount for loans in exceptional circumstances.</w:t>
      </w:r>
    </w:p>
    <w:p w14:paraId="6240B5EE" w14:textId="77777777" w:rsidR="00055DA1" w:rsidRPr="00594ADF" w:rsidRDefault="00055DA1" w:rsidP="00055DA1">
      <w:pPr>
        <w:pStyle w:val="par1"/>
        <w:rPr>
          <w:rFonts w:cs="Arial"/>
          <w:sz w:val="24"/>
        </w:rPr>
      </w:pPr>
      <w:r w:rsidRPr="00594ADF">
        <w:rPr>
          <w:rFonts w:cs="Arial"/>
          <w:sz w:val="24"/>
        </w:rPr>
        <w:t>5.4.</w:t>
      </w:r>
      <w:r w:rsidRPr="00594ADF">
        <w:rPr>
          <w:rFonts w:cs="Arial"/>
          <w:sz w:val="24"/>
        </w:rPr>
        <w:tab/>
        <w:t>Interest rates for loans will be set at or below the current market rate. The Department, upon request from the Financial Entity, may determine different interest rates for individual loans after considering relevant factors, including, but not limited to:</w:t>
      </w:r>
    </w:p>
    <w:p w14:paraId="679049DE" w14:textId="77777777" w:rsidR="00055DA1" w:rsidRPr="00594ADF" w:rsidRDefault="00055DA1" w:rsidP="00055DA1">
      <w:pPr>
        <w:pStyle w:val="par2"/>
        <w:rPr>
          <w:rFonts w:cs="Arial"/>
          <w:sz w:val="24"/>
        </w:rPr>
      </w:pPr>
      <w:r w:rsidRPr="00594ADF">
        <w:rPr>
          <w:rFonts w:cs="Arial"/>
          <w:sz w:val="24"/>
        </w:rPr>
        <w:t>5.4.1.</w:t>
      </w:r>
      <w:r w:rsidRPr="00594ADF">
        <w:rPr>
          <w:rFonts w:cs="Arial"/>
          <w:sz w:val="24"/>
        </w:rPr>
        <w:tab/>
        <w:t>The dollar amount of the loan;</w:t>
      </w:r>
    </w:p>
    <w:p w14:paraId="256EC4C2" w14:textId="77777777" w:rsidR="00055DA1" w:rsidRPr="00594ADF" w:rsidRDefault="00055DA1" w:rsidP="00055DA1">
      <w:pPr>
        <w:pStyle w:val="par2"/>
        <w:rPr>
          <w:rFonts w:cs="Arial"/>
          <w:sz w:val="24"/>
        </w:rPr>
      </w:pPr>
      <w:r w:rsidRPr="00594ADF">
        <w:rPr>
          <w:rFonts w:cs="Arial"/>
          <w:sz w:val="24"/>
        </w:rPr>
        <w:t>5.4.2.</w:t>
      </w:r>
      <w:r w:rsidRPr="00594ADF">
        <w:rPr>
          <w:rFonts w:cs="Arial"/>
          <w:sz w:val="24"/>
        </w:rPr>
        <w:tab/>
        <w:t>The applicant’s ability to repay the loan, including interest; and</w:t>
      </w:r>
    </w:p>
    <w:p w14:paraId="257F0AAA" w14:textId="77777777" w:rsidR="00776C65" w:rsidRDefault="00055DA1" w:rsidP="00DE46A1">
      <w:pPr>
        <w:pStyle w:val="par2"/>
        <w:rPr>
          <w:ins w:id="95" w:author="Murphy, Madison" w:date="2026-09-04T17:54:00Z" w16du:dateUtc="2026-09-04T23:54:00Z"/>
          <w:rFonts w:cs="Arial"/>
          <w:sz w:val="24"/>
        </w:rPr>
      </w:pPr>
      <w:r w:rsidRPr="00594ADF">
        <w:rPr>
          <w:rFonts w:cs="Arial"/>
          <w:sz w:val="24"/>
        </w:rPr>
        <w:t>5.4.3.</w:t>
      </w:r>
      <w:r w:rsidRPr="00594ADF">
        <w:rPr>
          <w:rFonts w:cs="Arial"/>
          <w:sz w:val="24"/>
        </w:rPr>
        <w:tab/>
        <w:t>The applicant’s ability to obtain alternative lending.</w:t>
      </w:r>
    </w:p>
    <w:p w14:paraId="02BAE80E" w14:textId="7AC7307A" w:rsidR="00DD27C7" w:rsidRDefault="00DD27C7" w:rsidP="00DD27C7">
      <w:pPr>
        <w:pStyle w:val="par1"/>
        <w:rPr>
          <w:ins w:id="96" w:author="Murphy, Madison" w:date="2026-09-04T17:54:00Z" w16du:dateUtc="2026-09-04T23:54:00Z"/>
          <w:sz w:val="24"/>
        </w:rPr>
      </w:pPr>
      <w:ins w:id="97" w:author="Murphy, Madison" w:date="2026-09-04T17:54:00Z" w16du:dateUtc="2026-09-04T23:54:00Z">
        <w:r>
          <w:rPr>
            <w:sz w:val="24"/>
          </w:rPr>
          <w:t>5.5.</w:t>
        </w:r>
        <w:r>
          <w:rPr>
            <w:sz w:val="24"/>
          </w:rPr>
          <w:tab/>
        </w:r>
        <w:r w:rsidRPr="00DD27C7">
          <w:rPr>
            <w:sz w:val="24"/>
          </w:rPr>
          <w:t>Any Eligible Entity that applies for a loan is subject to the following terms and conditions:</w:t>
        </w:r>
      </w:ins>
    </w:p>
    <w:p w14:paraId="11C4AFE0" w14:textId="66079FC1" w:rsidR="00DD27C7" w:rsidRDefault="00DD27C7" w:rsidP="00DD27C7">
      <w:pPr>
        <w:pStyle w:val="par2"/>
        <w:rPr>
          <w:ins w:id="98" w:author="Murphy, Madison" w:date="2026-09-04T17:55:00Z" w16du:dateUtc="2026-09-04T23:55:00Z"/>
          <w:sz w:val="24"/>
        </w:rPr>
      </w:pPr>
      <w:ins w:id="99" w:author="Murphy, Madison" w:date="2026-09-04T17:54:00Z" w16du:dateUtc="2026-09-04T23:54:00Z">
        <w:r>
          <w:rPr>
            <w:sz w:val="24"/>
          </w:rPr>
          <w:t>5.5.1.</w:t>
        </w:r>
        <w:r>
          <w:rPr>
            <w:sz w:val="24"/>
          </w:rPr>
          <w:tab/>
        </w:r>
        <w:r w:rsidRPr="00DD27C7">
          <w:rPr>
            <w:sz w:val="24"/>
          </w:rPr>
          <w:t>Loans will be underwritten, originated, and serviced by one or more Financial Entities upon approval by the Department.</w:t>
        </w:r>
      </w:ins>
    </w:p>
    <w:p w14:paraId="05F55031" w14:textId="2820529D" w:rsidR="00DD27C7" w:rsidRDefault="00DD27C7" w:rsidP="00DD27C7">
      <w:pPr>
        <w:pStyle w:val="par2"/>
        <w:rPr>
          <w:ins w:id="100" w:author="Murphy, Madison" w:date="2026-09-04T17:56:00Z" w16du:dateUtc="2026-09-04T23:56:00Z"/>
          <w:sz w:val="24"/>
        </w:rPr>
      </w:pPr>
      <w:ins w:id="101" w:author="Murphy, Madison" w:date="2026-09-04T17:55:00Z" w16du:dateUtc="2026-09-04T23:55:00Z">
        <w:r>
          <w:rPr>
            <w:sz w:val="24"/>
          </w:rPr>
          <w:t>5.5.2.</w:t>
        </w:r>
        <w:r>
          <w:rPr>
            <w:sz w:val="24"/>
          </w:rPr>
          <w:tab/>
        </w:r>
        <w:r w:rsidRPr="00DD27C7">
          <w:rPr>
            <w:sz w:val="24"/>
          </w:rPr>
          <w:t>Interest rates for loans may be set at or below current market value. The Department may, upon request from the financial entity, determine different interest rates after considering factors the financial entity determines relevant to a particular loan.</w:t>
        </w:r>
      </w:ins>
    </w:p>
    <w:p w14:paraId="6DBC5516" w14:textId="7AAE0397" w:rsidR="00282EFC" w:rsidRDefault="00282EFC" w:rsidP="00DD27C7">
      <w:pPr>
        <w:pStyle w:val="par2"/>
        <w:rPr>
          <w:ins w:id="102" w:author="Murphy, Madison" w:date="2026-09-04T17:56:00Z" w16du:dateUtc="2026-09-04T23:56:00Z"/>
          <w:sz w:val="24"/>
        </w:rPr>
      </w:pPr>
      <w:ins w:id="103" w:author="Murphy, Madison" w:date="2026-09-04T17:56:00Z" w16du:dateUtc="2026-09-04T23:56:00Z">
        <w:r>
          <w:rPr>
            <w:sz w:val="24"/>
          </w:rPr>
          <w:lastRenderedPageBreak/>
          <w:t>5.5.3.</w:t>
        </w:r>
        <w:r>
          <w:rPr>
            <w:sz w:val="24"/>
          </w:rPr>
          <w:tab/>
        </w:r>
        <w:r w:rsidRPr="00282EFC">
          <w:rPr>
            <w:sz w:val="24"/>
          </w:rPr>
          <w:t>The total amount of any loan provided to an Eligible Entity will be exclusive of any other grant funds that may be awarded by the Department or from other funding sources or financing the applicant may obtain.</w:t>
        </w:r>
      </w:ins>
    </w:p>
    <w:p w14:paraId="1AE33ABB" w14:textId="1148E65C" w:rsidR="00282EFC" w:rsidRDefault="00282EFC" w:rsidP="00DD27C7">
      <w:pPr>
        <w:pStyle w:val="par2"/>
        <w:rPr>
          <w:ins w:id="104" w:author="Murphy, Madison" w:date="2026-09-04T17:57:00Z" w16du:dateUtc="2026-09-04T23:57:00Z"/>
          <w:sz w:val="24"/>
        </w:rPr>
      </w:pPr>
      <w:ins w:id="105" w:author="Murphy, Madison" w:date="2026-09-04T17:56:00Z" w16du:dateUtc="2026-09-04T23:56:00Z">
        <w:r>
          <w:rPr>
            <w:sz w:val="24"/>
          </w:rPr>
          <w:t>5.5.4.</w:t>
        </w:r>
      </w:ins>
      <w:ins w:id="106" w:author="Murphy, Madison" w:date="2026-09-04T17:57:00Z" w16du:dateUtc="2026-09-04T23:57:00Z">
        <w:r>
          <w:rPr>
            <w:sz w:val="24"/>
          </w:rPr>
          <w:tab/>
        </w:r>
        <w:r w:rsidRPr="00282EFC">
          <w:rPr>
            <w:sz w:val="24"/>
          </w:rPr>
          <w:t>The maximum amount that may be loaned by the Loan Program to an Eligible Entity applicant is $5,000,000.</w:t>
        </w:r>
      </w:ins>
    </w:p>
    <w:p w14:paraId="629F6DCB" w14:textId="634FD2C1" w:rsidR="00282EFC" w:rsidRPr="00DD27C7" w:rsidRDefault="00282EFC" w:rsidP="00DD27C7">
      <w:pPr>
        <w:pStyle w:val="par2"/>
        <w:rPr>
          <w:sz w:val="24"/>
          <w:rPrChange w:id="107" w:author="Murphy, Madison" w:date="2026-09-04T17:54:00Z" w16du:dateUtc="2026-09-04T23:54:00Z">
            <w:rPr/>
          </w:rPrChange>
        </w:rPr>
      </w:pPr>
      <w:ins w:id="108" w:author="Murphy, Madison" w:date="2026-09-04T17:57:00Z" w16du:dateUtc="2026-09-04T23:57:00Z">
        <w:r>
          <w:rPr>
            <w:sz w:val="24"/>
          </w:rPr>
          <w:t>5.5.5.</w:t>
        </w:r>
        <w:r>
          <w:rPr>
            <w:sz w:val="24"/>
          </w:rPr>
          <w:tab/>
        </w:r>
        <w:r w:rsidRPr="00282EFC">
          <w:rPr>
            <w:sz w:val="24"/>
          </w:rPr>
          <w:t>The Commissioner may allow loan funds to be awarded in an amount above the maximum amount for loans in exceptional circumstances, including when funds permit.</w:t>
        </w:r>
      </w:ins>
    </w:p>
    <w:p w14:paraId="15C8DA7A" w14:textId="4F659C3E" w:rsidR="00055DA1" w:rsidRPr="00594ADF" w:rsidRDefault="00055DA1" w:rsidP="00055DA1">
      <w:pPr>
        <w:pStyle w:val="par1"/>
        <w:rPr>
          <w:rFonts w:cs="Arial"/>
          <w:sz w:val="24"/>
        </w:rPr>
      </w:pPr>
      <w:r w:rsidRPr="00594ADF">
        <w:rPr>
          <w:rFonts w:cs="Arial"/>
          <w:sz w:val="24"/>
        </w:rPr>
        <w:t>5.</w:t>
      </w:r>
      <w:del w:id="109" w:author="Murphy, Madison" w:date="2026-09-04T17:57:00Z" w16du:dateUtc="2026-09-04T23:57:00Z">
        <w:r w:rsidRPr="00594ADF" w:rsidDel="001655FA">
          <w:rPr>
            <w:rFonts w:cs="Arial"/>
            <w:sz w:val="24"/>
          </w:rPr>
          <w:delText>5</w:delText>
        </w:r>
      </w:del>
      <w:ins w:id="110" w:author="Murphy, Madison" w:date="2026-09-04T17:57:00Z" w16du:dateUtc="2026-09-04T23:57:00Z">
        <w:r w:rsidR="001655FA">
          <w:rPr>
            <w:rFonts w:cs="Arial"/>
            <w:sz w:val="24"/>
          </w:rPr>
          <w:t>6</w:t>
        </w:r>
      </w:ins>
      <w:r w:rsidRPr="00594ADF">
        <w:rPr>
          <w:rFonts w:cs="Arial"/>
          <w:sz w:val="24"/>
        </w:rPr>
        <w:t>.</w:t>
      </w:r>
      <w:r w:rsidRPr="00594ADF">
        <w:rPr>
          <w:rFonts w:cs="Arial"/>
          <w:sz w:val="24"/>
        </w:rPr>
        <w:tab/>
        <w:t>Loan Repayment</w:t>
      </w:r>
    </w:p>
    <w:p w14:paraId="55722F12" w14:textId="1534AC0E" w:rsidR="00055DA1" w:rsidRPr="00594ADF" w:rsidRDefault="00055DA1" w:rsidP="00055DA1">
      <w:pPr>
        <w:pStyle w:val="par2"/>
        <w:rPr>
          <w:rFonts w:cs="Arial"/>
          <w:sz w:val="24"/>
        </w:rPr>
      </w:pPr>
      <w:r w:rsidRPr="00594ADF">
        <w:rPr>
          <w:rFonts w:cs="Arial"/>
          <w:sz w:val="24"/>
        </w:rPr>
        <w:t>5.</w:t>
      </w:r>
      <w:del w:id="111" w:author="Murphy, Madison" w:date="2026-09-04T17:57:00Z" w16du:dateUtc="2026-09-04T23:57:00Z">
        <w:r w:rsidRPr="00594ADF" w:rsidDel="001655FA">
          <w:rPr>
            <w:rFonts w:cs="Arial"/>
            <w:sz w:val="24"/>
          </w:rPr>
          <w:delText>5</w:delText>
        </w:r>
      </w:del>
      <w:ins w:id="112" w:author="Murphy, Madison" w:date="2026-09-04T17:57:00Z" w16du:dateUtc="2026-09-04T23:57:00Z">
        <w:r w:rsidR="001655FA">
          <w:rPr>
            <w:rFonts w:cs="Arial"/>
            <w:sz w:val="24"/>
          </w:rPr>
          <w:t>6</w:t>
        </w:r>
      </w:ins>
      <w:r w:rsidRPr="00594ADF">
        <w:rPr>
          <w:rFonts w:cs="Arial"/>
          <w:sz w:val="24"/>
        </w:rPr>
        <w:t>.1.</w:t>
      </w:r>
      <w:r w:rsidRPr="00594ADF">
        <w:rPr>
          <w:rFonts w:cs="Arial"/>
          <w:sz w:val="24"/>
        </w:rPr>
        <w:tab/>
        <w:t>Loans issued under the Loan Program shall provide for a repayment period not to exceed twenty years unless the Commissioner determines in the Commissioner’s sole discretion that it would be in the best interest of the Department and the State of Colorado to approve a longer repayment period.</w:t>
      </w:r>
    </w:p>
    <w:p w14:paraId="18849A96" w14:textId="02A41D96" w:rsidR="00055DA1" w:rsidRPr="00594ADF" w:rsidRDefault="00055DA1" w:rsidP="00055DA1">
      <w:pPr>
        <w:pStyle w:val="par2"/>
        <w:rPr>
          <w:rFonts w:cs="Arial"/>
          <w:sz w:val="24"/>
        </w:rPr>
      </w:pPr>
      <w:r w:rsidRPr="00594ADF">
        <w:rPr>
          <w:rFonts w:cs="Arial"/>
          <w:sz w:val="24"/>
        </w:rPr>
        <w:t>5.</w:t>
      </w:r>
      <w:del w:id="113" w:author="Murphy, Madison" w:date="2026-09-04T17:57:00Z" w16du:dateUtc="2026-09-04T23:57:00Z">
        <w:r w:rsidRPr="00594ADF" w:rsidDel="001655FA">
          <w:rPr>
            <w:rFonts w:cs="Arial"/>
            <w:sz w:val="24"/>
          </w:rPr>
          <w:delText>5</w:delText>
        </w:r>
      </w:del>
      <w:ins w:id="114" w:author="Murphy, Madison" w:date="2026-09-04T17:57:00Z" w16du:dateUtc="2026-09-04T23:57:00Z">
        <w:r w:rsidR="001655FA">
          <w:rPr>
            <w:rFonts w:cs="Arial"/>
            <w:sz w:val="24"/>
          </w:rPr>
          <w:t>6</w:t>
        </w:r>
      </w:ins>
      <w:r w:rsidRPr="00594ADF">
        <w:rPr>
          <w:rFonts w:cs="Arial"/>
          <w:sz w:val="24"/>
        </w:rPr>
        <w:t>.2.</w:t>
      </w:r>
      <w:r w:rsidRPr="00594ADF">
        <w:rPr>
          <w:rFonts w:cs="Arial"/>
          <w:sz w:val="24"/>
        </w:rPr>
        <w:tab/>
        <w:t>Loan repayments shall be monthly unless the Financial Entity originating the loan determines that a different repayment schedule is appropriate.</w:t>
      </w:r>
    </w:p>
    <w:p w14:paraId="322B2630" w14:textId="23C38730" w:rsidR="00055DA1" w:rsidRPr="00594ADF" w:rsidRDefault="00055DA1" w:rsidP="00055DA1">
      <w:pPr>
        <w:pStyle w:val="par2"/>
        <w:rPr>
          <w:rFonts w:cs="Arial"/>
          <w:sz w:val="24"/>
        </w:rPr>
      </w:pPr>
      <w:r w:rsidRPr="00594ADF">
        <w:rPr>
          <w:rFonts w:cs="Arial"/>
          <w:sz w:val="24"/>
        </w:rPr>
        <w:t>5.</w:t>
      </w:r>
      <w:del w:id="115" w:author="Murphy, Madison" w:date="2026-09-04T17:57:00Z" w16du:dateUtc="2026-09-04T23:57:00Z">
        <w:r w:rsidRPr="00594ADF" w:rsidDel="001655FA">
          <w:rPr>
            <w:rFonts w:cs="Arial"/>
            <w:sz w:val="24"/>
          </w:rPr>
          <w:delText>5</w:delText>
        </w:r>
      </w:del>
      <w:ins w:id="116" w:author="Murphy, Madison" w:date="2026-09-04T17:57:00Z" w16du:dateUtc="2026-09-04T23:57:00Z">
        <w:r w:rsidR="001655FA">
          <w:rPr>
            <w:rFonts w:cs="Arial"/>
            <w:sz w:val="24"/>
          </w:rPr>
          <w:t>6</w:t>
        </w:r>
      </w:ins>
      <w:r w:rsidRPr="00594ADF">
        <w:rPr>
          <w:rFonts w:cs="Arial"/>
          <w:sz w:val="24"/>
        </w:rPr>
        <w:t>.3.</w:t>
      </w:r>
      <w:r w:rsidRPr="00594ADF">
        <w:rPr>
          <w:rFonts w:cs="Arial"/>
          <w:sz w:val="24"/>
        </w:rPr>
        <w:tab/>
        <w:t>Loan repayments, including interest, may be deferred for a period of 3 months at the Financial Entity’s discretion, and up to 18 months for good cause as determined by the Commissioner or the Commissioner’s delegate.</w:t>
      </w:r>
    </w:p>
    <w:p w14:paraId="3C64D408" w14:textId="6FDCFA21" w:rsidR="00055DA1" w:rsidRDefault="00055DA1" w:rsidP="00055DA1">
      <w:pPr>
        <w:pStyle w:val="par1"/>
        <w:rPr>
          <w:ins w:id="117" w:author="Murphy, Madison" w:date="2026-09-04T17:58:00Z" w16du:dateUtc="2026-09-04T23:58:00Z"/>
          <w:rFonts w:cs="Arial"/>
          <w:sz w:val="24"/>
        </w:rPr>
      </w:pPr>
      <w:r w:rsidRPr="00594ADF">
        <w:rPr>
          <w:rFonts w:cs="Arial"/>
          <w:sz w:val="24"/>
        </w:rPr>
        <w:t>5.</w:t>
      </w:r>
      <w:del w:id="118" w:author="Murphy, Madison" w:date="2026-09-04T17:57:00Z" w16du:dateUtc="2026-09-04T23:57:00Z">
        <w:r w:rsidRPr="00594ADF" w:rsidDel="001655FA">
          <w:rPr>
            <w:rFonts w:cs="Arial"/>
            <w:sz w:val="24"/>
          </w:rPr>
          <w:delText>6</w:delText>
        </w:r>
      </w:del>
      <w:ins w:id="119" w:author="Murphy, Madison" w:date="2026-09-04T17:57:00Z" w16du:dateUtc="2026-09-04T23:57:00Z">
        <w:r w:rsidR="001655FA">
          <w:rPr>
            <w:rFonts w:cs="Arial"/>
            <w:sz w:val="24"/>
          </w:rPr>
          <w:t>7</w:t>
        </w:r>
      </w:ins>
      <w:r w:rsidRPr="00594ADF">
        <w:rPr>
          <w:rFonts w:cs="Arial"/>
          <w:sz w:val="24"/>
        </w:rPr>
        <w:t>.</w:t>
      </w:r>
      <w:r w:rsidRPr="00594ADF">
        <w:rPr>
          <w:rFonts w:cs="Arial"/>
          <w:sz w:val="24"/>
        </w:rPr>
        <w:tab/>
        <w:t>Notwithstanding the provisions of Part 8 of this rule, the Department may enter into a contract with a Financial Entity, allowing such Financial Entity to earn as compensation a portion of the amount of loan repayment, interest, or other fees collected in connection with a loan originated and serviced by the Financial Entity.</w:t>
      </w:r>
    </w:p>
    <w:p w14:paraId="28559EC8" w14:textId="0A372890" w:rsidR="000C4505" w:rsidRDefault="000C4505" w:rsidP="00055DA1">
      <w:pPr>
        <w:pStyle w:val="par1"/>
        <w:rPr>
          <w:ins w:id="120" w:author="Murphy, Madison" w:date="2026-09-04T17:59:00Z" w16du:dateUtc="2026-09-04T23:59:00Z"/>
          <w:rFonts w:cs="Arial"/>
          <w:sz w:val="24"/>
        </w:rPr>
      </w:pPr>
      <w:ins w:id="121" w:author="Murphy, Madison" w:date="2026-09-04T17:58:00Z" w16du:dateUtc="2026-09-04T23:58:00Z">
        <w:r>
          <w:rPr>
            <w:rFonts w:cs="Arial"/>
            <w:sz w:val="24"/>
          </w:rPr>
          <w:t>5.8.</w:t>
        </w:r>
        <w:r>
          <w:rPr>
            <w:rFonts w:cs="Arial"/>
            <w:sz w:val="24"/>
          </w:rPr>
          <w:tab/>
        </w:r>
      </w:ins>
      <w:ins w:id="122" w:author="Murphy, Madison" w:date="2026-09-04T17:59:00Z" w16du:dateUtc="2026-09-04T23:59:00Z">
        <w:r w:rsidRPr="000C4505">
          <w:rPr>
            <w:rFonts w:cs="Arial"/>
            <w:sz w:val="24"/>
          </w:rPr>
          <w:t>Any Eligible Entity that applies for a loan is subject to the following loan repayment terms and conditions:</w:t>
        </w:r>
      </w:ins>
    </w:p>
    <w:p w14:paraId="71AB8006" w14:textId="55B50CE9" w:rsidR="005B737F" w:rsidRDefault="005B737F" w:rsidP="005B737F">
      <w:pPr>
        <w:pStyle w:val="par2"/>
        <w:rPr>
          <w:ins w:id="123" w:author="Murphy, Madison" w:date="2026-09-04T18:01:00Z" w16du:dateUtc="2026-09-05T00:01:00Z"/>
          <w:sz w:val="24"/>
        </w:rPr>
      </w:pPr>
      <w:ins w:id="124" w:author="Murphy, Madison" w:date="2026-09-04T17:59:00Z" w16du:dateUtc="2026-09-04T23:59:00Z">
        <w:r>
          <w:rPr>
            <w:sz w:val="24"/>
          </w:rPr>
          <w:t>5.8.1.</w:t>
        </w:r>
        <w:r>
          <w:rPr>
            <w:sz w:val="24"/>
          </w:rPr>
          <w:tab/>
        </w:r>
        <w:r w:rsidRPr="005B737F">
          <w:rPr>
            <w:sz w:val="24"/>
          </w:rPr>
          <w:t>Loans issued under the Loan Program shall provide for a repayment period not to exceed four years except where approved by the Commissioner and the Financial Entity to extend the period.</w:t>
        </w:r>
      </w:ins>
    </w:p>
    <w:p w14:paraId="3BA0158E" w14:textId="55B9E8DE" w:rsidR="005B737F" w:rsidRDefault="005B737F" w:rsidP="005B737F">
      <w:pPr>
        <w:pStyle w:val="par2"/>
        <w:rPr>
          <w:ins w:id="125" w:author="Murphy, Madison" w:date="2026-09-04T18:02:00Z" w16du:dateUtc="2026-09-05T00:02:00Z"/>
          <w:sz w:val="24"/>
        </w:rPr>
      </w:pPr>
      <w:ins w:id="126" w:author="Murphy, Madison" w:date="2026-09-04T18:01:00Z" w16du:dateUtc="2026-09-05T00:01:00Z">
        <w:r>
          <w:rPr>
            <w:sz w:val="24"/>
          </w:rPr>
          <w:t>5.8.2.</w:t>
        </w:r>
        <w:r>
          <w:rPr>
            <w:sz w:val="24"/>
          </w:rPr>
          <w:tab/>
        </w:r>
        <w:r w:rsidRPr="005B737F">
          <w:rPr>
            <w:sz w:val="24"/>
          </w:rPr>
          <w:t>Loan repayment schedules, including requests for deferment, are subject to the Financial Entity’s decision-making with input from the Commissioner.</w:t>
        </w:r>
      </w:ins>
    </w:p>
    <w:p w14:paraId="273CAF0A" w14:textId="53E082B4" w:rsidR="005B737F" w:rsidRPr="005B737F" w:rsidRDefault="005B737F">
      <w:pPr>
        <w:pStyle w:val="par2"/>
        <w:rPr>
          <w:sz w:val="24"/>
          <w:rPrChange w:id="127" w:author="Murphy, Madison" w:date="2026-09-04T17:59:00Z" w16du:dateUtc="2026-09-04T23:59:00Z">
            <w:rPr/>
          </w:rPrChange>
        </w:rPr>
        <w:pPrChange w:id="128" w:author="Murphy, Madison" w:date="2026-09-04T17:59:00Z" w16du:dateUtc="2026-09-04T23:59:00Z">
          <w:pPr>
            <w:pStyle w:val="par1"/>
          </w:pPr>
        </w:pPrChange>
      </w:pPr>
      <w:ins w:id="129" w:author="Murphy, Madison" w:date="2026-09-04T18:02:00Z" w16du:dateUtc="2026-09-05T00:02:00Z">
        <w:r>
          <w:rPr>
            <w:sz w:val="24"/>
          </w:rPr>
          <w:t>5.8.3.</w:t>
        </w:r>
        <w:r>
          <w:rPr>
            <w:sz w:val="24"/>
          </w:rPr>
          <w:tab/>
        </w:r>
        <w:r w:rsidRPr="005B737F">
          <w:rPr>
            <w:sz w:val="24"/>
          </w:rPr>
          <w:t xml:space="preserve">Notwithstanding the provisions of Part 8 of this rule, the Department may enter into a contract with a Financial Entity, allowing such Financial Entity </w:t>
        </w:r>
        <w:r w:rsidRPr="005B737F">
          <w:rPr>
            <w:sz w:val="24"/>
          </w:rPr>
          <w:lastRenderedPageBreak/>
          <w:t>to earn as compensation a portion of the amount of loan repayment, interest, or other fees collected in connection with a loan originated and serviced by the Financial Entity.</w:t>
        </w:r>
      </w:ins>
    </w:p>
    <w:p w14:paraId="70EDB24A" w14:textId="0E6DCEC1" w:rsidR="006D6807" w:rsidRPr="00594ADF" w:rsidRDefault="006D6807" w:rsidP="006D6807">
      <w:pPr>
        <w:pStyle w:val="Heading2"/>
        <w:rPr>
          <w:rFonts w:cs="Arial"/>
          <w:i w:val="0"/>
          <w:iCs w:val="0"/>
          <w:sz w:val="24"/>
          <w:szCs w:val="24"/>
        </w:rPr>
      </w:pPr>
      <w:r w:rsidRPr="00594ADF">
        <w:rPr>
          <w:rFonts w:cs="Arial"/>
          <w:i w:val="0"/>
          <w:iCs w:val="0"/>
          <w:sz w:val="24"/>
          <w:szCs w:val="24"/>
        </w:rPr>
        <w:t>Part 6.</w:t>
      </w:r>
      <w:r w:rsidRPr="00594ADF">
        <w:rPr>
          <w:rFonts w:cs="Arial"/>
          <w:i w:val="0"/>
          <w:iCs w:val="0"/>
          <w:sz w:val="24"/>
          <w:szCs w:val="24"/>
        </w:rPr>
        <w:tab/>
      </w:r>
      <w:r w:rsidR="00425C46" w:rsidRPr="00594ADF">
        <w:rPr>
          <w:rFonts w:cs="Arial"/>
          <w:i w:val="0"/>
          <w:iCs w:val="0"/>
          <w:sz w:val="24"/>
          <w:szCs w:val="24"/>
        </w:rPr>
        <w:t>Permissible Uses of Money Awarded as a Low-Interest Loan</w:t>
      </w:r>
    </w:p>
    <w:p w14:paraId="62EFAD07" w14:textId="77777777" w:rsidR="00B11681" w:rsidRPr="00594ADF" w:rsidRDefault="00B11681" w:rsidP="00B11681">
      <w:pPr>
        <w:pStyle w:val="par1"/>
        <w:rPr>
          <w:rFonts w:cs="Arial"/>
          <w:sz w:val="24"/>
        </w:rPr>
      </w:pPr>
      <w:r w:rsidRPr="00594ADF">
        <w:rPr>
          <w:rFonts w:cs="Arial"/>
          <w:sz w:val="24"/>
        </w:rPr>
        <w:t>6.1.</w:t>
      </w:r>
      <w:r w:rsidRPr="00594ADF">
        <w:rPr>
          <w:rFonts w:cs="Arial"/>
          <w:sz w:val="24"/>
        </w:rPr>
        <w:tab/>
        <w:t>Permissible uses of money awarded by the Department to Eligible Farmers or Ranchers or Eligible Businesses as a Low-Interest Loan include, but are not limited to, the following:</w:t>
      </w:r>
    </w:p>
    <w:p w14:paraId="1FCDDF14" w14:textId="77777777" w:rsidR="00B11681" w:rsidRPr="00594ADF" w:rsidRDefault="00B11681" w:rsidP="00B11681">
      <w:pPr>
        <w:pStyle w:val="par2"/>
        <w:rPr>
          <w:rFonts w:cs="Arial"/>
          <w:sz w:val="24"/>
        </w:rPr>
      </w:pPr>
      <w:r w:rsidRPr="00594ADF">
        <w:rPr>
          <w:rFonts w:cs="Arial"/>
          <w:sz w:val="24"/>
        </w:rPr>
        <w:t>6.1.1.</w:t>
      </w:r>
      <w:r w:rsidRPr="00594ADF">
        <w:rPr>
          <w:rFonts w:cs="Arial"/>
          <w:sz w:val="24"/>
        </w:rPr>
        <w:tab/>
        <w:t>The acquisition of property and equipment;</w:t>
      </w:r>
    </w:p>
    <w:p w14:paraId="37F3CD92" w14:textId="77777777" w:rsidR="00B11681" w:rsidRPr="00594ADF" w:rsidRDefault="00B11681" w:rsidP="00B11681">
      <w:pPr>
        <w:pStyle w:val="par2"/>
        <w:rPr>
          <w:rFonts w:cs="Arial"/>
          <w:sz w:val="24"/>
        </w:rPr>
      </w:pPr>
      <w:r w:rsidRPr="00594ADF">
        <w:rPr>
          <w:rFonts w:cs="Arial"/>
          <w:sz w:val="24"/>
        </w:rPr>
        <w:t>6.1.2.</w:t>
      </w:r>
      <w:r w:rsidRPr="00594ADF">
        <w:rPr>
          <w:rFonts w:cs="Arial"/>
          <w:sz w:val="24"/>
        </w:rPr>
        <w:tab/>
        <w:t>Paying costs associated with purchasing livestock;</w:t>
      </w:r>
    </w:p>
    <w:p w14:paraId="1F222292" w14:textId="77777777" w:rsidR="00B11681" w:rsidRPr="00594ADF" w:rsidRDefault="00B11681" w:rsidP="00B11681">
      <w:pPr>
        <w:pStyle w:val="par2"/>
        <w:rPr>
          <w:rFonts w:cs="Arial"/>
          <w:sz w:val="24"/>
        </w:rPr>
      </w:pPr>
      <w:r w:rsidRPr="00594ADF">
        <w:rPr>
          <w:rFonts w:cs="Arial"/>
          <w:sz w:val="24"/>
        </w:rPr>
        <w:t>6.1.3.</w:t>
      </w:r>
      <w:r w:rsidRPr="00594ADF">
        <w:rPr>
          <w:rFonts w:cs="Arial"/>
          <w:sz w:val="24"/>
        </w:rPr>
        <w:tab/>
        <w:t>Value-added improvements to real or personal property on a ranch or farm;</w:t>
      </w:r>
    </w:p>
    <w:p w14:paraId="7B950E48" w14:textId="77777777" w:rsidR="00B11681" w:rsidRPr="00594ADF" w:rsidRDefault="00B11681" w:rsidP="00B11681">
      <w:pPr>
        <w:pStyle w:val="par2"/>
        <w:rPr>
          <w:rFonts w:cs="Arial"/>
          <w:sz w:val="24"/>
        </w:rPr>
      </w:pPr>
      <w:r w:rsidRPr="00594ADF">
        <w:rPr>
          <w:rFonts w:cs="Arial"/>
          <w:sz w:val="24"/>
        </w:rPr>
        <w:t>6.1.4.</w:t>
      </w:r>
      <w:r w:rsidRPr="00594ADF">
        <w:rPr>
          <w:rFonts w:cs="Arial"/>
          <w:sz w:val="24"/>
        </w:rPr>
        <w:tab/>
        <w:t>Operating expenses;</w:t>
      </w:r>
    </w:p>
    <w:p w14:paraId="2051D8CB" w14:textId="77777777" w:rsidR="00B11681" w:rsidRPr="00594ADF" w:rsidRDefault="00B11681" w:rsidP="00B11681">
      <w:pPr>
        <w:pStyle w:val="par2"/>
        <w:rPr>
          <w:rFonts w:cs="Arial"/>
          <w:sz w:val="24"/>
        </w:rPr>
      </w:pPr>
      <w:r w:rsidRPr="00594ADF">
        <w:rPr>
          <w:rFonts w:cs="Arial"/>
          <w:sz w:val="24"/>
        </w:rPr>
        <w:t>6.1.5.</w:t>
      </w:r>
      <w:r w:rsidRPr="00594ADF">
        <w:rPr>
          <w:rFonts w:cs="Arial"/>
          <w:sz w:val="24"/>
        </w:rPr>
        <w:tab/>
        <w:t>Conservation projects, including projects that improve soil health, reduce the use of or conserve water or energy, or help reduce or mitigate the impacts of drought or climate change;</w:t>
      </w:r>
    </w:p>
    <w:p w14:paraId="7EF6A84D" w14:textId="77777777" w:rsidR="00B11681" w:rsidRPr="00594ADF" w:rsidRDefault="00B11681" w:rsidP="00B11681">
      <w:pPr>
        <w:pStyle w:val="par2"/>
        <w:rPr>
          <w:rFonts w:cs="Arial"/>
          <w:sz w:val="24"/>
        </w:rPr>
      </w:pPr>
      <w:r w:rsidRPr="00594ADF">
        <w:rPr>
          <w:rFonts w:cs="Arial"/>
          <w:sz w:val="24"/>
        </w:rPr>
        <w:t>6.1.6.</w:t>
      </w:r>
      <w:r w:rsidRPr="00594ADF">
        <w:rPr>
          <w:rFonts w:cs="Arial"/>
          <w:sz w:val="24"/>
        </w:rPr>
        <w:tab/>
        <w:t>Market analyses, studies, or other research and development costs; and</w:t>
      </w:r>
    </w:p>
    <w:p w14:paraId="330652F1" w14:textId="08E0A056" w:rsidR="001B5B7A" w:rsidRDefault="00B11681" w:rsidP="00B11681">
      <w:pPr>
        <w:pStyle w:val="par2"/>
        <w:rPr>
          <w:ins w:id="130" w:author="Murphy, Madison" w:date="2026-09-04T18:04:00Z" w16du:dateUtc="2026-09-05T00:04:00Z"/>
          <w:rFonts w:cs="Arial"/>
          <w:sz w:val="24"/>
        </w:rPr>
      </w:pPr>
      <w:r w:rsidRPr="00594ADF">
        <w:rPr>
          <w:rFonts w:cs="Arial"/>
          <w:sz w:val="24"/>
        </w:rPr>
        <w:t>6.1.7.</w:t>
      </w:r>
      <w:r w:rsidRPr="00594ADF">
        <w:rPr>
          <w:rFonts w:cs="Arial"/>
          <w:sz w:val="24"/>
        </w:rPr>
        <w:tab/>
        <w:t>Expenses related to starting up or expanding agricultural technology in Colorado</w:t>
      </w:r>
      <w:ins w:id="131" w:author="Murphy, Madison" w:date="2026-09-04T18:05:00Z" w16du:dateUtc="2026-09-05T00:05:00Z">
        <w:r w:rsidR="00152C44">
          <w:rPr>
            <w:rFonts w:cs="Arial"/>
            <w:sz w:val="24"/>
          </w:rPr>
          <w:t>.</w:t>
        </w:r>
      </w:ins>
    </w:p>
    <w:p w14:paraId="5B383E36" w14:textId="5D9A0568" w:rsidR="00152C44" w:rsidRDefault="00152C44" w:rsidP="00152C44">
      <w:pPr>
        <w:pStyle w:val="par1"/>
        <w:rPr>
          <w:ins w:id="132" w:author="Murphy, Madison" w:date="2026-09-04T18:04:00Z" w16du:dateUtc="2026-09-05T00:04:00Z"/>
          <w:sz w:val="24"/>
        </w:rPr>
      </w:pPr>
      <w:ins w:id="133" w:author="Murphy, Madison" w:date="2026-09-04T18:04:00Z" w16du:dateUtc="2026-09-05T00:04:00Z">
        <w:r>
          <w:rPr>
            <w:sz w:val="24"/>
          </w:rPr>
          <w:t>6.2.</w:t>
        </w:r>
        <w:r>
          <w:rPr>
            <w:sz w:val="24"/>
          </w:rPr>
          <w:tab/>
        </w:r>
        <w:r w:rsidRPr="00152C44">
          <w:rPr>
            <w:sz w:val="24"/>
          </w:rPr>
          <w:t>Permissible uses of money awarded to an Eligible Entity are limited to:</w:t>
        </w:r>
      </w:ins>
    </w:p>
    <w:p w14:paraId="46AE55BE" w14:textId="2D8BD53F" w:rsidR="00152C44" w:rsidRDefault="00152C44" w:rsidP="00152C44">
      <w:pPr>
        <w:pStyle w:val="par2"/>
        <w:rPr>
          <w:ins w:id="134" w:author="Murphy, Madison" w:date="2026-09-04T18:04:00Z" w16du:dateUtc="2026-09-05T00:04:00Z"/>
          <w:sz w:val="24"/>
        </w:rPr>
      </w:pPr>
      <w:ins w:id="135" w:author="Murphy, Madison" w:date="2026-09-04T18:04:00Z" w16du:dateUtc="2026-09-05T00:04:00Z">
        <w:r>
          <w:rPr>
            <w:sz w:val="24"/>
          </w:rPr>
          <w:t>6.2.1.</w:t>
        </w:r>
        <w:r>
          <w:rPr>
            <w:sz w:val="24"/>
          </w:rPr>
          <w:tab/>
        </w:r>
        <w:r w:rsidRPr="00152C44">
          <w:rPr>
            <w:sz w:val="24"/>
          </w:rPr>
          <w:t>Purchasing agriculturally productive land;</w:t>
        </w:r>
      </w:ins>
    </w:p>
    <w:p w14:paraId="3D3E377B" w14:textId="7C497C83" w:rsidR="00152C44" w:rsidRDefault="00152C44" w:rsidP="00152C44">
      <w:pPr>
        <w:pStyle w:val="par2"/>
        <w:rPr>
          <w:ins w:id="136" w:author="Murphy, Madison" w:date="2026-09-04T18:05:00Z" w16du:dateUtc="2026-09-05T00:05:00Z"/>
          <w:sz w:val="24"/>
        </w:rPr>
      </w:pPr>
      <w:ins w:id="137" w:author="Murphy, Madison" w:date="2026-09-04T18:04:00Z" w16du:dateUtc="2026-09-05T00:04:00Z">
        <w:r>
          <w:rPr>
            <w:sz w:val="24"/>
          </w:rPr>
          <w:t>6.</w:t>
        </w:r>
      </w:ins>
      <w:ins w:id="138" w:author="Murphy, Madison" w:date="2026-09-04T18:05:00Z" w16du:dateUtc="2026-09-05T00:05:00Z">
        <w:r>
          <w:rPr>
            <w:sz w:val="24"/>
          </w:rPr>
          <w:t>2.2.</w:t>
        </w:r>
        <w:r>
          <w:rPr>
            <w:sz w:val="24"/>
          </w:rPr>
          <w:tab/>
        </w:r>
        <w:r w:rsidR="00472341" w:rsidRPr="00472341">
          <w:rPr>
            <w:sz w:val="24"/>
          </w:rPr>
          <w:t>Upon the Department’s approval, down-payment assistance, earnest money, and costs related to acquiring the land or placing a use restriction on the land; and</w:t>
        </w:r>
      </w:ins>
    </w:p>
    <w:p w14:paraId="79FFC949" w14:textId="7F67185F" w:rsidR="00472341" w:rsidRPr="00152C44" w:rsidRDefault="00472341" w:rsidP="00152C44">
      <w:pPr>
        <w:pStyle w:val="par2"/>
        <w:rPr>
          <w:sz w:val="24"/>
          <w:rPrChange w:id="139" w:author="Murphy, Madison" w:date="2026-09-04T18:04:00Z" w16du:dateUtc="2026-09-05T00:04:00Z">
            <w:rPr/>
          </w:rPrChange>
        </w:rPr>
      </w:pPr>
      <w:ins w:id="140" w:author="Murphy, Madison" w:date="2026-09-04T18:05:00Z" w16du:dateUtc="2026-09-05T00:05:00Z">
        <w:r>
          <w:rPr>
            <w:sz w:val="24"/>
          </w:rPr>
          <w:t>6.2.3.</w:t>
        </w:r>
        <w:r>
          <w:rPr>
            <w:sz w:val="24"/>
          </w:rPr>
          <w:tab/>
        </w:r>
        <w:r w:rsidRPr="00472341">
          <w:rPr>
            <w:sz w:val="24"/>
          </w:rPr>
          <w:t xml:space="preserve">Such other uses as the </w:t>
        </w:r>
      </w:ins>
      <w:ins w:id="141" w:author="Murphy, Madison" w:date="2026-09-04T18:06:00Z" w16du:dateUtc="2026-09-05T00:06:00Z">
        <w:r w:rsidR="00712DCF">
          <w:rPr>
            <w:sz w:val="24"/>
          </w:rPr>
          <w:t>C</w:t>
        </w:r>
      </w:ins>
      <w:ins w:id="142" w:author="Murphy, Madison" w:date="2026-09-04T18:05:00Z" w16du:dateUtc="2026-09-05T00:05:00Z">
        <w:r w:rsidRPr="00472341">
          <w:rPr>
            <w:sz w:val="24"/>
          </w:rPr>
          <w:t>ommissioner may identify.</w:t>
        </w:r>
      </w:ins>
    </w:p>
    <w:p w14:paraId="762DC228" w14:textId="57522B51" w:rsidR="006D6807" w:rsidRPr="00594ADF" w:rsidRDefault="006D6807" w:rsidP="006D6807">
      <w:pPr>
        <w:pStyle w:val="Heading2"/>
        <w:rPr>
          <w:rFonts w:cs="Arial"/>
          <w:i w:val="0"/>
          <w:iCs w:val="0"/>
          <w:sz w:val="24"/>
          <w:szCs w:val="24"/>
        </w:rPr>
      </w:pPr>
      <w:r w:rsidRPr="00594ADF">
        <w:rPr>
          <w:rFonts w:cs="Arial"/>
          <w:i w:val="0"/>
          <w:iCs w:val="0"/>
          <w:sz w:val="24"/>
          <w:szCs w:val="24"/>
        </w:rPr>
        <w:t>Part 7.</w:t>
      </w:r>
      <w:r w:rsidRPr="00594ADF">
        <w:rPr>
          <w:rFonts w:cs="Arial"/>
          <w:i w:val="0"/>
          <w:iCs w:val="0"/>
          <w:sz w:val="24"/>
          <w:szCs w:val="24"/>
        </w:rPr>
        <w:tab/>
      </w:r>
      <w:r w:rsidR="009E07A4" w:rsidRPr="00594ADF">
        <w:rPr>
          <w:rFonts w:cs="Arial"/>
          <w:i w:val="0"/>
          <w:iCs w:val="0"/>
          <w:sz w:val="24"/>
          <w:szCs w:val="24"/>
        </w:rPr>
        <w:t>Reporting</w:t>
      </w:r>
    </w:p>
    <w:p w14:paraId="151FEEC5" w14:textId="77777777" w:rsidR="00B11681" w:rsidRPr="00594ADF" w:rsidRDefault="00B11681" w:rsidP="00B11681">
      <w:pPr>
        <w:pStyle w:val="par1"/>
        <w:rPr>
          <w:rFonts w:cs="Arial"/>
          <w:sz w:val="24"/>
        </w:rPr>
      </w:pPr>
      <w:r w:rsidRPr="00594ADF">
        <w:rPr>
          <w:rFonts w:cs="Arial"/>
          <w:sz w:val="24"/>
        </w:rPr>
        <w:t>7.1.</w:t>
      </w:r>
      <w:r w:rsidRPr="00594ADF">
        <w:rPr>
          <w:rFonts w:cs="Arial"/>
          <w:sz w:val="24"/>
        </w:rPr>
        <w:tab/>
        <w:t>On or before December 15, 2021, and by December 15 of every year thereafter, the Department shall submit a summarized annual report concerning the Loan Program to the Agriculture and Natural Resources Committee of the Senate and the Agriculture, Livestock, and Water Committee of the House or Representatives, or any successor committees.</w:t>
      </w:r>
    </w:p>
    <w:p w14:paraId="7A89DBCA" w14:textId="3D3421CA" w:rsidR="001B5B7A" w:rsidRPr="00594ADF" w:rsidRDefault="00B11681" w:rsidP="00B11681">
      <w:pPr>
        <w:pStyle w:val="par1"/>
        <w:rPr>
          <w:rFonts w:cs="Arial"/>
          <w:sz w:val="24"/>
        </w:rPr>
      </w:pPr>
      <w:r w:rsidRPr="00594ADF">
        <w:rPr>
          <w:rFonts w:cs="Arial"/>
          <w:sz w:val="24"/>
        </w:rPr>
        <w:t>7.2.</w:t>
      </w:r>
      <w:r w:rsidRPr="00594ADF">
        <w:rPr>
          <w:rFonts w:cs="Arial"/>
          <w:sz w:val="24"/>
        </w:rPr>
        <w:tab/>
        <w:t xml:space="preserve">When the Department contracts with one or more Financial Entities it shall promptly notify the Agriculture and Natural Resources Committee of the Senate </w:t>
      </w:r>
      <w:r w:rsidRPr="00594ADF">
        <w:rPr>
          <w:rFonts w:cs="Arial"/>
          <w:sz w:val="24"/>
        </w:rPr>
        <w:lastRenderedPageBreak/>
        <w:t>and the Agriculture, Livestock, and Water Committee of the House or Representatives, or any successor committees, of such contracts.</w:t>
      </w:r>
    </w:p>
    <w:p w14:paraId="13A4F436" w14:textId="3DA83664" w:rsidR="006D6807" w:rsidRPr="00594ADF" w:rsidRDefault="006D6807" w:rsidP="006D6807">
      <w:pPr>
        <w:pStyle w:val="Heading2"/>
        <w:rPr>
          <w:rFonts w:cs="Arial"/>
          <w:i w:val="0"/>
          <w:iCs w:val="0"/>
          <w:sz w:val="24"/>
          <w:szCs w:val="24"/>
        </w:rPr>
      </w:pPr>
      <w:r w:rsidRPr="00594ADF">
        <w:rPr>
          <w:rFonts w:cs="Arial"/>
          <w:i w:val="0"/>
          <w:iCs w:val="0"/>
          <w:sz w:val="24"/>
          <w:szCs w:val="24"/>
        </w:rPr>
        <w:t>Part 8.</w:t>
      </w:r>
      <w:r w:rsidRPr="00594ADF">
        <w:rPr>
          <w:rFonts w:cs="Arial"/>
          <w:i w:val="0"/>
          <w:iCs w:val="0"/>
          <w:sz w:val="24"/>
          <w:szCs w:val="24"/>
        </w:rPr>
        <w:tab/>
      </w:r>
      <w:r w:rsidR="00A12C4D" w:rsidRPr="00594ADF">
        <w:rPr>
          <w:rFonts w:cs="Arial"/>
          <w:i w:val="0"/>
          <w:iCs w:val="0"/>
          <w:sz w:val="24"/>
          <w:szCs w:val="24"/>
        </w:rPr>
        <w:t>The Colorado Agricultural Future Loan Program Cash Fund</w:t>
      </w:r>
    </w:p>
    <w:p w14:paraId="486CDB5E" w14:textId="77777777" w:rsidR="00B11681" w:rsidRPr="00594ADF" w:rsidRDefault="00B11681" w:rsidP="00B11681">
      <w:pPr>
        <w:pStyle w:val="par1"/>
        <w:rPr>
          <w:rFonts w:cs="Arial"/>
          <w:sz w:val="24"/>
        </w:rPr>
      </w:pPr>
      <w:r w:rsidRPr="00594ADF">
        <w:rPr>
          <w:rFonts w:cs="Arial"/>
          <w:sz w:val="24"/>
        </w:rPr>
        <w:t>8.1.</w:t>
      </w:r>
      <w:r w:rsidRPr="00594ADF">
        <w:rPr>
          <w:rFonts w:cs="Arial"/>
          <w:sz w:val="24"/>
        </w:rPr>
        <w:tab/>
        <w:t>Except as otherwise provided in statute or this rule, money received as loan repayments on loans issued from the Loan Program, including interest, and any other money that may be appropriated or transferred to the Loan Program shall be credited to the Fund established in section 35-1.2-105, C.R.S., and defined in Part 2 of this rule.</w:t>
      </w:r>
    </w:p>
    <w:p w14:paraId="46E01D6E" w14:textId="15C838B4" w:rsidR="001B5B7A" w:rsidRPr="00594ADF" w:rsidRDefault="00B11681" w:rsidP="00B11681">
      <w:pPr>
        <w:pStyle w:val="par1"/>
        <w:rPr>
          <w:rFonts w:cs="Arial"/>
          <w:sz w:val="24"/>
        </w:rPr>
      </w:pPr>
      <w:r w:rsidRPr="00594ADF">
        <w:rPr>
          <w:rFonts w:cs="Arial"/>
          <w:sz w:val="24"/>
        </w:rPr>
        <w:t>8.2.</w:t>
      </w:r>
      <w:r w:rsidRPr="00594ADF">
        <w:rPr>
          <w:rFonts w:cs="Arial"/>
          <w:sz w:val="24"/>
        </w:rPr>
        <w:tab/>
        <w:t>Funds maintained by the Department in the Fund may be used on a revolving basis to make loans, grants, and for administrative expenses consistent with the provisions of the Loan Program as provided in section 35-1.2-101, et seq., C.R.S., and this rule.</w:t>
      </w:r>
    </w:p>
    <w:p w14:paraId="03271386" w14:textId="77777777" w:rsidR="00055DA1" w:rsidRPr="00594ADF" w:rsidRDefault="00055DA1" w:rsidP="006D6807">
      <w:pPr>
        <w:pStyle w:val="Heading2"/>
        <w:rPr>
          <w:rFonts w:cs="Arial"/>
          <w:i w:val="0"/>
          <w:iCs w:val="0"/>
          <w:sz w:val="24"/>
          <w:szCs w:val="24"/>
        </w:rPr>
      </w:pPr>
      <w:r w:rsidRPr="00594ADF">
        <w:rPr>
          <w:rFonts w:cs="Arial"/>
          <w:i w:val="0"/>
          <w:iCs w:val="0"/>
          <w:sz w:val="24"/>
          <w:szCs w:val="24"/>
        </w:rPr>
        <w:t>Part 9.</w:t>
      </w:r>
      <w:r w:rsidRPr="00594ADF">
        <w:rPr>
          <w:rFonts w:cs="Arial"/>
          <w:i w:val="0"/>
          <w:iCs w:val="0"/>
          <w:sz w:val="24"/>
          <w:szCs w:val="24"/>
        </w:rPr>
        <w:tab/>
        <w:t>Statement of Basis, Specific Statutory Authority and Purpose</w:t>
      </w:r>
    </w:p>
    <w:p w14:paraId="0D249C47" w14:textId="77777777" w:rsidR="00055DA1" w:rsidRPr="00594ADF" w:rsidRDefault="00055DA1" w:rsidP="00055DA1">
      <w:pPr>
        <w:pStyle w:val="par1"/>
        <w:rPr>
          <w:rFonts w:cs="Arial"/>
          <w:sz w:val="24"/>
        </w:rPr>
      </w:pPr>
      <w:r w:rsidRPr="00594ADF">
        <w:rPr>
          <w:rFonts w:cs="Arial"/>
          <w:sz w:val="24"/>
        </w:rPr>
        <w:t>9.1.</w:t>
      </w:r>
      <w:r w:rsidRPr="00594ADF">
        <w:rPr>
          <w:rFonts w:cs="Arial"/>
          <w:sz w:val="24"/>
        </w:rPr>
        <w:tab/>
        <w:t>Adopted December 8, 2021 – Effective January 30, 2022</w:t>
      </w:r>
    </w:p>
    <w:p w14:paraId="508C03CB" w14:textId="77777777" w:rsidR="00055DA1" w:rsidRPr="00594ADF" w:rsidRDefault="00055DA1" w:rsidP="00055DA1">
      <w:pPr>
        <w:pStyle w:val="upar2"/>
        <w:rPr>
          <w:sz w:val="24"/>
        </w:rPr>
      </w:pPr>
      <w:r w:rsidRPr="00594ADF">
        <w:rPr>
          <w:sz w:val="24"/>
        </w:rPr>
        <w:t>Statutory Authority</w:t>
      </w:r>
    </w:p>
    <w:p w14:paraId="267A75D4" w14:textId="77777777" w:rsidR="00055DA1" w:rsidRPr="00594ADF" w:rsidRDefault="00055DA1" w:rsidP="00055DA1">
      <w:pPr>
        <w:pStyle w:val="upar2"/>
        <w:rPr>
          <w:sz w:val="24"/>
        </w:rPr>
      </w:pPr>
      <w:r w:rsidRPr="00594ADF">
        <w:rPr>
          <w:sz w:val="24"/>
        </w:rPr>
        <w:t>The Commissioner of Agriculture adopts these rules pursuant to § 35-1.2-103(7)(a), (b), and (c), C.R.S.</w:t>
      </w:r>
    </w:p>
    <w:p w14:paraId="43071092" w14:textId="77777777" w:rsidR="00055DA1" w:rsidRPr="00594ADF" w:rsidRDefault="00055DA1" w:rsidP="00055DA1">
      <w:pPr>
        <w:pStyle w:val="upar2"/>
        <w:rPr>
          <w:sz w:val="24"/>
        </w:rPr>
      </w:pPr>
      <w:r w:rsidRPr="00594ADF">
        <w:rPr>
          <w:sz w:val="24"/>
        </w:rPr>
        <w:t>Purpose</w:t>
      </w:r>
    </w:p>
    <w:p w14:paraId="0113809E" w14:textId="77777777" w:rsidR="00055DA1" w:rsidRPr="00594ADF" w:rsidRDefault="00055DA1" w:rsidP="00055DA1">
      <w:pPr>
        <w:pStyle w:val="upar3"/>
        <w:rPr>
          <w:sz w:val="24"/>
          <w:szCs w:val="24"/>
        </w:rPr>
      </w:pPr>
      <w:r w:rsidRPr="00594ADF">
        <w:rPr>
          <w:sz w:val="24"/>
          <w:szCs w:val="24"/>
        </w:rPr>
        <w:t>To create the Colorado Agricultural Future Loan Program providing funds to businesses, farmers, and ranchers to support the future of agriculture in Colorado.</w:t>
      </w:r>
    </w:p>
    <w:p w14:paraId="6439DD20" w14:textId="77777777" w:rsidR="00055DA1" w:rsidRPr="00594ADF" w:rsidRDefault="00055DA1" w:rsidP="00055DA1">
      <w:pPr>
        <w:pStyle w:val="upar3"/>
        <w:rPr>
          <w:sz w:val="24"/>
          <w:szCs w:val="24"/>
        </w:rPr>
      </w:pPr>
      <w:r w:rsidRPr="00594ADF">
        <w:rPr>
          <w:sz w:val="24"/>
          <w:szCs w:val="24"/>
        </w:rPr>
        <w:t>To establish general eligibility requirements for the Program.</w:t>
      </w:r>
    </w:p>
    <w:p w14:paraId="1AE50984" w14:textId="77777777" w:rsidR="00055DA1" w:rsidRPr="00594ADF" w:rsidRDefault="00055DA1" w:rsidP="00055DA1">
      <w:pPr>
        <w:pStyle w:val="upar3"/>
        <w:rPr>
          <w:sz w:val="24"/>
          <w:szCs w:val="24"/>
        </w:rPr>
      </w:pPr>
      <w:r w:rsidRPr="00594ADF">
        <w:rPr>
          <w:sz w:val="24"/>
          <w:szCs w:val="24"/>
        </w:rPr>
        <w:t>To establish application processes and procedures for the Program.</w:t>
      </w:r>
    </w:p>
    <w:p w14:paraId="5FAAD9AE" w14:textId="77777777" w:rsidR="00055DA1" w:rsidRPr="00594ADF" w:rsidRDefault="00055DA1" w:rsidP="00055DA1">
      <w:pPr>
        <w:pStyle w:val="upar3"/>
        <w:rPr>
          <w:sz w:val="24"/>
          <w:szCs w:val="24"/>
        </w:rPr>
      </w:pPr>
      <w:r w:rsidRPr="00594ADF">
        <w:rPr>
          <w:sz w:val="24"/>
          <w:szCs w:val="24"/>
        </w:rPr>
        <w:t>To establish processes and procedures for the review of applications and award of loan funds.</w:t>
      </w:r>
    </w:p>
    <w:p w14:paraId="386DC20D" w14:textId="77777777" w:rsidR="00055DA1" w:rsidRPr="00594ADF" w:rsidRDefault="00055DA1" w:rsidP="00055DA1">
      <w:pPr>
        <w:pStyle w:val="upar3"/>
        <w:rPr>
          <w:sz w:val="24"/>
          <w:szCs w:val="24"/>
        </w:rPr>
      </w:pPr>
      <w:r w:rsidRPr="00594ADF">
        <w:rPr>
          <w:sz w:val="24"/>
          <w:szCs w:val="24"/>
        </w:rPr>
        <w:t>To establish processes and procedures for repayment and servicing of loans.</w:t>
      </w:r>
    </w:p>
    <w:p w14:paraId="65BA3E64" w14:textId="77777777" w:rsidR="00055DA1" w:rsidRPr="00594ADF" w:rsidRDefault="00055DA1" w:rsidP="00776C65">
      <w:pPr>
        <w:pStyle w:val="upar3"/>
        <w:rPr>
          <w:sz w:val="24"/>
          <w:szCs w:val="24"/>
        </w:rPr>
      </w:pPr>
      <w:r w:rsidRPr="00594ADF">
        <w:rPr>
          <w:sz w:val="24"/>
          <w:szCs w:val="24"/>
        </w:rPr>
        <w:t>To establish processes and procedures for revolved funds.</w:t>
      </w:r>
    </w:p>
    <w:p w14:paraId="34F88215" w14:textId="77777777" w:rsidR="00055DA1" w:rsidRPr="00594ADF" w:rsidRDefault="00055DA1" w:rsidP="00055DA1">
      <w:pPr>
        <w:pStyle w:val="upar2"/>
        <w:rPr>
          <w:sz w:val="24"/>
        </w:rPr>
      </w:pPr>
      <w:r w:rsidRPr="00594ADF">
        <w:rPr>
          <w:sz w:val="24"/>
        </w:rPr>
        <w:t>Factual and Policy Issues</w:t>
      </w:r>
    </w:p>
    <w:p w14:paraId="3CA32DDB" w14:textId="77777777" w:rsidR="00055DA1" w:rsidRPr="00594ADF" w:rsidRDefault="00055DA1" w:rsidP="00055DA1">
      <w:pPr>
        <w:pStyle w:val="upar2"/>
        <w:rPr>
          <w:sz w:val="24"/>
        </w:rPr>
      </w:pPr>
      <w:r w:rsidRPr="00594ADF">
        <w:rPr>
          <w:sz w:val="24"/>
        </w:rPr>
        <w:t xml:space="preserve">This Commissioner adopts this Rule to fulfill the requirements of SB 21-248, which created a new </w:t>
      </w:r>
      <w:r w:rsidR="00D85F8E" w:rsidRPr="00594ADF">
        <w:rPr>
          <w:sz w:val="24"/>
        </w:rPr>
        <w:t>“</w:t>
      </w:r>
      <w:r w:rsidRPr="00594ADF">
        <w:rPr>
          <w:sz w:val="24"/>
        </w:rPr>
        <w:t>Colorado Agricultural Future Loan Program.</w:t>
      </w:r>
      <w:r w:rsidR="00D85F8E" w:rsidRPr="00594ADF">
        <w:rPr>
          <w:sz w:val="24"/>
        </w:rPr>
        <w:t>”</w:t>
      </w:r>
      <w:r w:rsidRPr="00594ADF">
        <w:rPr>
          <w:sz w:val="24"/>
        </w:rPr>
        <w:t xml:space="preserve"> SB 21- 248 authorized the Commissioner to commence providing from $5 million to $10 million in Farm-to-Market Infrastructure Loans and Farm-to-Market Grants to </w:t>
      </w:r>
      <w:r w:rsidRPr="00594ADF">
        <w:rPr>
          <w:sz w:val="24"/>
        </w:rPr>
        <w:lastRenderedPageBreak/>
        <w:t>Eligible Farmers and Ranchers and Eligible Businesses by June 30, 2022 and from $10 million to $20 million in Low Interest Loans to Eligible Farmers and Ranchers, and Eligible Businesses by December 31, 2022, and required the Commissioner to establish the program, including specifying the application process, the loan award and distribution process, and the criteria to be used.</w:t>
      </w:r>
    </w:p>
    <w:p w14:paraId="5B22F64F" w14:textId="77777777" w:rsidR="00055DA1" w:rsidRPr="00594ADF" w:rsidRDefault="00055DA1" w:rsidP="00055DA1">
      <w:pPr>
        <w:pStyle w:val="upar2"/>
        <w:rPr>
          <w:sz w:val="24"/>
        </w:rPr>
      </w:pPr>
      <w:r w:rsidRPr="00594ADF">
        <w:rPr>
          <w:sz w:val="24"/>
        </w:rPr>
        <w:t>In developing these Rules, the Department reviewed policies and program guidelines of previous loan programs administered by the Colorado Department of Agriculture as well as those administered by comparable entities. The Department also conducted listening sessions with agricultural stakeholders relating to the Colorado Agricultural Future Loan Program as well as sought stakeholder input on this Rule as adopted to help inform this rulemaking process.</w:t>
      </w:r>
    </w:p>
    <w:p w14:paraId="6750270A" w14:textId="77777777" w:rsidR="00055DA1" w:rsidRPr="00594ADF" w:rsidRDefault="00055DA1" w:rsidP="00055DA1">
      <w:pPr>
        <w:pStyle w:val="par1"/>
        <w:rPr>
          <w:rFonts w:cs="Arial"/>
          <w:sz w:val="24"/>
        </w:rPr>
      </w:pPr>
      <w:r w:rsidRPr="00594ADF">
        <w:rPr>
          <w:rFonts w:cs="Arial"/>
          <w:sz w:val="24"/>
        </w:rPr>
        <w:t>9.2.</w:t>
      </w:r>
      <w:r w:rsidRPr="00594ADF">
        <w:rPr>
          <w:rFonts w:cs="Arial"/>
          <w:sz w:val="24"/>
        </w:rPr>
        <w:tab/>
        <w:t>Adopted July 10, 2024 – Effective August 30, 2024</w:t>
      </w:r>
    </w:p>
    <w:p w14:paraId="08F68B85" w14:textId="77777777" w:rsidR="00055DA1" w:rsidRPr="00594ADF" w:rsidRDefault="00055DA1" w:rsidP="00055DA1">
      <w:pPr>
        <w:pStyle w:val="upar2"/>
        <w:rPr>
          <w:sz w:val="24"/>
        </w:rPr>
      </w:pPr>
      <w:r w:rsidRPr="00594ADF">
        <w:rPr>
          <w:sz w:val="24"/>
        </w:rPr>
        <w:t>Statutory Authority</w:t>
      </w:r>
    </w:p>
    <w:p w14:paraId="75531B78" w14:textId="77777777" w:rsidR="00055DA1" w:rsidRPr="00594ADF" w:rsidRDefault="00055DA1" w:rsidP="00055DA1">
      <w:pPr>
        <w:pStyle w:val="upar2"/>
        <w:rPr>
          <w:sz w:val="24"/>
        </w:rPr>
      </w:pPr>
      <w:r w:rsidRPr="00594ADF">
        <w:rPr>
          <w:sz w:val="24"/>
        </w:rPr>
        <w:t>The Commissioner of Agriculture adopts these rules pursuant to § 35-1.2-103(7)(b) and (c), C.R.S.</w:t>
      </w:r>
    </w:p>
    <w:p w14:paraId="1051C69A" w14:textId="77777777" w:rsidR="00055DA1" w:rsidRPr="00594ADF" w:rsidRDefault="00055DA1" w:rsidP="00055DA1">
      <w:pPr>
        <w:pStyle w:val="upar2"/>
        <w:rPr>
          <w:sz w:val="24"/>
        </w:rPr>
      </w:pPr>
      <w:r w:rsidRPr="00594ADF">
        <w:rPr>
          <w:sz w:val="24"/>
        </w:rPr>
        <w:t>Purpose</w:t>
      </w:r>
    </w:p>
    <w:p w14:paraId="2C3CCD1A" w14:textId="77777777" w:rsidR="00055DA1" w:rsidRPr="00594ADF" w:rsidRDefault="00055DA1" w:rsidP="00055DA1">
      <w:pPr>
        <w:pStyle w:val="upar3"/>
        <w:rPr>
          <w:sz w:val="24"/>
          <w:szCs w:val="24"/>
        </w:rPr>
      </w:pPr>
      <w:r w:rsidRPr="00594ADF">
        <w:rPr>
          <w:sz w:val="24"/>
          <w:szCs w:val="24"/>
        </w:rPr>
        <w:t>To adapt the rule to meet legislative changes indicated in SB23-050.</w:t>
      </w:r>
    </w:p>
    <w:p w14:paraId="3395190A" w14:textId="77777777" w:rsidR="00055DA1" w:rsidRPr="00594ADF" w:rsidRDefault="00055DA1" w:rsidP="00055DA1">
      <w:pPr>
        <w:pStyle w:val="upar3"/>
        <w:rPr>
          <w:sz w:val="24"/>
          <w:szCs w:val="24"/>
        </w:rPr>
      </w:pPr>
      <w:r w:rsidRPr="00594ADF">
        <w:rPr>
          <w:sz w:val="24"/>
          <w:szCs w:val="24"/>
        </w:rPr>
        <w:t>To clarify CDA responsibilities related to the application process.</w:t>
      </w:r>
    </w:p>
    <w:p w14:paraId="79EE701E" w14:textId="77777777" w:rsidR="00055DA1" w:rsidRPr="00594ADF" w:rsidRDefault="00055DA1" w:rsidP="00055DA1">
      <w:pPr>
        <w:pStyle w:val="upar3"/>
        <w:rPr>
          <w:sz w:val="24"/>
          <w:szCs w:val="24"/>
        </w:rPr>
      </w:pPr>
      <w:r w:rsidRPr="00594ADF">
        <w:rPr>
          <w:sz w:val="24"/>
          <w:szCs w:val="24"/>
        </w:rPr>
        <w:t>To clarify Financial Entity responsibilities related to the application process.</w:t>
      </w:r>
    </w:p>
    <w:p w14:paraId="4B5026C9" w14:textId="77777777" w:rsidR="00055DA1" w:rsidRPr="00594ADF" w:rsidRDefault="00055DA1" w:rsidP="00776C65">
      <w:pPr>
        <w:pStyle w:val="upar3"/>
        <w:rPr>
          <w:sz w:val="24"/>
          <w:szCs w:val="24"/>
        </w:rPr>
      </w:pPr>
      <w:r w:rsidRPr="00594ADF">
        <w:rPr>
          <w:sz w:val="24"/>
          <w:szCs w:val="24"/>
        </w:rPr>
        <w:t>To ensure the application process is in alignment with the practical requirements of originating and servicing loans via a Financial Entity.</w:t>
      </w:r>
    </w:p>
    <w:p w14:paraId="5CECB879" w14:textId="77777777" w:rsidR="00055DA1" w:rsidRPr="00594ADF" w:rsidRDefault="00055DA1" w:rsidP="00055DA1">
      <w:pPr>
        <w:pStyle w:val="upar2"/>
        <w:rPr>
          <w:sz w:val="24"/>
        </w:rPr>
      </w:pPr>
      <w:r w:rsidRPr="00594ADF">
        <w:rPr>
          <w:sz w:val="24"/>
        </w:rPr>
        <w:t>Factual and Policy Issues</w:t>
      </w:r>
    </w:p>
    <w:p w14:paraId="006DD06E" w14:textId="77777777" w:rsidR="00D85F8E" w:rsidRPr="00594ADF" w:rsidRDefault="00055DA1" w:rsidP="00055DA1">
      <w:pPr>
        <w:pStyle w:val="upar2"/>
        <w:rPr>
          <w:sz w:val="24"/>
        </w:rPr>
      </w:pPr>
      <w:r w:rsidRPr="00594ADF">
        <w:rPr>
          <w:sz w:val="24"/>
        </w:rPr>
        <w:t xml:space="preserve">This Commissioner amends this Rule to harmonize the requirements of the rule with modifications the General Assembly made to 35-1.2-101, </w:t>
      </w:r>
      <w:r w:rsidRPr="00594ADF">
        <w:rPr>
          <w:i/>
          <w:iCs/>
          <w:sz w:val="24"/>
        </w:rPr>
        <w:t>et seq.</w:t>
      </w:r>
      <w:r w:rsidRPr="00594ADF">
        <w:rPr>
          <w:sz w:val="24"/>
        </w:rPr>
        <w:t>, C.R.S., in the 2023 legislative session. Senate Bill 23-050.</w:t>
      </w:r>
      <w:r w:rsidR="00D85F8E" w:rsidRPr="00594ADF">
        <w:rPr>
          <w:sz w:val="24"/>
        </w:rPr>
        <w:t xml:space="preserve"> </w:t>
      </w:r>
      <w:r w:rsidRPr="00594ADF">
        <w:rPr>
          <w:sz w:val="24"/>
        </w:rPr>
        <w:t xml:space="preserve">These amendments include: adding a requirement that CDA ensure applicants approved for loans or grants meet the requirements for </w:t>
      </w:r>
      <w:r w:rsidR="00D85F8E" w:rsidRPr="00594ADF">
        <w:rPr>
          <w:sz w:val="24"/>
        </w:rPr>
        <w:t>“</w:t>
      </w:r>
      <w:r w:rsidRPr="00594ADF">
        <w:rPr>
          <w:sz w:val="24"/>
        </w:rPr>
        <w:t>eligible business</w:t>
      </w:r>
      <w:r w:rsidR="00D85F8E" w:rsidRPr="00594ADF">
        <w:rPr>
          <w:sz w:val="24"/>
        </w:rPr>
        <w:t>”</w:t>
      </w:r>
      <w:r w:rsidRPr="00594ADF">
        <w:rPr>
          <w:sz w:val="24"/>
        </w:rPr>
        <w:t xml:space="preserve"> and </w:t>
      </w:r>
      <w:r w:rsidR="00D85F8E" w:rsidRPr="00594ADF">
        <w:rPr>
          <w:sz w:val="24"/>
        </w:rPr>
        <w:t>“</w:t>
      </w:r>
      <w:r w:rsidRPr="00594ADF">
        <w:rPr>
          <w:sz w:val="24"/>
        </w:rPr>
        <w:t>eligible farmers or ranchers,</w:t>
      </w:r>
      <w:r w:rsidR="00D85F8E" w:rsidRPr="00594ADF">
        <w:rPr>
          <w:sz w:val="24"/>
        </w:rPr>
        <w:t>”</w:t>
      </w:r>
      <w:r w:rsidRPr="00594ADF">
        <w:rPr>
          <w:sz w:val="24"/>
        </w:rPr>
        <w:t xml:space="preserve"> as defined at 35-1.2-102(5) and (6), C.R.S., which terms were amended in the 2023 session; removing references to mandatory spending provisions in part 1.4, which were repealed, effective January 1, 2023 (see SB 21-248); and amending the definitions of </w:t>
      </w:r>
      <w:r w:rsidR="00D85F8E" w:rsidRPr="00594ADF">
        <w:rPr>
          <w:sz w:val="24"/>
        </w:rPr>
        <w:t>“</w:t>
      </w:r>
      <w:r w:rsidRPr="00594ADF">
        <w:rPr>
          <w:sz w:val="24"/>
        </w:rPr>
        <w:t>eligible business</w:t>
      </w:r>
      <w:r w:rsidR="00D85F8E" w:rsidRPr="00594ADF">
        <w:rPr>
          <w:sz w:val="24"/>
        </w:rPr>
        <w:t>”</w:t>
      </w:r>
      <w:r w:rsidRPr="00594ADF">
        <w:rPr>
          <w:sz w:val="24"/>
        </w:rPr>
        <w:t xml:space="preserve"> and </w:t>
      </w:r>
      <w:r w:rsidR="00D85F8E" w:rsidRPr="00594ADF">
        <w:rPr>
          <w:sz w:val="24"/>
        </w:rPr>
        <w:t>“</w:t>
      </w:r>
      <w:r w:rsidRPr="00594ADF">
        <w:rPr>
          <w:sz w:val="24"/>
        </w:rPr>
        <w:t>eligible farmer or rancher</w:t>
      </w:r>
      <w:r w:rsidR="00D85F8E" w:rsidRPr="00594ADF">
        <w:rPr>
          <w:sz w:val="24"/>
        </w:rPr>
        <w:t>”</w:t>
      </w:r>
      <w:r w:rsidRPr="00594ADF">
        <w:rPr>
          <w:sz w:val="24"/>
        </w:rPr>
        <w:t xml:space="preserve"> to include the prospective provisions.</w:t>
      </w:r>
    </w:p>
    <w:p w14:paraId="0FE1B09B" w14:textId="77777777" w:rsidR="00055DA1" w:rsidRPr="00594ADF" w:rsidRDefault="00055DA1" w:rsidP="00055DA1">
      <w:pPr>
        <w:pStyle w:val="upar2"/>
        <w:rPr>
          <w:sz w:val="24"/>
        </w:rPr>
      </w:pPr>
      <w:r w:rsidRPr="00594ADF">
        <w:rPr>
          <w:sz w:val="24"/>
        </w:rPr>
        <w:t xml:space="preserve">To comport the rule to the amended version of the statute, the reviewers re-organized the rule to set apart a newly named Part 3, </w:t>
      </w:r>
      <w:r w:rsidR="00D85F8E" w:rsidRPr="00594ADF">
        <w:rPr>
          <w:sz w:val="24"/>
        </w:rPr>
        <w:t>“</w:t>
      </w:r>
      <w:r w:rsidRPr="00594ADF">
        <w:rPr>
          <w:sz w:val="24"/>
        </w:rPr>
        <w:t>Loan Eligibility and Prioritization,</w:t>
      </w:r>
      <w:r w:rsidR="00D85F8E" w:rsidRPr="00594ADF">
        <w:rPr>
          <w:sz w:val="24"/>
        </w:rPr>
        <w:t>”</w:t>
      </w:r>
      <w:r w:rsidRPr="00594ADF">
        <w:rPr>
          <w:sz w:val="24"/>
        </w:rPr>
        <w:t xml:space="preserve"> moving parts of the old Part 3 into Part 4, which itself clarifies the </w:t>
      </w:r>
      <w:r w:rsidRPr="00594ADF">
        <w:rPr>
          <w:sz w:val="24"/>
        </w:rPr>
        <w:lastRenderedPageBreak/>
        <w:t>distinct role of the Financial Entity, separately from the role of the Department of Agriculture.</w:t>
      </w:r>
    </w:p>
    <w:p w14:paraId="6040D6F7" w14:textId="77777777" w:rsidR="00055DA1" w:rsidRPr="00594ADF" w:rsidRDefault="00055DA1" w:rsidP="00055DA1">
      <w:pPr>
        <w:pStyle w:val="upar2"/>
        <w:rPr>
          <w:sz w:val="24"/>
        </w:rPr>
      </w:pPr>
      <w:r w:rsidRPr="00594ADF">
        <w:rPr>
          <w:sz w:val="24"/>
        </w:rPr>
        <w:t xml:space="preserve">The reviewers updated the rules to include criteria added to the definitions of </w:t>
      </w:r>
      <w:r w:rsidR="00D85F8E" w:rsidRPr="00594ADF">
        <w:rPr>
          <w:sz w:val="24"/>
        </w:rPr>
        <w:t>“</w:t>
      </w:r>
      <w:r w:rsidRPr="00594ADF">
        <w:rPr>
          <w:sz w:val="24"/>
        </w:rPr>
        <w:t>eligible business</w:t>
      </w:r>
      <w:r w:rsidR="00D85F8E" w:rsidRPr="00594ADF">
        <w:rPr>
          <w:sz w:val="24"/>
        </w:rPr>
        <w:t>”</w:t>
      </w:r>
      <w:r w:rsidRPr="00594ADF">
        <w:rPr>
          <w:sz w:val="24"/>
        </w:rPr>
        <w:t xml:space="preserve"> and </w:t>
      </w:r>
      <w:r w:rsidR="00D85F8E" w:rsidRPr="00594ADF">
        <w:rPr>
          <w:sz w:val="24"/>
        </w:rPr>
        <w:t>“</w:t>
      </w:r>
      <w:r w:rsidRPr="00594ADF">
        <w:rPr>
          <w:sz w:val="24"/>
        </w:rPr>
        <w:t>eligible farmer or rancher,</w:t>
      </w:r>
      <w:r w:rsidR="00D85F8E" w:rsidRPr="00594ADF">
        <w:rPr>
          <w:sz w:val="24"/>
        </w:rPr>
        <w:t>”</w:t>
      </w:r>
      <w:r w:rsidRPr="00594ADF">
        <w:rPr>
          <w:sz w:val="24"/>
        </w:rPr>
        <w:t xml:space="preserve"> which both now include provisions for prospective consideration – prospective ownership and prospective income.</w:t>
      </w:r>
    </w:p>
    <w:p w14:paraId="3283B0F6" w14:textId="77777777" w:rsidR="00055DA1" w:rsidRDefault="00055DA1" w:rsidP="00DE46A1">
      <w:pPr>
        <w:pStyle w:val="upar2"/>
        <w:rPr>
          <w:ins w:id="143" w:author="Murphy, Madison" w:date="2026-09-04T18:07:00Z" w16du:dateUtc="2026-09-05T00:07:00Z"/>
          <w:sz w:val="24"/>
        </w:rPr>
      </w:pPr>
      <w:r w:rsidRPr="00594ADF">
        <w:rPr>
          <w:sz w:val="24"/>
        </w:rPr>
        <w:t>In reviewing the rule, the reviewers further updated provisions in Part 5 to be consistent with economic and practical matters that have caused changes to the program’s functions.</w:t>
      </w:r>
    </w:p>
    <w:p w14:paraId="10D945E6" w14:textId="661CD1F5" w:rsidR="008B3753" w:rsidRPr="00594ADF" w:rsidRDefault="008B3753" w:rsidP="008B3753">
      <w:pPr>
        <w:pStyle w:val="par1"/>
        <w:rPr>
          <w:ins w:id="144" w:author="Murphy, Madison" w:date="2026-09-04T18:07:00Z" w16du:dateUtc="2026-09-05T00:07:00Z"/>
          <w:rFonts w:cs="Arial"/>
          <w:sz w:val="24"/>
        </w:rPr>
      </w:pPr>
      <w:ins w:id="145" w:author="Murphy, Madison" w:date="2026-09-04T18:07:00Z" w16du:dateUtc="2026-09-05T00:07:00Z">
        <w:r w:rsidRPr="00594ADF">
          <w:rPr>
            <w:rFonts w:cs="Arial"/>
            <w:sz w:val="24"/>
          </w:rPr>
          <w:t>9.</w:t>
        </w:r>
      </w:ins>
      <w:ins w:id="146" w:author="Murphy, Madison" w:date="2026-09-08T10:05:00Z" w16du:dateUtc="2026-09-08T16:05:00Z">
        <w:r w:rsidR="00E57A0F">
          <w:rPr>
            <w:rFonts w:cs="Arial"/>
            <w:sz w:val="24"/>
          </w:rPr>
          <w:t>3</w:t>
        </w:r>
      </w:ins>
      <w:ins w:id="147" w:author="Murphy, Madison" w:date="2026-09-04T18:07:00Z" w16du:dateUtc="2026-09-05T00:07:00Z">
        <w:r w:rsidRPr="00594ADF">
          <w:rPr>
            <w:rFonts w:cs="Arial"/>
            <w:sz w:val="24"/>
          </w:rPr>
          <w:t>.</w:t>
        </w:r>
        <w:r w:rsidRPr="00594ADF">
          <w:rPr>
            <w:rFonts w:cs="Arial"/>
            <w:sz w:val="24"/>
          </w:rPr>
          <w:tab/>
          <w:t xml:space="preserve">Adopted </w:t>
        </w:r>
        <w:r>
          <w:rPr>
            <w:rFonts w:cs="Arial"/>
            <w:sz w:val="24"/>
          </w:rPr>
          <w:t>Month Day, Year</w:t>
        </w:r>
        <w:r w:rsidRPr="00594ADF">
          <w:rPr>
            <w:rFonts w:cs="Arial"/>
            <w:sz w:val="24"/>
          </w:rPr>
          <w:t xml:space="preserve"> – Effective </w:t>
        </w:r>
        <w:r>
          <w:rPr>
            <w:rFonts w:cs="Arial"/>
            <w:sz w:val="24"/>
          </w:rPr>
          <w:t>Month Day</w:t>
        </w:r>
        <w:r w:rsidRPr="00594ADF">
          <w:rPr>
            <w:rFonts w:cs="Arial"/>
            <w:sz w:val="24"/>
          </w:rPr>
          <w:t xml:space="preserve">, </w:t>
        </w:r>
      </w:ins>
      <w:ins w:id="148" w:author="Murphy, Madison" w:date="2026-09-04T18:08:00Z" w16du:dateUtc="2026-09-05T00:08:00Z">
        <w:r>
          <w:rPr>
            <w:rFonts w:cs="Arial"/>
            <w:sz w:val="24"/>
          </w:rPr>
          <w:t>Year</w:t>
        </w:r>
      </w:ins>
    </w:p>
    <w:p w14:paraId="2DD38DC8" w14:textId="765EC34F" w:rsidR="008B3753" w:rsidRDefault="00AC0FC9" w:rsidP="00AC0FC9">
      <w:pPr>
        <w:pStyle w:val="upar2"/>
        <w:rPr>
          <w:ins w:id="149" w:author="Murphy, Madison" w:date="2026-09-04T18:22:00Z" w16du:dateUtc="2026-09-05T00:22:00Z"/>
          <w:sz w:val="24"/>
        </w:rPr>
      </w:pPr>
      <w:ins w:id="150" w:author="Murphy, Madison" w:date="2026-09-04T18:22:00Z" w16du:dateUtc="2026-09-05T00:22:00Z">
        <w:r w:rsidRPr="00AC0FC9">
          <w:rPr>
            <w:sz w:val="24"/>
          </w:rPr>
          <w:t>Statutory Authority</w:t>
        </w:r>
      </w:ins>
    </w:p>
    <w:p w14:paraId="639821E7" w14:textId="188A0C72" w:rsidR="00AC0FC9" w:rsidRDefault="00AC0FC9" w:rsidP="00AC0FC9">
      <w:pPr>
        <w:pStyle w:val="upar2"/>
        <w:rPr>
          <w:ins w:id="151" w:author="Murphy, Madison" w:date="2026-09-04T18:23:00Z" w16du:dateUtc="2026-09-05T00:23:00Z"/>
          <w:sz w:val="24"/>
        </w:rPr>
      </w:pPr>
      <w:ins w:id="152" w:author="Murphy, Madison" w:date="2026-09-04T18:22:00Z" w16du:dateUtc="2026-09-05T00:22:00Z">
        <w:r w:rsidRPr="00AC0FC9">
          <w:rPr>
            <w:sz w:val="24"/>
          </w:rPr>
          <w:t>The Commissioner of Agriculture adopts these rules pursuant to § 35-1.2-103(7)(b) and -103(7)(c), C.R.S.</w:t>
        </w:r>
      </w:ins>
    </w:p>
    <w:p w14:paraId="241A32D9" w14:textId="148CA179" w:rsidR="005F5B6F" w:rsidRDefault="005F5B6F" w:rsidP="00AC0FC9">
      <w:pPr>
        <w:pStyle w:val="upar2"/>
        <w:rPr>
          <w:ins w:id="153" w:author="Murphy, Madison" w:date="2026-09-04T18:23:00Z" w16du:dateUtc="2026-09-05T00:23:00Z"/>
          <w:sz w:val="24"/>
        </w:rPr>
      </w:pPr>
      <w:ins w:id="154" w:author="Murphy, Madison" w:date="2026-09-04T18:23:00Z" w16du:dateUtc="2026-09-05T00:23:00Z">
        <w:r>
          <w:rPr>
            <w:sz w:val="24"/>
          </w:rPr>
          <w:t>Purpose</w:t>
        </w:r>
      </w:ins>
    </w:p>
    <w:p w14:paraId="51DDD130" w14:textId="33123DA0" w:rsidR="005F5B6F" w:rsidRPr="005F5B6F" w:rsidRDefault="005F5B6F" w:rsidP="005F5B6F">
      <w:pPr>
        <w:pStyle w:val="upar3"/>
        <w:rPr>
          <w:ins w:id="155" w:author="Murphy, Madison" w:date="2026-09-04T18:23:00Z" w16du:dateUtc="2026-09-05T00:23:00Z"/>
          <w:sz w:val="24"/>
        </w:rPr>
      </w:pPr>
      <w:ins w:id="156" w:author="Murphy, Madison" w:date="2026-09-04T18:23:00Z" w16du:dateUtc="2026-09-05T00:23:00Z">
        <w:r w:rsidRPr="005F5B6F">
          <w:rPr>
            <w:sz w:val="24"/>
          </w:rPr>
          <w:t>To amend the rules to conform to statutory changes resulting from passage of Senate Bill 26-064. Specifically, the legislative amendments expand the loan program to include certain Eligible Entities that apply for loans from the program and that seek to acquire and conserve agriculturally productive land and that seek to transfer ownership or lease of the land to an Eligible Farmer or Rancher who qualifies for a loan pursuant to the provisions of the Colorado Future Agricultural Loan Program.</w:t>
        </w:r>
      </w:ins>
    </w:p>
    <w:p w14:paraId="45AF0AC9" w14:textId="77777777" w:rsidR="005F5B6F" w:rsidRPr="005F5B6F" w:rsidRDefault="005F5B6F" w:rsidP="005F5B6F">
      <w:pPr>
        <w:pStyle w:val="upar3"/>
        <w:rPr>
          <w:ins w:id="157" w:author="Murphy, Madison" w:date="2026-09-04T18:23:00Z" w16du:dateUtc="2026-09-05T00:23:00Z"/>
          <w:sz w:val="24"/>
        </w:rPr>
      </w:pPr>
      <w:ins w:id="158" w:author="Murphy, Madison" w:date="2026-09-04T18:23:00Z" w16du:dateUtc="2026-09-05T00:23:00Z">
        <w:r w:rsidRPr="005F5B6F">
          <w:rPr>
            <w:sz w:val="24"/>
          </w:rPr>
          <w:t xml:space="preserve">To create new definitions for terms arising from the statutory amendments, including </w:t>
        </w:r>
      </w:ins>
    </w:p>
    <w:p w14:paraId="42DD8AE9" w14:textId="73D25BF5" w:rsidR="005F5B6F" w:rsidRPr="005F5B6F" w:rsidRDefault="005F5B6F" w:rsidP="005F5B6F">
      <w:pPr>
        <w:pStyle w:val="upar3"/>
        <w:rPr>
          <w:ins w:id="159" w:author="Murphy, Madison" w:date="2026-09-04T18:23:00Z" w16du:dateUtc="2026-09-05T00:23:00Z"/>
          <w:sz w:val="24"/>
        </w:rPr>
      </w:pPr>
      <w:ins w:id="160" w:author="Murphy, Madison" w:date="2026-09-04T18:23:00Z" w16du:dateUtc="2026-09-05T00:23:00Z">
        <w:r w:rsidRPr="005F5B6F">
          <w:rPr>
            <w:sz w:val="24"/>
          </w:rPr>
          <w:t>“Eligible Entity” and “Agriculturally Productive Land.”</w:t>
        </w:r>
      </w:ins>
    </w:p>
    <w:p w14:paraId="18258C0E" w14:textId="3FC4D7C0" w:rsidR="005F5B6F" w:rsidRPr="005F5B6F" w:rsidRDefault="005F5B6F" w:rsidP="005F5B6F">
      <w:pPr>
        <w:pStyle w:val="upar3"/>
        <w:rPr>
          <w:ins w:id="161" w:author="Murphy, Madison" w:date="2026-09-04T18:23:00Z" w16du:dateUtc="2026-09-05T00:23:00Z"/>
          <w:sz w:val="24"/>
        </w:rPr>
      </w:pPr>
      <w:ins w:id="162" w:author="Murphy, Madison" w:date="2026-09-04T18:23:00Z" w16du:dateUtc="2026-09-05T00:23:00Z">
        <w:r w:rsidRPr="005F5B6F">
          <w:rPr>
            <w:sz w:val="24"/>
          </w:rPr>
          <w:t>To establish general eligibility requirements for Eligible Entities.</w:t>
        </w:r>
      </w:ins>
    </w:p>
    <w:p w14:paraId="482D999B" w14:textId="19CA1841" w:rsidR="005F5B6F" w:rsidRPr="005F5B6F" w:rsidRDefault="005F5B6F" w:rsidP="005F5B6F">
      <w:pPr>
        <w:pStyle w:val="upar3"/>
        <w:rPr>
          <w:ins w:id="163" w:author="Murphy, Madison" w:date="2026-09-04T18:23:00Z" w16du:dateUtc="2026-09-05T00:23:00Z"/>
          <w:sz w:val="24"/>
        </w:rPr>
      </w:pPr>
      <w:ins w:id="164" w:author="Murphy, Madison" w:date="2026-09-04T18:23:00Z" w16du:dateUtc="2026-09-05T00:23:00Z">
        <w:r w:rsidRPr="005F5B6F">
          <w:rPr>
            <w:sz w:val="24"/>
          </w:rPr>
          <w:t>To establish prioritization criteria for Eligible Entities.</w:t>
        </w:r>
      </w:ins>
    </w:p>
    <w:p w14:paraId="0604FE99" w14:textId="6BBDCD02" w:rsidR="005F5B6F" w:rsidRPr="005F5B6F" w:rsidRDefault="005F5B6F" w:rsidP="005F5B6F">
      <w:pPr>
        <w:pStyle w:val="upar3"/>
        <w:rPr>
          <w:ins w:id="165" w:author="Murphy, Madison" w:date="2026-09-04T18:23:00Z" w16du:dateUtc="2026-09-05T00:23:00Z"/>
          <w:sz w:val="24"/>
        </w:rPr>
      </w:pPr>
      <w:ins w:id="166" w:author="Murphy, Madison" w:date="2026-09-04T18:23:00Z" w16du:dateUtc="2026-09-05T00:23:00Z">
        <w:r w:rsidRPr="005F5B6F">
          <w:rPr>
            <w:sz w:val="24"/>
          </w:rPr>
          <w:t>To establish processes and procedures for the review of applications and award of loan funds to Eligible Entities</w:t>
        </w:r>
      </w:ins>
      <w:ins w:id="167" w:author="Murphy, Madison" w:date="2026-09-04T18:24:00Z" w16du:dateUtc="2026-09-05T00:24:00Z">
        <w:r>
          <w:rPr>
            <w:sz w:val="24"/>
          </w:rPr>
          <w:t>.</w:t>
        </w:r>
      </w:ins>
    </w:p>
    <w:p w14:paraId="2D07543C" w14:textId="687285B0" w:rsidR="005F5B6F" w:rsidRPr="005F5B6F" w:rsidRDefault="005F5B6F" w:rsidP="005F5B6F">
      <w:pPr>
        <w:pStyle w:val="upar3"/>
        <w:rPr>
          <w:ins w:id="168" w:author="Murphy, Madison" w:date="2026-09-04T18:23:00Z" w16du:dateUtc="2026-09-05T00:23:00Z"/>
          <w:sz w:val="24"/>
        </w:rPr>
      </w:pPr>
      <w:ins w:id="169" w:author="Murphy, Madison" w:date="2026-09-04T18:23:00Z" w16du:dateUtc="2026-09-05T00:23:00Z">
        <w:r w:rsidRPr="005F5B6F">
          <w:rPr>
            <w:sz w:val="24"/>
          </w:rPr>
          <w:t>To establish terms and conditions for loan program loans to Eligible Entities.</w:t>
        </w:r>
      </w:ins>
    </w:p>
    <w:p w14:paraId="25124C74" w14:textId="18B5E5FF" w:rsidR="005F5B6F" w:rsidRPr="005F5B6F" w:rsidRDefault="005F5B6F" w:rsidP="005F5B6F">
      <w:pPr>
        <w:pStyle w:val="upar3"/>
        <w:rPr>
          <w:ins w:id="170" w:author="Murphy, Madison" w:date="2026-09-04T18:23:00Z" w16du:dateUtc="2026-09-05T00:23:00Z"/>
          <w:sz w:val="24"/>
        </w:rPr>
      </w:pPr>
      <w:ins w:id="171" w:author="Murphy, Madison" w:date="2026-09-04T18:23:00Z" w16du:dateUtc="2026-09-05T00:23:00Z">
        <w:r w:rsidRPr="005F5B6F">
          <w:rPr>
            <w:sz w:val="24"/>
          </w:rPr>
          <w:t>To establish processes and procedures for repayment and servicing of loans to Eligible Entities.</w:t>
        </w:r>
      </w:ins>
    </w:p>
    <w:p w14:paraId="13042D15" w14:textId="4A0BD32F" w:rsidR="005F5B6F" w:rsidRDefault="005F5B6F" w:rsidP="005F5B6F">
      <w:pPr>
        <w:pStyle w:val="upar3"/>
        <w:rPr>
          <w:ins w:id="172" w:author="Murphy, Madison" w:date="2026-09-04T18:25:00Z" w16du:dateUtc="2026-09-05T00:25:00Z"/>
          <w:sz w:val="24"/>
        </w:rPr>
      </w:pPr>
      <w:ins w:id="173" w:author="Murphy, Madison" w:date="2026-09-04T18:23:00Z" w16du:dateUtc="2026-09-05T00:23:00Z">
        <w:r w:rsidRPr="005F5B6F">
          <w:rPr>
            <w:sz w:val="24"/>
          </w:rPr>
          <w:lastRenderedPageBreak/>
          <w:t>To establish permissible uses of loans awarded to an Eligible Entity.</w:t>
        </w:r>
      </w:ins>
    </w:p>
    <w:p w14:paraId="0FA886D0" w14:textId="47C0F1B4" w:rsidR="00612F7A" w:rsidRDefault="00612F7A" w:rsidP="00612F7A">
      <w:pPr>
        <w:pStyle w:val="upar2"/>
        <w:rPr>
          <w:ins w:id="174" w:author="Murphy, Madison" w:date="2026-09-04T18:26:00Z" w16du:dateUtc="2026-09-05T00:26:00Z"/>
          <w:sz w:val="24"/>
        </w:rPr>
      </w:pPr>
      <w:ins w:id="175" w:author="Murphy, Madison" w:date="2026-09-04T18:25:00Z" w16du:dateUtc="2026-09-05T00:25:00Z">
        <w:r w:rsidRPr="00612F7A">
          <w:rPr>
            <w:sz w:val="24"/>
          </w:rPr>
          <w:t>Factual and Policy Issue</w:t>
        </w:r>
      </w:ins>
    </w:p>
    <w:p w14:paraId="340E0A12" w14:textId="3F2E63D2" w:rsidR="00490C9D" w:rsidRPr="00490C9D" w:rsidRDefault="00490C9D" w:rsidP="00490C9D">
      <w:pPr>
        <w:pStyle w:val="upar2"/>
        <w:rPr>
          <w:ins w:id="176" w:author="Murphy, Madison" w:date="2026-09-04T18:26:00Z" w16du:dateUtc="2026-09-05T00:26:00Z"/>
          <w:sz w:val="24"/>
        </w:rPr>
      </w:pPr>
      <w:ins w:id="177" w:author="Murphy, Madison" w:date="2026-09-04T18:26:00Z" w16du:dateUtc="2026-09-05T00:26:00Z">
        <w:r w:rsidRPr="00490C9D">
          <w:rPr>
            <w:sz w:val="24"/>
          </w:rPr>
          <w:t>SB 26-064 modifies 35-1.2-102, et seq., C.R.S., (the “Colorado Future Agricultural Loan Program” or the “Act”) to allow the Commissioner to make loans to a new group, known as “Eligible Entities,” and to establish parameters for prioritization.</w:t>
        </w:r>
      </w:ins>
    </w:p>
    <w:p w14:paraId="6CEEDF14" w14:textId="1057A88A" w:rsidR="00490C9D" w:rsidRPr="00490C9D" w:rsidRDefault="00490C9D" w:rsidP="00490C9D">
      <w:pPr>
        <w:pStyle w:val="upar2"/>
        <w:rPr>
          <w:ins w:id="178" w:author="Murphy, Madison" w:date="2026-09-04T18:26:00Z" w16du:dateUtc="2026-09-05T00:26:00Z"/>
          <w:sz w:val="24"/>
        </w:rPr>
      </w:pPr>
      <w:ins w:id="179" w:author="Murphy, Madison" w:date="2026-09-04T18:26:00Z" w16du:dateUtc="2026-09-05T00:26:00Z">
        <w:r w:rsidRPr="00490C9D">
          <w:rPr>
            <w:sz w:val="24"/>
          </w:rPr>
          <w:t>These amendments include: adding a requirement that CDA allow Eligible Entities to qualify for funding from the program in part 1.5; amending definitions in part 2.7 to include “Eligible Entities,” as defined at § 35-1.2-102(5.5), C.R.S.; adding qualifying criteria for “Agriculturally Productive Land” in part 2.18; adding a requirement that CDA ensure Eligible Entity applicants approved for loans meet the eligibility requirements and prioritization criteria in parts 3.6 and 3.7; adding the required information that Eligible Entities that apply for a loan must include at the time of application in part 4.6; adding the terms and conditions that an Eligible Entity that applies for a loan is subject to in part 5.5; adding the loan repayment terms and conditions that an Eligible Entity that applies for a loan in subject to in part 5.</w:t>
        </w:r>
      </w:ins>
      <w:ins w:id="180" w:author="Murphy, Madison" w:date="2026-09-04T18:33:00Z" w16du:dateUtc="2026-09-05T00:33:00Z">
        <w:r w:rsidR="00762984">
          <w:rPr>
            <w:sz w:val="24"/>
          </w:rPr>
          <w:t>8</w:t>
        </w:r>
      </w:ins>
      <w:ins w:id="181" w:author="Murphy, Madison" w:date="2026-09-04T18:26:00Z" w16du:dateUtc="2026-09-05T00:26:00Z">
        <w:r w:rsidRPr="00490C9D">
          <w:rPr>
            <w:sz w:val="24"/>
          </w:rPr>
          <w:t>; as well as adding the permissible uses of money awarded to an Eligible Entity in part 6.2.</w:t>
        </w:r>
      </w:ins>
    </w:p>
    <w:p w14:paraId="66F9A317" w14:textId="3E23FB3C" w:rsidR="00490C9D" w:rsidRPr="00612F7A" w:rsidRDefault="00490C9D" w:rsidP="00490C9D">
      <w:pPr>
        <w:pStyle w:val="upar2"/>
        <w:rPr>
          <w:sz w:val="24"/>
          <w:rPrChange w:id="182" w:author="Murphy, Madison" w:date="2026-09-04T18:25:00Z" w16du:dateUtc="2026-09-05T00:25:00Z">
            <w:rPr/>
          </w:rPrChange>
        </w:rPr>
      </w:pPr>
      <w:ins w:id="183" w:author="Murphy, Madison" w:date="2026-09-04T18:26:00Z" w16du:dateUtc="2026-09-05T00:26:00Z">
        <w:r w:rsidRPr="00490C9D">
          <w:rPr>
            <w:sz w:val="24"/>
          </w:rPr>
          <w:t xml:space="preserve">In developing these Rules, the Department reviewed policies and program guidelines of the Colorado Agricultural Future Loan Program as well as those programs administered by comparable entities. The Department also conducted multiple Q&amp;A sessions with the general public, as well as convened a working group made up of agricultural stakeholders to review the proposed modifications and seek input to inform the proposed rule amendments before entering the rulemaking process. During this process, the Department recognized that an immediate </w:t>
        </w:r>
      </w:ins>
      <w:ins w:id="184" w:author="Murphy, Madison" w:date="2026-09-08T10:06:00Z" w16du:dateUtc="2026-09-08T16:06:00Z">
        <w:r w:rsidR="008F7305">
          <w:rPr>
            <w:sz w:val="24"/>
          </w:rPr>
          <w:t>resale</w:t>
        </w:r>
      </w:ins>
      <w:ins w:id="185" w:author="Murphy, Madison" w:date="2026-09-04T18:26:00Z" w16du:dateUtc="2026-09-05T00:26:00Z">
        <w:r w:rsidRPr="00490C9D">
          <w:rPr>
            <w:sz w:val="24"/>
          </w:rPr>
          <w:t xml:space="preserve"> to an eligible farmer or rancher may not be available in all circumstances. The Department, therefore, added a new 3.7 to allow applicants to propose leases to Eligible Farmers or Ranchers when immediate sale to an Eligible Farmer or Rancher is not possible.</w:t>
        </w:r>
      </w:ins>
    </w:p>
    <w:sectPr w:rsidR="00490C9D" w:rsidRPr="00612F7A"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CFEC" w14:textId="77777777" w:rsidR="008778B3" w:rsidRDefault="008778B3" w:rsidP="00112A8C">
      <w:pPr>
        <w:spacing w:before="0"/>
      </w:pPr>
      <w:r>
        <w:separator/>
      </w:r>
    </w:p>
  </w:endnote>
  <w:endnote w:type="continuationSeparator" w:id="0">
    <w:p w14:paraId="511C18CD" w14:textId="77777777" w:rsidR="008778B3" w:rsidRDefault="008778B3"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53D70"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01F85"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8E62" w14:textId="77777777" w:rsidR="008778B3" w:rsidRDefault="008778B3" w:rsidP="00112A8C">
      <w:pPr>
        <w:spacing w:before="0"/>
      </w:pPr>
      <w:r>
        <w:separator/>
      </w:r>
    </w:p>
  </w:footnote>
  <w:footnote w:type="continuationSeparator" w:id="0">
    <w:p w14:paraId="7538E5B7" w14:textId="77777777" w:rsidR="008778B3" w:rsidRDefault="008778B3"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2923F"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D85F8E" w:rsidRPr="00D85F8E">
      <w:rPr>
        <w:rFonts w:cs="Arial"/>
        <w:b/>
        <w:i/>
        <w:caps/>
        <w:sz w:val="18"/>
        <w:szCs w:val="18"/>
      </w:rPr>
      <w:t>8 CCR 1204-11</w:t>
    </w:r>
  </w:p>
  <w:p w14:paraId="01413BB4" w14:textId="77777777" w:rsidR="000A5A5A" w:rsidRPr="000A5A5A" w:rsidRDefault="00D85F8E"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Markets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671521634">
    <w:abstractNumId w:val="9"/>
  </w:num>
  <w:num w:numId="2" w16cid:durableId="477768307">
    <w:abstractNumId w:val="7"/>
  </w:num>
  <w:num w:numId="3" w16cid:durableId="1128204422">
    <w:abstractNumId w:val="6"/>
  </w:num>
  <w:num w:numId="4" w16cid:durableId="616066330">
    <w:abstractNumId w:val="5"/>
  </w:num>
  <w:num w:numId="5" w16cid:durableId="1383019800">
    <w:abstractNumId w:val="4"/>
  </w:num>
  <w:num w:numId="6" w16cid:durableId="421922153">
    <w:abstractNumId w:val="8"/>
  </w:num>
  <w:num w:numId="7" w16cid:durableId="959990510">
    <w:abstractNumId w:val="3"/>
  </w:num>
  <w:num w:numId="8" w16cid:durableId="1361973763">
    <w:abstractNumId w:val="2"/>
  </w:num>
  <w:num w:numId="9" w16cid:durableId="964777380">
    <w:abstractNumId w:val="1"/>
  </w:num>
  <w:num w:numId="10" w16cid:durableId="12722763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rphy, Madison">
    <w15:presenceInfo w15:providerId="AD" w15:userId="S::madison.murphy@cda.state.co.us::6c639733-9956-4435-982d-7f12c7d11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A1"/>
    <w:rsid w:val="000117F5"/>
    <w:rsid w:val="00022017"/>
    <w:rsid w:val="000233CD"/>
    <w:rsid w:val="00052BCD"/>
    <w:rsid w:val="00055DA1"/>
    <w:rsid w:val="000832B4"/>
    <w:rsid w:val="000A5A5A"/>
    <w:rsid w:val="000A6B8D"/>
    <w:rsid w:val="000C4505"/>
    <w:rsid w:val="000D38A8"/>
    <w:rsid w:val="00112A8C"/>
    <w:rsid w:val="00136129"/>
    <w:rsid w:val="00152C44"/>
    <w:rsid w:val="001552DF"/>
    <w:rsid w:val="001655FA"/>
    <w:rsid w:val="0018020C"/>
    <w:rsid w:val="001B5B7A"/>
    <w:rsid w:val="001C2929"/>
    <w:rsid w:val="001E3BA2"/>
    <w:rsid w:val="0023592E"/>
    <w:rsid w:val="002451A9"/>
    <w:rsid w:val="00282EFC"/>
    <w:rsid w:val="00287C84"/>
    <w:rsid w:val="002D5FCF"/>
    <w:rsid w:val="003122CF"/>
    <w:rsid w:val="00356142"/>
    <w:rsid w:val="00362D18"/>
    <w:rsid w:val="003635C9"/>
    <w:rsid w:val="003800C9"/>
    <w:rsid w:val="003870A7"/>
    <w:rsid w:val="00396731"/>
    <w:rsid w:val="003B4420"/>
    <w:rsid w:val="003D2E68"/>
    <w:rsid w:val="003D78E1"/>
    <w:rsid w:val="003E4BAD"/>
    <w:rsid w:val="00411D95"/>
    <w:rsid w:val="00425C46"/>
    <w:rsid w:val="0043463A"/>
    <w:rsid w:val="004455B0"/>
    <w:rsid w:val="00446BEE"/>
    <w:rsid w:val="00451FCF"/>
    <w:rsid w:val="00472341"/>
    <w:rsid w:val="00475A8A"/>
    <w:rsid w:val="00490C9D"/>
    <w:rsid w:val="0049255B"/>
    <w:rsid w:val="00494E0F"/>
    <w:rsid w:val="004B4E93"/>
    <w:rsid w:val="004B5B08"/>
    <w:rsid w:val="004C175C"/>
    <w:rsid w:val="004F187C"/>
    <w:rsid w:val="004F3903"/>
    <w:rsid w:val="005016D5"/>
    <w:rsid w:val="00565958"/>
    <w:rsid w:val="00573E74"/>
    <w:rsid w:val="00594ADF"/>
    <w:rsid w:val="005A6154"/>
    <w:rsid w:val="005B362F"/>
    <w:rsid w:val="005B737F"/>
    <w:rsid w:val="005C47C6"/>
    <w:rsid w:val="005F22C8"/>
    <w:rsid w:val="005F2938"/>
    <w:rsid w:val="005F4E0E"/>
    <w:rsid w:val="005F5B6F"/>
    <w:rsid w:val="00612F7A"/>
    <w:rsid w:val="00614C5A"/>
    <w:rsid w:val="00665F03"/>
    <w:rsid w:val="006B2C89"/>
    <w:rsid w:val="006D6807"/>
    <w:rsid w:val="006E3111"/>
    <w:rsid w:val="00701EFE"/>
    <w:rsid w:val="00712DCF"/>
    <w:rsid w:val="00726C5A"/>
    <w:rsid w:val="007553E0"/>
    <w:rsid w:val="00762642"/>
    <w:rsid w:val="00762984"/>
    <w:rsid w:val="00770439"/>
    <w:rsid w:val="00776C65"/>
    <w:rsid w:val="0079673D"/>
    <w:rsid w:val="007B7EAE"/>
    <w:rsid w:val="007C1257"/>
    <w:rsid w:val="0080471E"/>
    <w:rsid w:val="00813186"/>
    <w:rsid w:val="00835BCB"/>
    <w:rsid w:val="00841C32"/>
    <w:rsid w:val="00876066"/>
    <w:rsid w:val="008778B3"/>
    <w:rsid w:val="008844EA"/>
    <w:rsid w:val="008A7FC9"/>
    <w:rsid w:val="008B3753"/>
    <w:rsid w:val="008D3194"/>
    <w:rsid w:val="008F7305"/>
    <w:rsid w:val="00935C51"/>
    <w:rsid w:val="00944001"/>
    <w:rsid w:val="009649D7"/>
    <w:rsid w:val="00971EA5"/>
    <w:rsid w:val="009A3DF6"/>
    <w:rsid w:val="009C40A7"/>
    <w:rsid w:val="009C7528"/>
    <w:rsid w:val="009E07A4"/>
    <w:rsid w:val="00A12C4D"/>
    <w:rsid w:val="00A21334"/>
    <w:rsid w:val="00A36541"/>
    <w:rsid w:val="00A44417"/>
    <w:rsid w:val="00A82182"/>
    <w:rsid w:val="00AB58A8"/>
    <w:rsid w:val="00AC0FC9"/>
    <w:rsid w:val="00B0153D"/>
    <w:rsid w:val="00B03E0F"/>
    <w:rsid w:val="00B11681"/>
    <w:rsid w:val="00B25468"/>
    <w:rsid w:val="00B46794"/>
    <w:rsid w:val="00B617A6"/>
    <w:rsid w:val="00B66BBF"/>
    <w:rsid w:val="00BF29F4"/>
    <w:rsid w:val="00C00DF4"/>
    <w:rsid w:val="00C21BE5"/>
    <w:rsid w:val="00C26191"/>
    <w:rsid w:val="00C333DB"/>
    <w:rsid w:val="00C57A37"/>
    <w:rsid w:val="00C83E15"/>
    <w:rsid w:val="00CB025C"/>
    <w:rsid w:val="00CC2DC9"/>
    <w:rsid w:val="00CD06F3"/>
    <w:rsid w:val="00D132C1"/>
    <w:rsid w:val="00D24BE5"/>
    <w:rsid w:val="00D311B0"/>
    <w:rsid w:val="00D42425"/>
    <w:rsid w:val="00D5642D"/>
    <w:rsid w:val="00D85F8E"/>
    <w:rsid w:val="00D92009"/>
    <w:rsid w:val="00DB075B"/>
    <w:rsid w:val="00DB4475"/>
    <w:rsid w:val="00DB4C27"/>
    <w:rsid w:val="00DC0D06"/>
    <w:rsid w:val="00DD27C7"/>
    <w:rsid w:val="00DE46A1"/>
    <w:rsid w:val="00DF0958"/>
    <w:rsid w:val="00E35F3C"/>
    <w:rsid w:val="00E5169E"/>
    <w:rsid w:val="00E57A0F"/>
    <w:rsid w:val="00E607A5"/>
    <w:rsid w:val="00EA12E4"/>
    <w:rsid w:val="00EC645C"/>
    <w:rsid w:val="00F01364"/>
    <w:rsid w:val="00F15902"/>
    <w:rsid w:val="00F944D6"/>
    <w:rsid w:val="00FA0DC4"/>
    <w:rsid w:val="00FB4E05"/>
    <w:rsid w:val="00FD0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2299D"/>
  <w15:chartTrackingRefBased/>
  <w15:docId w15:val="{4EBBEFB0-78AA-433A-86A6-5720F715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240"/>
    </w:pPr>
    <w:rPr>
      <w:rFonts w:ascii="Arial" w:hAnsi="Arial"/>
    </w:rPr>
  </w:style>
  <w:style w:type="paragraph" w:styleId="Heading1">
    <w:name w:val="heading 1"/>
    <w:basedOn w:val="Normal"/>
    <w:next w:val="Normal"/>
    <w:qFormat/>
    <w:pPr>
      <w:keepNext/>
      <w:spacing w:after="60"/>
      <w:outlineLvl w:val="0"/>
    </w:pPr>
    <w:rPr>
      <w:b/>
      <w:bCs/>
      <w:kern w:val="32"/>
      <w:sz w:val="32"/>
      <w:szCs w:val="32"/>
    </w:rPr>
  </w:style>
  <w:style w:type="paragraph" w:styleId="Heading2">
    <w:name w:val="heading 2"/>
    <w:basedOn w:val="Normal"/>
    <w:next w:val="Normal"/>
    <w:qFormat/>
    <w:pPr>
      <w:keepNext/>
      <w:spacing w:after="60"/>
      <w:outlineLvl w:val="1"/>
    </w:pPr>
    <w:rPr>
      <w:b/>
      <w:bCs/>
      <w:i/>
      <w:iCs/>
      <w:sz w:val="28"/>
      <w:szCs w:val="28"/>
    </w:rPr>
  </w:style>
  <w:style w:type="paragraph" w:styleId="Heading3">
    <w:name w:val="heading 3"/>
    <w:basedOn w:val="Normal"/>
    <w:next w:val="Normal"/>
    <w:qFormat/>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EA12E4"/>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0153D"/>
    <w:pPr>
      <w:outlineLvl w:val="1"/>
    </w:pPr>
  </w:style>
  <w:style w:type="paragraph" w:customStyle="1" w:styleId="par1">
    <w:name w:val="par1"/>
    <w:basedOn w:val="Normal"/>
    <w:rsid w:val="004F3903"/>
    <w:pPr>
      <w:tabs>
        <w:tab w:val="left" w:pos="720"/>
        <w:tab w:val="left" w:pos="1440"/>
        <w:tab w:val="left" w:pos="2160"/>
      </w:tabs>
      <w:ind w:left="720" w:hanging="720"/>
    </w:pPr>
    <w:rPr>
      <w:szCs w:val="24"/>
    </w:rPr>
  </w:style>
  <w:style w:type="paragraph" w:customStyle="1" w:styleId="cp">
    <w:name w:val="cp"/>
    <w:basedOn w:val="Normal"/>
    <w:pPr>
      <w:jc w:val="center"/>
    </w:pPr>
  </w:style>
  <w:style w:type="paragraph" w:customStyle="1" w:styleId="par2">
    <w:name w:val="par2"/>
    <w:basedOn w:val="par1"/>
    <w:pPr>
      <w:ind w:left="1440"/>
    </w:pPr>
  </w:style>
  <w:style w:type="paragraph" w:customStyle="1" w:styleId="upar2">
    <w:name w:val="upar2"/>
    <w:basedOn w:val="upar1"/>
    <w:rsid w:val="00835BCB"/>
    <w:pPr>
      <w:ind w:left="720"/>
    </w:pPr>
    <w:rPr>
      <w:szCs w:val="24"/>
    </w:rPr>
  </w:style>
  <w:style w:type="paragraph" w:customStyle="1" w:styleId="upar1">
    <w:name w:val="upar1"/>
    <w:basedOn w:val="Normal"/>
    <w:rsid w:val="00C333DB"/>
    <w:pPr>
      <w:tabs>
        <w:tab w:val="left" w:pos="720"/>
        <w:tab w:val="left" w:pos="1440"/>
      </w:tabs>
    </w:pPr>
    <w:rPr>
      <w:rFonts w:cs="Arial"/>
    </w:rPr>
  </w:style>
  <w:style w:type="paragraph" w:customStyle="1" w:styleId="upar3">
    <w:name w:val="upar3"/>
    <w:basedOn w:val="upar1"/>
    <w:pPr>
      <w:ind w:left="1440"/>
    </w:pPr>
  </w:style>
  <w:style w:type="paragraph" w:customStyle="1" w:styleId="Title3">
    <w:name w:val="Title3"/>
    <w:basedOn w:val="Title2"/>
    <w:autoRedefine/>
    <w:rsid w:val="00EA12E4"/>
    <w:pPr>
      <w:outlineLvl w:val="2"/>
    </w:pPr>
  </w:style>
  <w:style w:type="paragraph" w:customStyle="1" w:styleId="Title4">
    <w:name w:val="Title4"/>
    <w:basedOn w:val="Title2"/>
    <w:autoRedefine/>
    <w:rsid w:val="00EA12E4"/>
    <w:pPr>
      <w:outlineLvl w:val="3"/>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pacing w:before="120"/>
    </w:pPr>
    <w:rPr>
      <w:sz w:val="16"/>
      <w:szCs w:val="16"/>
    </w:rPr>
  </w:style>
  <w:style w:type="paragraph" w:styleId="Header">
    <w:name w:val="header"/>
    <w:basedOn w:val="Normal"/>
    <w:link w:val="HeaderChar"/>
    <w:rsid w:val="00112A8C"/>
    <w:pPr>
      <w:tabs>
        <w:tab w:val="center" w:pos="4680"/>
        <w:tab w:val="right" w:pos="9360"/>
      </w:tabs>
    </w:pPr>
  </w:style>
  <w:style w:type="character" w:customStyle="1" w:styleId="HeaderChar">
    <w:name w:val="Header Char"/>
    <w:link w:val="Header"/>
    <w:rsid w:val="00112A8C"/>
    <w:rPr>
      <w:rFonts w:ascii="Arial" w:hAnsi="Arial"/>
    </w:rPr>
  </w:style>
  <w:style w:type="paragraph" w:styleId="Footer">
    <w:name w:val="footer"/>
    <w:basedOn w:val="Normal"/>
    <w:link w:val="FooterChar"/>
    <w:rsid w:val="00112A8C"/>
    <w:pPr>
      <w:tabs>
        <w:tab w:val="center" w:pos="4680"/>
        <w:tab w:val="right" w:pos="9360"/>
      </w:tabs>
    </w:pPr>
  </w:style>
  <w:style w:type="character" w:customStyle="1" w:styleId="FooterChar">
    <w:name w:val="Footer Char"/>
    <w:link w:val="Footer"/>
    <w:rsid w:val="00112A8C"/>
    <w:rPr>
      <w:rFonts w:ascii="Arial" w:hAnsi="Arial"/>
    </w:rPr>
  </w:style>
  <w:style w:type="paragraph" w:styleId="Revision">
    <w:name w:val="Revision"/>
    <w:hidden/>
    <w:uiPriority w:val="99"/>
    <w:semiHidden/>
    <w:rsid w:val="004B4E93"/>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65</TotalTime>
  <Pages>13</Pages>
  <Words>4095</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CDOS</dc:creator>
  <cp:keywords/>
  <cp:lastModifiedBy>Murphy, Madison</cp:lastModifiedBy>
  <cp:revision>41</cp:revision>
  <cp:lastPrinted>2005-09-01T21:35:00Z</cp:lastPrinted>
  <dcterms:created xsi:type="dcterms:W3CDTF">2026-09-04T23:26:00Z</dcterms:created>
  <dcterms:modified xsi:type="dcterms:W3CDTF">2026-09-08T16:14:00Z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2024-08-14T22:37:51Z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4b785bae-f3d8-49f9-a7cb-a79e7d16b9a7</vt:lpwstr>
  </property>
  <property fmtid="{D5CDD505-2E9C-101B-9397-08002B2CF9AE}" pid="8" name="MSIP_Label_59e4beaa-c4ba-4ea9-a1f4-4e52626a3d73_ContentBits">
    <vt:lpwstr>0</vt:lpwstr>
  </property>
  <property fmtid="{D5CDD505-2E9C-101B-9397-08002B2CF9AE}" pid="9" name="GrammarlyDocumentId">
    <vt:lpwstr>ceb98e04-b46c-4a19-91a3-66c8bd65ee7b</vt:lpwstr>
  </property>
</Properties>
</file>