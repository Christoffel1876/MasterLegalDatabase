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1BD3" w14:textId="5DE73D6F" w:rsidR="004A59AF" w:rsidRPr="003C288A" w:rsidRDefault="004A59AF" w:rsidP="003C288A">
      <w:pPr>
        <w:pStyle w:val="upar1"/>
        <w:spacing w:before="0"/>
        <w:jc w:val="right"/>
        <w:rPr>
          <w:b/>
          <w:bCs/>
        </w:rPr>
      </w:pPr>
      <w:r>
        <w:rPr>
          <w:b/>
        </w:rPr>
        <w:tab/>
      </w:r>
      <w:r>
        <w:rPr>
          <w:b/>
        </w:rPr>
        <w:tab/>
      </w:r>
      <w:r w:rsidR="0066267D">
        <w:rPr>
          <w:b/>
        </w:rPr>
        <w:t xml:space="preserve">DORA </w:t>
      </w:r>
      <w:r w:rsidR="00CA67EA" w:rsidRPr="00AA1AE2">
        <w:rPr>
          <w:b/>
          <w:bCs/>
          <w:lang w:val="en-US"/>
        </w:rPr>
        <w:t>07/</w:t>
      </w:r>
      <w:r w:rsidR="00707892">
        <w:rPr>
          <w:b/>
          <w:bCs/>
          <w:lang w:val="en-US"/>
        </w:rPr>
        <w:t>31</w:t>
      </w:r>
      <w:r w:rsidR="00CA67EA" w:rsidRPr="00AA1AE2">
        <w:rPr>
          <w:b/>
          <w:bCs/>
          <w:lang w:val="en-US"/>
        </w:rPr>
        <w:t>/2026</w:t>
      </w:r>
    </w:p>
    <w:p w14:paraId="68784ADC" w14:textId="77777777" w:rsidR="004A59AF" w:rsidRDefault="004A59AF" w:rsidP="00426DF3">
      <w:pPr>
        <w:pStyle w:val="upar1"/>
        <w:spacing w:before="0"/>
        <w:jc w:val="center"/>
        <w:rPr>
          <w:b/>
        </w:rPr>
      </w:pPr>
    </w:p>
    <w:p w14:paraId="7C83E02E" w14:textId="285B0A08" w:rsidR="005F6987" w:rsidRPr="00426DF3" w:rsidRDefault="0066267D" w:rsidP="003E3604">
      <w:pPr>
        <w:pStyle w:val="Heading1"/>
      </w:pPr>
      <w:r>
        <w:t xml:space="preserve">FINAL REGULATIONS - </w:t>
      </w:r>
      <w:r w:rsidR="005F6987" w:rsidRPr="00426DF3">
        <w:t xml:space="preserve">CHAPTER </w:t>
      </w:r>
      <w:r w:rsidR="005F6987">
        <w:t>P-</w:t>
      </w:r>
      <w:r w:rsidR="005F6987" w:rsidRPr="00426DF3">
        <w:t>1 - PARKS AND OUTDOOR RECREATION LANDS</w:t>
      </w:r>
    </w:p>
    <w:p w14:paraId="6A3C4C8E" w14:textId="77777777" w:rsidR="00FD0491" w:rsidRPr="00EF518B" w:rsidRDefault="00FD0491" w:rsidP="003E3604">
      <w:pPr>
        <w:pStyle w:val="Heading2"/>
      </w:pPr>
      <w:bookmarkStart w:id="0" w:name="_Toc183098440"/>
      <w:r w:rsidRPr="00EF518B">
        <w:t xml:space="preserve">ARTICLE I - </w:t>
      </w:r>
      <w:r w:rsidR="00C42330" w:rsidRPr="00EF518B">
        <w:t xml:space="preserve">General </w:t>
      </w:r>
      <w:r w:rsidR="00C42330" w:rsidRPr="003E3604">
        <w:t>Provisions</w:t>
      </w:r>
      <w:r w:rsidR="00C42330" w:rsidRPr="00EF518B">
        <w:t xml:space="preserve"> Applicable To All Parks and Outdoor Recreation Lands and Waters</w:t>
      </w:r>
      <w:bookmarkEnd w:id="0"/>
    </w:p>
    <w:p w14:paraId="2651C991" w14:textId="77777777" w:rsidR="00453BB6" w:rsidRPr="00C42330" w:rsidRDefault="00C42330" w:rsidP="003E3604">
      <w:pPr>
        <w:pStyle w:val="Heading3"/>
      </w:pPr>
      <w:bookmarkStart w:id="1" w:name="_Toc183098441"/>
      <w:bookmarkStart w:id="2" w:name="N100"/>
      <w:bookmarkStart w:id="3" w:name="N101"/>
      <w:r w:rsidRPr="00C42330">
        <w:t xml:space="preserve"># 100 - Parks and </w:t>
      </w:r>
      <w:r w:rsidRPr="003E3604">
        <w:t>Outdoor</w:t>
      </w:r>
      <w:r w:rsidRPr="00C42330">
        <w:t xml:space="preserve"> Recreation Lands</w:t>
      </w:r>
      <w:bookmarkEnd w:id="1"/>
    </w:p>
    <w:bookmarkEnd w:id="2"/>
    <w:p w14:paraId="4A753D26" w14:textId="6C61F102" w:rsidR="00453BB6" w:rsidRPr="00760AC1" w:rsidRDefault="00846CE6" w:rsidP="003E3604">
      <w:pPr>
        <w:pStyle w:val="Heading3"/>
      </w:pPr>
      <w:r w:rsidRPr="00760AC1">
        <w:t xml:space="preserve">Park-Specific Restrictions </w:t>
      </w:r>
    </w:p>
    <w:p w14:paraId="0EB7BD1D" w14:textId="77777777" w:rsidR="00453BB6" w:rsidRPr="006F73E7" w:rsidRDefault="00453BB6" w:rsidP="00235918">
      <w:pPr>
        <w:pStyle w:val="ListParagraph"/>
        <w:numPr>
          <w:ilvl w:val="0"/>
          <w:numId w:val="7"/>
        </w:numPr>
        <w:tabs>
          <w:tab w:val="left" w:pos="720"/>
          <w:tab w:val="left" w:pos="1440"/>
          <w:tab w:val="left" w:pos="2160"/>
        </w:tabs>
        <w:spacing w:after="240"/>
        <w:contextualSpacing w:val="0"/>
        <w:rPr>
          <w:b/>
          <w:bCs/>
        </w:rPr>
      </w:pPr>
      <w:r w:rsidRPr="006F73E7">
        <w:rPr>
          <w:b/>
          <w:bCs/>
        </w:rPr>
        <w:t>In addition to the general land and water regulations, the following restrictions shall also apply:</w:t>
      </w:r>
    </w:p>
    <w:p w14:paraId="39DEC100" w14:textId="77777777" w:rsidR="00453BB6" w:rsidRPr="0058724D" w:rsidRDefault="00453BB6" w:rsidP="00811952">
      <w:pPr>
        <w:pStyle w:val="ListParagraph"/>
        <w:numPr>
          <w:ilvl w:val="1"/>
          <w:numId w:val="7"/>
        </w:numPr>
        <w:tabs>
          <w:tab w:val="left" w:pos="720"/>
          <w:tab w:val="left" w:pos="1440"/>
          <w:tab w:val="left" w:pos="2160"/>
        </w:tabs>
        <w:ind w:left="1080" w:hanging="360"/>
        <w:outlineLvl w:val="3"/>
        <w:rPr>
          <w:b/>
          <w:u w:val="single"/>
        </w:rPr>
      </w:pPr>
      <w:r w:rsidRPr="0058724D">
        <w:rPr>
          <w:b/>
          <w:u w:val="single"/>
        </w:rPr>
        <w:t>Arkansas Headwaters Recreation Area</w:t>
      </w:r>
    </w:p>
    <w:p w14:paraId="319EF112"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Except in established campgrounds where toilet facilities are provided, all overnight campers must provide and use a portable toilet device capable of carrying human waste out of the Arkansas Headwaters Recreation Area. Contents of the portable toilet must be emptied in compliance with law and may not be deposited within the Arkansas Headwaters Recreation Area, unless at a facility specifically designated by the Arkansas Headwaters Recreation Area.</w:t>
      </w:r>
    </w:p>
    <w:p w14:paraId="399311BC" w14:textId="3276F49C"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Building or tending fires is allowed pursuant to regulation # 100b.7., except at the Arkansas Headwaters Recreation Area fire containers must have at least a </w:t>
      </w:r>
      <w:r w:rsidR="00BB6645" w:rsidRPr="00760AC1">
        <w:t>two-inch</w:t>
      </w:r>
      <w:r w:rsidRPr="00760AC1">
        <w:t xml:space="preserve"> rigid side. Fire containers must be elevated up off the ground.</w:t>
      </w:r>
    </w:p>
    <w:p w14:paraId="5A1C3D1A"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 xml:space="preserve">Swimming is permitted in the Arkansas River from the confluence of the East Fork/Lake Fork of </w:t>
      </w:r>
      <w:proofErr w:type="gramStart"/>
      <w:r w:rsidRPr="00760AC1">
        <w:t>the Arkansas</w:t>
      </w:r>
      <w:proofErr w:type="gramEnd"/>
      <w:r w:rsidRPr="00760AC1">
        <w:t xml:space="preserve"> within the boundaries of the Arkansas Headwaters Recreation Area. All </w:t>
      </w:r>
      <w:proofErr w:type="gramStart"/>
      <w:r w:rsidRPr="00760AC1">
        <w:t>persons</w:t>
      </w:r>
      <w:proofErr w:type="gramEnd"/>
      <w:r w:rsidRPr="00760AC1">
        <w:t xml:space="preserve"> swimming within designated whitewater parks and all persons under the age of 13 swimming anywhere in the Arkansas River within the Arkansas Headwaters Recreation Area must wear a properly fitting U.S. Coast Guard approved wearable personal flotation device. </w:t>
      </w:r>
    </w:p>
    <w:p w14:paraId="0860E63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No motorboats shall be permitted on the Arkansas River from the confluence of the East Fork/Lake Fork of the Arkansas to the west end of Pueblo Reservoir.</w:t>
      </w:r>
    </w:p>
    <w:p w14:paraId="086B8DD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Innertubes, air mattresses, and similar devices are permitted on the Arkansas River from the confluence of the East Fork/Lake Fork of the Arkansas within the boundaries of the Arkansas Headwaters Recreation Area. All occupants of these devices must wear a U.S. Coast Guard approved wearable personal flotation device.</w:t>
      </w:r>
    </w:p>
    <w:p w14:paraId="212C3E41" w14:textId="77777777" w:rsidR="00453BB6" w:rsidRPr="00760AC1" w:rsidRDefault="00453BB6" w:rsidP="00811952">
      <w:pPr>
        <w:pStyle w:val="ListParagraph"/>
        <w:numPr>
          <w:ilvl w:val="2"/>
          <w:numId w:val="7"/>
        </w:numPr>
        <w:tabs>
          <w:tab w:val="left" w:pos="720"/>
          <w:tab w:val="left" w:pos="1440"/>
        </w:tabs>
        <w:spacing w:before="0"/>
        <w:ind w:left="1440" w:hanging="360"/>
      </w:pPr>
      <w:r w:rsidRPr="00760AC1">
        <w:t>During any hunting season all year, lawful methods of hunting may be used in areas not prohibiting such use.</w:t>
      </w:r>
    </w:p>
    <w:p w14:paraId="395D0759" w14:textId="77777777" w:rsidR="00453BB6" w:rsidRPr="00760AC1" w:rsidRDefault="00453BB6" w:rsidP="00811952">
      <w:pPr>
        <w:pStyle w:val="ListParagraph"/>
        <w:numPr>
          <w:ilvl w:val="2"/>
          <w:numId w:val="7"/>
        </w:numPr>
        <w:tabs>
          <w:tab w:val="left" w:pos="720"/>
          <w:tab w:val="left" w:pos="1440"/>
        </w:tabs>
        <w:spacing w:before="0" w:after="240"/>
        <w:ind w:left="1440" w:hanging="360"/>
        <w:contextualSpacing w:val="0"/>
      </w:pPr>
      <w:r w:rsidRPr="00760AC1">
        <w:t xml:space="preserve">Recreational gold mining within the Arkansas Headwaters Recreation Area is allowed, except </w:t>
      </w:r>
      <w:proofErr w:type="gramStart"/>
      <w:r w:rsidRPr="00760AC1">
        <w:t>where</w:t>
      </w:r>
      <w:proofErr w:type="gramEnd"/>
      <w:r w:rsidRPr="00760AC1">
        <w:t xml:space="preserve"> prohibited as indicated by posted signs.</w:t>
      </w:r>
    </w:p>
    <w:p w14:paraId="40EFC2F7"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Barr Lake State Park</w:t>
      </w:r>
    </w:p>
    <w:p w14:paraId="49174B3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dogs or other pets shall be permitted in the wildlife refuge area.</w:t>
      </w:r>
    </w:p>
    <w:p w14:paraId="1DAD030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designated trails and boardwalks in the wildlife refuge area.</w:t>
      </w:r>
    </w:p>
    <w:p w14:paraId="115AD88D"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No fishing or boating shall be permitted in the wildlife refuge area.</w:t>
      </w:r>
    </w:p>
    <w:p w14:paraId="65324FFE"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Visitors shall be required to remain on the designated trails on Barr Lake Dam.</w:t>
      </w:r>
    </w:p>
    <w:p w14:paraId="5633BB0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 xml:space="preserve">No horses shall be permitted on </w:t>
      </w:r>
      <w:proofErr w:type="gramStart"/>
      <w:r w:rsidRPr="00760AC1">
        <w:t>the Barr</w:t>
      </w:r>
      <w:proofErr w:type="gramEnd"/>
      <w:r w:rsidRPr="00760AC1">
        <w:t xml:space="preserve"> Lake Dam.</w:t>
      </w:r>
    </w:p>
    <w:p w14:paraId="199A1F9C"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hand-propelled craft, sailboats and boats with electric trolling motors or gasoline motors of 10 horsepower or less shall be permitted.</w:t>
      </w:r>
    </w:p>
    <w:p w14:paraId="48BB5C05"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Only shotguns loaded with birdshot may be used for waterfowl hunting during the regular waterfowl hunting seasons, in the areas and at the times posted.</w:t>
      </w:r>
    </w:p>
    <w:p w14:paraId="56C5F612"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t>Shotguns loaded with birdshot may also be used for dove hunting in the areas and at the times posted.</w:t>
      </w:r>
    </w:p>
    <w:p w14:paraId="037DEA9B" w14:textId="77777777" w:rsidR="00453BB6" w:rsidRPr="00760AC1" w:rsidRDefault="00453BB6" w:rsidP="00811952">
      <w:pPr>
        <w:pStyle w:val="ListParagraph"/>
        <w:numPr>
          <w:ilvl w:val="1"/>
          <w:numId w:val="9"/>
        </w:numPr>
        <w:tabs>
          <w:tab w:val="left" w:pos="720"/>
          <w:tab w:val="left" w:pos="1440"/>
          <w:tab w:val="left" w:pos="4050"/>
        </w:tabs>
        <w:spacing w:before="0"/>
        <w:ind w:left="1440" w:hanging="360"/>
      </w:pPr>
      <w:r w:rsidRPr="00760AC1">
        <w:lastRenderedPageBreak/>
        <w:t>All hunters must register prior to beginning hunting and check out at the conclusion of hunting, at the hunter registration area.</w:t>
      </w:r>
    </w:p>
    <w:p w14:paraId="109DFC86" w14:textId="77777777" w:rsidR="00453BB6" w:rsidRPr="00760AC1" w:rsidRDefault="00453BB6" w:rsidP="00811952">
      <w:pPr>
        <w:pStyle w:val="ListParagraph"/>
        <w:numPr>
          <w:ilvl w:val="1"/>
          <w:numId w:val="9"/>
        </w:numPr>
        <w:tabs>
          <w:tab w:val="left" w:pos="720"/>
          <w:tab w:val="left" w:pos="1440"/>
          <w:tab w:val="left" w:pos="4050"/>
        </w:tabs>
        <w:spacing w:before="0" w:after="240"/>
        <w:ind w:left="1440" w:hanging="360"/>
        <w:contextualSpacing w:val="0"/>
      </w:pPr>
      <w:r w:rsidRPr="00760AC1">
        <w:t>Swimming is prohibited.</w:t>
      </w:r>
    </w:p>
    <w:p w14:paraId="17ED6DB5" w14:textId="77777777" w:rsidR="00453BB6" w:rsidRPr="00811952" w:rsidRDefault="00453BB6" w:rsidP="00811952">
      <w:pPr>
        <w:pStyle w:val="ListParagraph"/>
        <w:numPr>
          <w:ilvl w:val="1"/>
          <w:numId w:val="7"/>
        </w:numPr>
        <w:tabs>
          <w:tab w:val="left" w:pos="720"/>
          <w:tab w:val="left" w:pos="2160"/>
        </w:tabs>
        <w:ind w:left="1080" w:hanging="360"/>
        <w:outlineLvl w:val="3"/>
        <w:rPr>
          <w:b/>
          <w:u w:val="single"/>
        </w:rPr>
      </w:pPr>
      <w:r w:rsidRPr="00811952">
        <w:rPr>
          <w:b/>
          <w:u w:val="single"/>
        </w:rPr>
        <w:t>Boyd Lake State Park</w:t>
      </w:r>
    </w:p>
    <w:p w14:paraId="0A96881B" w14:textId="77777777" w:rsidR="00453BB6" w:rsidRPr="00760AC1" w:rsidRDefault="00453BB6" w:rsidP="00811952">
      <w:pPr>
        <w:pStyle w:val="ListParagraph"/>
        <w:numPr>
          <w:ilvl w:val="0"/>
          <w:numId w:val="10"/>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4BF034FF" w14:textId="77777777" w:rsidR="00453BB6" w:rsidRPr="00811952" w:rsidRDefault="00453BB6" w:rsidP="00811952">
      <w:pPr>
        <w:pStyle w:val="ListParagraph"/>
        <w:numPr>
          <w:ilvl w:val="1"/>
          <w:numId w:val="7"/>
        </w:numPr>
        <w:tabs>
          <w:tab w:val="left" w:pos="720"/>
          <w:tab w:val="left" w:pos="1440"/>
          <w:tab w:val="left" w:pos="2160"/>
        </w:tabs>
        <w:ind w:left="1080" w:hanging="360"/>
        <w:outlineLvl w:val="3"/>
        <w:rPr>
          <w:b/>
          <w:u w:val="single"/>
        </w:rPr>
      </w:pPr>
      <w:r w:rsidRPr="00811952">
        <w:rPr>
          <w:b/>
          <w:u w:val="single"/>
        </w:rPr>
        <w:t>Cameo Shooting and Education Complex</w:t>
      </w:r>
    </w:p>
    <w:p w14:paraId="592DF586" w14:textId="2FA314B6" w:rsidR="00453BB6" w:rsidRPr="00235918" w:rsidRDefault="00453BB6" w:rsidP="00235918">
      <w:pPr>
        <w:pStyle w:val="ListParagraph"/>
        <w:numPr>
          <w:ilvl w:val="0"/>
          <w:numId w:val="11"/>
        </w:numPr>
        <w:tabs>
          <w:tab w:val="left" w:pos="720"/>
          <w:tab w:val="left" w:pos="1440"/>
        </w:tabs>
        <w:spacing w:before="0"/>
        <w:ind w:left="1440" w:hanging="360"/>
        <w:rPr>
          <w:bCs/>
        </w:rPr>
      </w:pPr>
      <w:r w:rsidRPr="00760AC1">
        <w:t xml:space="preserve">Public access is allowed only </w:t>
      </w:r>
      <w:del w:id="4" w:author="Hernandez, Hilary" w:date="2026-05-26T13:51:00Z">
        <w:r w:rsidR="00235918" w:rsidRPr="00235918" w:rsidDel="00F346F4">
          <w:rPr>
            <w:bCs/>
          </w:rPr>
          <w:delText>from sunrise to sunset, except as otherwise</w:delText>
        </w:r>
      </w:del>
      <w:ins w:id="5" w:author="Hernandez, Hilary" w:date="2026-05-26T13:51:00Z">
        <w:r w:rsidR="00235918" w:rsidRPr="00235918">
          <w:rPr>
            <w:bCs/>
          </w:rPr>
          <w:t>during posted business hours</w:t>
        </w:r>
      </w:ins>
      <w:ins w:id="6" w:author="Hernandez, Hilary" w:date="2026-06-23T11:04:00Z">
        <w:r w:rsidR="00235918" w:rsidRPr="00235918">
          <w:rPr>
            <w:bCs/>
          </w:rPr>
          <w:t>.</w:t>
        </w:r>
      </w:ins>
      <w:ins w:id="7" w:author="Hernandez, Hilary" w:date="2026-05-26T13:51:00Z">
        <w:r w:rsidR="00235918" w:rsidRPr="00235918">
          <w:rPr>
            <w:bCs/>
          </w:rPr>
          <w:t xml:space="preserve"> </w:t>
        </w:r>
      </w:ins>
      <w:del w:id="8" w:author="Hernandez, Hilary" w:date="2026-06-23T11:05:00Z">
        <w:r w:rsidR="00235918" w:rsidRPr="00235918" w:rsidDel="00C770A5">
          <w:rPr>
            <w:bCs/>
          </w:rPr>
          <w:delText xml:space="preserve"> authorized by an approved Commercial Use Permit.</w:delText>
        </w:r>
      </w:del>
      <w:r w:rsidRPr="00760AC1">
        <w:t xml:space="preserve"> </w:t>
      </w:r>
    </w:p>
    <w:p w14:paraId="5330FC2E"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fires may be prohibited, as posted, to comply with current burn restrictions. </w:t>
      </w:r>
    </w:p>
    <w:p w14:paraId="19475D2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Camping is prohibited, except when authorized by an approved Commercial Use Permit, and then only allowed in areas specifically designated on the permit. </w:t>
      </w:r>
    </w:p>
    <w:p w14:paraId="61CCB4D2" w14:textId="276F05E0" w:rsidR="00453BB6" w:rsidRPr="00760AC1" w:rsidRDefault="00235918" w:rsidP="00983A45">
      <w:pPr>
        <w:pStyle w:val="ListParagraph"/>
        <w:numPr>
          <w:ilvl w:val="0"/>
          <w:numId w:val="11"/>
        </w:numPr>
        <w:tabs>
          <w:tab w:val="left" w:pos="720"/>
          <w:tab w:val="left" w:pos="1440"/>
        </w:tabs>
        <w:spacing w:before="0"/>
        <w:ind w:left="1440" w:hanging="360"/>
      </w:pPr>
      <w:del w:id="9" w:author="Hernandez, Hilary" w:date="2026-05-26T13:51:00Z">
        <w:r w:rsidRPr="00235918" w:rsidDel="00F346F4">
          <w:rPr>
            <w:bCs/>
          </w:rPr>
          <w:delText>Dogs are prohibited outside of vehicles, unless specifically authorized by an approved Commercial Use Permit, and then only allowed in areas specifically designated on the permit.</w:delText>
        </w:r>
      </w:del>
      <w:ins w:id="10" w:author="Hernandez, Hilary" w:date="2026-06-23T11:05:00Z">
        <w:r w:rsidRPr="00235918">
          <w:rPr>
            <w:bCs/>
          </w:rPr>
          <w:t>D</w:t>
        </w:r>
      </w:ins>
      <w:ins w:id="11" w:author="Hernandez, Hilary" w:date="2026-05-26T13:51:00Z">
        <w:r w:rsidRPr="00235918">
          <w:rPr>
            <w:bCs/>
          </w:rPr>
          <w:t>ogs or other pets are p</w:t>
        </w:r>
      </w:ins>
      <w:ins w:id="12" w:author="Hernandez, Hilary" w:date="2026-06-23T11:05:00Z">
        <w:r w:rsidRPr="00235918">
          <w:rPr>
            <w:bCs/>
          </w:rPr>
          <w:t>rohibited</w:t>
        </w:r>
      </w:ins>
      <w:r w:rsidR="00453BB6" w:rsidRPr="00760AC1">
        <w:t xml:space="preserve">. </w:t>
      </w:r>
    </w:p>
    <w:p w14:paraId="0541C378"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Hunting is prohibited, except in </w:t>
      </w:r>
      <w:proofErr w:type="gramStart"/>
      <w:r w:rsidRPr="00760AC1">
        <w:t>the area</w:t>
      </w:r>
      <w:proofErr w:type="gramEnd"/>
      <w:r w:rsidRPr="00760AC1">
        <w:t xml:space="preserve"> north of, and no closer than 100 yards of, the Coal Canyon Main Canyon Divide.  </w:t>
      </w:r>
    </w:p>
    <w:p w14:paraId="46F48AA4"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 xml:space="preserve">All persons must adhere to range safety rules, as posted. </w:t>
      </w:r>
    </w:p>
    <w:p w14:paraId="2E778A53" w14:textId="77777777" w:rsidR="00453BB6" w:rsidRPr="00760AC1" w:rsidRDefault="00453BB6" w:rsidP="00983A45">
      <w:pPr>
        <w:pStyle w:val="ListParagraph"/>
        <w:numPr>
          <w:ilvl w:val="0"/>
          <w:numId w:val="11"/>
        </w:numPr>
        <w:tabs>
          <w:tab w:val="left" w:pos="720"/>
          <w:tab w:val="left" w:pos="1440"/>
        </w:tabs>
        <w:spacing w:before="0"/>
        <w:ind w:left="1440" w:hanging="360"/>
      </w:pPr>
      <w:r w:rsidRPr="00760AC1">
        <w:t>The possession of marijuana is prohibited.</w:t>
      </w:r>
    </w:p>
    <w:p w14:paraId="3B025656" w14:textId="6398DF30" w:rsidR="00453BB6" w:rsidRPr="00760AC1" w:rsidRDefault="00235918" w:rsidP="00983A45">
      <w:pPr>
        <w:pStyle w:val="ListParagraph"/>
        <w:numPr>
          <w:ilvl w:val="0"/>
          <w:numId w:val="11"/>
        </w:numPr>
        <w:tabs>
          <w:tab w:val="left" w:pos="720"/>
          <w:tab w:val="left" w:pos="1440"/>
        </w:tabs>
        <w:spacing w:before="0" w:after="240"/>
        <w:ind w:left="1440" w:hanging="360"/>
        <w:contextualSpacing w:val="0"/>
      </w:pPr>
      <w:r w:rsidRPr="00235918">
        <w:rPr>
          <w:bCs/>
        </w:rPr>
        <w:t>Biking</w:t>
      </w:r>
      <w:ins w:id="13" w:author="Hernandez, Hilary" w:date="2026-06-23T10:24:00Z">
        <w:r w:rsidRPr="00235918">
          <w:rPr>
            <w:bCs/>
          </w:rPr>
          <w:t xml:space="preserve"> and hiki</w:t>
        </w:r>
      </w:ins>
      <w:ins w:id="14" w:author="Hernandez, Hilary" w:date="2026-06-23T10:25:00Z">
        <w:r w:rsidRPr="00235918">
          <w:rPr>
            <w:bCs/>
          </w:rPr>
          <w:t xml:space="preserve">ng </w:t>
        </w:r>
      </w:ins>
      <w:r w:rsidR="00BB6645" w:rsidRPr="00235918">
        <w:rPr>
          <w:bCs/>
        </w:rPr>
        <w:t>are</w:t>
      </w:r>
      <w:ins w:id="15" w:author="Hernandez, Hilary" w:date="2026-06-23T10:25:00Z">
        <w:r w:rsidRPr="00235918">
          <w:rPr>
            <w:bCs/>
          </w:rPr>
          <w:t xml:space="preserve"> prohibited</w:t>
        </w:r>
      </w:ins>
      <w:del w:id="16" w:author="Hernandez, Hilary" w:date="2026-06-23T10:25:00Z">
        <w:r w:rsidRPr="00235918" w:rsidDel="002154E6">
          <w:rPr>
            <w:bCs/>
          </w:rPr>
          <w:delText xml:space="preserve"> is allowed in designated areas only</w:delText>
        </w:r>
      </w:del>
      <w:del w:id="17" w:author="Hernandez, Hilary" w:date="2026-06-03T10:30:00Z">
        <w:r w:rsidRPr="00235918" w:rsidDel="001078F5">
          <w:rPr>
            <w:bCs/>
          </w:rPr>
          <w:delText>, as posted</w:delText>
        </w:r>
      </w:del>
      <w:r w:rsidR="00453BB6" w:rsidRPr="00760AC1">
        <w:t xml:space="preserve">. </w:t>
      </w:r>
    </w:p>
    <w:p w14:paraId="63B7065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Castlewood Canyon State Park</w:t>
      </w:r>
    </w:p>
    <w:p w14:paraId="7F7A52E6"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dogs or other pets shall be permitted in the East Canyon area.</w:t>
      </w:r>
    </w:p>
    <w:p w14:paraId="12CB3CF7"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No horses shall be permitted in the East Canyon area.</w:t>
      </w:r>
    </w:p>
    <w:p w14:paraId="19EE8981" w14:textId="77777777" w:rsidR="00453BB6" w:rsidRPr="00760AC1" w:rsidRDefault="00453BB6" w:rsidP="00983A45">
      <w:pPr>
        <w:pStyle w:val="ListParagraph"/>
        <w:numPr>
          <w:ilvl w:val="0"/>
          <w:numId w:val="12"/>
        </w:numPr>
        <w:tabs>
          <w:tab w:val="left" w:pos="720"/>
          <w:tab w:val="left" w:pos="1440"/>
        </w:tabs>
        <w:spacing w:before="0"/>
        <w:ind w:left="1440" w:hanging="360"/>
      </w:pPr>
      <w:r w:rsidRPr="00760AC1">
        <w:t>It shall be unlawful to climb, traverse, or rappel, on or from rock formations in the East Canyon area.</w:t>
      </w:r>
    </w:p>
    <w:p w14:paraId="6F1DCF0F" w14:textId="77777777" w:rsidR="00453BB6" w:rsidRPr="00760AC1" w:rsidRDefault="00453BB6" w:rsidP="00983A45">
      <w:pPr>
        <w:pStyle w:val="ListParagraph"/>
        <w:numPr>
          <w:ilvl w:val="0"/>
          <w:numId w:val="12"/>
        </w:numPr>
        <w:tabs>
          <w:tab w:val="left" w:pos="720"/>
          <w:tab w:val="left" w:pos="1440"/>
        </w:tabs>
        <w:spacing w:before="0" w:after="240"/>
        <w:ind w:left="1440" w:hanging="360"/>
        <w:contextualSpacing w:val="0"/>
      </w:pPr>
      <w:r w:rsidRPr="00760AC1">
        <w:t>Visitors shall be required to remain on the designated trails in the East Canyon area.</w:t>
      </w:r>
    </w:p>
    <w:p w14:paraId="659D714D" w14:textId="77777777" w:rsidR="00453BB6" w:rsidRPr="00983A45" w:rsidRDefault="00453BB6" w:rsidP="00983A45">
      <w:pPr>
        <w:pStyle w:val="ListParagraph"/>
        <w:numPr>
          <w:ilvl w:val="1"/>
          <w:numId w:val="7"/>
        </w:numPr>
        <w:tabs>
          <w:tab w:val="left" w:pos="720"/>
          <w:tab w:val="left" w:pos="2160"/>
        </w:tabs>
        <w:ind w:left="1080" w:hanging="360"/>
        <w:outlineLvl w:val="3"/>
        <w:rPr>
          <w:b/>
          <w:u w:val="single"/>
        </w:rPr>
      </w:pPr>
      <w:r w:rsidRPr="00983A45">
        <w:rPr>
          <w:b/>
          <w:u w:val="single"/>
        </w:rPr>
        <w:t>Chatfield State Park</w:t>
      </w:r>
    </w:p>
    <w:p w14:paraId="641084B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Entrance to and exit from the dog off leash areas are permitted only at designated access points.</w:t>
      </w:r>
    </w:p>
    <w:p w14:paraId="68C14AD5"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handler may bring a maximum of three dogs at one time into the designated dog off leash area.</w:t>
      </w:r>
    </w:p>
    <w:p w14:paraId="5A60B71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must possess a leash and at least one waste bag for each dog in the designated dog off leash area.</w:t>
      </w:r>
    </w:p>
    <w:p w14:paraId="4B5D4599"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Sport dog trainers shall obtain a special use permit to access and use the designated upland and flat-water sport dog training areas.</w:t>
      </w:r>
    </w:p>
    <w:p w14:paraId="5443E0AA"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Handlers in the dog off leash area and the sport dog training areas must have a visible and valid dog off leash annual pass or dog off leash daily pass.</w:t>
      </w:r>
    </w:p>
    <w:p w14:paraId="4B0EAAAE"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 xml:space="preserve">Fishing is prohibited on </w:t>
      </w:r>
      <w:proofErr w:type="gramStart"/>
      <w:r w:rsidRPr="00760AC1">
        <w:t>the ponds</w:t>
      </w:r>
      <w:proofErr w:type="gramEnd"/>
      <w:r w:rsidRPr="00760AC1">
        <w:t xml:space="preserve"> within the dog off leash area.</w:t>
      </w:r>
    </w:p>
    <w:p w14:paraId="0CB6B5A6"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58634C03" w14:textId="77777777" w:rsidR="00453BB6" w:rsidRPr="00760AC1" w:rsidRDefault="00453BB6" w:rsidP="00983A45">
      <w:pPr>
        <w:pStyle w:val="ListParagraph"/>
        <w:numPr>
          <w:ilvl w:val="0"/>
          <w:numId w:val="13"/>
        </w:numPr>
        <w:tabs>
          <w:tab w:val="left" w:pos="720"/>
          <w:tab w:val="left" w:pos="1440"/>
        </w:tabs>
        <w:spacing w:before="0"/>
        <w:ind w:left="1440" w:hanging="360"/>
      </w:pPr>
      <w:r w:rsidRPr="00760AC1">
        <w:t>A valid permit is required to launch or land any hot-air balloon.</w:t>
      </w:r>
    </w:p>
    <w:p w14:paraId="7467FD75" w14:textId="77777777" w:rsidR="00453BB6" w:rsidRPr="00760AC1" w:rsidRDefault="00453BB6" w:rsidP="00983A45">
      <w:pPr>
        <w:pStyle w:val="ListParagraph"/>
        <w:numPr>
          <w:ilvl w:val="0"/>
          <w:numId w:val="13"/>
        </w:numPr>
        <w:tabs>
          <w:tab w:val="left" w:pos="720"/>
          <w:tab w:val="left" w:pos="1440"/>
        </w:tabs>
        <w:spacing w:before="0" w:after="240"/>
        <w:ind w:left="1440" w:hanging="360"/>
        <w:contextualSpacing w:val="0"/>
      </w:pPr>
      <w:r w:rsidRPr="00760AC1">
        <w:t xml:space="preserve">Only float tubes or </w:t>
      </w:r>
      <w:proofErr w:type="gramStart"/>
      <w:r w:rsidRPr="00760AC1">
        <w:t>craft</w:t>
      </w:r>
      <w:proofErr w:type="gramEnd"/>
      <w:r w:rsidRPr="00760AC1">
        <w:t xml:space="preserve"> propelled by hand shall be permitted on the ponds within the park, excluding the main reservoir. </w:t>
      </w:r>
    </w:p>
    <w:p w14:paraId="547360B2"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Cherry Creek State Park</w:t>
      </w:r>
    </w:p>
    <w:p w14:paraId="69517B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Entrance to and exit from the dog off leash areas is permitted only at designated access points.</w:t>
      </w:r>
    </w:p>
    <w:p w14:paraId="76068FCE"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A handler may bring a maximum of three dogs at one time into the designated dog off leash area.</w:t>
      </w:r>
    </w:p>
    <w:p w14:paraId="74C7BE1B"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lastRenderedPageBreak/>
        <w:t>Handlers must possess a leash and at least one waste bag for each dog in the designated dog off leash area.</w:t>
      </w:r>
    </w:p>
    <w:p w14:paraId="2DD4FDC8"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 xml:space="preserve">Sport dog trainers shall obtain a special use permit to access and use the designated </w:t>
      </w:r>
      <w:proofErr w:type="gramStart"/>
      <w:r w:rsidRPr="00760AC1">
        <w:t>upland sport</w:t>
      </w:r>
      <w:proofErr w:type="gramEnd"/>
      <w:r w:rsidRPr="00760AC1">
        <w:t xml:space="preserve"> dog training area.</w:t>
      </w:r>
    </w:p>
    <w:p w14:paraId="5F18B1C1"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Handlers in the dog off leash area and the sport dog training area must have a visible and valid dog off leash annual pass or dog off leash daily pass.</w:t>
      </w:r>
    </w:p>
    <w:p w14:paraId="5168199F"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Use of shotgun shells on the trap/skeet range with shot size larger than size 7 is prohibited.</w:t>
      </w:r>
    </w:p>
    <w:p w14:paraId="21ABC0CE" w14:textId="77777777" w:rsidR="00453BB6" w:rsidRPr="00760AC1" w:rsidRDefault="00453BB6" w:rsidP="00983A45">
      <w:pPr>
        <w:pStyle w:val="ListParagraph"/>
        <w:numPr>
          <w:ilvl w:val="0"/>
          <w:numId w:val="14"/>
        </w:numPr>
        <w:tabs>
          <w:tab w:val="left" w:pos="720"/>
          <w:tab w:val="left" w:pos="1440"/>
        </w:tabs>
        <w:spacing w:before="0"/>
        <w:ind w:left="1440" w:hanging="360"/>
      </w:pPr>
      <w:r w:rsidRPr="00760AC1">
        <w:t xml:space="preserve">Only pistols or other mechanisms incapable of discharging live ammunition may be used </w:t>
      </w:r>
      <w:proofErr w:type="gramStart"/>
      <w:r w:rsidRPr="00760AC1">
        <w:t>at</w:t>
      </w:r>
      <w:proofErr w:type="gramEnd"/>
      <w:r w:rsidRPr="00760AC1">
        <w:t xml:space="preserve"> the dog training area.</w:t>
      </w:r>
    </w:p>
    <w:p w14:paraId="551062B8"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Cheyenne Mountain State Park</w:t>
      </w:r>
    </w:p>
    <w:p w14:paraId="70A81C69"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Dogs and other pets shall be prohibited except leashed dogs and pets shall be permitted in the developed areas of the park and on the following select trails only: Acorn Alley, Bobcat Way, Raccoon Ridge, and that portion of Soaring Kestral west of the eastern most intersection with Bobcat Way. All visitors that have dogs or other pets on the select trails must have in their possession at least one waste bag per animal.</w:t>
      </w:r>
    </w:p>
    <w:p w14:paraId="7C56D3BD"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 xml:space="preserve">Smoking shall be limited to developed areas only and shall not be permitted in the backcountry, or </w:t>
      </w:r>
      <w:proofErr w:type="gramStart"/>
      <w:r w:rsidRPr="00760AC1">
        <w:t>on</w:t>
      </w:r>
      <w:proofErr w:type="gramEnd"/>
      <w:r w:rsidRPr="00760AC1">
        <w:t xml:space="preserve"> the archery range, parking lot or trail system.</w:t>
      </w:r>
    </w:p>
    <w:p w14:paraId="2A05F392"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Hunting shall be prohibited.</w:t>
      </w:r>
    </w:p>
    <w:p w14:paraId="415DEFE5"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It shall be unlawful to climb, traverse or rappel on or from rock formations.</w:t>
      </w:r>
    </w:p>
    <w:p w14:paraId="4BC90573"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Any person 17 years of age or older who is shooting on the field/3D portion of the archery range must obtain and maintain on one’s person a proper and valid daily or annual Cheyenne Mountain Park archery range individual permit.</w:t>
      </w:r>
    </w:p>
    <w:p w14:paraId="79E2DDC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Public access is prohibited on the archery range from sunset to sunrise.</w:t>
      </w:r>
    </w:p>
    <w:p w14:paraId="0F62DC56"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adult supervision at all times</w:t>
      </w:r>
      <w:proofErr w:type="gramEnd"/>
      <w:r w:rsidRPr="00760AC1">
        <w:t>.</w:t>
      </w:r>
    </w:p>
    <w:p w14:paraId="5EAB75D4" w14:textId="77777777" w:rsidR="00453BB6" w:rsidRPr="00760AC1" w:rsidRDefault="00453BB6" w:rsidP="00983A45">
      <w:pPr>
        <w:pStyle w:val="ListParagraph"/>
        <w:numPr>
          <w:ilvl w:val="1"/>
          <w:numId w:val="8"/>
        </w:numPr>
        <w:tabs>
          <w:tab w:val="left" w:pos="720"/>
          <w:tab w:val="left" w:pos="1440"/>
        </w:tabs>
        <w:spacing w:before="0"/>
        <w:ind w:left="1440" w:hanging="360"/>
      </w:pPr>
      <w:r w:rsidRPr="00760AC1">
        <w:t>Broadheads, crossbows, and firearms, including, but not limited to, BB guns, pellet guns, and air rifles, are prohibited on the archery range.</w:t>
      </w:r>
    </w:p>
    <w:p w14:paraId="72D434C2" w14:textId="77777777" w:rsidR="00453BB6" w:rsidRPr="00760AC1" w:rsidRDefault="00453BB6" w:rsidP="00983A45">
      <w:pPr>
        <w:pStyle w:val="ListParagraph"/>
        <w:numPr>
          <w:ilvl w:val="1"/>
          <w:numId w:val="8"/>
        </w:numPr>
        <w:tabs>
          <w:tab w:val="left" w:pos="720"/>
          <w:tab w:val="left" w:pos="1440"/>
        </w:tabs>
        <w:spacing w:before="0" w:after="240"/>
        <w:ind w:left="1440" w:hanging="360"/>
        <w:contextualSpacing w:val="0"/>
      </w:pPr>
      <w:r w:rsidRPr="00760AC1">
        <w:t>No dogs or other pets shall be permitted on the archery range.</w:t>
      </w:r>
    </w:p>
    <w:p w14:paraId="51F8E226" w14:textId="77777777" w:rsidR="00453BB6" w:rsidRPr="00983A45" w:rsidRDefault="00453BB6" w:rsidP="00983A45">
      <w:pPr>
        <w:pStyle w:val="ListParagraph"/>
        <w:numPr>
          <w:ilvl w:val="1"/>
          <w:numId w:val="7"/>
        </w:numPr>
        <w:tabs>
          <w:tab w:val="left" w:pos="720"/>
          <w:tab w:val="left" w:pos="1440"/>
          <w:tab w:val="left" w:pos="2160"/>
        </w:tabs>
        <w:ind w:left="1080" w:hanging="360"/>
        <w:outlineLvl w:val="3"/>
        <w:rPr>
          <w:b/>
          <w:u w:val="single"/>
        </w:rPr>
      </w:pPr>
      <w:r w:rsidRPr="00983A45">
        <w:rPr>
          <w:b/>
          <w:u w:val="single"/>
        </w:rPr>
        <w:t>Crawford State Park</w:t>
      </w:r>
    </w:p>
    <w:p w14:paraId="5408A664" w14:textId="77777777" w:rsidR="00453BB6" w:rsidRPr="00760AC1" w:rsidRDefault="00453BB6" w:rsidP="00C517D6">
      <w:pPr>
        <w:pStyle w:val="ListParagraph"/>
        <w:numPr>
          <w:ilvl w:val="0"/>
          <w:numId w:val="15"/>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6AE43B51"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b/>
          <w:u w:val="single"/>
        </w:rPr>
      </w:pPr>
      <w:r w:rsidRPr="00C517D6">
        <w:rPr>
          <w:b/>
          <w:u w:val="single"/>
        </w:rPr>
        <w:t>Eldorado Canyon State Park</w:t>
      </w:r>
    </w:p>
    <w:p w14:paraId="50C48F55" w14:textId="77777777" w:rsidR="00453BB6" w:rsidRPr="00E33B25" w:rsidRDefault="00453BB6" w:rsidP="00C517D6">
      <w:pPr>
        <w:numPr>
          <w:ilvl w:val="0"/>
          <w:numId w:val="4"/>
        </w:numPr>
        <w:tabs>
          <w:tab w:val="left" w:pos="1440"/>
        </w:tabs>
        <w:spacing w:before="0"/>
        <w:ind w:left="1440"/>
      </w:pPr>
      <w:r w:rsidRPr="00E33B25">
        <w:t>The use of all portable grills and stoves (including, but not limited to, charcoal, gas, and wood) is prohibited outside of designated high-use pads.</w:t>
      </w:r>
    </w:p>
    <w:p w14:paraId="1FBB81ED" w14:textId="77777777" w:rsidR="00453BB6" w:rsidRPr="00E33B25" w:rsidRDefault="00453BB6" w:rsidP="00C517D6">
      <w:pPr>
        <w:numPr>
          <w:ilvl w:val="0"/>
          <w:numId w:val="4"/>
        </w:numPr>
        <w:tabs>
          <w:tab w:val="left" w:pos="1440"/>
        </w:tabs>
        <w:spacing w:before="0"/>
        <w:ind w:left="1440"/>
      </w:pPr>
      <w:r w:rsidRPr="00E33B25">
        <w:t>During the period beginning the Tuesday after Labor Day and continuing through March 31, only hand-held bows and shotguns loaded with birdshot may be used for hunting during hunting seasons in the western portion of the parks known as crescent meadows.</w:t>
      </w:r>
    </w:p>
    <w:p w14:paraId="777436F6" w14:textId="77777777" w:rsidR="00453BB6" w:rsidRPr="00E33B25" w:rsidRDefault="00453BB6" w:rsidP="00C517D6">
      <w:pPr>
        <w:numPr>
          <w:ilvl w:val="0"/>
          <w:numId w:val="4"/>
        </w:numPr>
        <w:tabs>
          <w:tab w:val="left" w:pos="1440"/>
        </w:tabs>
        <w:spacing w:before="0"/>
        <w:ind w:left="1440"/>
      </w:pPr>
      <w:r w:rsidRPr="00E33B25">
        <w:t xml:space="preserve">During the period beginning the Tuesday after Labor Day and continuing through </w:t>
      </w:r>
      <w:proofErr w:type="gramStart"/>
      <w:r w:rsidRPr="00E33B25">
        <w:t>the Friday</w:t>
      </w:r>
      <w:proofErr w:type="gramEnd"/>
      <w:r w:rsidRPr="00E33B25">
        <w:t xml:space="preserve"> prior to Memorial Day, only primitive weapons (hand-held bow and muzzle-loading rifles) may be used to hunt big game animals in the western portion of Eldorado Canyon State Park known as Crescent Meadows.</w:t>
      </w:r>
    </w:p>
    <w:p w14:paraId="406D81B7" w14:textId="77777777" w:rsidR="00453BB6" w:rsidRPr="00E33B25" w:rsidRDefault="00453BB6" w:rsidP="00C517D6">
      <w:pPr>
        <w:numPr>
          <w:ilvl w:val="0"/>
          <w:numId w:val="4"/>
        </w:numPr>
        <w:tabs>
          <w:tab w:val="left" w:pos="1440"/>
        </w:tabs>
        <w:spacing w:before="0"/>
        <w:ind w:left="1440"/>
      </w:pPr>
      <w:r w:rsidRPr="00E33B25">
        <w:t>During the period of May 1 through October 1 on every Saturday, Sunday and federal or state holiday, no motorized vehicle shall enter, park or use any facilities of Eldorado Canyon S</w:t>
      </w:r>
      <w:r w:rsidR="00327BBF">
        <w:t>tate Park from 5:30 am until 3</w:t>
      </w:r>
      <w:r w:rsidRPr="00E33B25">
        <w:t>:30 pm unless such use is by the authority of a valid day use reservation issued through the approved reservation system by Colorado Parks and Wildlife.</w:t>
      </w:r>
    </w:p>
    <w:p w14:paraId="4416172E"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may be made by phone or online (cpw.state.co.us).</w:t>
      </w:r>
    </w:p>
    <w:p w14:paraId="1E84276A" w14:textId="77777777" w:rsidR="00453BB6" w:rsidRPr="00E33B25" w:rsidRDefault="00453BB6" w:rsidP="00C517D6">
      <w:pPr>
        <w:numPr>
          <w:ilvl w:val="2"/>
          <w:numId w:val="5"/>
        </w:numPr>
        <w:tabs>
          <w:tab w:val="left" w:pos="720"/>
          <w:tab w:val="left" w:pos="1440"/>
        </w:tabs>
        <w:spacing w:before="0"/>
        <w:ind w:left="1800" w:hanging="360"/>
      </w:pPr>
      <w:r w:rsidRPr="00E33B25">
        <w:t xml:space="preserve">Reservations may not be made more than 1 month in advance of the date. </w:t>
      </w:r>
    </w:p>
    <w:p w14:paraId="4EE8CFF8" w14:textId="77777777" w:rsidR="00453BB6" w:rsidRPr="00E33B25" w:rsidRDefault="00453BB6" w:rsidP="00C517D6">
      <w:pPr>
        <w:numPr>
          <w:ilvl w:val="2"/>
          <w:numId w:val="5"/>
        </w:numPr>
        <w:tabs>
          <w:tab w:val="left" w:pos="720"/>
          <w:tab w:val="left" w:pos="1440"/>
        </w:tabs>
        <w:spacing w:before="0"/>
        <w:ind w:left="1800" w:hanging="360"/>
      </w:pPr>
      <w:r w:rsidRPr="00E33B25">
        <w:t xml:space="preserve">Visitors who wish to cancel a reservation must do so no later than 24 hours before the reservation. </w:t>
      </w:r>
    </w:p>
    <w:p w14:paraId="547F3B5A" w14:textId="77777777" w:rsidR="00453BB6" w:rsidRPr="00E33B25" w:rsidRDefault="00453BB6" w:rsidP="00C517D6">
      <w:pPr>
        <w:numPr>
          <w:ilvl w:val="2"/>
          <w:numId w:val="5"/>
        </w:numPr>
        <w:tabs>
          <w:tab w:val="left" w:pos="720"/>
          <w:tab w:val="left" w:pos="1440"/>
        </w:tabs>
        <w:spacing w:before="0"/>
        <w:ind w:left="1800" w:hanging="360"/>
      </w:pPr>
      <w:r w:rsidRPr="00E33B25">
        <w:t>Day use reservations are limited to one reservation per person per day. Each person is limited to a maximum of four reservations each month.</w:t>
      </w:r>
    </w:p>
    <w:p w14:paraId="3014D8DE" w14:textId="77777777" w:rsidR="00453BB6" w:rsidRPr="00E33B25" w:rsidRDefault="00453BB6" w:rsidP="00C517D6">
      <w:pPr>
        <w:numPr>
          <w:ilvl w:val="2"/>
          <w:numId w:val="5"/>
        </w:numPr>
        <w:tabs>
          <w:tab w:val="left" w:pos="720"/>
          <w:tab w:val="left" w:pos="1440"/>
        </w:tabs>
        <w:spacing w:before="0"/>
        <w:ind w:left="1800" w:hanging="360"/>
      </w:pPr>
      <w:r w:rsidRPr="00E33B25">
        <w:lastRenderedPageBreak/>
        <w:t>The individual named on the reservation must be in the motor vehicle. Reservations are non-transferable and cannot be traded, sold or auctioned.</w:t>
      </w:r>
      <w:r w:rsidRPr="00E33B25">
        <w:tab/>
      </w:r>
    </w:p>
    <w:p w14:paraId="2AD08914" w14:textId="77777777" w:rsidR="00453BB6" w:rsidRPr="00760AC1" w:rsidRDefault="00453BB6" w:rsidP="00C517D6">
      <w:pPr>
        <w:numPr>
          <w:ilvl w:val="2"/>
          <w:numId w:val="5"/>
        </w:numPr>
        <w:tabs>
          <w:tab w:val="left" w:pos="720"/>
          <w:tab w:val="left" w:pos="1440"/>
        </w:tabs>
        <w:spacing w:before="0"/>
        <w:ind w:left="1800" w:hanging="360"/>
      </w:pPr>
      <w:r w:rsidRPr="00E33B25">
        <w:t>In addition to a valid day use reservation, a valid vehicle pass, as required by regulation #700, shall be required for each motor vehicle for each day of entry.</w:t>
      </w:r>
    </w:p>
    <w:p w14:paraId="1D27823C"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3"/>
        <w:rPr>
          <w:b/>
          <w:u w:val="single"/>
        </w:rPr>
      </w:pPr>
      <w:proofErr w:type="gramStart"/>
      <w:r w:rsidRPr="00C517D6">
        <w:rPr>
          <w:b/>
          <w:u w:val="single"/>
        </w:rPr>
        <w:t>Eleven Mile</w:t>
      </w:r>
      <w:proofErr w:type="gramEnd"/>
      <w:r w:rsidRPr="00C517D6">
        <w:rPr>
          <w:b/>
          <w:u w:val="single"/>
        </w:rPr>
        <w:t xml:space="preserve"> State Recreation Area</w:t>
      </w:r>
    </w:p>
    <w:p w14:paraId="0FBBF398"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387CBFB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24D4DEB3"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It shall be unlawful to enter upon, use or occupy the islands on the reservoir.</w:t>
      </w:r>
    </w:p>
    <w:p w14:paraId="15704A7A"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 xml:space="preserve">It shall be unlawful to enter, use or occupy the lands or waters of </w:t>
      </w:r>
      <w:proofErr w:type="gramStart"/>
      <w:r w:rsidRPr="00760AC1">
        <w:t>Eleven Mile</w:t>
      </w:r>
      <w:proofErr w:type="gramEnd"/>
      <w:r w:rsidRPr="00760AC1">
        <w:t xml:space="preserve"> State Recreation Area lying to the east of the restrictive buoy line.</w:t>
      </w:r>
    </w:p>
    <w:p w14:paraId="0FE5EECF"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 xml:space="preserve">Water skiing is prohibited on </w:t>
      </w:r>
      <w:proofErr w:type="gramStart"/>
      <w:r w:rsidRPr="00760AC1">
        <w:t>Eleven Mile</w:t>
      </w:r>
      <w:proofErr w:type="gramEnd"/>
      <w:r w:rsidRPr="00760AC1">
        <w:t xml:space="preserve"> Reservoir.</w:t>
      </w:r>
    </w:p>
    <w:p w14:paraId="03072F6E" w14:textId="77777777" w:rsidR="00453BB6" w:rsidRPr="00760AC1" w:rsidRDefault="00453BB6" w:rsidP="00C517D6">
      <w:pPr>
        <w:pStyle w:val="ListParagraph"/>
        <w:numPr>
          <w:ilvl w:val="0"/>
          <w:numId w:val="16"/>
        </w:numPr>
        <w:tabs>
          <w:tab w:val="left" w:pos="720"/>
          <w:tab w:val="left" w:pos="1440"/>
        </w:tabs>
        <w:spacing w:before="0"/>
        <w:ind w:left="1440" w:hanging="360"/>
      </w:pPr>
      <w:r w:rsidRPr="00760AC1">
        <w:t>During any hunting season all year, lawful methods of hunting may be used in areas not prohibiting such use.</w:t>
      </w:r>
    </w:p>
    <w:p w14:paraId="45B3333A" w14:textId="77777777" w:rsidR="00453BB6" w:rsidRPr="00760AC1" w:rsidRDefault="00453BB6" w:rsidP="00C517D6">
      <w:pPr>
        <w:pStyle w:val="ListParagraph"/>
        <w:numPr>
          <w:ilvl w:val="0"/>
          <w:numId w:val="16"/>
        </w:numPr>
        <w:tabs>
          <w:tab w:val="left" w:pos="720"/>
          <w:tab w:val="left" w:pos="1440"/>
        </w:tabs>
        <w:spacing w:before="0" w:after="240"/>
        <w:ind w:left="1440" w:hanging="360"/>
        <w:contextualSpacing w:val="0"/>
      </w:pPr>
      <w:r w:rsidRPr="00760AC1">
        <w:t xml:space="preserve">Swimming is prohibited. </w:t>
      </w:r>
    </w:p>
    <w:p w14:paraId="06C10E9E" w14:textId="77777777" w:rsidR="00453BB6" w:rsidRPr="00C517D6" w:rsidRDefault="00453BB6" w:rsidP="00C517D6">
      <w:pPr>
        <w:pStyle w:val="ListParagraph"/>
        <w:numPr>
          <w:ilvl w:val="1"/>
          <w:numId w:val="7"/>
        </w:numPr>
        <w:tabs>
          <w:tab w:val="left" w:pos="720"/>
          <w:tab w:val="left" w:pos="1440"/>
          <w:tab w:val="left" w:pos="2160"/>
        </w:tabs>
        <w:ind w:left="1080" w:hanging="360"/>
        <w:outlineLvl w:val="4"/>
        <w:rPr>
          <w:rFonts w:eastAsia="Arial"/>
          <w:b/>
          <w:u w:val="single"/>
        </w:rPr>
      </w:pPr>
      <w:r w:rsidRPr="00C517D6">
        <w:rPr>
          <w:rFonts w:eastAsia="Arial"/>
          <w:b/>
          <w:u w:val="single"/>
        </w:rPr>
        <w:t xml:space="preserve">Fishers Peak State Park </w:t>
      </w:r>
    </w:p>
    <w:p w14:paraId="375A8603" w14:textId="77777777" w:rsidR="00453BB6" w:rsidRPr="00E33B25" w:rsidRDefault="00453BB6" w:rsidP="00C517D6">
      <w:pPr>
        <w:numPr>
          <w:ilvl w:val="0"/>
          <w:numId w:val="3"/>
        </w:numPr>
        <w:spacing w:before="0"/>
        <w:ind w:left="1440"/>
        <w:rPr>
          <w:rFonts w:eastAsia="Arial"/>
        </w:rPr>
      </w:pPr>
      <w:r w:rsidRPr="00E33B25">
        <w:rPr>
          <w:rFonts w:eastAsia="Arial"/>
        </w:rPr>
        <w:t xml:space="preserve">Visitors shall remain on the designated </w:t>
      </w:r>
      <w:proofErr w:type="gramStart"/>
      <w:r w:rsidRPr="00E33B25">
        <w:rPr>
          <w:rFonts w:eastAsia="Arial"/>
        </w:rPr>
        <w:t>trails</w:t>
      </w:r>
      <w:proofErr w:type="gramEnd"/>
      <w:r w:rsidRPr="00E33B25">
        <w:rPr>
          <w:rFonts w:eastAsia="Arial"/>
        </w:rPr>
        <w:t xml:space="preserve"> except as otherwise authorized in a </w:t>
      </w:r>
      <w:r>
        <w:rPr>
          <w:rFonts w:eastAsia="Arial"/>
        </w:rPr>
        <w:t>special use p</w:t>
      </w:r>
      <w:r w:rsidRPr="00E33B25">
        <w:rPr>
          <w:rFonts w:eastAsia="Arial"/>
        </w:rPr>
        <w:t>ermit issued in accordance with (g) of these regulations.</w:t>
      </w:r>
    </w:p>
    <w:p w14:paraId="26D3E6ED" w14:textId="77777777" w:rsidR="00453BB6" w:rsidRPr="00E33B25" w:rsidRDefault="00453BB6" w:rsidP="00C517D6">
      <w:pPr>
        <w:numPr>
          <w:ilvl w:val="0"/>
          <w:numId w:val="3"/>
        </w:numPr>
        <w:spacing w:before="0"/>
        <w:ind w:left="1440"/>
        <w:rPr>
          <w:rFonts w:eastAsia="Arial"/>
        </w:rPr>
      </w:pPr>
      <w:r w:rsidRPr="00E33B25">
        <w:rPr>
          <w:rFonts w:eastAsia="Arial"/>
        </w:rPr>
        <w:t>It shall be unlawful to climb, traverse, or rappel, on or from the summit or rock formations of Fishers Peak.</w:t>
      </w:r>
    </w:p>
    <w:p w14:paraId="2A4ED0AA" w14:textId="144E5FCC" w:rsidR="00453BB6" w:rsidRPr="00E33B25" w:rsidRDefault="004B093B" w:rsidP="00C517D6">
      <w:pPr>
        <w:numPr>
          <w:ilvl w:val="0"/>
          <w:numId w:val="3"/>
        </w:numPr>
        <w:spacing w:before="0"/>
        <w:ind w:left="1440"/>
        <w:rPr>
          <w:rFonts w:eastAsia="Arial"/>
        </w:rPr>
      </w:pPr>
      <w:del w:id="18" w:author="Hernandez, Hilary" w:date="2026-05-28T10:32:00Z" w16du:dateUtc="2026-05-28T16:32:00Z">
        <w:r w:rsidRPr="00EF4AB3" w:rsidDel="00081388">
          <w:rPr>
            <w:rFonts w:eastAsia="Arial"/>
          </w:rPr>
          <w:delText>Pets or other domestic animals</w:delText>
        </w:r>
      </w:del>
      <w:ins w:id="19" w:author="Hernandez, Hilary" w:date="2026-05-28T10:32:00Z" w16du:dateUtc="2026-05-28T16:32:00Z">
        <w:r w:rsidRPr="00EF4AB3">
          <w:rPr>
            <w:rFonts w:eastAsia="Arial"/>
          </w:rPr>
          <w:t>Dogs or other pets</w:t>
        </w:r>
      </w:ins>
      <w:r w:rsidRPr="00EF4AB3">
        <w:rPr>
          <w:rFonts w:eastAsia="Arial"/>
        </w:rPr>
        <w:t xml:space="preserve"> are prohibited outside of designated parking areas</w:t>
      </w:r>
      <w:del w:id="20" w:author="Hernandez, Hilary" w:date="2026-06-23T11:23:00Z" w16du:dateUtc="2026-06-23T17:23:00Z">
        <w:r w:rsidRPr="00EF4AB3" w:rsidDel="00EF4AB3">
          <w:rPr>
            <w:rFonts w:eastAsia="Arial"/>
          </w:rPr>
          <w:delText>, except as otherwise authorized in a special use permit issued in accordance with (g) of these regulations</w:delText>
        </w:r>
      </w:del>
      <w:r w:rsidR="00453BB6" w:rsidRPr="00E33B25">
        <w:rPr>
          <w:rFonts w:eastAsia="Arial"/>
        </w:rPr>
        <w:t>.</w:t>
      </w:r>
    </w:p>
    <w:p w14:paraId="2CA7D6EF" w14:textId="77777777" w:rsidR="00453BB6" w:rsidRPr="00E33B25" w:rsidRDefault="00453BB6" w:rsidP="00C517D6">
      <w:pPr>
        <w:numPr>
          <w:ilvl w:val="0"/>
          <w:numId w:val="3"/>
        </w:numPr>
        <w:spacing w:before="0"/>
        <w:ind w:left="1440"/>
        <w:rPr>
          <w:rFonts w:eastAsia="Arial"/>
        </w:rPr>
      </w:pPr>
      <w:r w:rsidRPr="00E33B25">
        <w:rPr>
          <w:rFonts w:eastAsia="Arial"/>
        </w:rPr>
        <w:t>Snowmobile and off-highway vehicle use are prohibited.</w:t>
      </w:r>
    </w:p>
    <w:p w14:paraId="3DED6C1C" w14:textId="77777777" w:rsidR="00453BB6" w:rsidRPr="00E33B25" w:rsidRDefault="00453BB6" w:rsidP="00C517D6">
      <w:pPr>
        <w:numPr>
          <w:ilvl w:val="0"/>
          <w:numId w:val="3"/>
        </w:numPr>
        <w:spacing w:before="0"/>
        <w:ind w:left="1440"/>
        <w:rPr>
          <w:rFonts w:eastAsia="Arial"/>
        </w:rPr>
      </w:pPr>
      <w:r w:rsidRPr="00E33B25">
        <w:rPr>
          <w:rFonts w:eastAsia="Arial"/>
        </w:rPr>
        <w:t>Fires are permitted only in Division-furnished grills or fireplaces; LP gas or liquid fueled stoves which allow the operator to turn the fuel on and off are permitted only in designated campsites or picnic areas.</w:t>
      </w:r>
    </w:p>
    <w:p w14:paraId="58594D7B" w14:textId="77777777" w:rsidR="00453BB6" w:rsidRPr="00E33B25" w:rsidRDefault="00453BB6" w:rsidP="00C517D6">
      <w:pPr>
        <w:numPr>
          <w:ilvl w:val="0"/>
          <w:numId w:val="3"/>
        </w:numPr>
        <w:spacing w:before="0"/>
        <w:ind w:left="1440"/>
        <w:rPr>
          <w:rFonts w:eastAsia="Arial"/>
        </w:rPr>
      </w:pPr>
      <w:r w:rsidRPr="00E33B25">
        <w:rPr>
          <w:rFonts w:eastAsia="Arial"/>
        </w:rPr>
        <w:t>Raptor nest buffers</w:t>
      </w:r>
    </w:p>
    <w:p w14:paraId="74FE4351" w14:textId="77777777" w:rsidR="00453BB6" w:rsidRPr="00E33B25" w:rsidRDefault="00453BB6" w:rsidP="001118DE">
      <w:pPr>
        <w:numPr>
          <w:ilvl w:val="2"/>
          <w:numId w:val="3"/>
        </w:numPr>
        <w:spacing w:before="0"/>
        <w:ind w:left="1980" w:hanging="270"/>
        <w:contextualSpacing/>
        <w:rPr>
          <w:rFonts w:eastAsia="Arial"/>
        </w:rPr>
      </w:pPr>
      <w:r w:rsidRPr="00E33B25">
        <w:rPr>
          <w:rFonts w:eastAsia="Arial"/>
        </w:rPr>
        <w:t xml:space="preserve">From December 15-July 15, all visitors must remain outside of the ½-mile buffer established for Golden Eagle nests as posted. </w:t>
      </w:r>
    </w:p>
    <w:p w14:paraId="5969803F" w14:textId="77777777" w:rsidR="00453BB6" w:rsidRPr="00E33B25" w:rsidRDefault="00453BB6" w:rsidP="001118DE">
      <w:pPr>
        <w:numPr>
          <w:ilvl w:val="2"/>
          <w:numId w:val="3"/>
        </w:numPr>
        <w:spacing w:before="0"/>
        <w:ind w:left="1980" w:hanging="270"/>
        <w:rPr>
          <w:rFonts w:eastAsia="Arial"/>
        </w:rPr>
      </w:pPr>
      <w:r w:rsidRPr="00E33B25">
        <w:rPr>
          <w:rFonts w:eastAsia="Arial"/>
        </w:rPr>
        <w:t>From March 15-July 31, all visitors must remain outside of a ½-mile buffer established for Peregrine Falcon nests as posted.</w:t>
      </w:r>
    </w:p>
    <w:p w14:paraId="3F69DA9C" w14:textId="77777777" w:rsidR="00453BB6" w:rsidRPr="00E33B25" w:rsidRDefault="00453BB6" w:rsidP="00C517D6">
      <w:pPr>
        <w:numPr>
          <w:ilvl w:val="0"/>
          <w:numId w:val="3"/>
        </w:numPr>
        <w:spacing w:before="0"/>
        <w:ind w:left="1440"/>
        <w:rPr>
          <w:rFonts w:eastAsia="Arial"/>
        </w:rPr>
      </w:pPr>
      <w:r w:rsidRPr="00E33B25">
        <w:rPr>
          <w:rFonts w:eastAsia="Arial"/>
        </w:rPr>
        <w:t>Hunting access is permitted for licensed big game (deer, elk, mountain lion and bear) or turkey hunters with a hunting access permit in accordance with parts (1) through (3) below:</w:t>
      </w:r>
    </w:p>
    <w:p w14:paraId="5AF477D3"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A </w:t>
      </w:r>
      <w:r>
        <w:rPr>
          <w:rFonts w:eastAsia="Arial"/>
        </w:rPr>
        <w:t>special use</w:t>
      </w:r>
      <w:r w:rsidRPr="00E33B25">
        <w:rPr>
          <w:rFonts w:eastAsia="Arial"/>
        </w:rPr>
        <w:t xml:space="preserve"> </w:t>
      </w:r>
      <w:r>
        <w:rPr>
          <w:rFonts w:eastAsia="Arial"/>
        </w:rPr>
        <w:t>p</w:t>
      </w:r>
      <w:r w:rsidRPr="00E33B25">
        <w:rPr>
          <w:rFonts w:eastAsia="Arial"/>
        </w:rPr>
        <w:t>ermit authorizing access will be issued to successful applicants through a drawing as provided in these regulations. Failure to comply with the conditions stated in the permit, statutes or regulations may result in permit revocation.</w:t>
      </w:r>
    </w:p>
    <w:p w14:paraId="6FA5BBBB" w14:textId="77777777" w:rsidR="00453BB6" w:rsidRPr="00E33B25" w:rsidRDefault="00453BB6" w:rsidP="001118DE">
      <w:pPr>
        <w:numPr>
          <w:ilvl w:val="1"/>
          <w:numId w:val="3"/>
        </w:numPr>
        <w:spacing w:before="0"/>
        <w:ind w:left="1980" w:hanging="540"/>
        <w:contextualSpacing/>
        <w:rPr>
          <w:rFonts w:eastAsia="Arial"/>
        </w:rPr>
      </w:pPr>
      <w:r w:rsidRPr="00E33B25">
        <w:rPr>
          <w:rFonts w:eastAsia="Arial"/>
        </w:rPr>
        <w:t xml:space="preserve">Only a successful </w:t>
      </w:r>
      <w:r>
        <w:rPr>
          <w:rFonts w:eastAsia="Arial"/>
        </w:rPr>
        <w:t>special use</w:t>
      </w:r>
      <w:r w:rsidRPr="00E33B25">
        <w:rPr>
          <w:rFonts w:eastAsia="Arial"/>
        </w:rPr>
        <w:t xml:space="preserve"> </w:t>
      </w:r>
      <w:r>
        <w:rPr>
          <w:rFonts w:eastAsia="Arial"/>
        </w:rPr>
        <w:t>p</w:t>
      </w:r>
      <w:r w:rsidRPr="00E33B25">
        <w:rPr>
          <w:rFonts w:eastAsia="Arial"/>
        </w:rPr>
        <w:t>ermit holder and one nonhunting companion are allowed on the property.</w:t>
      </w:r>
    </w:p>
    <w:p w14:paraId="441FEC38" w14:textId="77777777" w:rsidR="00453BB6" w:rsidRPr="00E33B25" w:rsidRDefault="00453BB6" w:rsidP="001118DE">
      <w:pPr>
        <w:numPr>
          <w:ilvl w:val="1"/>
          <w:numId w:val="3"/>
        </w:numPr>
        <w:spacing w:before="0"/>
        <w:ind w:left="1980" w:hanging="540"/>
        <w:rPr>
          <w:rFonts w:eastAsia="Arial"/>
        </w:rPr>
      </w:pPr>
      <w:r w:rsidRPr="00E33B25">
        <w:rPr>
          <w:rFonts w:eastAsia="Arial"/>
        </w:rPr>
        <w:t>Vehicles involved in hunting use of the park are required to have a valid Colorado State Parks Pass, unless the vehicle displays a Disabled Veteran license plate or Purple Heart license plate.</w:t>
      </w:r>
    </w:p>
    <w:p w14:paraId="17B600C7" w14:textId="77777777" w:rsidR="00453BB6" w:rsidRPr="001118DE" w:rsidRDefault="00453BB6" w:rsidP="001118DE">
      <w:pPr>
        <w:pStyle w:val="ListParagraph"/>
        <w:numPr>
          <w:ilvl w:val="1"/>
          <w:numId w:val="7"/>
        </w:numPr>
        <w:tabs>
          <w:tab w:val="left" w:pos="720"/>
          <w:tab w:val="left" w:pos="1440"/>
          <w:tab w:val="left" w:pos="2160"/>
        </w:tabs>
        <w:ind w:left="1080" w:hanging="360"/>
        <w:outlineLvl w:val="3"/>
        <w:rPr>
          <w:b/>
          <w:u w:val="single"/>
        </w:rPr>
      </w:pPr>
      <w:r w:rsidRPr="001118DE">
        <w:rPr>
          <w:b/>
          <w:u w:val="single"/>
        </w:rPr>
        <w:t>Golden Gate Canyon</w:t>
      </w:r>
    </w:p>
    <w:p w14:paraId="3C48A3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No boats, rafts or other floating devices of any kind shall be permitted on lakes within Golden Gate Canyon State Park, except as part of an organized class in canoeing sponsored by the Division.</w:t>
      </w:r>
    </w:p>
    <w:p w14:paraId="49B01527"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lastRenderedPageBreak/>
        <w:t xml:space="preserve">In Jefferson County, excluding the 160-acre parcel known as the Vigil Ranch and the posted strip of land along Gilpin County Road 2: During deer and elk seasons, any lawful method of hunting may be used for hunting such big game; and beginning the Tuesday after Labor Day and continuing through the Friday prior to Memorial Day, any lawful method of hunting may be used during hunting seasons for small game, in areas not posted as prohibiting such use or uses.  Reservations for hunting are required and shall be limited in number. To make a reservation, hunters must already possess a valid big game license for the specific hunt code permitted on the property or a valid small game license. Reservations must be made through the Hunter Reservation System in accordance with regulation #901.A </w:t>
      </w:r>
      <w:r w:rsidRPr="00B36DE1">
        <w:rPr>
          <w:rFonts w:eastAsia="Arial"/>
        </w:rPr>
        <w:t>except that each reservation will be valid for a single day, within the season designated by the license, and made no more than 14 days in advance of the hunt date. Additionally, reservations may be made up to and including the reservation date regardless of species</w:t>
      </w:r>
      <w:r w:rsidRPr="00760AC1">
        <w:t xml:space="preserve">. </w:t>
      </w:r>
    </w:p>
    <w:p w14:paraId="0328685E" w14:textId="77777777" w:rsidR="00453BB6" w:rsidRPr="00760AC1" w:rsidRDefault="00453BB6" w:rsidP="001118DE">
      <w:pPr>
        <w:pStyle w:val="ListParagraph"/>
        <w:keepLines/>
        <w:numPr>
          <w:ilvl w:val="4"/>
          <w:numId w:val="3"/>
        </w:numPr>
        <w:tabs>
          <w:tab w:val="left" w:pos="720"/>
          <w:tab w:val="left" w:pos="1440"/>
        </w:tabs>
        <w:spacing w:before="0"/>
        <w:ind w:left="1440"/>
      </w:pPr>
      <w:r w:rsidRPr="00760AC1">
        <w:t>During deer and elk seasons that are in the period beginning the Tuesday after Labor Day and continuing through the Friday prior to Memorial Day, any lawful method of hunting deer and elk may be used in areas not posted as prohibiting such use in that portion of Golden Gate Canyon State Park located in Gilpin County, otherwise known as the Green Ranch. Only hunters selected through a special drawing prior to the beginning of big game seasons are permitted to hunt the Green Ranch portion of Golden Gate Canyon State Park.</w:t>
      </w:r>
    </w:p>
    <w:p w14:paraId="4038808A" w14:textId="77777777" w:rsidR="00453BB6" w:rsidRPr="00760AC1" w:rsidRDefault="00453BB6" w:rsidP="001118DE">
      <w:pPr>
        <w:pStyle w:val="ListParagraph"/>
        <w:keepLines/>
        <w:numPr>
          <w:ilvl w:val="4"/>
          <w:numId w:val="3"/>
        </w:numPr>
        <w:tabs>
          <w:tab w:val="left" w:pos="720"/>
          <w:tab w:val="left" w:pos="1440"/>
        </w:tabs>
        <w:spacing w:before="0" w:after="240"/>
        <w:ind w:left="1440"/>
        <w:contextualSpacing w:val="0"/>
      </w:pPr>
      <w:r w:rsidRPr="00760AC1">
        <w:t xml:space="preserve">Swimming is prohibited. </w:t>
      </w:r>
    </w:p>
    <w:p w14:paraId="52A81649" w14:textId="77777777" w:rsidR="00453BB6" w:rsidRPr="001118DE" w:rsidRDefault="00453BB6" w:rsidP="001118DE">
      <w:pPr>
        <w:pStyle w:val="ListParagraph"/>
        <w:numPr>
          <w:ilvl w:val="1"/>
          <w:numId w:val="7"/>
        </w:numPr>
        <w:tabs>
          <w:tab w:val="left" w:pos="720"/>
          <w:tab w:val="left" w:pos="2160"/>
        </w:tabs>
        <w:ind w:left="1080" w:hanging="360"/>
        <w:outlineLvl w:val="3"/>
        <w:rPr>
          <w:b/>
          <w:u w:val="single"/>
        </w:rPr>
      </w:pPr>
      <w:r w:rsidRPr="001118DE">
        <w:rPr>
          <w:b/>
          <w:u w:val="single"/>
        </w:rPr>
        <w:t>Harvey Gap State Recreation Area</w:t>
      </w:r>
    </w:p>
    <w:p w14:paraId="156BCB6F"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Only hand-propelled craft, sailboats and boats with electric trolling motors or gasoline motors of 20 horsepower or less shall be permitted on Harvey Gap Reservoir. </w:t>
      </w:r>
    </w:p>
    <w:p w14:paraId="63681DCA" w14:textId="77777777" w:rsidR="00453BB6" w:rsidRPr="00760AC1" w:rsidRDefault="00453BB6" w:rsidP="001118DE">
      <w:pPr>
        <w:pStyle w:val="ListParagraph"/>
        <w:numPr>
          <w:ilvl w:val="0"/>
          <w:numId w:val="17"/>
        </w:numPr>
        <w:tabs>
          <w:tab w:val="left" w:pos="720"/>
          <w:tab w:val="left" w:pos="1440"/>
        </w:tabs>
        <w:spacing w:before="0"/>
        <w:ind w:left="1440" w:hanging="360"/>
      </w:pPr>
      <w:r w:rsidRPr="00760AC1">
        <w:t xml:space="preserve">Water skiing is prohibited on Harvey Gap Reservoir. </w:t>
      </w:r>
    </w:p>
    <w:p w14:paraId="2C4BBEA0" w14:textId="77777777" w:rsidR="00453BB6" w:rsidRPr="00760AC1" w:rsidRDefault="00453BB6" w:rsidP="00330BAD">
      <w:pPr>
        <w:pStyle w:val="ListParagraph"/>
        <w:numPr>
          <w:ilvl w:val="0"/>
          <w:numId w:val="17"/>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70DCDDB5"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t>Highline Canal State Trail</w:t>
      </w:r>
    </w:p>
    <w:p w14:paraId="643263EF" w14:textId="77777777" w:rsidR="00453BB6" w:rsidRPr="00760AC1" w:rsidRDefault="00453BB6" w:rsidP="00330BAD">
      <w:pPr>
        <w:pStyle w:val="ListParagraph"/>
        <w:numPr>
          <w:ilvl w:val="0"/>
          <w:numId w:val="18"/>
        </w:numPr>
        <w:tabs>
          <w:tab w:val="left" w:pos="720"/>
          <w:tab w:val="left" w:pos="1440"/>
        </w:tabs>
        <w:spacing w:before="0"/>
        <w:ind w:left="1440" w:hanging="360"/>
      </w:pPr>
      <w:r w:rsidRPr="00760AC1">
        <w:t>No swimming, tubing or rafting shall be permitted.</w:t>
      </w:r>
    </w:p>
    <w:p w14:paraId="7C30B956" w14:textId="77777777" w:rsidR="00453BB6" w:rsidRPr="00760AC1" w:rsidRDefault="00453BB6" w:rsidP="00330BAD">
      <w:pPr>
        <w:pStyle w:val="ListParagraph"/>
        <w:numPr>
          <w:ilvl w:val="0"/>
          <w:numId w:val="18"/>
        </w:numPr>
        <w:tabs>
          <w:tab w:val="left" w:pos="720"/>
          <w:tab w:val="left" w:pos="1440"/>
        </w:tabs>
        <w:spacing w:before="0" w:after="240"/>
        <w:ind w:left="1440" w:hanging="360"/>
        <w:contextualSpacing w:val="0"/>
      </w:pPr>
      <w:r w:rsidRPr="00760AC1">
        <w:t>No fires shall be permitted.</w:t>
      </w:r>
    </w:p>
    <w:p w14:paraId="74431F8F" w14:textId="77777777" w:rsidR="00453BB6" w:rsidRPr="00330BAD" w:rsidRDefault="00453BB6" w:rsidP="00330BAD">
      <w:pPr>
        <w:pStyle w:val="ListParagraph"/>
        <w:numPr>
          <w:ilvl w:val="1"/>
          <w:numId w:val="7"/>
        </w:numPr>
        <w:tabs>
          <w:tab w:val="left" w:pos="720"/>
          <w:tab w:val="left" w:pos="1440"/>
          <w:tab w:val="left" w:pos="2160"/>
        </w:tabs>
        <w:ind w:left="1080" w:hanging="360"/>
        <w:outlineLvl w:val="3"/>
        <w:rPr>
          <w:b/>
          <w:u w:val="single"/>
        </w:rPr>
      </w:pPr>
      <w:r w:rsidRPr="00330BAD">
        <w:rPr>
          <w:b/>
          <w:u w:val="single"/>
        </w:rPr>
        <w:t>Highline Lake State Park</w:t>
      </w:r>
    </w:p>
    <w:p w14:paraId="4E1EB2F3" w14:textId="77777777" w:rsidR="00453BB6" w:rsidRPr="00760AC1" w:rsidRDefault="00453BB6" w:rsidP="00852F79">
      <w:pPr>
        <w:pStyle w:val="ListParagraph"/>
        <w:numPr>
          <w:ilvl w:val="0"/>
          <w:numId w:val="19"/>
        </w:numPr>
        <w:tabs>
          <w:tab w:val="left" w:pos="720"/>
        </w:tabs>
        <w:spacing w:before="0"/>
        <w:ind w:left="1440" w:hanging="360"/>
      </w:pPr>
      <w:r w:rsidRPr="00760AC1">
        <w:t>Only hand-propelled craft, sailboats and boats</w:t>
      </w:r>
      <w:r w:rsidR="00852F79">
        <w:t xml:space="preserve"> with electric motors shall be </w:t>
      </w:r>
      <w:r w:rsidRPr="00760AC1">
        <w:t xml:space="preserve">permitted on Mack Mesa Reservoir. </w:t>
      </w:r>
    </w:p>
    <w:p w14:paraId="0AC3F3D1"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Boats shall be prohibited on Highline Lake from the first day in October through the last day in February, except that hand-propelled craft may be used to set out and pick up decoys and retrieve downed waterfowl in the area open to hunting. </w:t>
      </w:r>
    </w:p>
    <w:p w14:paraId="1A6D3CBE" w14:textId="77777777" w:rsidR="00453BB6" w:rsidRPr="00760AC1" w:rsidRDefault="00453BB6" w:rsidP="00852F79">
      <w:pPr>
        <w:pStyle w:val="ListParagraph"/>
        <w:numPr>
          <w:ilvl w:val="0"/>
          <w:numId w:val="19"/>
        </w:numPr>
        <w:tabs>
          <w:tab w:val="left" w:pos="720"/>
        </w:tabs>
        <w:spacing w:before="0"/>
        <w:ind w:left="1440" w:hanging="360"/>
      </w:pPr>
      <w:r w:rsidRPr="00760AC1">
        <w:t xml:space="preserve">Waterfowl hunting permitted in the areas and at the times posted. Only shotguns loaded with </w:t>
      </w:r>
      <w:proofErr w:type="gramStart"/>
      <w:r w:rsidRPr="00760AC1">
        <w:t>birdshot</w:t>
      </w:r>
      <w:proofErr w:type="gramEnd"/>
      <w:r w:rsidRPr="00760AC1">
        <w:t xml:space="preserve"> may be used for waterfowl hunting. </w:t>
      </w:r>
    </w:p>
    <w:p w14:paraId="6BC0181E" w14:textId="77777777" w:rsidR="00453BB6" w:rsidRPr="00760AC1" w:rsidRDefault="00453BB6" w:rsidP="00852F79">
      <w:pPr>
        <w:pStyle w:val="ListParagraph"/>
        <w:numPr>
          <w:ilvl w:val="0"/>
          <w:numId w:val="19"/>
        </w:numPr>
        <w:tabs>
          <w:tab w:val="left" w:pos="720"/>
        </w:tabs>
        <w:spacing w:before="0"/>
        <w:ind w:left="1440" w:hanging="360"/>
      </w:pPr>
      <w:r w:rsidRPr="00760AC1">
        <w:t>Small game hunting permitted using only shotguns, in the areas and at the times posted.</w:t>
      </w:r>
    </w:p>
    <w:p w14:paraId="436A2199" w14:textId="77777777" w:rsidR="00453BB6" w:rsidRPr="00760AC1" w:rsidRDefault="00453BB6" w:rsidP="00852F79">
      <w:pPr>
        <w:pStyle w:val="ListParagraph"/>
        <w:numPr>
          <w:ilvl w:val="0"/>
          <w:numId w:val="19"/>
        </w:numPr>
        <w:tabs>
          <w:tab w:val="left" w:pos="720"/>
        </w:tabs>
        <w:spacing w:before="0"/>
        <w:ind w:left="1440" w:hanging="360"/>
      </w:pPr>
      <w:r w:rsidRPr="00760AC1">
        <w:t>Reservations are required to hunt in accordance with #</w:t>
      </w:r>
      <w:proofErr w:type="gramStart"/>
      <w:r w:rsidRPr="00760AC1">
        <w:t>504.I.</w:t>
      </w:r>
      <w:proofErr w:type="gramEnd"/>
      <w:r w:rsidRPr="00760AC1">
        <w:t xml:space="preserve"> </w:t>
      </w:r>
    </w:p>
    <w:p w14:paraId="5997B73C" w14:textId="77777777" w:rsidR="00453BB6" w:rsidRPr="00760AC1" w:rsidRDefault="00453BB6" w:rsidP="00852F79">
      <w:pPr>
        <w:pStyle w:val="ListParagraph"/>
        <w:numPr>
          <w:ilvl w:val="0"/>
          <w:numId w:val="19"/>
        </w:numPr>
        <w:tabs>
          <w:tab w:val="left" w:pos="720"/>
        </w:tabs>
        <w:spacing w:before="0"/>
        <w:ind w:left="1440" w:hanging="360"/>
      </w:pPr>
      <w:r w:rsidRPr="00760AC1">
        <w:t>Big game hunting is prohibited.</w:t>
      </w:r>
    </w:p>
    <w:p w14:paraId="2C5D4BAB" w14:textId="77777777" w:rsidR="00453BB6" w:rsidRPr="00760AC1" w:rsidRDefault="00453BB6" w:rsidP="00852F79">
      <w:pPr>
        <w:pStyle w:val="ListParagraph"/>
        <w:numPr>
          <w:ilvl w:val="0"/>
          <w:numId w:val="19"/>
        </w:numPr>
        <w:tabs>
          <w:tab w:val="left" w:pos="720"/>
        </w:tabs>
        <w:spacing w:before="0"/>
        <w:ind w:left="1440" w:hanging="360"/>
      </w:pPr>
      <w:r w:rsidRPr="00760AC1">
        <w:t>All hunters must register prior to beginning hunting and check out at the conclusion of hunting, at the hunter registration area.</w:t>
      </w:r>
    </w:p>
    <w:p w14:paraId="122CB4EB" w14:textId="77777777" w:rsidR="00453BB6" w:rsidRPr="00760AC1" w:rsidRDefault="00453BB6" w:rsidP="00852F79">
      <w:pPr>
        <w:pStyle w:val="ListParagraph"/>
        <w:numPr>
          <w:ilvl w:val="0"/>
          <w:numId w:val="19"/>
        </w:numPr>
        <w:tabs>
          <w:tab w:val="left" w:pos="720"/>
        </w:tabs>
        <w:spacing w:before="0"/>
        <w:ind w:left="1440" w:hanging="360"/>
      </w:pPr>
      <w:r w:rsidRPr="00760AC1">
        <w:t>Vessels launched on Highline Lake on Wednesdays are prohibited from traveling at speeds above “wakeless,” as defined in regulation #218.1 in Chapter P-2. If July 4</w:t>
      </w:r>
      <w:r w:rsidRPr="00B36DE1">
        <w:rPr>
          <w:vertAlign w:val="superscript"/>
        </w:rPr>
        <w:t xml:space="preserve"> </w:t>
      </w:r>
      <w:r w:rsidRPr="00760AC1">
        <w:t xml:space="preserve">falls on a Wednesday, this day is exempt from the wakeless restriction. </w:t>
      </w:r>
    </w:p>
    <w:p w14:paraId="58254E05" w14:textId="77777777" w:rsidR="00453BB6" w:rsidRPr="00760AC1" w:rsidRDefault="00453BB6" w:rsidP="00453BB6">
      <w:pPr>
        <w:tabs>
          <w:tab w:val="left" w:pos="720"/>
          <w:tab w:val="left" w:pos="1440"/>
          <w:tab w:val="left" w:pos="2160"/>
        </w:tabs>
        <w:spacing w:before="0"/>
        <w:ind w:left="1440" w:hanging="720"/>
      </w:pPr>
    </w:p>
    <w:p w14:paraId="2A2F0DEE" w14:textId="77777777" w:rsidR="00453BB6" w:rsidRPr="00852F79" w:rsidRDefault="00453BB6" w:rsidP="00852F79">
      <w:pPr>
        <w:pStyle w:val="ListParagraph"/>
        <w:numPr>
          <w:ilvl w:val="1"/>
          <w:numId w:val="7"/>
        </w:numPr>
        <w:tabs>
          <w:tab w:val="left" w:pos="720"/>
          <w:tab w:val="left" w:pos="1440"/>
          <w:tab w:val="left" w:pos="2160"/>
        </w:tabs>
        <w:spacing w:before="0"/>
        <w:ind w:left="1080" w:hanging="360"/>
        <w:outlineLvl w:val="3"/>
        <w:rPr>
          <w:b/>
          <w:u w:val="single"/>
        </w:rPr>
      </w:pPr>
      <w:r w:rsidRPr="00852F79">
        <w:rPr>
          <w:b/>
          <w:u w:val="single"/>
        </w:rPr>
        <w:t>Jackson Lake State Park</w:t>
      </w:r>
    </w:p>
    <w:p w14:paraId="6A361D74" w14:textId="77777777" w:rsidR="00453BB6" w:rsidRPr="00760AC1" w:rsidRDefault="00453BB6" w:rsidP="00E75E38">
      <w:pPr>
        <w:pStyle w:val="ListParagraph"/>
        <w:numPr>
          <w:ilvl w:val="0"/>
          <w:numId w:val="20"/>
        </w:numPr>
        <w:tabs>
          <w:tab w:val="left" w:pos="720"/>
        </w:tabs>
        <w:spacing w:before="0" w:after="240"/>
        <w:ind w:left="1080" w:hanging="270"/>
        <w:contextualSpacing w:val="0"/>
      </w:pPr>
      <w:r w:rsidRPr="00760AC1">
        <w:t xml:space="preserve">During the period beginning the Tuesday after Labor Day and continuing through the Friday prior to Memorial Day, only bows and arrows including crossbow and hand-held bow, unless </w:t>
      </w:r>
      <w:r w:rsidRPr="00760AC1">
        <w:lastRenderedPageBreak/>
        <w:t>otherwise restricted, and shotguns loaded with birdshot may be used for hunting during hunting seasons, and only in areas not posted as prohibiting such use.</w:t>
      </w:r>
    </w:p>
    <w:p w14:paraId="3914DB9C" w14:textId="77777777" w:rsidR="00453BB6" w:rsidRPr="00852F79" w:rsidRDefault="00453BB6" w:rsidP="00852F79">
      <w:pPr>
        <w:pStyle w:val="ListParagraph"/>
        <w:numPr>
          <w:ilvl w:val="1"/>
          <w:numId w:val="7"/>
        </w:numPr>
        <w:tabs>
          <w:tab w:val="left" w:pos="720"/>
          <w:tab w:val="left" w:pos="1440"/>
          <w:tab w:val="left" w:pos="2160"/>
        </w:tabs>
        <w:ind w:left="1080" w:hanging="360"/>
        <w:outlineLvl w:val="3"/>
        <w:rPr>
          <w:b/>
          <w:u w:val="single"/>
        </w:rPr>
      </w:pPr>
      <w:r w:rsidRPr="00852F79">
        <w:rPr>
          <w:b/>
          <w:u w:val="single"/>
        </w:rPr>
        <w:t>James M. Robb - Colorado River State Park</w:t>
      </w:r>
    </w:p>
    <w:p w14:paraId="7039BBCC"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Colorado River Wildlife Area</w:t>
      </w:r>
    </w:p>
    <w:p w14:paraId="71E66FED"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no dogs or other pets shall be permitted, except on designated trails.</w:t>
      </w:r>
    </w:p>
    <w:p w14:paraId="3060C9D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No fires shall be permitted.</w:t>
      </w:r>
    </w:p>
    <w:p w14:paraId="0C2B0E0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Swimming is prohibited within East and West Lakes.</w:t>
      </w:r>
    </w:p>
    <w:p w14:paraId="6AC4DCE1"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In accordance with applicable management plans, public access is restricted to designated roads and trails from March 15 to May 30 of each year.</w:t>
      </w:r>
    </w:p>
    <w:p w14:paraId="1D5A9D80" w14:textId="77777777" w:rsidR="00453BB6" w:rsidRPr="00760AC1" w:rsidRDefault="00453BB6" w:rsidP="00852F79">
      <w:pPr>
        <w:pStyle w:val="ListParagraph"/>
        <w:numPr>
          <w:ilvl w:val="1"/>
          <w:numId w:val="4"/>
        </w:numPr>
        <w:tabs>
          <w:tab w:val="left" w:pos="720"/>
          <w:tab w:val="left" w:pos="1440"/>
          <w:tab w:val="left" w:pos="2160"/>
        </w:tabs>
        <w:spacing w:before="0"/>
        <w:ind w:left="1980" w:hanging="540"/>
      </w:pPr>
      <w:r w:rsidRPr="00760AC1">
        <w:t xml:space="preserve">No boats, rafts or other floating devices of any kind shall be permitted on lakes. </w:t>
      </w:r>
    </w:p>
    <w:p w14:paraId="3858F16C"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Fruita, Connected Lakes, Corn Lake and Island Acres Sections</w:t>
      </w:r>
    </w:p>
    <w:p w14:paraId="47327F5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Except for the swim area at Island Acres, only hand-propelled craft, sailboats and boats with electric motors shall be permitted. </w:t>
      </w:r>
    </w:p>
    <w:p w14:paraId="774D2FC2"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waterfowl hunting permitted in the areas and at the times posted. All other hunting prohibited. </w:t>
      </w:r>
    </w:p>
    <w:p w14:paraId="672E13EB"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6DBF14AE"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Waterfowl hunting from designated blinds only. </w:t>
      </w:r>
    </w:p>
    <w:p w14:paraId="56895025" w14:textId="77777777" w:rsidR="00453BB6" w:rsidRPr="00760AC1" w:rsidRDefault="00453BB6" w:rsidP="00852F79">
      <w:pPr>
        <w:pStyle w:val="ListParagraph"/>
        <w:numPr>
          <w:ilvl w:val="3"/>
          <w:numId w:val="7"/>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6CD47BDF" w14:textId="77777777" w:rsidR="00453BB6" w:rsidRPr="00760AC1" w:rsidRDefault="00453BB6" w:rsidP="00852F79">
      <w:pPr>
        <w:pStyle w:val="ListParagraph"/>
        <w:numPr>
          <w:ilvl w:val="3"/>
          <w:numId w:val="7"/>
        </w:numPr>
        <w:tabs>
          <w:tab w:val="left" w:pos="720"/>
        </w:tabs>
        <w:spacing w:before="0"/>
        <w:ind w:left="1980" w:hanging="540"/>
      </w:pPr>
      <w:r w:rsidRPr="00760AC1">
        <w:t xml:space="preserve">Hunting is prohibited in Fruita and Connected Lakes sections. </w:t>
      </w:r>
    </w:p>
    <w:p w14:paraId="2EA11173"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34 Road Parcel</w:t>
      </w:r>
    </w:p>
    <w:p w14:paraId="742730EE" w14:textId="77777777" w:rsidR="00453BB6" w:rsidRPr="00760AC1" w:rsidRDefault="00453BB6" w:rsidP="00852F79">
      <w:pPr>
        <w:pStyle w:val="ListParagraph"/>
        <w:numPr>
          <w:ilvl w:val="1"/>
          <w:numId w:val="21"/>
        </w:numPr>
        <w:tabs>
          <w:tab w:val="left" w:pos="720"/>
        </w:tabs>
        <w:spacing w:before="0"/>
        <w:ind w:left="1980" w:hanging="540"/>
      </w:pPr>
      <w:r w:rsidRPr="00760AC1">
        <w:t>No public access except for waterfowl hunting on weekends during designated waterfowl hunting seasons.</w:t>
      </w:r>
    </w:p>
    <w:p w14:paraId="1E8D1798"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prohibited. </w:t>
      </w:r>
    </w:p>
    <w:p w14:paraId="25CEE2E2"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0CE2C894" w14:textId="77777777" w:rsidR="00453BB6" w:rsidRPr="00760AC1" w:rsidRDefault="00453BB6" w:rsidP="00852F79">
      <w:pPr>
        <w:pStyle w:val="ListParagraph"/>
        <w:numPr>
          <w:ilvl w:val="1"/>
          <w:numId w:val="21"/>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73358C6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Waterfowl hunting from designated blinds only. </w:t>
      </w:r>
    </w:p>
    <w:p w14:paraId="68579BC3" w14:textId="77777777" w:rsidR="00453BB6" w:rsidRPr="00207235" w:rsidRDefault="00453BB6" w:rsidP="00852F79">
      <w:pPr>
        <w:pStyle w:val="ListParagraph"/>
        <w:numPr>
          <w:ilvl w:val="0"/>
          <w:numId w:val="21"/>
        </w:numPr>
        <w:tabs>
          <w:tab w:val="left" w:pos="720"/>
          <w:tab w:val="left" w:pos="1440"/>
        </w:tabs>
        <w:spacing w:before="0"/>
        <w:ind w:left="1440" w:hanging="360"/>
        <w:outlineLvl w:val="4"/>
        <w:rPr>
          <w:b/>
        </w:rPr>
      </w:pPr>
      <w:r w:rsidRPr="00207235">
        <w:rPr>
          <w:b/>
        </w:rPr>
        <w:t>Pear Park Section</w:t>
      </w:r>
    </w:p>
    <w:p w14:paraId="03FF73F7" w14:textId="77777777" w:rsidR="00453BB6" w:rsidRPr="00760AC1" w:rsidRDefault="00453BB6" w:rsidP="00852F79">
      <w:pPr>
        <w:pStyle w:val="ListParagraph"/>
        <w:numPr>
          <w:ilvl w:val="1"/>
          <w:numId w:val="21"/>
        </w:numPr>
        <w:tabs>
          <w:tab w:val="left" w:pos="720"/>
        </w:tabs>
        <w:spacing w:before="0"/>
        <w:ind w:left="1980" w:hanging="540"/>
      </w:pPr>
      <w:r w:rsidRPr="00760AC1">
        <w:t>No boats, rafts or other floating devices of any kind shall be permitted on lakes between 30 Road and 29 Road.</w:t>
      </w:r>
    </w:p>
    <w:p w14:paraId="7A108253"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waterfowl hunting permitted in the areas and at the times posted. All other hunting prohibited. </w:t>
      </w:r>
    </w:p>
    <w:p w14:paraId="6664A1D0" w14:textId="77777777" w:rsidR="00453BB6" w:rsidRPr="00760AC1" w:rsidRDefault="00453BB6" w:rsidP="00852F79">
      <w:pPr>
        <w:pStyle w:val="ListParagraph"/>
        <w:numPr>
          <w:ilvl w:val="1"/>
          <w:numId w:val="21"/>
        </w:numPr>
        <w:tabs>
          <w:tab w:val="left" w:pos="720"/>
        </w:tabs>
        <w:spacing w:before="0"/>
        <w:ind w:left="1980" w:hanging="540"/>
      </w:pPr>
      <w:r w:rsidRPr="00760AC1">
        <w:t xml:space="preserve">Only shotguns loaded with </w:t>
      </w:r>
      <w:proofErr w:type="gramStart"/>
      <w:r w:rsidRPr="00760AC1">
        <w:t>birdshot</w:t>
      </w:r>
      <w:proofErr w:type="gramEnd"/>
      <w:r w:rsidRPr="00760AC1">
        <w:t xml:space="preserve"> may be used for waterfowl hunting. </w:t>
      </w:r>
    </w:p>
    <w:p w14:paraId="3DA0858D" w14:textId="77777777" w:rsidR="00453BB6" w:rsidRPr="00760AC1" w:rsidRDefault="00453BB6" w:rsidP="00852F79">
      <w:pPr>
        <w:pStyle w:val="ListParagraph"/>
        <w:numPr>
          <w:ilvl w:val="1"/>
          <w:numId w:val="21"/>
        </w:numPr>
        <w:tabs>
          <w:tab w:val="left" w:pos="720"/>
        </w:tabs>
        <w:spacing w:before="0"/>
        <w:ind w:left="1980" w:hanging="540"/>
      </w:pPr>
      <w:r w:rsidRPr="00760AC1">
        <w:t>Reservations are required to hunt in accordance with #</w:t>
      </w:r>
      <w:proofErr w:type="gramStart"/>
      <w:r w:rsidRPr="00760AC1">
        <w:t>504.I.</w:t>
      </w:r>
      <w:proofErr w:type="gramEnd"/>
      <w:r w:rsidRPr="00760AC1">
        <w:t xml:space="preserve"> </w:t>
      </w:r>
    </w:p>
    <w:p w14:paraId="523035A8" w14:textId="77777777" w:rsidR="00453BB6" w:rsidRPr="00760AC1" w:rsidRDefault="00453BB6" w:rsidP="005E2488">
      <w:pPr>
        <w:pStyle w:val="ListParagraph"/>
        <w:numPr>
          <w:ilvl w:val="1"/>
          <w:numId w:val="21"/>
        </w:numPr>
        <w:tabs>
          <w:tab w:val="left" w:pos="720"/>
        </w:tabs>
        <w:spacing w:before="0" w:after="240"/>
        <w:ind w:left="1987" w:hanging="547"/>
        <w:contextualSpacing w:val="0"/>
      </w:pPr>
      <w:r w:rsidRPr="00760AC1">
        <w:t xml:space="preserve">Waterfowl hunting from designated blinds only. </w:t>
      </w:r>
    </w:p>
    <w:p w14:paraId="1E875A28"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John Martin Reservoir State Recreation Area</w:t>
      </w:r>
    </w:p>
    <w:p w14:paraId="499A6821"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public access shall be permitted on the north shore area of John Martin Reservoir State Recreation Area from the first day of November through March 15 of every year or as posted except to retrieve downed waterfowl.</w:t>
      </w:r>
    </w:p>
    <w:p w14:paraId="43998B49"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Only hand-propelled craft, sailboats and boats with electric motors shall be permitted on Lake Hasty.</w:t>
      </w:r>
    </w:p>
    <w:p w14:paraId="74814C6D" w14:textId="77777777" w:rsidR="00453BB6" w:rsidRPr="00760AC1" w:rsidRDefault="00453BB6" w:rsidP="005E2488">
      <w:pPr>
        <w:pStyle w:val="ListParagraph"/>
        <w:numPr>
          <w:ilvl w:val="0"/>
          <w:numId w:val="22"/>
        </w:numPr>
        <w:tabs>
          <w:tab w:val="left" w:pos="720"/>
          <w:tab w:val="left" w:pos="1440"/>
        </w:tabs>
        <w:spacing w:before="0"/>
        <w:ind w:left="1440" w:hanging="360"/>
      </w:pPr>
      <w:r w:rsidRPr="00760AC1">
        <w:t>No unauthorized boats, rafts, or other floating devices of any kind shall be permitted on the waters below John Martin Dam to the Arkansas River bridge.</w:t>
      </w:r>
    </w:p>
    <w:p w14:paraId="1F5DFACB" w14:textId="77777777" w:rsidR="00453BB6" w:rsidRPr="00760AC1" w:rsidRDefault="00453BB6" w:rsidP="005E2488">
      <w:pPr>
        <w:pStyle w:val="ListParagraph"/>
        <w:numPr>
          <w:ilvl w:val="0"/>
          <w:numId w:val="22"/>
        </w:numPr>
        <w:tabs>
          <w:tab w:val="left" w:pos="720"/>
          <w:tab w:val="left" w:pos="1440"/>
        </w:tabs>
        <w:spacing w:before="0" w:after="240"/>
        <w:ind w:left="1440" w:hanging="360"/>
        <w:contextualSpacing w:val="0"/>
      </w:pPr>
      <w:r w:rsidRPr="00760AC1">
        <w:t>No public access shall be permitted east of the waterfowl closure line to the dam from the first day of November through March 15 of every year or as posted except to retrieve downed waterfowl.</w:t>
      </w:r>
    </w:p>
    <w:p w14:paraId="736B07B3"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Lake Pueblo State Park</w:t>
      </w:r>
    </w:p>
    <w:p w14:paraId="6C134294"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t>Jumping, diving or swinging from cliffs, ledges or man-made structures is prohibited, including, but not limited to, boat docks, marina infrastructure and the railroad trestle in Turkey Creek.</w:t>
      </w:r>
    </w:p>
    <w:p w14:paraId="39EE1EFA" w14:textId="77777777" w:rsidR="00453BB6" w:rsidRPr="00760AC1" w:rsidRDefault="00453BB6" w:rsidP="005E2488">
      <w:pPr>
        <w:pStyle w:val="ListParagraph"/>
        <w:numPr>
          <w:ilvl w:val="0"/>
          <w:numId w:val="23"/>
        </w:numPr>
        <w:tabs>
          <w:tab w:val="left" w:pos="720"/>
          <w:tab w:val="left" w:pos="1440"/>
        </w:tabs>
        <w:spacing w:before="0"/>
        <w:ind w:left="1440" w:hanging="360"/>
      </w:pPr>
      <w:r w:rsidRPr="00760AC1">
        <w:lastRenderedPageBreak/>
        <w:t>Innertubes, air mattresses and similar devices are permitted, below the dam on that part of the Arkansas River within the boundaries of Pueblo State Recreation Area. All occupants of these devices must wear a U.S. Coast Guard approved wearable personal flotation device.</w:t>
      </w:r>
    </w:p>
    <w:p w14:paraId="7F27365B" w14:textId="77777777" w:rsidR="00453BB6" w:rsidRPr="00760AC1" w:rsidRDefault="00453BB6" w:rsidP="005E2488">
      <w:pPr>
        <w:pStyle w:val="ListParagraph"/>
        <w:numPr>
          <w:ilvl w:val="0"/>
          <w:numId w:val="23"/>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1E5D4396"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3"/>
        <w:rPr>
          <w:b/>
          <w:u w:val="single"/>
        </w:rPr>
      </w:pPr>
      <w:r w:rsidRPr="005E2488">
        <w:rPr>
          <w:b/>
          <w:u w:val="single"/>
        </w:rPr>
        <w:t>Lathrop State Park</w:t>
      </w:r>
    </w:p>
    <w:p w14:paraId="7AF69526"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Boats shall be prohibited on Horseshoe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60C4D3D4"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Water skiing is prohibited on Horseshoe Reservoir. </w:t>
      </w:r>
    </w:p>
    <w:p w14:paraId="79FF641F"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west from a north-south line corresponding with the existing barbed-wire fence between Horseshoe Lake and Martin Lake.</w:t>
      </w:r>
    </w:p>
    <w:p w14:paraId="55B0FFFB" w14:textId="77777777" w:rsidR="00453BB6" w:rsidRPr="00760AC1" w:rsidRDefault="00453BB6" w:rsidP="005E2488">
      <w:pPr>
        <w:pStyle w:val="ListParagraph"/>
        <w:numPr>
          <w:ilvl w:val="0"/>
          <w:numId w:val="24"/>
        </w:numPr>
        <w:tabs>
          <w:tab w:val="left" w:pos="720"/>
          <w:tab w:val="left" w:pos="1440"/>
        </w:tabs>
        <w:spacing w:before="0"/>
        <w:ind w:left="1440" w:hanging="360"/>
      </w:pPr>
      <w:r w:rsidRPr="00760AC1">
        <w:t xml:space="preserve">Swimming is prohibited except at the designated swim beach at Martin Lake. </w:t>
      </w:r>
    </w:p>
    <w:p w14:paraId="025930CE" w14:textId="77777777" w:rsidR="00453BB6" w:rsidRPr="005E2488" w:rsidRDefault="00453BB6" w:rsidP="005E2488">
      <w:pPr>
        <w:pStyle w:val="ListParagraph"/>
        <w:numPr>
          <w:ilvl w:val="1"/>
          <w:numId w:val="7"/>
        </w:numPr>
        <w:tabs>
          <w:tab w:val="left" w:pos="720"/>
          <w:tab w:val="left" w:pos="1440"/>
          <w:tab w:val="left" w:pos="2160"/>
        </w:tabs>
        <w:ind w:left="1080" w:hanging="360"/>
        <w:outlineLvl w:val="4"/>
        <w:rPr>
          <w:b/>
          <w:u w:val="single"/>
        </w:rPr>
      </w:pPr>
      <w:r w:rsidRPr="005E2488">
        <w:rPr>
          <w:b/>
          <w:u w:val="single"/>
        </w:rPr>
        <w:t>Lone Mesa State Park</w:t>
      </w:r>
    </w:p>
    <w:p w14:paraId="32B2028A" w14:textId="77777777" w:rsidR="00453BB6" w:rsidRPr="00432091" w:rsidRDefault="00453BB6" w:rsidP="005E2488">
      <w:pPr>
        <w:numPr>
          <w:ilvl w:val="0"/>
          <w:numId w:val="6"/>
        </w:numPr>
        <w:tabs>
          <w:tab w:val="left" w:pos="1440"/>
        </w:tabs>
        <w:spacing w:before="0"/>
        <w:ind w:left="1440"/>
      </w:pPr>
      <w:r w:rsidRPr="00432091">
        <w:t>During any authorized big game hunting season, any lawful method of hunting deer, elk, and bear may be used in areas not posted as prohibiting such use in Lone Mesa State Park. Only hunters who possess a valid Lone Mesa State Park hunting permit are permitted to hunt.</w:t>
      </w:r>
    </w:p>
    <w:p w14:paraId="72182859" w14:textId="77777777" w:rsidR="00453BB6" w:rsidRPr="00432091" w:rsidRDefault="00453BB6" w:rsidP="005E2488">
      <w:pPr>
        <w:numPr>
          <w:ilvl w:val="0"/>
          <w:numId w:val="6"/>
        </w:numPr>
        <w:tabs>
          <w:tab w:val="left" w:pos="1440"/>
        </w:tabs>
        <w:spacing w:before="0"/>
        <w:ind w:left="1440"/>
      </w:pPr>
      <w:r w:rsidRPr="00432091">
        <w:t xml:space="preserve">Hunting is permitted in the spring only in accordance with parts (1) through (3) </w:t>
      </w:r>
    </w:p>
    <w:p w14:paraId="23D0C25D" w14:textId="77777777" w:rsidR="00453BB6" w:rsidRPr="00432091" w:rsidRDefault="00453BB6" w:rsidP="005E2488">
      <w:pPr>
        <w:numPr>
          <w:ilvl w:val="3"/>
          <w:numId w:val="6"/>
        </w:numPr>
        <w:tabs>
          <w:tab w:val="left" w:pos="1440"/>
        </w:tabs>
        <w:spacing w:before="0"/>
        <w:ind w:left="1800"/>
      </w:pPr>
      <w:r w:rsidRPr="00432091">
        <w:t>Individuals must hold a TM000U1R turkey license.</w:t>
      </w:r>
    </w:p>
    <w:p w14:paraId="1ABD3025" w14:textId="77777777" w:rsidR="00453BB6" w:rsidRPr="00432091" w:rsidRDefault="00453BB6" w:rsidP="005E2488">
      <w:pPr>
        <w:numPr>
          <w:ilvl w:val="3"/>
          <w:numId w:val="6"/>
        </w:numPr>
        <w:tabs>
          <w:tab w:val="left" w:pos="1440"/>
        </w:tabs>
        <w:spacing w:before="0"/>
        <w:ind w:left="1800"/>
      </w:pPr>
      <w:r w:rsidRPr="00432091">
        <w:t>Vehicles involved in hunting use of the park are required to have a valid Colorado State Parks Pass, unless the vehicle displays a Disabled Veteran license plate or Purple Heart license plate.</w:t>
      </w:r>
    </w:p>
    <w:p w14:paraId="66ECC46B" w14:textId="77777777" w:rsidR="00453BB6" w:rsidRPr="00432091" w:rsidRDefault="00453BB6" w:rsidP="005E2488">
      <w:pPr>
        <w:numPr>
          <w:ilvl w:val="3"/>
          <w:numId w:val="6"/>
        </w:numPr>
        <w:tabs>
          <w:tab w:val="left" w:pos="1440"/>
        </w:tabs>
        <w:spacing w:before="0"/>
        <w:ind w:left="1800"/>
      </w:pPr>
      <w:r w:rsidRPr="00432091">
        <w:t>Only established roads and parking area defined on the Lone Mesa hunting map may be used. Game retrieval roads are excluded from the spring season and are only for use in the fall big game seasons.</w:t>
      </w:r>
    </w:p>
    <w:p w14:paraId="243839EE" w14:textId="77777777" w:rsidR="00453BB6" w:rsidRPr="00DF53E3" w:rsidRDefault="00453BB6" w:rsidP="00DF53E3">
      <w:pPr>
        <w:pStyle w:val="ListParagraph"/>
        <w:numPr>
          <w:ilvl w:val="1"/>
          <w:numId w:val="7"/>
        </w:numPr>
        <w:tabs>
          <w:tab w:val="left" w:pos="720"/>
          <w:tab w:val="left" w:pos="2160"/>
        </w:tabs>
        <w:ind w:left="1080" w:hanging="360"/>
        <w:outlineLvl w:val="3"/>
        <w:rPr>
          <w:b/>
          <w:u w:val="single"/>
        </w:rPr>
      </w:pPr>
      <w:r w:rsidRPr="00DF53E3">
        <w:rPr>
          <w:b/>
          <w:u w:val="single"/>
        </w:rPr>
        <w:t>Lory State Park</w:t>
      </w:r>
    </w:p>
    <w:p w14:paraId="1C131902" w14:textId="77777777" w:rsidR="00453BB6" w:rsidRPr="00207235" w:rsidRDefault="00453BB6" w:rsidP="00DF53E3">
      <w:pPr>
        <w:pStyle w:val="ListParagraph"/>
        <w:numPr>
          <w:ilvl w:val="0"/>
          <w:numId w:val="25"/>
        </w:numPr>
        <w:tabs>
          <w:tab w:val="left" w:pos="720"/>
          <w:tab w:val="left" w:pos="1440"/>
        </w:tabs>
        <w:spacing w:before="0"/>
        <w:ind w:left="1440" w:hanging="360"/>
      </w:pPr>
      <w:r w:rsidRPr="00760AC1">
        <w:t>During deer and elk seasons, any lawful method of hunting may be used for hunting such big game; and beginning the Tuesday after Labor Day and continuing through the Friday prior to Memorial Day, any lawful method of hun</w:t>
      </w:r>
      <w:r w:rsidRPr="00207235">
        <w:t>ting may be used during hunting seasons for small game, in areas not posted as prohibiting such use or uses; except that hunting is not permitted on Saturdays and Sundays.</w:t>
      </w:r>
    </w:p>
    <w:p w14:paraId="23B32863" w14:textId="77777777" w:rsidR="00453BB6" w:rsidRPr="00207235" w:rsidRDefault="00453BB6" w:rsidP="00DF53E3">
      <w:pPr>
        <w:pStyle w:val="ListParagraph"/>
        <w:numPr>
          <w:ilvl w:val="0"/>
          <w:numId w:val="25"/>
        </w:numPr>
        <w:tabs>
          <w:tab w:val="left" w:pos="720"/>
          <w:tab w:val="left" w:pos="1440"/>
        </w:tabs>
        <w:spacing w:before="0" w:after="240"/>
        <w:ind w:left="1440" w:hanging="360"/>
        <w:contextualSpacing w:val="0"/>
      </w:pPr>
      <w:r w:rsidRPr="00207235">
        <w:t>During the spring turkey hunt at Lory State Park, it shall be permitted to hunt turkey by legal methods on Mondays and Tuesdays only. All other days of the week shall be closed to spring turkey hunting.</w:t>
      </w:r>
    </w:p>
    <w:p w14:paraId="2B211C75"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Mancos State Park</w:t>
      </w:r>
    </w:p>
    <w:p w14:paraId="304D7AB7" w14:textId="77777777" w:rsidR="00453BB6" w:rsidRPr="00760AC1" w:rsidRDefault="00453BB6" w:rsidP="00DF53E3">
      <w:pPr>
        <w:pStyle w:val="ListParagraph"/>
        <w:numPr>
          <w:ilvl w:val="0"/>
          <w:numId w:val="26"/>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Mancos Reservoir. </w:t>
      </w:r>
    </w:p>
    <w:p w14:paraId="27697987" w14:textId="77777777" w:rsidR="00453BB6" w:rsidRPr="00760AC1" w:rsidRDefault="00453BB6" w:rsidP="00DF53E3">
      <w:pPr>
        <w:pStyle w:val="ListParagraph"/>
        <w:numPr>
          <w:ilvl w:val="0"/>
          <w:numId w:val="26"/>
        </w:numPr>
        <w:tabs>
          <w:tab w:val="left" w:pos="720"/>
          <w:tab w:val="left" w:pos="1440"/>
        </w:tabs>
        <w:spacing w:before="0" w:after="240"/>
        <w:ind w:left="1440" w:hanging="360"/>
        <w:contextualSpacing w:val="0"/>
      </w:pPr>
      <w:r w:rsidRPr="00760AC1">
        <w:t xml:space="preserve">Water skiing is prohibited on Mancos Reservoir. </w:t>
      </w:r>
    </w:p>
    <w:p w14:paraId="1467E89E"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 xml:space="preserve">Mueller State Park </w:t>
      </w:r>
    </w:p>
    <w:p w14:paraId="7153AE3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No dogs or other pets shall be permitted outside of the developed facilities area.</w:t>
      </w:r>
    </w:p>
    <w:p w14:paraId="324E81DE"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t>It shall be unlawful, except by law enforcement officers on official duty, to operate snowmobiles and off-highway vehicles.</w:t>
      </w:r>
    </w:p>
    <w:p w14:paraId="08D8E311" w14:textId="77777777" w:rsidR="00453BB6" w:rsidRPr="00760AC1" w:rsidRDefault="00453BB6" w:rsidP="00DF53E3">
      <w:pPr>
        <w:pStyle w:val="ListParagraph"/>
        <w:numPr>
          <w:ilvl w:val="0"/>
          <w:numId w:val="27"/>
        </w:numPr>
        <w:tabs>
          <w:tab w:val="left" w:pos="720"/>
          <w:tab w:val="left" w:pos="1440"/>
        </w:tabs>
        <w:spacing w:before="0"/>
        <w:ind w:left="1440" w:hanging="360"/>
      </w:pPr>
      <w:r w:rsidRPr="00760AC1">
        <w:lastRenderedPageBreak/>
        <w:t>No boats, rafts or other floating devices of any kind shall be permitted on lakes within Mueller State Park.</w:t>
      </w:r>
    </w:p>
    <w:p w14:paraId="038BA63F" w14:textId="77777777" w:rsidR="00453BB6" w:rsidRPr="00760AC1" w:rsidRDefault="00453BB6" w:rsidP="00DF53E3">
      <w:pPr>
        <w:pStyle w:val="ListParagraph"/>
        <w:numPr>
          <w:ilvl w:val="0"/>
          <w:numId w:val="27"/>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any lawful method of controlled hunting may be used, during hunting seasons, in areas not prohibiting such use on Mueller State Park. Hunters may access the posted hunting area only from Trail 5 at the Visitor Center, Trail 11 at the Livery parking lot or Lost Pond Picnic Area and Trail 13 at the group campground. All weapons must be completely unloaded when the hunter is outside the posted hunting area boundary.</w:t>
      </w:r>
    </w:p>
    <w:p w14:paraId="1F7572AA" w14:textId="77777777" w:rsidR="00453BB6" w:rsidRPr="00DF53E3" w:rsidRDefault="00453BB6" w:rsidP="00DF53E3">
      <w:pPr>
        <w:pStyle w:val="ListParagraph"/>
        <w:numPr>
          <w:ilvl w:val="1"/>
          <w:numId w:val="7"/>
        </w:numPr>
        <w:tabs>
          <w:tab w:val="left" w:pos="720"/>
          <w:tab w:val="left" w:pos="1440"/>
          <w:tab w:val="left" w:pos="2160"/>
        </w:tabs>
        <w:ind w:left="1080" w:hanging="360"/>
        <w:outlineLvl w:val="3"/>
        <w:rPr>
          <w:b/>
          <w:u w:val="single"/>
        </w:rPr>
      </w:pPr>
      <w:r w:rsidRPr="00DF53E3">
        <w:rPr>
          <w:b/>
          <w:u w:val="single"/>
        </w:rPr>
        <w:t>Navajo State Park</w:t>
      </w:r>
    </w:p>
    <w:p w14:paraId="77BCAAF0"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During any hunting season all year, lawful methods of hunting may be used in areas not prohibiting such use.</w:t>
      </w:r>
    </w:p>
    <w:p w14:paraId="1BF6A875" w14:textId="77777777" w:rsidR="00453BB6" w:rsidRPr="00760AC1" w:rsidRDefault="00453BB6" w:rsidP="00DF53E3">
      <w:pPr>
        <w:pStyle w:val="ListParagraph"/>
        <w:numPr>
          <w:ilvl w:val="0"/>
          <w:numId w:val="28"/>
        </w:numPr>
        <w:tabs>
          <w:tab w:val="left" w:pos="720"/>
          <w:tab w:val="left" w:pos="1440"/>
        </w:tabs>
        <w:spacing w:before="0"/>
        <w:ind w:left="1440" w:hanging="360"/>
      </w:pPr>
      <w:r w:rsidRPr="00760AC1">
        <w:t xml:space="preserve">Kiteboarding is permitted at Navajo State Park via a special </w:t>
      </w:r>
      <w:r>
        <w:t>use</w:t>
      </w:r>
      <w:r w:rsidRPr="00760AC1">
        <w:t xml:space="preserve"> permit with the following restrictions: </w:t>
      </w:r>
    </w:p>
    <w:p w14:paraId="60A9604D" w14:textId="77777777" w:rsidR="00453BB6" w:rsidRPr="00760AC1" w:rsidRDefault="00453BB6" w:rsidP="00D435F2">
      <w:pPr>
        <w:pStyle w:val="ListParagraph"/>
        <w:numPr>
          <w:ilvl w:val="1"/>
          <w:numId w:val="28"/>
        </w:numPr>
        <w:tabs>
          <w:tab w:val="left" w:pos="720"/>
          <w:tab w:val="left" w:pos="1440"/>
        </w:tabs>
        <w:spacing w:before="0"/>
        <w:ind w:left="1890" w:hanging="450"/>
      </w:pPr>
      <w:r w:rsidRPr="00760AC1">
        <w:t xml:space="preserve">The kiteboard must have three safety systems: a control bar release, a quick release and a safety release. </w:t>
      </w:r>
    </w:p>
    <w:p w14:paraId="5CE054F8" w14:textId="77777777" w:rsidR="00453BB6" w:rsidRPr="00760AC1" w:rsidRDefault="00453BB6" w:rsidP="00D435F2">
      <w:pPr>
        <w:pStyle w:val="ListParagraph"/>
        <w:numPr>
          <w:ilvl w:val="1"/>
          <w:numId w:val="28"/>
        </w:numPr>
        <w:tabs>
          <w:tab w:val="left" w:pos="720"/>
          <w:tab w:val="left" w:pos="1440"/>
          <w:tab w:val="left" w:pos="2880"/>
        </w:tabs>
        <w:spacing w:before="0"/>
        <w:ind w:left="1890" w:hanging="450"/>
      </w:pPr>
      <w:r w:rsidRPr="00760AC1">
        <w:t>All three safety systems must be in good and operational condition and in compliance with manufacturer specifications so that when activated the kite loses power and falls to the water.</w:t>
      </w:r>
    </w:p>
    <w:p w14:paraId="2528969F" w14:textId="77777777" w:rsidR="00453BB6" w:rsidRPr="00760AC1" w:rsidRDefault="00453BB6" w:rsidP="00D435F2">
      <w:pPr>
        <w:pStyle w:val="ListParagraph"/>
        <w:numPr>
          <w:ilvl w:val="1"/>
          <w:numId w:val="28"/>
        </w:numPr>
        <w:tabs>
          <w:tab w:val="left" w:pos="720"/>
          <w:tab w:val="left" w:pos="1440"/>
          <w:tab w:val="left" w:pos="2880"/>
        </w:tabs>
        <w:spacing w:before="0" w:after="240"/>
        <w:ind w:left="1886" w:hanging="446"/>
        <w:contextualSpacing w:val="0"/>
      </w:pPr>
      <w:r w:rsidRPr="00760AC1">
        <w:t>Kiteboarders must wear a United States Coast Guard approved personal flotation device when kiteboarding.</w:t>
      </w:r>
    </w:p>
    <w:p w14:paraId="21271427"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North Sterling State Park</w:t>
      </w:r>
    </w:p>
    <w:p w14:paraId="733CCD18"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 xml:space="preserve">Boats shall be prohibited on North Sterling Reservoir from the first Monday in November through the last day of migratory waterfowl seasons, except as posted and except that hand-propelled craft may be used to set out and pick up decoys and retrieve downed waterfowl on the areas of such lakes open to hunting of migratory waterfowl. </w:t>
      </w:r>
    </w:p>
    <w:p w14:paraId="7E950302" w14:textId="77777777" w:rsidR="00453BB6" w:rsidRPr="00760AC1" w:rsidRDefault="00453BB6" w:rsidP="00D435F2">
      <w:pPr>
        <w:pStyle w:val="ListParagraph"/>
        <w:numPr>
          <w:ilvl w:val="0"/>
          <w:numId w:val="29"/>
        </w:numPr>
        <w:tabs>
          <w:tab w:val="left" w:pos="720"/>
          <w:tab w:val="left" w:pos="1440"/>
        </w:tabs>
        <w:spacing w:before="0"/>
        <w:ind w:left="1440" w:hanging="360"/>
      </w:pPr>
      <w:r w:rsidRPr="00760AC1">
        <w:t xml:space="preserve">During the period beginning the Tuesday after Labor Day and continuing through </w:t>
      </w:r>
      <w:proofErr w:type="gramStart"/>
      <w:r w:rsidRPr="00760AC1">
        <w:t>the Friday</w:t>
      </w:r>
      <w:proofErr w:type="gramEnd"/>
      <w:r w:rsidRPr="00760AC1">
        <w:t xml:space="preserve"> prior to Memorial Day, only bows and arrows and shotguns loaded with </w:t>
      </w:r>
      <w:proofErr w:type="gramStart"/>
      <w:r w:rsidRPr="00760AC1">
        <w:t>birdshot</w:t>
      </w:r>
      <w:proofErr w:type="gramEnd"/>
      <w:r w:rsidRPr="00760AC1">
        <w:t xml:space="preserve"> may be used for hunting in areas not prohibiting such use on North Sterling State Park, except as follows:</w:t>
      </w:r>
    </w:p>
    <w:p w14:paraId="35A15625" w14:textId="77777777" w:rsidR="00453BB6" w:rsidRPr="00760AC1" w:rsidRDefault="00453BB6" w:rsidP="00D435F2">
      <w:pPr>
        <w:pStyle w:val="ListParagraph"/>
        <w:numPr>
          <w:ilvl w:val="1"/>
          <w:numId w:val="29"/>
        </w:numPr>
        <w:tabs>
          <w:tab w:val="left" w:pos="720"/>
          <w:tab w:val="left" w:pos="1440"/>
          <w:tab w:val="left" w:pos="2160"/>
        </w:tabs>
        <w:spacing w:before="0"/>
        <w:ind w:left="1890" w:hanging="450"/>
      </w:pPr>
      <w:r w:rsidRPr="00760AC1">
        <w:t>Hunting is prohibited from the dam, and</w:t>
      </w:r>
    </w:p>
    <w:p w14:paraId="09728B02" w14:textId="77777777" w:rsidR="00453BB6" w:rsidRPr="00760AC1" w:rsidRDefault="00453BB6" w:rsidP="00D435F2">
      <w:pPr>
        <w:pStyle w:val="ListParagraph"/>
        <w:numPr>
          <w:ilvl w:val="1"/>
          <w:numId w:val="29"/>
        </w:numPr>
        <w:tabs>
          <w:tab w:val="left" w:pos="720"/>
          <w:tab w:val="left" w:pos="1440"/>
          <w:tab w:val="left" w:pos="2160"/>
        </w:tabs>
        <w:spacing w:before="0" w:after="240"/>
        <w:ind w:left="1886" w:hanging="446"/>
        <w:contextualSpacing w:val="0"/>
      </w:pPr>
      <w:r w:rsidRPr="00760AC1">
        <w:t>Hunting is prohibited from the frozen surface of the lake.</w:t>
      </w:r>
    </w:p>
    <w:p w14:paraId="0A4B7CBC"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Paonia State Park</w:t>
      </w:r>
    </w:p>
    <w:p w14:paraId="0CFCE3D5" w14:textId="77777777" w:rsidR="00453BB6" w:rsidRPr="00760AC1" w:rsidRDefault="00453BB6" w:rsidP="00D435F2">
      <w:pPr>
        <w:pStyle w:val="ListParagraph"/>
        <w:numPr>
          <w:ilvl w:val="0"/>
          <w:numId w:val="30"/>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5CBD2A4F" w14:textId="77777777" w:rsidR="00453BB6" w:rsidRPr="00D435F2" w:rsidRDefault="00453BB6" w:rsidP="00D435F2">
      <w:pPr>
        <w:pStyle w:val="ListParagraph"/>
        <w:numPr>
          <w:ilvl w:val="1"/>
          <w:numId w:val="7"/>
        </w:numPr>
        <w:tabs>
          <w:tab w:val="left" w:pos="720"/>
          <w:tab w:val="left" w:pos="1440"/>
          <w:tab w:val="left" w:pos="2160"/>
        </w:tabs>
        <w:ind w:left="1080" w:hanging="360"/>
        <w:outlineLvl w:val="3"/>
        <w:rPr>
          <w:b/>
          <w:u w:val="single"/>
        </w:rPr>
      </w:pPr>
      <w:r w:rsidRPr="00D435F2">
        <w:rPr>
          <w:b/>
          <w:u w:val="single"/>
        </w:rPr>
        <w:t>Pearl Lake State Park</w:t>
      </w:r>
    </w:p>
    <w:p w14:paraId="600D00EC"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Only hand-propelled craft, sailboats, boats with electric trolling motors and boats with gasoline motors operated at a wakeless speed shall be permitted.</w:t>
      </w:r>
    </w:p>
    <w:p w14:paraId="6DE950F9" w14:textId="77777777" w:rsidR="00453BB6" w:rsidRPr="00760AC1" w:rsidRDefault="00453BB6" w:rsidP="00D435F2">
      <w:pPr>
        <w:pStyle w:val="ListParagraph"/>
        <w:numPr>
          <w:ilvl w:val="0"/>
          <w:numId w:val="31"/>
        </w:numPr>
        <w:tabs>
          <w:tab w:val="left" w:pos="720"/>
          <w:tab w:val="left" w:pos="1440"/>
        </w:tabs>
        <w:spacing w:before="0"/>
        <w:ind w:left="1440" w:hanging="360"/>
      </w:pPr>
      <w:r w:rsidRPr="00760AC1">
        <w:t xml:space="preserve">Water skiing is prohibited on Pearl Lake. </w:t>
      </w:r>
    </w:p>
    <w:p w14:paraId="1CA705BE" w14:textId="77777777" w:rsidR="00E53211" w:rsidRPr="00CA67EA" w:rsidRDefault="00E53211" w:rsidP="00E53211">
      <w:pPr>
        <w:pStyle w:val="ListParagraph"/>
        <w:numPr>
          <w:ilvl w:val="0"/>
          <w:numId w:val="31"/>
        </w:numPr>
        <w:tabs>
          <w:tab w:val="left" w:pos="720"/>
          <w:tab w:val="left" w:pos="1440"/>
        </w:tabs>
        <w:spacing w:before="0" w:after="240"/>
        <w:ind w:left="1440" w:hanging="360"/>
        <w:contextualSpacing w:val="0"/>
        <w:rPr>
          <w:color w:val="000000" w:themeColor="text1"/>
        </w:rPr>
      </w:pPr>
      <w:r w:rsidRPr="00760AC1">
        <w:t xml:space="preserve">During deer and elk seasons, any lawful method of hunting may be used for hunting such big game; and beginning the Tuesday after Labor Day and continuing through the Friday prior to Memorial Day, any lawful method of hunting may be used during hunting seasons </w:t>
      </w:r>
      <w:r w:rsidRPr="00CA67EA">
        <w:rPr>
          <w:color w:val="000000" w:themeColor="text1"/>
        </w:rPr>
        <w:t>for small game, in areas not posted as prohibiting such use or uses.</w:t>
      </w:r>
    </w:p>
    <w:p w14:paraId="1DEBCB29" w14:textId="77777777" w:rsidR="00CA67EA" w:rsidRPr="00CA67EA" w:rsidRDefault="00CA67EA" w:rsidP="00CA67EA">
      <w:pPr>
        <w:pStyle w:val="ListParagraph"/>
        <w:numPr>
          <w:ilvl w:val="1"/>
          <w:numId w:val="7"/>
        </w:numPr>
        <w:tabs>
          <w:tab w:val="left" w:pos="720"/>
          <w:tab w:val="left" w:pos="1440"/>
          <w:tab w:val="left" w:pos="2160"/>
        </w:tabs>
        <w:ind w:left="1080" w:hanging="360"/>
        <w:outlineLvl w:val="3"/>
        <w:rPr>
          <w:b/>
          <w:color w:val="000000" w:themeColor="text1"/>
          <w:u w:val="single"/>
        </w:rPr>
      </w:pPr>
      <w:r w:rsidRPr="00CA67EA">
        <w:rPr>
          <w:b/>
          <w:color w:val="000000" w:themeColor="text1"/>
          <w:u w:val="single"/>
        </w:rPr>
        <w:t>Pikes Peak Recreation Area</w:t>
      </w:r>
    </w:p>
    <w:p w14:paraId="79DDA621" w14:textId="77777777" w:rsidR="00CA67EA" w:rsidRPr="00CA67EA" w:rsidRDefault="00CA67EA" w:rsidP="00CA67EA">
      <w:pPr>
        <w:pStyle w:val="ListParagraph"/>
        <w:numPr>
          <w:ilvl w:val="2"/>
          <w:numId w:val="7"/>
        </w:numPr>
        <w:tabs>
          <w:tab w:val="left" w:pos="720"/>
          <w:tab w:val="left" w:pos="1440"/>
        </w:tabs>
        <w:ind w:left="1440" w:hanging="360"/>
        <w:outlineLvl w:val="3"/>
        <w:rPr>
          <w:b/>
          <w:color w:val="000000" w:themeColor="text1"/>
        </w:rPr>
      </w:pPr>
      <w:r w:rsidRPr="00CA67EA">
        <w:rPr>
          <w:bCs/>
          <w:color w:val="000000" w:themeColor="text1"/>
        </w:rPr>
        <w:t>Swimming is prohibited.</w:t>
      </w:r>
    </w:p>
    <w:p w14:paraId="473B2FB5" w14:textId="77777777" w:rsidR="00CA67EA" w:rsidRPr="00CA67EA" w:rsidRDefault="00CA67EA" w:rsidP="00CA67EA">
      <w:pPr>
        <w:pStyle w:val="ListParagraph"/>
        <w:numPr>
          <w:ilvl w:val="2"/>
          <w:numId w:val="7"/>
        </w:numPr>
        <w:tabs>
          <w:tab w:val="left" w:pos="720"/>
          <w:tab w:val="left" w:pos="1440"/>
        </w:tabs>
        <w:ind w:left="1440" w:hanging="360"/>
        <w:outlineLvl w:val="3"/>
        <w:rPr>
          <w:b/>
          <w:color w:val="000000" w:themeColor="text1"/>
        </w:rPr>
      </w:pPr>
      <w:r w:rsidRPr="00CA67EA">
        <w:rPr>
          <w:bCs/>
          <w:color w:val="000000" w:themeColor="text1"/>
        </w:rPr>
        <w:t>Ice fishing is prohibited.</w:t>
      </w:r>
    </w:p>
    <w:p w14:paraId="44A20600" w14:textId="77777777" w:rsidR="00CA67EA" w:rsidRPr="00CA67EA" w:rsidRDefault="00CA67EA" w:rsidP="00CA67EA">
      <w:pPr>
        <w:pStyle w:val="ListParagraph"/>
        <w:numPr>
          <w:ilvl w:val="2"/>
          <w:numId w:val="7"/>
        </w:numPr>
        <w:tabs>
          <w:tab w:val="left" w:pos="720"/>
          <w:tab w:val="left" w:pos="1440"/>
        </w:tabs>
        <w:spacing w:before="0"/>
        <w:ind w:left="1440" w:hanging="360"/>
        <w:contextualSpacing w:val="0"/>
        <w:outlineLvl w:val="3"/>
        <w:rPr>
          <w:b/>
          <w:color w:val="000000" w:themeColor="text1"/>
        </w:rPr>
      </w:pPr>
      <w:r w:rsidRPr="00CA67EA">
        <w:rPr>
          <w:bCs/>
          <w:color w:val="000000" w:themeColor="text1"/>
        </w:rPr>
        <w:t>Only hand-propelled vessels and hand-launched vessels with electric motors operated at a wakeless speed shall be permitted.</w:t>
      </w:r>
    </w:p>
    <w:p w14:paraId="16CD0046" w14:textId="77777777" w:rsidR="00CA67EA" w:rsidRPr="00CA67EA" w:rsidRDefault="00CA67EA" w:rsidP="00CA67EA">
      <w:pPr>
        <w:pStyle w:val="ListParagraph"/>
        <w:numPr>
          <w:ilvl w:val="2"/>
          <w:numId w:val="7"/>
        </w:numPr>
        <w:tabs>
          <w:tab w:val="left" w:pos="720"/>
          <w:tab w:val="left" w:pos="1440"/>
        </w:tabs>
        <w:spacing w:before="0" w:after="200"/>
        <w:ind w:left="1440" w:hanging="360"/>
        <w:contextualSpacing w:val="0"/>
        <w:outlineLvl w:val="3"/>
        <w:rPr>
          <w:b/>
          <w:color w:val="000000" w:themeColor="text1"/>
        </w:rPr>
      </w:pPr>
      <w:r w:rsidRPr="00CA67EA">
        <w:rPr>
          <w:bCs/>
          <w:color w:val="000000" w:themeColor="text1"/>
        </w:rPr>
        <w:t>No dogs or other pets shall be permitted in the reservoir.</w:t>
      </w:r>
    </w:p>
    <w:p w14:paraId="2CE3EF4E" w14:textId="77777777" w:rsidR="00453BB6" w:rsidRPr="00BF7A20" w:rsidRDefault="00453BB6" w:rsidP="00E53211">
      <w:pPr>
        <w:pStyle w:val="ListParagraph"/>
        <w:numPr>
          <w:ilvl w:val="1"/>
          <w:numId w:val="7"/>
        </w:numPr>
        <w:tabs>
          <w:tab w:val="left" w:pos="720"/>
          <w:tab w:val="left" w:pos="1440"/>
          <w:tab w:val="left" w:pos="2160"/>
        </w:tabs>
        <w:spacing w:before="0" w:after="200"/>
        <w:ind w:left="1080" w:hanging="360"/>
        <w:contextualSpacing w:val="0"/>
        <w:outlineLvl w:val="3"/>
        <w:rPr>
          <w:b/>
          <w:u w:val="single"/>
        </w:rPr>
      </w:pPr>
      <w:r w:rsidRPr="00BF7A20">
        <w:rPr>
          <w:b/>
          <w:u w:val="single"/>
        </w:rPr>
        <w:lastRenderedPageBreak/>
        <w:t>Ridgway State Park</w:t>
      </w:r>
    </w:p>
    <w:p w14:paraId="3F603E15"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No boats, rafts, or other floating devices shall be permitted on any waters within the Pa-Co-Chu-Puk Recreation Site, below Ridgway Dam.</w:t>
      </w:r>
    </w:p>
    <w:p w14:paraId="6A3A6EB0"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 xml:space="preserve">On all areas of the park east of Highway 550: during deer and elk seasons, any lawful method of hunting may be used for hunting such big game; and, during the period beginning the Tuesday after Labor Day and continuing through the Friday prior to Memorial Day, any lawful method of hunting may be used during hunting seasons for small game, in areas not posted as prohibiting such use or uses. </w:t>
      </w:r>
    </w:p>
    <w:p w14:paraId="5EB5459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hunting season from October 1 to April 30 of each year, and any approved special season, any lawful method of hunting may be used on all lands at Ridgway State Park open to public access west of Ridgway Reservoir, except that the area bounded by Dallas Creek on the south and the site closure signs on the north shall be closed to all hunting.</w:t>
      </w:r>
    </w:p>
    <w:p w14:paraId="6B3B3154"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any authorized waterfowl hunting season from October 1 to April 30 of each year, and any approved special season, waterfowl hunting shall be permitted within the Dallas Creek Recreation Site at Ridgway State Park; except that hunting shall be prohibited between the park road and U.S. Highway 550 and in other areas posted as prohibiting such use.</w:t>
      </w:r>
    </w:p>
    <w:p w14:paraId="58E0594D" w14:textId="77777777" w:rsidR="00453BB6" w:rsidRPr="00760AC1" w:rsidRDefault="00453BB6" w:rsidP="00BF7A20">
      <w:pPr>
        <w:pStyle w:val="ListParagraph"/>
        <w:numPr>
          <w:ilvl w:val="0"/>
          <w:numId w:val="32"/>
        </w:numPr>
        <w:tabs>
          <w:tab w:val="left" w:pos="720"/>
          <w:tab w:val="left" w:pos="1440"/>
        </w:tabs>
        <w:spacing w:before="0"/>
        <w:ind w:left="1440" w:hanging="360"/>
      </w:pPr>
      <w:r w:rsidRPr="00760AC1">
        <w:t>During approved special seasons, any lawful method of hunting may be used in the following areas (or special hunting zones) as defined:</w:t>
      </w:r>
    </w:p>
    <w:p w14:paraId="31CECD7E"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(Zone 1) Elk Ridge Mesa, including the closed Elk Ridge Campground, and</w:t>
      </w:r>
    </w:p>
    <w:p w14:paraId="65AE318A"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 xml:space="preserve">(Zone 2) That area bounded by </w:t>
      </w:r>
      <w:proofErr w:type="gramStart"/>
      <w:r w:rsidRPr="00760AC1">
        <w:t>a distance of 100</w:t>
      </w:r>
      <w:proofErr w:type="gramEnd"/>
      <w:r w:rsidRPr="00760AC1">
        <w:t xml:space="preserve"> yards south of park headquarters, on the north; Ridgway Reservoir on the west; ¼ mile from Colorado Highway 550 on the south; and ¼ mile from the main park road on the east and,</w:t>
      </w:r>
    </w:p>
    <w:p w14:paraId="66AF6202" w14:textId="77777777" w:rsidR="00453BB6" w:rsidRPr="00760AC1" w:rsidRDefault="00453BB6" w:rsidP="00BF7A20">
      <w:pPr>
        <w:pStyle w:val="ListParagraph"/>
        <w:numPr>
          <w:ilvl w:val="1"/>
          <w:numId w:val="32"/>
        </w:numPr>
        <w:tabs>
          <w:tab w:val="left" w:pos="720"/>
          <w:tab w:val="left" w:pos="1440"/>
        </w:tabs>
        <w:spacing w:before="0"/>
        <w:ind w:left="1890" w:hanging="450"/>
      </w:pPr>
      <w:r w:rsidRPr="00760AC1">
        <w:t>That area bounded by Ridgway reservoir's main cove on the north; ¼ mile from the Elk Ridge road on the west; the intersection of the Elk Ridge and main park roads on the south; and ¼ mile from the main park road on the east at Ridgway State Park and,</w:t>
      </w:r>
    </w:p>
    <w:p w14:paraId="714FCFA0" w14:textId="77777777" w:rsidR="00453BB6" w:rsidRPr="00760AC1" w:rsidRDefault="00453BB6" w:rsidP="00BF7A20">
      <w:pPr>
        <w:pStyle w:val="ListParagraph"/>
        <w:numPr>
          <w:ilvl w:val="1"/>
          <w:numId w:val="32"/>
        </w:numPr>
        <w:tabs>
          <w:tab w:val="left" w:pos="720"/>
          <w:tab w:val="left" w:pos="1440"/>
        </w:tabs>
        <w:spacing w:before="0" w:after="240"/>
        <w:ind w:left="1886" w:hanging="446"/>
        <w:contextualSpacing w:val="0"/>
      </w:pPr>
      <w:r w:rsidRPr="00760AC1">
        <w:t>The Pa-Co-Chu-Puk Recreation site at Ridgway State Park.</w:t>
      </w:r>
    </w:p>
    <w:p w14:paraId="1DDD125B" w14:textId="77777777" w:rsidR="00453BB6" w:rsidRPr="00BF7A20" w:rsidRDefault="00453BB6" w:rsidP="00BF7A20">
      <w:pPr>
        <w:pStyle w:val="ListParagraph"/>
        <w:numPr>
          <w:ilvl w:val="1"/>
          <w:numId w:val="7"/>
        </w:numPr>
        <w:tabs>
          <w:tab w:val="left" w:pos="720"/>
          <w:tab w:val="left" w:pos="2160"/>
        </w:tabs>
        <w:ind w:left="1080" w:hanging="360"/>
        <w:outlineLvl w:val="3"/>
        <w:rPr>
          <w:b/>
          <w:u w:val="single"/>
        </w:rPr>
      </w:pPr>
      <w:r w:rsidRPr="00BF7A20">
        <w:rPr>
          <w:b/>
          <w:u w:val="single"/>
        </w:rPr>
        <w:t>Rifle Falls State Park</w:t>
      </w:r>
    </w:p>
    <w:p w14:paraId="4515EFD2" w14:textId="77777777" w:rsidR="00453BB6" w:rsidRPr="00760AC1" w:rsidRDefault="00453BB6" w:rsidP="00E75E38">
      <w:pPr>
        <w:pStyle w:val="ListParagraph"/>
        <w:numPr>
          <w:ilvl w:val="0"/>
          <w:numId w:val="33"/>
        </w:numPr>
        <w:tabs>
          <w:tab w:val="left" w:pos="720"/>
          <w:tab w:val="left" w:pos="1440"/>
        </w:tabs>
        <w:spacing w:before="0" w:after="240"/>
        <w:ind w:left="1440" w:hanging="360"/>
        <w:contextualSpacing w:val="0"/>
      </w:pPr>
      <w:r w:rsidRPr="00760AC1">
        <w:t>It shall be unlawful to climb, traverse, or rappel on or from rock formations.</w:t>
      </w:r>
    </w:p>
    <w:p w14:paraId="759E1F0E"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Rifle Gap State Park</w:t>
      </w:r>
    </w:p>
    <w:p w14:paraId="4E1A5F23" w14:textId="77777777" w:rsidR="00453BB6" w:rsidRPr="00E75E38" w:rsidRDefault="00453BB6" w:rsidP="00E75E38">
      <w:pPr>
        <w:pStyle w:val="ListParagraph"/>
        <w:numPr>
          <w:ilvl w:val="0"/>
          <w:numId w:val="34"/>
        </w:numPr>
        <w:tabs>
          <w:tab w:val="left" w:pos="720"/>
          <w:tab w:val="left" w:pos="1440"/>
        </w:tabs>
        <w:spacing w:before="0" w:after="240"/>
        <w:ind w:left="1440" w:hanging="360"/>
        <w:contextualSpacing w:val="0"/>
      </w:pPr>
      <w:r w:rsidRPr="00E75E38">
        <w:t>Hunting permitted in areas not prohibiting such use.</w:t>
      </w:r>
    </w:p>
    <w:p w14:paraId="64C08FB7"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Roxborough State Park</w:t>
      </w:r>
    </w:p>
    <w:p w14:paraId="4A563CB1"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dogs or other pets shall be permitted.</w:t>
      </w:r>
    </w:p>
    <w:p w14:paraId="69632AA4" w14:textId="77777777" w:rsidR="00453BB6" w:rsidRPr="00E75E38" w:rsidRDefault="00453BB6" w:rsidP="00E75E38">
      <w:pPr>
        <w:pStyle w:val="ListParagraph"/>
        <w:numPr>
          <w:ilvl w:val="0"/>
          <w:numId w:val="35"/>
        </w:numPr>
        <w:tabs>
          <w:tab w:val="left" w:pos="720"/>
          <w:tab w:val="left" w:pos="1440"/>
        </w:tabs>
        <w:spacing w:before="0"/>
        <w:ind w:left="1440" w:hanging="360"/>
      </w:pPr>
      <w:r w:rsidRPr="00E75E38">
        <w:t>No fires shall be permitted.</w:t>
      </w:r>
    </w:p>
    <w:p w14:paraId="1C67B557" w14:textId="77777777" w:rsidR="00453BB6" w:rsidRPr="00760AC1" w:rsidRDefault="00453BB6" w:rsidP="00E75E38">
      <w:pPr>
        <w:pStyle w:val="ListParagraph"/>
        <w:numPr>
          <w:ilvl w:val="0"/>
          <w:numId w:val="35"/>
        </w:numPr>
        <w:tabs>
          <w:tab w:val="left" w:pos="720"/>
          <w:tab w:val="left" w:pos="1440"/>
        </w:tabs>
        <w:spacing w:before="0" w:after="240"/>
        <w:ind w:left="1440" w:hanging="360"/>
        <w:contextualSpacing w:val="0"/>
      </w:pPr>
      <w:r w:rsidRPr="00E75E38">
        <w:t>It shall be un</w:t>
      </w:r>
      <w:r w:rsidRPr="00760AC1">
        <w:t>lawful to climb, traverse or rappel on or from rock formations.</w:t>
      </w:r>
    </w:p>
    <w:p w14:paraId="51A48353" w14:textId="77777777" w:rsidR="00453BB6" w:rsidRPr="00E75E38" w:rsidRDefault="00453BB6" w:rsidP="00E75E38">
      <w:pPr>
        <w:pStyle w:val="ListParagraph"/>
        <w:numPr>
          <w:ilvl w:val="1"/>
          <w:numId w:val="7"/>
        </w:numPr>
        <w:tabs>
          <w:tab w:val="left" w:pos="720"/>
          <w:tab w:val="left" w:pos="1440"/>
          <w:tab w:val="left" w:pos="2160"/>
        </w:tabs>
        <w:ind w:left="1080" w:hanging="360"/>
        <w:outlineLvl w:val="3"/>
        <w:rPr>
          <w:b/>
          <w:u w:val="single"/>
        </w:rPr>
      </w:pPr>
      <w:r w:rsidRPr="00E75E38">
        <w:rPr>
          <w:b/>
          <w:u w:val="single"/>
        </w:rPr>
        <w:t>Saint Vrain State Park</w:t>
      </w:r>
    </w:p>
    <w:p w14:paraId="2F4EF440" w14:textId="77777777" w:rsidR="00453BB6" w:rsidRPr="00760AC1" w:rsidRDefault="00453BB6" w:rsidP="00704692">
      <w:pPr>
        <w:pStyle w:val="ListParagraph"/>
        <w:numPr>
          <w:ilvl w:val="0"/>
          <w:numId w:val="36"/>
        </w:numPr>
        <w:tabs>
          <w:tab w:val="left" w:pos="720"/>
          <w:tab w:val="left" w:pos="1440"/>
        </w:tabs>
        <w:spacing w:before="0"/>
        <w:ind w:left="1440" w:hanging="360"/>
      </w:pPr>
      <w:r w:rsidRPr="00760AC1">
        <w:t>Only hand-propelled craft, sailboats and boats with electric motors shall be permitted, except on Blue Heron Reservoir.</w:t>
      </w:r>
    </w:p>
    <w:p w14:paraId="02FD00B6" w14:textId="77777777" w:rsidR="00453BB6" w:rsidRPr="00760AC1" w:rsidRDefault="00453BB6" w:rsidP="00704692">
      <w:pPr>
        <w:pStyle w:val="ListParagraph"/>
        <w:numPr>
          <w:ilvl w:val="0"/>
          <w:numId w:val="36"/>
        </w:numPr>
        <w:tabs>
          <w:tab w:val="left" w:pos="720"/>
          <w:tab w:val="left" w:pos="1440"/>
        </w:tabs>
        <w:spacing w:before="0" w:after="240"/>
        <w:ind w:left="1440" w:hanging="360"/>
        <w:contextualSpacing w:val="0"/>
      </w:pPr>
      <w:r w:rsidRPr="00760AC1">
        <w:t xml:space="preserve">Only hand or trailer launched vessels with </w:t>
      </w:r>
      <w:proofErr w:type="gramStart"/>
      <w:r w:rsidRPr="00760AC1">
        <w:t>electric</w:t>
      </w:r>
      <w:proofErr w:type="gramEnd"/>
      <w:r w:rsidRPr="00760AC1">
        <w:t xml:space="preserve"> or gasoline motors operated at a wakeless speed shall be permitted on Blue Heron Reservoir.</w:t>
      </w:r>
    </w:p>
    <w:p w14:paraId="3F11083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Spinney Mountain State Recreation Area</w:t>
      </w:r>
    </w:p>
    <w:p w14:paraId="0B7494A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except by law enforcement officers on official duty, to operate or park snowmobiles on land or on the frozen water surface of the reservoir, unless otherwise posted at the park entrances.</w:t>
      </w:r>
    </w:p>
    <w:p w14:paraId="12787CE7"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operate or occupy boats on the surface of the reservoir from one-half hour after sunset until one-half hour before sunrise.</w:t>
      </w:r>
    </w:p>
    <w:p w14:paraId="335C6B6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upon, use or occupy the islands on the reservoir.</w:t>
      </w:r>
    </w:p>
    <w:p w14:paraId="7B91452D"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lastRenderedPageBreak/>
        <w:t>It shall be unlawful to enter, use or occupy the lands or waters of Spinney Mountain State Recreation Area between November 16 and April 30, unless the reservoir is ice-free and the area is otherwise posted as open for public use.</w:t>
      </w:r>
    </w:p>
    <w:p w14:paraId="0F17CBBB"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It shall be unlawful to enter, use or occupy the lands or waters of Spinney Mountain State Recreation Area between the hours of one hour after sunset and one-half hour before sunrise, or as otherwise posted.</w:t>
      </w:r>
    </w:p>
    <w:p w14:paraId="1EEF8C7E"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 xml:space="preserve">Water skiing is prohibited on Spinney Mountain Reservoir. </w:t>
      </w:r>
    </w:p>
    <w:p w14:paraId="66ED8328" w14:textId="77777777" w:rsidR="00453BB6" w:rsidRPr="00760AC1" w:rsidRDefault="00453BB6" w:rsidP="00704692">
      <w:pPr>
        <w:pStyle w:val="ListParagraph"/>
        <w:numPr>
          <w:ilvl w:val="0"/>
          <w:numId w:val="37"/>
        </w:numPr>
        <w:tabs>
          <w:tab w:val="left" w:pos="720"/>
          <w:tab w:val="left" w:pos="1440"/>
        </w:tabs>
        <w:spacing w:before="0"/>
        <w:ind w:left="1440" w:hanging="360"/>
      </w:pPr>
      <w:r w:rsidRPr="00760AC1">
        <w:t>During any hunting season all year, lawful methods of hunting may be used in areas not prohibiting such use.</w:t>
      </w:r>
    </w:p>
    <w:p w14:paraId="40CD7703" w14:textId="77777777" w:rsidR="00453BB6" w:rsidRPr="00760AC1" w:rsidRDefault="00453BB6" w:rsidP="00704692">
      <w:pPr>
        <w:pStyle w:val="ListParagraph"/>
        <w:numPr>
          <w:ilvl w:val="0"/>
          <w:numId w:val="37"/>
        </w:numPr>
        <w:tabs>
          <w:tab w:val="left" w:pos="720"/>
          <w:tab w:val="left" w:pos="1440"/>
        </w:tabs>
        <w:spacing w:before="0" w:after="240"/>
        <w:ind w:left="1440" w:hanging="360"/>
        <w:contextualSpacing w:val="0"/>
      </w:pPr>
      <w:r w:rsidRPr="00760AC1">
        <w:t xml:space="preserve">Swimming is prohibited. </w:t>
      </w:r>
    </w:p>
    <w:p w14:paraId="255B93FF"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Stagecoach State Park</w:t>
      </w:r>
    </w:p>
    <w:p w14:paraId="45495250" w14:textId="77777777" w:rsidR="00453BB6" w:rsidRPr="00760AC1" w:rsidRDefault="00453BB6" w:rsidP="00704692">
      <w:pPr>
        <w:pStyle w:val="ListParagraph"/>
        <w:numPr>
          <w:ilvl w:val="0"/>
          <w:numId w:val="38"/>
        </w:numPr>
        <w:tabs>
          <w:tab w:val="left" w:pos="720"/>
          <w:tab w:val="left" w:pos="1440"/>
        </w:tabs>
        <w:spacing w:before="0" w:after="240"/>
        <w:ind w:left="1440" w:hanging="360"/>
        <w:contextualSpacing w:val="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on the western half of the reservoir.</w:t>
      </w:r>
    </w:p>
    <w:p w14:paraId="28E79524"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State Forest State Park</w:t>
      </w:r>
    </w:p>
    <w:p w14:paraId="575143E5"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No boats, rafts or other floating devices of any kind shall be permitted on lakes within The State Forest, except that wakeless boating shall be allowed on North Michigan Reservoir.</w:t>
      </w:r>
    </w:p>
    <w:p w14:paraId="63A67C69"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Only hand-propelled craft, sailboats, boats with electric trolling motors and boats with gasoline motors operated at a wakeless speed shall be permitted on North Michigan Reservoir. </w:t>
      </w:r>
    </w:p>
    <w:p w14:paraId="04FFA848" w14:textId="77777777" w:rsidR="00453BB6" w:rsidRPr="00760AC1" w:rsidRDefault="00453BB6" w:rsidP="00704692">
      <w:pPr>
        <w:pStyle w:val="ListParagraph"/>
        <w:numPr>
          <w:ilvl w:val="0"/>
          <w:numId w:val="39"/>
        </w:numPr>
        <w:tabs>
          <w:tab w:val="left" w:pos="720"/>
          <w:tab w:val="left" w:pos="1440"/>
        </w:tabs>
        <w:spacing w:before="0"/>
        <w:ind w:left="1440" w:hanging="360"/>
      </w:pPr>
      <w:r w:rsidRPr="00760AC1">
        <w:t xml:space="preserve">Water skiing is prohibited on North Michigan Reservoir. </w:t>
      </w:r>
    </w:p>
    <w:p w14:paraId="5EE7875B" w14:textId="77777777" w:rsidR="00453BB6" w:rsidRPr="00760AC1" w:rsidRDefault="00453BB6" w:rsidP="00704692">
      <w:pPr>
        <w:pStyle w:val="ListParagraph"/>
        <w:numPr>
          <w:ilvl w:val="0"/>
          <w:numId w:val="39"/>
        </w:numPr>
        <w:tabs>
          <w:tab w:val="left" w:pos="720"/>
          <w:tab w:val="left" w:pos="1440"/>
        </w:tabs>
        <w:spacing w:before="0" w:after="240"/>
        <w:ind w:left="1440" w:hanging="360"/>
        <w:contextualSpacing w:val="0"/>
      </w:pPr>
      <w:r w:rsidRPr="00760AC1">
        <w:t>During any hunting season all year, lawful methods of hunting may be used in areas not prohibiting such use.</w:t>
      </w:r>
    </w:p>
    <w:p w14:paraId="7340868C" w14:textId="77777777" w:rsidR="00453BB6" w:rsidRPr="00704692" w:rsidRDefault="00453BB6" w:rsidP="00704692">
      <w:pPr>
        <w:pStyle w:val="ListParagraph"/>
        <w:numPr>
          <w:ilvl w:val="1"/>
          <w:numId w:val="7"/>
        </w:numPr>
        <w:tabs>
          <w:tab w:val="left" w:pos="720"/>
          <w:tab w:val="left" w:pos="1440"/>
          <w:tab w:val="left" w:pos="2160"/>
        </w:tabs>
        <w:ind w:left="1080" w:hanging="360"/>
        <w:outlineLvl w:val="3"/>
        <w:rPr>
          <w:b/>
          <w:u w:val="single"/>
        </w:rPr>
      </w:pPr>
      <w:r w:rsidRPr="00704692">
        <w:rPr>
          <w:b/>
          <w:u w:val="single"/>
        </w:rPr>
        <w:t>Staunton State Park</w:t>
      </w:r>
    </w:p>
    <w:p w14:paraId="0D76968F" w14:textId="77777777" w:rsidR="00453BB6" w:rsidRPr="00207235" w:rsidRDefault="00453BB6" w:rsidP="00E53211">
      <w:pPr>
        <w:pStyle w:val="ListParagraph"/>
        <w:numPr>
          <w:ilvl w:val="0"/>
          <w:numId w:val="40"/>
        </w:numPr>
        <w:tabs>
          <w:tab w:val="left" w:pos="720"/>
          <w:tab w:val="left" w:pos="1440"/>
        </w:tabs>
        <w:spacing w:before="0" w:after="200"/>
        <w:ind w:left="1440" w:hanging="360"/>
        <w:contextualSpacing w:val="0"/>
        <w:rPr>
          <w:b/>
          <w:u w:val="single"/>
        </w:rPr>
      </w:pPr>
      <w:r w:rsidRPr="00760AC1">
        <w:t xml:space="preserve">No boats, rafts or other floating devices of any kind shall be permitted on lakes within the park. </w:t>
      </w:r>
    </w:p>
    <w:p w14:paraId="197A9C6E" w14:textId="77777777" w:rsidR="00453BB6" w:rsidRPr="00704692" w:rsidRDefault="00453BB6" w:rsidP="007E4A76">
      <w:pPr>
        <w:pStyle w:val="ListParagraph"/>
        <w:numPr>
          <w:ilvl w:val="1"/>
          <w:numId w:val="7"/>
        </w:numPr>
        <w:tabs>
          <w:tab w:val="left" w:pos="720"/>
          <w:tab w:val="left" w:pos="1440"/>
          <w:tab w:val="left" w:pos="2160"/>
        </w:tabs>
        <w:ind w:left="1080" w:hanging="360"/>
        <w:outlineLvl w:val="3"/>
        <w:rPr>
          <w:b/>
          <w:u w:val="single"/>
        </w:rPr>
      </w:pPr>
      <w:r w:rsidRPr="00704692">
        <w:rPr>
          <w:b/>
          <w:u w:val="single"/>
        </w:rPr>
        <w:t>Steamboat Lake State Park</w:t>
      </w:r>
    </w:p>
    <w:p w14:paraId="0FCFEF72" w14:textId="77777777" w:rsidR="00453BB6" w:rsidRPr="00207235" w:rsidRDefault="00453BB6" w:rsidP="007E4A76">
      <w:pPr>
        <w:pStyle w:val="ListParagraph"/>
        <w:numPr>
          <w:ilvl w:val="0"/>
          <w:numId w:val="41"/>
        </w:numPr>
        <w:tabs>
          <w:tab w:val="left" w:pos="720"/>
          <w:tab w:val="left" w:pos="1440"/>
        </w:tabs>
        <w:spacing w:before="0" w:after="240"/>
        <w:ind w:left="1440" w:hanging="360"/>
        <w:contextualSpacing w:val="0"/>
        <w:rPr>
          <w:b/>
          <w:u w:val="single"/>
        </w:rPr>
      </w:pPr>
      <w:r w:rsidRPr="00760AC1">
        <w:t>During deer and elk seasons, any lawful method of hunting may be used for hunting such big game; and from the Tuesday after Labor Day through the Friday prior to Memorial Day, any lawful method of hunting may be used during hunting seasons for small game, in areas not posted as prohibiting such use or uses.</w:t>
      </w:r>
    </w:p>
    <w:p w14:paraId="3721A6D5" w14:textId="77777777" w:rsidR="00453BB6" w:rsidRPr="007E4A76" w:rsidRDefault="00453BB6" w:rsidP="007E4A76">
      <w:pPr>
        <w:pStyle w:val="ListParagraph"/>
        <w:numPr>
          <w:ilvl w:val="1"/>
          <w:numId w:val="7"/>
        </w:numPr>
        <w:tabs>
          <w:tab w:val="left" w:pos="720"/>
        </w:tabs>
        <w:ind w:left="1080" w:hanging="360"/>
        <w:outlineLvl w:val="3"/>
        <w:rPr>
          <w:b/>
          <w:u w:val="single"/>
        </w:rPr>
      </w:pPr>
      <w:r w:rsidRPr="007E4A76">
        <w:rPr>
          <w:b/>
          <w:u w:val="single"/>
        </w:rPr>
        <w:t xml:space="preserve">Sweitzer Lake State Park </w:t>
      </w:r>
    </w:p>
    <w:p w14:paraId="2109F89F" w14:textId="77777777" w:rsidR="00327BBF" w:rsidRPr="00C1798A" w:rsidRDefault="00327BBF" w:rsidP="00327BBF">
      <w:pPr>
        <w:pStyle w:val="ListParagraph"/>
        <w:numPr>
          <w:ilvl w:val="0"/>
          <w:numId w:val="42"/>
        </w:numPr>
        <w:tabs>
          <w:tab w:val="left" w:pos="720"/>
          <w:tab w:val="left" w:pos="1440"/>
        </w:tabs>
        <w:spacing w:before="0"/>
        <w:ind w:left="1440" w:hanging="360"/>
      </w:pPr>
      <w:r w:rsidRPr="00C1798A">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2A40FA0A" w14:textId="77777777" w:rsidR="005612E2" w:rsidRDefault="00327BBF" w:rsidP="005612E2">
      <w:pPr>
        <w:pStyle w:val="ListParagraph"/>
        <w:numPr>
          <w:ilvl w:val="0"/>
          <w:numId w:val="42"/>
        </w:numPr>
        <w:tabs>
          <w:tab w:val="left" w:pos="720"/>
        </w:tabs>
        <w:spacing w:before="0"/>
        <w:ind w:left="1440" w:hanging="360"/>
      </w:pPr>
      <w:r w:rsidRPr="00C1798A">
        <w:t xml:space="preserve">Waterfowl hunting is prohibited, except in the designated hunt zones. </w:t>
      </w:r>
    </w:p>
    <w:p w14:paraId="3A1124A8" w14:textId="794A1628" w:rsidR="00327BBF" w:rsidRPr="005612E2" w:rsidRDefault="00327BBF" w:rsidP="005612E2">
      <w:pPr>
        <w:pStyle w:val="ListParagraph"/>
        <w:numPr>
          <w:ilvl w:val="0"/>
          <w:numId w:val="42"/>
        </w:numPr>
        <w:tabs>
          <w:tab w:val="left" w:pos="720"/>
        </w:tabs>
        <w:spacing w:before="0"/>
        <w:ind w:left="1440" w:hanging="360"/>
      </w:pPr>
      <w:r w:rsidRPr="005612E2">
        <w:rPr>
          <w:rFonts w:eastAsia="Arial"/>
        </w:rPr>
        <w:t>Waterfowl reservations are required and valid until sunrise. Hunters may check-in on a first come, first serve basis after a hunter checks out or after sunrise. A maximum of four (4) hunters allowed per hunting area.</w:t>
      </w:r>
    </w:p>
    <w:p w14:paraId="3EB823B6" w14:textId="77777777" w:rsidR="00327BBF" w:rsidRDefault="00327BBF" w:rsidP="00327BBF">
      <w:pPr>
        <w:pStyle w:val="ListParagraph"/>
        <w:numPr>
          <w:ilvl w:val="0"/>
          <w:numId w:val="42"/>
        </w:numPr>
        <w:tabs>
          <w:tab w:val="left" w:pos="720"/>
        </w:tabs>
        <w:spacing w:before="0"/>
        <w:ind w:left="1440" w:hanging="360"/>
        <w:contextualSpacing w:val="0"/>
      </w:pPr>
      <w:r w:rsidRPr="00C1798A">
        <w:t>Leaving decoys overnight is prohibited</w:t>
      </w:r>
      <w:r w:rsidRPr="00760AC1">
        <w:t>.</w:t>
      </w:r>
    </w:p>
    <w:p w14:paraId="393EDF6D" w14:textId="77777777" w:rsidR="00327BBF" w:rsidRDefault="00327BBF" w:rsidP="00327BBF">
      <w:pPr>
        <w:pStyle w:val="ListParagraph"/>
        <w:numPr>
          <w:ilvl w:val="0"/>
          <w:numId w:val="42"/>
        </w:numPr>
        <w:tabs>
          <w:tab w:val="left" w:pos="720"/>
        </w:tabs>
        <w:spacing w:before="0" w:after="240"/>
        <w:ind w:left="1440" w:hanging="360"/>
      </w:pPr>
      <w:r>
        <w:t>Hunting reservation holders must be present while hunting and may only hunt the hunt area specified on the reservation. Hunters who wish to cancel a reservation must do so no later than 12:00 noon on the day before the hunt date. Failure to hunt a reserved area without prior cancellation, or following check station procedures, may cause forfeiture of the privilege to make reservations for the remainder of the hunting season.</w:t>
      </w:r>
    </w:p>
    <w:p w14:paraId="3C0E1810" w14:textId="77777777" w:rsidR="00327BBF" w:rsidRDefault="00327BBF" w:rsidP="00327BBF">
      <w:pPr>
        <w:pStyle w:val="ListParagraph"/>
        <w:numPr>
          <w:ilvl w:val="0"/>
          <w:numId w:val="42"/>
        </w:numPr>
        <w:tabs>
          <w:tab w:val="left" w:pos="720"/>
        </w:tabs>
        <w:spacing w:before="0" w:after="240"/>
        <w:ind w:left="1440" w:hanging="360"/>
      </w:pPr>
      <w:r>
        <w:t xml:space="preserve">Reservations are limited to four times in a </w:t>
      </w:r>
      <w:proofErr w:type="gramStart"/>
      <w:r>
        <w:t>25 day</w:t>
      </w:r>
      <w:proofErr w:type="gramEnd"/>
      <w:r>
        <w:t xml:space="preserve"> period per hunter.</w:t>
      </w:r>
    </w:p>
    <w:p w14:paraId="03BDF1E3" w14:textId="77777777" w:rsidR="00327BBF" w:rsidRDefault="00327BBF" w:rsidP="00327BBF">
      <w:pPr>
        <w:pStyle w:val="ListParagraph"/>
        <w:numPr>
          <w:ilvl w:val="0"/>
          <w:numId w:val="42"/>
        </w:numPr>
        <w:tabs>
          <w:tab w:val="left" w:pos="720"/>
        </w:tabs>
        <w:spacing w:before="0" w:after="200"/>
        <w:ind w:left="1440" w:hanging="360"/>
        <w:contextualSpacing w:val="0"/>
      </w:pPr>
      <w:r>
        <w:t>The park can close the hunt zones reservation dates for park operations, public outreach, and education events.</w:t>
      </w:r>
    </w:p>
    <w:p w14:paraId="28F53D4D" w14:textId="77777777" w:rsidR="00453BB6" w:rsidRPr="007E4A76" w:rsidRDefault="00453BB6" w:rsidP="007E4A76">
      <w:pPr>
        <w:pStyle w:val="ListParagraph"/>
        <w:numPr>
          <w:ilvl w:val="1"/>
          <w:numId w:val="7"/>
        </w:numPr>
        <w:tabs>
          <w:tab w:val="left" w:pos="720"/>
          <w:tab w:val="left" w:pos="1440"/>
          <w:tab w:val="left" w:pos="2160"/>
        </w:tabs>
        <w:ind w:left="1080" w:hanging="360"/>
        <w:outlineLvl w:val="3"/>
        <w:rPr>
          <w:b/>
          <w:u w:val="single"/>
        </w:rPr>
      </w:pPr>
      <w:r w:rsidRPr="007E4A76">
        <w:rPr>
          <w:b/>
          <w:u w:val="single"/>
        </w:rPr>
        <w:lastRenderedPageBreak/>
        <w:t>Sylvan Lake State Park</w:t>
      </w:r>
    </w:p>
    <w:p w14:paraId="633D7069"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Only hand-propelled craft, sailboats and boats with electric motors shall be permitted.</w:t>
      </w:r>
    </w:p>
    <w:p w14:paraId="470E6A40"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 xml:space="preserve">Water skiing is prohibited on Sylvan Lake. </w:t>
      </w:r>
    </w:p>
    <w:p w14:paraId="0F0EE7A1" w14:textId="77777777" w:rsidR="00453BB6" w:rsidRPr="00760AC1" w:rsidRDefault="00453BB6" w:rsidP="007E4A76">
      <w:pPr>
        <w:pStyle w:val="ListParagraph"/>
        <w:numPr>
          <w:ilvl w:val="0"/>
          <w:numId w:val="43"/>
        </w:numPr>
        <w:tabs>
          <w:tab w:val="left" w:pos="720"/>
          <w:tab w:val="left" w:pos="1440"/>
        </w:tabs>
        <w:spacing w:before="0"/>
        <w:ind w:left="1440" w:hanging="360"/>
      </w:pPr>
      <w:r w:rsidRPr="00760AC1">
        <w:t>During any hunting season all year, lawful methods of hunting may be used in areas not prohibiting such use.</w:t>
      </w:r>
    </w:p>
    <w:p w14:paraId="49D8BED0" w14:textId="77777777" w:rsidR="00453BB6" w:rsidRPr="00760AC1" w:rsidRDefault="00453BB6" w:rsidP="00453BB6">
      <w:pPr>
        <w:tabs>
          <w:tab w:val="left" w:pos="720"/>
          <w:tab w:val="left" w:pos="1440"/>
          <w:tab w:val="left" w:pos="2160"/>
        </w:tabs>
        <w:spacing w:before="0"/>
        <w:ind w:left="1440" w:hanging="720"/>
        <w:rPr>
          <w:b/>
          <w:u w:val="single"/>
        </w:rPr>
      </w:pPr>
    </w:p>
    <w:p w14:paraId="1B1D1BAA" w14:textId="77777777" w:rsidR="00453BB6" w:rsidRPr="007E4A76" w:rsidRDefault="00453BB6" w:rsidP="007E4A76">
      <w:pPr>
        <w:pStyle w:val="ListParagraph"/>
        <w:numPr>
          <w:ilvl w:val="1"/>
          <w:numId w:val="7"/>
        </w:numPr>
        <w:tabs>
          <w:tab w:val="left" w:pos="720"/>
          <w:tab w:val="left" w:pos="1440"/>
          <w:tab w:val="left" w:pos="2160"/>
        </w:tabs>
        <w:spacing w:before="0"/>
        <w:ind w:left="1080" w:hanging="360"/>
        <w:outlineLvl w:val="3"/>
        <w:rPr>
          <w:b/>
          <w:u w:val="single"/>
        </w:rPr>
      </w:pPr>
      <w:r w:rsidRPr="007E4A76">
        <w:rPr>
          <w:b/>
          <w:u w:val="single"/>
        </w:rPr>
        <w:t>Trinidad Lake State Park</w:t>
      </w:r>
    </w:p>
    <w:p w14:paraId="46BB0407"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During the period beginning the Tuesday after Labor Day and continuing through the Friday prior to Memorial Day, only bows and arrows including crossbow and hand-held bow, unless otherwise restricted, and shotguns loaded with birdshot may be used for hunting during hunting seasons, and only in areas not posted as prohibiting such use.</w:t>
      </w:r>
    </w:p>
    <w:p w14:paraId="0F964E06"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Dogs or other pets are prohibited on the archery range.</w:t>
      </w:r>
    </w:p>
    <w:p w14:paraId="143BE89D"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Smoking is prohibited on the archery range.</w:t>
      </w:r>
    </w:p>
    <w:p w14:paraId="59579DDC"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Broadheads, crossbows, and firearms, including, but not limited to, BB guns, pellet guns, and air rifles are prohibited on the archery range. </w:t>
      </w:r>
    </w:p>
    <w:p w14:paraId="114FDE10" w14:textId="77777777" w:rsidR="00453BB6" w:rsidRPr="00760AC1" w:rsidRDefault="00453BB6" w:rsidP="007E4A76">
      <w:pPr>
        <w:pStyle w:val="ListParagraph"/>
        <w:numPr>
          <w:ilvl w:val="0"/>
          <w:numId w:val="44"/>
        </w:numPr>
        <w:tabs>
          <w:tab w:val="left" w:pos="720"/>
          <w:tab w:val="left" w:pos="1440"/>
        </w:tabs>
        <w:spacing w:before="0"/>
        <w:ind w:left="1440" w:hanging="360"/>
      </w:pPr>
      <w:r w:rsidRPr="00760AC1">
        <w:t xml:space="preserve">Any person 16 years of age or younger entering the archery range must </w:t>
      </w:r>
      <w:proofErr w:type="gramStart"/>
      <w:r w:rsidRPr="00760AC1">
        <w:t>be under the direct supervision of an adult at all times</w:t>
      </w:r>
      <w:proofErr w:type="gramEnd"/>
      <w:r w:rsidRPr="00760AC1">
        <w:t xml:space="preserve">. </w:t>
      </w:r>
    </w:p>
    <w:p w14:paraId="4006B6D2" w14:textId="77777777" w:rsidR="00453BB6" w:rsidRPr="00760AC1" w:rsidRDefault="00453BB6" w:rsidP="007E4A76">
      <w:pPr>
        <w:pStyle w:val="ListParagraph"/>
        <w:numPr>
          <w:ilvl w:val="0"/>
          <w:numId w:val="44"/>
        </w:numPr>
        <w:tabs>
          <w:tab w:val="left" w:pos="720"/>
          <w:tab w:val="left" w:pos="1440"/>
        </w:tabs>
        <w:spacing w:before="0" w:after="240"/>
        <w:ind w:left="1440" w:hanging="360"/>
        <w:contextualSpacing w:val="0"/>
      </w:pPr>
      <w:r w:rsidRPr="00760AC1">
        <w:t xml:space="preserve">Public access is prohibited </w:t>
      </w:r>
      <w:proofErr w:type="gramStart"/>
      <w:r w:rsidRPr="00760AC1">
        <w:t>on</w:t>
      </w:r>
      <w:proofErr w:type="gramEnd"/>
      <w:r w:rsidRPr="00760AC1">
        <w:t xml:space="preserve"> the archery range between sunset and sunrise. </w:t>
      </w:r>
      <w:r w:rsidRPr="00760AC1">
        <w:tab/>
      </w:r>
    </w:p>
    <w:p w14:paraId="5CA07A2B" w14:textId="77777777" w:rsidR="00453BB6" w:rsidRPr="007E4A76" w:rsidRDefault="00453BB6" w:rsidP="007E4A76">
      <w:pPr>
        <w:pStyle w:val="ListParagraph"/>
        <w:numPr>
          <w:ilvl w:val="1"/>
          <w:numId w:val="7"/>
        </w:numPr>
        <w:tabs>
          <w:tab w:val="left" w:pos="720"/>
          <w:tab w:val="left" w:pos="1440"/>
          <w:tab w:val="left" w:pos="2160"/>
        </w:tabs>
        <w:ind w:left="1080" w:hanging="360"/>
        <w:outlineLvl w:val="3"/>
        <w:rPr>
          <w:b/>
          <w:u w:val="single"/>
        </w:rPr>
      </w:pPr>
      <w:r w:rsidRPr="007E4A76">
        <w:rPr>
          <w:b/>
          <w:u w:val="single"/>
        </w:rPr>
        <w:t>Vega State Park</w:t>
      </w:r>
    </w:p>
    <w:p w14:paraId="137BA255"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Hunting permitted beginning the Tuesday after Labor Day and continuing through the Friday prior to Memorial Day.</w:t>
      </w:r>
    </w:p>
    <w:p w14:paraId="090F6123" w14:textId="77777777" w:rsidR="00453BB6" w:rsidRPr="00760AC1" w:rsidRDefault="00453BB6" w:rsidP="007E4A76">
      <w:pPr>
        <w:pStyle w:val="ListParagraph"/>
        <w:numPr>
          <w:ilvl w:val="0"/>
          <w:numId w:val="45"/>
        </w:numPr>
        <w:tabs>
          <w:tab w:val="left" w:pos="720"/>
          <w:tab w:val="left" w:pos="1440"/>
        </w:tabs>
        <w:spacing w:before="0"/>
        <w:ind w:left="1440" w:hanging="360"/>
      </w:pPr>
      <w:r w:rsidRPr="00760AC1">
        <w:t xml:space="preserve">Only bows and arrows, including crossbow and hand-held bow, unless otherwise restricted, and shotguns loaded with birdshot may be used for hunting during hunting seasons, and only in areas not posted as prohibiting such use. </w:t>
      </w:r>
    </w:p>
    <w:bookmarkEnd w:id="3"/>
    <w:p w14:paraId="788C62C1" w14:textId="77777777" w:rsidR="00770A01" w:rsidRDefault="00770A01">
      <w:pPr>
        <w:spacing w:before="0"/>
        <w:rPr>
          <w:rFonts w:cs="Times New Roman"/>
          <w:b/>
          <w:bCs/>
          <w:lang w:eastAsia="x-none"/>
        </w:rPr>
      </w:pPr>
      <w:r>
        <w:rPr>
          <w:b/>
          <w:bCs/>
        </w:rPr>
        <w:br w:type="page"/>
      </w:r>
    </w:p>
    <w:p w14:paraId="3C369B5D" w14:textId="041D7133" w:rsidR="00104486" w:rsidRDefault="0066267D" w:rsidP="00104486">
      <w:pPr>
        <w:pStyle w:val="upar1"/>
        <w:spacing w:before="0"/>
        <w:jc w:val="right"/>
        <w:rPr>
          <w:rFonts w:cs="Arial"/>
          <w:b/>
          <w:lang w:val="en-US" w:eastAsia="en-US"/>
        </w:rPr>
      </w:pPr>
      <w:r>
        <w:rPr>
          <w:b/>
          <w:bCs/>
          <w:lang w:val="en-US"/>
        </w:rPr>
        <w:lastRenderedPageBreak/>
        <w:t xml:space="preserve">DORA </w:t>
      </w:r>
      <w:r w:rsidR="00CA67EA" w:rsidRPr="00AA1AE2">
        <w:rPr>
          <w:b/>
          <w:bCs/>
          <w:lang w:val="en-US"/>
        </w:rPr>
        <w:t>07/</w:t>
      </w:r>
      <w:r w:rsidR="003E3604">
        <w:rPr>
          <w:b/>
          <w:bCs/>
          <w:lang w:val="en-US"/>
        </w:rPr>
        <w:t>31</w:t>
      </w:r>
      <w:r w:rsidR="00CA67EA" w:rsidRPr="00AA1AE2">
        <w:rPr>
          <w:b/>
          <w:bCs/>
          <w:lang w:val="en-US"/>
        </w:rPr>
        <w:t>/2026</w:t>
      </w:r>
    </w:p>
    <w:p w14:paraId="15F3157B" w14:textId="77777777" w:rsidR="005F6987" w:rsidRPr="00D638DE" w:rsidRDefault="005F6987" w:rsidP="005F6987">
      <w:pPr>
        <w:pStyle w:val="upar1"/>
        <w:spacing w:before="0"/>
        <w:jc w:val="right"/>
        <w:rPr>
          <w:b/>
          <w:bCs/>
        </w:rPr>
      </w:pPr>
      <w:r w:rsidRPr="00D638DE">
        <w:rPr>
          <w:b/>
          <w:bCs/>
        </w:rPr>
        <w:t>Basis and Purpose</w:t>
      </w:r>
    </w:p>
    <w:p w14:paraId="70848E35" w14:textId="5ABF1FC3" w:rsidR="004A59AF" w:rsidRPr="00E53211" w:rsidRDefault="005F6987" w:rsidP="00E53211">
      <w:pPr>
        <w:pStyle w:val="upar1"/>
        <w:spacing w:before="0"/>
        <w:jc w:val="right"/>
        <w:rPr>
          <w:b/>
          <w:bCs/>
        </w:rPr>
      </w:pPr>
      <w:r>
        <w:rPr>
          <w:b/>
          <w:bCs/>
        </w:rPr>
        <w:t>Chapter P-1</w:t>
      </w:r>
      <w:r w:rsidRPr="00D638DE">
        <w:rPr>
          <w:b/>
          <w:bCs/>
        </w:rPr>
        <w:t xml:space="preserve"> </w:t>
      </w:r>
      <w:r>
        <w:rPr>
          <w:b/>
          <w:bCs/>
        </w:rPr>
        <w:t>-</w:t>
      </w:r>
      <w:r w:rsidRPr="00D638DE">
        <w:rPr>
          <w:b/>
          <w:bCs/>
        </w:rPr>
        <w:t xml:space="preserve"> </w:t>
      </w:r>
      <w:r>
        <w:rPr>
          <w:b/>
          <w:bCs/>
        </w:rPr>
        <w:t>Parks and Outdoor Recreation Lands</w:t>
      </w:r>
    </w:p>
    <w:p w14:paraId="285073FA" w14:textId="77777777" w:rsidR="004A59AF" w:rsidRPr="00984822" w:rsidRDefault="004A59AF" w:rsidP="005612E2">
      <w:pPr>
        <w:pStyle w:val="Heading2"/>
      </w:pPr>
      <w:bookmarkStart w:id="21" w:name="bandp"/>
      <w:bookmarkStart w:id="22" w:name="_Toc183098449"/>
      <w:r w:rsidRPr="00984822">
        <w:t>Basis and Purpose:</w:t>
      </w:r>
      <w:bookmarkEnd w:id="21"/>
      <w:bookmarkEnd w:id="22"/>
    </w:p>
    <w:p w14:paraId="74BEF066" w14:textId="300A331C" w:rsidR="00DA6584" w:rsidRPr="004709F9" w:rsidRDefault="00DA6584" w:rsidP="00DA6584">
      <w:pPr>
        <w:pStyle w:val="upar1"/>
        <w:rPr>
          <w:rFonts w:cs="Arial"/>
          <w:b/>
          <w:bCs/>
          <w:u w:val="single"/>
          <w:lang w:val="en-US"/>
        </w:rPr>
      </w:pPr>
      <w:r w:rsidRPr="004709F9">
        <w:rPr>
          <w:rFonts w:cs="Arial"/>
          <w:b/>
          <w:bCs/>
          <w:u w:val="single"/>
          <w:lang w:val="en-US"/>
        </w:rPr>
        <w:t>Updating the property-specific regulations at Comeo Shooting and Education Complex</w:t>
      </w:r>
    </w:p>
    <w:p w14:paraId="1445C299" w14:textId="77777777" w:rsidR="009A127D" w:rsidRPr="002D2AFA" w:rsidRDefault="009A127D" w:rsidP="009A127D">
      <w:pPr>
        <w:spacing w:before="0"/>
        <w:rPr>
          <w:highlight w:val="yellow"/>
        </w:rPr>
      </w:pPr>
    </w:p>
    <w:p w14:paraId="6A6DC9DB" w14:textId="081AE901" w:rsidR="00A068CC" w:rsidRPr="00984822" w:rsidRDefault="009A127D" w:rsidP="00FD47E5">
      <w:pPr>
        <w:spacing w:before="0" w:line="276" w:lineRule="auto"/>
      </w:pPr>
      <w:r w:rsidRPr="004709F9">
        <w:t xml:space="preserve">The Cameo Shooting and Education Complex opened in 2018 with basic regulations that allowed facility operations. </w:t>
      </w:r>
      <w:r w:rsidR="004709F9" w:rsidRPr="004709F9">
        <w:t xml:space="preserve">As Colorado Parks and Wildlife (CPW) continues to expand and develop the </w:t>
      </w:r>
      <w:r w:rsidR="00BB6645" w:rsidRPr="004709F9">
        <w:t>facility and</w:t>
      </w:r>
      <w:r w:rsidR="00413A43">
        <w:t xml:space="preserve"> sees </w:t>
      </w:r>
      <w:r w:rsidR="004709F9" w:rsidRPr="004709F9">
        <w:t>increased public use</w:t>
      </w:r>
      <w:r w:rsidR="00413A43">
        <w:t xml:space="preserve"> there is a need for</w:t>
      </w:r>
      <w:r w:rsidR="004709F9" w:rsidRPr="004709F9">
        <w:t xml:space="preserve"> updat</w:t>
      </w:r>
      <w:r w:rsidR="00413A43">
        <w:t>ing</w:t>
      </w:r>
      <w:r w:rsidR="004709F9" w:rsidRPr="004709F9">
        <w:t xml:space="preserve"> regulations to maintain the highest safety standards.</w:t>
      </w:r>
      <w:r w:rsidR="00F37235">
        <w:t xml:space="preserve"> </w:t>
      </w:r>
      <w:r w:rsidRPr="00C202F2">
        <w:t xml:space="preserve">Specifically, </w:t>
      </w:r>
      <w:r w:rsidR="000520DA" w:rsidRPr="00C202F2">
        <w:t>t</w:t>
      </w:r>
      <w:r w:rsidRPr="00C202F2">
        <w:t xml:space="preserve">he first change is to </w:t>
      </w:r>
      <w:r w:rsidR="004709F9" w:rsidRPr="00C202F2">
        <w:t>replace the seasonal, daylight-based shooting hours with fixed, specificized hours of operation. Currently, seasonal variance causes unsafe lighting conditions near sunrise and sunset. Fixed hours will enhance safety and align Cameo’s operations with other CPW shooting facilities.</w:t>
      </w:r>
      <w:r w:rsidR="00A068CC" w:rsidRPr="00C202F2">
        <w:t xml:space="preserve"> </w:t>
      </w:r>
      <w:r w:rsidRPr="00C202F2">
        <w:t>The second change prohibits dogs and other pets on the property</w:t>
      </w:r>
      <w:r w:rsidR="004709F9" w:rsidRPr="00C202F2">
        <w:t>, with an exception for service dogs</w:t>
      </w:r>
      <w:r w:rsidRPr="00C202F2">
        <w:t xml:space="preserve">. Staff and volunteers at Cameo have reported several instances of dogs escaping vehicles and running loose on the facility, including down live ranges. Dogs have also been left in </w:t>
      </w:r>
      <w:r w:rsidR="004709F9" w:rsidRPr="00C202F2">
        <w:t>vehicles during extreme temperatures</w:t>
      </w:r>
      <w:r w:rsidRPr="00C202F2">
        <w:t>.</w:t>
      </w:r>
      <w:r w:rsidR="00A068CC" w:rsidRPr="00C202F2">
        <w:t xml:space="preserve"> </w:t>
      </w:r>
      <w:r w:rsidRPr="00C202F2">
        <w:t xml:space="preserve">And the last change </w:t>
      </w:r>
      <w:r w:rsidR="004709F9" w:rsidRPr="00C202F2">
        <w:t>clarifies that</w:t>
      </w:r>
      <w:r w:rsidRPr="00C202F2">
        <w:t xml:space="preserve"> there </w:t>
      </w:r>
      <w:r w:rsidR="00BB6645" w:rsidRPr="00C202F2">
        <w:t>are</w:t>
      </w:r>
      <w:r w:rsidRPr="00C202F2">
        <w:t xml:space="preserve"> no biking</w:t>
      </w:r>
      <w:r w:rsidR="00C202F2" w:rsidRPr="00C202F2">
        <w:t xml:space="preserve"> or hiking trails</w:t>
      </w:r>
      <w:r w:rsidRPr="00C202F2">
        <w:t xml:space="preserve"> on the property. Cameo does not have a designated area for bicycling </w:t>
      </w:r>
      <w:r w:rsidR="00A068CC" w:rsidRPr="00C202F2">
        <w:t xml:space="preserve">or hiking </w:t>
      </w:r>
      <w:r w:rsidRPr="00C202F2">
        <w:t>as referenced in the original regulation.</w:t>
      </w:r>
      <w:r w:rsidR="00C202F2" w:rsidRPr="00C202F2">
        <w:t xml:space="preserve"> These regulatory updates are essential to ensure the safety, and well-being of the public, volunteers, and staff</w:t>
      </w:r>
      <w:r w:rsidRPr="00C202F2">
        <w:t>.</w:t>
      </w:r>
    </w:p>
    <w:p w14:paraId="1AF25201" w14:textId="474CDAAC" w:rsidR="009A127D" w:rsidRPr="00984822" w:rsidRDefault="009A127D" w:rsidP="00FD47E5">
      <w:pPr>
        <w:spacing w:before="0" w:line="276" w:lineRule="auto"/>
      </w:pPr>
      <w:r w:rsidRPr="00984822">
        <w:t xml:space="preserve"> </w:t>
      </w:r>
    </w:p>
    <w:p w14:paraId="6D8DC638" w14:textId="69DDA4E6" w:rsidR="00DA6584" w:rsidRPr="00413A43" w:rsidRDefault="00DA6584" w:rsidP="00FD47E5">
      <w:pPr>
        <w:pStyle w:val="upar1"/>
        <w:spacing w:line="276" w:lineRule="auto"/>
        <w:rPr>
          <w:rFonts w:cs="Arial"/>
          <w:b/>
          <w:bCs/>
          <w:u w:val="single"/>
        </w:rPr>
      </w:pPr>
      <w:r w:rsidRPr="00413A43">
        <w:rPr>
          <w:rFonts w:cs="Arial"/>
          <w:b/>
          <w:bCs/>
          <w:u w:val="single"/>
        </w:rPr>
        <w:t>Updating the property-specific regulations at Fishers Peak State Park</w:t>
      </w:r>
    </w:p>
    <w:p w14:paraId="53A8A86A" w14:textId="022D51F1" w:rsidR="00E008A4" w:rsidRPr="00FD47E5" w:rsidRDefault="00FD47E5" w:rsidP="00FD47E5">
      <w:pPr>
        <w:spacing w:line="276" w:lineRule="auto"/>
      </w:pPr>
      <w:r w:rsidRPr="00FD47E5">
        <w:t xml:space="preserve">Fishers Peak State Park (FPSP), located south of the City of Trinidad, opened in 2020 under initial regulations established for its limited opening. Following the completion of the park master plan, Colorado Parks and Wildlife (CPW) has constructed an additional </w:t>
      </w:r>
      <w:r w:rsidR="00BB6645" w:rsidRPr="00FD47E5">
        <w:t>twenty-five</w:t>
      </w:r>
      <w:r w:rsidRPr="00FD47E5">
        <w:t xml:space="preserve"> miles of trails, including the park’s first equestrian trailhead, scheduled to open to the public in fall 2026. To safely and effectively manage these expanded recreational opportunities the property-specific regulations need to be updated to </w:t>
      </w:r>
      <w:r w:rsidR="00E008A4" w:rsidRPr="00FD47E5">
        <w:t>prohibit dogs and other pets outside of designated parking areas</w:t>
      </w:r>
      <w:r w:rsidRPr="00FD47E5">
        <w:t>.</w:t>
      </w:r>
      <w:r w:rsidR="00E008A4" w:rsidRPr="00FD47E5">
        <w:t xml:space="preserve"> </w:t>
      </w:r>
      <w:r w:rsidRPr="00FD47E5">
        <w:t>This regulation change is necessary to mitigate potential safety hazards between domestic pets and horses, ensuring a safe experience for all park visitors.</w:t>
      </w:r>
    </w:p>
    <w:p w14:paraId="4ADA9D09" w14:textId="1CFA56BA" w:rsidR="003C288A" w:rsidRPr="00984822" w:rsidRDefault="003C288A" w:rsidP="00FD47E5">
      <w:pPr>
        <w:pStyle w:val="upar1"/>
        <w:spacing w:line="276" w:lineRule="auto"/>
        <w:rPr>
          <w:rFonts w:cs="Arial"/>
        </w:rPr>
      </w:pPr>
      <w:r w:rsidRPr="00984822">
        <w:rPr>
          <w:rFonts w:cs="Arial"/>
        </w:rPr>
        <w:t xml:space="preserve">The statements of basis and purpose for these regulations can be obtained from the Colorado Division of Parks and Wildlife, Office of the Regulations Manager by emailing </w:t>
      </w:r>
      <w:hyperlink r:id="rId8" w:history="1">
        <w:r w:rsidRPr="00984822">
          <w:rPr>
            <w:rStyle w:val="Hyperlink"/>
            <w:rFonts w:cs="Arial"/>
          </w:rPr>
          <w:t>dnr_cpw_planning@state.co.us</w:t>
        </w:r>
      </w:hyperlink>
      <w:r w:rsidRPr="00984822">
        <w:rPr>
          <w:rFonts w:cs="Arial"/>
          <w:lang w:val="en-US"/>
        </w:rPr>
        <w:t xml:space="preserve"> or by visiting</w:t>
      </w:r>
      <w:r w:rsidRPr="00984822">
        <w:rPr>
          <w:rFonts w:cs="Arial"/>
        </w:rPr>
        <w:t xml:space="preserve"> the Division of Parks and Wildlife headquarters </w:t>
      </w:r>
      <w:r w:rsidRPr="00984822">
        <w:rPr>
          <w:rFonts w:cs="Arial"/>
          <w:lang w:val="en-US"/>
        </w:rPr>
        <w:t>at 6060 Broadway, Denver, CO, 80216</w:t>
      </w:r>
      <w:r w:rsidRPr="00984822">
        <w:rPr>
          <w:rFonts w:cs="Arial"/>
        </w:rPr>
        <w:t>.</w:t>
      </w:r>
    </w:p>
    <w:p w14:paraId="3A1AF8E0" w14:textId="77777777" w:rsidR="00770A01" w:rsidRPr="00770A01" w:rsidRDefault="00770A01" w:rsidP="00770A01">
      <w:pPr>
        <w:spacing w:line="276" w:lineRule="auto"/>
        <w:rPr>
          <w:b/>
        </w:rPr>
      </w:pPr>
      <w:r w:rsidRPr="00984822">
        <w:rPr>
          <w:b/>
          <w:bCs/>
        </w:rPr>
        <w:t>The primary statutory authority for these regulations can be found</w:t>
      </w:r>
      <w:r w:rsidRPr="00770A01">
        <w:rPr>
          <w:b/>
          <w:bCs/>
        </w:rPr>
        <w:t xml:space="preserve"> in § 24-4-103, C.R.S., and the state Parks Act, §§ </w:t>
      </w:r>
      <w:r w:rsidRPr="00770A01">
        <w:rPr>
          <w:b/>
        </w:rPr>
        <w:t xml:space="preserve">33-10-101 to 33-33-113, C.R.S., and </w:t>
      </w:r>
      <w:r w:rsidRPr="00770A01">
        <w:rPr>
          <w:b/>
          <w:bCs/>
        </w:rPr>
        <w:t xml:space="preserve">specifically including, but not limited to: §§ 33-10-106, </w:t>
      </w:r>
      <w:r w:rsidRPr="00770A01">
        <w:rPr>
          <w:b/>
        </w:rPr>
        <w:t>C.R.S.</w:t>
      </w:r>
    </w:p>
    <w:p w14:paraId="4E418828" w14:textId="680823B7" w:rsidR="00CA67EA" w:rsidRPr="00ED427C" w:rsidRDefault="00CA67EA" w:rsidP="00CA67EA">
      <w:pPr>
        <w:rPr>
          <w:b/>
        </w:rPr>
      </w:pPr>
      <w:r w:rsidRPr="00ED427C">
        <w:rPr>
          <w:b/>
        </w:rPr>
        <w:t xml:space="preserve">EFFECTIVE DATE - THESE REGULATIONS SHALL BECOME EFFECTIVE </w:t>
      </w:r>
      <w:r w:rsidR="003E3604">
        <w:rPr>
          <w:b/>
        </w:rPr>
        <w:t>NOVEMBER</w:t>
      </w:r>
      <w:r w:rsidRPr="00ED427C">
        <w:rPr>
          <w:b/>
        </w:rPr>
        <w:t xml:space="preserve"> 1, 2026 AND SHALL REMAIN IN FULL FORCE AND EFFECT UNTIL REPEALED, AMENDED OR SUPERSEDED.</w:t>
      </w:r>
    </w:p>
    <w:p w14:paraId="21EE2DAC" w14:textId="15CD9F4A" w:rsidR="00E53211" w:rsidRPr="008A7191" w:rsidRDefault="00CA67EA" w:rsidP="00135F84">
      <w:pPr>
        <w:rPr>
          <w:b/>
          <w:bCs/>
          <w:color w:val="000000"/>
        </w:rPr>
      </w:pPr>
      <w:r w:rsidRPr="00ED427C">
        <w:rPr>
          <w:b/>
        </w:rPr>
        <w:t xml:space="preserve">APPROVED AND ADOPTED BY THE PARKS AND WILDLIFE COMMISSION OF THE STATE OF COLORADO THIS </w:t>
      </w:r>
      <w:r w:rsidR="003E3604">
        <w:rPr>
          <w:b/>
        </w:rPr>
        <w:t>2ND</w:t>
      </w:r>
      <w:r w:rsidRPr="00ED427C">
        <w:rPr>
          <w:b/>
        </w:rPr>
        <w:t xml:space="preserve"> DAY OF </w:t>
      </w:r>
      <w:r w:rsidR="003E3604">
        <w:rPr>
          <w:b/>
        </w:rPr>
        <w:t>SEPTEMBER</w:t>
      </w:r>
      <w:r w:rsidRPr="00ED427C">
        <w:rPr>
          <w:b/>
        </w:rPr>
        <w:t>, 2026.</w:t>
      </w:r>
    </w:p>
    <w:p w14:paraId="6E57F88B" w14:textId="167F1A55" w:rsidR="00E0188A" w:rsidRPr="004A1D78" w:rsidRDefault="00E0188A" w:rsidP="004A1D78">
      <w:pPr>
        <w:pStyle w:val="Title3"/>
        <w:ind w:left="0" w:firstLine="0"/>
      </w:pPr>
    </w:p>
    <w:p w14:paraId="6BCDAD21" w14:textId="43488209" w:rsidR="006104BF" w:rsidRPr="003E3604" w:rsidRDefault="00E53211" w:rsidP="003E3604">
      <w:pPr>
        <w:spacing w:before="0"/>
        <w:rPr>
          <w:b/>
        </w:rPr>
      </w:pPr>
      <w:r>
        <w:rPr>
          <w:b/>
        </w:rPr>
        <w:br w:type="page"/>
      </w:r>
    </w:p>
    <w:sectPr w:rsidR="006104BF" w:rsidRPr="003E3604" w:rsidSect="00E46704">
      <w:footerReference w:type="default" r:id="rId9"/>
      <w:footerReference w:type="firs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2927" w14:textId="77777777" w:rsidR="00455AC4" w:rsidRDefault="00455AC4" w:rsidP="00F54817">
      <w:pPr>
        <w:spacing w:before="0"/>
      </w:pPr>
      <w:r>
        <w:separator/>
      </w:r>
    </w:p>
  </w:endnote>
  <w:endnote w:type="continuationSeparator" w:id="0">
    <w:p w14:paraId="5BE5D82D" w14:textId="77777777" w:rsidR="00455AC4" w:rsidRDefault="00455AC4" w:rsidP="00F5481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010667"/>
      <w:docPartObj>
        <w:docPartGallery w:val="Page Numbers (Bottom of Page)"/>
        <w:docPartUnique/>
      </w:docPartObj>
    </w:sdtPr>
    <w:sdtEndPr>
      <w:rPr>
        <w:noProof/>
      </w:rPr>
    </w:sdtEndPr>
    <w:sdtContent>
      <w:p w14:paraId="462A837E" w14:textId="77777777" w:rsidR="0054062D" w:rsidRDefault="0054062D">
        <w:pPr>
          <w:pStyle w:val="Footer"/>
          <w:jc w:val="center"/>
        </w:pPr>
        <w:r>
          <w:fldChar w:fldCharType="begin"/>
        </w:r>
        <w:r>
          <w:instrText xml:space="preserve"> PAGE   \* MERGEFORMAT </w:instrText>
        </w:r>
        <w:r>
          <w:fldChar w:fldCharType="separate"/>
        </w:r>
        <w:r w:rsidR="00104486">
          <w:rPr>
            <w:noProof/>
          </w:rPr>
          <w:t>21</w:t>
        </w:r>
        <w:r>
          <w:rPr>
            <w:noProof/>
          </w:rPr>
          <w:fldChar w:fldCharType="end"/>
        </w:r>
      </w:p>
    </w:sdtContent>
  </w:sdt>
  <w:p w14:paraId="6803584E" w14:textId="77777777" w:rsidR="0054062D" w:rsidRDefault="005406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232935"/>
      <w:docPartObj>
        <w:docPartGallery w:val="Page Numbers (Bottom of Page)"/>
        <w:docPartUnique/>
      </w:docPartObj>
    </w:sdtPr>
    <w:sdtEndPr>
      <w:rPr>
        <w:noProof/>
      </w:rPr>
    </w:sdtEndPr>
    <w:sdtContent>
      <w:p w14:paraId="6578C2D5" w14:textId="77777777" w:rsidR="0054062D" w:rsidRDefault="0054062D">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4D75013" w14:textId="77777777" w:rsidR="0054062D" w:rsidRDefault="005406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5AC4C" w14:textId="77777777" w:rsidR="00455AC4" w:rsidRDefault="00455AC4" w:rsidP="00F54817">
      <w:pPr>
        <w:spacing w:before="0"/>
      </w:pPr>
      <w:r>
        <w:separator/>
      </w:r>
    </w:p>
  </w:footnote>
  <w:footnote w:type="continuationSeparator" w:id="0">
    <w:p w14:paraId="51367439" w14:textId="77777777" w:rsidR="00455AC4" w:rsidRDefault="00455AC4" w:rsidP="00F5481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88C"/>
    <w:multiLevelType w:val="hybridMultilevel"/>
    <w:tmpl w:val="1F322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F3CAD"/>
    <w:multiLevelType w:val="hybridMultilevel"/>
    <w:tmpl w:val="E68AEDD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07D478C7"/>
    <w:multiLevelType w:val="hybridMultilevel"/>
    <w:tmpl w:val="648A8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727F6"/>
    <w:multiLevelType w:val="hybridMultilevel"/>
    <w:tmpl w:val="7814F92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D36F6D"/>
    <w:multiLevelType w:val="hybridMultilevel"/>
    <w:tmpl w:val="F920CCD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D7572FB"/>
    <w:multiLevelType w:val="hybridMultilevel"/>
    <w:tmpl w:val="E820A536"/>
    <w:lvl w:ilvl="0" w:tplc="0409001B">
      <w:start w:val="1"/>
      <w:numFmt w:val="lowerRoman"/>
      <w:lvlText w:val="%1."/>
      <w:lvlJc w:val="right"/>
      <w:pPr>
        <w:ind w:left="2880" w:hanging="360"/>
      </w:pPr>
    </w:lvl>
    <w:lvl w:ilvl="1" w:tplc="3184EDD0">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E602CF4"/>
    <w:multiLevelType w:val="hybridMultilevel"/>
    <w:tmpl w:val="B55CFECE"/>
    <w:lvl w:ilvl="0" w:tplc="B0B0C35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741714"/>
    <w:multiLevelType w:val="hybridMultilevel"/>
    <w:tmpl w:val="04720B7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1300EB"/>
    <w:multiLevelType w:val="hybridMultilevel"/>
    <w:tmpl w:val="DE4227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9710ED"/>
    <w:multiLevelType w:val="hybridMultilevel"/>
    <w:tmpl w:val="6B6C8126"/>
    <w:lvl w:ilvl="0" w:tplc="1298AB32">
      <w:start w:val="1"/>
      <w:numFmt w:val="upperLetter"/>
      <w:lvlText w:val="%1."/>
      <w:lvlJc w:val="left"/>
      <w:pPr>
        <w:ind w:left="1080" w:hanging="720"/>
      </w:pPr>
      <w:rPr>
        <w:rFonts w:hint="default"/>
        <w:b w:val="0"/>
      </w:rPr>
    </w:lvl>
    <w:lvl w:ilvl="1" w:tplc="75A6013E">
      <w:start w:val="1"/>
      <w:numFmt w:val="lowerLetter"/>
      <w:lvlText w:val="%2."/>
      <w:lvlJc w:val="left"/>
      <w:pPr>
        <w:ind w:left="1800" w:hanging="720"/>
      </w:pPr>
      <w:rPr>
        <w:rFonts w:hint="default"/>
      </w:rPr>
    </w:lvl>
    <w:lvl w:ilvl="2" w:tplc="16529708">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C2E8A"/>
    <w:multiLevelType w:val="hybridMultilevel"/>
    <w:tmpl w:val="6D7474AE"/>
    <w:lvl w:ilvl="0" w:tplc="4E4296BE">
      <w:start w:val="1"/>
      <w:numFmt w:val="decimal"/>
      <w:lvlText w:val="%1."/>
      <w:lvlJc w:val="left"/>
      <w:pPr>
        <w:ind w:left="1080" w:hanging="360"/>
      </w:pPr>
      <w:rPr>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B914D8C"/>
    <w:multiLevelType w:val="hybridMultilevel"/>
    <w:tmpl w:val="28CC850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CE47D78"/>
    <w:multiLevelType w:val="hybridMultilevel"/>
    <w:tmpl w:val="62105456"/>
    <w:lvl w:ilvl="0" w:tplc="E5D232E4">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C0E2B"/>
    <w:multiLevelType w:val="hybridMultilevel"/>
    <w:tmpl w:val="9EA0F3CC"/>
    <w:lvl w:ilvl="0" w:tplc="50DC9B5C">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216FF0"/>
    <w:multiLevelType w:val="hybridMultilevel"/>
    <w:tmpl w:val="3428694E"/>
    <w:lvl w:ilvl="0" w:tplc="04090019">
      <w:start w:val="1"/>
      <w:numFmt w:val="lowerLetter"/>
      <w:lvlText w:val="%1."/>
      <w:lvlJc w:val="left"/>
      <w:pPr>
        <w:ind w:left="720" w:hanging="360"/>
      </w:pPr>
    </w:lvl>
    <w:lvl w:ilvl="1" w:tplc="5DE474A6">
      <w:start w:val="1"/>
      <w:numFmt w:val="decimal"/>
      <w:lvlText w:val="(%2)"/>
      <w:lvlJc w:val="left"/>
      <w:pPr>
        <w:ind w:left="1440" w:hanging="360"/>
      </w:pPr>
      <w:rPr>
        <w:rFonts w:ascii="Arial" w:eastAsia="Arial" w:hAnsi="Arial" w:cs="Arial"/>
      </w:rPr>
    </w:lvl>
    <w:lvl w:ilvl="2" w:tplc="3E1ACF66">
      <w:start w:val="1"/>
      <w:numFmt w:val="decimal"/>
      <w:lvlText w:val="(%3)"/>
      <w:lvlJc w:val="right"/>
      <w:pPr>
        <w:ind w:left="2160" w:hanging="180"/>
      </w:pPr>
      <w:rPr>
        <w:rFonts w:ascii="Arial" w:eastAsia="Arial" w:hAnsi="Arial" w:cs="Arial"/>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11D94"/>
    <w:multiLevelType w:val="hybridMultilevel"/>
    <w:tmpl w:val="226289F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DB2374C"/>
    <w:multiLevelType w:val="hybridMultilevel"/>
    <w:tmpl w:val="B3AEAFDC"/>
    <w:lvl w:ilvl="0" w:tplc="5F2A22BE">
      <w:start w:val="1"/>
      <w:numFmt w:val="lowerLetter"/>
      <w:lvlText w:val="%1."/>
      <w:lvlJc w:val="left"/>
      <w:pPr>
        <w:ind w:left="2160" w:hanging="720"/>
      </w:pPr>
      <w:rPr>
        <w:rFonts w:hint="default"/>
      </w:rPr>
    </w:lvl>
    <w:lvl w:ilvl="1" w:tplc="97702D8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1363191"/>
    <w:multiLevelType w:val="hybridMultilevel"/>
    <w:tmpl w:val="97FE965C"/>
    <w:lvl w:ilvl="0" w:tplc="DD08040A">
      <w:start w:val="4"/>
      <w:numFmt w:val="upperLetter"/>
      <w:lvlText w:val="%1."/>
      <w:lvlJc w:val="left"/>
      <w:pPr>
        <w:ind w:left="1080" w:hanging="720"/>
      </w:pPr>
      <w:rPr>
        <w:rFonts w:hint="default"/>
        <w:b w:val="0"/>
      </w:rPr>
    </w:lvl>
    <w:lvl w:ilvl="1" w:tplc="974E1E06">
      <w:start w:val="1"/>
      <w:numFmt w:val="decimal"/>
      <w:lvlText w:val="%2."/>
      <w:lvlJc w:val="left"/>
      <w:pPr>
        <w:ind w:left="1800" w:hanging="720"/>
      </w:pPr>
      <w:rPr>
        <w:rFonts w:hint="default"/>
        <w:b w:val="0"/>
      </w:rPr>
    </w:lvl>
    <w:lvl w:ilvl="2" w:tplc="3F96C37A">
      <w:start w:val="1"/>
      <w:numFmt w:val="lowerLetter"/>
      <w:lvlText w:val="%3."/>
      <w:lvlJc w:val="left"/>
      <w:pPr>
        <w:ind w:left="2160" w:hanging="720"/>
      </w:pPr>
      <w:rPr>
        <w:rFonts w:hint="default"/>
        <w:b w:val="0"/>
        <w:bCs/>
      </w:rPr>
    </w:lvl>
    <w:lvl w:ilvl="3" w:tplc="598832BE">
      <w:start w:val="1"/>
      <w:numFmt w:val="decimal"/>
      <w:lvlText w:val="(%4)"/>
      <w:lvlJc w:val="left"/>
      <w:pPr>
        <w:ind w:left="3240" w:hanging="72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7F2FF0"/>
    <w:multiLevelType w:val="hybridMultilevel"/>
    <w:tmpl w:val="12627C7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5D45314"/>
    <w:multiLevelType w:val="hybridMultilevel"/>
    <w:tmpl w:val="7DAC932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64E133C"/>
    <w:multiLevelType w:val="hybridMultilevel"/>
    <w:tmpl w:val="51E679C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3D471BF6"/>
    <w:multiLevelType w:val="hybridMultilevel"/>
    <w:tmpl w:val="1544574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40E082F"/>
    <w:multiLevelType w:val="hybridMultilevel"/>
    <w:tmpl w:val="4606A648"/>
    <w:lvl w:ilvl="0" w:tplc="04090019">
      <w:start w:val="1"/>
      <w:numFmt w:val="lowerLetter"/>
      <w:lvlText w:val="%1."/>
      <w:lvlJc w:val="left"/>
      <w:pPr>
        <w:ind w:left="720" w:hanging="360"/>
      </w:pPr>
    </w:lvl>
    <w:lvl w:ilvl="1" w:tplc="3DE4D9CC">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4C5680"/>
    <w:multiLevelType w:val="hybridMultilevel"/>
    <w:tmpl w:val="B046E9C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4DB574D"/>
    <w:multiLevelType w:val="hybridMultilevel"/>
    <w:tmpl w:val="7A545E44"/>
    <w:lvl w:ilvl="0" w:tplc="5F2A22BE">
      <w:start w:val="1"/>
      <w:numFmt w:val="lowerLetter"/>
      <w:lvlText w:val="%1."/>
      <w:lvlJc w:val="left"/>
      <w:pPr>
        <w:ind w:left="2160" w:hanging="720"/>
      </w:pPr>
      <w:rPr>
        <w:rFonts w:hint="default"/>
      </w:rPr>
    </w:lvl>
    <w:lvl w:ilvl="1" w:tplc="90D490F8">
      <w:start w:val="1"/>
      <w:numFmt w:val="decimal"/>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6351D1F"/>
    <w:multiLevelType w:val="hybridMultilevel"/>
    <w:tmpl w:val="AD6CBC1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47303D78"/>
    <w:multiLevelType w:val="hybridMultilevel"/>
    <w:tmpl w:val="B49EC6EC"/>
    <w:lvl w:ilvl="0" w:tplc="5DE474A6">
      <w:start w:val="1"/>
      <w:numFmt w:val="decimal"/>
      <w:lvlText w:val="(%1)"/>
      <w:lvlJc w:val="left"/>
      <w:pPr>
        <w:ind w:left="720" w:hanging="360"/>
      </w:pPr>
      <w:rPr>
        <w:rFonts w:ascii="Arial" w:eastAsia="Arial" w:hAnsi="Arial" w:cs="Arial"/>
      </w:rPr>
    </w:lvl>
    <w:lvl w:ilvl="1" w:tplc="04090019">
      <w:start w:val="1"/>
      <w:numFmt w:val="lowerLetter"/>
      <w:lvlText w:val="%2."/>
      <w:lvlJc w:val="left"/>
      <w:pPr>
        <w:ind w:left="1440" w:hanging="360"/>
      </w:pPr>
    </w:lvl>
    <w:lvl w:ilvl="2" w:tplc="E266227E">
      <w:start w:val="1"/>
      <w:numFmt w:val="decimal"/>
      <w:lvlText w:val="(%3)"/>
      <w:lvlJc w:val="left"/>
      <w:pPr>
        <w:ind w:left="2160" w:hanging="18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3642DC"/>
    <w:multiLevelType w:val="hybridMultilevel"/>
    <w:tmpl w:val="3990D908"/>
    <w:lvl w:ilvl="0" w:tplc="0409001B">
      <w:start w:val="1"/>
      <w:numFmt w:val="lowerRoman"/>
      <w:lvlText w:val="%1."/>
      <w:lvlJc w:val="right"/>
      <w:pPr>
        <w:ind w:left="2880" w:hanging="360"/>
      </w:pPr>
    </w:lvl>
    <w:lvl w:ilvl="1" w:tplc="3C866354">
      <w:start w:val="1"/>
      <w:numFmt w:val="lowerLetter"/>
      <w:lvlText w:val="%2."/>
      <w:lvlJc w:val="left"/>
      <w:pPr>
        <w:ind w:left="3960" w:hanging="720"/>
      </w:pPr>
      <w:rPr>
        <w:rFonts w:hint="default"/>
      </w:r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8" w15:restartNumberingAfterBreak="0">
    <w:nsid w:val="4F0536FB"/>
    <w:multiLevelType w:val="hybridMultilevel"/>
    <w:tmpl w:val="D1066522"/>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149261B"/>
    <w:multiLevelType w:val="hybridMultilevel"/>
    <w:tmpl w:val="D44E5C3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40B02F3"/>
    <w:multiLevelType w:val="hybridMultilevel"/>
    <w:tmpl w:val="9846205E"/>
    <w:lvl w:ilvl="0" w:tplc="4E4296BE">
      <w:start w:val="1"/>
      <w:numFmt w:val="decimal"/>
      <w:lvlText w:val="%1."/>
      <w:lvlJc w:val="left"/>
      <w:pPr>
        <w:ind w:left="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0B4DC1"/>
    <w:multiLevelType w:val="hybridMultilevel"/>
    <w:tmpl w:val="F716A51C"/>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55393F25"/>
    <w:multiLevelType w:val="hybridMultilevel"/>
    <w:tmpl w:val="19646720"/>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84400F3"/>
    <w:multiLevelType w:val="hybridMultilevel"/>
    <w:tmpl w:val="C776B2E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59E27DCB"/>
    <w:multiLevelType w:val="hybridMultilevel"/>
    <w:tmpl w:val="F3906D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356EBC"/>
    <w:multiLevelType w:val="hybridMultilevel"/>
    <w:tmpl w:val="B6D6A27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ACA441F"/>
    <w:multiLevelType w:val="hybridMultilevel"/>
    <w:tmpl w:val="948668B0"/>
    <w:lvl w:ilvl="0" w:tplc="65421BD8">
      <w:start w:val="1"/>
      <w:numFmt w:val="upperLetter"/>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0942D8"/>
    <w:multiLevelType w:val="hybridMultilevel"/>
    <w:tmpl w:val="ADC8653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5B5B00A1"/>
    <w:multiLevelType w:val="hybridMultilevel"/>
    <w:tmpl w:val="6996406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5C742004"/>
    <w:multiLevelType w:val="hybridMultilevel"/>
    <w:tmpl w:val="2F4E43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3AB620B"/>
    <w:multiLevelType w:val="hybridMultilevel"/>
    <w:tmpl w:val="25E6512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6552230"/>
    <w:multiLevelType w:val="hybridMultilevel"/>
    <w:tmpl w:val="CD4678BE"/>
    <w:lvl w:ilvl="0" w:tplc="5F2A22BE">
      <w:start w:val="1"/>
      <w:numFmt w:val="lowerLetter"/>
      <w:lvlText w:val="%1."/>
      <w:lvlJc w:val="left"/>
      <w:pPr>
        <w:ind w:left="2160" w:hanging="720"/>
      </w:pPr>
      <w:rPr>
        <w:rFonts w:hint="default"/>
      </w:rPr>
    </w:lvl>
    <w:lvl w:ilvl="1" w:tplc="4240E7C6">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68D15E71"/>
    <w:multiLevelType w:val="hybridMultilevel"/>
    <w:tmpl w:val="C446640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A9F3537"/>
    <w:multiLevelType w:val="hybridMultilevel"/>
    <w:tmpl w:val="816C6FE0"/>
    <w:lvl w:ilvl="0" w:tplc="E266227E">
      <w:start w:val="1"/>
      <w:numFmt w:val="decimal"/>
      <w:lvlText w:val="(%1)"/>
      <w:lvlJc w:val="left"/>
      <w:pPr>
        <w:ind w:left="216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E56C13"/>
    <w:multiLevelType w:val="hybridMultilevel"/>
    <w:tmpl w:val="AE86FDCA"/>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701B01C3"/>
    <w:multiLevelType w:val="hybridMultilevel"/>
    <w:tmpl w:val="6CB841DC"/>
    <w:lvl w:ilvl="0" w:tplc="5F2A22BE">
      <w:start w:val="1"/>
      <w:numFmt w:val="lowerLetter"/>
      <w:lvlText w:val="%1."/>
      <w:lvlJc w:val="left"/>
      <w:pPr>
        <w:ind w:left="2160" w:hanging="720"/>
      </w:pPr>
      <w:rPr>
        <w:rFonts w:hint="default"/>
      </w:rPr>
    </w:lvl>
    <w:lvl w:ilvl="1" w:tplc="B5760B10">
      <w:start w:val="1"/>
      <w:numFmt w:val="lowerRoman"/>
      <w:lvlText w:val="(%2)"/>
      <w:lvlJc w:val="left"/>
      <w:pPr>
        <w:ind w:left="2880" w:hanging="72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09A13C5"/>
    <w:multiLevelType w:val="hybridMultilevel"/>
    <w:tmpl w:val="90D264AC"/>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72836B70"/>
    <w:multiLevelType w:val="hybridMultilevel"/>
    <w:tmpl w:val="5B58AA0C"/>
    <w:lvl w:ilvl="0" w:tplc="4E4296BE">
      <w:start w:val="1"/>
      <w:numFmt w:val="decimal"/>
      <w:lvlText w:val="%1."/>
      <w:lvlJc w:val="left"/>
      <w:pPr>
        <w:ind w:left="0" w:hanging="360"/>
      </w:pPr>
      <w:rPr>
        <w:b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8" w15:restartNumberingAfterBreak="0">
    <w:nsid w:val="7453772D"/>
    <w:multiLevelType w:val="hybridMultilevel"/>
    <w:tmpl w:val="2BF0EA6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5533517"/>
    <w:multiLevelType w:val="hybridMultilevel"/>
    <w:tmpl w:val="33BADB3E"/>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6490E66"/>
    <w:multiLevelType w:val="hybridMultilevel"/>
    <w:tmpl w:val="BB46E05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1" w15:restartNumberingAfterBreak="0">
    <w:nsid w:val="771A650C"/>
    <w:multiLevelType w:val="hybridMultilevel"/>
    <w:tmpl w:val="0840B8A6"/>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2" w15:restartNumberingAfterBreak="0">
    <w:nsid w:val="793F359A"/>
    <w:multiLevelType w:val="hybridMultilevel"/>
    <w:tmpl w:val="A70E532A"/>
    <w:lvl w:ilvl="0" w:tplc="5F2A22BE">
      <w:start w:val="1"/>
      <w:numFmt w:val="lowerLetter"/>
      <w:lvlText w:val="%1."/>
      <w:lvlJc w:val="left"/>
      <w:pPr>
        <w:ind w:left="2160" w:hanging="720"/>
      </w:pPr>
      <w:rPr>
        <w:rFonts w:hint="default"/>
        <w:b w:val="0"/>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7CA05CFE"/>
    <w:multiLevelType w:val="hybridMultilevel"/>
    <w:tmpl w:val="C62C0DF4"/>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7F0663C0"/>
    <w:multiLevelType w:val="hybridMultilevel"/>
    <w:tmpl w:val="5DDAEF18"/>
    <w:lvl w:ilvl="0" w:tplc="5F2A22B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7F2F7EFE"/>
    <w:multiLevelType w:val="hybridMultilevel"/>
    <w:tmpl w:val="B4CEBD1C"/>
    <w:lvl w:ilvl="0" w:tplc="334E8FB0">
      <w:start w:val="1"/>
      <w:numFmt w:val="upperLetter"/>
      <w:lvlText w:val="%1."/>
      <w:lvlJc w:val="left"/>
      <w:pPr>
        <w:ind w:left="1080" w:hanging="720"/>
      </w:pPr>
      <w:rPr>
        <w:rFonts w:hint="default"/>
        <w:b w:val="0"/>
      </w:rPr>
    </w:lvl>
    <w:lvl w:ilvl="1" w:tplc="3980311E">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4084230">
    <w:abstractNumId w:val="47"/>
  </w:num>
  <w:num w:numId="2" w16cid:durableId="1417360423">
    <w:abstractNumId w:val="10"/>
  </w:num>
  <w:num w:numId="3" w16cid:durableId="801459161">
    <w:abstractNumId w:val="14"/>
  </w:num>
  <w:num w:numId="4" w16cid:durableId="180095053">
    <w:abstractNumId w:val="22"/>
  </w:num>
  <w:num w:numId="5" w16cid:durableId="1735154298">
    <w:abstractNumId w:val="26"/>
  </w:num>
  <w:num w:numId="6" w16cid:durableId="1698773077">
    <w:abstractNumId w:val="34"/>
  </w:num>
  <w:num w:numId="7" w16cid:durableId="600919568">
    <w:abstractNumId w:val="17"/>
  </w:num>
  <w:num w:numId="8" w16cid:durableId="587352470">
    <w:abstractNumId w:val="5"/>
  </w:num>
  <w:num w:numId="9" w16cid:durableId="86780714">
    <w:abstractNumId w:val="27"/>
  </w:num>
  <w:num w:numId="10" w16cid:durableId="1968121568">
    <w:abstractNumId w:val="19"/>
  </w:num>
  <w:num w:numId="11" w16cid:durableId="1507787112">
    <w:abstractNumId w:val="20"/>
  </w:num>
  <w:num w:numId="12" w16cid:durableId="635531893">
    <w:abstractNumId w:val="35"/>
  </w:num>
  <w:num w:numId="13" w16cid:durableId="592707754">
    <w:abstractNumId w:val="21"/>
  </w:num>
  <w:num w:numId="14" w16cid:durableId="586306641">
    <w:abstractNumId w:val="28"/>
  </w:num>
  <w:num w:numId="15" w16cid:durableId="2011834033">
    <w:abstractNumId w:val="40"/>
  </w:num>
  <w:num w:numId="16" w16cid:durableId="1913393704">
    <w:abstractNumId w:val="48"/>
  </w:num>
  <w:num w:numId="17" w16cid:durableId="1581718805">
    <w:abstractNumId w:val="54"/>
  </w:num>
  <w:num w:numId="18" w16cid:durableId="1828933793">
    <w:abstractNumId w:val="50"/>
  </w:num>
  <w:num w:numId="19" w16cid:durableId="913049633">
    <w:abstractNumId w:val="42"/>
  </w:num>
  <w:num w:numId="20" w16cid:durableId="427116365">
    <w:abstractNumId w:val="33"/>
  </w:num>
  <w:num w:numId="21" w16cid:durableId="1184173124">
    <w:abstractNumId w:val="24"/>
  </w:num>
  <w:num w:numId="22" w16cid:durableId="1380206268">
    <w:abstractNumId w:val="7"/>
  </w:num>
  <w:num w:numId="23" w16cid:durableId="1814784942">
    <w:abstractNumId w:val="53"/>
  </w:num>
  <w:num w:numId="24" w16cid:durableId="874849518">
    <w:abstractNumId w:val="44"/>
  </w:num>
  <w:num w:numId="25" w16cid:durableId="1139490403">
    <w:abstractNumId w:val="37"/>
  </w:num>
  <w:num w:numId="26" w16cid:durableId="1199050297">
    <w:abstractNumId w:val="23"/>
  </w:num>
  <w:num w:numId="27" w16cid:durableId="1780416756">
    <w:abstractNumId w:val="25"/>
  </w:num>
  <w:num w:numId="28" w16cid:durableId="721556592">
    <w:abstractNumId w:val="45"/>
  </w:num>
  <w:num w:numId="29" w16cid:durableId="1563524049">
    <w:abstractNumId w:val="41"/>
  </w:num>
  <w:num w:numId="30" w16cid:durableId="1454127496">
    <w:abstractNumId w:val="31"/>
  </w:num>
  <w:num w:numId="31" w16cid:durableId="1410809615">
    <w:abstractNumId w:val="29"/>
  </w:num>
  <w:num w:numId="32" w16cid:durableId="1342001187">
    <w:abstractNumId w:val="16"/>
  </w:num>
  <w:num w:numId="33" w16cid:durableId="339237867">
    <w:abstractNumId w:val="11"/>
  </w:num>
  <w:num w:numId="34" w16cid:durableId="33583730">
    <w:abstractNumId w:val="39"/>
  </w:num>
  <w:num w:numId="35" w16cid:durableId="1691443432">
    <w:abstractNumId w:val="8"/>
  </w:num>
  <w:num w:numId="36" w16cid:durableId="1538351474">
    <w:abstractNumId w:val="18"/>
  </w:num>
  <w:num w:numId="37" w16cid:durableId="945111383">
    <w:abstractNumId w:val="15"/>
  </w:num>
  <w:num w:numId="38" w16cid:durableId="2072388485">
    <w:abstractNumId w:val="38"/>
  </w:num>
  <w:num w:numId="39" w16cid:durableId="1415741362">
    <w:abstractNumId w:val="3"/>
  </w:num>
  <w:num w:numId="40" w16cid:durableId="484393998">
    <w:abstractNumId w:val="52"/>
  </w:num>
  <w:num w:numId="41" w16cid:durableId="1245265569">
    <w:abstractNumId w:val="46"/>
  </w:num>
  <w:num w:numId="42" w16cid:durableId="1923755850">
    <w:abstractNumId w:val="32"/>
  </w:num>
  <w:num w:numId="43" w16cid:durableId="1559589817">
    <w:abstractNumId w:val="51"/>
  </w:num>
  <w:num w:numId="44" w16cid:durableId="1898587185">
    <w:abstractNumId w:val="49"/>
  </w:num>
  <w:num w:numId="45" w16cid:durableId="1168135851">
    <w:abstractNumId w:val="4"/>
  </w:num>
  <w:num w:numId="46" w16cid:durableId="1132791532">
    <w:abstractNumId w:val="9"/>
  </w:num>
  <w:num w:numId="47" w16cid:durableId="1860774433">
    <w:abstractNumId w:val="36"/>
  </w:num>
  <w:num w:numId="48" w16cid:durableId="2129931035">
    <w:abstractNumId w:val="43"/>
  </w:num>
  <w:num w:numId="49" w16cid:durableId="1242789551">
    <w:abstractNumId w:val="13"/>
  </w:num>
  <w:num w:numId="50" w16cid:durableId="1751460990">
    <w:abstractNumId w:val="6"/>
  </w:num>
  <w:num w:numId="51" w16cid:durableId="752899453">
    <w:abstractNumId w:val="30"/>
  </w:num>
  <w:num w:numId="52" w16cid:durableId="1016468850">
    <w:abstractNumId w:val="12"/>
  </w:num>
  <w:num w:numId="53" w16cid:durableId="1575435610">
    <w:abstractNumId w:val="55"/>
  </w:num>
  <w:num w:numId="54" w16cid:durableId="1264412658">
    <w:abstractNumId w:val="0"/>
  </w:num>
  <w:num w:numId="55" w16cid:durableId="407465051">
    <w:abstractNumId w:val="1"/>
  </w:num>
  <w:num w:numId="56" w16cid:durableId="534735308">
    <w:abstractNumId w:val="2"/>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1702E"/>
    <w:rsid w:val="000237F6"/>
    <w:rsid w:val="00031CD1"/>
    <w:rsid w:val="000520DA"/>
    <w:rsid w:val="00052BCD"/>
    <w:rsid w:val="000572B0"/>
    <w:rsid w:val="00067164"/>
    <w:rsid w:val="0008691C"/>
    <w:rsid w:val="000B1D22"/>
    <w:rsid w:val="000D38A8"/>
    <w:rsid w:val="000E37F1"/>
    <w:rsid w:val="00103B6B"/>
    <w:rsid w:val="00104486"/>
    <w:rsid w:val="001118DE"/>
    <w:rsid w:val="00135F84"/>
    <w:rsid w:val="00136129"/>
    <w:rsid w:val="00154750"/>
    <w:rsid w:val="001572C2"/>
    <w:rsid w:val="00192513"/>
    <w:rsid w:val="001965F6"/>
    <w:rsid w:val="001B3AE8"/>
    <w:rsid w:val="001C5C62"/>
    <w:rsid w:val="001E211A"/>
    <w:rsid w:val="001F06C3"/>
    <w:rsid w:val="00210B63"/>
    <w:rsid w:val="00235918"/>
    <w:rsid w:val="00235F3E"/>
    <w:rsid w:val="0024043C"/>
    <w:rsid w:val="002451A9"/>
    <w:rsid w:val="00256ACB"/>
    <w:rsid w:val="00291C0C"/>
    <w:rsid w:val="002A3047"/>
    <w:rsid w:val="002B2BE5"/>
    <w:rsid w:val="002D19B4"/>
    <w:rsid w:val="002D2AFA"/>
    <w:rsid w:val="002D7984"/>
    <w:rsid w:val="00300CB1"/>
    <w:rsid w:val="00301FE3"/>
    <w:rsid w:val="00310C2E"/>
    <w:rsid w:val="00327BBF"/>
    <w:rsid w:val="00330BAD"/>
    <w:rsid w:val="00330F1A"/>
    <w:rsid w:val="00362D18"/>
    <w:rsid w:val="003635C9"/>
    <w:rsid w:val="00374809"/>
    <w:rsid w:val="003C288A"/>
    <w:rsid w:val="003C4269"/>
    <w:rsid w:val="003D2E68"/>
    <w:rsid w:val="003D589A"/>
    <w:rsid w:val="003E24C9"/>
    <w:rsid w:val="003E3604"/>
    <w:rsid w:val="003E4BAD"/>
    <w:rsid w:val="003F74D3"/>
    <w:rsid w:val="0041048E"/>
    <w:rsid w:val="004115B2"/>
    <w:rsid w:val="00413A43"/>
    <w:rsid w:val="00416110"/>
    <w:rsid w:val="00426DF3"/>
    <w:rsid w:val="00433023"/>
    <w:rsid w:val="00453BB6"/>
    <w:rsid w:val="00455AC4"/>
    <w:rsid w:val="004709F9"/>
    <w:rsid w:val="00485D0E"/>
    <w:rsid w:val="004A1D78"/>
    <w:rsid w:val="004A59AF"/>
    <w:rsid w:val="004B093B"/>
    <w:rsid w:val="004F187C"/>
    <w:rsid w:val="004F3903"/>
    <w:rsid w:val="00502CF4"/>
    <w:rsid w:val="005131FC"/>
    <w:rsid w:val="00522B49"/>
    <w:rsid w:val="00522D3A"/>
    <w:rsid w:val="00531040"/>
    <w:rsid w:val="0054062D"/>
    <w:rsid w:val="00540DA9"/>
    <w:rsid w:val="00541054"/>
    <w:rsid w:val="00552F96"/>
    <w:rsid w:val="005612E2"/>
    <w:rsid w:val="00561E60"/>
    <w:rsid w:val="00567282"/>
    <w:rsid w:val="00573E74"/>
    <w:rsid w:val="005840C0"/>
    <w:rsid w:val="0058724D"/>
    <w:rsid w:val="00591880"/>
    <w:rsid w:val="005B362F"/>
    <w:rsid w:val="005C0C4C"/>
    <w:rsid w:val="005D14E3"/>
    <w:rsid w:val="005D2124"/>
    <w:rsid w:val="005D445E"/>
    <w:rsid w:val="005E2488"/>
    <w:rsid w:val="005F6987"/>
    <w:rsid w:val="006104BF"/>
    <w:rsid w:val="00614C5A"/>
    <w:rsid w:val="00633023"/>
    <w:rsid w:val="00646907"/>
    <w:rsid w:val="0066267D"/>
    <w:rsid w:val="00663093"/>
    <w:rsid w:val="00672616"/>
    <w:rsid w:val="00673080"/>
    <w:rsid w:val="00685E28"/>
    <w:rsid w:val="00695931"/>
    <w:rsid w:val="006A1868"/>
    <w:rsid w:val="006B4133"/>
    <w:rsid w:val="0070433F"/>
    <w:rsid w:val="00704692"/>
    <w:rsid w:val="00707892"/>
    <w:rsid w:val="007120B0"/>
    <w:rsid w:val="00726C5A"/>
    <w:rsid w:val="00745493"/>
    <w:rsid w:val="00752FE0"/>
    <w:rsid w:val="00760AC1"/>
    <w:rsid w:val="00762642"/>
    <w:rsid w:val="00770A01"/>
    <w:rsid w:val="00797555"/>
    <w:rsid w:val="007C65F9"/>
    <w:rsid w:val="007D7C83"/>
    <w:rsid w:val="007E4A76"/>
    <w:rsid w:val="007F59E5"/>
    <w:rsid w:val="00806A97"/>
    <w:rsid w:val="00811952"/>
    <w:rsid w:val="008216A4"/>
    <w:rsid w:val="00835BCB"/>
    <w:rsid w:val="00841C32"/>
    <w:rsid w:val="00846CE6"/>
    <w:rsid w:val="00852F79"/>
    <w:rsid w:val="00860179"/>
    <w:rsid w:val="00860F36"/>
    <w:rsid w:val="00887147"/>
    <w:rsid w:val="008A7FC9"/>
    <w:rsid w:val="008B40B3"/>
    <w:rsid w:val="008C4826"/>
    <w:rsid w:val="008D3194"/>
    <w:rsid w:val="008E5A03"/>
    <w:rsid w:val="008F09CF"/>
    <w:rsid w:val="008F4BBB"/>
    <w:rsid w:val="00912D43"/>
    <w:rsid w:val="00935476"/>
    <w:rsid w:val="00944001"/>
    <w:rsid w:val="00945243"/>
    <w:rsid w:val="00947812"/>
    <w:rsid w:val="00954DE9"/>
    <w:rsid w:val="009649D7"/>
    <w:rsid w:val="00983A45"/>
    <w:rsid w:val="00984822"/>
    <w:rsid w:val="00986F99"/>
    <w:rsid w:val="009A127D"/>
    <w:rsid w:val="009A38C2"/>
    <w:rsid w:val="009B5447"/>
    <w:rsid w:val="009D5744"/>
    <w:rsid w:val="00A004AB"/>
    <w:rsid w:val="00A02345"/>
    <w:rsid w:val="00A068CC"/>
    <w:rsid w:val="00A1696E"/>
    <w:rsid w:val="00A410EE"/>
    <w:rsid w:val="00A64F0E"/>
    <w:rsid w:val="00A82182"/>
    <w:rsid w:val="00A93D64"/>
    <w:rsid w:val="00A952FA"/>
    <w:rsid w:val="00AC26E2"/>
    <w:rsid w:val="00AF559C"/>
    <w:rsid w:val="00B04970"/>
    <w:rsid w:val="00B06A7E"/>
    <w:rsid w:val="00B07B19"/>
    <w:rsid w:val="00B11E05"/>
    <w:rsid w:val="00B141DD"/>
    <w:rsid w:val="00B25468"/>
    <w:rsid w:val="00B31644"/>
    <w:rsid w:val="00B43FA4"/>
    <w:rsid w:val="00B57D83"/>
    <w:rsid w:val="00B813F6"/>
    <w:rsid w:val="00BA28D5"/>
    <w:rsid w:val="00BA7F0B"/>
    <w:rsid w:val="00BB6645"/>
    <w:rsid w:val="00BE1E8E"/>
    <w:rsid w:val="00BF200C"/>
    <w:rsid w:val="00BF29F4"/>
    <w:rsid w:val="00BF46F5"/>
    <w:rsid w:val="00BF771E"/>
    <w:rsid w:val="00BF7A20"/>
    <w:rsid w:val="00C0054B"/>
    <w:rsid w:val="00C202F2"/>
    <w:rsid w:val="00C21D02"/>
    <w:rsid w:val="00C2563F"/>
    <w:rsid w:val="00C333DB"/>
    <w:rsid w:val="00C36099"/>
    <w:rsid w:val="00C42330"/>
    <w:rsid w:val="00C517D6"/>
    <w:rsid w:val="00C61F57"/>
    <w:rsid w:val="00C624D3"/>
    <w:rsid w:val="00C635B0"/>
    <w:rsid w:val="00C85911"/>
    <w:rsid w:val="00C873B4"/>
    <w:rsid w:val="00C87CDA"/>
    <w:rsid w:val="00C95525"/>
    <w:rsid w:val="00CA1120"/>
    <w:rsid w:val="00CA67EA"/>
    <w:rsid w:val="00CC2946"/>
    <w:rsid w:val="00CC38AA"/>
    <w:rsid w:val="00CC4B12"/>
    <w:rsid w:val="00CD06F3"/>
    <w:rsid w:val="00CD2E00"/>
    <w:rsid w:val="00CD5A25"/>
    <w:rsid w:val="00CE5FC7"/>
    <w:rsid w:val="00D10FD4"/>
    <w:rsid w:val="00D24BE5"/>
    <w:rsid w:val="00D265B0"/>
    <w:rsid w:val="00D278B7"/>
    <w:rsid w:val="00D42425"/>
    <w:rsid w:val="00D435F2"/>
    <w:rsid w:val="00D4417A"/>
    <w:rsid w:val="00D62D36"/>
    <w:rsid w:val="00DA1CB7"/>
    <w:rsid w:val="00DA58BE"/>
    <w:rsid w:val="00DA6584"/>
    <w:rsid w:val="00DC0D06"/>
    <w:rsid w:val="00DC2725"/>
    <w:rsid w:val="00DD7E19"/>
    <w:rsid w:val="00DE127F"/>
    <w:rsid w:val="00DF0958"/>
    <w:rsid w:val="00DF09A8"/>
    <w:rsid w:val="00DF4A13"/>
    <w:rsid w:val="00DF53E3"/>
    <w:rsid w:val="00E008A4"/>
    <w:rsid w:val="00E0188A"/>
    <w:rsid w:val="00E1153F"/>
    <w:rsid w:val="00E17169"/>
    <w:rsid w:val="00E202D3"/>
    <w:rsid w:val="00E24008"/>
    <w:rsid w:val="00E46704"/>
    <w:rsid w:val="00E53211"/>
    <w:rsid w:val="00E607A5"/>
    <w:rsid w:val="00E654E5"/>
    <w:rsid w:val="00E75E38"/>
    <w:rsid w:val="00E9205E"/>
    <w:rsid w:val="00EA5AD1"/>
    <w:rsid w:val="00EC2A5C"/>
    <w:rsid w:val="00EC2F6B"/>
    <w:rsid w:val="00ED70CA"/>
    <w:rsid w:val="00EF2016"/>
    <w:rsid w:val="00EF2152"/>
    <w:rsid w:val="00EF518B"/>
    <w:rsid w:val="00F251CE"/>
    <w:rsid w:val="00F37235"/>
    <w:rsid w:val="00F41D15"/>
    <w:rsid w:val="00F54817"/>
    <w:rsid w:val="00F55318"/>
    <w:rsid w:val="00F7263D"/>
    <w:rsid w:val="00F80DED"/>
    <w:rsid w:val="00F8115D"/>
    <w:rsid w:val="00FB54A4"/>
    <w:rsid w:val="00FD0491"/>
    <w:rsid w:val="00FD47E5"/>
    <w:rsid w:val="00FF0210"/>
    <w:rsid w:val="00FF0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BBD71"/>
  <w15:chartTrackingRefBased/>
  <w15:docId w15:val="{30DB03AA-FD40-454B-9B22-78C8793F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pPr>
    <w:rPr>
      <w:rFonts w:ascii="Arial" w:hAnsi="Arial" w:cs="Arial"/>
    </w:rPr>
  </w:style>
  <w:style w:type="paragraph" w:styleId="Heading1">
    <w:name w:val="heading 1"/>
    <w:basedOn w:val="Title2"/>
    <w:next w:val="Normal"/>
    <w:link w:val="Heading1Char"/>
    <w:uiPriority w:val="99"/>
    <w:qFormat/>
    <w:rsid w:val="00EF518B"/>
    <w:pPr>
      <w:outlineLvl w:val="0"/>
    </w:pPr>
  </w:style>
  <w:style w:type="paragraph" w:styleId="Heading2">
    <w:name w:val="heading 2"/>
    <w:basedOn w:val="Heading1"/>
    <w:next w:val="Normal"/>
    <w:link w:val="Heading2Char"/>
    <w:uiPriority w:val="99"/>
    <w:qFormat/>
    <w:rsid w:val="003E3604"/>
    <w:pPr>
      <w:outlineLvl w:val="1"/>
    </w:pPr>
  </w:style>
  <w:style w:type="paragraph" w:styleId="Heading3">
    <w:name w:val="heading 3"/>
    <w:basedOn w:val="Title3"/>
    <w:next w:val="Normal"/>
    <w:link w:val="Heading3Char"/>
    <w:uiPriority w:val="99"/>
    <w:qFormat/>
    <w:rsid w:val="003E3604"/>
    <w:pPr>
      <w:ind w:left="0" w:firstLine="0"/>
      <w:outlineLvl w:val="2"/>
    </w:pPr>
  </w:style>
  <w:style w:type="paragraph" w:styleId="Heading4">
    <w:name w:val="heading 4"/>
    <w:basedOn w:val="Normal"/>
    <w:next w:val="Normal"/>
    <w:link w:val="Heading4Char"/>
    <w:uiPriority w:val="9"/>
    <w:semiHidden/>
    <w:unhideWhenUsed/>
    <w:qFormat/>
    <w:rsid w:val="00760AC1"/>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60AC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EF518B"/>
    <w:rPr>
      <w:rFonts w:ascii="Arial" w:hAnsi="Arial" w:cs="Arial"/>
      <w:b/>
      <w:bCs/>
    </w:rPr>
  </w:style>
  <w:style w:type="character" w:customStyle="1" w:styleId="Heading2Char">
    <w:name w:val="Heading 2 Char"/>
    <w:link w:val="Heading2"/>
    <w:uiPriority w:val="99"/>
    <w:rsid w:val="003E3604"/>
    <w:rPr>
      <w:rFonts w:ascii="Arial" w:hAnsi="Arial" w:cs="Arial"/>
      <w:b/>
      <w:bCs/>
    </w:rPr>
  </w:style>
  <w:style w:type="character" w:customStyle="1" w:styleId="Heading3Char">
    <w:name w:val="Heading 3 Char"/>
    <w:link w:val="Heading3"/>
    <w:uiPriority w:val="99"/>
    <w:rsid w:val="003E3604"/>
    <w:rPr>
      <w:rFonts w:ascii="Arial" w:hAnsi="Arial" w:cs="Arial"/>
      <w:b/>
      <w:bCs/>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rPr>
      <w:rFonts w:cs="Times New Roman"/>
      <w:lang w:val="x-none" w:eastAsia="x-none"/>
    </w:r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uiPriority w:val="99"/>
    <w:rsid w:val="00426DF3"/>
    <w:rPr>
      <w:rFonts w:cs="Times New Roman"/>
      <w:color w:val="0000FF"/>
      <w:u w:val="single"/>
    </w:rPr>
  </w:style>
  <w:style w:type="table" w:styleId="TableGrid">
    <w:name w:val="Table Grid"/>
    <w:basedOn w:val="TableNormal"/>
    <w:uiPriority w:val="59"/>
    <w:rsid w:val="00426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817"/>
    <w:pPr>
      <w:tabs>
        <w:tab w:val="center" w:pos="4680"/>
        <w:tab w:val="right" w:pos="9360"/>
      </w:tabs>
    </w:pPr>
  </w:style>
  <w:style w:type="character" w:customStyle="1" w:styleId="HeaderChar">
    <w:name w:val="Header Char"/>
    <w:link w:val="Header"/>
    <w:uiPriority w:val="99"/>
    <w:rsid w:val="00F54817"/>
    <w:rPr>
      <w:rFonts w:ascii="Arial" w:hAnsi="Arial" w:cs="Arial"/>
    </w:rPr>
  </w:style>
  <w:style w:type="paragraph" w:styleId="Footer">
    <w:name w:val="footer"/>
    <w:basedOn w:val="Normal"/>
    <w:link w:val="FooterChar"/>
    <w:uiPriority w:val="99"/>
    <w:unhideWhenUsed/>
    <w:rsid w:val="00F54817"/>
    <w:pPr>
      <w:tabs>
        <w:tab w:val="center" w:pos="4680"/>
        <w:tab w:val="right" w:pos="9360"/>
      </w:tabs>
    </w:pPr>
  </w:style>
  <w:style w:type="character" w:customStyle="1" w:styleId="FooterChar">
    <w:name w:val="Footer Char"/>
    <w:link w:val="Footer"/>
    <w:uiPriority w:val="99"/>
    <w:rsid w:val="00F54817"/>
    <w:rPr>
      <w:rFonts w:ascii="Arial" w:hAnsi="Arial" w:cs="Arial"/>
    </w:rPr>
  </w:style>
  <w:style w:type="paragraph" w:customStyle="1" w:styleId="Default">
    <w:name w:val="Default"/>
    <w:rsid w:val="004A59AF"/>
    <w:pPr>
      <w:autoSpaceDE w:val="0"/>
      <w:autoSpaceDN w:val="0"/>
      <w:adjustRightInd w:val="0"/>
    </w:pPr>
    <w:rPr>
      <w:rFonts w:ascii="Arial" w:hAnsi="Arial" w:cs="Arial"/>
      <w:color w:val="000000"/>
      <w:sz w:val="24"/>
      <w:szCs w:val="24"/>
    </w:rPr>
  </w:style>
  <w:style w:type="character" w:styleId="FollowedHyperlink">
    <w:name w:val="FollowedHyperlink"/>
    <w:uiPriority w:val="99"/>
    <w:semiHidden/>
    <w:unhideWhenUsed/>
    <w:rsid w:val="002D19B4"/>
    <w:rPr>
      <w:color w:val="800080"/>
      <w:u w:val="single"/>
    </w:rPr>
  </w:style>
  <w:style w:type="character" w:customStyle="1" w:styleId="upar1Char">
    <w:name w:val="upar1 Char"/>
    <w:link w:val="upar1"/>
    <w:uiPriority w:val="99"/>
    <w:locked/>
    <w:rsid w:val="00752FE0"/>
    <w:rPr>
      <w:rFonts w:ascii="Arial" w:hAnsi="Arial" w:cs="Arial"/>
    </w:rPr>
  </w:style>
  <w:style w:type="character" w:styleId="CommentReference">
    <w:name w:val="annotation reference"/>
    <w:uiPriority w:val="99"/>
    <w:semiHidden/>
    <w:unhideWhenUsed/>
    <w:rsid w:val="00B11E05"/>
    <w:rPr>
      <w:sz w:val="16"/>
      <w:szCs w:val="16"/>
    </w:rPr>
  </w:style>
  <w:style w:type="paragraph" w:styleId="CommentText">
    <w:name w:val="annotation text"/>
    <w:basedOn w:val="Normal"/>
    <w:link w:val="CommentTextChar"/>
    <w:uiPriority w:val="99"/>
    <w:semiHidden/>
    <w:unhideWhenUsed/>
    <w:rsid w:val="00B11E05"/>
    <w:rPr>
      <w:rFonts w:cs="Times New Roman"/>
      <w:lang w:val="x-none" w:eastAsia="x-none"/>
    </w:rPr>
  </w:style>
  <w:style w:type="character" w:customStyle="1" w:styleId="CommentTextChar">
    <w:name w:val="Comment Text Char"/>
    <w:link w:val="CommentText"/>
    <w:uiPriority w:val="99"/>
    <w:semiHidden/>
    <w:rsid w:val="00B11E05"/>
    <w:rPr>
      <w:rFonts w:ascii="Arial" w:hAnsi="Arial"/>
      <w:lang w:val="x-none" w:eastAsia="x-none"/>
    </w:rPr>
  </w:style>
  <w:style w:type="paragraph" w:styleId="BalloonText">
    <w:name w:val="Balloon Text"/>
    <w:basedOn w:val="Normal"/>
    <w:link w:val="BalloonTextChar"/>
    <w:uiPriority w:val="99"/>
    <w:semiHidden/>
    <w:unhideWhenUsed/>
    <w:rsid w:val="00541054"/>
    <w:pPr>
      <w:spacing w:before="0"/>
    </w:pPr>
    <w:rPr>
      <w:rFonts w:ascii="Segoe UI" w:hAnsi="Segoe UI" w:cs="Segoe UI"/>
      <w:sz w:val="18"/>
      <w:szCs w:val="18"/>
    </w:rPr>
  </w:style>
  <w:style w:type="character" w:customStyle="1" w:styleId="BalloonTextChar">
    <w:name w:val="Balloon Text Char"/>
    <w:link w:val="BalloonText"/>
    <w:uiPriority w:val="99"/>
    <w:semiHidden/>
    <w:rsid w:val="00541054"/>
    <w:rPr>
      <w:rFonts w:ascii="Segoe UI" w:hAnsi="Segoe UI" w:cs="Segoe UI"/>
      <w:sz w:val="18"/>
      <w:szCs w:val="18"/>
    </w:rPr>
  </w:style>
  <w:style w:type="paragraph" w:styleId="NoSpacing">
    <w:name w:val="No Spacing"/>
    <w:uiPriority w:val="1"/>
    <w:qFormat/>
    <w:rsid w:val="00E0188A"/>
    <w:rPr>
      <w:rFonts w:ascii="Arial" w:hAnsi="Arial" w:cs="Arial"/>
    </w:rPr>
  </w:style>
  <w:style w:type="paragraph" w:styleId="ListParagraph">
    <w:name w:val="List Paragraph"/>
    <w:basedOn w:val="Normal"/>
    <w:qFormat/>
    <w:rsid w:val="00E0188A"/>
    <w:pPr>
      <w:ind w:left="720"/>
      <w:contextualSpacing/>
    </w:pPr>
  </w:style>
  <w:style w:type="paragraph" w:customStyle="1" w:styleId="Reg">
    <w:name w:val="Reg#"/>
    <w:basedOn w:val="Heading2"/>
    <w:uiPriority w:val="99"/>
    <w:rsid w:val="006104BF"/>
    <w:pPr>
      <w:spacing w:before="0"/>
      <w:ind w:hanging="360"/>
    </w:pPr>
    <w:rPr>
      <w:rFonts w:cs="Times New Roman"/>
      <w:bCs w:val="0"/>
      <w:i/>
      <w:iCs/>
      <w:color w:val="000000"/>
      <w:sz w:val="19"/>
    </w:rPr>
  </w:style>
  <w:style w:type="character" w:customStyle="1" w:styleId="Heading4Char">
    <w:name w:val="Heading 4 Char"/>
    <w:basedOn w:val="DefaultParagraphFont"/>
    <w:link w:val="Heading4"/>
    <w:uiPriority w:val="9"/>
    <w:semiHidden/>
    <w:rsid w:val="00760AC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60AC1"/>
    <w:rPr>
      <w:rFonts w:asciiTheme="majorHAnsi" w:eastAsiaTheme="majorEastAsia" w:hAnsiTheme="majorHAnsi" w:cstheme="majorBidi"/>
      <w:color w:val="2E74B5" w:themeColor="accent1" w:themeShade="BF"/>
    </w:rPr>
  </w:style>
  <w:style w:type="paragraph" w:styleId="TOC2">
    <w:name w:val="toc 2"/>
    <w:basedOn w:val="Normal"/>
    <w:next w:val="Normal"/>
    <w:autoRedefine/>
    <w:uiPriority w:val="39"/>
    <w:unhideWhenUsed/>
    <w:rsid w:val="0054062D"/>
    <w:pPr>
      <w:spacing w:after="100"/>
      <w:ind w:left="200"/>
    </w:pPr>
  </w:style>
  <w:style w:type="paragraph" w:styleId="TOC3">
    <w:name w:val="toc 3"/>
    <w:basedOn w:val="Normal"/>
    <w:next w:val="Normal"/>
    <w:autoRedefine/>
    <w:uiPriority w:val="39"/>
    <w:unhideWhenUsed/>
    <w:rsid w:val="0054062D"/>
    <w:pPr>
      <w:spacing w:after="100"/>
      <w:ind w:left="400"/>
    </w:pPr>
  </w:style>
  <w:style w:type="paragraph" w:styleId="TOC1">
    <w:name w:val="toc 1"/>
    <w:basedOn w:val="Normal"/>
    <w:next w:val="Normal"/>
    <w:autoRedefine/>
    <w:uiPriority w:val="39"/>
    <w:unhideWhenUsed/>
    <w:rsid w:val="00EF51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05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43EE-8A86-4633-B226-57F8B2BB2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71</TotalTime>
  <Pages>13</Pages>
  <Words>5434</Words>
  <Characters>30980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Parks and Outdoor Recreation Chapter 1</vt:lpstr>
    </vt:vector>
  </TitlesOfParts>
  <Company>Colorado Secretary of State</Company>
  <LinksUpToDate>false</LinksUpToDate>
  <CharactersWithSpaces>36342</CharactersWithSpaces>
  <SharedDoc>false</SharedDoc>
  <HLinks>
    <vt:vector size="24" baseType="variant">
      <vt:variant>
        <vt:i4>327692</vt:i4>
      </vt:variant>
      <vt:variant>
        <vt:i4>9</vt:i4>
      </vt:variant>
      <vt:variant>
        <vt:i4>0</vt:i4>
      </vt:variant>
      <vt:variant>
        <vt:i4>5</vt:i4>
      </vt:variant>
      <vt:variant>
        <vt:lpwstr/>
      </vt:variant>
      <vt:variant>
        <vt:lpwstr>bandp</vt:lpwstr>
      </vt:variant>
      <vt:variant>
        <vt:i4>94</vt:i4>
      </vt:variant>
      <vt:variant>
        <vt:i4>6</vt:i4>
      </vt:variant>
      <vt:variant>
        <vt:i4>0</vt:i4>
      </vt:variant>
      <vt:variant>
        <vt:i4>5</vt:i4>
      </vt:variant>
      <vt:variant>
        <vt:lpwstr/>
      </vt:variant>
      <vt:variant>
        <vt:lpwstr>N101</vt:lpwstr>
      </vt:variant>
      <vt:variant>
        <vt:i4>65630</vt:i4>
      </vt:variant>
      <vt:variant>
        <vt:i4>3</vt:i4>
      </vt:variant>
      <vt:variant>
        <vt:i4>0</vt:i4>
      </vt:variant>
      <vt:variant>
        <vt:i4>5</vt:i4>
      </vt:variant>
      <vt:variant>
        <vt:lpwstr/>
      </vt:variant>
      <vt:variant>
        <vt:lpwstr>N100</vt:lpwstr>
      </vt:variant>
      <vt:variant>
        <vt:i4>65630</vt:i4>
      </vt:variant>
      <vt:variant>
        <vt:i4>0</vt:i4>
      </vt:variant>
      <vt:variant>
        <vt:i4>0</vt:i4>
      </vt:variant>
      <vt:variant>
        <vt:i4>5</vt:i4>
      </vt:variant>
      <vt:variant>
        <vt:lpwstr/>
      </vt:variant>
      <vt:variant>
        <vt:lpwstr>N100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1</dc:title>
  <dc:subject>Parks and Outdoor Recreation Chapter 1</dc:subject>
  <dc:creator>CPW Regulations</dc:creator>
  <cp:keywords>Parks and Outdoor Recreation Chapter 1</cp:keywords>
  <cp:lastModifiedBy>Vornholt, Molly</cp:lastModifiedBy>
  <cp:revision>21</cp:revision>
  <cp:lastPrinted>2005-09-01T21:35:00Z</cp:lastPrinted>
  <dcterms:created xsi:type="dcterms:W3CDTF">2026-05-08T22:53:00Z</dcterms:created>
  <dcterms:modified xsi:type="dcterms:W3CDTF">2026-07-31T18:25:00Z</dcterms:modified>
</cp:coreProperties>
</file>