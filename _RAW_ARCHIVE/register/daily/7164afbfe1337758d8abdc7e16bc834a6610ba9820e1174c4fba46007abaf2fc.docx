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A0C7B" w14:textId="77777777" w:rsidR="00F632BE" w:rsidRPr="006B2892" w:rsidRDefault="00F632BE" w:rsidP="00253E03">
      <w:pPr>
        <w:pStyle w:val="upar1"/>
        <w:spacing w:after="240"/>
        <w:rPr>
          <w:b/>
          <w:bCs/>
        </w:rPr>
      </w:pPr>
      <w:r w:rsidRPr="006B2892">
        <w:rPr>
          <w:b/>
          <w:bCs/>
        </w:rPr>
        <w:t>DEPARTMENT OF EDUCATIO</w:t>
      </w:r>
      <w:commentRangeStart w:id="1"/>
      <w:r w:rsidRPr="006B2892">
        <w:rPr>
          <w:b/>
          <w:bCs/>
        </w:rPr>
        <w:t>N</w:t>
      </w:r>
      <w:commentRangeEnd w:id="1"/>
      <w:r w:rsidR="00CB6CCC" w:rsidRPr="006B2892">
        <w:rPr>
          <w:rStyle w:val="CommentReference"/>
          <w:b/>
          <w:bCs/>
          <w:sz w:val="24"/>
          <w:szCs w:val="24"/>
        </w:rPr>
        <w:commentReference w:id="1"/>
      </w:r>
    </w:p>
    <w:p w14:paraId="626DA0B3" w14:textId="77777777" w:rsidR="00F632BE" w:rsidRPr="00413A00" w:rsidRDefault="00F632BE" w:rsidP="00253E03">
      <w:pPr>
        <w:pStyle w:val="upar1"/>
        <w:spacing w:after="240"/>
        <w:rPr>
          <w:b/>
          <w:bCs/>
        </w:rPr>
      </w:pPr>
      <w:r w:rsidRPr="00413A00">
        <w:rPr>
          <w:b/>
          <w:bCs/>
        </w:rPr>
        <w:t>Colorado State Board of Education</w:t>
      </w:r>
    </w:p>
    <w:p w14:paraId="22BAE0F3" w14:textId="77777777" w:rsidR="00F632BE" w:rsidRPr="00413A00" w:rsidRDefault="00F632BE" w:rsidP="00253E03">
      <w:pPr>
        <w:pStyle w:val="Heading1"/>
        <w:spacing w:after="240"/>
      </w:pPr>
      <w:r w:rsidRPr="00413A00">
        <w:t>RULES FOR THE ADMINISTRATION OF THE EXCEPTIONAL CHILDREN'S EDUCATIONAL ACT</w:t>
      </w:r>
    </w:p>
    <w:p w14:paraId="76548FA8" w14:textId="77777777" w:rsidR="00F632BE" w:rsidRPr="00413A00" w:rsidRDefault="00F632BE" w:rsidP="00253E03">
      <w:pPr>
        <w:pStyle w:val="upar1"/>
        <w:spacing w:after="240"/>
        <w:rPr>
          <w:i/>
          <w:iCs/>
        </w:rPr>
      </w:pPr>
      <w:r w:rsidRPr="00413A00">
        <w:rPr>
          <w:b/>
          <w:bCs/>
        </w:rPr>
        <w:t>1 CCR 301-8</w:t>
      </w:r>
    </w:p>
    <w:p w14:paraId="251827E1" w14:textId="77777777" w:rsidR="00F632BE" w:rsidRDefault="00F632BE" w:rsidP="00253E03">
      <w:pPr>
        <w:pStyle w:val="FootnoteItalic"/>
        <w:spacing w:after="240"/>
        <w:rPr>
          <w:ins w:id="2" w:author="Author"/>
        </w:rPr>
      </w:pPr>
      <w:r w:rsidRPr="00413A00">
        <w:t>[Editor’s Notes follow the text of the rules at the end of this CCR Document.]</w:t>
      </w:r>
    </w:p>
    <w:p w14:paraId="2ABEA25B" w14:textId="77777777" w:rsidR="00A92E48" w:rsidRPr="00413A00" w:rsidRDefault="00A92E48" w:rsidP="00253E03">
      <w:pPr>
        <w:pStyle w:val="FootnoteItalic"/>
        <w:spacing w:after="240"/>
      </w:pPr>
      <w:ins w:id="3" w:author="Author">
        <w:r w:rsidRPr="00413A00">
          <w:t>[</w:t>
        </w:r>
        <w:r>
          <w:t>A list of acronyms, initialisms, abbreviations, and symbols</w:t>
        </w:r>
        <w:r w:rsidRPr="00413A00">
          <w:t xml:space="preserve"> follow the text of the rules at the end of this CCR Document.]</w:t>
        </w:r>
      </w:ins>
    </w:p>
    <w:p w14:paraId="6E6738B3" w14:textId="77777777" w:rsidR="00F632BE" w:rsidRPr="00413A00" w:rsidRDefault="00F632BE" w:rsidP="00253E03">
      <w:pPr>
        <w:pStyle w:val="upar1"/>
        <w:spacing w:after="240"/>
      </w:pPr>
      <w:r w:rsidRPr="00413A00">
        <w:t>_________________________________________________________________________</w:t>
      </w:r>
    </w:p>
    <w:p w14:paraId="08F71B59" w14:textId="77777777" w:rsidR="000801E7" w:rsidRDefault="000801E7" w:rsidP="00253E03">
      <w:pPr>
        <w:pStyle w:val="Heading2"/>
        <w:spacing w:after="240"/>
      </w:pPr>
      <w:r>
        <w:t>1.00</w:t>
      </w:r>
      <w:r>
        <w:tab/>
        <w:t>STATEMENT OF BASIS AND PURPOSE</w:t>
      </w:r>
    </w:p>
    <w:p w14:paraId="0AE0E39A" w14:textId="4CA2AE06" w:rsidR="007A2A35" w:rsidRDefault="007A2A35" w:rsidP="00253E03">
      <w:pPr>
        <w:pStyle w:val="upar1"/>
        <w:spacing w:after="240"/>
      </w:pPr>
      <w:r w:rsidRPr="007A2A35">
        <w:t xml:space="preserve">These rules implement the Exceptional Children's Educational Act </w:t>
      </w:r>
      <w:commentRangeStart w:id="4"/>
      <w:r w:rsidRPr="007A2A35">
        <w:t>(</w:t>
      </w:r>
      <w:del w:id="5" w:author="Author">
        <w:r w:rsidRPr="007A2A35" w:rsidDel="007B444F">
          <w:delText>“</w:delText>
        </w:r>
      </w:del>
      <w:r w:rsidRPr="007A2A35">
        <w:t>ECEA</w:t>
      </w:r>
      <w:del w:id="6" w:author="Author">
        <w:r w:rsidRPr="007A2A35" w:rsidDel="007B444F">
          <w:delText>”</w:delText>
        </w:r>
      </w:del>
      <w:commentRangeEnd w:id="4"/>
      <w:r w:rsidR="002374B8" w:rsidRPr="007A2A35">
        <w:rPr>
          <w:rStyle w:val="CommentReference"/>
          <w:sz w:val="24"/>
          <w:szCs w:val="24"/>
        </w:rPr>
        <w:commentReference w:id="4"/>
      </w:r>
      <w:r w:rsidRPr="007A2A35">
        <w:t>), §</w:t>
      </w:r>
      <w:del w:id="7" w:author="Author">
        <w:r w:rsidRPr="007A2A35" w:rsidDel="0081388C">
          <w:delText>§</w:delText>
        </w:r>
      </w:del>
      <w:r w:rsidRPr="007A2A35">
        <w:t xml:space="preserve"> 22-20-101</w:t>
      </w:r>
      <w:del w:id="8" w:author="Author">
        <w:r w:rsidRPr="007A2A35" w:rsidDel="007B444F">
          <w:delText>,</w:delText>
        </w:r>
      </w:del>
      <w:r w:rsidRPr="007A2A35">
        <w:t xml:space="preserve"> et seq., C.R.S., under the rulemaking authority granted in §</w:t>
      </w:r>
      <w:ins w:id="9" w:author="Author">
        <w:r w:rsidR="007B444F" w:rsidRPr="007A2A35">
          <w:t>§</w:t>
        </w:r>
      </w:ins>
      <w:r w:rsidRPr="007A2A35">
        <w:t xml:space="preserve"> 22-20-104</w:t>
      </w:r>
      <w:ins w:id="10" w:author="Author">
        <w:r w:rsidR="002322EB">
          <w:t>,</w:t>
        </w:r>
        <w:r w:rsidR="00AE39AC">
          <w:t> 22</w:t>
        </w:r>
        <w:r w:rsidR="00C5724C">
          <w:rPr>
            <w:rFonts w:ascii="Cambria Math" w:hAnsi="Cambria Math" w:cs="Cambria Math"/>
          </w:rPr>
          <w:t>-</w:t>
        </w:r>
        <w:r w:rsidR="00AE39AC" w:rsidRPr="00AE39AC">
          <w:t>20</w:t>
        </w:r>
        <w:r w:rsidR="00C5724C">
          <w:rPr>
            <w:rFonts w:ascii="Cambria Math" w:hAnsi="Cambria Math" w:cs="Cambria Math"/>
          </w:rPr>
          <w:t>-</w:t>
        </w:r>
        <w:r w:rsidR="00AE39AC" w:rsidRPr="00AE39AC">
          <w:t>108(4)</w:t>
        </w:r>
        <w:r w:rsidR="00AE39AC">
          <w:t xml:space="preserve">, </w:t>
        </w:r>
        <w:r w:rsidR="00AE39AC" w:rsidRPr="00AE39AC">
          <w:t>22</w:t>
        </w:r>
        <w:r w:rsidR="00C5724C">
          <w:rPr>
            <w:rFonts w:ascii="Cambria Math" w:hAnsi="Cambria Math" w:cs="Cambria Math"/>
          </w:rPr>
          <w:t>-</w:t>
        </w:r>
        <w:r w:rsidR="00AE39AC" w:rsidRPr="00AE39AC">
          <w:t>20</w:t>
        </w:r>
        <w:r w:rsidR="00C5724C">
          <w:rPr>
            <w:rFonts w:ascii="Cambria Math" w:hAnsi="Cambria Math" w:cs="Cambria Math"/>
          </w:rPr>
          <w:t>-</w:t>
        </w:r>
        <w:r w:rsidR="00AE39AC" w:rsidRPr="00AE39AC">
          <w:t>114(1)(a)(I)(A)–(C)</w:t>
        </w:r>
        <w:r w:rsidR="00AE39AC">
          <w:t>,</w:t>
        </w:r>
        <w:r w:rsidR="007B444F">
          <w:t xml:space="preserve"> and</w:t>
        </w:r>
      </w:ins>
      <w:del w:id="11" w:author="Author">
        <w:r w:rsidRPr="007A2A35" w:rsidDel="007B444F">
          <w:delText>, C.R.S., §</w:delText>
        </w:r>
      </w:del>
      <w:r w:rsidRPr="007A2A35">
        <w:t xml:space="preserve"> 22-20-123(3)(b), </w:t>
      </w:r>
      <w:ins w:id="12" w:author="Author">
        <w:r w:rsidR="007B444F" w:rsidRPr="007A2A35">
          <w:t>C.R.S.</w:t>
        </w:r>
        <w:r w:rsidR="007B444F">
          <w:t xml:space="preserve">, </w:t>
        </w:r>
      </w:ins>
      <w:r w:rsidRPr="007A2A35">
        <w:t>and related statutes.</w:t>
      </w:r>
    </w:p>
    <w:p w14:paraId="70883C3F" w14:textId="75DE6FB9" w:rsidR="000801E7" w:rsidRDefault="000801E7" w:rsidP="00253E03">
      <w:pPr>
        <w:pStyle w:val="Heading2"/>
        <w:spacing w:after="240"/>
      </w:pPr>
      <w:r>
        <w:t>2.00</w:t>
      </w:r>
      <w:r>
        <w:tab/>
        <w:t>DEFINITIONS USED IN THESE RULES</w:t>
      </w:r>
      <w:ins w:id="13" w:author="Author">
        <w:r w:rsidR="00EA2E0D">
          <w:t xml:space="preserve"> FOR </w:t>
        </w:r>
        <w:r w:rsidR="005E2231">
          <w:t>SPECIAL EDUCATION</w:t>
        </w:r>
      </w:ins>
    </w:p>
    <w:p w14:paraId="357C2AA8" w14:textId="77777777" w:rsidR="00353CA3" w:rsidRDefault="000801E7" w:rsidP="00253E03">
      <w:pPr>
        <w:pStyle w:val="par1"/>
        <w:spacing w:after="240"/>
        <w:rPr>
          <w:b/>
          <w:bCs/>
        </w:rPr>
      </w:pPr>
      <w:r w:rsidRPr="00A14B6F">
        <w:rPr>
          <w:b/>
          <w:bCs/>
        </w:rPr>
        <w:t>2.01</w:t>
      </w:r>
      <w:r w:rsidRPr="00A14B6F">
        <w:rPr>
          <w:b/>
          <w:bCs/>
        </w:rPr>
        <w:tab/>
      </w:r>
      <w:r w:rsidR="00353CA3" w:rsidRPr="00353CA3">
        <w:rPr>
          <w:b/>
          <w:bCs/>
        </w:rPr>
        <w:t>Abbreviated School Day</w:t>
      </w:r>
    </w:p>
    <w:p w14:paraId="777D4CEA" w14:textId="77777777" w:rsidR="00353CA3" w:rsidRDefault="00353CA3" w:rsidP="00253E03">
      <w:pPr>
        <w:pStyle w:val="upar1"/>
        <w:spacing w:after="240"/>
      </w:pPr>
      <w:r w:rsidRPr="002F0248">
        <w:rPr>
          <w:i/>
          <w:iCs/>
        </w:rPr>
        <w:t xml:space="preserve">Abbreviated </w:t>
      </w:r>
      <w:ins w:id="14" w:author="Author">
        <w:r w:rsidR="004F4DD7">
          <w:rPr>
            <w:i/>
            <w:iCs/>
          </w:rPr>
          <w:t>s</w:t>
        </w:r>
      </w:ins>
      <w:del w:id="15" w:author="Author">
        <w:r w:rsidRPr="002F0248" w:rsidDel="004F4DD7">
          <w:rPr>
            <w:i/>
            <w:iCs/>
          </w:rPr>
          <w:delText>S</w:delText>
        </w:r>
      </w:del>
      <w:r w:rsidRPr="002F0248">
        <w:rPr>
          <w:i/>
          <w:iCs/>
        </w:rPr>
        <w:t xml:space="preserve">chool </w:t>
      </w:r>
      <w:ins w:id="16" w:author="Author">
        <w:r w:rsidR="004F4DD7">
          <w:rPr>
            <w:i/>
            <w:iCs/>
          </w:rPr>
          <w:t>d</w:t>
        </w:r>
      </w:ins>
      <w:del w:id="17" w:author="Author">
        <w:r w:rsidRPr="002F0248" w:rsidDel="004F4DD7">
          <w:rPr>
            <w:i/>
            <w:iCs/>
          </w:rPr>
          <w:delText>D</w:delText>
        </w:r>
      </w:del>
      <w:r w:rsidRPr="002F0248">
        <w:rPr>
          <w:i/>
          <w:iCs/>
        </w:rPr>
        <w:t>ay</w:t>
      </w:r>
      <w:r w:rsidRPr="00353CA3">
        <w:t xml:space="preserve"> means any school day during which a child with </w:t>
      </w:r>
      <w:ins w:id="18" w:author="Author">
        <w:r w:rsidR="007B444F">
          <w:t xml:space="preserve">a </w:t>
        </w:r>
      </w:ins>
      <w:r w:rsidRPr="00353CA3">
        <w:t>disabilit</w:t>
      </w:r>
      <w:ins w:id="19" w:author="Author">
        <w:r w:rsidR="007B444F">
          <w:t>y</w:t>
        </w:r>
      </w:ins>
      <w:del w:id="20" w:author="Author">
        <w:r w:rsidRPr="00353CA3" w:rsidDel="007B444F">
          <w:delText>ies</w:delText>
        </w:r>
      </w:del>
      <w:r w:rsidRPr="00353CA3">
        <w:t xml:space="preserve"> receives instruction or educational services for fewer hours than the majority of other students who are in the same grade and school as the child with </w:t>
      </w:r>
      <w:ins w:id="21" w:author="Author">
        <w:r w:rsidR="007B444F">
          <w:t xml:space="preserve">a </w:t>
        </w:r>
      </w:ins>
      <w:r w:rsidRPr="00353CA3">
        <w:t>disabilit</w:t>
      </w:r>
      <w:ins w:id="22" w:author="Author">
        <w:r w:rsidR="007B444F">
          <w:t>y</w:t>
        </w:r>
      </w:ins>
      <w:del w:id="23" w:author="Author">
        <w:r w:rsidRPr="00353CA3" w:rsidDel="007B444F">
          <w:delText>ies</w:delText>
        </w:r>
      </w:del>
      <w:r w:rsidRPr="00353CA3">
        <w:t xml:space="preserve">, whether the abbreviated school day was planned or unplanned. For purposes of the definitions in </w:t>
      </w:r>
      <w:del w:id="24" w:author="Author">
        <w:r w:rsidRPr="00353CA3" w:rsidDel="005B412C">
          <w:delText xml:space="preserve">Rule </w:delText>
        </w:r>
      </w:del>
      <w:ins w:id="25" w:author="Author">
        <w:r w:rsidR="005B412C">
          <w:t>sections</w:t>
        </w:r>
        <w:r w:rsidR="005B412C" w:rsidRPr="00353CA3">
          <w:t xml:space="preserve"> </w:t>
        </w:r>
      </w:ins>
      <w:r w:rsidRPr="00353CA3">
        <w:t xml:space="preserve">2.01 and 2.01(1) of these </w:t>
      </w:r>
      <w:ins w:id="26" w:author="Author">
        <w:r w:rsidR="007B444F">
          <w:t>R</w:t>
        </w:r>
      </w:ins>
      <w:del w:id="27" w:author="Author">
        <w:r w:rsidRPr="00353CA3" w:rsidDel="007B444F">
          <w:delText>r</w:delText>
        </w:r>
      </w:del>
      <w:r w:rsidRPr="00353CA3">
        <w:t xml:space="preserve">ules and the required AU policy regarding abbreviated school days, a child with </w:t>
      </w:r>
      <w:del w:id="28" w:author="Author">
        <w:r w:rsidRPr="00353CA3" w:rsidDel="007B444F">
          <w:delText xml:space="preserve">disabilities </w:delText>
        </w:r>
      </w:del>
      <w:ins w:id="29" w:author="Author">
        <w:r w:rsidR="007B444F">
          <w:t>a disability</w:t>
        </w:r>
        <w:r w:rsidR="007B444F" w:rsidRPr="00353CA3">
          <w:t xml:space="preserve"> </w:t>
        </w:r>
      </w:ins>
      <w:r w:rsidRPr="00353CA3">
        <w:t xml:space="preserve">means a child who has been determined eligible </w:t>
      </w:r>
      <w:del w:id="30" w:author="Author">
        <w:r w:rsidRPr="00353CA3" w:rsidDel="007B444F">
          <w:delText xml:space="preserve">for services </w:delText>
        </w:r>
      </w:del>
      <w:r w:rsidRPr="00353CA3">
        <w:t>under the Individuals with Disabilities Education Act (IDEA) or Section 504 of the Rehabilitation Act of 1973, or for whom a request or referral for evaluation under either law has been made.</w:t>
      </w:r>
    </w:p>
    <w:p w14:paraId="1CFC9DB4" w14:textId="77777777" w:rsidR="00353CA3" w:rsidRPr="00353CA3" w:rsidRDefault="00353CA3" w:rsidP="00253E03">
      <w:pPr>
        <w:pStyle w:val="par2"/>
        <w:spacing w:after="240"/>
        <w:rPr>
          <w:b/>
          <w:bCs/>
        </w:rPr>
      </w:pPr>
      <w:r w:rsidRPr="00353CA3">
        <w:rPr>
          <w:b/>
          <w:bCs/>
        </w:rPr>
        <w:t>2.01(1)</w:t>
      </w:r>
      <w:r w:rsidRPr="00353CA3">
        <w:rPr>
          <w:b/>
          <w:bCs/>
        </w:rPr>
        <w:tab/>
        <w:t>Abbreviated School Day Schedule</w:t>
      </w:r>
    </w:p>
    <w:p w14:paraId="223ABD10" w14:textId="77777777" w:rsidR="00353CA3" w:rsidRDefault="00353CA3" w:rsidP="00253E03">
      <w:pPr>
        <w:pStyle w:val="upar2"/>
        <w:spacing w:after="240"/>
      </w:pPr>
      <w:r w:rsidRPr="002F0248">
        <w:rPr>
          <w:i/>
          <w:iCs/>
        </w:rPr>
        <w:t xml:space="preserve">Abbreviated </w:t>
      </w:r>
      <w:ins w:id="31" w:author="Author">
        <w:r w:rsidR="004F4DD7">
          <w:rPr>
            <w:i/>
            <w:iCs/>
          </w:rPr>
          <w:t>s</w:t>
        </w:r>
      </w:ins>
      <w:del w:id="32" w:author="Author">
        <w:r w:rsidRPr="002F0248" w:rsidDel="004F4DD7">
          <w:rPr>
            <w:i/>
            <w:iCs/>
          </w:rPr>
          <w:delText>S</w:delText>
        </w:r>
      </w:del>
      <w:r w:rsidRPr="002F0248">
        <w:rPr>
          <w:i/>
          <w:iCs/>
        </w:rPr>
        <w:t xml:space="preserve">chool </w:t>
      </w:r>
      <w:ins w:id="33" w:author="Author">
        <w:r w:rsidR="004F4DD7">
          <w:rPr>
            <w:i/>
            <w:iCs/>
          </w:rPr>
          <w:t>d</w:t>
        </w:r>
      </w:ins>
      <w:del w:id="34" w:author="Author">
        <w:r w:rsidRPr="002F0248" w:rsidDel="004F4DD7">
          <w:rPr>
            <w:i/>
            <w:iCs/>
          </w:rPr>
          <w:delText>D</w:delText>
        </w:r>
      </w:del>
      <w:r w:rsidRPr="002F0248">
        <w:rPr>
          <w:i/>
          <w:iCs/>
        </w:rPr>
        <w:t xml:space="preserve">ay </w:t>
      </w:r>
      <w:ins w:id="35" w:author="Author">
        <w:r w:rsidR="004F4DD7">
          <w:rPr>
            <w:i/>
            <w:iCs/>
          </w:rPr>
          <w:t>s</w:t>
        </w:r>
      </w:ins>
      <w:del w:id="36" w:author="Author">
        <w:r w:rsidRPr="002F0248" w:rsidDel="004F4DD7">
          <w:rPr>
            <w:i/>
            <w:iCs/>
          </w:rPr>
          <w:delText>S</w:delText>
        </w:r>
      </w:del>
      <w:r w:rsidRPr="002F0248">
        <w:rPr>
          <w:i/>
          <w:iCs/>
        </w:rPr>
        <w:t>chedule</w:t>
      </w:r>
      <w:r>
        <w:t xml:space="preserve"> means a schedule designed and approved by the </w:t>
      </w:r>
      <w:ins w:id="37" w:author="Author">
        <w:r w:rsidR="007B444F">
          <w:t>individualized education program (</w:t>
        </w:r>
      </w:ins>
      <w:r>
        <w:t>IEP</w:t>
      </w:r>
      <w:ins w:id="38" w:author="Author">
        <w:r w:rsidR="007B444F">
          <w:t>)</w:t>
        </w:r>
      </w:ins>
      <w:r>
        <w:t xml:space="preserve"> </w:t>
      </w:r>
      <w:ins w:id="39" w:author="Author">
        <w:r w:rsidR="002E3153">
          <w:t>t</w:t>
        </w:r>
      </w:ins>
      <w:del w:id="40" w:author="Author">
        <w:r w:rsidDel="002E3153">
          <w:delText>T</w:delText>
        </w:r>
      </w:del>
      <w:r>
        <w:t xml:space="preserve">eam or 504 </w:t>
      </w:r>
      <w:ins w:id="41" w:author="Author">
        <w:r w:rsidR="002E3153">
          <w:t>t</w:t>
        </w:r>
      </w:ins>
      <w:del w:id="42" w:author="Author">
        <w:r w:rsidDel="002E3153">
          <w:delText>T</w:delText>
        </w:r>
      </w:del>
      <w:r>
        <w:t>eam that plans for the child with disabilities to regularly receive instruction or educational services for fewer hours than the majority of other students who are in the same grade and school as the child with a disability.</w:t>
      </w:r>
    </w:p>
    <w:p w14:paraId="4273CAE8" w14:textId="77777777" w:rsidR="000801E7" w:rsidRPr="00A14B6F" w:rsidRDefault="00353CA3" w:rsidP="00253E03">
      <w:pPr>
        <w:pStyle w:val="par1"/>
        <w:spacing w:after="240"/>
        <w:rPr>
          <w:b/>
          <w:bCs/>
        </w:rPr>
      </w:pPr>
      <w:r>
        <w:rPr>
          <w:b/>
          <w:bCs/>
        </w:rPr>
        <w:lastRenderedPageBreak/>
        <w:t>2.02</w:t>
      </w:r>
      <w:r>
        <w:rPr>
          <w:b/>
          <w:bCs/>
        </w:rPr>
        <w:tab/>
      </w:r>
      <w:r w:rsidR="000801E7" w:rsidRPr="00A14B6F">
        <w:rPr>
          <w:b/>
          <w:bCs/>
        </w:rPr>
        <w:t>Act</w:t>
      </w:r>
    </w:p>
    <w:p w14:paraId="6F3BF3AE" w14:textId="77777777" w:rsidR="000801E7" w:rsidRDefault="000801E7" w:rsidP="00253E03">
      <w:pPr>
        <w:pStyle w:val="upar1"/>
        <w:spacing w:after="240"/>
      </w:pPr>
      <w:r w:rsidRPr="00334E44">
        <w:rPr>
          <w:i/>
          <w:iCs/>
        </w:rPr>
        <w:t>Act</w:t>
      </w:r>
      <w:r w:rsidRPr="00334E44">
        <w:t>,</w:t>
      </w:r>
      <w:r>
        <w:t xml:space="preserve"> when used in 34 C</w:t>
      </w:r>
      <w:ins w:id="43" w:author="Author">
        <w:r w:rsidR="007B444F">
          <w:t>.</w:t>
        </w:r>
      </w:ins>
      <w:r>
        <w:t>F</w:t>
      </w:r>
      <w:ins w:id="44" w:author="Author">
        <w:r w:rsidR="007B444F">
          <w:t>.</w:t>
        </w:r>
      </w:ins>
      <w:r>
        <w:t>R</w:t>
      </w:r>
      <w:ins w:id="45" w:author="Author">
        <w:r w:rsidR="007B444F">
          <w:t>.</w:t>
        </w:r>
      </w:ins>
      <w:r>
        <w:t xml:space="preserve"> Parts 300 and 303, means the </w:t>
      </w:r>
      <w:del w:id="46" w:author="Author">
        <w:r w:rsidDel="007B444F">
          <w:delText xml:space="preserve">federal </w:delText>
        </w:r>
      </w:del>
      <w:r>
        <w:t>Individuals with Disabilities Education Improvement Act</w:t>
      </w:r>
      <w:del w:id="47" w:author="Author">
        <w:r w:rsidDel="007B444F">
          <w:delText xml:space="preserve"> </w:delText>
        </w:r>
        <w:commentRangeStart w:id="48"/>
        <w:r w:rsidDel="007B444F">
          <w:delText>of 2004</w:delText>
        </w:r>
      </w:del>
      <w:commentRangeEnd w:id="48"/>
      <w:r w:rsidR="002374B8">
        <w:rPr>
          <w:rStyle w:val="CommentReference"/>
          <w:sz w:val="24"/>
          <w:szCs w:val="24"/>
        </w:rPr>
        <w:commentReference w:id="48"/>
      </w:r>
      <w:r>
        <w:t>, 20 U.S.C. §</w:t>
      </w:r>
      <w:ins w:id="49" w:author="Author">
        <w:r w:rsidR="007B444F">
          <w:t xml:space="preserve"> </w:t>
        </w:r>
      </w:ins>
      <w:r>
        <w:t>1400 et seq. (IDEA) as amended.</w:t>
      </w:r>
    </w:p>
    <w:p w14:paraId="6A004C66" w14:textId="77777777" w:rsidR="006F2141" w:rsidRPr="006F2141" w:rsidRDefault="006F2141" w:rsidP="00253E03">
      <w:pPr>
        <w:pStyle w:val="par1"/>
        <w:spacing w:after="240"/>
        <w:rPr>
          <w:b/>
          <w:bCs/>
        </w:rPr>
      </w:pPr>
      <w:r w:rsidRPr="006F2141">
        <w:rPr>
          <w:b/>
          <w:bCs/>
        </w:rPr>
        <w:t>2.0</w:t>
      </w:r>
      <w:r w:rsidR="00353CA3">
        <w:rPr>
          <w:b/>
          <w:bCs/>
        </w:rPr>
        <w:t>3</w:t>
      </w:r>
      <w:r>
        <w:tab/>
      </w:r>
      <w:r w:rsidRPr="006F2141">
        <w:rPr>
          <w:b/>
          <w:bCs/>
        </w:rPr>
        <w:t>Administrative Unit</w:t>
      </w:r>
    </w:p>
    <w:p w14:paraId="287FDE5E" w14:textId="532DAF03" w:rsidR="006F2141" w:rsidRDefault="006F2141" w:rsidP="00253E03">
      <w:pPr>
        <w:pStyle w:val="upar1"/>
        <w:spacing w:after="240"/>
      </w:pPr>
      <w:r w:rsidRPr="006F2141">
        <w:rPr>
          <w:i/>
          <w:iCs/>
        </w:rPr>
        <w:t xml:space="preserve">Administrative </w:t>
      </w:r>
      <w:ins w:id="50" w:author="Author">
        <w:r w:rsidR="004F4DD7">
          <w:rPr>
            <w:i/>
            <w:iCs/>
          </w:rPr>
          <w:t>u</w:t>
        </w:r>
      </w:ins>
      <w:del w:id="51" w:author="Author">
        <w:r w:rsidRPr="006F2141" w:rsidDel="004F4DD7">
          <w:rPr>
            <w:i/>
            <w:iCs/>
          </w:rPr>
          <w:delText>U</w:delText>
        </w:r>
      </w:del>
      <w:r w:rsidRPr="006F2141">
        <w:rPr>
          <w:i/>
          <w:iCs/>
        </w:rPr>
        <w:t>nit</w:t>
      </w:r>
      <w:r>
        <w:t xml:space="preserve"> (AU) means a school district, </w:t>
      </w:r>
      <w:ins w:id="52" w:author="Author">
        <w:r w:rsidR="007B444F">
          <w:t xml:space="preserve">a </w:t>
        </w:r>
      </w:ins>
      <w:r>
        <w:t xml:space="preserve">board of cooperative services, </w:t>
      </w:r>
      <w:ins w:id="53" w:author="Author">
        <w:r w:rsidR="007B444F">
          <w:t xml:space="preserve">a </w:t>
        </w:r>
      </w:ins>
      <w:r>
        <w:t>multi-district administrative unit, a charter school network, a charter school collaborative, or the State Charter School Institute</w:t>
      </w:r>
      <w:del w:id="54" w:author="Author">
        <w:r w:rsidDel="007B444F">
          <w:delText>,</w:delText>
        </w:r>
      </w:del>
      <w:r>
        <w:t xml:space="preserve"> that is providing educational services to exceptional children and that is responsible for the local administration of these Rules. </w:t>
      </w:r>
      <w:del w:id="55" w:author="Author">
        <w:r w:rsidDel="007B444F">
          <w:delText>In order t</w:delText>
        </w:r>
      </w:del>
      <w:ins w:id="56" w:author="Author">
        <w:r w:rsidR="007B444F">
          <w:t>T</w:t>
        </w:r>
      </w:ins>
      <w:r>
        <w:t xml:space="preserve">o qualify as an </w:t>
      </w:r>
      <w:del w:id="57" w:author="Author">
        <w:r w:rsidDel="007B444F">
          <w:delText>administrative unit</w:delText>
        </w:r>
      </w:del>
      <w:ins w:id="58" w:author="Author">
        <w:r w:rsidR="007B444F">
          <w:t>AU</w:t>
        </w:r>
      </w:ins>
      <w:r>
        <w:t xml:space="preserve">, an entity shall meet all minimum standards established in </w:t>
      </w:r>
      <w:ins w:id="59" w:author="Author">
        <w:r w:rsidR="00DD759D">
          <w:t>s</w:t>
        </w:r>
      </w:ins>
      <w:del w:id="60" w:author="Author">
        <w:r w:rsidDel="00DD759D">
          <w:delText>S</w:delText>
        </w:r>
      </w:del>
      <w:r>
        <w:t xml:space="preserve">ection 3.01 of these Rules. All </w:t>
      </w:r>
      <w:del w:id="61" w:author="Author">
        <w:r w:rsidDel="007B444F">
          <w:delText>administrative units</w:delText>
        </w:r>
      </w:del>
      <w:ins w:id="62" w:author="Author">
        <w:r w:rsidR="007B444F">
          <w:t>AUs</w:t>
        </w:r>
      </w:ins>
      <w:r>
        <w:t xml:space="preserve"> shall be approved by the </w:t>
      </w:r>
      <w:ins w:id="63" w:author="Author">
        <w:r w:rsidR="008D6DC4">
          <w:t xml:space="preserve">Colorado </w:t>
        </w:r>
      </w:ins>
      <w:r>
        <w:t>Department of Education</w:t>
      </w:r>
      <w:commentRangeStart w:id="64"/>
      <w:r>
        <w:t>.</w:t>
      </w:r>
      <w:commentRangeEnd w:id="64"/>
      <w:r w:rsidR="00CB6CCC">
        <w:rPr>
          <w:rStyle w:val="CommentReference"/>
          <w:sz w:val="24"/>
          <w:szCs w:val="24"/>
        </w:rPr>
        <w:commentReference w:id="64"/>
      </w:r>
    </w:p>
    <w:p w14:paraId="4C82728C" w14:textId="77777777" w:rsidR="006F2141" w:rsidRPr="009F486E" w:rsidDel="009F486E" w:rsidRDefault="006F2141" w:rsidP="00253E03">
      <w:pPr>
        <w:pStyle w:val="par1"/>
        <w:spacing w:after="240"/>
        <w:rPr>
          <w:del w:id="65" w:author="Author"/>
        </w:rPr>
      </w:pPr>
      <w:r>
        <w:t>2.0</w:t>
      </w:r>
      <w:r w:rsidR="00353CA3">
        <w:t>3</w:t>
      </w:r>
      <w:r>
        <w:t>(1)</w:t>
      </w:r>
      <w:r w:rsidR="00293A68">
        <w:tab/>
      </w:r>
      <w:r w:rsidRPr="002148E9">
        <w:rPr>
          <w:i/>
          <w:iCs/>
        </w:rPr>
        <w:t>Administrative unit of residence</w:t>
      </w:r>
      <w:ins w:id="66" w:author="Author">
        <w:r w:rsidR="009F486E">
          <w:t xml:space="preserve"> (AUR), </w:t>
        </w:r>
      </w:ins>
    </w:p>
    <w:p w14:paraId="437139C1" w14:textId="77777777" w:rsidR="006F2141" w:rsidRDefault="006F2141" w:rsidP="00253E03">
      <w:pPr>
        <w:pStyle w:val="par1"/>
        <w:spacing w:after="240"/>
      </w:pPr>
      <w:del w:id="67" w:author="Author">
        <w:r w:rsidDel="009F486E">
          <w:delText>P</w:delText>
        </w:r>
      </w:del>
      <w:ins w:id="68" w:author="Author">
        <w:r w:rsidR="009F486E">
          <w:t>p</w:t>
        </w:r>
      </w:ins>
      <w:r>
        <w:t xml:space="preserve">ursuant to sections 22-1-102 and 22-20-107.5, C.R.S., </w:t>
      </w:r>
      <w:del w:id="69" w:author="Author">
        <w:r w:rsidDel="009F486E">
          <w:delText xml:space="preserve">an administrative unit of residence (AUR) </w:delText>
        </w:r>
      </w:del>
      <w:r>
        <w:t xml:space="preserve">shall mean the </w:t>
      </w:r>
      <w:del w:id="70" w:author="Author">
        <w:r w:rsidDel="004F4DD7">
          <w:delText xml:space="preserve">unit </w:delText>
        </w:r>
      </w:del>
      <w:ins w:id="71" w:author="Author">
        <w:r w:rsidR="004F4DD7">
          <w:t xml:space="preserve">AU </w:t>
        </w:r>
      </w:ins>
      <w:r>
        <w:t>in which the child resides on a day-to-day basis with the following exceptions to apply when a child has been determined to have a disability:</w:t>
      </w:r>
    </w:p>
    <w:p w14:paraId="69C1733C" w14:textId="5FE50C27" w:rsidR="006F2141" w:rsidRDefault="006F2141" w:rsidP="00253E03">
      <w:pPr>
        <w:pStyle w:val="par2"/>
        <w:spacing w:after="240"/>
      </w:pPr>
      <w:r>
        <w:t>2.0</w:t>
      </w:r>
      <w:r w:rsidR="00353CA3">
        <w:t>3</w:t>
      </w:r>
      <w:r>
        <w:t>(1)(a)</w:t>
      </w:r>
      <w:r>
        <w:tab/>
      </w:r>
      <w:r w:rsidR="005A4749" w:rsidRPr="005A4749">
        <w:t xml:space="preserve">If a child with a disability is living at </w:t>
      </w:r>
      <w:del w:id="72" w:author="Author">
        <w:r w:rsidR="005A4749" w:rsidRPr="005A4749">
          <w:delText xml:space="preserve">one of the regional centers, </w:delText>
        </w:r>
      </w:del>
      <w:r w:rsidR="005A4749" w:rsidRPr="005A4749">
        <w:t xml:space="preserve">an approved </w:t>
      </w:r>
      <w:ins w:id="73" w:author="Author">
        <w:r w:rsidR="2B773CB6">
          <w:t xml:space="preserve">in-state </w:t>
        </w:r>
      </w:ins>
      <w:r w:rsidR="005A4749" w:rsidRPr="005A4749">
        <w:t>facility school, a group home or group center,</w:t>
      </w:r>
      <w:ins w:id="74" w:author="Author">
        <w:r w:rsidR="005A4749" w:rsidRPr="005A4749">
          <w:t xml:space="preserve"> </w:t>
        </w:r>
        <w:r w:rsidR="2B773CB6">
          <w:t>an out-of-state residential facility,</w:t>
        </w:r>
      </w:ins>
      <w:r w:rsidR="1649EF9B">
        <w:t xml:space="preserve"> </w:t>
      </w:r>
      <w:ins w:id="75" w:author="Author">
        <w:r w:rsidR="0081388C">
          <w:t xml:space="preserve">or </w:t>
        </w:r>
      </w:ins>
      <w:r w:rsidR="005A4749" w:rsidRPr="005A4749">
        <w:t xml:space="preserve">a </w:t>
      </w:r>
      <w:ins w:id="76" w:author="Author">
        <w:r w:rsidR="00427843">
          <w:t>M</w:t>
        </w:r>
      </w:ins>
      <w:del w:id="77" w:author="Author">
        <w:r w:rsidR="005A4749" w:rsidRPr="005A4749" w:rsidDel="00427843">
          <w:delText>m</w:delText>
        </w:r>
      </w:del>
      <w:r w:rsidR="005A4749" w:rsidRPr="005A4749">
        <w:t xml:space="preserve">ental </w:t>
      </w:r>
      <w:ins w:id="78" w:author="Author">
        <w:r w:rsidR="00427843">
          <w:t>H</w:t>
        </w:r>
      </w:ins>
      <w:del w:id="79" w:author="Author">
        <w:r w:rsidR="005A4749" w:rsidRPr="005A4749" w:rsidDel="00427843">
          <w:delText>h</w:delText>
        </w:r>
      </w:del>
      <w:r w:rsidR="005A4749" w:rsidRPr="005A4749">
        <w:t xml:space="preserve">ealth </w:t>
      </w:r>
      <w:ins w:id="80" w:author="Author">
        <w:r w:rsidR="00427843">
          <w:t>I</w:t>
        </w:r>
      </w:ins>
      <w:del w:id="81" w:author="Author">
        <w:r w:rsidR="005A4749" w:rsidRPr="005A4749" w:rsidDel="00427843">
          <w:delText>i</w:delText>
        </w:r>
      </w:del>
      <w:r w:rsidR="005A4749" w:rsidRPr="005A4749">
        <w:t xml:space="preserve">nstitute operated by the </w:t>
      </w:r>
      <w:ins w:id="82" w:author="Author">
        <w:r w:rsidR="0081388C">
          <w:t xml:space="preserve">Colorado </w:t>
        </w:r>
      </w:ins>
      <w:r w:rsidR="005A4749" w:rsidRPr="005A4749">
        <w:t>Department of Human Services</w:t>
      </w:r>
      <w:ins w:id="83" w:author="Author">
        <w:r w:rsidR="5221E186">
          <w:t xml:space="preserve"> (CDHS)</w:t>
        </w:r>
      </w:ins>
      <w:r w:rsidR="1649EF9B">
        <w:t>,</w:t>
      </w:r>
      <w:r w:rsidR="005A4749" w:rsidRPr="005A4749">
        <w:t xml:space="preserve"> or if the child attends the Colorado School for the Deaf and the Blind, such child shall be deemed to reside where the parent or guardian of such child resides.</w:t>
      </w:r>
    </w:p>
    <w:p w14:paraId="3D6EA1A2" w14:textId="4A0ADF11" w:rsidR="006F2141" w:rsidRDefault="006F2141" w:rsidP="00253E03">
      <w:pPr>
        <w:pStyle w:val="par2"/>
        <w:spacing w:after="240"/>
        <w:rPr>
          <w:ins w:id="84" w:author="Author"/>
        </w:rPr>
      </w:pPr>
      <w:r>
        <w:t>2.0</w:t>
      </w:r>
      <w:r w:rsidR="00353CA3">
        <w:t>3</w:t>
      </w:r>
      <w:r>
        <w:t>(1)(b)</w:t>
      </w:r>
      <w:r>
        <w:tab/>
      </w:r>
      <w:r w:rsidR="00D85F55" w:rsidRPr="00D85F55">
        <w:t xml:space="preserve">If a child has been </w:t>
      </w:r>
      <w:ins w:id="85" w:author="Author">
        <w:r w:rsidR="00A57105">
          <w:t xml:space="preserve">publicly </w:t>
        </w:r>
      </w:ins>
      <w:r w:rsidR="00D85F55" w:rsidRPr="00D85F55">
        <w:t>placed</w:t>
      </w:r>
      <w:ins w:id="86" w:author="Author">
        <w:r w:rsidR="00A57105">
          <w:t xml:space="preserve">, as defined in </w:t>
        </w:r>
        <w:r w:rsidR="003C63AD">
          <w:t>Rule</w:t>
        </w:r>
      </w:ins>
      <w:r w:rsidR="00D85F55" w:rsidRPr="00D85F55">
        <w:t xml:space="preserve"> </w:t>
      </w:r>
      <w:ins w:id="87" w:author="Author">
        <w:r w:rsidR="00A57105" w:rsidRPr="00A57105">
          <w:t>9.01(6)</w:t>
        </w:r>
        <w:r w:rsidR="00131179">
          <w:t>,</w:t>
        </w:r>
      </w:ins>
      <w:del w:id="88" w:author="Author">
        <w:r w:rsidR="00D85F55" w:rsidRPr="00D85F55">
          <w:delText xml:space="preserve">by </w:delText>
        </w:r>
        <w:r w:rsidR="00D85F55" w:rsidRPr="00D85F55" w:rsidDel="000342DF">
          <w:delText>a Colorado public agency</w:delText>
        </w:r>
      </w:del>
      <w:r w:rsidR="00D85F55" w:rsidRPr="00D85F55">
        <w:t xml:space="preserve"> and lives in </w:t>
      </w:r>
      <w:del w:id="89" w:author="Author">
        <w:r w:rsidR="00D85F55" w:rsidRPr="00D85F55">
          <w:delText xml:space="preserve">one of the regional centers, </w:delText>
        </w:r>
      </w:del>
      <w:r w:rsidR="00D85F55" w:rsidRPr="00D85F55">
        <w:t xml:space="preserve">a </w:t>
      </w:r>
      <w:ins w:id="90" w:author="Author">
        <w:r w:rsidR="00427843">
          <w:t>M</w:t>
        </w:r>
      </w:ins>
      <w:del w:id="91" w:author="Author">
        <w:r w:rsidR="00D85F55" w:rsidRPr="00D85F55" w:rsidDel="00427843">
          <w:delText>m</w:delText>
        </w:r>
      </w:del>
      <w:r w:rsidR="00D85F55" w:rsidRPr="00D85F55">
        <w:t xml:space="preserve">ental </w:t>
      </w:r>
      <w:ins w:id="92" w:author="Author">
        <w:r w:rsidR="00427843">
          <w:t>H</w:t>
        </w:r>
      </w:ins>
      <w:del w:id="93" w:author="Author">
        <w:r w:rsidR="00D85F55" w:rsidRPr="00D85F55" w:rsidDel="00427843">
          <w:delText>h</w:delText>
        </w:r>
      </w:del>
      <w:r w:rsidR="00D85F55" w:rsidRPr="00D85F55">
        <w:t xml:space="preserve">ealth </w:t>
      </w:r>
      <w:ins w:id="94" w:author="Author">
        <w:r w:rsidR="00427843">
          <w:t>I</w:t>
        </w:r>
      </w:ins>
      <w:del w:id="95" w:author="Author">
        <w:r w:rsidR="00D85F55" w:rsidRPr="00D85F55" w:rsidDel="00427843">
          <w:delText>i</w:delText>
        </w:r>
      </w:del>
      <w:r w:rsidR="00D85F55" w:rsidRPr="00D85F55">
        <w:t xml:space="preserve">nstitute, </w:t>
      </w:r>
      <w:r w:rsidR="315BF7E7">
        <w:t>a</w:t>
      </w:r>
      <w:ins w:id="96" w:author="Author">
        <w:r w:rsidR="264A90B2">
          <w:t>n in-state</w:t>
        </w:r>
      </w:ins>
      <w:r w:rsidR="315BF7E7">
        <w:t xml:space="preserve"> </w:t>
      </w:r>
      <w:ins w:id="97" w:author="Author">
        <w:r w:rsidR="264A90B2">
          <w:t>approved</w:t>
        </w:r>
        <w:r w:rsidR="00D85F55" w:rsidRPr="00D85F55">
          <w:t xml:space="preserve"> </w:t>
        </w:r>
      </w:ins>
      <w:r w:rsidR="00D85F55" w:rsidRPr="00D85F55">
        <w:t>facility</w:t>
      </w:r>
      <w:ins w:id="98" w:author="Author">
        <w:r w:rsidR="264A90B2">
          <w:t xml:space="preserve"> school</w:t>
        </w:r>
      </w:ins>
      <w:r w:rsidR="00D85F55" w:rsidRPr="00D85F55">
        <w:t xml:space="preserve">, or a group home or group center, and the AUR cannot be determined because parental rights have been relinquished by the parents or terminated by a court, the parents are incarcerated, cannot be located, reside out of state, are deceased, or the child is legally emancipated, the child shall be considered a resident of the </w:t>
      </w:r>
      <w:del w:id="99" w:author="Author">
        <w:r w:rsidR="00D85F55" w:rsidRPr="00D85F55" w:rsidDel="0081388C">
          <w:delText>administrative unit</w:delText>
        </w:r>
      </w:del>
      <w:ins w:id="100" w:author="Author">
        <w:r w:rsidR="0081388C">
          <w:t>AU</w:t>
        </w:r>
      </w:ins>
      <w:r w:rsidR="00D85F55" w:rsidRPr="00D85F55">
        <w:t xml:space="preserve"> in which the </w:t>
      </w:r>
      <w:del w:id="101" w:author="Author">
        <w:r w:rsidR="00D85F55" w:rsidRPr="00D85F55">
          <w:delText xml:space="preserve">regional center, </w:delText>
        </w:r>
      </w:del>
      <w:ins w:id="102" w:author="Author">
        <w:r w:rsidR="00427843">
          <w:t>M</w:t>
        </w:r>
      </w:ins>
      <w:del w:id="103" w:author="Author">
        <w:r w:rsidR="00D85F55" w:rsidRPr="00D85F55" w:rsidDel="00427843">
          <w:delText>m</w:delText>
        </w:r>
      </w:del>
      <w:r w:rsidR="00D85F55" w:rsidRPr="00D85F55">
        <w:t xml:space="preserve">ental </w:t>
      </w:r>
      <w:ins w:id="104" w:author="Author">
        <w:r w:rsidR="00427843">
          <w:t>H</w:t>
        </w:r>
      </w:ins>
      <w:del w:id="105" w:author="Author">
        <w:r w:rsidR="00D85F55" w:rsidRPr="00D85F55" w:rsidDel="00427843">
          <w:delText>h</w:delText>
        </w:r>
      </w:del>
      <w:r w:rsidR="00D85F55" w:rsidRPr="00D85F55">
        <w:t xml:space="preserve">ealth </w:t>
      </w:r>
      <w:ins w:id="106" w:author="Author">
        <w:r w:rsidR="00427843">
          <w:t>I</w:t>
        </w:r>
      </w:ins>
      <w:del w:id="107" w:author="Author">
        <w:r w:rsidR="00D85F55" w:rsidRPr="00D85F55" w:rsidDel="00427843">
          <w:delText>i</w:delText>
        </w:r>
      </w:del>
      <w:r w:rsidR="00D85F55" w:rsidRPr="00D85F55">
        <w:t xml:space="preserve">nstitute, </w:t>
      </w:r>
      <w:ins w:id="108" w:author="Author">
        <w:r w:rsidR="264A90B2">
          <w:t xml:space="preserve">in-state approved </w:t>
        </w:r>
      </w:ins>
      <w:r w:rsidR="315BF7E7">
        <w:t>facility</w:t>
      </w:r>
      <w:ins w:id="109" w:author="Author">
        <w:r w:rsidR="264A90B2">
          <w:t xml:space="preserve"> school</w:t>
        </w:r>
        <w:r w:rsidR="0081388C">
          <w:t>,</w:t>
        </w:r>
      </w:ins>
      <w:r w:rsidR="00D85F55" w:rsidRPr="00D85F55">
        <w:t xml:space="preserve"> or group home or group center is located, except as otherwise provided in</w:t>
      </w:r>
      <w:ins w:id="110" w:author="Author">
        <w:r w:rsidR="00D85F55" w:rsidRPr="00D85F55">
          <w:t xml:space="preserve"> </w:t>
        </w:r>
      </w:ins>
      <w:del w:id="111" w:author="Author">
        <w:r w:rsidR="00D85F55" w:rsidRPr="00D85F55" w:rsidDel="00D34541">
          <w:delText xml:space="preserve">Rule </w:delText>
        </w:r>
      </w:del>
      <w:ins w:id="112" w:author="Author">
        <w:r w:rsidR="00D34541">
          <w:t>section</w:t>
        </w:r>
        <w:r w:rsidR="00D34541" w:rsidRPr="00D85F55">
          <w:t xml:space="preserve"> </w:t>
        </w:r>
      </w:ins>
      <w:r w:rsidR="00D85F55" w:rsidRPr="00D85F55">
        <w:t>2.03(1)(i)</w:t>
      </w:r>
      <w:ins w:id="113" w:author="Author">
        <w:r w:rsidR="00D34541">
          <w:t xml:space="preserve"> of these </w:t>
        </w:r>
        <w:r w:rsidR="00D34541">
          <w:lastRenderedPageBreak/>
          <w:t>Rules</w:t>
        </w:r>
      </w:ins>
      <w:del w:id="114" w:author="Author">
        <w:r w:rsidR="00D85F55" w:rsidRPr="00D85F55" w:rsidDel="0081388C">
          <w:delText xml:space="preserve"> below</w:delText>
        </w:r>
      </w:del>
      <w:r w:rsidR="00D85F55" w:rsidRPr="00D85F55">
        <w:t>.</w:t>
      </w:r>
      <w:ins w:id="115" w:author="Author">
        <w:r w:rsidR="18838000">
          <w:t xml:space="preserve"> In these situations, the AUR is eligible for reimbursement of tuition or education </w:t>
        </w:r>
        <w:r w:rsidR="009554AC">
          <w:t>expenses</w:t>
        </w:r>
        <w:r w:rsidR="18838000">
          <w:t xml:space="preserve"> as provided in section </w:t>
        </w:r>
        <w:r w:rsidR="00A93DA3">
          <w:t>9.03(3)</w:t>
        </w:r>
        <w:r w:rsidR="18838000">
          <w:t xml:space="preserve"> of these Rules.</w:t>
        </w:r>
      </w:ins>
    </w:p>
    <w:p w14:paraId="583B9FB6" w14:textId="72E9261B" w:rsidR="000342DF" w:rsidRDefault="00A57739" w:rsidP="00253E03">
      <w:pPr>
        <w:pStyle w:val="par2"/>
        <w:spacing w:after="240"/>
        <w:rPr>
          <w:ins w:id="116" w:author="Author"/>
        </w:rPr>
      </w:pPr>
      <w:commentRangeStart w:id="117"/>
      <w:ins w:id="118" w:author="Author">
        <w:r>
          <w:t>2.03(1)(c)</w:t>
        </w:r>
        <w:r w:rsidR="7A74C4E7">
          <w:t xml:space="preserve"> </w:t>
        </w:r>
      </w:ins>
      <w:commentRangeEnd w:id="117"/>
      <w:r w:rsidR="00A321A0">
        <w:rPr>
          <w:rStyle w:val="CommentReference"/>
          <w:sz w:val="24"/>
          <w:szCs w:val="24"/>
        </w:rPr>
        <w:commentReference w:id="117"/>
      </w:r>
      <w:ins w:id="119" w:author="Author">
        <w:r>
          <w:tab/>
          <w:t xml:space="preserve">If a child has been </w:t>
        </w:r>
        <w:r w:rsidR="00A279DA">
          <w:t xml:space="preserve">publicly </w:t>
        </w:r>
        <w:r>
          <w:t>placed</w:t>
        </w:r>
        <w:r w:rsidR="00A279DA">
          <w:t>, as defined in Rule 9.01(6),</w:t>
        </w:r>
        <w:r>
          <w:t xml:space="preserve"> in an out-of-state residential facility and </w:t>
        </w:r>
        <w:r w:rsidR="00E62C78">
          <w:t xml:space="preserve">residency </w:t>
        </w:r>
        <w:r>
          <w:t xml:space="preserve">cannot otherwise be determined by these </w:t>
        </w:r>
        <w:r w:rsidR="3BF25C52">
          <w:t>R</w:t>
        </w:r>
        <w:r>
          <w:t>ules, th</w:t>
        </w:r>
        <w:r w:rsidR="000342DF">
          <w:t>e residency of the child shall be determined as follows:</w:t>
        </w:r>
      </w:ins>
    </w:p>
    <w:p w14:paraId="026AFD7C" w14:textId="5E89391F" w:rsidR="00A57739" w:rsidRDefault="00CB6CCC">
      <w:pPr>
        <w:pStyle w:val="par2"/>
        <w:spacing w:after="240"/>
        <w:rPr>
          <w:ins w:id="120" w:author="Author"/>
        </w:rPr>
        <w:pPrChange w:id="121" w:author="Author">
          <w:pPr>
            <w:pStyle w:val="par2"/>
            <w:numPr>
              <w:numId w:val="42"/>
            </w:numPr>
            <w:ind w:left="2520" w:hanging="360"/>
          </w:pPr>
        </w:pPrChange>
      </w:pPr>
      <w:ins w:id="122" w:author="Author">
        <w:r>
          <w:tab/>
        </w:r>
        <w:r>
          <w:tab/>
          <w:t>2.03(1)(c)(i)</w:t>
        </w:r>
        <w:r w:rsidR="00A93DA3">
          <w:t xml:space="preserve"> </w:t>
        </w:r>
        <w:r w:rsidR="75745663">
          <w:t xml:space="preserve">The child shall be considered a resident of the </w:t>
        </w:r>
        <w:r w:rsidR="18A2E82B">
          <w:t xml:space="preserve">AU where the child resided prior to placement in </w:t>
        </w:r>
        <w:r w:rsidR="49EE33F1">
          <w:t>a facility or facilities</w:t>
        </w:r>
        <w:r w:rsidR="58C0F143">
          <w:t>.</w:t>
        </w:r>
        <w:r w:rsidR="18A2E82B">
          <w:t xml:space="preserve"> For example, if a child resided in AU </w:t>
        </w:r>
        <w:r w:rsidR="7E0124DE">
          <w:t>1</w:t>
        </w:r>
        <w:r w:rsidR="18A2E82B">
          <w:t xml:space="preserve">, was then placed in an approved facility school in AU </w:t>
        </w:r>
        <w:r w:rsidR="234A0A89">
          <w:t>2</w:t>
        </w:r>
        <w:r w:rsidR="18A2E82B">
          <w:t xml:space="preserve">, and then was </w:t>
        </w:r>
        <w:r w:rsidR="00DA16A7">
          <w:t>publicly</w:t>
        </w:r>
        <w:r w:rsidR="58C0F143">
          <w:t xml:space="preserve"> </w:t>
        </w:r>
        <w:r w:rsidR="18A2E82B">
          <w:t xml:space="preserve">placed in an out-of-state facility, the child shall be deemed to reside in AU </w:t>
        </w:r>
        <w:r w:rsidR="05C19DA2">
          <w:t>1</w:t>
        </w:r>
        <w:r w:rsidR="003704C5">
          <w:t xml:space="preserve"> and AU 1 is the AUR</w:t>
        </w:r>
        <w:r w:rsidR="18A2E82B">
          <w:t xml:space="preserve">. </w:t>
        </w:r>
      </w:ins>
    </w:p>
    <w:p w14:paraId="5D8B34E5" w14:textId="1C87E3D5" w:rsidR="003D033B" w:rsidRDefault="00CB6CCC">
      <w:pPr>
        <w:pStyle w:val="par2"/>
        <w:spacing w:after="240" w:line="259" w:lineRule="auto"/>
        <w:rPr>
          <w:ins w:id="123" w:author="Author"/>
        </w:rPr>
        <w:pPrChange w:id="124" w:author="Author">
          <w:pPr>
            <w:pStyle w:val="par2"/>
            <w:numPr>
              <w:numId w:val="42"/>
            </w:numPr>
            <w:spacing w:line="259" w:lineRule="auto"/>
            <w:ind w:left="2520" w:hanging="360"/>
          </w:pPr>
        </w:pPrChange>
      </w:pPr>
      <w:ins w:id="125" w:author="Author">
        <w:r>
          <w:tab/>
        </w:r>
        <w:r>
          <w:tab/>
          <w:t xml:space="preserve">2.03(1)(c)(ii) </w:t>
        </w:r>
        <w:r w:rsidR="18A2E82B">
          <w:t xml:space="preserve">Except that, if the child’s residency in an AU prior to placement in a facility was </w:t>
        </w:r>
        <w:r w:rsidR="3391F113">
          <w:t xml:space="preserve">less than </w:t>
        </w:r>
        <w:r w:rsidR="00EE5F83">
          <w:t>14</w:t>
        </w:r>
        <w:r w:rsidR="3391F113">
          <w:t xml:space="preserve"> day</w:t>
        </w:r>
        <w:r w:rsidR="009456B4">
          <w:t>s</w:t>
        </w:r>
        <w:r w:rsidR="18A2E82B">
          <w:t xml:space="preserve">, the residency of the child will rest with the AU that </w:t>
        </w:r>
        <w:r w:rsidR="00DE6337">
          <w:t>last convened</w:t>
        </w:r>
        <w:r w:rsidR="49EE33F1">
          <w:t xml:space="preserve"> the child’s IEP</w:t>
        </w:r>
        <w:r w:rsidR="00DE6337">
          <w:t xml:space="preserve"> team</w:t>
        </w:r>
        <w:r w:rsidR="25F0304F">
          <w:t>.</w:t>
        </w:r>
        <w:r w:rsidR="49EE33F1">
          <w:t xml:space="preserve"> For example, a child resided in AU </w:t>
        </w:r>
        <w:r w:rsidR="2A464B54">
          <w:t>3</w:t>
        </w:r>
        <w:r w:rsidR="49EE33F1">
          <w:t xml:space="preserve"> and AU </w:t>
        </w:r>
        <w:r w:rsidR="6410697F">
          <w:t>3</w:t>
        </w:r>
        <w:r w:rsidR="49EE33F1">
          <w:t xml:space="preserve"> created an IEP for the child. The child then moved to a new foster home in AU </w:t>
        </w:r>
        <w:r w:rsidR="74DDDF6F">
          <w:t>4</w:t>
        </w:r>
        <w:r w:rsidR="49EE33F1">
          <w:t xml:space="preserve"> for </w:t>
        </w:r>
        <w:r w:rsidR="00C10A35">
          <w:t>two</w:t>
        </w:r>
        <w:r w:rsidR="49EE33F1">
          <w:t xml:space="preserve"> weeks. </w:t>
        </w:r>
        <w:r w:rsidR="10D0B86C">
          <w:t>Prior to</w:t>
        </w:r>
        <w:r w:rsidR="4CA994C1">
          <w:t xml:space="preserve"> AU 4</w:t>
        </w:r>
        <w:r w:rsidR="10D0B86C">
          <w:t xml:space="preserve"> convening the IEP </w:t>
        </w:r>
        <w:r w:rsidR="7A7F0E15">
          <w:t>t</w:t>
        </w:r>
        <w:r w:rsidR="10D0B86C">
          <w:t xml:space="preserve">eam, </w:t>
        </w:r>
        <w:r w:rsidR="49EE33F1">
          <w:t xml:space="preserve">DHS </w:t>
        </w:r>
        <w:r w:rsidR="46BAA02B">
          <w:t xml:space="preserve">then </w:t>
        </w:r>
        <w:r w:rsidR="49EE33F1">
          <w:t xml:space="preserve">placed the student in an approved facility school in AU </w:t>
        </w:r>
        <w:r w:rsidR="61EC8B41">
          <w:t>5</w:t>
        </w:r>
        <w:r w:rsidR="25F0304F">
          <w:t xml:space="preserve"> </w:t>
        </w:r>
        <w:r w:rsidR="794DCEF5">
          <w:t>a</w:t>
        </w:r>
        <w:r w:rsidR="25F0304F">
          <w:t>nd</w:t>
        </w:r>
        <w:r w:rsidR="49EE33F1">
          <w:t xml:space="preserve"> then moved the child again to </w:t>
        </w:r>
        <w:r w:rsidR="25F0304F">
          <w:t>a</w:t>
        </w:r>
        <w:r w:rsidR="49EE33F1">
          <w:t xml:space="preserve"> facility in Kansas. In this situation, the child is deemed to reside in AU </w:t>
        </w:r>
        <w:r w:rsidR="1FB228AF">
          <w:t>3</w:t>
        </w:r>
        <w:r w:rsidR="49EE33F1">
          <w:t xml:space="preserve"> during the time of placement in the out-of-state facility</w:t>
        </w:r>
        <w:r w:rsidR="4BA3A56B">
          <w:t>,</w:t>
        </w:r>
        <w:r w:rsidR="00172D79">
          <w:t xml:space="preserve"> and AU 3 is the AUR</w:t>
        </w:r>
        <w:r w:rsidR="49EE33F1">
          <w:t>.</w:t>
        </w:r>
      </w:ins>
    </w:p>
    <w:p w14:paraId="40790D89" w14:textId="10C631CE" w:rsidR="00E62C78" w:rsidRDefault="00A93DA3">
      <w:pPr>
        <w:pStyle w:val="par2"/>
        <w:spacing w:after="240" w:line="259" w:lineRule="auto"/>
        <w:pPrChange w:id="126" w:author="Author">
          <w:pPr>
            <w:pStyle w:val="par2"/>
            <w:numPr>
              <w:numId w:val="42"/>
            </w:numPr>
            <w:ind w:left="2520" w:hanging="360"/>
          </w:pPr>
        </w:pPrChange>
      </w:pPr>
      <w:ins w:id="127" w:author="Author">
        <w:r>
          <w:tab/>
          <w:t xml:space="preserve">2.03(1)(c)(iii) </w:t>
        </w:r>
        <w:r w:rsidR="009505CE">
          <w:t>If a child is determined to be eligible while in an out-of-state facility, the AUR will be the AU that had the longest period of residency for the child</w:t>
        </w:r>
        <w:r w:rsidR="00FA6A9C">
          <w:t xml:space="preserve"> in the </w:t>
        </w:r>
        <w:r w:rsidR="006C64F9">
          <w:t>two years</w:t>
        </w:r>
        <w:r w:rsidR="0000257E">
          <w:t xml:space="preserve"> </w:t>
        </w:r>
        <w:r w:rsidR="00063A52">
          <w:t xml:space="preserve">prior to </w:t>
        </w:r>
        <w:r w:rsidR="47839965">
          <w:t xml:space="preserve">the child’s </w:t>
        </w:r>
        <w:r w:rsidR="00063A52">
          <w:t xml:space="preserve">placement in </w:t>
        </w:r>
        <w:r w:rsidR="006C64F9">
          <w:t>the</w:t>
        </w:r>
        <w:r w:rsidR="00063A52">
          <w:t xml:space="preserve"> facility</w:t>
        </w:r>
        <w:r w:rsidR="0000257E">
          <w:t>.</w:t>
        </w:r>
        <w:r>
          <w:t xml:space="preserve"> </w:t>
        </w:r>
        <w:r w:rsidR="00E62C78">
          <w:t xml:space="preserve">In these situations, the AUR is eligible for reimbursement of tuition or education </w:t>
        </w:r>
        <w:r w:rsidR="00AD7BF6">
          <w:t>expenses</w:t>
        </w:r>
        <w:r w:rsidR="00E62C78">
          <w:t xml:space="preserve"> as provided in section </w:t>
        </w:r>
        <w:r w:rsidR="009554AC" w:rsidRPr="009554AC">
          <w:t>9.03(2)(h)</w:t>
        </w:r>
        <w:r w:rsidR="00E62C78">
          <w:t xml:space="preserve"> of these Rules.</w:t>
        </w:r>
      </w:ins>
    </w:p>
    <w:p w14:paraId="7F09112A" w14:textId="77777777" w:rsidR="006F2141" w:rsidRDefault="006F2141" w:rsidP="00253E03">
      <w:pPr>
        <w:pStyle w:val="par2"/>
        <w:spacing w:after="240"/>
      </w:pPr>
      <w:r>
        <w:t>2.0</w:t>
      </w:r>
      <w:r w:rsidR="00353CA3">
        <w:t>3</w:t>
      </w:r>
      <w:r>
        <w:t>(1)(</w:t>
      </w:r>
      <w:ins w:id="128" w:author="Author">
        <w:r w:rsidR="00E62C78">
          <w:t>d</w:t>
        </w:r>
      </w:ins>
      <w:del w:id="129" w:author="Author">
        <w:r w:rsidDel="00E62C78">
          <w:delText>c</w:delText>
        </w:r>
      </w:del>
      <w:r>
        <w:t>)</w:t>
      </w:r>
      <w:r>
        <w:tab/>
      </w:r>
      <w:r w:rsidR="00D85F55" w:rsidRPr="00D85F55">
        <w:t xml:space="preserve">If the child resides in a foster care home, the child shall be deemed to be a resident of the AU in which the foster care home is located, except as otherwise provided in </w:t>
      </w:r>
      <w:ins w:id="130" w:author="Author">
        <w:r w:rsidR="00D34541">
          <w:t xml:space="preserve">section </w:t>
        </w:r>
      </w:ins>
      <w:del w:id="131" w:author="Author">
        <w:r w:rsidR="00D85F55" w:rsidRPr="00D85F55" w:rsidDel="00D34541">
          <w:delText xml:space="preserve">Rule </w:delText>
        </w:r>
      </w:del>
      <w:r w:rsidR="00D85F55" w:rsidRPr="00D85F55">
        <w:t>2.03(1)(i)</w:t>
      </w:r>
      <w:ins w:id="132" w:author="Author">
        <w:r w:rsidR="00D34541">
          <w:t xml:space="preserve"> of these Rules</w:t>
        </w:r>
      </w:ins>
      <w:del w:id="133" w:author="Author">
        <w:r w:rsidR="00D85F55" w:rsidRPr="00D85F55" w:rsidDel="0081388C">
          <w:delText xml:space="preserve"> below</w:delText>
        </w:r>
      </w:del>
      <w:r w:rsidR="00D85F55" w:rsidRPr="00D85F55">
        <w:t>.</w:t>
      </w:r>
    </w:p>
    <w:p w14:paraId="19E474A4" w14:textId="77777777" w:rsidR="006F2141" w:rsidRDefault="006F2141" w:rsidP="00253E03">
      <w:pPr>
        <w:pStyle w:val="par2"/>
        <w:spacing w:after="240"/>
      </w:pPr>
      <w:r>
        <w:t>2.0</w:t>
      </w:r>
      <w:r w:rsidR="00353CA3">
        <w:t>3</w:t>
      </w:r>
      <w:r>
        <w:t>(1)(</w:t>
      </w:r>
      <w:ins w:id="134" w:author="Author">
        <w:r w:rsidR="00E62C78">
          <w:t>e</w:t>
        </w:r>
      </w:ins>
      <w:del w:id="135" w:author="Author">
        <w:r w:rsidDel="00E62C78">
          <w:delText>d</w:delText>
        </w:r>
      </w:del>
      <w:r>
        <w:t>)</w:t>
      </w:r>
      <w:r>
        <w:tab/>
        <w:t xml:space="preserve">When a child attends a school in another district under the provisions of the public schools of choice law, the child shall be considered a resident of the AU in which the </w:t>
      </w:r>
      <w:ins w:id="136" w:author="Author">
        <w:r w:rsidR="0081388C">
          <w:t xml:space="preserve">child’s </w:t>
        </w:r>
      </w:ins>
      <w:r>
        <w:t>parent or guardian resides.</w:t>
      </w:r>
    </w:p>
    <w:p w14:paraId="6C5B7F22" w14:textId="457753C8" w:rsidR="006F2141" w:rsidRDefault="006F2141" w:rsidP="00253E03">
      <w:pPr>
        <w:pStyle w:val="par2"/>
        <w:spacing w:after="240"/>
      </w:pPr>
      <w:r>
        <w:t>2.0</w:t>
      </w:r>
      <w:r w:rsidR="00353CA3">
        <w:t>3</w:t>
      </w:r>
      <w:r>
        <w:t>(1)(</w:t>
      </w:r>
      <w:ins w:id="137" w:author="Author">
        <w:r w:rsidR="00E62C78">
          <w:t>f</w:t>
        </w:r>
      </w:ins>
      <w:del w:id="138" w:author="Author">
        <w:r w:rsidDel="00E62C78">
          <w:delText>e</w:delText>
        </w:r>
      </w:del>
      <w:r>
        <w:t>)</w:t>
      </w:r>
      <w:r>
        <w:tab/>
      </w:r>
      <w:r w:rsidR="00D85F55" w:rsidRPr="00D85F55">
        <w:t xml:space="preserve">When a child attends a </w:t>
      </w:r>
      <w:ins w:id="139" w:author="Author">
        <w:r w:rsidR="0081388C">
          <w:t>c</w:t>
        </w:r>
      </w:ins>
      <w:del w:id="140" w:author="Author">
        <w:r w:rsidR="00D85F55" w:rsidRPr="00D85F55" w:rsidDel="0081388C">
          <w:delText>C</w:delText>
        </w:r>
      </w:del>
      <w:r w:rsidR="00D85F55" w:rsidRPr="00D85F55">
        <w:t xml:space="preserve">harter </w:t>
      </w:r>
      <w:ins w:id="141" w:author="Author">
        <w:r w:rsidR="0081388C">
          <w:t>s</w:t>
        </w:r>
      </w:ins>
      <w:del w:id="142" w:author="Author">
        <w:r w:rsidR="00D85F55" w:rsidRPr="00D85F55" w:rsidDel="0081388C">
          <w:delText>S</w:delText>
        </w:r>
      </w:del>
      <w:r w:rsidR="00D85F55" w:rsidRPr="00D85F55">
        <w:t xml:space="preserve">chool in another district, the child shall be considered a resident of the AU in which the </w:t>
      </w:r>
      <w:ins w:id="143" w:author="Author">
        <w:r w:rsidR="0081388C">
          <w:t xml:space="preserve">child’s </w:t>
        </w:r>
      </w:ins>
      <w:r w:rsidR="00D85F55" w:rsidRPr="00D85F55">
        <w:t xml:space="preserve">parent or guardian resides (unless </w:t>
      </w:r>
      <w:ins w:id="144" w:author="Author">
        <w:r w:rsidR="00D34541">
          <w:t xml:space="preserve">section </w:t>
        </w:r>
      </w:ins>
      <w:del w:id="145" w:author="Author">
        <w:r w:rsidR="00D85F55" w:rsidRPr="00D85F55" w:rsidDel="00D34541">
          <w:delText xml:space="preserve">Rule </w:delText>
        </w:r>
      </w:del>
      <w:r w:rsidR="00D85F55" w:rsidRPr="00D85F55">
        <w:t>2.03(1)(</w:t>
      </w:r>
      <w:ins w:id="146" w:author="Author">
        <w:r w:rsidR="003F1814">
          <w:t>i</w:t>
        </w:r>
      </w:ins>
      <w:del w:id="147" w:author="Author">
        <w:r w:rsidR="00D85F55" w:rsidRPr="00D85F55">
          <w:delText>h</w:delText>
        </w:r>
      </w:del>
      <w:r w:rsidR="00D85F55" w:rsidRPr="00D85F55">
        <w:t xml:space="preserve">) </w:t>
      </w:r>
      <w:ins w:id="148" w:author="Author">
        <w:r w:rsidR="00D34541">
          <w:t xml:space="preserve">of these Rules </w:t>
        </w:r>
      </w:ins>
      <w:r w:rsidR="00D85F55" w:rsidRPr="00D85F55">
        <w:t>applies).</w:t>
      </w:r>
    </w:p>
    <w:p w14:paraId="0D29271A" w14:textId="0DD601BE" w:rsidR="006F2141" w:rsidRDefault="006F2141" w:rsidP="00253E03">
      <w:pPr>
        <w:pStyle w:val="par2"/>
        <w:spacing w:after="240"/>
      </w:pPr>
      <w:r>
        <w:lastRenderedPageBreak/>
        <w:t>2.</w:t>
      </w:r>
      <w:r w:rsidR="005D48CF">
        <w:t>03</w:t>
      </w:r>
      <w:r>
        <w:t>(1)(</w:t>
      </w:r>
      <w:ins w:id="149" w:author="Author">
        <w:r w:rsidR="00E62C78">
          <w:t>g</w:t>
        </w:r>
      </w:ins>
      <w:del w:id="150" w:author="Author">
        <w:r w:rsidDel="00E62C78">
          <w:delText>f</w:delText>
        </w:r>
      </w:del>
      <w:r>
        <w:t>)</w:t>
      </w:r>
      <w:r>
        <w:tab/>
      </w:r>
      <w:r w:rsidR="00D85F55" w:rsidRPr="00D85F55">
        <w:t xml:space="preserve">When a child attends a public school on-line program in another district, the child shall be considered a resident of the AU in which the </w:t>
      </w:r>
      <w:ins w:id="151" w:author="Author">
        <w:r w:rsidR="0081388C">
          <w:t xml:space="preserve">child’s </w:t>
        </w:r>
      </w:ins>
      <w:r w:rsidR="00D85F55" w:rsidRPr="00D85F55">
        <w:t xml:space="preserve">parent or guardian resides (unless </w:t>
      </w:r>
      <w:ins w:id="152" w:author="Author">
        <w:r w:rsidR="00D34541">
          <w:t>section</w:t>
        </w:r>
      </w:ins>
      <w:del w:id="153" w:author="Author">
        <w:r w:rsidR="00D85F55" w:rsidRPr="00D85F55" w:rsidDel="00D34541">
          <w:delText>Rule</w:delText>
        </w:r>
      </w:del>
      <w:r w:rsidR="00D85F55" w:rsidRPr="00D85F55">
        <w:t xml:space="preserve"> 2.03(1)(</w:t>
      </w:r>
      <w:ins w:id="154" w:author="Author">
        <w:r w:rsidR="003F1814">
          <w:t>i</w:t>
        </w:r>
      </w:ins>
      <w:del w:id="155" w:author="Author">
        <w:r w:rsidR="00D85F55" w:rsidRPr="00D85F55">
          <w:delText>h</w:delText>
        </w:r>
      </w:del>
      <w:r w:rsidR="00D85F55" w:rsidRPr="00D85F55">
        <w:t xml:space="preserve">) </w:t>
      </w:r>
      <w:ins w:id="156" w:author="Author">
        <w:r w:rsidR="00D34541">
          <w:t xml:space="preserve">of these Rules </w:t>
        </w:r>
      </w:ins>
      <w:r w:rsidR="00D85F55" w:rsidRPr="00D85F55">
        <w:t>applies).</w:t>
      </w:r>
    </w:p>
    <w:p w14:paraId="7ECDCBB6" w14:textId="77777777" w:rsidR="006F2141" w:rsidRDefault="006F2141" w:rsidP="00253E03">
      <w:pPr>
        <w:pStyle w:val="par2"/>
        <w:spacing w:after="240"/>
      </w:pPr>
      <w:r>
        <w:t>2.0</w:t>
      </w:r>
      <w:r w:rsidR="00353CA3">
        <w:t>3</w:t>
      </w:r>
      <w:r>
        <w:t>(1)(</w:t>
      </w:r>
      <w:ins w:id="157" w:author="Author">
        <w:r w:rsidR="00E62C78">
          <w:t>h</w:t>
        </w:r>
      </w:ins>
      <w:del w:id="158" w:author="Author">
        <w:r w:rsidDel="00E62C78">
          <w:delText>g</w:delText>
        </w:r>
      </w:del>
      <w:r>
        <w:t>)</w:t>
      </w:r>
      <w:r>
        <w:tab/>
        <w:t xml:space="preserve">If a child with a disability is homeless, as defined by </w:t>
      </w:r>
      <w:ins w:id="159" w:author="Author">
        <w:r w:rsidR="0081388C">
          <w:t>s</w:t>
        </w:r>
      </w:ins>
      <w:del w:id="160" w:author="Author">
        <w:r w:rsidDel="0081388C">
          <w:delText>S</w:delText>
        </w:r>
      </w:del>
      <w:r>
        <w:t xml:space="preserve">ection 22-1-102.5, C.R.S., the provisions of </w:t>
      </w:r>
      <w:ins w:id="161" w:author="Author">
        <w:r w:rsidR="0081388C">
          <w:t>s</w:t>
        </w:r>
      </w:ins>
      <w:del w:id="162" w:author="Author">
        <w:r w:rsidDel="0081388C">
          <w:delText>S</w:delText>
        </w:r>
      </w:del>
      <w:r>
        <w:t>ection 22-1-102(2), C.R.S., apply.</w:t>
      </w:r>
    </w:p>
    <w:p w14:paraId="380CF8F5" w14:textId="77777777" w:rsidR="006F2141" w:rsidRDefault="006F2141" w:rsidP="00253E03">
      <w:pPr>
        <w:pStyle w:val="par2"/>
        <w:spacing w:after="240"/>
      </w:pPr>
      <w:r>
        <w:t>2.0</w:t>
      </w:r>
      <w:r w:rsidR="00353CA3">
        <w:t>3</w:t>
      </w:r>
      <w:r>
        <w:t>(1)(</w:t>
      </w:r>
      <w:ins w:id="163" w:author="Author">
        <w:r w:rsidR="00E62C78">
          <w:t>i</w:t>
        </w:r>
      </w:ins>
      <w:del w:id="164" w:author="Author">
        <w:r w:rsidDel="00E62C78">
          <w:delText>h</w:delText>
        </w:r>
      </w:del>
      <w:r>
        <w:t>)</w:t>
      </w:r>
      <w:r>
        <w:tab/>
        <w:t xml:space="preserve">If a child with a disability enrolls in a district or institute charter school that participates in an alternative </w:t>
      </w:r>
      <w:del w:id="165" w:author="Author">
        <w:r w:rsidDel="0081388C">
          <w:delText>administrative unit</w:delText>
        </w:r>
      </w:del>
      <w:ins w:id="166" w:author="Author">
        <w:r w:rsidR="0081388C">
          <w:t>AU</w:t>
        </w:r>
      </w:ins>
      <w:r>
        <w:t xml:space="preserve">, the alternative </w:t>
      </w:r>
      <w:del w:id="167" w:author="Author">
        <w:r w:rsidDel="0081388C">
          <w:delText>administrative unit</w:delText>
        </w:r>
      </w:del>
      <w:ins w:id="168" w:author="Author">
        <w:r w:rsidR="0081388C">
          <w:t>AU</w:t>
        </w:r>
      </w:ins>
      <w:r>
        <w:t xml:space="preserve"> is deemed the </w:t>
      </w:r>
      <w:del w:id="169" w:author="Author">
        <w:r w:rsidDel="0081388C">
          <w:delText>administrative unit</w:delText>
        </w:r>
      </w:del>
      <w:ins w:id="170" w:author="Author">
        <w:r w:rsidR="0081388C">
          <w:t>AU</w:t>
        </w:r>
      </w:ins>
      <w:r>
        <w:t xml:space="preserve"> of residence and of attendance so long as the child is enrolled in the alternative </w:t>
      </w:r>
      <w:del w:id="171" w:author="Author">
        <w:r w:rsidDel="0081388C">
          <w:delText>administrative unit</w:delText>
        </w:r>
      </w:del>
      <w:ins w:id="172" w:author="Author">
        <w:r w:rsidR="0081388C">
          <w:t>AU</w:t>
        </w:r>
      </w:ins>
      <w:r>
        <w:t>.</w:t>
      </w:r>
    </w:p>
    <w:p w14:paraId="64B7A1F3" w14:textId="77777777" w:rsidR="003033E7" w:rsidRDefault="006F2141" w:rsidP="00253E03">
      <w:pPr>
        <w:pStyle w:val="par2"/>
        <w:spacing w:after="240"/>
      </w:pPr>
      <w:r>
        <w:t>2.0</w:t>
      </w:r>
      <w:r w:rsidR="00353CA3">
        <w:t>3</w:t>
      </w:r>
      <w:r>
        <w:t>(1)(</w:t>
      </w:r>
      <w:ins w:id="173" w:author="Author">
        <w:r w:rsidR="00E62C78">
          <w:t>j</w:t>
        </w:r>
      </w:ins>
      <w:del w:id="174" w:author="Author">
        <w:r w:rsidDel="00E62C78">
          <w:delText>i</w:delText>
        </w:r>
      </w:del>
      <w:r>
        <w:t>)</w:t>
      </w:r>
      <w:r>
        <w:tab/>
        <w:t>If a child with a disability is a student in out-of-home placement (as defined in section 22-32-138, C.R.S.), is enrolled in a school of origin (as defined in section 22-32-</w:t>
      </w:r>
      <w:del w:id="175" w:author="Author">
        <w:r w:rsidDel="002E3153">
          <w:delText xml:space="preserve"> </w:delText>
        </w:r>
      </w:del>
      <w:r>
        <w:t xml:space="preserve">138, C.R.S.) other than an approved facility school or a state-licensed day treatment facility, and was considered a resident of the school district at the time the child became a student in out-of-home placement or at the time of enrollment in the school of origin (whichever is most recent), then the school of origin’s </w:t>
      </w:r>
      <w:del w:id="176" w:author="Author">
        <w:r w:rsidDel="009F486E">
          <w:delText>administrative unit</w:delText>
        </w:r>
      </w:del>
      <w:ins w:id="177" w:author="Author">
        <w:r w:rsidR="009F486E">
          <w:t>AU</w:t>
        </w:r>
      </w:ins>
      <w:r>
        <w:t xml:space="preserve"> remains the student’s </w:t>
      </w:r>
      <w:del w:id="178" w:author="Author">
        <w:r w:rsidDel="0081388C">
          <w:delText>administrative unit of residence</w:delText>
        </w:r>
      </w:del>
      <w:ins w:id="179" w:author="Author">
        <w:r w:rsidR="0081388C">
          <w:t>AUR</w:t>
        </w:r>
      </w:ins>
      <w:r>
        <w:t xml:space="preserve"> regardless of the out-of-home placement’s location.</w:t>
      </w:r>
    </w:p>
    <w:p w14:paraId="73CCC409" w14:textId="77777777" w:rsidR="006F2141" w:rsidRDefault="006F2141" w:rsidP="00253E03">
      <w:pPr>
        <w:pStyle w:val="par2"/>
        <w:spacing w:after="240"/>
      </w:pPr>
      <w:commentRangeStart w:id="180"/>
      <w:r>
        <w:t>2.0</w:t>
      </w:r>
      <w:r w:rsidR="00353CA3">
        <w:t>3</w:t>
      </w:r>
      <w:r>
        <w:t>(1)(</w:t>
      </w:r>
      <w:ins w:id="181" w:author="Author">
        <w:r w:rsidR="00E62C78">
          <w:t>k</w:t>
        </w:r>
      </w:ins>
      <w:del w:id="182" w:author="Author">
        <w:r w:rsidDel="00E62C78">
          <w:delText>j</w:delText>
        </w:r>
      </w:del>
      <w:r>
        <w:t>)</w:t>
      </w:r>
      <w:commentRangeEnd w:id="180"/>
      <w:r w:rsidR="00A321A0">
        <w:rPr>
          <w:rStyle w:val="CommentReference"/>
          <w:sz w:val="24"/>
          <w:szCs w:val="24"/>
        </w:rPr>
        <w:commentReference w:id="180"/>
      </w:r>
      <w:r>
        <w:tab/>
        <w:t>Disputes regarding residency</w:t>
      </w:r>
    </w:p>
    <w:p w14:paraId="11898888" w14:textId="77777777" w:rsidR="006F2141" w:rsidRDefault="006F2141" w:rsidP="00253E03">
      <w:pPr>
        <w:pStyle w:val="upar3"/>
        <w:spacing w:after="240"/>
        <w:rPr>
          <w:ins w:id="183" w:author="Author"/>
        </w:rPr>
      </w:pPr>
      <w:r>
        <w:t>If there is a dispute as to which AU constitutes the AUR, the Commissioner of Education shall have the authority to determine questions of residency</w:t>
      </w:r>
      <w:ins w:id="184" w:author="Author">
        <w:r w:rsidR="0081388C">
          <w:t>,</w:t>
        </w:r>
      </w:ins>
      <w:r>
        <w:t xml:space="preserve"> and thus responsibility</w:t>
      </w:r>
      <w:ins w:id="185" w:author="Author">
        <w:del w:id="186" w:author="Author">
          <w:r w:rsidR="0081388C" w:rsidDel="00295242">
            <w:delText>,</w:delText>
          </w:r>
        </w:del>
      </w:ins>
      <w:del w:id="187" w:author="Author">
        <w:r w:rsidDel="00295242">
          <w:delText xml:space="preserve"> after reviewing necessary details involved in the determination of residency</w:delText>
        </w:r>
      </w:del>
      <w:ins w:id="188" w:author="Author">
        <w:r w:rsidR="00295242">
          <w:t>.</w:t>
        </w:r>
      </w:ins>
      <w:r>
        <w:t>.</w:t>
      </w:r>
    </w:p>
    <w:p w14:paraId="6447753D" w14:textId="77777777" w:rsidR="00295242" w:rsidRDefault="00295242" w:rsidP="00253E03">
      <w:pPr>
        <w:pStyle w:val="upar3"/>
        <w:spacing w:after="240"/>
        <w:rPr>
          <w:ins w:id="189" w:author="Author"/>
        </w:rPr>
      </w:pPr>
      <w:ins w:id="190" w:author="Author">
        <w:r>
          <w:t>2.03(1)(k)(i) Procedures for disputes regarding residency</w:t>
        </w:r>
      </w:ins>
    </w:p>
    <w:p w14:paraId="09E9D9F3" w14:textId="2CB041D8" w:rsidR="00295242" w:rsidRDefault="1C5E5366" w:rsidP="00253E03">
      <w:pPr>
        <w:pStyle w:val="upar3"/>
        <w:spacing w:after="240" w:line="259" w:lineRule="auto"/>
        <w:ind w:left="2160"/>
        <w:rPr>
          <w:ins w:id="191" w:author="Author"/>
        </w:rPr>
      </w:pPr>
      <w:ins w:id="192" w:author="Author">
        <w:r>
          <w:t xml:space="preserve">2.03(1)(k)(i)(A) When there is a dispute regarding </w:t>
        </w:r>
        <w:r w:rsidR="0B7B2B17">
          <w:t xml:space="preserve">a child’s </w:t>
        </w:r>
        <w:r w:rsidR="7F10CF01">
          <w:t>AUR</w:t>
        </w:r>
        <w:r>
          <w:t xml:space="preserve"> between two AUs or an AU and </w:t>
        </w:r>
      </w:ins>
      <w:r w:rsidR="310F1939">
        <w:t xml:space="preserve">CDHS or a CDHS county </w:t>
      </w:r>
      <w:r w:rsidR="43DCBFF0">
        <w:t>department</w:t>
      </w:r>
      <w:ins w:id="193" w:author="Author">
        <w:r w:rsidR="2A6DA233">
          <w:t xml:space="preserve">, the entity bringing the dispute should notify the Commissioner by sending an email to the Commissioner at </w:t>
        </w:r>
        <w:r w:rsidR="7F10CF01">
          <w:t>Commissioner@cde.state.co.us.</w:t>
        </w:r>
        <w:r w:rsidR="77A349ED">
          <w:t xml:space="preserve"> The email should request the opportunity to initiate a dispute but should not include any personally</w:t>
        </w:r>
        <w:r w:rsidR="2DD2D5AA">
          <w:t xml:space="preserve"> identifiable information regarding the child. The Commissioner’s </w:t>
        </w:r>
        <w:r w:rsidR="2DD2D5AA">
          <w:lastRenderedPageBreak/>
          <w:t xml:space="preserve">designee will provide the </w:t>
        </w:r>
        <w:r w:rsidR="4F683DB7">
          <w:t>entities involved</w:t>
        </w:r>
        <w:r w:rsidR="2DD2D5AA">
          <w:t xml:space="preserve"> with a confidential platform where they can submit the information</w:t>
        </w:r>
        <w:r w:rsidR="6759CE0E">
          <w:t xml:space="preserve"> required by procedures</w:t>
        </w:r>
        <w:r w:rsidR="390B2A8F">
          <w:t xml:space="preserve"> developed pursuant to section 2.03(1)(k)(i)(B) of these Rules</w:t>
        </w:r>
        <w:r w:rsidR="6500B1EB">
          <w:t>.</w:t>
        </w:r>
      </w:ins>
    </w:p>
    <w:p w14:paraId="246988F7" w14:textId="213F740C" w:rsidR="00295242" w:rsidRDefault="00295242" w:rsidP="00253E03">
      <w:pPr>
        <w:pStyle w:val="upar3"/>
        <w:spacing w:after="240" w:line="259" w:lineRule="auto"/>
        <w:ind w:left="2160"/>
        <w:rPr>
          <w:del w:id="194" w:author="Author"/>
        </w:rPr>
      </w:pPr>
      <w:ins w:id="195" w:author="Author">
        <w:del w:id="196" w:author="Author">
          <w:r w:rsidDel="00BB44E0">
            <w:tab/>
          </w:r>
        </w:del>
        <w:r w:rsidR="79774DA9">
          <w:t>2.03(1)(k)(</w:t>
        </w:r>
        <w:r w:rsidR="00D06A8A">
          <w:t>i</w:t>
        </w:r>
        <w:del w:id="197" w:author="Author">
          <w:r w:rsidR="79774DA9" w:rsidDel="00D06A8A">
            <w:delText>j</w:delText>
          </w:r>
        </w:del>
        <w:r w:rsidR="79774DA9">
          <w:t xml:space="preserve">)(B) </w:t>
        </w:r>
        <w:r w:rsidR="0084698E">
          <w:t xml:space="preserve">The Commissioner shall establish and publish procedures </w:t>
        </w:r>
        <w:r w:rsidR="5130D18E">
          <w:t xml:space="preserve">regarding </w:t>
        </w:r>
        <w:r w:rsidR="0084698E">
          <w:t xml:space="preserve">the materials to be submitted and the process for </w:t>
        </w:r>
        <w:r w:rsidR="2F7442BF">
          <w:t>review</w:t>
        </w:r>
        <w:r w:rsidR="18FF7E20">
          <w:t>ing and ruling on</w:t>
        </w:r>
        <w:r w:rsidR="0084698E">
          <w:t xml:space="preserve"> the dispute. </w:t>
        </w:r>
      </w:ins>
    </w:p>
    <w:p w14:paraId="7FB84378" w14:textId="77777777" w:rsidR="006F2141" w:rsidDel="009F486E" w:rsidRDefault="006F2141" w:rsidP="00253E03">
      <w:pPr>
        <w:pStyle w:val="par1"/>
        <w:spacing w:after="240"/>
        <w:rPr>
          <w:del w:id="198" w:author="Author"/>
        </w:rPr>
      </w:pPr>
      <w:r>
        <w:t>2.0</w:t>
      </w:r>
      <w:r w:rsidR="00353CA3">
        <w:t>3</w:t>
      </w:r>
      <w:r>
        <w:t>(2)</w:t>
      </w:r>
      <w:r w:rsidR="00293A68">
        <w:tab/>
      </w:r>
      <w:r w:rsidRPr="0006262D">
        <w:rPr>
          <w:i/>
        </w:rPr>
        <w:t>Administrative unit of attendance</w:t>
      </w:r>
    </w:p>
    <w:p w14:paraId="5B014755" w14:textId="77777777" w:rsidR="006F2141" w:rsidRDefault="006F2141" w:rsidP="002148E9">
      <w:pPr>
        <w:pStyle w:val="par1"/>
        <w:spacing w:after="240"/>
      </w:pPr>
      <w:del w:id="199" w:author="Author">
        <w:r w:rsidDel="009F486E">
          <w:delText>An administrative unit of attendance</w:delText>
        </w:r>
      </w:del>
      <w:r>
        <w:t xml:space="preserve"> (AUA) shall mean the unit that delivers the special education program for a child. It may be different from the AUR when:</w:t>
      </w:r>
    </w:p>
    <w:p w14:paraId="5B1A61B7" w14:textId="60A8CE7A" w:rsidR="006F2141" w:rsidRDefault="006F2141" w:rsidP="00253E03">
      <w:pPr>
        <w:pStyle w:val="par2"/>
        <w:spacing w:after="240"/>
      </w:pPr>
      <w:r>
        <w:t>2.0</w:t>
      </w:r>
      <w:r w:rsidR="00353CA3">
        <w:t>3</w:t>
      </w:r>
      <w:r>
        <w:t>(2)(a)</w:t>
      </w:r>
      <w:r>
        <w:tab/>
        <w:t xml:space="preserve">The AUR does not have an adequate number of children with similar needs, and chooses to send the child to another AU for </w:t>
      </w:r>
      <w:del w:id="200" w:author="Author">
        <w:r>
          <w:delText>his or her</w:delText>
        </w:r>
      </w:del>
      <w:ins w:id="201" w:author="Author">
        <w:r w:rsidR="006F433B">
          <w:t>the child’s</w:t>
        </w:r>
      </w:ins>
      <w:r>
        <w:t xml:space="preserve"> special education program.</w:t>
      </w:r>
    </w:p>
    <w:p w14:paraId="1E23A185" w14:textId="0D4220A3" w:rsidR="006F2141" w:rsidRDefault="006F2141" w:rsidP="002148E9">
      <w:pPr>
        <w:pStyle w:val="par2"/>
        <w:spacing w:after="240" w:line="259" w:lineRule="auto"/>
      </w:pPr>
      <w:r>
        <w:t>2.0</w:t>
      </w:r>
      <w:r w:rsidR="00353CA3">
        <w:t>3</w:t>
      </w:r>
      <w:r>
        <w:t>(2)(b)</w:t>
      </w:r>
      <w:r>
        <w:tab/>
        <w:t xml:space="preserve">The child resides at one of the </w:t>
      </w:r>
      <w:del w:id="202" w:author="Author">
        <w:r>
          <w:delText xml:space="preserve">regional centers, </w:delText>
        </w:r>
      </w:del>
      <w:ins w:id="203" w:author="Author">
        <w:r w:rsidR="00427843">
          <w:t>M</w:t>
        </w:r>
      </w:ins>
      <w:del w:id="204" w:author="Author">
        <w:r w:rsidDel="00427843">
          <w:delText>m</w:delText>
        </w:r>
      </w:del>
      <w:r>
        <w:t xml:space="preserve">ental </w:t>
      </w:r>
      <w:ins w:id="205" w:author="Author">
        <w:r w:rsidR="00427843">
          <w:t>H</w:t>
        </w:r>
      </w:ins>
      <w:del w:id="206" w:author="Author">
        <w:r w:rsidDel="00427843">
          <w:delText>h</w:delText>
        </w:r>
      </w:del>
      <w:r>
        <w:t xml:space="preserve">ealth </w:t>
      </w:r>
      <w:ins w:id="207" w:author="Author">
        <w:r w:rsidR="00427843">
          <w:t>I</w:t>
        </w:r>
      </w:ins>
      <w:del w:id="208" w:author="Author">
        <w:r w:rsidDel="00427843">
          <w:delText>i</w:delText>
        </w:r>
      </w:del>
      <w:r>
        <w:t>nstitutes, residential child care facilities, hospitals, group care facilities or homes</w:t>
      </w:r>
      <w:ins w:id="209" w:author="Author">
        <w:r w:rsidR="0092671E">
          <w:t>,</w:t>
        </w:r>
      </w:ins>
      <w:r>
        <w:t xml:space="preserve"> or in a facility formerly operated by or under contract to the </w:t>
      </w:r>
      <w:ins w:id="210" w:author="Author">
        <w:r w:rsidR="0092671E">
          <w:t xml:space="preserve">Colorado </w:t>
        </w:r>
      </w:ins>
      <w:r>
        <w:t xml:space="preserve">Department of Institutions and now transferred to </w:t>
      </w:r>
      <w:del w:id="211" w:author="Author">
        <w:r>
          <w:delText>the Department of Human Services</w:delText>
        </w:r>
      </w:del>
      <w:ins w:id="212" w:author="Author">
        <w:r w:rsidR="01FC8787">
          <w:t>CDHS</w:t>
        </w:r>
      </w:ins>
      <w:r>
        <w:t xml:space="preserve">, or </w:t>
      </w:r>
      <w:ins w:id="213" w:author="Author">
        <w:r w:rsidR="00D278C4">
          <w:t xml:space="preserve">the child </w:t>
        </w:r>
      </w:ins>
      <w:r>
        <w:t>attends the Colorado School for the Deaf and the Blind</w:t>
      </w:r>
      <w:del w:id="214" w:author="Author">
        <w:r w:rsidDel="00D278C4">
          <w:delText xml:space="preserve"> and the special education program is provided by an AU other than the AUR</w:delText>
        </w:r>
      </w:del>
      <w:r>
        <w:t>.</w:t>
      </w:r>
    </w:p>
    <w:p w14:paraId="57F81E57" w14:textId="041D2F5A" w:rsidR="00D13158" w:rsidRDefault="006F2141" w:rsidP="00253E03">
      <w:pPr>
        <w:pStyle w:val="par2"/>
        <w:spacing w:after="240"/>
      </w:pPr>
      <w:r>
        <w:t>2.0</w:t>
      </w:r>
      <w:r w:rsidR="00353CA3">
        <w:t>3</w:t>
      </w:r>
      <w:r>
        <w:t>(2)(c)</w:t>
      </w:r>
      <w:r>
        <w:tab/>
        <w:t xml:space="preserve">The child attends a </w:t>
      </w:r>
      <w:ins w:id="215" w:author="Author">
        <w:r w:rsidR="00D87364">
          <w:t>c</w:t>
        </w:r>
      </w:ins>
      <w:del w:id="216" w:author="Author">
        <w:r w:rsidDel="00D87364">
          <w:delText>C</w:delText>
        </w:r>
      </w:del>
      <w:r>
        <w:t xml:space="preserve">harter </w:t>
      </w:r>
      <w:ins w:id="217" w:author="Author">
        <w:r w:rsidR="00D87364">
          <w:t>s</w:t>
        </w:r>
      </w:ins>
      <w:del w:id="218" w:author="Author">
        <w:r w:rsidDel="00D87364">
          <w:delText>S</w:delText>
        </w:r>
      </w:del>
      <w:r>
        <w:t xml:space="preserve">chool, </w:t>
      </w:r>
      <w:ins w:id="219" w:author="Author">
        <w:r w:rsidR="00D87364">
          <w:t>s</w:t>
        </w:r>
      </w:ins>
      <w:del w:id="220" w:author="Author">
        <w:r>
          <w:delText>S</w:delText>
        </w:r>
      </w:del>
      <w:r>
        <w:t xml:space="preserve">chool of </w:t>
      </w:r>
      <w:ins w:id="221" w:author="Author">
        <w:r w:rsidR="00D87364">
          <w:t>c</w:t>
        </w:r>
      </w:ins>
      <w:del w:id="222" w:author="Author">
        <w:r>
          <w:delText>C</w:delText>
        </w:r>
      </w:del>
      <w:r>
        <w:t xml:space="preserve">hoice or a public school on-line program and the </w:t>
      </w:r>
      <w:ins w:id="223" w:author="Author">
        <w:r w:rsidR="009F486E">
          <w:t>s</w:t>
        </w:r>
      </w:ins>
      <w:del w:id="224" w:author="Author">
        <w:r w:rsidDel="009F486E">
          <w:delText>S</w:delText>
        </w:r>
      </w:del>
      <w:r>
        <w:t xml:space="preserve">pecial </w:t>
      </w:r>
      <w:ins w:id="225" w:author="Author">
        <w:r w:rsidR="009F486E">
          <w:t>e</w:t>
        </w:r>
      </w:ins>
      <w:del w:id="226" w:author="Author">
        <w:r w:rsidDel="009F486E">
          <w:delText>E</w:delText>
        </w:r>
      </w:del>
      <w:r>
        <w:t>ducation program is provided by a special education AU other than the AUR.</w:t>
      </w:r>
    </w:p>
    <w:p w14:paraId="64B0E431" w14:textId="77777777" w:rsidR="006F2141" w:rsidRPr="00CA3ADF" w:rsidDel="009F486E" w:rsidRDefault="006F2141" w:rsidP="00253E03">
      <w:pPr>
        <w:pStyle w:val="par1"/>
        <w:spacing w:after="240"/>
        <w:rPr>
          <w:del w:id="227" w:author="Author"/>
          <w:i/>
          <w:iCs/>
          <w:rPrChange w:id="228" w:author="Author">
            <w:rPr>
              <w:del w:id="229" w:author="Author"/>
            </w:rPr>
          </w:rPrChange>
        </w:rPr>
      </w:pPr>
      <w:r>
        <w:t>2.0</w:t>
      </w:r>
      <w:r w:rsidR="00353CA3">
        <w:t>3</w:t>
      </w:r>
      <w:r>
        <w:t>(3)</w:t>
      </w:r>
      <w:r w:rsidR="00293A68">
        <w:tab/>
      </w:r>
      <w:del w:id="230" w:author="Author">
        <w:r w:rsidRPr="009F486E" w:rsidDel="009F486E">
          <w:rPr>
            <w:i/>
            <w:iCs/>
          </w:rPr>
          <w:delText>Alternative Administrative Unit</w:delText>
        </w:r>
      </w:del>
    </w:p>
    <w:p w14:paraId="712F1DEA" w14:textId="77777777" w:rsidR="006F2141" w:rsidRDefault="006F2141" w:rsidP="002148E9">
      <w:pPr>
        <w:pStyle w:val="par1"/>
        <w:spacing w:after="240"/>
      </w:pPr>
      <w:r w:rsidRPr="00CA3ADF">
        <w:rPr>
          <w:rFonts w:cs="Times New Roman"/>
          <w:i/>
          <w:iCs/>
          <w:rPrChange w:id="231" w:author="Author">
            <w:rPr>
              <w:rFonts w:cs="Arial"/>
            </w:rPr>
          </w:rPrChange>
        </w:rPr>
        <w:t xml:space="preserve">Alternative </w:t>
      </w:r>
      <w:ins w:id="232" w:author="Author">
        <w:r w:rsidR="004F4DD7">
          <w:rPr>
            <w:i/>
            <w:iCs/>
          </w:rPr>
          <w:t>a</w:t>
        </w:r>
      </w:ins>
      <w:del w:id="233" w:author="Author">
        <w:r w:rsidRPr="00CA3ADF" w:rsidDel="004F4DD7">
          <w:rPr>
            <w:rFonts w:cs="Times New Roman"/>
            <w:i/>
            <w:iCs/>
            <w:rPrChange w:id="234" w:author="Author">
              <w:rPr>
                <w:rFonts w:cs="Arial"/>
              </w:rPr>
            </w:rPrChange>
          </w:rPr>
          <w:delText>A</w:delText>
        </w:r>
      </w:del>
      <w:r w:rsidRPr="00CA3ADF">
        <w:rPr>
          <w:rFonts w:cs="Times New Roman"/>
          <w:i/>
          <w:iCs/>
          <w:rPrChange w:id="235" w:author="Author">
            <w:rPr>
              <w:rFonts w:cs="Arial"/>
            </w:rPr>
          </w:rPrChange>
        </w:rPr>
        <w:t xml:space="preserve">dministrative </w:t>
      </w:r>
      <w:ins w:id="236" w:author="Author">
        <w:r w:rsidR="004F4DD7">
          <w:rPr>
            <w:i/>
            <w:iCs/>
          </w:rPr>
          <w:t>u</w:t>
        </w:r>
      </w:ins>
      <w:del w:id="237" w:author="Author">
        <w:r w:rsidRPr="00CA3ADF" w:rsidDel="004F4DD7">
          <w:rPr>
            <w:rFonts w:cs="Times New Roman"/>
            <w:i/>
            <w:iCs/>
            <w:rPrChange w:id="238" w:author="Author">
              <w:rPr>
                <w:rFonts w:cs="Arial"/>
              </w:rPr>
            </w:rPrChange>
          </w:rPr>
          <w:delText>U</w:delText>
        </w:r>
      </w:del>
      <w:r w:rsidRPr="00CA3ADF">
        <w:rPr>
          <w:rFonts w:cs="Times New Roman"/>
          <w:i/>
          <w:iCs/>
          <w:rPrChange w:id="239" w:author="Author">
            <w:rPr>
              <w:rFonts w:cs="Arial"/>
            </w:rPr>
          </w:rPrChange>
        </w:rPr>
        <w:t>nit</w:t>
      </w:r>
      <w:r>
        <w:t xml:space="preserve"> means the state </w:t>
      </w:r>
      <w:ins w:id="240" w:author="Author">
        <w:r w:rsidR="0092671E">
          <w:t>C</w:t>
        </w:r>
      </w:ins>
      <w:del w:id="241" w:author="Author">
        <w:r w:rsidDel="0092671E">
          <w:delText>c</w:delText>
        </w:r>
      </w:del>
      <w:r>
        <w:t xml:space="preserve">harter </w:t>
      </w:r>
      <w:ins w:id="242" w:author="Author">
        <w:r w:rsidR="0092671E">
          <w:t>S</w:t>
        </w:r>
      </w:ins>
      <w:del w:id="243" w:author="Author">
        <w:r w:rsidDel="0092671E">
          <w:delText>s</w:delText>
        </w:r>
      </w:del>
      <w:r>
        <w:t xml:space="preserve">chool </w:t>
      </w:r>
      <w:ins w:id="244" w:author="Author">
        <w:r w:rsidR="0092671E">
          <w:t>I</w:t>
        </w:r>
      </w:ins>
      <w:del w:id="245" w:author="Author">
        <w:r w:rsidDel="0092671E">
          <w:delText>i</w:delText>
        </w:r>
      </w:del>
      <w:r>
        <w:t>nstitute acting in accordance with section 22–30.5–105.3</w:t>
      </w:r>
      <w:ins w:id="246" w:author="Author">
        <w:r w:rsidR="0092671E">
          <w:t>, C.R.S.,</w:t>
        </w:r>
      </w:ins>
      <w:r>
        <w:t xml:space="preserve"> as the </w:t>
      </w:r>
      <w:del w:id="247" w:author="Author">
        <w:r w:rsidDel="0092671E">
          <w:delText>administrative unit</w:delText>
        </w:r>
      </w:del>
      <w:ins w:id="248" w:author="Author">
        <w:r w:rsidR="0092671E">
          <w:t>AU</w:t>
        </w:r>
      </w:ins>
      <w:r>
        <w:t xml:space="preserve">, pursuant to section 22–20–106(1)(b), for a charter school authorized by a school district; a charter school network authorized and acting as an </w:t>
      </w:r>
      <w:del w:id="249" w:author="Author">
        <w:r w:rsidDel="0092671E">
          <w:delText>administrative unit</w:delText>
        </w:r>
      </w:del>
      <w:ins w:id="250" w:author="Author">
        <w:r w:rsidR="0092671E">
          <w:t>AU</w:t>
        </w:r>
      </w:ins>
      <w:r>
        <w:t xml:space="preserve"> pursuant to section 22–20–106(1)(b)</w:t>
      </w:r>
      <w:ins w:id="251" w:author="Author">
        <w:r w:rsidR="0092671E">
          <w:t>, C.R.S.</w:t>
        </w:r>
      </w:ins>
      <w:r>
        <w:t xml:space="preserve">; or a charter school collaborative authorized and acting as an </w:t>
      </w:r>
      <w:del w:id="252" w:author="Author">
        <w:r w:rsidDel="0092671E">
          <w:delText>administrative unit</w:delText>
        </w:r>
      </w:del>
      <w:ins w:id="253" w:author="Author">
        <w:r w:rsidR="0092671E">
          <w:t>AU</w:t>
        </w:r>
      </w:ins>
      <w:r>
        <w:t xml:space="preserve"> pursuant to section 22–20–106(1)(b)</w:t>
      </w:r>
      <w:ins w:id="254" w:author="Author">
        <w:r w:rsidR="0092671E">
          <w:t>, C.R.S</w:t>
        </w:r>
      </w:ins>
      <w:r>
        <w:t>.</w:t>
      </w:r>
    </w:p>
    <w:p w14:paraId="379B8C59" w14:textId="77777777" w:rsidR="006F2141" w:rsidRPr="00CA3ADF" w:rsidDel="009F486E" w:rsidRDefault="006F2141" w:rsidP="00253E03">
      <w:pPr>
        <w:pStyle w:val="par1"/>
        <w:spacing w:after="240"/>
        <w:rPr>
          <w:del w:id="255" w:author="Author"/>
          <w:i/>
          <w:iCs/>
          <w:rPrChange w:id="256" w:author="Author">
            <w:rPr>
              <w:del w:id="257" w:author="Author"/>
            </w:rPr>
          </w:rPrChange>
        </w:rPr>
      </w:pPr>
      <w:r>
        <w:t>2.0</w:t>
      </w:r>
      <w:r w:rsidR="00353CA3">
        <w:t>3</w:t>
      </w:r>
      <w:r>
        <w:t>(4)</w:t>
      </w:r>
      <w:r w:rsidR="00293A68">
        <w:tab/>
      </w:r>
      <w:del w:id="258" w:author="Author">
        <w:r w:rsidRPr="009F486E" w:rsidDel="009F486E">
          <w:rPr>
            <w:i/>
            <w:iCs/>
          </w:rPr>
          <w:delText>Multi-district Administrative Unit</w:delText>
        </w:r>
      </w:del>
    </w:p>
    <w:p w14:paraId="6564135D" w14:textId="77777777" w:rsidR="006F2141" w:rsidRDefault="006F2141">
      <w:pPr>
        <w:pStyle w:val="par1"/>
        <w:spacing w:after="240"/>
        <w:pPrChange w:id="259" w:author="Author">
          <w:pPr>
            <w:pStyle w:val="upar2"/>
          </w:pPr>
        </w:pPrChange>
      </w:pPr>
      <w:r w:rsidRPr="00CA3ADF">
        <w:rPr>
          <w:rFonts w:cs="Times New Roman"/>
          <w:i/>
          <w:iCs/>
          <w:rPrChange w:id="260" w:author="Author">
            <w:rPr/>
          </w:rPrChange>
        </w:rPr>
        <w:lastRenderedPageBreak/>
        <w:t xml:space="preserve">Multi-district </w:t>
      </w:r>
      <w:ins w:id="261" w:author="Author">
        <w:r w:rsidR="004F4DD7">
          <w:rPr>
            <w:i/>
            <w:iCs/>
          </w:rPr>
          <w:t>a</w:t>
        </w:r>
      </w:ins>
      <w:del w:id="262" w:author="Author">
        <w:r w:rsidRPr="00CA3ADF" w:rsidDel="004F4DD7">
          <w:rPr>
            <w:rFonts w:cs="Times New Roman"/>
            <w:i/>
            <w:iCs/>
            <w:rPrChange w:id="263" w:author="Author">
              <w:rPr/>
            </w:rPrChange>
          </w:rPr>
          <w:delText>A</w:delText>
        </w:r>
      </w:del>
      <w:r w:rsidRPr="00CA3ADF">
        <w:rPr>
          <w:rFonts w:cs="Times New Roman"/>
          <w:i/>
          <w:iCs/>
          <w:rPrChange w:id="264" w:author="Author">
            <w:rPr/>
          </w:rPrChange>
        </w:rPr>
        <w:t xml:space="preserve">dministrative </w:t>
      </w:r>
      <w:ins w:id="265" w:author="Author">
        <w:r w:rsidR="004F4DD7">
          <w:rPr>
            <w:i/>
            <w:iCs/>
          </w:rPr>
          <w:t>u</w:t>
        </w:r>
      </w:ins>
      <w:del w:id="266" w:author="Author">
        <w:r w:rsidRPr="00CA3ADF" w:rsidDel="004F4DD7">
          <w:rPr>
            <w:rFonts w:cs="Times New Roman"/>
            <w:i/>
            <w:iCs/>
            <w:rPrChange w:id="267" w:author="Author">
              <w:rPr/>
            </w:rPrChange>
          </w:rPr>
          <w:delText>U</w:delText>
        </w:r>
      </w:del>
      <w:r w:rsidRPr="00CA3ADF">
        <w:rPr>
          <w:rFonts w:cs="Times New Roman"/>
          <w:i/>
          <w:iCs/>
          <w:rPrChange w:id="268" w:author="Author">
            <w:rPr/>
          </w:rPrChange>
        </w:rPr>
        <w:t>nit</w:t>
      </w:r>
      <w:r>
        <w:t xml:space="preserve"> means a group of two or more school districts that did not form a </w:t>
      </w:r>
      <w:ins w:id="269" w:author="Author">
        <w:r w:rsidR="009F486E">
          <w:t>b</w:t>
        </w:r>
      </w:ins>
      <w:del w:id="270" w:author="Author">
        <w:r w:rsidDel="009F486E">
          <w:delText>B</w:delText>
        </w:r>
      </w:del>
      <w:r>
        <w:t xml:space="preserve">oard of </w:t>
      </w:r>
      <w:ins w:id="271" w:author="Author">
        <w:r w:rsidR="009F486E">
          <w:t>c</w:t>
        </w:r>
      </w:ins>
      <w:del w:id="272" w:author="Author">
        <w:r w:rsidDel="009F486E">
          <w:delText>C</w:delText>
        </w:r>
      </w:del>
      <w:r>
        <w:t xml:space="preserve">ooperative </w:t>
      </w:r>
      <w:ins w:id="273" w:author="Author">
        <w:r w:rsidR="009F486E">
          <w:t>s</w:t>
        </w:r>
      </w:ins>
      <w:del w:id="274" w:author="Author">
        <w:r w:rsidDel="009F486E">
          <w:delText>S</w:delText>
        </w:r>
      </w:del>
      <w:r>
        <w:t>ervices but were</w:t>
      </w:r>
      <w:ins w:id="275" w:author="Author">
        <w:r w:rsidR="009F486E">
          <w:t>:</w:t>
        </w:r>
      </w:ins>
      <w:r>
        <w:t xml:space="preserve"> (a) parties to an agreement existing on January 1, 2011, to provide educational services to exceptional children and to be responsible for the local administration of these Rules</w:t>
      </w:r>
      <w:ins w:id="276" w:author="Author">
        <w:r w:rsidR="009F486E">
          <w:t>;</w:t>
        </w:r>
      </w:ins>
      <w:del w:id="277" w:author="Author">
        <w:r w:rsidDel="009F486E">
          <w:delText>,</w:delText>
        </w:r>
      </w:del>
      <w:r>
        <w:t xml:space="preserve"> and (b) recognized by the Department</w:t>
      </w:r>
      <w:ins w:id="278" w:author="Author">
        <w:r w:rsidR="009F486E">
          <w:t>,</w:t>
        </w:r>
      </w:ins>
      <w:r>
        <w:t xml:space="preserve"> as of January 1, 2011, as an </w:t>
      </w:r>
      <w:del w:id="279" w:author="Author">
        <w:r w:rsidDel="009F486E">
          <w:delText>administrative unit</w:delText>
        </w:r>
      </w:del>
      <w:ins w:id="280" w:author="Author">
        <w:r w:rsidR="009F486E">
          <w:t>AU</w:t>
        </w:r>
      </w:ins>
      <w:r>
        <w:t>.</w:t>
      </w:r>
    </w:p>
    <w:p w14:paraId="4B47B93E" w14:textId="77777777" w:rsidR="000801E7" w:rsidRPr="00A14B6F" w:rsidRDefault="000801E7" w:rsidP="00253E03">
      <w:pPr>
        <w:pStyle w:val="par1"/>
        <w:spacing w:after="240"/>
        <w:rPr>
          <w:b/>
          <w:bCs/>
        </w:rPr>
      </w:pPr>
      <w:r w:rsidRPr="00A14B6F">
        <w:rPr>
          <w:b/>
          <w:bCs/>
        </w:rPr>
        <w:t>2.0</w:t>
      </w:r>
      <w:r w:rsidR="00353CA3">
        <w:rPr>
          <w:b/>
          <w:bCs/>
        </w:rPr>
        <w:t>4</w:t>
      </w:r>
      <w:r w:rsidRPr="00A14B6F">
        <w:rPr>
          <w:b/>
          <w:bCs/>
        </w:rPr>
        <w:tab/>
        <w:t>Assistive Technology Device</w:t>
      </w:r>
    </w:p>
    <w:p w14:paraId="199A4CED" w14:textId="77777777" w:rsidR="000801E7" w:rsidRDefault="000801E7" w:rsidP="00253E03">
      <w:pPr>
        <w:pStyle w:val="upar1"/>
        <w:spacing w:after="240"/>
      </w:pPr>
      <w:r w:rsidRPr="006631B4">
        <w:rPr>
          <w:i/>
          <w:iCs/>
        </w:rPr>
        <w:t xml:space="preserve">Assistive </w:t>
      </w:r>
      <w:ins w:id="281" w:author="Author">
        <w:r w:rsidR="004F4DD7">
          <w:rPr>
            <w:i/>
            <w:iCs/>
          </w:rPr>
          <w:t>t</w:t>
        </w:r>
      </w:ins>
      <w:del w:id="282" w:author="Author">
        <w:r w:rsidRPr="006631B4" w:rsidDel="004F4DD7">
          <w:rPr>
            <w:i/>
            <w:iCs/>
          </w:rPr>
          <w:delText>T</w:delText>
        </w:r>
      </w:del>
      <w:r w:rsidRPr="006631B4">
        <w:rPr>
          <w:i/>
          <w:iCs/>
        </w:rPr>
        <w:t xml:space="preserve">echnology </w:t>
      </w:r>
      <w:ins w:id="283" w:author="Author">
        <w:r w:rsidR="004F4DD7">
          <w:rPr>
            <w:i/>
            <w:iCs/>
          </w:rPr>
          <w:t>d</w:t>
        </w:r>
      </w:ins>
      <w:del w:id="284" w:author="Author">
        <w:r w:rsidRPr="006631B4" w:rsidDel="004F4DD7">
          <w:rPr>
            <w:i/>
            <w:iCs/>
          </w:rPr>
          <w:delText>D</w:delText>
        </w:r>
      </w:del>
      <w:r w:rsidRPr="006631B4">
        <w:rPr>
          <w:i/>
          <w:iCs/>
        </w:rPr>
        <w:t>evice</w:t>
      </w:r>
      <w:r>
        <w:t xml:space="preserve"> means any item, piece of equipment, or product system, whether acquired commercially off the shelf, modified, or customized, that is used to increase, maintain, or improve the functional capabilities of a child with a disability. The term does not include a medical device that is surgically implanted</w:t>
      </w:r>
      <w:del w:id="285" w:author="Author">
        <w:r w:rsidDel="009F486E">
          <w:delText>,</w:delText>
        </w:r>
      </w:del>
      <w:r>
        <w:t xml:space="preserve"> or the replacement of such device.</w:t>
      </w:r>
    </w:p>
    <w:p w14:paraId="4F85EBED" w14:textId="77777777" w:rsidR="000801E7" w:rsidRPr="00A14B6F" w:rsidRDefault="000801E7" w:rsidP="00253E03">
      <w:pPr>
        <w:pStyle w:val="par1"/>
        <w:spacing w:after="240"/>
        <w:rPr>
          <w:b/>
          <w:bCs/>
        </w:rPr>
      </w:pPr>
      <w:r w:rsidRPr="00A14B6F">
        <w:rPr>
          <w:b/>
          <w:bCs/>
        </w:rPr>
        <w:t>2.0</w:t>
      </w:r>
      <w:r w:rsidR="00353CA3">
        <w:rPr>
          <w:b/>
          <w:bCs/>
        </w:rPr>
        <w:t>5</w:t>
      </w:r>
      <w:r w:rsidRPr="00A14B6F">
        <w:rPr>
          <w:b/>
          <w:bCs/>
        </w:rPr>
        <w:tab/>
        <w:t>Assistive Technology Service</w:t>
      </w:r>
    </w:p>
    <w:p w14:paraId="5FB8B60B" w14:textId="77777777" w:rsidR="000801E7" w:rsidRDefault="000801E7" w:rsidP="00253E03">
      <w:pPr>
        <w:pStyle w:val="par1"/>
        <w:spacing w:after="240"/>
      </w:pPr>
      <w:r>
        <w:t>2.0</w:t>
      </w:r>
      <w:r w:rsidR="00353CA3">
        <w:t>5</w:t>
      </w:r>
      <w:r>
        <w:t>(1)</w:t>
      </w:r>
      <w:r>
        <w:tab/>
      </w:r>
      <w:r w:rsidRPr="00CA3ADF">
        <w:rPr>
          <w:i/>
          <w:iCs/>
          <w:rPrChange w:id="286" w:author="Author">
            <w:rPr/>
          </w:rPrChange>
        </w:rPr>
        <w:t xml:space="preserve">Assistive </w:t>
      </w:r>
      <w:ins w:id="287" w:author="Author">
        <w:r w:rsidR="004F4DD7">
          <w:rPr>
            <w:i/>
            <w:iCs/>
          </w:rPr>
          <w:t>t</w:t>
        </w:r>
      </w:ins>
      <w:del w:id="288" w:author="Author">
        <w:r w:rsidRPr="00CA3ADF" w:rsidDel="004F4DD7">
          <w:rPr>
            <w:i/>
            <w:iCs/>
            <w:rPrChange w:id="289" w:author="Author">
              <w:rPr/>
            </w:rPrChange>
          </w:rPr>
          <w:delText>T</w:delText>
        </w:r>
      </w:del>
      <w:r w:rsidRPr="00CA3ADF">
        <w:rPr>
          <w:i/>
          <w:iCs/>
          <w:rPrChange w:id="290" w:author="Author">
            <w:rPr/>
          </w:rPrChange>
        </w:rPr>
        <w:t xml:space="preserve">echnology </w:t>
      </w:r>
      <w:ins w:id="291" w:author="Author">
        <w:r w:rsidR="004F4DD7">
          <w:rPr>
            <w:i/>
            <w:iCs/>
          </w:rPr>
          <w:t>s</w:t>
        </w:r>
      </w:ins>
      <w:del w:id="292" w:author="Author">
        <w:r w:rsidRPr="00CA3ADF" w:rsidDel="004F4DD7">
          <w:rPr>
            <w:i/>
            <w:iCs/>
            <w:rPrChange w:id="293" w:author="Author">
              <w:rPr/>
            </w:rPrChange>
          </w:rPr>
          <w:delText>S</w:delText>
        </w:r>
      </w:del>
      <w:r w:rsidRPr="00CA3ADF">
        <w:rPr>
          <w:i/>
          <w:iCs/>
          <w:rPrChange w:id="294" w:author="Author">
            <w:rPr/>
          </w:rPrChange>
        </w:rPr>
        <w:t>ervice</w:t>
      </w:r>
      <w:r>
        <w:t xml:space="preserve"> means any service that directly assists a child with a disability in the selection, acquisition, or use of an assistive technology device. The term includes</w:t>
      </w:r>
      <w:ins w:id="295" w:author="Author">
        <w:r w:rsidR="009F486E">
          <w:t>:</w:t>
        </w:r>
      </w:ins>
      <w:del w:id="296" w:author="Author">
        <w:r w:rsidDel="009F486E">
          <w:delText>-</w:delText>
        </w:r>
      </w:del>
    </w:p>
    <w:p w14:paraId="4C2CA0C2" w14:textId="77777777" w:rsidR="000801E7" w:rsidRDefault="000801E7" w:rsidP="00253E03">
      <w:pPr>
        <w:pStyle w:val="par2"/>
        <w:spacing w:after="240"/>
      </w:pPr>
      <w:r>
        <w:t>2.0</w:t>
      </w:r>
      <w:r w:rsidR="00353CA3">
        <w:t>5</w:t>
      </w:r>
      <w:r>
        <w:t>(1)(a)</w:t>
      </w:r>
      <w:r>
        <w:tab/>
        <w:t>The evaluation of the needs of a child with a disability, including a functional evaluation of the child in the child's customary environment;</w:t>
      </w:r>
    </w:p>
    <w:p w14:paraId="6720075E" w14:textId="77777777" w:rsidR="000801E7" w:rsidRDefault="000801E7" w:rsidP="00253E03">
      <w:pPr>
        <w:pStyle w:val="par2"/>
        <w:spacing w:after="240"/>
      </w:pPr>
      <w:r>
        <w:t>2.0</w:t>
      </w:r>
      <w:r w:rsidR="00353CA3">
        <w:t>5</w:t>
      </w:r>
      <w:r>
        <w:t>(1)(b)</w:t>
      </w:r>
      <w:r>
        <w:tab/>
        <w:t>Purchasing, leasing, or otherwise providing for the acquisition of assistive technology devices by children with disabilities;</w:t>
      </w:r>
    </w:p>
    <w:p w14:paraId="52C799A2" w14:textId="77777777" w:rsidR="000801E7" w:rsidRDefault="000801E7" w:rsidP="00253E03">
      <w:pPr>
        <w:pStyle w:val="par2"/>
        <w:spacing w:after="240"/>
      </w:pPr>
      <w:r>
        <w:t>2.0</w:t>
      </w:r>
      <w:r w:rsidR="00353CA3">
        <w:t>5</w:t>
      </w:r>
      <w:r>
        <w:t>(1)(c)</w:t>
      </w:r>
      <w:r>
        <w:tab/>
        <w:t>Selecting, designing, fitting, customizing, adapting, applying, maintaining, repairing, or replacing assistive technology devices;</w:t>
      </w:r>
    </w:p>
    <w:p w14:paraId="4E5DB8B0" w14:textId="77777777" w:rsidR="000801E7" w:rsidRDefault="000801E7" w:rsidP="00253E03">
      <w:pPr>
        <w:pStyle w:val="par2"/>
        <w:spacing w:after="240"/>
      </w:pPr>
      <w:r>
        <w:t>2.0</w:t>
      </w:r>
      <w:r w:rsidR="00353CA3">
        <w:t>5</w:t>
      </w:r>
      <w:r>
        <w:t>(1)(d)</w:t>
      </w:r>
      <w:r>
        <w:tab/>
        <w:t>Coordinating and using other therapies, interventions, or services with assistive technology devices, such as those associated with existing education and rehabilitation plans and programs;</w:t>
      </w:r>
    </w:p>
    <w:p w14:paraId="7C8313CC" w14:textId="77777777" w:rsidR="000801E7" w:rsidRDefault="000801E7" w:rsidP="00253E03">
      <w:pPr>
        <w:pStyle w:val="par2"/>
        <w:spacing w:after="240"/>
      </w:pPr>
      <w:r>
        <w:t>2.0</w:t>
      </w:r>
      <w:r w:rsidR="00353CA3">
        <w:t>5</w:t>
      </w:r>
      <w:r>
        <w:t>(1)(e)</w:t>
      </w:r>
      <w:r>
        <w:tab/>
        <w:t>Training or technical assistance for a child with a disability or, if appropriate, that child's family; and</w:t>
      </w:r>
    </w:p>
    <w:p w14:paraId="4B9B6D79" w14:textId="77777777" w:rsidR="000801E7" w:rsidRDefault="000801E7" w:rsidP="00253E03">
      <w:pPr>
        <w:pStyle w:val="par2"/>
        <w:spacing w:after="240"/>
      </w:pPr>
      <w:r>
        <w:t>2.0</w:t>
      </w:r>
      <w:r w:rsidR="00353CA3">
        <w:t>5</w:t>
      </w:r>
      <w:r>
        <w:t>(1)(f)</w:t>
      </w:r>
      <w:r>
        <w:tab/>
        <w:t>Training or technical assistance for professionals (including individuals providing education or rehabilitation services), employers, or other individuals who provide services to, employ, or are otherwise substantially involved in the major life functions of that child.</w:t>
      </w:r>
    </w:p>
    <w:p w14:paraId="24C3983F" w14:textId="742C9E16" w:rsidR="000801E7" w:rsidRPr="00A14B6F" w:rsidRDefault="000801E7" w:rsidP="00253E03">
      <w:pPr>
        <w:pStyle w:val="par1"/>
        <w:spacing w:after="240"/>
        <w:rPr>
          <w:b/>
          <w:bCs/>
        </w:rPr>
      </w:pPr>
      <w:r w:rsidRPr="00A14B6F">
        <w:rPr>
          <w:b/>
          <w:bCs/>
        </w:rPr>
        <w:lastRenderedPageBreak/>
        <w:t>2.0</w:t>
      </w:r>
      <w:r w:rsidR="00353CA3">
        <w:rPr>
          <w:b/>
          <w:bCs/>
        </w:rPr>
        <w:t>6</w:t>
      </w:r>
      <w:r w:rsidRPr="00A14B6F">
        <w:rPr>
          <w:b/>
          <w:bCs/>
        </w:rPr>
        <w:tab/>
        <w:t>Board of Cooperative Services</w:t>
      </w:r>
    </w:p>
    <w:p w14:paraId="7EB461D4" w14:textId="5C7250A8" w:rsidR="00D13158" w:rsidRDefault="000801E7" w:rsidP="00253E03">
      <w:pPr>
        <w:pStyle w:val="upar1"/>
        <w:spacing w:after="240"/>
      </w:pPr>
      <w:r w:rsidRPr="0013358F">
        <w:rPr>
          <w:i/>
          <w:iCs/>
        </w:rPr>
        <w:t xml:space="preserve">Board of </w:t>
      </w:r>
      <w:ins w:id="297" w:author="Author">
        <w:r w:rsidR="004F4DD7">
          <w:rPr>
            <w:i/>
            <w:iCs/>
          </w:rPr>
          <w:t>c</w:t>
        </w:r>
      </w:ins>
      <w:del w:id="298" w:author="Author">
        <w:r w:rsidRPr="0013358F" w:rsidDel="004F4DD7">
          <w:rPr>
            <w:i/>
            <w:iCs/>
          </w:rPr>
          <w:delText>C</w:delText>
        </w:r>
      </w:del>
      <w:r w:rsidRPr="0013358F">
        <w:rPr>
          <w:i/>
          <w:iCs/>
        </w:rPr>
        <w:t xml:space="preserve">ooperative </w:t>
      </w:r>
      <w:ins w:id="299" w:author="Author">
        <w:r w:rsidR="004F4DD7">
          <w:rPr>
            <w:i/>
            <w:iCs/>
          </w:rPr>
          <w:t>s</w:t>
        </w:r>
      </w:ins>
      <w:del w:id="300" w:author="Author">
        <w:r w:rsidRPr="0013358F" w:rsidDel="004F4DD7">
          <w:rPr>
            <w:i/>
            <w:iCs/>
          </w:rPr>
          <w:delText>S</w:delText>
        </w:r>
      </w:del>
      <w:r w:rsidRPr="0013358F">
        <w:rPr>
          <w:i/>
          <w:iCs/>
        </w:rPr>
        <w:t>ervices</w:t>
      </w:r>
      <w:r>
        <w:t xml:space="preserve"> </w:t>
      </w:r>
      <w:ins w:id="301" w:author="Author">
        <w:r w:rsidR="00A92E48">
          <w:t xml:space="preserve">or </w:t>
        </w:r>
        <w:r w:rsidR="00A92E48" w:rsidRPr="00CA3ADF">
          <w:rPr>
            <w:i/>
            <w:rPrChange w:id="302" w:author="Author">
              <w:rPr/>
            </w:rPrChange>
          </w:rPr>
          <w:t xml:space="preserve">board of cooperative educational services </w:t>
        </w:r>
        <w:r w:rsidR="00A92E48" w:rsidRPr="00A321A0">
          <w:rPr>
            <w:i/>
            <w:iCs/>
          </w:rPr>
          <w:t>(BOCES)</w:t>
        </w:r>
        <w:r w:rsidR="00A92E48">
          <w:t xml:space="preserve"> </w:t>
        </w:r>
      </w:ins>
      <w:r>
        <w:t>means a regional educational services unit created pursuant to Article 5 of Title 22, C.R.S. and designed to provide supporting, instructional, administrative, facility, community, or any other services contracted by participating members.</w:t>
      </w:r>
    </w:p>
    <w:p w14:paraId="691A0404" w14:textId="77777777" w:rsidR="000801E7" w:rsidRPr="00A14B6F" w:rsidRDefault="000801E7" w:rsidP="00253E03">
      <w:pPr>
        <w:pStyle w:val="par1"/>
        <w:spacing w:after="240"/>
        <w:rPr>
          <w:b/>
          <w:bCs/>
        </w:rPr>
      </w:pPr>
      <w:r w:rsidRPr="00A14B6F">
        <w:rPr>
          <w:b/>
          <w:bCs/>
        </w:rPr>
        <w:t>2.0</w:t>
      </w:r>
      <w:r w:rsidR="00353CA3">
        <w:rPr>
          <w:b/>
          <w:bCs/>
        </w:rPr>
        <w:t>7</w:t>
      </w:r>
      <w:r w:rsidRPr="00A14B6F">
        <w:rPr>
          <w:b/>
          <w:bCs/>
        </w:rPr>
        <w:tab/>
        <w:t>Charter Schools</w:t>
      </w:r>
    </w:p>
    <w:p w14:paraId="2618ECFD" w14:textId="77777777" w:rsidR="000801E7" w:rsidRDefault="000801E7" w:rsidP="00253E03">
      <w:pPr>
        <w:pStyle w:val="par1"/>
        <w:spacing w:after="240"/>
      </w:pPr>
      <w:r>
        <w:t>2.0</w:t>
      </w:r>
      <w:r w:rsidR="00353CA3">
        <w:t>7</w:t>
      </w:r>
      <w:r>
        <w:t>(1)</w:t>
      </w:r>
      <w:r>
        <w:tab/>
      </w:r>
      <w:r w:rsidRPr="0013358F">
        <w:rPr>
          <w:i/>
          <w:iCs/>
        </w:rPr>
        <w:t xml:space="preserve">District </w:t>
      </w:r>
      <w:ins w:id="303" w:author="Author">
        <w:r w:rsidR="004F4DD7">
          <w:rPr>
            <w:i/>
            <w:iCs/>
          </w:rPr>
          <w:t>c</w:t>
        </w:r>
      </w:ins>
      <w:del w:id="304" w:author="Author">
        <w:r w:rsidRPr="0013358F" w:rsidDel="004F4DD7">
          <w:rPr>
            <w:i/>
            <w:iCs/>
          </w:rPr>
          <w:delText>C</w:delText>
        </w:r>
      </w:del>
      <w:r w:rsidRPr="0013358F">
        <w:rPr>
          <w:i/>
          <w:iCs/>
        </w:rPr>
        <w:t xml:space="preserve">harter </w:t>
      </w:r>
      <w:ins w:id="305" w:author="Author">
        <w:r w:rsidR="004F4DD7">
          <w:rPr>
            <w:i/>
            <w:iCs/>
          </w:rPr>
          <w:t>s</w:t>
        </w:r>
      </w:ins>
      <w:del w:id="306" w:author="Author">
        <w:r w:rsidRPr="0013358F" w:rsidDel="004F4DD7">
          <w:rPr>
            <w:i/>
            <w:iCs/>
          </w:rPr>
          <w:delText>S</w:delText>
        </w:r>
      </w:del>
      <w:r w:rsidRPr="0013358F">
        <w:rPr>
          <w:i/>
          <w:iCs/>
        </w:rPr>
        <w:t>chool</w:t>
      </w:r>
      <w:r>
        <w:t xml:space="preserve"> means a charter school authorized by a school district pursuant to Part 1 of Article 30.5 of Title 22, C.R.S.</w:t>
      </w:r>
    </w:p>
    <w:p w14:paraId="25487017" w14:textId="77777777" w:rsidR="000801E7" w:rsidRDefault="000801E7" w:rsidP="00253E03">
      <w:pPr>
        <w:pStyle w:val="par1"/>
        <w:spacing w:after="240"/>
      </w:pPr>
      <w:r>
        <w:t>2.0</w:t>
      </w:r>
      <w:r w:rsidR="00353CA3">
        <w:t>7</w:t>
      </w:r>
      <w:r>
        <w:t>(2)</w:t>
      </w:r>
      <w:r>
        <w:tab/>
      </w:r>
      <w:r w:rsidRPr="0013358F">
        <w:rPr>
          <w:i/>
          <w:iCs/>
        </w:rPr>
        <w:t xml:space="preserve">Institute </w:t>
      </w:r>
      <w:ins w:id="307" w:author="Author">
        <w:r w:rsidR="004F4DD7">
          <w:rPr>
            <w:i/>
            <w:iCs/>
          </w:rPr>
          <w:t>c</w:t>
        </w:r>
      </w:ins>
      <w:del w:id="308" w:author="Author">
        <w:r w:rsidRPr="0013358F" w:rsidDel="004F4DD7">
          <w:rPr>
            <w:i/>
            <w:iCs/>
          </w:rPr>
          <w:delText>C</w:delText>
        </w:r>
      </w:del>
      <w:r w:rsidRPr="0013358F">
        <w:rPr>
          <w:i/>
          <w:iCs/>
        </w:rPr>
        <w:t xml:space="preserve">harter </w:t>
      </w:r>
      <w:ins w:id="309" w:author="Author">
        <w:r w:rsidR="004F4DD7">
          <w:rPr>
            <w:i/>
            <w:iCs/>
          </w:rPr>
          <w:t>s</w:t>
        </w:r>
      </w:ins>
      <w:del w:id="310" w:author="Author">
        <w:r w:rsidRPr="0013358F" w:rsidDel="004F4DD7">
          <w:rPr>
            <w:i/>
            <w:iCs/>
          </w:rPr>
          <w:delText>S</w:delText>
        </w:r>
      </w:del>
      <w:r w:rsidRPr="0013358F">
        <w:rPr>
          <w:i/>
          <w:iCs/>
        </w:rPr>
        <w:t>chool</w:t>
      </w:r>
      <w:r>
        <w:t xml:space="preserve"> means a charter school authorized by the State Charter School Institute pursuant to Part 5 of Article 30.5 of Title 22, C.R.S.</w:t>
      </w:r>
    </w:p>
    <w:p w14:paraId="6700F573" w14:textId="77777777" w:rsidR="000801E7" w:rsidRDefault="000801E7" w:rsidP="00253E03">
      <w:pPr>
        <w:pStyle w:val="par1"/>
        <w:spacing w:after="240"/>
      </w:pPr>
      <w:r>
        <w:t>2.0</w:t>
      </w:r>
      <w:r w:rsidR="00353CA3">
        <w:t>7</w:t>
      </w:r>
      <w:r>
        <w:t>(3)</w:t>
      </w:r>
      <w:r>
        <w:tab/>
      </w:r>
      <w:del w:id="311" w:author="Author">
        <w:r w:rsidDel="009F486E">
          <w:delText xml:space="preserve">The term </w:delText>
        </w:r>
        <w:r w:rsidRPr="0013358F" w:rsidDel="009F486E">
          <w:rPr>
            <w:i/>
            <w:iCs/>
          </w:rPr>
          <w:delText>c</w:delText>
        </w:r>
      </w:del>
      <w:ins w:id="312" w:author="Author">
        <w:r w:rsidR="009F486E">
          <w:rPr>
            <w:i/>
            <w:iCs/>
          </w:rPr>
          <w:t>C</w:t>
        </w:r>
      </w:ins>
      <w:r w:rsidRPr="0013358F">
        <w:rPr>
          <w:i/>
          <w:iCs/>
        </w:rPr>
        <w:t>harter school</w:t>
      </w:r>
      <w:r>
        <w:t xml:space="preserve"> includes both district charter schools and institute charter schools, but not charter schools authorized under section 22-80-102(4)(b), C.R.S., unless context otherwise requires.</w:t>
      </w:r>
    </w:p>
    <w:p w14:paraId="2AD5277A" w14:textId="77777777" w:rsidR="000801E7" w:rsidRDefault="000801E7" w:rsidP="00253E03">
      <w:pPr>
        <w:pStyle w:val="par1"/>
        <w:spacing w:after="240"/>
      </w:pPr>
      <w:r>
        <w:t>2.0</w:t>
      </w:r>
      <w:r w:rsidR="00353CA3">
        <w:t>7</w:t>
      </w:r>
      <w:r>
        <w:t>(4)</w:t>
      </w:r>
      <w:r>
        <w:tab/>
      </w:r>
      <w:r w:rsidRPr="0013358F">
        <w:rPr>
          <w:i/>
          <w:iCs/>
        </w:rPr>
        <w:t>Charter school collaborative</w:t>
      </w:r>
      <w:r>
        <w:t xml:space="preserve"> means a charter school collaborative formed pursuant to section 22-30.5-603, C.R.S.</w:t>
      </w:r>
    </w:p>
    <w:p w14:paraId="4E583FF9" w14:textId="77777777" w:rsidR="000801E7" w:rsidRDefault="000801E7" w:rsidP="00253E03">
      <w:pPr>
        <w:pStyle w:val="par1"/>
        <w:spacing w:after="240"/>
      </w:pPr>
      <w:r>
        <w:t>2.0</w:t>
      </w:r>
      <w:r w:rsidR="00353CA3">
        <w:t>7</w:t>
      </w:r>
      <w:r>
        <w:t>(5)</w:t>
      </w:r>
      <w:r>
        <w:tab/>
      </w:r>
      <w:r w:rsidRPr="0013358F">
        <w:rPr>
          <w:i/>
          <w:iCs/>
        </w:rPr>
        <w:t>Charter school network</w:t>
      </w:r>
      <w:r>
        <w:t xml:space="preserve"> means a charter school network formed pursuant to section 22-30.5-104.7, C.R.S.</w:t>
      </w:r>
    </w:p>
    <w:p w14:paraId="2A9B0654" w14:textId="77777777" w:rsidR="000801E7" w:rsidRPr="00A14B6F" w:rsidRDefault="000801E7" w:rsidP="00253E03">
      <w:pPr>
        <w:pStyle w:val="par1"/>
        <w:spacing w:after="240"/>
        <w:rPr>
          <w:b/>
          <w:bCs/>
        </w:rPr>
      </w:pPr>
      <w:r w:rsidRPr="00A14B6F">
        <w:rPr>
          <w:b/>
          <w:bCs/>
        </w:rPr>
        <w:t>2.0</w:t>
      </w:r>
      <w:r w:rsidR="00353CA3">
        <w:rPr>
          <w:b/>
          <w:bCs/>
        </w:rPr>
        <w:t>8</w:t>
      </w:r>
      <w:r w:rsidRPr="00A14B6F">
        <w:rPr>
          <w:b/>
          <w:bCs/>
        </w:rPr>
        <w:tab/>
        <w:t>Child Find</w:t>
      </w:r>
    </w:p>
    <w:p w14:paraId="184E9A50" w14:textId="77777777" w:rsidR="000801E7" w:rsidRDefault="000801E7" w:rsidP="00253E03">
      <w:pPr>
        <w:pStyle w:val="upar1"/>
        <w:spacing w:after="240"/>
      </w:pPr>
      <w:r w:rsidRPr="00AD1BEF">
        <w:rPr>
          <w:i/>
          <w:iCs/>
        </w:rPr>
        <w:t>Child Find</w:t>
      </w:r>
      <w:r>
        <w:t xml:space="preserve"> means the program component of child identification that is more fully described in </w:t>
      </w:r>
      <w:ins w:id="313" w:author="Author">
        <w:r w:rsidR="003737E0">
          <w:t>s</w:t>
        </w:r>
      </w:ins>
      <w:del w:id="314" w:author="Author">
        <w:r w:rsidDel="003737E0">
          <w:delText>S</w:delText>
        </w:r>
      </w:del>
      <w:r>
        <w:t>ection 4.02 of these Rules.</w:t>
      </w:r>
    </w:p>
    <w:p w14:paraId="1A82A1B7" w14:textId="77777777" w:rsidR="000801E7" w:rsidRPr="00A14B6F" w:rsidRDefault="000801E7" w:rsidP="00253E03">
      <w:pPr>
        <w:pStyle w:val="upar1"/>
        <w:spacing w:after="240"/>
        <w:rPr>
          <w:b/>
          <w:bCs/>
        </w:rPr>
      </w:pPr>
      <w:r w:rsidRPr="00A14B6F">
        <w:rPr>
          <w:b/>
          <w:bCs/>
        </w:rPr>
        <w:t>2.0</w:t>
      </w:r>
      <w:r w:rsidR="00353CA3">
        <w:rPr>
          <w:b/>
          <w:bCs/>
        </w:rPr>
        <w:t>9</w:t>
      </w:r>
      <w:r>
        <w:tab/>
      </w:r>
      <w:r w:rsidRPr="00A14B6F">
        <w:rPr>
          <w:b/>
          <w:bCs/>
        </w:rPr>
        <w:t>Children with Disabilities</w:t>
      </w:r>
    </w:p>
    <w:p w14:paraId="2082BB3B" w14:textId="568E002B" w:rsidR="00D85F55" w:rsidRDefault="00D85F55" w:rsidP="00253E03">
      <w:pPr>
        <w:pStyle w:val="upar1"/>
        <w:spacing w:after="240"/>
      </w:pPr>
      <w:r w:rsidRPr="00D85F55">
        <w:rPr>
          <w:i/>
          <w:iCs/>
        </w:rPr>
        <w:t xml:space="preserve">Children with </w:t>
      </w:r>
      <w:ins w:id="315" w:author="Author">
        <w:r w:rsidR="004F4DD7">
          <w:rPr>
            <w:i/>
            <w:iCs/>
          </w:rPr>
          <w:t>d</w:t>
        </w:r>
      </w:ins>
      <w:del w:id="316" w:author="Author">
        <w:r w:rsidRPr="00D85F55" w:rsidDel="004F4DD7">
          <w:rPr>
            <w:i/>
            <w:iCs/>
          </w:rPr>
          <w:delText>D</w:delText>
        </w:r>
      </w:del>
      <w:r w:rsidRPr="00D85F55">
        <w:rPr>
          <w:i/>
          <w:iCs/>
        </w:rPr>
        <w:t xml:space="preserve">isabilities </w:t>
      </w:r>
      <w:del w:id="317" w:author="Author">
        <w:r w:rsidRPr="00D85F55" w:rsidDel="003737E0">
          <w:delText xml:space="preserve">shall </w:delText>
        </w:r>
      </w:del>
      <w:r w:rsidRPr="00D85F55">
        <w:t>mean</w:t>
      </w:r>
      <w:ins w:id="318" w:author="Author">
        <w:r w:rsidR="003737E0">
          <w:t>s</w:t>
        </w:r>
      </w:ins>
      <w:r w:rsidRPr="00D85F55">
        <w:t xml:space="preserve"> those persons from three to </w:t>
      </w:r>
      <w:del w:id="319" w:author="Author">
        <w:r w:rsidRPr="00D85F55" w:rsidDel="003737E0">
          <w:delText>twenty-one</w:delText>
        </w:r>
      </w:del>
      <w:ins w:id="320" w:author="Author">
        <w:r w:rsidR="003737E0">
          <w:t>21</w:t>
        </w:r>
      </w:ins>
      <w:r w:rsidRPr="00D85F55">
        <w:t xml:space="preserve"> years of age who, by reason of one or more of the following conditions, are unable to receive reasonable benefit from general education. A child shall not be determined to have a disability if the determinant factor for that determination is: lack of appropriate instruction in reading or math or limited English proficiency; and if the child does not otherwise meet the eligibility criteria under this </w:t>
      </w:r>
      <w:ins w:id="321" w:author="Author">
        <w:r w:rsidR="004F4DD7">
          <w:t>s</w:t>
        </w:r>
      </w:ins>
      <w:del w:id="322" w:author="Author">
        <w:r w:rsidRPr="00D85F55" w:rsidDel="004F4DD7">
          <w:delText>S</w:delText>
        </w:r>
      </w:del>
      <w:r w:rsidRPr="00D85F55">
        <w:t>ection 2.09. A child</w:t>
      </w:r>
      <w:ins w:id="323" w:author="Author">
        <w:r w:rsidR="003737E0">
          <w:t>,</w:t>
        </w:r>
      </w:ins>
      <w:r w:rsidRPr="00D85F55">
        <w:t xml:space="preserve"> upon reaching </w:t>
      </w:r>
      <w:del w:id="324" w:author="Author">
        <w:r w:rsidRPr="00D85F55">
          <w:delText>his/her</w:delText>
        </w:r>
      </w:del>
      <w:ins w:id="325" w:author="Author">
        <w:r w:rsidR="00D42D9A">
          <w:t>the child’s</w:t>
        </w:r>
      </w:ins>
      <w:r w:rsidRPr="00D85F55">
        <w:t xml:space="preserve"> third birthday</w:t>
      </w:r>
      <w:ins w:id="326" w:author="Author">
        <w:r w:rsidR="003737E0">
          <w:t>,</w:t>
        </w:r>
      </w:ins>
      <w:r w:rsidRPr="00D85F55">
        <w:t xml:space="preserve"> becomes eligible for services as of that date. A child reaching the age of 21 after the commencement of the academic year has the right to complete the semester in which the 21st birthday occurs or attend until </w:t>
      </w:r>
      <w:del w:id="327" w:author="Author">
        <w:r w:rsidRPr="00D85F55">
          <w:delText>he/she</w:delText>
        </w:r>
      </w:del>
      <w:ins w:id="328" w:author="Author">
        <w:r w:rsidR="00EC0909">
          <w:t>the child</w:t>
        </w:r>
      </w:ins>
      <w:r w:rsidRPr="00D85F55">
        <w:t xml:space="preserve"> graduates, whichever comes </w:t>
      </w:r>
      <w:r w:rsidRPr="00D85F55">
        <w:lastRenderedPageBreak/>
        <w:t xml:space="preserve">first. In such a case, the child is not entitled to extended school year services during the summer following such current academic year. If it is determined, through an appropriate evaluation, under </w:t>
      </w:r>
      <w:ins w:id="329" w:author="Author">
        <w:r w:rsidR="004F4DD7">
          <w:t>s</w:t>
        </w:r>
      </w:ins>
      <w:del w:id="330" w:author="Author">
        <w:r w:rsidRPr="00D85F55" w:rsidDel="004F4DD7">
          <w:delText>S</w:delText>
        </w:r>
      </w:del>
      <w:r w:rsidRPr="00D85F55">
        <w:t xml:space="preserve">ection 4.02(4) of these Rules, that a child has one of the following disabilities but only needs a related service (as defined in </w:t>
      </w:r>
      <w:ins w:id="331" w:author="Author">
        <w:r w:rsidR="004F4DD7">
          <w:t>s</w:t>
        </w:r>
      </w:ins>
      <w:del w:id="332" w:author="Author">
        <w:r w:rsidRPr="00D85F55" w:rsidDel="004F4DD7">
          <w:delText>S</w:delText>
        </w:r>
      </w:del>
      <w:r w:rsidRPr="00D85F55">
        <w:t xml:space="preserve">ection 2.38 of these Rules) and not special education (as defined in </w:t>
      </w:r>
      <w:ins w:id="333" w:author="Author">
        <w:r w:rsidR="004F4DD7">
          <w:t>s</w:t>
        </w:r>
      </w:ins>
      <w:del w:id="334" w:author="Author">
        <w:r w:rsidRPr="00D85F55" w:rsidDel="004F4DD7">
          <w:delText>S</w:delText>
        </w:r>
      </w:del>
      <w:r w:rsidRPr="00D85F55">
        <w:t xml:space="preserve">ections 2.44 and 2.52 of these Rules), then the child is not a child with a disability under these Rules. For purposes of </w:t>
      </w:r>
      <w:ins w:id="335" w:author="Author">
        <w:r w:rsidR="00D34541">
          <w:t xml:space="preserve">IDEA </w:t>
        </w:r>
      </w:ins>
      <w:r w:rsidRPr="00D85F55">
        <w:t xml:space="preserve">Part C </w:t>
      </w:r>
      <w:del w:id="336" w:author="Author">
        <w:r w:rsidRPr="00D85F55" w:rsidDel="00D34541">
          <w:delText xml:space="preserve">of IDEA </w:delText>
        </w:r>
      </w:del>
      <w:r w:rsidRPr="00D85F55">
        <w:t xml:space="preserve">Child Find activities, </w:t>
      </w:r>
      <w:ins w:id="337" w:author="Author">
        <w:r w:rsidR="004F4DD7">
          <w:rPr>
            <w:i/>
            <w:iCs/>
          </w:rPr>
          <w:t>c</w:t>
        </w:r>
      </w:ins>
      <w:del w:id="338" w:author="Author">
        <w:r w:rsidRPr="002F0248" w:rsidDel="004F4DD7">
          <w:rPr>
            <w:i/>
            <w:iCs/>
          </w:rPr>
          <w:delText>C</w:delText>
        </w:r>
      </w:del>
      <w:r w:rsidRPr="002F0248">
        <w:rPr>
          <w:i/>
          <w:iCs/>
        </w:rPr>
        <w:t xml:space="preserve">hildren with </w:t>
      </w:r>
      <w:ins w:id="339" w:author="Author">
        <w:r w:rsidR="004F4DD7">
          <w:rPr>
            <w:i/>
            <w:iCs/>
          </w:rPr>
          <w:t>d</w:t>
        </w:r>
      </w:ins>
      <w:del w:id="340" w:author="Author">
        <w:r w:rsidRPr="002F0248" w:rsidDel="004F4DD7">
          <w:rPr>
            <w:i/>
            <w:iCs/>
          </w:rPr>
          <w:delText>D</w:delText>
        </w:r>
      </w:del>
      <w:r w:rsidRPr="002F0248">
        <w:rPr>
          <w:i/>
          <w:iCs/>
        </w:rPr>
        <w:t xml:space="preserve">isabilities </w:t>
      </w:r>
      <w:r w:rsidRPr="00D85F55">
        <w:t xml:space="preserve">also means persons from birth to </w:t>
      </w:r>
      <w:del w:id="341" w:author="Author">
        <w:r w:rsidRPr="00D85F55" w:rsidDel="003737E0">
          <w:delText>twenty-one</w:delText>
        </w:r>
      </w:del>
      <w:ins w:id="342" w:author="Author">
        <w:r w:rsidR="003737E0">
          <w:t>21</w:t>
        </w:r>
      </w:ins>
      <w:r w:rsidRPr="00D85F55">
        <w:t xml:space="preserve"> years of age consistent with </w:t>
      </w:r>
      <w:ins w:id="343" w:author="Author">
        <w:r w:rsidR="003737E0">
          <w:t>s</w:t>
        </w:r>
      </w:ins>
      <w:del w:id="344" w:author="Author">
        <w:r w:rsidRPr="00D85F55" w:rsidDel="003737E0">
          <w:delText>S</w:delText>
        </w:r>
      </w:del>
      <w:r w:rsidRPr="00D85F55">
        <w:t>ection 22-20-103(5)(b), C.R.S.</w:t>
      </w:r>
    </w:p>
    <w:p w14:paraId="5255806D" w14:textId="77777777" w:rsidR="000801E7" w:rsidRDefault="000801E7" w:rsidP="00253E03">
      <w:pPr>
        <w:pStyle w:val="par1"/>
        <w:spacing w:after="240"/>
      </w:pPr>
      <w:r>
        <w:t>2.0</w:t>
      </w:r>
      <w:r w:rsidR="00353CA3">
        <w:t>9</w:t>
      </w:r>
      <w:r>
        <w:t>(1)</w:t>
      </w:r>
      <w:r>
        <w:tab/>
        <w:t xml:space="preserve">A child with </w:t>
      </w:r>
      <w:del w:id="345" w:author="Author">
        <w:r w:rsidDel="004F06E6">
          <w:delText xml:space="preserve">an </w:delText>
        </w:r>
      </w:del>
      <w:r w:rsidRPr="003737E0">
        <w:rPr>
          <w:u w:val="single"/>
        </w:rPr>
        <w:t>Autism</w:t>
      </w:r>
      <w:r w:rsidRPr="00CA3ADF">
        <w:rPr>
          <w:u w:val="single"/>
          <w:rPrChange w:id="346" w:author="Author">
            <w:rPr/>
          </w:rPrChange>
        </w:rPr>
        <w:t xml:space="preserve"> </w:t>
      </w:r>
      <w:r w:rsidRPr="003737E0">
        <w:rPr>
          <w:u w:val="single"/>
        </w:rPr>
        <w:t>Spectrum</w:t>
      </w:r>
      <w:r w:rsidRPr="00CA3ADF">
        <w:rPr>
          <w:u w:val="single"/>
          <w:rPrChange w:id="347" w:author="Author">
            <w:rPr/>
          </w:rPrChange>
        </w:rPr>
        <w:t xml:space="preserve"> </w:t>
      </w:r>
      <w:r w:rsidRPr="003737E0">
        <w:rPr>
          <w:u w:val="single"/>
        </w:rPr>
        <w:t>Disorder</w:t>
      </w:r>
      <w:r>
        <w:t xml:space="preserve"> (ASD) </w:t>
      </w:r>
      <w:del w:id="348" w:author="Author">
        <w:r w:rsidDel="004F06E6">
          <w:delText>is a child with</w:delText>
        </w:r>
      </w:del>
      <w:ins w:id="349" w:author="Author">
        <w:r w:rsidR="004F06E6">
          <w:t>has</w:t>
        </w:r>
      </w:ins>
      <w:r>
        <w:t xml:space="preserve"> a developmental disability significantly affecting verbal and non-verbal social communication and social interaction, generally evidenced by the age of three. Other characteristics often associated with ASD are engagement in repetitive activities and stereotyped movements, resistance to environmental changes or changes in daily routines, and unusual responses to sensory experiences.</w:t>
      </w:r>
    </w:p>
    <w:p w14:paraId="352CC611" w14:textId="77777777" w:rsidR="00D13158" w:rsidRDefault="000801E7" w:rsidP="00253E03">
      <w:pPr>
        <w:pStyle w:val="par2"/>
        <w:spacing w:after="240"/>
      </w:pPr>
      <w:r>
        <w:t>2.0</w:t>
      </w:r>
      <w:r w:rsidR="00353CA3">
        <w:t>9</w:t>
      </w:r>
      <w:r>
        <w:t>(1)(a)</w:t>
      </w:r>
      <w:r>
        <w:tab/>
      </w:r>
      <w:del w:id="350" w:author="Author">
        <w:r w:rsidDel="003737E0">
          <w:delText>The Autism Spectrum Disorder</w:delText>
        </w:r>
      </w:del>
      <w:ins w:id="351" w:author="Author">
        <w:r w:rsidR="003737E0">
          <w:t>ASD</w:t>
        </w:r>
      </w:ins>
      <w:r>
        <w:t xml:space="preserve"> prevents the child from receiving reasonable educational benefit from general education as evidenced by at least one characteristic in each of the following three areas (i.e., subsections (a)(i) through (a)(iii), below):</w:t>
      </w:r>
    </w:p>
    <w:p w14:paraId="11B7464E" w14:textId="77777777" w:rsidR="000801E7" w:rsidRDefault="000801E7" w:rsidP="00253E03">
      <w:pPr>
        <w:pStyle w:val="par3"/>
        <w:spacing w:after="240"/>
      </w:pPr>
      <w:r>
        <w:t>2.0</w:t>
      </w:r>
      <w:r w:rsidR="00353CA3">
        <w:t>9</w:t>
      </w:r>
      <w:r>
        <w:t>(1)(a)(i)</w:t>
      </w:r>
      <w:r>
        <w:tab/>
        <w:t>The child displays significant difficulties or differences or both in interacting with or understanding people and events. Examples of qualifying characteristics include, but are not limited to: significant difficulty establishing and maintaining social-emotional reciprocal relationships, including a lack of typical back and forth social conversation; and</w:t>
      </w:r>
      <w:del w:id="352" w:author="Author">
        <w:r w:rsidDel="003737E0">
          <w:delText>/or</w:delText>
        </w:r>
      </w:del>
      <w:r>
        <w:t xml:space="preserve"> significant deficits in understanding and using nonverbal communication</w:t>
      </w:r>
      <w:ins w:id="353" w:author="Author">
        <w:r w:rsidR="003737E0">
          <w:t>,</w:t>
        </w:r>
      </w:ins>
      <w:r>
        <w:t xml:space="preserve"> including eye contact, facial expression</w:t>
      </w:r>
      <w:ins w:id="354" w:author="Author">
        <w:r w:rsidR="003737E0">
          <w:t>,</w:t>
        </w:r>
      </w:ins>
      <w:r>
        <w:t xml:space="preserve"> and gestures;</w:t>
      </w:r>
    </w:p>
    <w:p w14:paraId="3F10E6CB" w14:textId="77777777" w:rsidR="000801E7" w:rsidRDefault="000801E7" w:rsidP="00253E03">
      <w:pPr>
        <w:pStyle w:val="par3"/>
        <w:spacing w:after="240"/>
      </w:pPr>
      <w:r>
        <w:t>2.0</w:t>
      </w:r>
      <w:r w:rsidR="00353CA3">
        <w:t>9</w:t>
      </w:r>
      <w:r>
        <w:t>(1)(a)(ii)</w:t>
      </w:r>
      <w:r>
        <w:tab/>
        <w:t>The child displays significant difficulties or differences which extend beyond speech and language to other aspects of social communication, both receptively and expressively. Examples of qualifying characteristics include, but are not limited to: an absence of verbal language or, if verbal language is present, typical integrated use of eye contact and body language is lacking; and</w:t>
      </w:r>
      <w:del w:id="355" w:author="Author">
        <w:r w:rsidDel="003737E0">
          <w:delText>/or</w:delText>
        </w:r>
      </w:del>
      <w:r>
        <w:t xml:space="preserve"> significant difficulty sharing, engaging in imaginative play</w:t>
      </w:r>
      <w:ins w:id="356" w:author="Author">
        <w:r w:rsidR="003737E0">
          <w:t>,</w:t>
        </w:r>
      </w:ins>
      <w:r>
        <w:t xml:space="preserve"> and developing and maintaining friendships; and</w:t>
      </w:r>
    </w:p>
    <w:p w14:paraId="0672C607" w14:textId="77777777" w:rsidR="000801E7" w:rsidRDefault="000801E7" w:rsidP="00253E03">
      <w:pPr>
        <w:pStyle w:val="par3"/>
        <w:spacing w:after="240"/>
      </w:pPr>
      <w:r>
        <w:lastRenderedPageBreak/>
        <w:t>2.0</w:t>
      </w:r>
      <w:r w:rsidR="00353CA3">
        <w:t>9</w:t>
      </w:r>
      <w:r>
        <w:t>(1)(a)(iii)</w:t>
      </w:r>
      <w:r>
        <w:tab/>
        <w:t>The child seeks consistency in environmental events to the point of exhibiting significant rigidity in routines and displays marked distress over changes in the routine</w:t>
      </w:r>
      <w:del w:id="357" w:author="Author">
        <w:r w:rsidDel="003737E0">
          <w:delText>,</w:delText>
        </w:r>
      </w:del>
      <w:r>
        <w:t xml:space="preserve"> </w:t>
      </w:r>
      <w:del w:id="358" w:author="Author">
        <w:r w:rsidDel="003737E0">
          <w:delText>and/</w:delText>
        </w:r>
      </w:del>
      <w:r>
        <w:t>or has a significantly persistent preoccupation with or attachment to objects or topics.</w:t>
      </w:r>
    </w:p>
    <w:p w14:paraId="7C23AA92" w14:textId="77777777" w:rsidR="000801E7" w:rsidRDefault="000801E7" w:rsidP="00253E03">
      <w:pPr>
        <w:pStyle w:val="par2"/>
        <w:spacing w:after="240"/>
      </w:pPr>
      <w:r>
        <w:t>2.0</w:t>
      </w:r>
      <w:r w:rsidR="00353CA3">
        <w:t>9</w:t>
      </w:r>
      <w:r>
        <w:t>(1)(b)</w:t>
      </w:r>
      <w:r>
        <w:tab/>
        <w:t>The following characteristics may be present in a child with ASD</w:t>
      </w:r>
      <w:del w:id="359" w:author="Author">
        <w:r w:rsidDel="004F4DD7">
          <w:delText>,</w:delText>
        </w:r>
      </w:del>
      <w:r>
        <w:t xml:space="preserve"> but shall not be the sole basis for determining that a child is an eligible child with ASD if the child does not also meet the eligibility criteria set out in subsection (a) of this </w:t>
      </w:r>
      <w:del w:id="360" w:author="Author">
        <w:r w:rsidDel="00C723FE">
          <w:delText>rule</w:delText>
        </w:r>
      </w:del>
      <w:ins w:id="361" w:author="Author">
        <w:r w:rsidR="00C723FE">
          <w:t>section</w:t>
        </w:r>
      </w:ins>
      <w:r>
        <w:t>, above.</w:t>
      </w:r>
    </w:p>
    <w:p w14:paraId="7F538D6F" w14:textId="77777777" w:rsidR="000801E7" w:rsidRDefault="000801E7" w:rsidP="00253E03">
      <w:pPr>
        <w:pStyle w:val="par3"/>
        <w:spacing w:after="240"/>
      </w:pPr>
      <w:r>
        <w:t>2.0</w:t>
      </w:r>
      <w:r w:rsidR="00353CA3">
        <w:t>9</w:t>
      </w:r>
      <w:r>
        <w:t>(1)(b)(i)</w:t>
      </w:r>
      <w:r>
        <w:tab/>
        <w:t>The child exhibits delays or regressions in motor, sensory, social</w:t>
      </w:r>
      <w:ins w:id="362" w:author="Author">
        <w:r w:rsidR="003737E0">
          <w:t>,</w:t>
        </w:r>
      </w:ins>
      <w:r>
        <w:t xml:space="preserve"> or learning skills.</w:t>
      </w:r>
    </w:p>
    <w:p w14:paraId="4365D8D4" w14:textId="77777777" w:rsidR="000801E7" w:rsidRDefault="000801E7" w:rsidP="00253E03">
      <w:pPr>
        <w:pStyle w:val="par3"/>
        <w:spacing w:after="240"/>
      </w:pPr>
      <w:r>
        <w:t>2.0</w:t>
      </w:r>
      <w:r w:rsidR="00353CA3">
        <w:t>9</w:t>
      </w:r>
      <w:r>
        <w:t>(1)(b)(ii)</w:t>
      </w:r>
      <w:r>
        <w:tab/>
        <w:t>The child exhibits precocious or advanced skill development, while other skills may develop at or below typical developmental rates.</w:t>
      </w:r>
    </w:p>
    <w:p w14:paraId="353C2072" w14:textId="77777777" w:rsidR="000801E7" w:rsidRDefault="000801E7" w:rsidP="00253E03">
      <w:pPr>
        <w:pStyle w:val="par3"/>
        <w:spacing w:after="240"/>
      </w:pPr>
      <w:r>
        <w:t>2.0</w:t>
      </w:r>
      <w:r w:rsidR="00353CA3">
        <w:t>9</w:t>
      </w:r>
      <w:r>
        <w:t>(1)(b)(iii)</w:t>
      </w:r>
      <w:r>
        <w:tab/>
        <w:t>The child exhibits atypicality in thinking processes and in generalization. The child exhibits strengths in concrete thinking while difficulties are demonstrated in abstract thinking, awareness</w:t>
      </w:r>
      <w:ins w:id="363" w:author="Author">
        <w:r w:rsidR="003737E0">
          <w:t>,</w:t>
        </w:r>
      </w:ins>
      <w:r>
        <w:t xml:space="preserve"> and judgment. Perseverative thinking and impaired ability to process symbolic information </w:t>
      </w:r>
      <w:ins w:id="364" w:author="Author">
        <w:r w:rsidR="003737E0">
          <w:t>are</w:t>
        </w:r>
      </w:ins>
      <w:del w:id="365" w:author="Author">
        <w:r w:rsidDel="003737E0">
          <w:delText>is</w:delText>
        </w:r>
      </w:del>
      <w:r>
        <w:t xml:space="preserve"> present.</w:t>
      </w:r>
    </w:p>
    <w:p w14:paraId="5EB590AD" w14:textId="77777777" w:rsidR="000801E7" w:rsidRDefault="000801E7" w:rsidP="00253E03">
      <w:pPr>
        <w:pStyle w:val="par3"/>
        <w:spacing w:after="240"/>
      </w:pPr>
      <w:r>
        <w:t>2.0</w:t>
      </w:r>
      <w:r w:rsidR="00353CA3">
        <w:t>9</w:t>
      </w:r>
      <w:r>
        <w:t>(1)(b)(iv)</w:t>
      </w:r>
      <w:r>
        <w:tab/>
        <w:t>The child exhibits unusual, inconsistent, repetitive</w:t>
      </w:r>
      <w:ins w:id="366" w:author="Author">
        <w:r w:rsidR="003737E0">
          <w:t>,</w:t>
        </w:r>
      </w:ins>
      <w:r>
        <w:t xml:space="preserve"> or unconventional responses to sounds, sights, smells, tastes, touch</w:t>
      </w:r>
      <w:ins w:id="367" w:author="Author">
        <w:r w:rsidR="003737E0">
          <w:t>,</w:t>
        </w:r>
      </w:ins>
      <w:r>
        <w:t xml:space="preserve"> or movement.</w:t>
      </w:r>
    </w:p>
    <w:p w14:paraId="767C1FD3" w14:textId="77777777" w:rsidR="000801E7" w:rsidRDefault="000801E7" w:rsidP="00253E03">
      <w:pPr>
        <w:pStyle w:val="par3"/>
        <w:spacing w:after="240"/>
      </w:pPr>
      <w:r>
        <w:t>2.0</w:t>
      </w:r>
      <w:r w:rsidR="00353CA3">
        <w:t>9</w:t>
      </w:r>
      <w:r>
        <w:t>(1)(b)(v)</w:t>
      </w:r>
      <w:r>
        <w:tab/>
        <w:t>The child’s capacity to use objects in an age</w:t>
      </w:r>
      <w:ins w:id="368" w:author="Author">
        <w:r w:rsidR="003737E0">
          <w:t>-</w:t>
        </w:r>
      </w:ins>
      <w:del w:id="369" w:author="Author">
        <w:r w:rsidDel="003737E0">
          <w:delText xml:space="preserve"> </w:delText>
        </w:r>
      </w:del>
      <w:r>
        <w:t>appropriate or functional manner is absent or delayed. The child has difficulty displaying a range of interests or imaginative activities or both.</w:t>
      </w:r>
    </w:p>
    <w:p w14:paraId="12DDDFD6" w14:textId="77777777" w:rsidR="000801E7" w:rsidRDefault="000801E7" w:rsidP="00253E03">
      <w:pPr>
        <w:pStyle w:val="par3"/>
        <w:spacing w:after="240"/>
      </w:pPr>
      <w:r>
        <w:t>2.0</w:t>
      </w:r>
      <w:r w:rsidR="00353CA3">
        <w:t>9</w:t>
      </w:r>
      <w:r>
        <w:t>(1)(b)(vi)</w:t>
      </w:r>
      <w:r>
        <w:tab/>
        <w:t>The child exhibits stereotypical motor movements, which include repetitive use of objects and/or vocalizations, echolalia, rocking, pacing</w:t>
      </w:r>
      <w:ins w:id="370" w:author="Author">
        <w:r w:rsidR="003737E0">
          <w:t>,</w:t>
        </w:r>
      </w:ins>
      <w:r>
        <w:t xml:space="preserve"> or spinning self or objects.</w:t>
      </w:r>
    </w:p>
    <w:p w14:paraId="64E0C3B8" w14:textId="300EC2D5" w:rsidR="000801E7" w:rsidRDefault="000801E7">
      <w:pPr>
        <w:pStyle w:val="par1"/>
        <w:spacing w:after="240" w:line="259" w:lineRule="auto"/>
        <w:pPrChange w:id="371" w:author="Author">
          <w:pPr>
            <w:pStyle w:val="par1"/>
          </w:pPr>
        </w:pPrChange>
      </w:pPr>
      <w:r>
        <w:t>2.0</w:t>
      </w:r>
      <w:r w:rsidR="003F0FC3">
        <w:t>9</w:t>
      </w:r>
      <w:r>
        <w:t>(2)</w:t>
      </w:r>
      <w:r>
        <w:tab/>
        <w:t xml:space="preserve">A child with </w:t>
      </w:r>
      <w:r w:rsidRPr="00392D8D" w:rsidDel="003737E0">
        <w:rPr>
          <w:u w:val="single"/>
        </w:rPr>
        <w:t>Hearing</w:t>
      </w:r>
      <w:r w:rsidDel="003737E0">
        <w:t xml:space="preserve"> </w:t>
      </w:r>
      <w:r w:rsidRPr="00392D8D" w:rsidDel="003737E0">
        <w:rPr>
          <w:u w:val="single"/>
        </w:rPr>
        <w:t>Impairment</w:t>
      </w:r>
      <w:r>
        <w:t xml:space="preserve">, </w:t>
      </w:r>
      <w:ins w:id="372" w:author="Author">
        <w:r w:rsidR="00BE45DC">
          <w:rPr>
            <w:u w:val="single"/>
          </w:rPr>
          <w:t>i</w:t>
        </w:r>
      </w:ins>
      <w:del w:id="373" w:author="Author">
        <w:r w:rsidRPr="00392D8D" w:rsidDel="00BE45DC">
          <w:rPr>
            <w:u w:val="single"/>
          </w:rPr>
          <w:delText>I</w:delText>
        </w:r>
      </w:del>
      <w:r w:rsidRPr="00392D8D">
        <w:rPr>
          <w:u w:val="single"/>
        </w:rPr>
        <w:t>ncluding</w:t>
      </w:r>
      <w:r>
        <w:t xml:space="preserve"> </w:t>
      </w:r>
      <w:r w:rsidRPr="00392D8D">
        <w:rPr>
          <w:u w:val="single"/>
        </w:rPr>
        <w:t>Deafness</w:t>
      </w:r>
      <w:r>
        <w:t xml:space="preserve"> </w:t>
      </w:r>
      <w:del w:id="374" w:author="Author">
        <w:r w:rsidDel="00BE45DC">
          <w:delText xml:space="preserve">shall have </w:delText>
        </w:r>
      </w:del>
      <w:ins w:id="375" w:author="Author">
        <w:del w:id="376" w:author="Author">
          <w:r w:rsidR="00A321A0" w:rsidDel="00BE45DC">
            <w:delText xml:space="preserve"> </w:delText>
          </w:r>
        </w:del>
        <w:r w:rsidR="3E32572D">
          <w:t>has</w:t>
        </w:r>
        <w:r>
          <w:t xml:space="preserve"> </w:t>
        </w:r>
      </w:ins>
      <w:r>
        <w:t>a deficiency in hearing sensitivity as demonstrated by an elevated threshold of auditory sensitivity to pure tones or speech where, even with the help of amplification, the child is prevented from receiving reasonable educational benefit from general education.</w:t>
      </w:r>
    </w:p>
    <w:p w14:paraId="1DC165C7" w14:textId="77777777" w:rsidR="000801E7" w:rsidRDefault="000801E7" w:rsidP="00253E03">
      <w:pPr>
        <w:pStyle w:val="par2"/>
        <w:spacing w:after="240"/>
      </w:pPr>
      <w:r>
        <w:lastRenderedPageBreak/>
        <w:t>2.0</w:t>
      </w:r>
      <w:r w:rsidR="003F0FC3">
        <w:t>9</w:t>
      </w:r>
      <w:r>
        <w:t>(2)(a)</w:t>
      </w:r>
      <w:r>
        <w:tab/>
        <w:t xml:space="preserve">A </w:t>
      </w:r>
      <w:r w:rsidR="007C5B91">
        <w:t>“</w:t>
      </w:r>
      <w:r>
        <w:t>deficiency in hearing sensitivity</w:t>
      </w:r>
      <w:r w:rsidR="004072CD">
        <w:t>”</w:t>
      </w:r>
      <w:r>
        <w:t xml:space="preserve"> shall be one of the following</w:t>
      </w:r>
      <w:ins w:id="377" w:author="Author">
        <w:r w:rsidR="003737E0">
          <w:t>,</w:t>
        </w:r>
      </w:ins>
      <w:r>
        <w:t xml:space="preserve"> as measured by behavioral or electrophysiological audiological assessments:</w:t>
      </w:r>
    </w:p>
    <w:p w14:paraId="1F6A4768" w14:textId="77777777" w:rsidR="000801E7" w:rsidRDefault="000801E7" w:rsidP="00253E03">
      <w:pPr>
        <w:pStyle w:val="par3"/>
        <w:spacing w:after="240"/>
      </w:pPr>
      <w:r>
        <w:t>2.0</w:t>
      </w:r>
      <w:r w:rsidR="003F0FC3">
        <w:t>9</w:t>
      </w:r>
      <w:r>
        <w:t>(2)(a)(i)</w:t>
      </w:r>
      <w:r>
        <w:tab/>
        <w:t xml:space="preserve">Three frequency, pure tone average hearing loss in the speech range (500 – 4000 Hertz </w:t>
      </w:r>
      <w:ins w:id="378" w:author="Author">
        <w:r w:rsidR="0099538E">
          <w:t>(</w:t>
        </w:r>
      </w:ins>
      <w:r>
        <w:t>Hz</w:t>
      </w:r>
      <w:ins w:id="379" w:author="Author">
        <w:r w:rsidR="0099538E">
          <w:t>)</w:t>
        </w:r>
      </w:ins>
      <w:r>
        <w:t>) of at least 20 decibels Hearing Level (dBHL) in the better ear which is not reversible</w:t>
      </w:r>
      <w:ins w:id="380" w:author="Author">
        <w:r w:rsidR="0099538E">
          <w:t>;</w:t>
        </w:r>
      </w:ins>
      <w:del w:id="381" w:author="Author">
        <w:r w:rsidDel="0099538E">
          <w:delText>.</w:delText>
        </w:r>
      </w:del>
    </w:p>
    <w:p w14:paraId="4B421887" w14:textId="77777777" w:rsidR="000801E7" w:rsidRDefault="000801E7" w:rsidP="00253E03">
      <w:pPr>
        <w:pStyle w:val="par3"/>
        <w:spacing w:after="240"/>
      </w:pPr>
      <w:r>
        <w:t>2.0</w:t>
      </w:r>
      <w:r w:rsidR="003F0FC3">
        <w:t>9</w:t>
      </w:r>
      <w:r>
        <w:t>(2)(a)(ii)</w:t>
      </w:r>
      <w:r>
        <w:tab/>
        <w:t>A high frequency, pure tone average hearing loss of at least 35 dBHL in the better ear for two or more of the following frequencies: 2000, 3000, 4000</w:t>
      </w:r>
      <w:ins w:id="382" w:author="Author">
        <w:r w:rsidR="004F4DD7">
          <w:t>,</w:t>
        </w:r>
      </w:ins>
      <w:r>
        <w:t xml:space="preserve"> or 6000 Hz</w:t>
      </w:r>
      <w:ins w:id="383" w:author="Author">
        <w:r w:rsidR="0099538E">
          <w:t>;</w:t>
        </w:r>
      </w:ins>
      <w:del w:id="384" w:author="Author">
        <w:r w:rsidDel="0099538E">
          <w:delText>.</w:delText>
        </w:r>
      </w:del>
    </w:p>
    <w:p w14:paraId="41B3D247" w14:textId="77777777" w:rsidR="000801E7" w:rsidRDefault="000801E7" w:rsidP="00253E03">
      <w:pPr>
        <w:pStyle w:val="par3"/>
        <w:spacing w:after="240"/>
      </w:pPr>
      <w:r>
        <w:t>2.0</w:t>
      </w:r>
      <w:r w:rsidR="003F0FC3">
        <w:t>9</w:t>
      </w:r>
      <w:r>
        <w:t>(2)(a)(iii)</w:t>
      </w:r>
      <w:r>
        <w:tab/>
        <w:t>A three frequency, pure tone average unilateral hearing loss in the speech range (500 – 4000Hz) of at least 35 dBHL which is not reversible</w:t>
      </w:r>
      <w:ins w:id="385" w:author="Author">
        <w:r w:rsidR="0099538E">
          <w:t>; or</w:t>
        </w:r>
      </w:ins>
      <w:del w:id="386" w:author="Author">
        <w:r w:rsidDel="0099538E">
          <w:delText>.</w:delText>
        </w:r>
      </w:del>
    </w:p>
    <w:p w14:paraId="2A96C277" w14:textId="77777777" w:rsidR="000801E7" w:rsidRDefault="000801E7" w:rsidP="00253E03">
      <w:pPr>
        <w:pStyle w:val="par3"/>
        <w:spacing w:after="240"/>
      </w:pPr>
      <w:r>
        <w:t>2.0</w:t>
      </w:r>
      <w:r w:rsidR="003F0FC3">
        <w:t>9</w:t>
      </w:r>
      <w:r>
        <w:t>(2)(a)(iv)</w:t>
      </w:r>
      <w:r>
        <w:tab/>
        <w:t xml:space="preserve">A transient hearing loss, meeting one of the criteria in (a)(i) – (a)(iii) above, that is exhibited for three </w:t>
      </w:r>
      <w:del w:id="387" w:author="Author">
        <w:r w:rsidDel="0099538E">
          <w:delText xml:space="preserve">(3) </w:delText>
        </w:r>
      </w:del>
      <w:r>
        <w:t>months cumulatively during a calendar year (i.e., any three months during the calendar year) and that typically is caused by non-permanent medical conditions such as otitis media or other ear problems.</w:t>
      </w:r>
    </w:p>
    <w:p w14:paraId="74AF0C72" w14:textId="0E6BD7A8" w:rsidR="000801E7" w:rsidRDefault="000801E7" w:rsidP="00253E03">
      <w:pPr>
        <w:pStyle w:val="par2"/>
        <w:spacing w:after="240"/>
      </w:pPr>
      <w:r>
        <w:t>2.0</w:t>
      </w:r>
      <w:r w:rsidR="003F0FC3">
        <w:t>9</w:t>
      </w:r>
      <w:r>
        <w:t>(2)(b)</w:t>
      </w:r>
      <w:r>
        <w:tab/>
        <w:t xml:space="preserve">The </w:t>
      </w:r>
      <w:r w:rsidRPr="00392D8D">
        <w:rPr>
          <w:u w:val="single"/>
        </w:rPr>
        <w:t>Hearing</w:t>
      </w:r>
      <w:r>
        <w:t xml:space="preserve"> I</w:t>
      </w:r>
      <w:r w:rsidRPr="00392D8D">
        <w:rPr>
          <w:u w:val="single"/>
        </w:rPr>
        <w:t>mpairment</w:t>
      </w:r>
      <w:r>
        <w:t xml:space="preserve">, </w:t>
      </w:r>
      <w:ins w:id="388" w:author="Author">
        <w:r w:rsidR="00BE45DC">
          <w:t>i</w:t>
        </w:r>
      </w:ins>
      <w:del w:id="389" w:author="Author">
        <w:r w:rsidDel="00BE45DC">
          <w:delText>I</w:delText>
        </w:r>
      </w:del>
      <w:r w:rsidRPr="00392D8D">
        <w:rPr>
          <w:u w:val="single"/>
        </w:rPr>
        <w:t>ncluding</w:t>
      </w:r>
      <w:r>
        <w:t xml:space="preserve"> </w:t>
      </w:r>
      <w:r w:rsidRPr="00392D8D">
        <w:rPr>
          <w:u w:val="single"/>
        </w:rPr>
        <w:t>Deafness</w:t>
      </w:r>
      <w:r>
        <w:t>, as described above, prevents the child from receiving reasonable educational benefit from general education as evidenced by one or more of the following:</w:t>
      </w:r>
    </w:p>
    <w:p w14:paraId="7A7D5A9C" w14:textId="77777777" w:rsidR="000801E7" w:rsidRDefault="000801E7" w:rsidP="00253E03">
      <w:pPr>
        <w:pStyle w:val="par3"/>
        <w:spacing w:after="240"/>
      </w:pPr>
      <w:r>
        <w:t>2.0</w:t>
      </w:r>
      <w:r w:rsidR="003F0FC3">
        <w:t>9</w:t>
      </w:r>
      <w:r>
        <w:t>(2)(b)(i)</w:t>
      </w:r>
      <w:r>
        <w:tab/>
        <w:t>Delay in auditory skills and/or functional auditory performance</w:t>
      </w:r>
      <w:ins w:id="390" w:author="Author">
        <w:r w:rsidR="0099538E">
          <w:t>,</w:t>
        </w:r>
      </w:ins>
      <w:r>
        <w:t xml:space="preserve"> including speech perception scores (in quiet or noise), which demonstrates the need for specialized instruction in auditory skill development or assistive technology use;</w:t>
      </w:r>
    </w:p>
    <w:p w14:paraId="360A13C6" w14:textId="77777777" w:rsidR="000801E7" w:rsidRDefault="000801E7" w:rsidP="00253E03">
      <w:pPr>
        <w:pStyle w:val="par3"/>
        <w:spacing w:after="240"/>
      </w:pPr>
      <w:r>
        <w:t>2.0</w:t>
      </w:r>
      <w:r w:rsidR="003F0FC3">
        <w:t>9</w:t>
      </w:r>
      <w:r>
        <w:t>(2)(b)(ii)</w:t>
      </w:r>
      <w:r>
        <w:tab/>
        <w:t>Receptive and/or expressive language (spoken or signed) delay</w:t>
      </w:r>
      <w:ins w:id="391" w:author="Author">
        <w:r w:rsidR="0099538E">
          <w:t>,</w:t>
        </w:r>
      </w:ins>
      <w:r>
        <w:t xml:space="preserve"> including a delay in syntax, pragmatics,</w:t>
      </w:r>
      <w:ins w:id="392" w:author="Author">
        <w:r w:rsidR="0099538E">
          <w:t xml:space="preserve"> or</w:t>
        </w:r>
      </w:ins>
      <w:r>
        <w:t xml:space="preserve"> semantics, or if there is a significant discrepancy between the receptive and expressive language scores and/or function which adversely impacts communication and learning;</w:t>
      </w:r>
    </w:p>
    <w:p w14:paraId="3BA56B92" w14:textId="77777777" w:rsidR="000801E7" w:rsidRDefault="000801E7" w:rsidP="00253E03">
      <w:pPr>
        <w:pStyle w:val="par3"/>
        <w:spacing w:after="240"/>
      </w:pPr>
      <w:r>
        <w:t>2.0</w:t>
      </w:r>
      <w:r w:rsidR="003F0FC3">
        <w:t>9</w:t>
      </w:r>
      <w:r>
        <w:t>(2)(b)(iii)</w:t>
      </w:r>
      <w:r>
        <w:tab/>
        <w:t>An impairment of speech articulation, voice</w:t>
      </w:r>
      <w:ins w:id="393" w:author="Author">
        <w:r w:rsidR="0099538E">
          <w:t>,</w:t>
        </w:r>
      </w:ins>
      <w:r>
        <w:t xml:space="preserve"> </w:t>
      </w:r>
      <w:del w:id="394" w:author="Author">
        <w:r w:rsidDel="0099538E">
          <w:delText>and/</w:delText>
        </w:r>
      </w:del>
      <w:r>
        <w:t>or fluency;</w:t>
      </w:r>
    </w:p>
    <w:p w14:paraId="541C954E" w14:textId="77777777" w:rsidR="000801E7" w:rsidRDefault="000801E7" w:rsidP="00253E03">
      <w:pPr>
        <w:pStyle w:val="par3"/>
        <w:spacing w:after="240"/>
      </w:pPr>
      <w:r>
        <w:lastRenderedPageBreak/>
        <w:t>2.0</w:t>
      </w:r>
      <w:r w:rsidR="003F0FC3">
        <w:t>9</w:t>
      </w:r>
      <w:r>
        <w:t>(2)(b)(iv)</w:t>
      </w:r>
      <w:r>
        <w:tab/>
        <w:t xml:space="preserve">Lack of adequate academic achievement </w:t>
      </w:r>
      <w:del w:id="395" w:author="Author">
        <w:r w:rsidDel="0099538E">
          <w:delText>and/</w:delText>
        </w:r>
      </w:del>
      <w:r>
        <w:t xml:space="preserve">or sufficient progress to meet age or state-approved grade-level standards in reading, writing, </w:t>
      </w:r>
      <w:del w:id="396" w:author="Author">
        <w:r w:rsidDel="0099538E">
          <w:delText>and/</w:delText>
        </w:r>
      </w:del>
      <w:r>
        <w:t>or math;</w:t>
      </w:r>
    </w:p>
    <w:p w14:paraId="6798C64C" w14:textId="77777777" w:rsidR="000801E7" w:rsidRDefault="000801E7" w:rsidP="00253E03">
      <w:pPr>
        <w:pStyle w:val="par3"/>
        <w:spacing w:after="240"/>
      </w:pPr>
      <w:r>
        <w:t>2.0</w:t>
      </w:r>
      <w:r w:rsidR="003F0FC3">
        <w:t>9</w:t>
      </w:r>
      <w:r>
        <w:t>(2)(b)(v)</w:t>
      </w:r>
      <w:r>
        <w:tab/>
        <w:t xml:space="preserve">Inconsistent performance in social and learning environments compared to typically developing peers; </w:t>
      </w:r>
      <w:del w:id="397" w:author="Author">
        <w:r w:rsidDel="0099538E">
          <w:delText>and/</w:delText>
        </w:r>
      </w:del>
      <w:r>
        <w:t>or</w:t>
      </w:r>
    </w:p>
    <w:p w14:paraId="6AFC4034" w14:textId="528F7F1C" w:rsidR="000801E7" w:rsidRDefault="000801E7" w:rsidP="00253E03">
      <w:pPr>
        <w:pStyle w:val="par3"/>
        <w:spacing w:after="240"/>
      </w:pPr>
      <w:r>
        <w:t>2.0</w:t>
      </w:r>
      <w:r w:rsidR="003F0FC3">
        <w:t>9</w:t>
      </w:r>
      <w:r>
        <w:t>(2)(b)(vi)</w:t>
      </w:r>
      <w:r>
        <w:tab/>
        <w:t>Inability to demonstrate self</w:t>
      </w:r>
      <w:ins w:id="398" w:author="Author">
        <w:r w:rsidR="00A321A0">
          <w:t>-</w:t>
        </w:r>
      </w:ins>
      <w:del w:id="399" w:author="Author">
        <w:r w:rsidDel="00A321A0">
          <w:delText xml:space="preserve"> </w:delText>
        </w:r>
      </w:del>
      <w:r>
        <w:t>advocacy skills or utilize specialized technology/resources to access instruction.</w:t>
      </w:r>
    </w:p>
    <w:p w14:paraId="6A37E8A0" w14:textId="77777777" w:rsidR="000801E7" w:rsidRDefault="000801E7" w:rsidP="00253E03">
      <w:pPr>
        <w:pStyle w:val="par1"/>
        <w:spacing w:after="240"/>
      </w:pPr>
      <w:r>
        <w:t>2.0</w:t>
      </w:r>
      <w:r w:rsidR="003F0FC3">
        <w:t>9</w:t>
      </w:r>
      <w:r>
        <w:t>(3)</w:t>
      </w:r>
      <w:r>
        <w:tab/>
        <w:t xml:space="preserve">A child with a </w:t>
      </w:r>
      <w:r w:rsidRPr="0099538E">
        <w:rPr>
          <w:u w:val="single"/>
        </w:rPr>
        <w:t>Serious</w:t>
      </w:r>
      <w:r w:rsidRPr="00CA3ADF">
        <w:rPr>
          <w:u w:val="single"/>
          <w:rPrChange w:id="400" w:author="Author">
            <w:rPr/>
          </w:rPrChange>
        </w:rPr>
        <w:t xml:space="preserve"> </w:t>
      </w:r>
      <w:r w:rsidRPr="0099538E">
        <w:rPr>
          <w:u w:val="single"/>
        </w:rPr>
        <w:t>Emotional</w:t>
      </w:r>
      <w:r w:rsidRPr="00CA3ADF">
        <w:rPr>
          <w:u w:val="single"/>
          <w:rPrChange w:id="401" w:author="Author">
            <w:rPr/>
          </w:rPrChange>
        </w:rPr>
        <w:t xml:space="preserve"> </w:t>
      </w:r>
      <w:r w:rsidRPr="0099538E">
        <w:rPr>
          <w:u w:val="single"/>
        </w:rPr>
        <w:t>Disability</w:t>
      </w:r>
      <w:r>
        <w:t xml:space="preserve"> </w:t>
      </w:r>
      <w:ins w:id="402" w:author="Author">
        <w:r w:rsidR="004F4DD7">
          <w:t xml:space="preserve">(SED) </w:t>
        </w:r>
        <w:r w:rsidR="0099538E">
          <w:t xml:space="preserve">has </w:t>
        </w:r>
      </w:ins>
      <w:del w:id="403" w:author="Author">
        <w:r w:rsidDel="0099538E">
          <w:delText xml:space="preserve">shall have </w:delText>
        </w:r>
      </w:del>
      <w:r>
        <w:t>emotional or social functioning which prevents the child from receiving reasonable educational benefit from general education.</w:t>
      </w:r>
    </w:p>
    <w:p w14:paraId="7DE424F4" w14:textId="77777777" w:rsidR="000801E7" w:rsidRDefault="000801E7" w:rsidP="00253E03">
      <w:pPr>
        <w:pStyle w:val="par2"/>
        <w:spacing w:after="240"/>
      </w:pPr>
      <w:r>
        <w:t>2.0</w:t>
      </w:r>
      <w:r w:rsidR="003F0FC3">
        <w:t>9</w:t>
      </w:r>
      <w:r>
        <w:t>(3)(a)</w:t>
      </w:r>
      <w:r>
        <w:tab/>
      </w:r>
      <w:del w:id="404" w:author="Author">
        <w:r w:rsidRPr="00CA3ADF" w:rsidDel="008023C4">
          <w:rPr>
            <w:rPrChange w:id="405" w:author="Author">
              <w:rPr>
                <w:u w:val="single"/>
              </w:rPr>
            </w:rPrChange>
          </w:rPr>
          <w:delText>Serious</w:delText>
        </w:r>
        <w:r w:rsidRPr="00783F79" w:rsidDel="008023C4">
          <w:delText xml:space="preserve"> </w:delText>
        </w:r>
        <w:r w:rsidRPr="00CA3ADF" w:rsidDel="008023C4">
          <w:rPr>
            <w:rPrChange w:id="406" w:author="Author">
              <w:rPr>
                <w:u w:val="single"/>
              </w:rPr>
            </w:rPrChange>
          </w:rPr>
          <w:delText>Emotional</w:delText>
        </w:r>
        <w:r w:rsidRPr="00783F79" w:rsidDel="008023C4">
          <w:delText xml:space="preserve"> </w:delText>
        </w:r>
        <w:r w:rsidRPr="00CA3ADF" w:rsidDel="008023C4">
          <w:rPr>
            <w:rPrChange w:id="407" w:author="Author">
              <w:rPr>
                <w:u w:val="single"/>
              </w:rPr>
            </w:rPrChange>
          </w:rPr>
          <w:delText>Disability</w:delText>
        </w:r>
      </w:del>
      <w:ins w:id="408" w:author="Author">
        <w:r w:rsidR="008023C4">
          <w:t>SED</w:t>
        </w:r>
      </w:ins>
      <w:r>
        <w:t xml:space="preserve"> means a condition exhibiting one or more of the following characteristics over a long period of time and to a marked degree:</w:t>
      </w:r>
    </w:p>
    <w:p w14:paraId="346A94E2" w14:textId="77777777" w:rsidR="000801E7" w:rsidRDefault="000801E7" w:rsidP="00253E03">
      <w:pPr>
        <w:pStyle w:val="par3"/>
        <w:spacing w:after="240"/>
      </w:pPr>
      <w:r>
        <w:t>2.0</w:t>
      </w:r>
      <w:r w:rsidR="003F0FC3">
        <w:t>9</w:t>
      </w:r>
      <w:r>
        <w:t>(3)(a)(i)</w:t>
      </w:r>
      <w:r>
        <w:tab/>
        <w:t>An inability to learn which is not primarily the result of intellectual, sensory or other health factors;</w:t>
      </w:r>
    </w:p>
    <w:p w14:paraId="77DE7FD5" w14:textId="77777777" w:rsidR="000801E7" w:rsidRDefault="000801E7" w:rsidP="00253E03">
      <w:pPr>
        <w:pStyle w:val="par3"/>
        <w:spacing w:after="240"/>
      </w:pPr>
      <w:r>
        <w:t>2.0</w:t>
      </w:r>
      <w:r w:rsidR="003F0FC3">
        <w:t>9</w:t>
      </w:r>
      <w:r>
        <w:t>(3)(a)(ii)</w:t>
      </w:r>
      <w:r>
        <w:tab/>
        <w:t>An inability to build or maintain interpersonal relationships which significantly interferes with the child’s social development;</w:t>
      </w:r>
    </w:p>
    <w:p w14:paraId="2DDB1780" w14:textId="77777777" w:rsidR="000801E7" w:rsidRDefault="000801E7" w:rsidP="00253E03">
      <w:pPr>
        <w:pStyle w:val="par3"/>
        <w:spacing w:after="240"/>
      </w:pPr>
      <w:r>
        <w:t>2.0</w:t>
      </w:r>
      <w:r w:rsidR="003F0FC3">
        <w:t>9</w:t>
      </w:r>
      <w:r>
        <w:t>(3)(a)(iii)</w:t>
      </w:r>
      <w:r>
        <w:tab/>
        <w:t>Inappropriate types of behavior or feelings under normal circumstances;</w:t>
      </w:r>
    </w:p>
    <w:p w14:paraId="49214C90" w14:textId="77777777" w:rsidR="000801E7" w:rsidRDefault="000801E7" w:rsidP="00253E03">
      <w:pPr>
        <w:pStyle w:val="par3"/>
        <w:spacing w:after="240"/>
      </w:pPr>
      <w:r>
        <w:t>2.0</w:t>
      </w:r>
      <w:r w:rsidR="003F0FC3">
        <w:t>9</w:t>
      </w:r>
      <w:r>
        <w:t>(3)(a)(iv)</w:t>
      </w:r>
      <w:r>
        <w:tab/>
        <w:t xml:space="preserve">A general pervasive mood of unhappiness or depression; </w:t>
      </w:r>
      <w:del w:id="409" w:author="Author">
        <w:r w:rsidDel="0099538E">
          <w:delText>and/</w:delText>
        </w:r>
      </w:del>
      <w:r>
        <w:t>or</w:t>
      </w:r>
    </w:p>
    <w:p w14:paraId="1D82F998" w14:textId="77777777" w:rsidR="000801E7" w:rsidRDefault="000801E7" w:rsidP="00253E03">
      <w:pPr>
        <w:pStyle w:val="par3"/>
        <w:spacing w:after="240"/>
      </w:pPr>
      <w:r>
        <w:t>2.0</w:t>
      </w:r>
      <w:r w:rsidR="003F0FC3">
        <w:t>9</w:t>
      </w:r>
      <w:r>
        <w:t>(3)(a)(v)</w:t>
      </w:r>
      <w:r>
        <w:tab/>
        <w:t>A tendency to develop physical symptoms or fears associated with personal or school problems.</w:t>
      </w:r>
    </w:p>
    <w:p w14:paraId="44AE086C" w14:textId="77777777" w:rsidR="000801E7" w:rsidRDefault="000801E7" w:rsidP="00253E03">
      <w:pPr>
        <w:pStyle w:val="par2"/>
        <w:spacing w:after="240"/>
      </w:pPr>
      <w:r>
        <w:t>2.0</w:t>
      </w:r>
      <w:r w:rsidR="003F0FC3">
        <w:t>9</w:t>
      </w:r>
      <w:r>
        <w:t>(3)(b)</w:t>
      </w:r>
      <w:r>
        <w:tab/>
        <w:t xml:space="preserve">As a result of the child’s </w:t>
      </w:r>
      <w:del w:id="410" w:author="Author">
        <w:r w:rsidRPr="00CA3ADF" w:rsidDel="008023C4">
          <w:rPr>
            <w:rPrChange w:id="411" w:author="Author">
              <w:rPr>
                <w:u w:val="single"/>
              </w:rPr>
            </w:rPrChange>
          </w:rPr>
          <w:delText>Serious</w:delText>
        </w:r>
        <w:r w:rsidRPr="00783F79" w:rsidDel="008023C4">
          <w:delText xml:space="preserve"> </w:delText>
        </w:r>
        <w:r w:rsidRPr="00CA3ADF" w:rsidDel="008023C4">
          <w:rPr>
            <w:rPrChange w:id="412" w:author="Author">
              <w:rPr>
                <w:u w:val="single"/>
              </w:rPr>
            </w:rPrChange>
          </w:rPr>
          <w:delText>Emotional</w:delText>
        </w:r>
        <w:r w:rsidRPr="00783F79" w:rsidDel="008023C4">
          <w:delText xml:space="preserve"> </w:delText>
        </w:r>
        <w:r w:rsidRPr="00CA3ADF" w:rsidDel="008023C4">
          <w:rPr>
            <w:rPrChange w:id="413" w:author="Author">
              <w:rPr>
                <w:u w:val="single"/>
              </w:rPr>
            </w:rPrChange>
          </w:rPr>
          <w:delText>Disability</w:delText>
        </w:r>
      </w:del>
      <w:ins w:id="414" w:author="Author">
        <w:r w:rsidR="008023C4">
          <w:t>SED</w:t>
        </w:r>
      </w:ins>
      <w:r>
        <w:t>, as described above, the child exhibits one of the following characteristics:</w:t>
      </w:r>
    </w:p>
    <w:p w14:paraId="6385E6A8" w14:textId="77777777" w:rsidR="000801E7" w:rsidRDefault="000801E7" w:rsidP="00253E03">
      <w:pPr>
        <w:pStyle w:val="par3"/>
        <w:spacing w:after="240"/>
      </w:pPr>
      <w:r>
        <w:t>2.0</w:t>
      </w:r>
      <w:r w:rsidR="003F0FC3">
        <w:t>9</w:t>
      </w:r>
      <w:r>
        <w:t>(3)(b)(i)</w:t>
      </w:r>
      <w:r>
        <w:tab/>
        <w:t>Impairment in academic functioning as demonstrated by an inability to receive reasonable educational benefit from general education which is not primarily the result of intellectual, sensory, or other health factors, but due to the identified serious emotional disability.</w:t>
      </w:r>
    </w:p>
    <w:p w14:paraId="22EEA98D" w14:textId="060DD13C" w:rsidR="000801E7" w:rsidRDefault="000801E7" w:rsidP="00253E03">
      <w:pPr>
        <w:pStyle w:val="par3"/>
        <w:spacing w:after="240"/>
      </w:pPr>
      <w:r>
        <w:lastRenderedPageBreak/>
        <w:t>2.0</w:t>
      </w:r>
      <w:r w:rsidR="003F0FC3">
        <w:t>9</w:t>
      </w:r>
      <w:r>
        <w:t>(3)(b)(ii)</w:t>
      </w:r>
      <w:r>
        <w:tab/>
        <w:t xml:space="preserve">Impairment in social/emotional functioning as demonstrated by an inability to build or maintain interpersonal relationships which significantly interferes with the child’s social development. Social development involves those adaptive behaviors and social skills which enable a child to meet environmental demands and assume responsibility for </w:t>
      </w:r>
      <w:del w:id="415" w:author="Author">
        <w:r>
          <w:delText>his or her</w:delText>
        </w:r>
      </w:del>
      <w:ins w:id="416" w:author="Author">
        <w:r w:rsidR="00EA6F56">
          <w:t>the child’s</w:t>
        </w:r>
      </w:ins>
      <w:r>
        <w:t xml:space="preserve"> own welfare.</w:t>
      </w:r>
    </w:p>
    <w:p w14:paraId="38EB5CFE" w14:textId="77777777" w:rsidR="000801E7" w:rsidRDefault="000801E7" w:rsidP="00253E03">
      <w:pPr>
        <w:pStyle w:val="par2"/>
        <w:spacing w:after="240"/>
      </w:pPr>
      <w:r>
        <w:t>2.0</w:t>
      </w:r>
      <w:r w:rsidR="003F0FC3">
        <w:t>9</w:t>
      </w:r>
      <w:r>
        <w:t>(3)(c)</w:t>
      </w:r>
      <w:r>
        <w:tab/>
        <w:t xml:space="preserve">In order to qualify as a child with a </w:t>
      </w:r>
      <w:del w:id="417" w:author="Author">
        <w:r w:rsidRPr="00CA3ADF" w:rsidDel="008023C4">
          <w:rPr>
            <w:rPrChange w:id="418" w:author="Author">
              <w:rPr>
                <w:u w:val="single"/>
              </w:rPr>
            </w:rPrChange>
          </w:rPr>
          <w:delText>Serious</w:delText>
        </w:r>
        <w:r w:rsidRPr="00783F79" w:rsidDel="008023C4">
          <w:delText xml:space="preserve"> </w:delText>
        </w:r>
        <w:r w:rsidRPr="00CA3ADF" w:rsidDel="008023C4">
          <w:rPr>
            <w:rPrChange w:id="419" w:author="Author">
              <w:rPr>
                <w:u w:val="single"/>
              </w:rPr>
            </w:rPrChange>
          </w:rPr>
          <w:delText>Emotional</w:delText>
        </w:r>
        <w:r w:rsidRPr="00783F79" w:rsidDel="008023C4">
          <w:delText xml:space="preserve"> </w:delText>
        </w:r>
        <w:r w:rsidRPr="00CA3ADF" w:rsidDel="008023C4">
          <w:rPr>
            <w:rPrChange w:id="420" w:author="Author">
              <w:rPr>
                <w:u w:val="single"/>
              </w:rPr>
            </w:rPrChange>
          </w:rPr>
          <w:delText>Disability</w:delText>
        </w:r>
      </w:del>
      <w:ins w:id="421" w:author="Author">
        <w:r w:rsidR="008023C4">
          <w:t>SED</w:t>
        </w:r>
      </w:ins>
      <w:r>
        <w:t>, all four of the following qualifiers shall be documented:</w:t>
      </w:r>
    </w:p>
    <w:p w14:paraId="385B3CCA" w14:textId="77777777" w:rsidR="000801E7" w:rsidRDefault="000801E7" w:rsidP="00253E03">
      <w:pPr>
        <w:pStyle w:val="par3"/>
        <w:spacing w:after="240"/>
      </w:pPr>
      <w:r>
        <w:t>2.0</w:t>
      </w:r>
      <w:r w:rsidR="003F0FC3">
        <w:t>9</w:t>
      </w:r>
      <w:r>
        <w:t>(3)(c)(i)</w:t>
      </w:r>
      <w:r>
        <w:tab/>
        <w:t>A variety of instructional and/or behavioral interventions were implemented within general education and the child remains unable to receive reasonable educational benefit from general education</w:t>
      </w:r>
      <w:ins w:id="422" w:author="Author">
        <w:r w:rsidR="0099538E">
          <w:t>;</w:t>
        </w:r>
      </w:ins>
      <w:del w:id="423" w:author="Author">
        <w:r w:rsidDel="0099538E">
          <w:delText>.</w:delText>
        </w:r>
      </w:del>
    </w:p>
    <w:p w14:paraId="1F37D3EC" w14:textId="29E0982B" w:rsidR="000801E7" w:rsidRDefault="000801E7" w:rsidP="00253E03">
      <w:pPr>
        <w:pStyle w:val="par3"/>
        <w:spacing w:after="240"/>
      </w:pPr>
      <w:r>
        <w:t>2.0</w:t>
      </w:r>
      <w:r w:rsidR="003F0FC3">
        <w:t>9</w:t>
      </w:r>
      <w:r>
        <w:t>(3)(c)(ii)</w:t>
      </w:r>
      <w:r>
        <w:tab/>
        <w:t xml:space="preserve">Indicators of social/emotional dysfunction exist to a marked degree; that is, at a rate and intensity above the child's peers and outside of </w:t>
      </w:r>
      <w:del w:id="424" w:author="Author">
        <w:r>
          <w:delText>his or her</w:delText>
        </w:r>
      </w:del>
      <w:ins w:id="425" w:author="Author">
        <w:r w:rsidR="00100C70">
          <w:t>the child’s</w:t>
        </w:r>
      </w:ins>
      <w:r>
        <w:t xml:space="preserve"> cultural norms and the range of normal development expectations</w:t>
      </w:r>
      <w:ins w:id="426" w:author="Author">
        <w:r w:rsidR="0099538E">
          <w:t>;</w:t>
        </w:r>
      </w:ins>
      <w:del w:id="427" w:author="Author">
        <w:r w:rsidDel="0099538E">
          <w:delText>.</w:delText>
        </w:r>
      </w:del>
    </w:p>
    <w:p w14:paraId="3BC9C39A" w14:textId="77777777" w:rsidR="000801E7" w:rsidRDefault="000801E7" w:rsidP="00253E03">
      <w:pPr>
        <w:pStyle w:val="par3"/>
        <w:spacing w:after="240"/>
      </w:pPr>
      <w:r>
        <w:t>2.0</w:t>
      </w:r>
      <w:r w:rsidR="003F0FC3">
        <w:t>9</w:t>
      </w:r>
      <w:r>
        <w:t>(3)(c)(iii)</w:t>
      </w:r>
      <w:r>
        <w:tab/>
        <w:t>Indicators of social/emotional dysfunction are pervasive, and are observable in at least two different settings within the child's environment</w:t>
      </w:r>
      <w:del w:id="428" w:author="Author">
        <w:r w:rsidDel="0099538E">
          <w:delText>.</w:delText>
        </w:r>
      </w:del>
      <w:r>
        <w:t xml:space="preserve"> </w:t>
      </w:r>
      <w:ins w:id="429" w:author="Author">
        <w:r w:rsidR="0099538E">
          <w:t>(</w:t>
        </w:r>
      </w:ins>
      <w:del w:id="430" w:author="Author">
        <w:r w:rsidDel="0099538E">
          <w:delText>F</w:delText>
        </w:r>
      </w:del>
      <w:ins w:id="431" w:author="Author">
        <w:r w:rsidR="0099538E">
          <w:t>f</w:t>
        </w:r>
      </w:ins>
      <w:r>
        <w:t>or children who are attending school, one of the environments shall be school</w:t>
      </w:r>
      <w:ins w:id="432" w:author="Author">
        <w:r w:rsidR="0099538E">
          <w:t>);</w:t>
        </w:r>
      </w:ins>
      <w:del w:id="433" w:author="Author">
        <w:r w:rsidDel="0099538E">
          <w:delText>.</w:delText>
        </w:r>
      </w:del>
    </w:p>
    <w:p w14:paraId="4661ADA2" w14:textId="77777777" w:rsidR="000801E7" w:rsidRDefault="000801E7" w:rsidP="00253E03">
      <w:pPr>
        <w:pStyle w:val="par3"/>
        <w:spacing w:after="240"/>
      </w:pPr>
      <w:r>
        <w:t>2.0</w:t>
      </w:r>
      <w:r w:rsidR="003F0FC3">
        <w:t>9</w:t>
      </w:r>
      <w:r>
        <w:t>(3)(c)(iv)</w:t>
      </w:r>
      <w:r>
        <w:tab/>
        <w:t>Indicators of social/emotional dysfunction have existed over a period of time and are not isolated incidents or transient, situational responses to stressors in the child's environment.</w:t>
      </w:r>
    </w:p>
    <w:p w14:paraId="2C4EECA8" w14:textId="77777777" w:rsidR="000801E7" w:rsidRDefault="000801E7" w:rsidP="00253E03">
      <w:pPr>
        <w:pStyle w:val="par2"/>
        <w:spacing w:after="240"/>
      </w:pPr>
      <w:r>
        <w:t>2.0</w:t>
      </w:r>
      <w:r w:rsidR="003F0FC3">
        <w:t>9</w:t>
      </w:r>
      <w:r>
        <w:t>(3)(d)</w:t>
      </w:r>
      <w:r>
        <w:tab/>
      </w:r>
      <w:del w:id="434" w:author="Author">
        <w:r w:rsidDel="00783F79">
          <w:delText xml:space="preserve">The term </w:delText>
        </w:r>
        <w:r w:rsidR="007C5B91" w:rsidDel="008023C4">
          <w:delText>“</w:delText>
        </w:r>
        <w:r w:rsidDel="008023C4">
          <w:delText>Serious Emotional Disability</w:delText>
        </w:r>
        <w:r w:rsidR="004072CD" w:rsidDel="008023C4">
          <w:delText>”</w:delText>
        </w:r>
      </w:del>
      <w:ins w:id="435" w:author="Author">
        <w:r w:rsidR="008023C4">
          <w:t>SED</w:t>
        </w:r>
      </w:ins>
      <w:r>
        <w:t xml:space="preserve"> does not apply to children who are socially maladjusted, unless it is determined that they have an emotional disability under paragraph (3)(a) of this section 2.0</w:t>
      </w:r>
      <w:r w:rsidR="00D85F55">
        <w:t>9</w:t>
      </w:r>
      <w:r>
        <w:t>.</w:t>
      </w:r>
    </w:p>
    <w:p w14:paraId="6AD9A379" w14:textId="77777777" w:rsidR="000801E7" w:rsidRDefault="000801E7" w:rsidP="00253E03">
      <w:pPr>
        <w:pStyle w:val="par1"/>
        <w:spacing w:after="240"/>
      </w:pPr>
      <w:r>
        <w:t>2.0</w:t>
      </w:r>
      <w:r w:rsidR="003F0FC3">
        <w:t>9</w:t>
      </w:r>
      <w:r>
        <w:t>(4)</w:t>
      </w:r>
      <w:r>
        <w:tab/>
        <w:t xml:space="preserve">A child with an </w:t>
      </w:r>
      <w:r w:rsidRPr="0099538E">
        <w:rPr>
          <w:u w:val="single"/>
        </w:rPr>
        <w:t>Intellectual</w:t>
      </w:r>
      <w:r w:rsidRPr="00CA3ADF">
        <w:rPr>
          <w:u w:val="single"/>
          <w:rPrChange w:id="436" w:author="Author">
            <w:rPr/>
          </w:rPrChange>
        </w:rPr>
        <w:t xml:space="preserve"> </w:t>
      </w:r>
      <w:r w:rsidRPr="0099538E">
        <w:rPr>
          <w:u w:val="single"/>
        </w:rPr>
        <w:t>Disability</w:t>
      </w:r>
      <w:r>
        <w:t xml:space="preserve"> </w:t>
      </w:r>
      <w:del w:id="437" w:author="Author">
        <w:r w:rsidDel="0099538E">
          <w:delText>shall have</w:delText>
        </w:r>
      </w:del>
      <w:ins w:id="438" w:author="Author">
        <w:r w:rsidR="0099538E">
          <w:t>has</w:t>
        </w:r>
      </w:ins>
      <w:r>
        <w:t xml:space="preserve"> reduced general intellectual functioning, existing concurrently with deficits in adaptive behavior and manifested during the developmental period, which prevents the child from receiving reasonable educational benefit from general education.</w:t>
      </w:r>
    </w:p>
    <w:p w14:paraId="3A614CDF" w14:textId="77777777" w:rsidR="000801E7" w:rsidRDefault="000801E7" w:rsidP="00253E03">
      <w:pPr>
        <w:pStyle w:val="par2"/>
        <w:spacing w:after="240"/>
      </w:pPr>
      <w:r>
        <w:t>2.0</w:t>
      </w:r>
      <w:r w:rsidR="003F0FC3">
        <w:t>9</w:t>
      </w:r>
      <w:r>
        <w:t>(4)(a)</w:t>
      </w:r>
      <w:r>
        <w:tab/>
        <w:t xml:space="preserve">Criteria for </w:t>
      </w:r>
      <w:r w:rsidRPr="00CA3ADF">
        <w:rPr>
          <w:rPrChange w:id="439" w:author="Author">
            <w:rPr>
              <w:u w:val="single"/>
            </w:rPr>
          </w:rPrChange>
        </w:rPr>
        <w:t>Intellectual</w:t>
      </w:r>
      <w:r w:rsidRPr="00EE1B29">
        <w:t xml:space="preserve"> </w:t>
      </w:r>
      <w:r w:rsidRPr="00CA3ADF">
        <w:rPr>
          <w:rPrChange w:id="440" w:author="Author">
            <w:rPr>
              <w:u w:val="single"/>
            </w:rPr>
          </w:rPrChange>
        </w:rPr>
        <w:t>Disability</w:t>
      </w:r>
      <w:r>
        <w:t xml:space="preserve"> preventing the child from receiving reasonable educational benefit from regular education shall include:</w:t>
      </w:r>
    </w:p>
    <w:p w14:paraId="41CEE0DA" w14:textId="77777777" w:rsidR="00643CD3" w:rsidRDefault="000801E7" w:rsidP="00253E03">
      <w:pPr>
        <w:pStyle w:val="par3"/>
        <w:spacing w:after="240"/>
      </w:pPr>
      <w:r>
        <w:lastRenderedPageBreak/>
        <w:t>2.0</w:t>
      </w:r>
      <w:r w:rsidR="003F0FC3">
        <w:t>9</w:t>
      </w:r>
      <w:r>
        <w:t>(4)(a)(i)</w:t>
      </w:r>
      <w:r>
        <w:tab/>
        <w:t>A full scale score of 2.0 or more standard deviations below the mean on individually administered measures of cognition.</w:t>
      </w:r>
    </w:p>
    <w:p w14:paraId="3894DCDE" w14:textId="77777777" w:rsidR="000801E7" w:rsidRDefault="000801E7" w:rsidP="00253E03">
      <w:pPr>
        <w:pStyle w:val="par3"/>
        <w:spacing w:after="240"/>
      </w:pPr>
      <w:r>
        <w:t>2.0</w:t>
      </w:r>
      <w:r w:rsidR="003F0FC3">
        <w:t>9</w:t>
      </w:r>
      <w:r>
        <w:t>(4)(a)(ii)</w:t>
      </w:r>
      <w:r>
        <w:tab/>
        <w:t>A comprehensive adaptive skills assessment</w:t>
      </w:r>
      <w:ins w:id="441" w:author="Author">
        <w:r w:rsidR="00F16114">
          <w:t>,</w:t>
        </w:r>
      </w:ins>
      <w:r>
        <w:t xml:space="preserve"> based on a body of evidence</w:t>
      </w:r>
      <w:ins w:id="442" w:author="Author">
        <w:r w:rsidR="00F16114">
          <w:t>,</w:t>
        </w:r>
      </w:ins>
      <w:r>
        <w:t xml:space="preserve"> that reflects the child’s social, linguistic, and cultural background. The level of independent adaptive behavior is significantly below the culturally imposed expectations of personal and social responsibility. This body of evidence shall include results from each of the following:</w:t>
      </w:r>
    </w:p>
    <w:p w14:paraId="41EA0A0A" w14:textId="77777777" w:rsidR="000801E7" w:rsidRDefault="000801E7" w:rsidP="00253E03">
      <w:pPr>
        <w:pStyle w:val="par4"/>
        <w:spacing w:after="240"/>
      </w:pPr>
      <w:r>
        <w:t>2.0</w:t>
      </w:r>
      <w:r w:rsidR="003F0FC3">
        <w:t>9</w:t>
      </w:r>
      <w:r>
        <w:t>(4)(a)(ii)(A)</w:t>
      </w:r>
      <w:r>
        <w:tab/>
        <w:t>A full scale score of 2.0 or more standard deviations below the mean on a standard or nationally normed assessment of adaptive behavior;</w:t>
      </w:r>
    </w:p>
    <w:p w14:paraId="4A8FEFDC" w14:textId="77777777" w:rsidR="000801E7" w:rsidRDefault="000801E7" w:rsidP="00253E03">
      <w:pPr>
        <w:pStyle w:val="par4"/>
        <w:spacing w:after="240"/>
      </w:pPr>
      <w:r>
        <w:t>2.0</w:t>
      </w:r>
      <w:r w:rsidR="003F0FC3">
        <w:t>9</w:t>
      </w:r>
      <w:r>
        <w:t>(4)(a)(ii)(B)</w:t>
      </w:r>
      <w:r>
        <w:tab/>
        <w:t>Interview</w:t>
      </w:r>
      <w:ins w:id="443" w:author="Author">
        <w:r w:rsidR="0099538E">
          <w:t>(s)</w:t>
        </w:r>
      </w:ins>
      <w:r>
        <w:t xml:space="preserve"> of parent</w:t>
      </w:r>
      <w:ins w:id="444" w:author="Author">
        <w:r w:rsidR="0099538E">
          <w:t>(</w:t>
        </w:r>
      </w:ins>
      <w:r>
        <w:t>s</w:t>
      </w:r>
      <w:ins w:id="445" w:author="Author">
        <w:r w:rsidR="0099538E">
          <w:t>)</w:t>
        </w:r>
      </w:ins>
      <w:r>
        <w:t>; and</w:t>
      </w:r>
    </w:p>
    <w:p w14:paraId="0EF196AD" w14:textId="77777777" w:rsidR="000801E7" w:rsidRDefault="000801E7" w:rsidP="00253E03">
      <w:pPr>
        <w:pStyle w:val="par4"/>
        <w:spacing w:after="240"/>
      </w:pPr>
      <w:r>
        <w:t>2.0</w:t>
      </w:r>
      <w:r w:rsidR="003F0FC3">
        <w:t>9</w:t>
      </w:r>
      <w:r>
        <w:t>(4)(a)(ii)(C)</w:t>
      </w:r>
      <w:r>
        <w:tab/>
        <w:t xml:space="preserve">Observations of the child’s adaptive behavior that must occur in more than one educational setting. A discrepancy </w:t>
      </w:r>
      <w:del w:id="446" w:author="Author">
        <w:r w:rsidDel="008D6DC4">
          <w:delText xml:space="preserve">must </w:delText>
        </w:r>
      </w:del>
      <w:ins w:id="447" w:author="Author">
        <w:r w:rsidR="008D6DC4">
          <w:t xml:space="preserve">shall </w:t>
        </w:r>
      </w:ins>
      <w:r>
        <w:t>occur in two or more domains related to adaptive behavior in more than one educational setting.</w:t>
      </w:r>
    </w:p>
    <w:p w14:paraId="652E36D3" w14:textId="77777777" w:rsidR="003033E7" w:rsidRDefault="000801E7" w:rsidP="00253E03">
      <w:pPr>
        <w:pStyle w:val="par2"/>
        <w:spacing w:after="240"/>
      </w:pPr>
      <w:r>
        <w:t>2.0</w:t>
      </w:r>
      <w:r w:rsidR="003F0FC3">
        <w:t>9</w:t>
      </w:r>
      <w:r>
        <w:t>(4)(b)</w:t>
      </w:r>
      <w:r>
        <w:tab/>
        <w:t>A deficiency in academic achievement, either as indicated by scores 2.0 or more standard deviations below the mean in formal measures of language, reading</w:t>
      </w:r>
      <w:ins w:id="448" w:author="Author">
        <w:r w:rsidR="0099538E">
          <w:t>,</w:t>
        </w:r>
      </w:ins>
      <w:r>
        <w:t xml:space="preserve"> and math, or a body of evidence on informal measures when it is determined that reliable and valid assessment results are not possible due to the student’s functioning level.</w:t>
      </w:r>
    </w:p>
    <w:p w14:paraId="38FA1D89" w14:textId="48D7EE69" w:rsidR="000801E7" w:rsidRDefault="000801E7" w:rsidP="00253E03">
      <w:pPr>
        <w:pStyle w:val="par1"/>
        <w:spacing w:after="240"/>
      </w:pPr>
      <w:r>
        <w:t>2.0</w:t>
      </w:r>
      <w:r w:rsidR="003F0FC3">
        <w:t>9</w:t>
      </w:r>
      <w:r>
        <w:t>(5)</w:t>
      </w:r>
      <w:r>
        <w:tab/>
        <w:t xml:space="preserve">A child with </w:t>
      </w:r>
      <w:r w:rsidRPr="00783F79">
        <w:rPr>
          <w:u w:val="single"/>
        </w:rPr>
        <w:t>Multiple</w:t>
      </w:r>
      <w:r w:rsidRPr="00CA3ADF">
        <w:rPr>
          <w:u w:val="single"/>
          <w:rPrChange w:id="449" w:author="Author">
            <w:rPr/>
          </w:rPrChange>
        </w:rPr>
        <w:t xml:space="preserve"> </w:t>
      </w:r>
      <w:r w:rsidRPr="00783F79">
        <w:rPr>
          <w:u w:val="single"/>
        </w:rPr>
        <w:t>Disabilities</w:t>
      </w:r>
      <w:r>
        <w:t xml:space="preserve"> </w:t>
      </w:r>
      <w:del w:id="450" w:author="Author">
        <w:r w:rsidDel="00783F79">
          <w:delText>shall have</w:delText>
        </w:r>
      </w:del>
      <w:ins w:id="451" w:author="Author">
        <w:r w:rsidR="00783F79">
          <w:t>has</w:t>
        </w:r>
      </w:ins>
      <w:r>
        <w:t xml:space="preserve"> two or more areas of significant impairment, one of which shall be </w:t>
      </w:r>
      <w:del w:id="452" w:author="Author">
        <w:r w:rsidDel="00783F79">
          <w:delText xml:space="preserve">an </w:delText>
        </w:r>
      </w:del>
      <w:r>
        <w:t xml:space="preserve">intellectual disability. The other areas of impairment include: Orthopedic Impairment; Visual Impairment, </w:t>
      </w:r>
      <w:ins w:id="453" w:author="Author">
        <w:r w:rsidR="00BE45DC">
          <w:t>i</w:t>
        </w:r>
      </w:ins>
      <w:del w:id="454" w:author="Author">
        <w:r w:rsidDel="00BE45DC">
          <w:delText>I</w:delText>
        </w:r>
      </w:del>
      <w:r>
        <w:t>ncluding Blindness; Hearing Impairment, Including Deafness; Speech or Language Impairment; Serious Emotional Disability; Autism Spectrum Disorder</w:t>
      </w:r>
      <w:del w:id="455" w:author="Author">
        <w:r w:rsidDel="00783F79">
          <w:delText>s</w:delText>
        </w:r>
      </w:del>
      <w:r>
        <w:t xml:space="preserve">; Traumatic Brain Injury; or Other Health </w:t>
      </w:r>
      <w:del w:id="456" w:author="Author">
        <w:r w:rsidDel="00783F79">
          <w:delText>Impaired</w:delText>
        </w:r>
      </w:del>
      <w:ins w:id="457" w:author="Author">
        <w:r w:rsidR="00783F79">
          <w:t>Impairment</w:t>
        </w:r>
      </w:ins>
      <w:r>
        <w:t>. The combination of such impairments creates a unique condition that is evidenced through a multiplicity of severe educational needs which prevent the child from receiving reasonable educational benefit from general education.</w:t>
      </w:r>
    </w:p>
    <w:p w14:paraId="6E4BE549" w14:textId="77777777" w:rsidR="000801E7" w:rsidRDefault="000801E7" w:rsidP="00253E03">
      <w:pPr>
        <w:pStyle w:val="par3"/>
        <w:spacing w:after="240"/>
      </w:pPr>
      <w:r>
        <w:t>2.0</w:t>
      </w:r>
      <w:r w:rsidR="003F0FC3">
        <w:t>9</w:t>
      </w:r>
      <w:r>
        <w:t>(5)(a)</w:t>
      </w:r>
      <w:r>
        <w:tab/>
        <w:t xml:space="preserve">In order to be eligible as a child with </w:t>
      </w:r>
      <w:r w:rsidRPr="00CA3ADF">
        <w:rPr>
          <w:rPrChange w:id="458" w:author="Author">
            <w:rPr>
              <w:u w:val="single"/>
            </w:rPr>
          </w:rPrChange>
        </w:rPr>
        <w:t>multiple</w:t>
      </w:r>
      <w:r w:rsidRPr="00783F79">
        <w:t xml:space="preserve"> </w:t>
      </w:r>
      <w:r w:rsidRPr="00CA3ADF">
        <w:rPr>
          <w:rPrChange w:id="459" w:author="Author">
            <w:rPr>
              <w:u w:val="single"/>
            </w:rPr>
          </w:rPrChange>
        </w:rPr>
        <w:t>disabilities</w:t>
      </w:r>
      <w:r>
        <w:t xml:space="preserve">, the child </w:t>
      </w:r>
      <w:del w:id="460" w:author="Author">
        <w:r w:rsidDel="008D6DC4">
          <w:delText xml:space="preserve">must </w:delText>
        </w:r>
      </w:del>
      <w:ins w:id="461" w:author="Author">
        <w:r w:rsidR="008D6DC4">
          <w:t xml:space="preserve">shall </w:t>
        </w:r>
      </w:ins>
      <w:r>
        <w:t xml:space="preserve">satisfy all eligibility criteria for each individual </w:t>
      </w:r>
      <w:r>
        <w:lastRenderedPageBreak/>
        <w:t xml:space="preserve">disability, as described in these Rules. Documentation for each identified eligibility category </w:t>
      </w:r>
      <w:del w:id="462" w:author="Author">
        <w:r w:rsidDel="008D6DC4">
          <w:delText xml:space="preserve">must </w:delText>
        </w:r>
      </w:del>
      <w:ins w:id="463" w:author="Author">
        <w:r w:rsidR="008D6DC4">
          <w:t xml:space="preserve">shall </w:t>
        </w:r>
      </w:ins>
      <w:r>
        <w:t>be included.</w:t>
      </w:r>
    </w:p>
    <w:p w14:paraId="70A81D86" w14:textId="77777777" w:rsidR="000801E7" w:rsidRDefault="000801E7" w:rsidP="00253E03">
      <w:pPr>
        <w:pStyle w:val="par3"/>
        <w:spacing w:after="240"/>
      </w:pPr>
      <w:r>
        <w:t>2.0</w:t>
      </w:r>
      <w:r w:rsidR="003F0FC3">
        <w:t>9</w:t>
      </w:r>
      <w:r>
        <w:t>(5)(b)</w:t>
      </w:r>
      <w:r>
        <w:tab/>
        <w:t>The Multiple Disabilities, as described in section 2.0</w:t>
      </w:r>
      <w:r w:rsidR="00D85F55">
        <w:t>9</w:t>
      </w:r>
      <w:r>
        <w:t xml:space="preserve">(5) </w:t>
      </w:r>
      <w:del w:id="464" w:author="Author">
        <w:r w:rsidDel="00D34541">
          <w:delText>above</w:delText>
        </w:r>
      </w:del>
      <w:ins w:id="465" w:author="Author">
        <w:r w:rsidR="00D34541">
          <w:t>of these Rules</w:t>
        </w:r>
      </w:ins>
      <w:r>
        <w:t>, prevents the child from receiving reasonable educational benefit from general education such that the child exhibits two or more of the following:</w:t>
      </w:r>
    </w:p>
    <w:p w14:paraId="7C818F31" w14:textId="77777777" w:rsidR="000801E7" w:rsidRDefault="000801E7" w:rsidP="00253E03">
      <w:pPr>
        <w:pStyle w:val="par4"/>
        <w:spacing w:after="240"/>
      </w:pPr>
      <w:r>
        <w:t>2.0</w:t>
      </w:r>
      <w:r w:rsidR="003F0FC3">
        <w:t>9</w:t>
      </w:r>
      <w:r>
        <w:t>(5)(b)(i)</w:t>
      </w:r>
      <w:r>
        <w:tab/>
        <w:t>Inability to comprehend and utilize instructional information</w:t>
      </w:r>
      <w:ins w:id="466" w:author="Author">
        <w:r w:rsidR="00783F79">
          <w:t>;</w:t>
        </w:r>
      </w:ins>
      <w:del w:id="467" w:author="Author">
        <w:r w:rsidDel="00783F79">
          <w:delText>.</w:delText>
        </w:r>
      </w:del>
    </w:p>
    <w:p w14:paraId="115F5233" w14:textId="77777777" w:rsidR="000801E7" w:rsidRDefault="000801E7" w:rsidP="00253E03">
      <w:pPr>
        <w:pStyle w:val="par4"/>
        <w:spacing w:after="240"/>
      </w:pPr>
      <w:r>
        <w:t>2.0</w:t>
      </w:r>
      <w:r w:rsidR="003F0FC3">
        <w:t>9</w:t>
      </w:r>
      <w:r>
        <w:t>(5)(b)(ii)</w:t>
      </w:r>
      <w:r>
        <w:tab/>
        <w:t>Inability to communicate efficiently and effectively</w:t>
      </w:r>
      <w:ins w:id="468" w:author="Author">
        <w:r w:rsidR="00783F79">
          <w:t>;</w:t>
        </w:r>
      </w:ins>
      <w:del w:id="469" w:author="Author">
        <w:r w:rsidDel="00783F79">
          <w:delText>.</w:delText>
        </w:r>
      </w:del>
    </w:p>
    <w:p w14:paraId="10E12AB3" w14:textId="77777777" w:rsidR="000801E7" w:rsidRDefault="000801E7" w:rsidP="00253E03">
      <w:pPr>
        <w:pStyle w:val="par4"/>
        <w:spacing w:after="240"/>
      </w:pPr>
      <w:r>
        <w:t>2.0</w:t>
      </w:r>
      <w:r w:rsidR="003F0FC3">
        <w:t>9</w:t>
      </w:r>
      <w:r>
        <w:t>(5)(b)(iii)</w:t>
      </w:r>
      <w:r>
        <w:tab/>
        <w:t>Inability to demonstrate problem solving skills when such information is presented in a traditional academic curriculum</w:t>
      </w:r>
      <w:ins w:id="470" w:author="Author">
        <w:r w:rsidR="00783F79">
          <w:t>; or</w:t>
        </w:r>
      </w:ins>
      <w:del w:id="471" w:author="Author">
        <w:r w:rsidDel="00783F79">
          <w:delText>.</w:delText>
        </w:r>
      </w:del>
    </w:p>
    <w:p w14:paraId="292FC309" w14:textId="77777777" w:rsidR="000801E7" w:rsidRDefault="000801E7" w:rsidP="00253E03">
      <w:pPr>
        <w:pStyle w:val="par4"/>
        <w:spacing w:after="240"/>
      </w:pPr>
      <w:r>
        <w:t>2.0</w:t>
      </w:r>
      <w:r w:rsidR="003F0FC3">
        <w:t>9</w:t>
      </w:r>
      <w:r>
        <w:t>(5)(b)(iv)</w:t>
      </w:r>
      <w:r>
        <w:tab/>
        <w:t>Inability to generalize skills consistently.</w:t>
      </w:r>
    </w:p>
    <w:p w14:paraId="2859F7FA" w14:textId="77777777" w:rsidR="000801E7" w:rsidRDefault="000801E7" w:rsidP="00253E03">
      <w:pPr>
        <w:pStyle w:val="par1"/>
        <w:spacing w:after="240"/>
      </w:pPr>
      <w:r>
        <w:t>2.0</w:t>
      </w:r>
      <w:r w:rsidR="003F0FC3">
        <w:t>9</w:t>
      </w:r>
      <w:r>
        <w:t>(6)</w:t>
      </w:r>
      <w:r>
        <w:tab/>
        <w:t xml:space="preserve">A child with an </w:t>
      </w:r>
      <w:r w:rsidRPr="00783F79">
        <w:rPr>
          <w:u w:val="single"/>
        </w:rPr>
        <w:t>Orthopedic</w:t>
      </w:r>
      <w:r w:rsidRPr="00CA3ADF">
        <w:rPr>
          <w:u w:val="single"/>
          <w:rPrChange w:id="472" w:author="Author">
            <w:rPr/>
          </w:rPrChange>
        </w:rPr>
        <w:t xml:space="preserve"> </w:t>
      </w:r>
      <w:r w:rsidRPr="00783F79">
        <w:rPr>
          <w:u w:val="single"/>
        </w:rPr>
        <w:t>Impairment</w:t>
      </w:r>
      <w:r>
        <w:t xml:space="preserve"> has a severe neurological/muscular/skeletal abnormality that impedes mobility, which prevents the child from receiving reasonable educational benefit from general education.</w:t>
      </w:r>
    </w:p>
    <w:p w14:paraId="1E8B0525" w14:textId="77777777" w:rsidR="000801E7" w:rsidRDefault="000801E7" w:rsidP="00253E03">
      <w:pPr>
        <w:pStyle w:val="par2"/>
        <w:spacing w:after="240"/>
      </w:pPr>
      <w:r>
        <w:t>2.0</w:t>
      </w:r>
      <w:r w:rsidR="003F0FC3">
        <w:t>9</w:t>
      </w:r>
      <w:r>
        <w:t>(6)(a)</w:t>
      </w:r>
      <w:r>
        <w:tab/>
      </w:r>
      <w:r w:rsidRPr="00CA3ADF">
        <w:rPr>
          <w:rPrChange w:id="473" w:author="Author">
            <w:rPr>
              <w:u w:val="single"/>
            </w:rPr>
          </w:rPrChange>
        </w:rPr>
        <w:t>Orthopedic</w:t>
      </w:r>
      <w:r w:rsidRPr="00783F79">
        <w:t xml:space="preserve"> </w:t>
      </w:r>
      <w:r w:rsidRPr="00CA3ADF">
        <w:rPr>
          <w:rPrChange w:id="474" w:author="Author">
            <w:rPr>
              <w:u w:val="single"/>
            </w:rPr>
          </w:rPrChange>
        </w:rPr>
        <w:t>Impairment</w:t>
      </w:r>
      <w:r>
        <w:t xml:space="preserve"> may be a result of a congenital anomaly (e.g.</w:t>
      </w:r>
      <w:ins w:id="475" w:author="Author">
        <w:r w:rsidR="007E2716">
          <w:t>,</w:t>
        </w:r>
      </w:ins>
      <w:r>
        <w:t xml:space="preserve"> spina bifida, osteogenesis imperfecta, </w:t>
      </w:r>
      <w:ins w:id="476" w:author="Author">
        <w:r w:rsidR="00D34541">
          <w:t xml:space="preserve">and </w:t>
        </w:r>
      </w:ins>
      <w:r>
        <w:t>clubfoot); effects of a disease (e.g.</w:t>
      </w:r>
      <w:ins w:id="477" w:author="Author">
        <w:r w:rsidR="007E2716">
          <w:t>,</w:t>
        </w:r>
      </w:ins>
      <w:r>
        <w:t xml:space="preserve"> bone tumor, muscular dystrophy,</w:t>
      </w:r>
      <w:ins w:id="478" w:author="Author">
        <w:r w:rsidR="00D34541">
          <w:t xml:space="preserve"> and</w:t>
        </w:r>
      </w:ins>
      <w:r>
        <w:t xml:space="preserve"> juvenile arthritis); or from other causes (e.g.</w:t>
      </w:r>
      <w:ins w:id="479" w:author="Author">
        <w:r w:rsidR="007E2716">
          <w:t>,</w:t>
        </w:r>
      </w:ins>
      <w:r>
        <w:t xml:space="preserve"> cerebral palsy, amputations, trauma, and</w:t>
      </w:r>
      <w:del w:id="480" w:author="Author">
        <w:r w:rsidDel="00D34541">
          <w:delText>/or</w:delText>
        </w:r>
      </w:del>
      <w:r>
        <w:t xml:space="preserve"> fractures or burns that cause contractures).</w:t>
      </w:r>
    </w:p>
    <w:p w14:paraId="56510F51" w14:textId="77777777" w:rsidR="000801E7" w:rsidRDefault="000801E7" w:rsidP="00253E03">
      <w:pPr>
        <w:pStyle w:val="par2"/>
        <w:spacing w:after="240"/>
      </w:pPr>
      <w:r>
        <w:t>2.0</w:t>
      </w:r>
      <w:r w:rsidR="003F0FC3">
        <w:t>9</w:t>
      </w:r>
      <w:r>
        <w:t>(6)(b)</w:t>
      </w:r>
      <w:r>
        <w:tab/>
        <w:t xml:space="preserve">The </w:t>
      </w:r>
      <w:r w:rsidRPr="00CA3ADF">
        <w:rPr>
          <w:rPrChange w:id="481" w:author="Author">
            <w:rPr>
              <w:u w:val="single"/>
            </w:rPr>
          </w:rPrChange>
        </w:rPr>
        <w:t>Orthopedic</w:t>
      </w:r>
      <w:r w:rsidRPr="00783F79">
        <w:t xml:space="preserve"> </w:t>
      </w:r>
      <w:r w:rsidRPr="00CA3ADF">
        <w:rPr>
          <w:rPrChange w:id="482" w:author="Author">
            <w:rPr>
              <w:u w:val="single"/>
            </w:rPr>
          </w:rPrChange>
        </w:rPr>
        <w:t>Impairment</w:t>
      </w:r>
      <w:r>
        <w:t>, as described above, prevents the child from receiving reasonable educational benefit from general education because the disabling condition interferes with functions of daily living, including but not limited to</w:t>
      </w:r>
      <w:del w:id="483" w:author="Author">
        <w:r w:rsidDel="00886952">
          <w:delText>,</w:delText>
        </w:r>
      </w:del>
      <w:r>
        <w:t xml:space="preserve"> ambulation, attention, hand movements, coordination, communication, self-help skills and other activities of daily living, to such a degree that the child requires specialized instruction and related services, which may include special equipment.</w:t>
      </w:r>
    </w:p>
    <w:p w14:paraId="7EC57D13" w14:textId="77777777" w:rsidR="000801E7" w:rsidRDefault="000801E7" w:rsidP="00253E03">
      <w:pPr>
        <w:pStyle w:val="par1"/>
        <w:spacing w:after="240"/>
      </w:pPr>
      <w:r>
        <w:t>2.0</w:t>
      </w:r>
      <w:r w:rsidR="003F0FC3">
        <w:t>9</w:t>
      </w:r>
      <w:r>
        <w:t>(7)</w:t>
      </w:r>
      <w:r>
        <w:tab/>
      </w:r>
      <w:ins w:id="484" w:author="Author">
        <w:r w:rsidR="00EE1B29">
          <w:t xml:space="preserve">A child who is </w:t>
        </w:r>
      </w:ins>
      <w:r w:rsidRPr="00783F79">
        <w:rPr>
          <w:u w:val="single"/>
        </w:rPr>
        <w:t>Other</w:t>
      </w:r>
      <w:r w:rsidRPr="00CA3ADF">
        <w:rPr>
          <w:u w:val="single"/>
          <w:rPrChange w:id="485" w:author="Author">
            <w:rPr/>
          </w:rPrChange>
        </w:rPr>
        <w:t xml:space="preserve"> </w:t>
      </w:r>
      <w:r w:rsidRPr="00783F79">
        <w:rPr>
          <w:u w:val="single"/>
        </w:rPr>
        <w:t>Health</w:t>
      </w:r>
      <w:r w:rsidRPr="00CA3ADF">
        <w:rPr>
          <w:u w:val="single"/>
          <w:rPrChange w:id="486" w:author="Author">
            <w:rPr/>
          </w:rPrChange>
        </w:rPr>
        <w:t xml:space="preserve"> </w:t>
      </w:r>
      <w:r w:rsidRPr="00783F79">
        <w:rPr>
          <w:u w:val="single"/>
        </w:rPr>
        <w:t>Impaired</w:t>
      </w:r>
      <w:r>
        <w:t xml:space="preserve"> (OHI) </w:t>
      </w:r>
      <w:del w:id="487" w:author="Author">
        <w:r w:rsidDel="00EE1B29">
          <w:delText>means having</w:delText>
        </w:r>
      </w:del>
      <w:ins w:id="488" w:author="Author">
        <w:r w:rsidR="00EE1B29">
          <w:t>has</w:t>
        </w:r>
      </w:ins>
      <w:r>
        <w:t xml:space="preserve"> limited strength, vitality, or alertness, including a heightened alertness to environmental stimuli, that results in limited alertness with respect to the educational environment </w:t>
      </w:r>
      <w:r>
        <w:lastRenderedPageBreak/>
        <w:t>due to a chronic or acute health problem, including but not limited to asthma, attention deficit disorder or attention</w:t>
      </w:r>
      <w:ins w:id="489" w:author="Author">
        <w:r w:rsidR="00100CD5">
          <w:t>-</w:t>
        </w:r>
      </w:ins>
      <w:del w:id="490" w:author="Author">
        <w:r w:rsidDel="00100CD5">
          <w:delText xml:space="preserve"> </w:delText>
        </w:r>
      </w:del>
      <w:r>
        <w:t>deficit</w:t>
      </w:r>
      <w:ins w:id="491" w:author="Author">
        <w:r w:rsidR="00100CD5">
          <w:t>/</w:t>
        </w:r>
      </w:ins>
      <w:del w:id="492" w:author="Author">
        <w:r w:rsidDel="00100CD5">
          <w:delText xml:space="preserve"> </w:delText>
        </w:r>
      </w:del>
      <w:r>
        <w:t>hyperactivity disorder, diabetes, epilepsy, a heart condition, hemophilia, leukemia, kidney disease, sickle cell anemia</w:t>
      </w:r>
      <w:ins w:id="493" w:author="Author">
        <w:r w:rsidR="00783F79">
          <w:t>,</w:t>
        </w:r>
      </w:ins>
      <w:r>
        <w:t xml:space="preserve"> or Tourette syndrome. As a result of the child’s </w:t>
      </w:r>
      <w:del w:id="494" w:author="Author">
        <w:r w:rsidRPr="00CA3ADF" w:rsidDel="00100CD5">
          <w:rPr>
            <w:rPrChange w:id="495" w:author="Author">
              <w:rPr>
                <w:u w:val="single"/>
              </w:rPr>
            </w:rPrChange>
          </w:rPr>
          <w:delText>Other</w:delText>
        </w:r>
        <w:r w:rsidRPr="00100CD5" w:rsidDel="00100CD5">
          <w:delText xml:space="preserve"> </w:delText>
        </w:r>
        <w:r w:rsidRPr="00CA3ADF" w:rsidDel="00100CD5">
          <w:rPr>
            <w:rPrChange w:id="496" w:author="Author">
              <w:rPr>
                <w:u w:val="single"/>
              </w:rPr>
            </w:rPrChange>
          </w:rPr>
          <w:delText>Health</w:delText>
        </w:r>
        <w:r w:rsidRPr="00100CD5" w:rsidDel="00100CD5">
          <w:delText xml:space="preserve"> </w:delText>
        </w:r>
        <w:r w:rsidRPr="00CA3ADF" w:rsidDel="00100CD5">
          <w:rPr>
            <w:rPrChange w:id="497" w:author="Author">
              <w:rPr>
                <w:u w:val="single"/>
              </w:rPr>
            </w:rPrChange>
          </w:rPr>
          <w:delText>Impairment</w:delText>
        </w:r>
      </w:del>
      <w:ins w:id="498" w:author="Author">
        <w:r w:rsidR="00F16114">
          <w:t>other health impairment</w:t>
        </w:r>
      </w:ins>
      <w:r>
        <w:t>, as described above, the child is prevented from receiving reasonable educational benefit from general education, as evidenced by one or more of the following:</w:t>
      </w:r>
    </w:p>
    <w:p w14:paraId="795C3C42" w14:textId="77777777" w:rsidR="000801E7" w:rsidRDefault="000801E7" w:rsidP="00253E03">
      <w:pPr>
        <w:pStyle w:val="par2"/>
        <w:spacing w:after="240"/>
      </w:pPr>
      <w:r>
        <w:t>2.0</w:t>
      </w:r>
      <w:r w:rsidR="003F0FC3">
        <w:t>9</w:t>
      </w:r>
      <w:r>
        <w:t>(7)(a)</w:t>
      </w:r>
      <w:r>
        <w:tab/>
        <w:t>Limited strength</w:t>
      </w:r>
      <w:ins w:id="499" w:author="Author">
        <w:r w:rsidR="00783F79">
          <w:t>,</w:t>
        </w:r>
      </w:ins>
      <w:r>
        <w:t xml:space="preserve"> as indicated by an inability to perform typical tasks at school;</w:t>
      </w:r>
    </w:p>
    <w:p w14:paraId="6280A1A4" w14:textId="77777777" w:rsidR="000801E7" w:rsidRDefault="000801E7" w:rsidP="00253E03">
      <w:pPr>
        <w:pStyle w:val="par2"/>
        <w:spacing w:after="240"/>
      </w:pPr>
      <w:r>
        <w:t>2.0</w:t>
      </w:r>
      <w:r w:rsidR="003F0FC3">
        <w:t>9</w:t>
      </w:r>
      <w:r>
        <w:t>(7)(b)</w:t>
      </w:r>
      <w:r>
        <w:tab/>
        <w:t>Limited vitality</w:t>
      </w:r>
      <w:ins w:id="500" w:author="Author">
        <w:r w:rsidR="00783F79">
          <w:t>,</w:t>
        </w:r>
      </w:ins>
      <w:r>
        <w:t xml:space="preserve"> as indicated by an inability to sustain effort or to endure throughout an activity; </w:t>
      </w:r>
      <w:del w:id="501" w:author="Author">
        <w:r w:rsidDel="00100CD5">
          <w:delText>and/</w:delText>
        </w:r>
      </w:del>
      <w:r>
        <w:t>or</w:t>
      </w:r>
    </w:p>
    <w:p w14:paraId="7BC5FF8B" w14:textId="77777777" w:rsidR="000801E7" w:rsidRDefault="000801E7" w:rsidP="00253E03">
      <w:pPr>
        <w:pStyle w:val="par2"/>
        <w:spacing w:after="240"/>
      </w:pPr>
      <w:r>
        <w:t>2.0</w:t>
      </w:r>
      <w:r w:rsidR="003F0FC3">
        <w:t>9</w:t>
      </w:r>
      <w:r>
        <w:t>(7)(c)</w:t>
      </w:r>
      <w:r>
        <w:tab/>
        <w:t>Limited alertness</w:t>
      </w:r>
      <w:ins w:id="502" w:author="Author">
        <w:r w:rsidR="00783F79">
          <w:t>,</w:t>
        </w:r>
      </w:ins>
      <w:r>
        <w:t xml:space="preserve"> as indicated by an inability to manage and maintain attention, to organize or attend, to prioritize environmental stimuli, including heightened alertness to environmental stimuli that results in limited alertness with respect to the educational environment.</w:t>
      </w:r>
    </w:p>
    <w:p w14:paraId="75E97812" w14:textId="77777777" w:rsidR="000801E7" w:rsidRDefault="000801E7" w:rsidP="00253E03">
      <w:pPr>
        <w:pStyle w:val="par1"/>
        <w:spacing w:after="240"/>
      </w:pPr>
      <w:r>
        <w:t>2.0</w:t>
      </w:r>
      <w:r w:rsidR="003F0FC3">
        <w:t>9</w:t>
      </w:r>
      <w:r>
        <w:t>(8)</w:t>
      </w:r>
      <w:r>
        <w:tab/>
        <w:t xml:space="preserve">A child with a </w:t>
      </w:r>
      <w:r w:rsidRPr="00783F79">
        <w:rPr>
          <w:u w:val="single"/>
        </w:rPr>
        <w:t>Specific</w:t>
      </w:r>
      <w:r w:rsidRPr="00CA3ADF">
        <w:rPr>
          <w:u w:val="single"/>
          <w:rPrChange w:id="503" w:author="Author">
            <w:rPr/>
          </w:rPrChange>
        </w:rPr>
        <w:t xml:space="preserve"> </w:t>
      </w:r>
      <w:r w:rsidRPr="00783F79">
        <w:rPr>
          <w:u w:val="single"/>
        </w:rPr>
        <w:t>Learning</w:t>
      </w:r>
      <w:r w:rsidRPr="00CA3ADF">
        <w:rPr>
          <w:u w:val="single"/>
          <w:rPrChange w:id="504" w:author="Author">
            <w:rPr/>
          </w:rPrChange>
        </w:rPr>
        <w:t xml:space="preserve"> </w:t>
      </w:r>
      <w:r w:rsidRPr="00783F79">
        <w:rPr>
          <w:u w:val="single"/>
        </w:rPr>
        <w:t>Disability</w:t>
      </w:r>
      <w:r>
        <w:t xml:space="preserve"> </w:t>
      </w:r>
      <w:ins w:id="505" w:author="Author">
        <w:r w:rsidR="00783F79">
          <w:t xml:space="preserve">(SLD) </w:t>
        </w:r>
      </w:ins>
      <w:del w:id="506" w:author="Author">
        <w:r w:rsidDel="00C96B1E">
          <w:delText xml:space="preserve">shall </w:delText>
        </w:r>
      </w:del>
      <w:ins w:id="507" w:author="Author">
        <w:r w:rsidR="00C96B1E">
          <w:t>has</w:t>
        </w:r>
      </w:ins>
      <w:del w:id="508" w:author="Author">
        <w:r w:rsidDel="00C96B1E">
          <w:delText>have</w:delText>
        </w:r>
      </w:del>
      <w:r>
        <w:t xml:space="preserve"> a learning disorder that prevents the child from receiving reasonable educational benefit from general education.</w:t>
      </w:r>
    </w:p>
    <w:p w14:paraId="18B03F0E" w14:textId="77777777" w:rsidR="000801E7" w:rsidRDefault="000801E7" w:rsidP="00253E03">
      <w:pPr>
        <w:pStyle w:val="par2"/>
        <w:spacing w:after="240"/>
      </w:pPr>
      <w:r>
        <w:t>2.0</w:t>
      </w:r>
      <w:r w:rsidR="003F0FC3">
        <w:t>9</w:t>
      </w:r>
      <w:r>
        <w:t>(8)(a)</w:t>
      </w:r>
      <w:r>
        <w:tab/>
      </w:r>
      <w:del w:id="509" w:author="Author">
        <w:r w:rsidRPr="00CA3ADF" w:rsidDel="00C96B1E">
          <w:rPr>
            <w:rPrChange w:id="510" w:author="Author">
              <w:rPr>
                <w:u w:val="single"/>
              </w:rPr>
            </w:rPrChange>
          </w:rPr>
          <w:delText>Specific</w:delText>
        </w:r>
        <w:r w:rsidRPr="00783F79" w:rsidDel="00C96B1E">
          <w:delText xml:space="preserve"> </w:delText>
        </w:r>
        <w:r w:rsidRPr="00CA3ADF" w:rsidDel="00C96B1E">
          <w:rPr>
            <w:rPrChange w:id="511" w:author="Author">
              <w:rPr>
                <w:u w:val="single"/>
              </w:rPr>
            </w:rPrChange>
          </w:rPr>
          <w:delText>Learning</w:delText>
        </w:r>
        <w:r w:rsidRPr="00783F79" w:rsidDel="00C96B1E">
          <w:delText xml:space="preserve"> </w:delText>
        </w:r>
        <w:r w:rsidRPr="00CA3ADF" w:rsidDel="00C96B1E">
          <w:rPr>
            <w:rPrChange w:id="512" w:author="Author">
              <w:rPr>
                <w:u w:val="single"/>
              </w:rPr>
            </w:rPrChange>
          </w:rPr>
          <w:delText>Disability</w:delText>
        </w:r>
      </w:del>
      <w:ins w:id="513" w:author="Author">
        <w:r w:rsidR="00C96B1E">
          <w:t>SLD</w:t>
        </w:r>
      </w:ins>
      <w:r>
        <w:t xml:space="preserve"> means a disorder in one or more of the basic psychological processes involved in understanding or in using language, spoken or written, that may manifest itself in the imperfect ability to listen, think, speak, read, write, spell</w:t>
      </w:r>
      <w:ins w:id="514" w:author="Author">
        <w:r w:rsidR="00C96B1E">
          <w:t>,</w:t>
        </w:r>
      </w:ins>
      <w:r>
        <w:t xml:space="preserve"> or to do mathematical calculations, including conditions such as perceptual disabilities, brain injury, minimal brain dysfunction, dyslexia, and developmental aphasia. </w:t>
      </w:r>
      <w:del w:id="515" w:author="Author">
        <w:r w:rsidRPr="00CA3ADF" w:rsidDel="00C96B1E">
          <w:rPr>
            <w:rPrChange w:id="516" w:author="Author">
              <w:rPr>
                <w:u w:val="single"/>
              </w:rPr>
            </w:rPrChange>
          </w:rPr>
          <w:delText>Specific</w:delText>
        </w:r>
        <w:r w:rsidRPr="00783F79" w:rsidDel="00C96B1E">
          <w:delText xml:space="preserve"> </w:delText>
        </w:r>
        <w:r w:rsidRPr="00CA3ADF" w:rsidDel="00C96B1E">
          <w:rPr>
            <w:rPrChange w:id="517" w:author="Author">
              <w:rPr>
                <w:u w:val="single"/>
              </w:rPr>
            </w:rPrChange>
          </w:rPr>
          <w:delText>Learning</w:delText>
        </w:r>
        <w:r w:rsidRPr="00783F79" w:rsidDel="00C96B1E">
          <w:delText xml:space="preserve"> </w:delText>
        </w:r>
        <w:r w:rsidRPr="00CA3ADF" w:rsidDel="00C96B1E">
          <w:rPr>
            <w:rPrChange w:id="518" w:author="Author">
              <w:rPr>
                <w:u w:val="single"/>
              </w:rPr>
            </w:rPrChange>
          </w:rPr>
          <w:delText>Disability</w:delText>
        </w:r>
      </w:del>
      <w:ins w:id="519" w:author="Author">
        <w:r w:rsidR="00C96B1E">
          <w:t>SLD</w:t>
        </w:r>
      </w:ins>
      <w:r>
        <w:t xml:space="preserve"> does not include learning problems that are primarily the result of: visual impairment, including blindness; hearing impairment, including deafness; orthopedic impairment; intellectual disability; serious emotional disability; cultural factors; environmental or economic disadvantage; or limited English proficiency.</w:t>
      </w:r>
    </w:p>
    <w:p w14:paraId="3C6FC0F2" w14:textId="77777777" w:rsidR="000801E7" w:rsidRDefault="000801E7" w:rsidP="00253E03">
      <w:pPr>
        <w:pStyle w:val="par2"/>
        <w:spacing w:after="240"/>
      </w:pPr>
      <w:r>
        <w:t>2.0</w:t>
      </w:r>
      <w:r w:rsidR="003F0FC3">
        <w:t>9</w:t>
      </w:r>
      <w:r>
        <w:t>(8)(b)</w:t>
      </w:r>
      <w:r>
        <w:tab/>
        <w:t xml:space="preserve">A child may be determined to have a </w:t>
      </w:r>
      <w:del w:id="520" w:author="Author">
        <w:r w:rsidRPr="00CA3ADF" w:rsidDel="00C96B1E">
          <w:rPr>
            <w:rPrChange w:id="521" w:author="Author">
              <w:rPr>
                <w:u w:val="single"/>
              </w:rPr>
            </w:rPrChange>
          </w:rPr>
          <w:delText>Specific</w:delText>
        </w:r>
        <w:r w:rsidRPr="00783F79" w:rsidDel="00C96B1E">
          <w:delText xml:space="preserve"> </w:delText>
        </w:r>
        <w:r w:rsidRPr="00CA3ADF" w:rsidDel="00C96B1E">
          <w:rPr>
            <w:rPrChange w:id="522" w:author="Author">
              <w:rPr>
                <w:u w:val="single"/>
              </w:rPr>
            </w:rPrChange>
          </w:rPr>
          <w:delText>Learning</w:delText>
        </w:r>
        <w:r w:rsidRPr="00783F79" w:rsidDel="00C96B1E">
          <w:delText xml:space="preserve"> </w:delText>
        </w:r>
        <w:r w:rsidRPr="00CA3ADF" w:rsidDel="00C96B1E">
          <w:rPr>
            <w:rPrChange w:id="523" w:author="Author">
              <w:rPr>
                <w:u w:val="single"/>
              </w:rPr>
            </w:rPrChange>
          </w:rPr>
          <w:delText>Disability</w:delText>
        </w:r>
      </w:del>
      <w:ins w:id="524" w:author="Author">
        <w:r w:rsidR="00C96B1E">
          <w:t>SLD</w:t>
        </w:r>
      </w:ins>
      <w:r>
        <w:t xml:space="preserve"> that prevents the child from receiving reasonable educational benefit from general education if a body of evidence demonstrates the following criteria are met:</w:t>
      </w:r>
    </w:p>
    <w:p w14:paraId="2649DAFC" w14:textId="77777777" w:rsidR="000801E7" w:rsidRDefault="000801E7" w:rsidP="00253E03">
      <w:pPr>
        <w:pStyle w:val="par3"/>
        <w:spacing w:after="240"/>
      </w:pPr>
      <w:r>
        <w:lastRenderedPageBreak/>
        <w:t>2.0</w:t>
      </w:r>
      <w:r w:rsidR="003F0FC3">
        <w:t>9</w:t>
      </w:r>
      <w:r>
        <w:t>(8)(b)(i)</w:t>
      </w:r>
      <w:r>
        <w:tab/>
        <w:t>The child does not achieve adequately for the child’s age or to meet state-approved grade-level standards and exhibits significant academic skill deficit(s) in one or more of the following areas when provided with learning experiences and instruction appropriate for the child’s age or state-approved grade-level standards:</w:t>
      </w:r>
    </w:p>
    <w:p w14:paraId="7A62AB91" w14:textId="77777777" w:rsidR="000801E7" w:rsidRDefault="000801E7" w:rsidP="00253E03">
      <w:pPr>
        <w:pStyle w:val="par4"/>
        <w:spacing w:after="240"/>
      </w:pPr>
      <w:r>
        <w:t>2.0</w:t>
      </w:r>
      <w:r w:rsidR="003F0FC3">
        <w:t>9</w:t>
      </w:r>
      <w:r>
        <w:t>(8)(b)(i)(A)</w:t>
      </w:r>
      <w:r>
        <w:tab/>
        <w:t>Oral expression;</w:t>
      </w:r>
    </w:p>
    <w:p w14:paraId="365CD875" w14:textId="77777777" w:rsidR="000801E7" w:rsidRDefault="000801E7" w:rsidP="00253E03">
      <w:pPr>
        <w:pStyle w:val="par4"/>
        <w:spacing w:after="240"/>
      </w:pPr>
      <w:r>
        <w:t>2.0</w:t>
      </w:r>
      <w:r w:rsidR="003F0FC3">
        <w:t>9</w:t>
      </w:r>
      <w:r>
        <w:t>(8)(b)(i)(B)</w:t>
      </w:r>
      <w:r>
        <w:tab/>
        <w:t>Listening comprehension;</w:t>
      </w:r>
    </w:p>
    <w:p w14:paraId="22E8C0DF" w14:textId="77777777" w:rsidR="000801E7" w:rsidRDefault="000801E7" w:rsidP="00253E03">
      <w:pPr>
        <w:pStyle w:val="par4"/>
        <w:spacing w:after="240"/>
      </w:pPr>
      <w:r>
        <w:t>2.0</w:t>
      </w:r>
      <w:r w:rsidR="003F0FC3">
        <w:t>9</w:t>
      </w:r>
      <w:r>
        <w:t>(8)(b)(i)(C)</w:t>
      </w:r>
      <w:r>
        <w:tab/>
        <w:t>Written expression;</w:t>
      </w:r>
    </w:p>
    <w:p w14:paraId="563BDF9C" w14:textId="77777777" w:rsidR="000801E7" w:rsidRDefault="000801E7" w:rsidP="00253E03">
      <w:pPr>
        <w:pStyle w:val="par4"/>
        <w:spacing w:after="240"/>
      </w:pPr>
      <w:r>
        <w:t>2.0</w:t>
      </w:r>
      <w:r w:rsidR="003F0FC3">
        <w:t>9</w:t>
      </w:r>
      <w:r>
        <w:t>(8)(b)(i)(D)</w:t>
      </w:r>
      <w:r>
        <w:tab/>
        <w:t>Basic reading skill;</w:t>
      </w:r>
    </w:p>
    <w:p w14:paraId="51FE5124" w14:textId="77777777" w:rsidR="000801E7" w:rsidRDefault="000801E7" w:rsidP="00253E03">
      <w:pPr>
        <w:pStyle w:val="par4"/>
        <w:spacing w:after="240"/>
      </w:pPr>
      <w:r>
        <w:t>2.0</w:t>
      </w:r>
      <w:r w:rsidR="003F0FC3">
        <w:t>9</w:t>
      </w:r>
      <w:r>
        <w:t>(8)(b)(i)(E)</w:t>
      </w:r>
      <w:r>
        <w:tab/>
        <w:t>Reading fluency skills;</w:t>
      </w:r>
    </w:p>
    <w:p w14:paraId="247BBA61" w14:textId="77777777" w:rsidR="000801E7" w:rsidRDefault="000801E7" w:rsidP="00253E03">
      <w:pPr>
        <w:pStyle w:val="par4"/>
        <w:spacing w:after="240"/>
      </w:pPr>
      <w:r>
        <w:t>2.0</w:t>
      </w:r>
      <w:r w:rsidR="003F0FC3">
        <w:t>9</w:t>
      </w:r>
      <w:r>
        <w:t>(8)(b)(i)(F)</w:t>
      </w:r>
      <w:r>
        <w:tab/>
        <w:t>Reading comprehension;</w:t>
      </w:r>
    </w:p>
    <w:p w14:paraId="39A9EF15" w14:textId="77777777" w:rsidR="000801E7" w:rsidRDefault="000801E7" w:rsidP="00253E03">
      <w:pPr>
        <w:pStyle w:val="par4"/>
        <w:spacing w:after="240"/>
      </w:pPr>
      <w:r>
        <w:t>2.0</w:t>
      </w:r>
      <w:r w:rsidR="003F0FC3">
        <w:t>9</w:t>
      </w:r>
      <w:r>
        <w:t>(8)(b)(i)(G)</w:t>
      </w:r>
      <w:r>
        <w:tab/>
        <w:t>Mathematical calculation;</w:t>
      </w:r>
      <w:ins w:id="525" w:author="Author">
        <w:r w:rsidR="00C96B1E">
          <w:t xml:space="preserve"> and</w:t>
        </w:r>
      </w:ins>
    </w:p>
    <w:p w14:paraId="4745DC49" w14:textId="77777777" w:rsidR="000801E7" w:rsidRDefault="000801E7" w:rsidP="00253E03">
      <w:pPr>
        <w:pStyle w:val="par4"/>
        <w:spacing w:after="240"/>
      </w:pPr>
      <w:r>
        <w:t>2.0</w:t>
      </w:r>
      <w:r w:rsidR="003F0FC3">
        <w:t>9</w:t>
      </w:r>
      <w:r>
        <w:t>(8)(b)(i)(H)</w:t>
      </w:r>
      <w:r>
        <w:tab/>
        <w:t>Mathematics problem solving</w:t>
      </w:r>
      <w:del w:id="526" w:author="Author">
        <w:r w:rsidDel="00C96B1E">
          <w:delText>; and</w:delText>
        </w:r>
      </w:del>
      <w:ins w:id="527" w:author="Author">
        <w:r w:rsidR="00C96B1E">
          <w:t>.</w:t>
        </w:r>
      </w:ins>
    </w:p>
    <w:p w14:paraId="5E20A653" w14:textId="77777777" w:rsidR="000801E7" w:rsidRDefault="000801E7" w:rsidP="00253E03">
      <w:pPr>
        <w:pStyle w:val="par3"/>
        <w:spacing w:after="240"/>
      </w:pPr>
      <w:r>
        <w:t>2.0</w:t>
      </w:r>
      <w:r w:rsidR="003F0FC3">
        <w:t>9</w:t>
      </w:r>
      <w:r>
        <w:t>(8)(b)(ii)</w:t>
      </w:r>
      <w:r>
        <w:tab/>
        <w:t>The child does not make sufficient progress to meet age or state-approved grade-level standards in one or more of the areas identified in Section 2.0</w:t>
      </w:r>
      <w:r w:rsidR="007154E2">
        <w:t>9</w:t>
      </w:r>
      <w:r>
        <w:t>(8)(b)(i) when using a process based on the child’s response to scientific, research-based intervention.</w:t>
      </w:r>
    </w:p>
    <w:p w14:paraId="259994C5" w14:textId="690E743B" w:rsidR="000801E7" w:rsidRDefault="000801E7" w:rsidP="00253E03">
      <w:pPr>
        <w:pStyle w:val="par1"/>
        <w:spacing w:after="240"/>
      </w:pPr>
      <w:r>
        <w:t>2.0</w:t>
      </w:r>
      <w:r w:rsidR="003F0FC3">
        <w:t>9</w:t>
      </w:r>
      <w:r>
        <w:t>(9)</w:t>
      </w:r>
      <w:r>
        <w:tab/>
        <w:t xml:space="preserve">A child with a </w:t>
      </w:r>
      <w:r w:rsidRPr="00C96B1E">
        <w:rPr>
          <w:u w:val="single"/>
        </w:rPr>
        <w:t>Speech</w:t>
      </w:r>
      <w:r w:rsidRPr="00CA3ADF">
        <w:rPr>
          <w:u w:val="single"/>
          <w:rPrChange w:id="528" w:author="Author">
            <w:rPr/>
          </w:rPrChange>
        </w:rPr>
        <w:t xml:space="preserve"> </w:t>
      </w:r>
      <w:r w:rsidRPr="00C96B1E">
        <w:rPr>
          <w:u w:val="single"/>
        </w:rPr>
        <w:t>or</w:t>
      </w:r>
      <w:r w:rsidRPr="00CA3ADF">
        <w:rPr>
          <w:u w:val="single"/>
          <w:rPrChange w:id="529" w:author="Author">
            <w:rPr/>
          </w:rPrChange>
        </w:rPr>
        <w:t xml:space="preserve"> </w:t>
      </w:r>
      <w:r w:rsidRPr="00C96B1E">
        <w:rPr>
          <w:u w:val="single"/>
        </w:rPr>
        <w:t>Language Impairment</w:t>
      </w:r>
      <w:r>
        <w:t xml:space="preserve"> </w:t>
      </w:r>
      <w:ins w:id="530" w:author="Author">
        <w:r w:rsidR="0CAA21F6">
          <w:t xml:space="preserve">(SLI) </w:t>
        </w:r>
      </w:ins>
      <w:del w:id="531" w:author="Author">
        <w:r w:rsidDel="00C96B1E">
          <w:delText xml:space="preserve">shall </w:delText>
        </w:r>
      </w:del>
      <w:ins w:id="532" w:author="Author">
        <w:r w:rsidR="00C96B1E">
          <w:t>has</w:t>
        </w:r>
      </w:ins>
      <w:del w:id="533" w:author="Author">
        <w:r w:rsidDel="00C96B1E">
          <w:delText>have</w:delText>
        </w:r>
      </w:del>
      <w:r>
        <w:t xml:space="preserve"> a communicative disorder which prevents the child from receiving reasonable educational benefit from general education.</w:t>
      </w:r>
    </w:p>
    <w:p w14:paraId="0FED2282" w14:textId="77777777" w:rsidR="000801E7" w:rsidRDefault="000801E7" w:rsidP="00253E03">
      <w:pPr>
        <w:pStyle w:val="par2"/>
        <w:spacing w:after="240"/>
      </w:pPr>
      <w:r>
        <w:t>2.0</w:t>
      </w:r>
      <w:r w:rsidR="003F0FC3">
        <w:t>9</w:t>
      </w:r>
      <w:r>
        <w:t>(9)(a)</w:t>
      </w:r>
      <w:r>
        <w:tab/>
      </w:r>
      <w:r w:rsidRPr="00CA3ADF">
        <w:rPr>
          <w:rPrChange w:id="534" w:author="Author">
            <w:rPr>
              <w:u w:val="single"/>
            </w:rPr>
          </w:rPrChange>
        </w:rPr>
        <w:t>Speech</w:t>
      </w:r>
      <w:r w:rsidRPr="00C96B1E">
        <w:t xml:space="preserve"> </w:t>
      </w:r>
      <w:r w:rsidRPr="00CA3ADF">
        <w:rPr>
          <w:rPrChange w:id="535" w:author="Author">
            <w:rPr>
              <w:u w:val="single"/>
            </w:rPr>
          </w:rPrChange>
        </w:rPr>
        <w:t>or</w:t>
      </w:r>
      <w:r w:rsidRPr="00C96B1E">
        <w:t xml:space="preserve"> </w:t>
      </w:r>
      <w:r w:rsidRPr="00CA3ADF">
        <w:rPr>
          <w:rPrChange w:id="536" w:author="Author">
            <w:rPr>
              <w:u w:val="single"/>
            </w:rPr>
          </w:rPrChange>
        </w:rPr>
        <w:t>Language Impairment</w:t>
      </w:r>
      <w:r>
        <w:t xml:space="preserve"> may be classified under the headings of articulation, fluency, voice, functional communication</w:t>
      </w:r>
      <w:ins w:id="537" w:author="Author">
        <w:r w:rsidR="00C96B1E">
          <w:t>,</w:t>
        </w:r>
      </w:ins>
      <w:r>
        <w:t xml:space="preserve"> or delayed language development and shall mean a dysfunction in one or more of the following:</w:t>
      </w:r>
    </w:p>
    <w:p w14:paraId="1751A002" w14:textId="77777777" w:rsidR="000801E7" w:rsidRDefault="000801E7" w:rsidP="00253E03">
      <w:pPr>
        <w:pStyle w:val="par3"/>
        <w:spacing w:after="240"/>
      </w:pPr>
      <w:r>
        <w:t>2.0</w:t>
      </w:r>
      <w:r w:rsidR="003F0FC3">
        <w:t>9</w:t>
      </w:r>
      <w:r>
        <w:t>(9)(a)(i)</w:t>
      </w:r>
      <w:r>
        <w:tab/>
        <w:t xml:space="preserve">Receptive and expressive language (oral and written) difficulties, including syntax (word order, word form, </w:t>
      </w:r>
      <w:ins w:id="538" w:author="Author">
        <w:r w:rsidR="00C96B1E">
          <w:t xml:space="preserve">and </w:t>
        </w:r>
      </w:ins>
      <w:r>
        <w:t>developmental level), semantics (vocabulary, concepts</w:t>
      </w:r>
      <w:ins w:id="539" w:author="Author">
        <w:r w:rsidR="00C96B1E">
          <w:t>,</w:t>
        </w:r>
      </w:ins>
      <w:r>
        <w:t xml:space="preserve"> and word finding), and pragmatics (purposes and uses of language);</w:t>
      </w:r>
    </w:p>
    <w:p w14:paraId="31742AD8" w14:textId="77777777" w:rsidR="000801E7" w:rsidRDefault="000801E7" w:rsidP="00253E03">
      <w:pPr>
        <w:pStyle w:val="par3"/>
        <w:spacing w:after="240"/>
      </w:pPr>
      <w:r>
        <w:lastRenderedPageBreak/>
        <w:t>2.0</w:t>
      </w:r>
      <w:r w:rsidR="003F0FC3">
        <w:t>9</w:t>
      </w:r>
      <w:r>
        <w:t>(9)(a)(ii)</w:t>
      </w:r>
      <w:r>
        <w:tab/>
        <w:t>Auditory processing, including sensation (acuity), perception (discrimination, sequencing, analysis</w:t>
      </w:r>
      <w:ins w:id="540" w:author="Author">
        <w:r w:rsidR="00C96B1E">
          <w:t>,</w:t>
        </w:r>
      </w:ins>
      <w:r>
        <w:t xml:space="preserve"> and synthesis), association</w:t>
      </w:r>
      <w:ins w:id="541" w:author="Author">
        <w:r w:rsidR="00C96B1E">
          <w:t>,</w:t>
        </w:r>
      </w:ins>
      <w:r>
        <w:t xml:space="preserve"> and auditory attention;</w:t>
      </w:r>
    </w:p>
    <w:p w14:paraId="509C6A33" w14:textId="77777777" w:rsidR="000801E7" w:rsidRDefault="000801E7" w:rsidP="00253E03">
      <w:pPr>
        <w:pStyle w:val="par3"/>
        <w:spacing w:after="240"/>
      </w:pPr>
      <w:r>
        <w:t>2.0</w:t>
      </w:r>
      <w:r w:rsidR="003F0FC3">
        <w:t>9</w:t>
      </w:r>
      <w:r>
        <w:t>(9)(a)(iii)</w:t>
      </w:r>
      <w:r>
        <w:tab/>
        <w:t>Deficiency of structure and function of oral peripheral mechanism;</w:t>
      </w:r>
    </w:p>
    <w:p w14:paraId="1BA2F62E" w14:textId="77777777" w:rsidR="000801E7" w:rsidRDefault="000801E7" w:rsidP="00253E03">
      <w:pPr>
        <w:pStyle w:val="par3"/>
        <w:spacing w:after="240"/>
      </w:pPr>
      <w:r>
        <w:t>2.0</w:t>
      </w:r>
      <w:r w:rsidR="003F0FC3">
        <w:t>9</w:t>
      </w:r>
      <w:r>
        <w:t>(9)(a)(iv)</w:t>
      </w:r>
      <w:r>
        <w:tab/>
        <w:t>Articulation</w:t>
      </w:r>
      <w:ins w:id="542" w:author="Author">
        <w:r w:rsidR="00C96B1E">
          <w:t>,</w:t>
        </w:r>
      </w:ins>
      <w:r>
        <w:t xml:space="preserve"> including substitutions, omissions, distortions</w:t>
      </w:r>
      <w:ins w:id="543" w:author="Author">
        <w:r w:rsidR="00C96B1E">
          <w:t>,</w:t>
        </w:r>
      </w:ins>
      <w:r>
        <w:t xml:space="preserve"> or additions of sound;</w:t>
      </w:r>
    </w:p>
    <w:p w14:paraId="55CAF968" w14:textId="77777777" w:rsidR="000801E7" w:rsidRDefault="000801E7" w:rsidP="00253E03">
      <w:pPr>
        <w:pStyle w:val="par3"/>
        <w:spacing w:after="240"/>
      </w:pPr>
      <w:r>
        <w:t>2.0</w:t>
      </w:r>
      <w:r w:rsidR="003F0FC3">
        <w:t>9</w:t>
      </w:r>
      <w:r>
        <w:t>(9)(a)(v)</w:t>
      </w:r>
      <w:r>
        <w:tab/>
        <w:t xml:space="preserve">Voice, including deviation of respiration, phonation (pitch, intensity, </w:t>
      </w:r>
      <w:ins w:id="544" w:author="Author">
        <w:r w:rsidR="00C96B1E">
          <w:t xml:space="preserve">and </w:t>
        </w:r>
      </w:ins>
      <w:r>
        <w:t xml:space="preserve">quality), </w:t>
      </w:r>
      <w:del w:id="545" w:author="Author">
        <w:r w:rsidDel="00C96B1E">
          <w:delText>and/</w:delText>
        </w:r>
      </w:del>
      <w:r>
        <w:t>or resonance;</w:t>
      </w:r>
    </w:p>
    <w:p w14:paraId="66CEFB8C" w14:textId="77777777" w:rsidR="000801E7" w:rsidRDefault="000801E7" w:rsidP="00253E03">
      <w:pPr>
        <w:pStyle w:val="par3"/>
        <w:spacing w:after="240"/>
      </w:pPr>
      <w:r>
        <w:t>2.0</w:t>
      </w:r>
      <w:r w:rsidR="003F0FC3">
        <w:t>9</w:t>
      </w:r>
      <w:r>
        <w:t>(9)(a)(vi)</w:t>
      </w:r>
      <w:r>
        <w:tab/>
        <w:t xml:space="preserve">Fluency, including hesitant speech, stuttering, cluttering and related disorders; </w:t>
      </w:r>
      <w:del w:id="546" w:author="Author">
        <w:r w:rsidDel="00C96B1E">
          <w:delText>and/</w:delText>
        </w:r>
      </w:del>
      <w:r>
        <w:t>or</w:t>
      </w:r>
    </w:p>
    <w:p w14:paraId="2D9511DC" w14:textId="77777777" w:rsidR="000801E7" w:rsidRDefault="000801E7" w:rsidP="00253E03">
      <w:pPr>
        <w:pStyle w:val="par3"/>
        <w:spacing w:after="240"/>
      </w:pPr>
      <w:r>
        <w:t>2.0</w:t>
      </w:r>
      <w:r w:rsidR="003F0FC3">
        <w:t>9</w:t>
      </w:r>
      <w:r>
        <w:t>(9)(a)(vii)</w:t>
      </w:r>
      <w:r>
        <w:tab/>
        <w:t>Problems in auditory perception such as discrimination and memory.</w:t>
      </w:r>
    </w:p>
    <w:p w14:paraId="4ADB0342" w14:textId="77777777" w:rsidR="000801E7" w:rsidRDefault="000801E7" w:rsidP="00253E03">
      <w:pPr>
        <w:pStyle w:val="par2"/>
        <w:spacing w:after="240"/>
      </w:pPr>
      <w:r>
        <w:t>2.0</w:t>
      </w:r>
      <w:r w:rsidR="003F0FC3">
        <w:t>9</w:t>
      </w:r>
      <w:r>
        <w:t>(9)(b)</w:t>
      </w:r>
      <w:r>
        <w:tab/>
        <w:t xml:space="preserve">The </w:t>
      </w:r>
      <w:r w:rsidRPr="00CA3ADF">
        <w:rPr>
          <w:rPrChange w:id="547" w:author="Author">
            <w:rPr>
              <w:u w:val="single"/>
            </w:rPr>
          </w:rPrChange>
        </w:rPr>
        <w:t>Speech</w:t>
      </w:r>
      <w:r w:rsidRPr="00C96B1E">
        <w:t xml:space="preserve"> </w:t>
      </w:r>
      <w:r w:rsidRPr="00CA3ADF">
        <w:rPr>
          <w:rPrChange w:id="548" w:author="Author">
            <w:rPr>
              <w:u w:val="single"/>
            </w:rPr>
          </w:rPrChange>
        </w:rPr>
        <w:t>or</w:t>
      </w:r>
      <w:r w:rsidRPr="00C96B1E">
        <w:t xml:space="preserve"> </w:t>
      </w:r>
      <w:r w:rsidRPr="00CA3ADF">
        <w:rPr>
          <w:rPrChange w:id="549" w:author="Author">
            <w:rPr>
              <w:u w:val="single"/>
            </w:rPr>
          </w:rPrChange>
        </w:rPr>
        <w:t>Language</w:t>
      </w:r>
      <w:r w:rsidRPr="00C96B1E">
        <w:t xml:space="preserve"> </w:t>
      </w:r>
      <w:r w:rsidRPr="00CA3ADF">
        <w:rPr>
          <w:rPrChange w:id="550" w:author="Author">
            <w:rPr>
              <w:u w:val="single"/>
            </w:rPr>
          </w:rPrChange>
        </w:rPr>
        <w:t>Impairment</w:t>
      </w:r>
      <w:r>
        <w:t>, as set out above, prevents the child from receiving reasonable educational benefit from general education and shall include one or more of the following:</w:t>
      </w:r>
    </w:p>
    <w:p w14:paraId="4F18C8C0" w14:textId="5D502DF2" w:rsidR="000801E7" w:rsidRDefault="000801E7" w:rsidP="00253E03">
      <w:pPr>
        <w:pStyle w:val="par3"/>
        <w:spacing w:after="240"/>
      </w:pPr>
      <w:r>
        <w:t>2.0</w:t>
      </w:r>
      <w:r w:rsidR="003F0FC3">
        <w:t>9</w:t>
      </w:r>
      <w:r>
        <w:t>(9)(b)(i)</w:t>
      </w:r>
      <w:r>
        <w:tab/>
        <w:t xml:space="preserve">Interference with oral and/or written communication in academic and social interactions in </w:t>
      </w:r>
      <w:del w:id="551" w:author="Author">
        <w:r>
          <w:delText>his/her</w:delText>
        </w:r>
      </w:del>
      <w:ins w:id="552" w:author="Author">
        <w:r w:rsidR="005534CE">
          <w:t>the child’s</w:t>
        </w:r>
      </w:ins>
      <w:r>
        <w:t xml:space="preserve"> primary language;</w:t>
      </w:r>
    </w:p>
    <w:p w14:paraId="04DA5C6C" w14:textId="77777777" w:rsidR="000801E7" w:rsidRDefault="000801E7" w:rsidP="00253E03">
      <w:pPr>
        <w:pStyle w:val="par3"/>
        <w:spacing w:after="240"/>
      </w:pPr>
      <w:r>
        <w:t>2.0</w:t>
      </w:r>
      <w:r w:rsidR="003F0FC3">
        <w:t>9</w:t>
      </w:r>
      <w:r>
        <w:t>(9)(b)(ii)</w:t>
      </w:r>
      <w:r>
        <w:tab/>
        <w:t xml:space="preserve">Demonstration of undesirable or inappropriate behavior as a result of limited communication skills; </w:t>
      </w:r>
      <w:del w:id="553" w:author="Author">
        <w:r w:rsidDel="00C96B1E">
          <w:delText>and/</w:delText>
        </w:r>
      </w:del>
      <w:r>
        <w:t>or</w:t>
      </w:r>
    </w:p>
    <w:p w14:paraId="48185993" w14:textId="77777777" w:rsidR="000801E7" w:rsidRDefault="000801E7" w:rsidP="00253E03">
      <w:pPr>
        <w:pStyle w:val="par3"/>
        <w:spacing w:after="240"/>
      </w:pPr>
      <w:r>
        <w:t>2.0</w:t>
      </w:r>
      <w:r w:rsidR="003F0FC3">
        <w:t>9</w:t>
      </w:r>
      <w:r>
        <w:t>(9)(b)(iii)</w:t>
      </w:r>
      <w:r>
        <w:tab/>
        <w:t>The inability to communicate without the use of assistive, augmentative/</w:t>
      </w:r>
      <w:ins w:id="554" w:author="Author">
        <w:r w:rsidR="00C96B1E">
          <w:t xml:space="preserve"> </w:t>
        </w:r>
      </w:ins>
      <w:r>
        <w:t>alternative communication devices or systems.</w:t>
      </w:r>
    </w:p>
    <w:p w14:paraId="69313B09" w14:textId="77777777" w:rsidR="000801E7" w:rsidRDefault="000801E7" w:rsidP="00253E03">
      <w:pPr>
        <w:pStyle w:val="par1"/>
        <w:spacing w:after="240"/>
      </w:pPr>
      <w:r>
        <w:t>2.0</w:t>
      </w:r>
      <w:r w:rsidR="003F0FC3">
        <w:t>9</w:t>
      </w:r>
      <w:r>
        <w:t>(10)</w:t>
      </w:r>
      <w:r>
        <w:tab/>
        <w:t xml:space="preserve">A child with a </w:t>
      </w:r>
      <w:r w:rsidRPr="00C96B1E">
        <w:rPr>
          <w:u w:val="single"/>
        </w:rPr>
        <w:t>Traumatic</w:t>
      </w:r>
      <w:r w:rsidRPr="00CA3ADF">
        <w:rPr>
          <w:u w:val="single"/>
          <w:rPrChange w:id="555" w:author="Author">
            <w:rPr/>
          </w:rPrChange>
        </w:rPr>
        <w:t xml:space="preserve"> </w:t>
      </w:r>
      <w:r w:rsidRPr="00C96B1E">
        <w:rPr>
          <w:u w:val="single"/>
        </w:rPr>
        <w:t>Brain</w:t>
      </w:r>
      <w:r w:rsidRPr="00CA3ADF">
        <w:rPr>
          <w:u w:val="single"/>
          <w:rPrChange w:id="556" w:author="Author">
            <w:rPr/>
          </w:rPrChange>
        </w:rPr>
        <w:t xml:space="preserve"> </w:t>
      </w:r>
      <w:r w:rsidRPr="00C96B1E">
        <w:rPr>
          <w:u w:val="single"/>
        </w:rPr>
        <w:t>Injury</w:t>
      </w:r>
      <w:r>
        <w:t xml:space="preserve"> (TBI) </w:t>
      </w:r>
      <w:del w:id="557" w:author="Author">
        <w:r w:rsidDel="00100CD5">
          <w:delText>is a child with an</w:delText>
        </w:r>
      </w:del>
      <w:ins w:id="558" w:author="Author">
        <w:r w:rsidR="00100CD5">
          <w:t>has</w:t>
        </w:r>
      </w:ins>
      <w:r>
        <w:t xml:space="preserve"> acquired injury to the brain caused by an external physical force resulting in total or partial functional disability or psychosocial impairment, or both, which impairment adversely affects the child’s ability to receive reasonable educational benefit from general education. A qualifying </w:t>
      </w:r>
      <w:del w:id="559" w:author="Author">
        <w:r w:rsidRPr="00CA3ADF" w:rsidDel="00C96B1E">
          <w:rPr>
            <w:rPrChange w:id="560" w:author="Author">
              <w:rPr>
                <w:u w:val="single"/>
              </w:rPr>
            </w:rPrChange>
          </w:rPr>
          <w:delText>Traumatic</w:delText>
        </w:r>
        <w:r w:rsidRPr="00C96B1E" w:rsidDel="00C96B1E">
          <w:delText xml:space="preserve"> </w:delText>
        </w:r>
        <w:r w:rsidRPr="00CA3ADF" w:rsidDel="00C96B1E">
          <w:rPr>
            <w:rPrChange w:id="561" w:author="Author">
              <w:rPr>
                <w:u w:val="single"/>
              </w:rPr>
            </w:rPrChange>
          </w:rPr>
          <w:delText>Brain</w:delText>
        </w:r>
        <w:r w:rsidRPr="00C96B1E" w:rsidDel="00C96B1E">
          <w:delText xml:space="preserve"> </w:delText>
        </w:r>
        <w:r w:rsidRPr="00CA3ADF" w:rsidDel="00C96B1E">
          <w:rPr>
            <w:rPrChange w:id="562" w:author="Author">
              <w:rPr>
                <w:u w:val="single"/>
              </w:rPr>
            </w:rPrChange>
          </w:rPr>
          <w:delText>Injury</w:delText>
        </w:r>
      </w:del>
      <w:ins w:id="563" w:author="Author">
        <w:r w:rsidR="00C96B1E" w:rsidRPr="00CA3ADF">
          <w:rPr>
            <w:rPrChange w:id="564" w:author="Author">
              <w:rPr>
                <w:u w:val="single"/>
              </w:rPr>
            </w:rPrChange>
          </w:rPr>
          <w:t>TBI</w:t>
        </w:r>
      </w:ins>
      <w:r>
        <w:t xml:space="preserve"> is an open or closed head injury resulting in impairments in one or more areas</w:t>
      </w:r>
      <w:del w:id="565" w:author="Author">
        <w:r w:rsidDel="00C96B1E">
          <w:delText>, such as</w:delText>
        </w:r>
      </w:del>
      <w:ins w:id="566" w:author="Author">
        <w:r w:rsidR="00C96B1E">
          <w:t>:</w:t>
        </w:r>
      </w:ins>
      <w:r>
        <w:t xml:space="preserve"> cognition; language; memory; attention; reasoning; abstract thinking; judgment; problem-solving; sensory, perceptual, and motor abilities; psychosocial behavior; physical functions; </w:t>
      </w:r>
      <w:r>
        <w:lastRenderedPageBreak/>
        <w:t xml:space="preserve">information processing; </w:t>
      </w:r>
      <w:del w:id="567" w:author="Author">
        <w:r w:rsidDel="00C96B1E">
          <w:delText xml:space="preserve">and </w:delText>
        </w:r>
      </w:del>
      <w:ins w:id="568" w:author="Author">
        <w:r w:rsidR="00C96B1E">
          <w:t xml:space="preserve">or </w:t>
        </w:r>
      </w:ins>
      <w:r>
        <w:t xml:space="preserve">speech. The term </w:t>
      </w:r>
      <w:r w:rsidR="007C5B91">
        <w:t>“</w:t>
      </w:r>
      <w:r>
        <w:t>traumatic brain injury</w:t>
      </w:r>
      <w:r w:rsidR="004072CD">
        <w:t>”</w:t>
      </w:r>
      <w:r>
        <w:t xml:space="preserve"> under this </w:t>
      </w:r>
      <w:del w:id="569" w:author="Author">
        <w:r w:rsidDel="00C723FE">
          <w:delText xml:space="preserve">rule </w:delText>
        </w:r>
      </w:del>
      <w:ins w:id="570" w:author="Author">
        <w:r w:rsidR="00C723FE">
          <w:t xml:space="preserve">section </w:t>
        </w:r>
      </w:ins>
      <w:r>
        <w:t>does not apply to brain injuries that are congenital or degenerative</w:t>
      </w:r>
      <w:del w:id="571" w:author="Author">
        <w:r w:rsidDel="00C96B1E">
          <w:delText>,</w:delText>
        </w:r>
      </w:del>
      <w:r>
        <w:t xml:space="preserve"> or to brain injuries induced by birth trauma.</w:t>
      </w:r>
    </w:p>
    <w:p w14:paraId="20B2B1EC" w14:textId="77777777" w:rsidR="000801E7" w:rsidRDefault="000801E7" w:rsidP="00253E03">
      <w:pPr>
        <w:pStyle w:val="par2"/>
        <w:spacing w:after="240"/>
      </w:pPr>
      <w:r>
        <w:t>2.0</w:t>
      </w:r>
      <w:r w:rsidR="003F0FC3">
        <w:t>9</w:t>
      </w:r>
      <w:r>
        <w:t>(10)(a)</w:t>
      </w:r>
      <w:r>
        <w:tab/>
        <w:t xml:space="preserve">To be eligible as a child with a </w:t>
      </w:r>
      <w:del w:id="572" w:author="Author">
        <w:r w:rsidRPr="00CA3ADF" w:rsidDel="00C96B1E">
          <w:rPr>
            <w:rPrChange w:id="573" w:author="Author">
              <w:rPr>
                <w:u w:val="single"/>
              </w:rPr>
            </w:rPrChange>
          </w:rPr>
          <w:delText>Traumatic</w:delText>
        </w:r>
        <w:r w:rsidRPr="00C96B1E" w:rsidDel="00C96B1E">
          <w:delText xml:space="preserve"> </w:delText>
        </w:r>
        <w:r w:rsidRPr="00CA3ADF" w:rsidDel="00C96B1E">
          <w:rPr>
            <w:rPrChange w:id="574" w:author="Author">
              <w:rPr>
                <w:u w:val="single"/>
              </w:rPr>
            </w:rPrChange>
          </w:rPr>
          <w:delText>Brain</w:delText>
        </w:r>
        <w:r w:rsidRPr="00C96B1E" w:rsidDel="00C96B1E">
          <w:delText xml:space="preserve"> </w:delText>
        </w:r>
        <w:r w:rsidRPr="00CA3ADF" w:rsidDel="00C96B1E">
          <w:rPr>
            <w:rPrChange w:id="575" w:author="Author">
              <w:rPr>
                <w:u w:val="single"/>
              </w:rPr>
            </w:rPrChange>
          </w:rPr>
          <w:delText>Injury</w:delText>
        </w:r>
      </w:del>
      <w:ins w:id="576" w:author="Author">
        <w:r w:rsidR="00C96B1E" w:rsidRPr="00CA3ADF">
          <w:rPr>
            <w:rPrChange w:id="577" w:author="Author">
              <w:rPr>
                <w:u w:val="single"/>
              </w:rPr>
            </w:rPrChange>
          </w:rPr>
          <w:t>TBI</w:t>
        </w:r>
      </w:ins>
      <w:r>
        <w:t xml:space="preserve">, there </w:t>
      </w:r>
      <w:del w:id="578" w:author="Author">
        <w:r w:rsidDel="008D6DC4">
          <w:delText xml:space="preserve">must </w:delText>
        </w:r>
      </w:del>
      <w:ins w:id="579" w:author="Author">
        <w:r w:rsidR="008D6DC4">
          <w:t xml:space="preserve">shall </w:t>
        </w:r>
      </w:ins>
      <w:r>
        <w:t>be evidence of the following criteria:</w:t>
      </w:r>
    </w:p>
    <w:p w14:paraId="0260628F" w14:textId="77777777" w:rsidR="000801E7" w:rsidRDefault="000801E7" w:rsidP="00253E03">
      <w:pPr>
        <w:pStyle w:val="par3"/>
        <w:spacing w:after="240"/>
      </w:pPr>
      <w:r>
        <w:t>2.0</w:t>
      </w:r>
      <w:r w:rsidR="003F0FC3">
        <w:t>9</w:t>
      </w:r>
      <w:r>
        <w:t>(10)(a)(i)</w:t>
      </w:r>
      <w:r>
        <w:tab/>
        <w:t>Either medical documentation of a traumatic brain injury, or a significant history of one or more traumatic brain injuries reported by a reliable and credible source and/or corroborated by numerous reporters; and</w:t>
      </w:r>
    </w:p>
    <w:p w14:paraId="46B1C7CA" w14:textId="77777777" w:rsidR="000801E7" w:rsidRDefault="000801E7" w:rsidP="00253E03">
      <w:pPr>
        <w:pStyle w:val="par3"/>
        <w:spacing w:after="240"/>
      </w:pPr>
      <w:r>
        <w:t>2.0</w:t>
      </w:r>
      <w:r w:rsidR="003F0FC3">
        <w:t>9</w:t>
      </w:r>
      <w:r>
        <w:t>(10)(a)(ii)</w:t>
      </w:r>
      <w:r>
        <w:tab/>
        <w:t>The child displays educational impact most probably and plausibly related to the traumatic brain injury.</w:t>
      </w:r>
    </w:p>
    <w:p w14:paraId="2D4A60EF" w14:textId="77777777" w:rsidR="000801E7" w:rsidRDefault="000801E7" w:rsidP="00253E03">
      <w:pPr>
        <w:pStyle w:val="par2"/>
        <w:spacing w:after="240"/>
      </w:pPr>
      <w:r>
        <w:t>2.0</w:t>
      </w:r>
      <w:r w:rsidR="003F0FC3">
        <w:t>9</w:t>
      </w:r>
      <w:r>
        <w:t>(10)(b)</w:t>
      </w:r>
      <w:r>
        <w:tab/>
        <w:t xml:space="preserve">Additionally, to be eligible as a child with a </w:t>
      </w:r>
      <w:del w:id="580" w:author="Author">
        <w:r w:rsidRPr="00CA3ADF" w:rsidDel="00C96B1E">
          <w:rPr>
            <w:rPrChange w:id="581" w:author="Author">
              <w:rPr>
                <w:u w:val="single"/>
              </w:rPr>
            </w:rPrChange>
          </w:rPr>
          <w:delText>Traumatic</w:delText>
        </w:r>
        <w:r w:rsidRPr="00C96B1E" w:rsidDel="00C96B1E">
          <w:delText xml:space="preserve"> </w:delText>
        </w:r>
        <w:r w:rsidRPr="00CA3ADF" w:rsidDel="00C96B1E">
          <w:rPr>
            <w:rPrChange w:id="582" w:author="Author">
              <w:rPr>
                <w:u w:val="single"/>
              </w:rPr>
            </w:rPrChange>
          </w:rPr>
          <w:delText>Brain</w:delText>
        </w:r>
        <w:r w:rsidRPr="00C96B1E" w:rsidDel="00C96B1E">
          <w:delText xml:space="preserve"> </w:delText>
        </w:r>
        <w:r w:rsidRPr="00CA3ADF" w:rsidDel="00C96B1E">
          <w:rPr>
            <w:rPrChange w:id="583" w:author="Author">
              <w:rPr>
                <w:u w:val="single"/>
              </w:rPr>
            </w:rPrChange>
          </w:rPr>
          <w:delText>Injury</w:delText>
        </w:r>
      </w:del>
      <w:ins w:id="584" w:author="Author">
        <w:r w:rsidR="00C96B1E" w:rsidRPr="00CA3ADF">
          <w:rPr>
            <w:rPrChange w:id="585" w:author="Author">
              <w:rPr>
                <w:u w:val="single"/>
              </w:rPr>
            </w:rPrChange>
          </w:rPr>
          <w:t>TBI</w:t>
        </w:r>
      </w:ins>
      <w:r>
        <w:t xml:space="preserve">, the </w:t>
      </w:r>
      <w:del w:id="586" w:author="Author">
        <w:r w:rsidDel="00C96B1E">
          <w:delText>traumatic brain injury</w:delText>
        </w:r>
      </w:del>
      <w:ins w:id="587" w:author="Author">
        <w:r w:rsidR="00C96B1E">
          <w:t>TBI</w:t>
        </w:r>
      </w:ins>
      <w:r>
        <w:t xml:space="preserve"> </w:t>
      </w:r>
      <w:ins w:id="588" w:author="Author">
        <w:r w:rsidR="008D6DC4">
          <w:t>shall</w:t>
        </w:r>
        <w:r w:rsidR="00C96B1E">
          <w:t xml:space="preserve"> </w:t>
        </w:r>
      </w:ins>
      <w:r>
        <w:t>prevent</w:t>
      </w:r>
      <w:del w:id="589" w:author="Author">
        <w:r w:rsidDel="00C96B1E">
          <w:delText>s</w:delText>
        </w:r>
      </w:del>
      <w:r>
        <w:t xml:space="preserve"> the child from receiving reasonable educational benefit from general education as evidenced by one or more of the following:</w:t>
      </w:r>
    </w:p>
    <w:p w14:paraId="1975856C" w14:textId="77777777" w:rsidR="000801E7" w:rsidRDefault="000801E7" w:rsidP="00253E03">
      <w:pPr>
        <w:pStyle w:val="par3"/>
        <w:spacing w:after="240"/>
      </w:pPr>
      <w:r>
        <w:t>2.0</w:t>
      </w:r>
      <w:r w:rsidR="003F0FC3">
        <w:t>9</w:t>
      </w:r>
      <w:r>
        <w:t>(10)(b)(i)</w:t>
      </w:r>
      <w:r>
        <w:tab/>
        <w:t>A limited ability to sustain attention and/or poor memory skills, including but not limited to difficulty retaining short-term memory, long-term memory, working memory</w:t>
      </w:r>
      <w:ins w:id="590" w:author="Author">
        <w:r w:rsidR="00C96B1E">
          <w:t>,</w:t>
        </w:r>
      </w:ins>
      <w:r>
        <w:t xml:space="preserve"> and incidental memory;</w:t>
      </w:r>
    </w:p>
    <w:p w14:paraId="4C8C367B" w14:textId="77777777" w:rsidR="000801E7" w:rsidRDefault="000801E7" w:rsidP="00253E03">
      <w:pPr>
        <w:pStyle w:val="par3"/>
        <w:spacing w:after="240"/>
      </w:pPr>
      <w:r>
        <w:t>2.0</w:t>
      </w:r>
      <w:r w:rsidR="003F0FC3">
        <w:t>9</w:t>
      </w:r>
      <w:r>
        <w:t>(10)(b)(ii)</w:t>
      </w:r>
      <w:r>
        <w:tab/>
        <w:t>An inefficiency in processing, including but not limited to a processing speed deficit and/or mental fatigue;</w:t>
      </w:r>
    </w:p>
    <w:p w14:paraId="3A12FA01" w14:textId="77777777" w:rsidR="000801E7" w:rsidRDefault="000801E7" w:rsidP="00253E03">
      <w:pPr>
        <w:pStyle w:val="par3"/>
        <w:spacing w:after="240"/>
      </w:pPr>
      <w:r>
        <w:t>2.0</w:t>
      </w:r>
      <w:r w:rsidR="003F0FC3">
        <w:t>9</w:t>
      </w:r>
      <w:r>
        <w:t>(10)(b)(iii)</w:t>
      </w:r>
      <w:r>
        <w:tab/>
        <w:t xml:space="preserve">Deficits in sensory-motor skills that affect </w:t>
      </w:r>
      <w:del w:id="591" w:author="Author">
        <w:r w:rsidDel="00C96B1E">
          <w:delText xml:space="preserve">either one, or both, </w:delText>
        </w:r>
      </w:del>
      <w:r>
        <w:t>visual or auditory processing, and may include gross motor and/or fine motor deficits;</w:t>
      </w:r>
    </w:p>
    <w:p w14:paraId="050DD2BB" w14:textId="77777777" w:rsidR="000801E7" w:rsidRDefault="000801E7" w:rsidP="00253E03">
      <w:pPr>
        <w:pStyle w:val="par3"/>
        <w:spacing w:after="240"/>
      </w:pPr>
      <w:r>
        <w:t>2.0</w:t>
      </w:r>
      <w:r w:rsidR="003F0FC3">
        <w:t>9</w:t>
      </w:r>
      <w:r>
        <w:t>(10)(b)(iv)</w:t>
      </w:r>
      <w:r>
        <w:tab/>
        <w:t>Delays in acquisition of information</w:t>
      </w:r>
      <w:ins w:id="592" w:author="Author">
        <w:r w:rsidR="00C96B1E">
          <w:t>,</w:t>
        </w:r>
      </w:ins>
      <w:r>
        <w:t xml:space="preserve"> including new learning and visual-spatial processing;</w:t>
      </w:r>
    </w:p>
    <w:p w14:paraId="7E5A05A7" w14:textId="77777777" w:rsidR="000801E7" w:rsidRDefault="000801E7" w:rsidP="00253E03">
      <w:pPr>
        <w:pStyle w:val="par3"/>
        <w:spacing w:after="240"/>
      </w:pPr>
      <w:r>
        <w:t>2.0</w:t>
      </w:r>
      <w:r w:rsidR="003F0FC3">
        <w:t>9</w:t>
      </w:r>
      <w:r>
        <w:t>(10)(b)(v)</w:t>
      </w:r>
      <w:r>
        <w:tab/>
        <w:t>Difficulty with language skills, including but not limited to receptive language, expressive language</w:t>
      </w:r>
      <w:ins w:id="593" w:author="Author">
        <w:r w:rsidR="00C96B1E">
          <w:t>,</w:t>
        </w:r>
      </w:ins>
      <w:r>
        <w:t xml:space="preserve"> and social pragmatics;</w:t>
      </w:r>
    </w:p>
    <w:p w14:paraId="5E97E0EF" w14:textId="77777777" w:rsidR="000801E7" w:rsidRDefault="000801E7" w:rsidP="00253E03">
      <w:pPr>
        <w:pStyle w:val="par3"/>
        <w:spacing w:after="240"/>
      </w:pPr>
      <w:r>
        <w:t>2.0</w:t>
      </w:r>
      <w:r w:rsidR="003F0FC3">
        <w:t>9</w:t>
      </w:r>
      <w:r>
        <w:t>(10)(b)(vi)</w:t>
      </w:r>
      <w:r>
        <w:tab/>
        <w:t>Deficits in behavior regulation, including but not limited to impulsivity, poor judgment, ineffective reasoning</w:t>
      </w:r>
      <w:ins w:id="594" w:author="Author">
        <w:r w:rsidR="00C96B1E">
          <w:t>,</w:t>
        </w:r>
      </w:ins>
      <w:r>
        <w:t xml:space="preserve"> and mental inflexibility;</w:t>
      </w:r>
    </w:p>
    <w:p w14:paraId="039D280A" w14:textId="77777777" w:rsidR="000801E7" w:rsidRDefault="000801E7" w:rsidP="00253E03">
      <w:pPr>
        <w:pStyle w:val="par3"/>
        <w:spacing w:after="240"/>
      </w:pPr>
      <w:r>
        <w:lastRenderedPageBreak/>
        <w:t>2.0</w:t>
      </w:r>
      <w:r w:rsidR="003F0FC3">
        <w:t>9</w:t>
      </w:r>
      <w:r>
        <w:t>(10)(b)(vii)</w:t>
      </w:r>
      <w:r>
        <w:tab/>
        <w:t>Problems in cognitive executive functioning, including but not limited to difficulty with planning, organization</w:t>
      </w:r>
      <w:ins w:id="595" w:author="Author">
        <w:r w:rsidR="00C96B1E">
          <w:t>,</w:t>
        </w:r>
      </w:ins>
      <w:r>
        <w:t xml:space="preserve"> </w:t>
      </w:r>
      <w:del w:id="596" w:author="Author">
        <w:r w:rsidDel="00BE1FFA">
          <w:delText>and/</w:delText>
        </w:r>
      </w:del>
      <w:r>
        <w:t>or initiation of thinking and working skills;</w:t>
      </w:r>
    </w:p>
    <w:p w14:paraId="3F15BABC" w14:textId="77777777" w:rsidR="00233A3D" w:rsidRDefault="000801E7" w:rsidP="00253E03">
      <w:pPr>
        <w:pStyle w:val="par3"/>
        <w:spacing w:after="240"/>
      </w:pPr>
      <w:r>
        <w:t>2.0</w:t>
      </w:r>
      <w:r w:rsidR="003F0FC3">
        <w:t>9</w:t>
      </w:r>
      <w:r>
        <w:t>(10)(b)(viii)</w:t>
      </w:r>
      <w:r>
        <w:tab/>
        <w:t>Delays in adaptive living skills, including but not limited to difficulty with activities of daily living</w:t>
      </w:r>
      <w:del w:id="597" w:author="Author">
        <w:r w:rsidDel="00C96B1E">
          <w:delText xml:space="preserve"> (ADL)</w:delText>
        </w:r>
      </w:del>
      <w:r>
        <w:t>; and/or</w:t>
      </w:r>
    </w:p>
    <w:p w14:paraId="3FA9937E" w14:textId="77777777" w:rsidR="000801E7" w:rsidRDefault="000801E7" w:rsidP="00253E03">
      <w:pPr>
        <w:pStyle w:val="par3"/>
        <w:spacing w:after="240"/>
      </w:pPr>
      <w:r>
        <w:t>2.0</w:t>
      </w:r>
      <w:r w:rsidR="003F0FC3">
        <w:t>9</w:t>
      </w:r>
      <w:r>
        <w:t>(10)(b)(ix)</w:t>
      </w:r>
      <w:r>
        <w:tab/>
        <w:t>Delays in academic skills, including but not limited to reading, writing, and math delays that cannot be explained by any other disability. They may also demonstrate an extremely uneven pattern in cognitive and achievement testing, work production and academic growth.</w:t>
      </w:r>
    </w:p>
    <w:p w14:paraId="678C1067" w14:textId="21B63F35" w:rsidR="000801E7" w:rsidRDefault="000801E7" w:rsidP="00253E03">
      <w:pPr>
        <w:pStyle w:val="par1"/>
        <w:spacing w:after="240"/>
      </w:pPr>
      <w:r>
        <w:t>2.0</w:t>
      </w:r>
      <w:r w:rsidR="003F0FC3">
        <w:t>9</w:t>
      </w:r>
      <w:r>
        <w:t>(11)</w:t>
      </w:r>
      <w:r>
        <w:tab/>
        <w:t xml:space="preserve">A child with a </w:t>
      </w:r>
      <w:r w:rsidRPr="00E1741A">
        <w:rPr>
          <w:u w:val="single"/>
        </w:rPr>
        <w:t>Visual</w:t>
      </w:r>
      <w:r>
        <w:t xml:space="preserve"> I</w:t>
      </w:r>
      <w:r w:rsidRPr="00E1741A">
        <w:rPr>
          <w:u w:val="single"/>
        </w:rPr>
        <w:t>mpairment</w:t>
      </w:r>
      <w:r>
        <w:t xml:space="preserve">, </w:t>
      </w:r>
      <w:ins w:id="598" w:author="Author">
        <w:r w:rsidR="00BE45DC">
          <w:rPr>
            <w:u w:val="single"/>
          </w:rPr>
          <w:t>i</w:t>
        </w:r>
      </w:ins>
      <w:del w:id="599" w:author="Author">
        <w:r w:rsidRPr="00E1741A" w:rsidDel="00BE45DC">
          <w:rPr>
            <w:u w:val="single"/>
          </w:rPr>
          <w:delText>I</w:delText>
        </w:r>
      </w:del>
      <w:r w:rsidRPr="00E1741A">
        <w:rPr>
          <w:u w:val="single"/>
        </w:rPr>
        <w:t>ncluding</w:t>
      </w:r>
      <w:r>
        <w:t xml:space="preserve"> </w:t>
      </w:r>
      <w:r w:rsidRPr="00E1741A">
        <w:rPr>
          <w:u w:val="single"/>
        </w:rPr>
        <w:t>Blindness</w:t>
      </w:r>
      <w:ins w:id="600" w:author="Author">
        <w:r w:rsidR="00BE45DC">
          <w:rPr>
            <w:u w:val="single"/>
          </w:rPr>
          <w:t>,</w:t>
        </w:r>
      </w:ins>
      <w:r>
        <w:t xml:space="preserve"> has an impairment in vision that, even with correction, adversely affects the child’s educational performance and that requires specialized instruction. The term includes low vision, blindness</w:t>
      </w:r>
      <w:r w:rsidR="00BE1FFA">
        <w:t>,</w:t>
      </w:r>
      <w:r>
        <w:t xml:space="preserve"> or progressive vision loss.</w:t>
      </w:r>
    </w:p>
    <w:p w14:paraId="035E3223" w14:textId="4E80194C" w:rsidR="004072CD" w:rsidRDefault="000801E7" w:rsidP="00253E03">
      <w:pPr>
        <w:pStyle w:val="par2"/>
        <w:spacing w:after="240"/>
      </w:pPr>
      <w:r>
        <w:t>2.0</w:t>
      </w:r>
      <w:r w:rsidR="003F0FC3">
        <w:t>9</w:t>
      </w:r>
      <w:r>
        <w:t>(11)(a)</w:t>
      </w:r>
      <w:r>
        <w:tab/>
        <w:t xml:space="preserve">A determination that a child is an eligible child with a </w:t>
      </w:r>
      <w:r w:rsidRPr="00BE1FFA">
        <w:t xml:space="preserve">Visual Impairment, </w:t>
      </w:r>
      <w:ins w:id="601" w:author="Author">
        <w:r w:rsidR="00BE45DC">
          <w:t>i</w:t>
        </w:r>
      </w:ins>
      <w:del w:id="602" w:author="Author">
        <w:r w:rsidRPr="00BE1FFA" w:rsidDel="00BE45DC">
          <w:delText>I</w:delText>
        </w:r>
      </w:del>
      <w:r w:rsidRPr="00BE1FFA">
        <w:t>ncluding Blindness</w:t>
      </w:r>
      <w:ins w:id="603" w:author="Author">
        <w:r w:rsidR="00BE45DC">
          <w:t>,</w:t>
        </w:r>
      </w:ins>
      <w:r>
        <w:t xml:space="preserve"> may include but not be limited to:</w:t>
      </w:r>
    </w:p>
    <w:p w14:paraId="4FB61FB6" w14:textId="77777777" w:rsidR="000801E7" w:rsidRDefault="000801E7" w:rsidP="00253E03">
      <w:pPr>
        <w:pStyle w:val="par3"/>
        <w:spacing w:after="240"/>
      </w:pPr>
      <w:r>
        <w:t>2.0</w:t>
      </w:r>
      <w:r w:rsidR="003F0FC3">
        <w:t>9</w:t>
      </w:r>
      <w:r>
        <w:t>(11)(a)(i)</w:t>
      </w:r>
      <w:r>
        <w:tab/>
        <w:t>Visual acuity of no better than 20/70 in the better eye after correction;</w:t>
      </w:r>
    </w:p>
    <w:p w14:paraId="18EB6F66" w14:textId="77777777" w:rsidR="000801E7" w:rsidRDefault="000801E7" w:rsidP="00253E03">
      <w:pPr>
        <w:pStyle w:val="par3"/>
        <w:spacing w:after="240"/>
      </w:pPr>
      <w:r>
        <w:t>2.0</w:t>
      </w:r>
      <w:r w:rsidR="003F0FC3">
        <w:t>9</w:t>
      </w:r>
      <w:r>
        <w:t>(11)(a)(ii)</w:t>
      </w:r>
      <w:r>
        <w:tab/>
        <w:t xml:space="preserve">Visual field restriction to 20 degrees or less; </w:t>
      </w:r>
      <w:del w:id="604" w:author="Author">
        <w:r w:rsidDel="00BE1FFA">
          <w:delText>and/</w:delText>
        </w:r>
      </w:del>
      <w:r>
        <w:t>or</w:t>
      </w:r>
    </w:p>
    <w:p w14:paraId="1B1D4D36" w14:textId="38460913" w:rsidR="003033E7" w:rsidRDefault="000801E7" w:rsidP="00253E03">
      <w:pPr>
        <w:pStyle w:val="par3"/>
        <w:spacing w:after="240"/>
      </w:pPr>
      <w:r>
        <w:t>2.0</w:t>
      </w:r>
      <w:r w:rsidR="003F0FC3">
        <w:t>9</w:t>
      </w:r>
      <w:r>
        <w:t>(11)(a)(iii)</w:t>
      </w:r>
      <w:r>
        <w:tab/>
        <w:t xml:space="preserve">A physical condition of visual system </w:t>
      </w:r>
      <w:del w:id="605" w:author="Author">
        <w:r w:rsidDel="004E0A17">
          <w:delText xml:space="preserve">which </w:delText>
        </w:r>
      </w:del>
      <w:ins w:id="606" w:author="Author">
        <w:r w:rsidR="004E0A17">
          <w:t xml:space="preserve">that </w:t>
        </w:r>
      </w:ins>
      <w:r>
        <w:t>cannot be medically corrected and, as such, affects visual functioning to the extent that specially designed instruction is needed. These criteria are reserved for special situations such as</w:t>
      </w:r>
      <w:del w:id="607" w:author="Author">
        <w:r w:rsidDel="00BE1FFA">
          <w:delText>, but not restricted to</w:delText>
        </w:r>
      </w:del>
      <w:r>
        <w:t xml:space="preserve"> cortical visual impairment </w:t>
      </w:r>
      <w:ins w:id="608" w:author="Author">
        <w:r w:rsidR="004E0A17">
          <w:t>and cerebral visual impairment, as well as</w:t>
        </w:r>
      </w:ins>
      <w:del w:id="609" w:author="Author">
        <w:r w:rsidDel="004E0A17">
          <w:delText>and/or a</w:delText>
        </w:r>
      </w:del>
      <w:r>
        <w:t xml:space="preserve"> progressive visual loss</w:t>
      </w:r>
      <w:ins w:id="610" w:author="Author">
        <w:r w:rsidR="004E0A17">
          <w:t>,</w:t>
        </w:r>
      </w:ins>
      <w:r>
        <w:t xml:space="preserve"> where field and/or acuity deficits alone may not meet the aforementioned criteria.</w:t>
      </w:r>
    </w:p>
    <w:p w14:paraId="4E27CA16" w14:textId="77777777" w:rsidR="000801E7" w:rsidRDefault="000801E7" w:rsidP="00253E03">
      <w:pPr>
        <w:pStyle w:val="par1"/>
        <w:spacing w:after="240"/>
      </w:pPr>
      <w:r>
        <w:t>2.0</w:t>
      </w:r>
      <w:r w:rsidR="003F0FC3">
        <w:t>9</w:t>
      </w:r>
      <w:r>
        <w:t>(12)</w:t>
      </w:r>
      <w:r>
        <w:tab/>
        <w:t xml:space="preserve">A child with </w:t>
      </w:r>
      <w:r w:rsidRPr="00E1741A">
        <w:rPr>
          <w:u w:val="single"/>
        </w:rPr>
        <w:t>Deaf-blindness</w:t>
      </w:r>
      <w:r>
        <w:t xml:space="preserve"> has concomitant hearing and visual impairments, the combination of which causes such severe communication and other developmental and educational needs that they cannot be accommodated in special education programs solely for children with deafness or children with blindness. A child may qualify as an eligible child with </w:t>
      </w:r>
      <w:r w:rsidRPr="00CA3ADF">
        <w:rPr>
          <w:rPrChange w:id="611" w:author="Author">
            <w:rPr>
              <w:u w:val="single"/>
            </w:rPr>
          </w:rPrChange>
        </w:rPr>
        <w:t>Deaf-blindness</w:t>
      </w:r>
      <w:r>
        <w:t xml:space="preserve"> by meeting one of the following criteria:</w:t>
      </w:r>
    </w:p>
    <w:p w14:paraId="6780940B" w14:textId="77777777" w:rsidR="000801E7" w:rsidRDefault="000801E7" w:rsidP="00253E03">
      <w:pPr>
        <w:pStyle w:val="par2"/>
        <w:spacing w:after="240"/>
      </w:pPr>
      <w:r>
        <w:lastRenderedPageBreak/>
        <w:t>2.0</w:t>
      </w:r>
      <w:r w:rsidR="003F0FC3">
        <w:t>9</w:t>
      </w:r>
      <w:r>
        <w:t>(12)(a)</w:t>
      </w:r>
      <w:r>
        <w:tab/>
        <w:t xml:space="preserve">The child </w:t>
      </w:r>
      <w:del w:id="612" w:author="Author">
        <w:r w:rsidDel="00EE1B29">
          <w:delText xml:space="preserve">shall </w:delText>
        </w:r>
      </w:del>
      <w:r>
        <w:t>ha</w:t>
      </w:r>
      <w:ins w:id="613" w:author="Author">
        <w:r w:rsidR="00EE1B29">
          <w:t>s</w:t>
        </w:r>
      </w:ins>
      <w:del w:id="614" w:author="Author">
        <w:r w:rsidDel="00EE1B29">
          <w:delText>ve</w:delText>
        </w:r>
      </w:del>
      <w:r>
        <w:t xml:space="preserve"> a deficiency in hearing sensitivity</w:t>
      </w:r>
      <w:ins w:id="615" w:author="Author">
        <w:r w:rsidR="00EE1B29">
          <w:t>,</w:t>
        </w:r>
      </w:ins>
      <w:r>
        <w:t xml:space="preserve"> as demonstrated by an elevated threshold of auditory sensitivity to pure tones or speech, as specified in section 2.0</w:t>
      </w:r>
      <w:r w:rsidR="00B71297">
        <w:t>9</w:t>
      </w:r>
      <w:r>
        <w:t xml:space="preserve">(2)(a) </w:t>
      </w:r>
      <w:ins w:id="616" w:author="Author">
        <w:r w:rsidR="00EE1B29">
          <w:t>of these Rules</w:t>
        </w:r>
      </w:ins>
      <w:del w:id="617" w:author="Author">
        <w:r w:rsidDel="00EE1B29">
          <w:delText>and (b)</w:delText>
        </w:r>
      </w:del>
      <w:ins w:id="618" w:author="Author">
        <w:r w:rsidR="00EE1B29">
          <w:t>; the child has</w:t>
        </w:r>
      </w:ins>
      <w:del w:id="619" w:author="Author">
        <w:r w:rsidDel="00EE1B29">
          <w:delText xml:space="preserve">; </w:delText>
        </w:r>
        <w:r w:rsidRPr="00CA3ADF" w:rsidDel="00EE1B29">
          <w:rPr>
            <w:rPrChange w:id="620" w:author="Author">
              <w:rPr>
                <w:u w:val="single"/>
              </w:rPr>
            </w:rPrChange>
          </w:rPr>
          <w:delText>and</w:delText>
        </w:r>
      </w:del>
      <w:r>
        <w:t xml:space="preserve"> a deficiency in visual acuity</w:t>
      </w:r>
      <w:ins w:id="621" w:author="Author">
        <w:r w:rsidR="00EE1B29">
          <w:t xml:space="preserve">, </w:t>
        </w:r>
      </w:ins>
      <w:del w:id="622" w:author="Author">
        <w:r w:rsidDel="00EE1B29">
          <w:delText xml:space="preserve"> and/or </w:delText>
        </w:r>
      </w:del>
      <w:r>
        <w:t>visual field</w:t>
      </w:r>
      <w:ins w:id="623" w:author="Author">
        <w:r w:rsidR="00EE1B29">
          <w:t>,</w:t>
        </w:r>
      </w:ins>
      <w:r>
        <w:t xml:space="preserve"> </w:t>
      </w:r>
      <w:del w:id="624" w:author="Author">
        <w:r w:rsidDel="00EE1B29">
          <w:delText>and/</w:delText>
        </w:r>
      </w:del>
      <w:r>
        <w:t>or visual functioning, as specified in section</w:t>
      </w:r>
      <w:ins w:id="625" w:author="Author">
        <w:r w:rsidR="00EE1B29">
          <w:t>s</w:t>
        </w:r>
      </w:ins>
      <w:r>
        <w:t xml:space="preserve"> 2.0</w:t>
      </w:r>
      <w:r w:rsidR="00B71297">
        <w:t>9</w:t>
      </w:r>
      <w:r>
        <w:t>(11)(a) and (b)</w:t>
      </w:r>
      <w:ins w:id="626" w:author="Author">
        <w:r w:rsidR="00EE1B29">
          <w:t xml:space="preserve"> of these Rules</w:t>
        </w:r>
      </w:ins>
      <w:del w:id="627" w:author="Author">
        <w:r w:rsidDel="00EE1B29">
          <w:delText>, where,</w:delText>
        </w:r>
      </w:del>
      <w:ins w:id="628" w:author="Author">
        <w:r w:rsidR="00EE1B29">
          <w:t>; and</w:t>
        </w:r>
      </w:ins>
      <w:r>
        <w:t xml:space="preserve"> even with the help of amplification and/or use of lenses or corrective devices, </w:t>
      </w:r>
      <w:del w:id="629" w:author="Author">
        <w:r w:rsidDel="00EE1B29">
          <w:delText>he/she</w:delText>
        </w:r>
      </w:del>
      <w:ins w:id="630" w:author="Author">
        <w:r w:rsidR="00EE1B29">
          <w:t>the child</w:t>
        </w:r>
      </w:ins>
      <w:r>
        <w:t xml:space="preserve"> is prevented from receiving reasonable educational benefit from general education; or</w:t>
      </w:r>
    </w:p>
    <w:p w14:paraId="4ABC52F8" w14:textId="678108B0" w:rsidR="000801E7" w:rsidRDefault="000801E7" w:rsidP="00253E03">
      <w:pPr>
        <w:pStyle w:val="par2"/>
        <w:spacing w:after="240"/>
      </w:pPr>
      <w:r>
        <w:t>2.0</w:t>
      </w:r>
      <w:r w:rsidR="003F0FC3">
        <w:t>9</w:t>
      </w:r>
      <w:r>
        <w:t>(12)(b)</w:t>
      </w:r>
      <w:r>
        <w:tab/>
        <w:t>The child has documented hearing and/or visual impairment that, if considered individually</w:t>
      </w:r>
      <w:ins w:id="631" w:author="Author">
        <w:r w:rsidR="00EE1B29">
          <w:t>,</w:t>
        </w:r>
      </w:ins>
      <w:r>
        <w:t xml:space="preserve"> per section</w:t>
      </w:r>
      <w:ins w:id="632" w:author="Author">
        <w:r w:rsidR="00EE1B29">
          <w:t>s</w:t>
        </w:r>
      </w:ins>
      <w:r>
        <w:t xml:space="preserve"> 2.0</w:t>
      </w:r>
      <w:r w:rsidR="00B71297">
        <w:t>9</w:t>
      </w:r>
      <w:r>
        <w:t xml:space="preserve">(2)(a) and (b) </w:t>
      </w:r>
      <w:ins w:id="633" w:author="Author">
        <w:r w:rsidR="00EE1B29">
          <w:t xml:space="preserve">of these Rules and </w:t>
        </w:r>
      </w:ins>
      <w:del w:id="634" w:author="Author">
        <w:r w:rsidRPr="00E1741A" w:rsidDel="00EE1B29">
          <w:rPr>
            <w:u w:val="single"/>
          </w:rPr>
          <w:delText>and</w:delText>
        </w:r>
        <w:r w:rsidDel="00EE1B29">
          <w:delText xml:space="preserve"> </w:delText>
        </w:r>
      </w:del>
      <w:r>
        <w:t>section</w:t>
      </w:r>
      <w:ins w:id="635" w:author="Author">
        <w:r w:rsidR="00EE1B29">
          <w:t>s</w:t>
        </w:r>
      </w:ins>
      <w:r>
        <w:t xml:space="preserve"> 2.0</w:t>
      </w:r>
      <w:r w:rsidR="00B71297">
        <w:t>9</w:t>
      </w:r>
      <w:r>
        <w:t>(11)(a) and (b)</w:t>
      </w:r>
      <w:ins w:id="636" w:author="Author">
        <w:r w:rsidR="00EE1B29">
          <w:t xml:space="preserve"> of these Rules</w:t>
        </w:r>
      </w:ins>
      <w:r>
        <w:t xml:space="preserve">, </w:t>
      </w:r>
      <w:ins w:id="637" w:author="Author">
        <w:r w:rsidR="00EE1B29">
          <w:t xml:space="preserve">the child </w:t>
        </w:r>
      </w:ins>
      <w:r>
        <w:t xml:space="preserve">may not meet the requirements for </w:t>
      </w:r>
      <w:r w:rsidRPr="00E1741A">
        <w:rPr>
          <w:u w:val="single"/>
        </w:rPr>
        <w:t>Hearing</w:t>
      </w:r>
      <w:r>
        <w:t xml:space="preserve"> </w:t>
      </w:r>
      <w:r w:rsidRPr="00E1741A">
        <w:rPr>
          <w:u w:val="single"/>
        </w:rPr>
        <w:t>Impairment</w:t>
      </w:r>
      <w:r>
        <w:t xml:space="preserve">, </w:t>
      </w:r>
      <w:r w:rsidRPr="00E1741A">
        <w:rPr>
          <w:u w:val="single"/>
        </w:rPr>
        <w:t>Including</w:t>
      </w:r>
      <w:r>
        <w:t xml:space="preserve"> </w:t>
      </w:r>
      <w:r w:rsidRPr="00E1741A">
        <w:rPr>
          <w:u w:val="single"/>
        </w:rPr>
        <w:t>Deafness</w:t>
      </w:r>
      <w:r>
        <w:t xml:space="preserve"> or </w:t>
      </w:r>
      <w:r w:rsidRPr="00E1741A">
        <w:rPr>
          <w:u w:val="single"/>
        </w:rPr>
        <w:t>Visual</w:t>
      </w:r>
      <w:r>
        <w:t xml:space="preserve"> </w:t>
      </w:r>
      <w:r w:rsidRPr="00E1741A">
        <w:rPr>
          <w:u w:val="single"/>
        </w:rPr>
        <w:t>Impairment</w:t>
      </w:r>
      <w:r>
        <w:t xml:space="preserve">, </w:t>
      </w:r>
      <w:r w:rsidRPr="00E1741A">
        <w:rPr>
          <w:u w:val="single"/>
        </w:rPr>
        <w:t>Including</w:t>
      </w:r>
      <w:r>
        <w:t xml:space="preserve"> </w:t>
      </w:r>
      <w:r w:rsidRPr="00E1741A">
        <w:rPr>
          <w:u w:val="single"/>
        </w:rPr>
        <w:t>Blindness</w:t>
      </w:r>
      <w:r>
        <w:t>, but the combination of such losses adversely affect the student’s educational performance; or</w:t>
      </w:r>
    </w:p>
    <w:p w14:paraId="35C7E04B" w14:textId="77777777" w:rsidR="000801E7" w:rsidRDefault="000801E7" w:rsidP="00253E03">
      <w:pPr>
        <w:pStyle w:val="par2"/>
        <w:spacing w:after="240"/>
      </w:pPr>
      <w:r>
        <w:t>2.0</w:t>
      </w:r>
      <w:r w:rsidR="003F0FC3">
        <w:t>9</w:t>
      </w:r>
      <w:r>
        <w:t>(12)(c)</w:t>
      </w:r>
      <w:r>
        <w:tab/>
        <w:t>The child has a documented medical diagnosis of a progressive medical condition that will result in concomitant hearing and visual losses.</w:t>
      </w:r>
    </w:p>
    <w:p w14:paraId="4FF45BD0" w14:textId="77777777" w:rsidR="00233A3D" w:rsidRDefault="000801E7" w:rsidP="00253E03">
      <w:pPr>
        <w:pStyle w:val="par1"/>
        <w:spacing w:after="240"/>
      </w:pPr>
      <w:r>
        <w:t>2.0</w:t>
      </w:r>
      <w:r w:rsidR="003F0FC3">
        <w:t>9</w:t>
      </w:r>
      <w:r>
        <w:t>(13)</w:t>
      </w:r>
      <w:r>
        <w:tab/>
        <w:t xml:space="preserve">A child with a </w:t>
      </w:r>
      <w:r w:rsidRPr="00CA3ADF">
        <w:rPr>
          <w:u w:val="single"/>
          <w:rPrChange w:id="638" w:author="Author">
            <w:rPr/>
          </w:rPrChange>
        </w:rPr>
        <w:t>Developmental Delay</w:t>
      </w:r>
      <w:r>
        <w:t xml:space="preserve"> </w:t>
      </w:r>
      <w:del w:id="639" w:author="Author">
        <w:r w:rsidDel="00F16114">
          <w:delText>shall be</w:delText>
        </w:r>
      </w:del>
      <w:ins w:id="640" w:author="Author">
        <w:r w:rsidR="00F16114">
          <w:t xml:space="preserve">is </w:t>
        </w:r>
      </w:ins>
      <w:del w:id="641" w:author="Author">
        <w:r w:rsidDel="00F16114">
          <w:delText xml:space="preserve"> </w:delText>
        </w:r>
      </w:del>
      <w:r>
        <w:t>three through eight years of age</w:t>
      </w:r>
      <w:ins w:id="642" w:author="Author">
        <w:r w:rsidR="00F16114">
          <w:t xml:space="preserve">; </w:t>
        </w:r>
      </w:ins>
      <w:del w:id="643" w:author="Author">
        <w:r w:rsidDel="00F16114">
          <w:delText xml:space="preserve"> and who is </w:delText>
        </w:r>
      </w:del>
      <w:r>
        <w:t>experiencing developmental delays in one or more of the following areas: physical development, cognitive development, communication development, social or emotional development, or adaptive development</w:t>
      </w:r>
      <w:ins w:id="644" w:author="Author">
        <w:r w:rsidR="00F16114">
          <w:t>;</w:t>
        </w:r>
      </w:ins>
      <w:r>
        <w:t xml:space="preserve"> and as a result</w:t>
      </w:r>
      <w:ins w:id="645" w:author="Author">
        <w:r w:rsidR="00F16114">
          <w:t>,</w:t>
        </w:r>
      </w:ins>
      <w:r>
        <w:t xml:space="preserve"> is unable to receive reasonable educational benefit from general education and requires special education and related services.</w:t>
      </w:r>
    </w:p>
    <w:p w14:paraId="6C7307BC" w14:textId="0FF0FA54" w:rsidR="000801E7" w:rsidRDefault="000801E7">
      <w:pPr>
        <w:pStyle w:val="par2"/>
        <w:spacing w:after="240" w:line="259" w:lineRule="auto"/>
        <w:pPrChange w:id="646" w:author="Author">
          <w:pPr>
            <w:pStyle w:val="par2"/>
          </w:pPr>
        </w:pPrChange>
      </w:pPr>
      <w:r>
        <w:t>2.0</w:t>
      </w:r>
      <w:r w:rsidR="003F0FC3">
        <w:t>9</w:t>
      </w:r>
      <w:r>
        <w:t>(13)(a)</w:t>
      </w:r>
      <w:r>
        <w:tab/>
        <w:t>For children ages three through eight</w:t>
      </w:r>
      <w:ins w:id="647" w:author="Author">
        <w:r w:rsidR="00F16114">
          <w:t>,</w:t>
        </w:r>
      </w:ins>
      <w:r>
        <w:t xml:space="preserve"> efforts </w:t>
      </w:r>
      <w:del w:id="648" w:author="Author">
        <w:r>
          <w:delText xml:space="preserve">will </w:delText>
        </w:r>
      </w:del>
      <w:ins w:id="649" w:author="Author">
        <w:r w:rsidR="6E13F9AE">
          <w:t xml:space="preserve">shall </w:t>
        </w:r>
      </w:ins>
      <w:r>
        <w:t xml:space="preserve">be made to identify a child’s primary disability under one of the other </w:t>
      </w:r>
      <w:ins w:id="650" w:author="Author">
        <w:r w:rsidR="00D34541">
          <w:t xml:space="preserve">IDEA </w:t>
        </w:r>
      </w:ins>
      <w:r>
        <w:t>Part B eligibility criteria. A child shall be determined to be eligible under the Developmental Delay category only in those situations in which a clear determination cannot be made under any other category</w:t>
      </w:r>
      <w:ins w:id="651" w:author="Author">
        <w:r w:rsidR="00472A6F">
          <w:t>,</w:t>
        </w:r>
      </w:ins>
      <w:r>
        <w:t xml:space="preserve"> as measured by developmentally appropriate diagnostic instruments and procedures. In order for a child to be deemed a child with a Developmental Delay, multiple sources of information </w:t>
      </w:r>
      <w:del w:id="652" w:author="Author">
        <w:r w:rsidDel="008D6DC4">
          <w:delText xml:space="preserve">must </w:delText>
        </w:r>
      </w:del>
      <w:ins w:id="653" w:author="Author">
        <w:r w:rsidR="008D6DC4">
          <w:t xml:space="preserve">shall </w:t>
        </w:r>
      </w:ins>
      <w:r>
        <w:t>be used to determine if a child meets one or more of the following criteria:</w:t>
      </w:r>
    </w:p>
    <w:p w14:paraId="13FCBAF3" w14:textId="77777777" w:rsidR="000801E7" w:rsidRDefault="000801E7" w:rsidP="00253E03">
      <w:pPr>
        <w:pStyle w:val="par3"/>
        <w:spacing w:after="240"/>
      </w:pPr>
      <w:r>
        <w:t>2.0</w:t>
      </w:r>
      <w:r w:rsidR="003F0FC3">
        <w:t>9</w:t>
      </w:r>
      <w:r>
        <w:t>(13)(a)(i)</w:t>
      </w:r>
      <w:r>
        <w:tab/>
        <w:t xml:space="preserve">A score in the seventh percentile or below on a valid standardized diagnostic instrument, or the technical equivalent in standard scores (77 if the mean is 100 and the standard deviation is 15) or standard deviations (1.5 standard deviations below the mean) </w:t>
      </w:r>
      <w:r>
        <w:lastRenderedPageBreak/>
        <w:t>in one or more of the following areas of development: physical development, cognitive development, communication development, social or emotional development, or adaptive development</w:t>
      </w:r>
      <w:del w:id="654" w:author="Author">
        <w:r w:rsidDel="00472A6F">
          <w:delText xml:space="preserve"> as one of the multiple sources of evaluation information</w:delText>
        </w:r>
      </w:del>
      <w:r>
        <w:t>;</w:t>
      </w:r>
    </w:p>
    <w:p w14:paraId="619CB54C" w14:textId="77777777" w:rsidR="000801E7" w:rsidRDefault="000801E7" w:rsidP="00253E03">
      <w:pPr>
        <w:pStyle w:val="par3"/>
        <w:spacing w:after="240"/>
      </w:pPr>
      <w:r>
        <w:t>2.0</w:t>
      </w:r>
      <w:r w:rsidR="003F0FC3">
        <w:t>9</w:t>
      </w:r>
      <w:r>
        <w:t>(13)(a)(ii)</w:t>
      </w:r>
      <w:r>
        <w:tab/>
        <w:t>Empirical data showing a condition known to be associated with significant delays in development; or</w:t>
      </w:r>
    </w:p>
    <w:p w14:paraId="53E40737" w14:textId="77777777" w:rsidR="000801E7" w:rsidRDefault="000801E7" w:rsidP="00253E03">
      <w:pPr>
        <w:pStyle w:val="par3"/>
        <w:spacing w:after="240"/>
      </w:pPr>
      <w:r>
        <w:t>2.0</w:t>
      </w:r>
      <w:r w:rsidR="003F0FC3">
        <w:t>9</w:t>
      </w:r>
      <w:r>
        <w:t>(13)(a)(iii)</w:t>
      </w:r>
      <w:r>
        <w:tab/>
        <w:t>A body of evidence indicating that patterns of learning are significantly different from age expectations across settings and there is written documentation by the evaluation team which includes the parent(s).</w:t>
      </w:r>
    </w:p>
    <w:p w14:paraId="6DF5A451" w14:textId="094C8264" w:rsidR="000801E7" w:rsidRDefault="000801E7" w:rsidP="00253E03">
      <w:pPr>
        <w:pStyle w:val="par1"/>
        <w:spacing w:after="240"/>
      </w:pPr>
      <w:r>
        <w:t>2.0</w:t>
      </w:r>
      <w:r w:rsidR="003F0FC3">
        <w:t>9</w:t>
      </w:r>
      <w:r>
        <w:t>(14)</w:t>
      </w:r>
      <w:r>
        <w:tab/>
        <w:t xml:space="preserve">An </w:t>
      </w:r>
      <w:ins w:id="655" w:author="Author">
        <w:r w:rsidR="00D34541">
          <w:t>i</w:t>
        </w:r>
      </w:ins>
      <w:del w:id="656" w:author="Author">
        <w:r w:rsidDel="00D34541">
          <w:delText>I</w:delText>
        </w:r>
      </w:del>
      <w:r>
        <w:t>nfant</w:t>
      </w:r>
      <w:del w:id="657" w:author="Author">
        <w:r w:rsidDel="00472A6F">
          <w:delText xml:space="preserve"> </w:delText>
        </w:r>
      </w:del>
      <w:r>
        <w:t>/</w:t>
      </w:r>
      <w:del w:id="658" w:author="Author">
        <w:r w:rsidDel="00472A6F">
          <w:delText xml:space="preserve"> </w:delText>
        </w:r>
      </w:del>
      <w:ins w:id="659" w:author="Author">
        <w:r w:rsidR="00D34541">
          <w:t>t</w:t>
        </w:r>
      </w:ins>
      <w:del w:id="660" w:author="Author">
        <w:r w:rsidDel="00D34541">
          <w:delText>T</w:delText>
        </w:r>
      </w:del>
      <w:r>
        <w:t xml:space="preserve">oddler with a </w:t>
      </w:r>
      <w:ins w:id="661" w:author="Author">
        <w:r w:rsidR="00D34541">
          <w:t>d</w:t>
        </w:r>
      </w:ins>
      <w:del w:id="662" w:author="Author">
        <w:r w:rsidDel="00D34541">
          <w:delText>D</w:delText>
        </w:r>
      </w:del>
      <w:r>
        <w:t xml:space="preserve">isability </w:t>
      </w:r>
      <w:del w:id="663" w:author="Author">
        <w:r w:rsidDel="00472A6F">
          <w:delText>shall be a child from</w:delText>
        </w:r>
      </w:del>
      <w:ins w:id="664" w:author="Author">
        <w:r w:rsidR="00472A6F">
          <w:t>is</w:t>
        </w:r>
      </w:ins>
      <w:r>
        <w:t xml:space="preserve"> birth through two years of age </w:t>
      </w:r>
      <w:ins w:id="665" w:author="Author">
        <w:r w:rsidR="00472A6F">
          <w:t xml:space="preserve">and </w:t>
        </w:r>
      </w:ins>
      <w:r>
        <w:t>meet</w:t>
      </w:r>
      <w:ins w:id="666" w:author="Author">
        <w:r w:rsidR="00472A6F">
          <w:t>s</w:t>
        </w:r>
      </w:ins>
      <w:del w:id="667" w:author="Author">
        <w:r w:rsidDel="00472A6F">
          <w:delText>ing</w:delText>
        </w:r>
      </w:del>
      <w:r>
        <w:t xml:space="preserve"> the definition and criteria described in </w:t>
      </w:r>
      <w:commentRangeStart w:id="668"/>
      <w:ins w:id="669" w:author="Author">
        <w:r w:rsidR="2E61DECC">
          <w:t>12 CCR 2509-10, 7.920.</w:t>
        </w:r>
        <w:r w:rsidR="328D03E5">
          <w:t>D</w:t>
        </w:r>
      </w:ins>
      <w:del w:id="670" w:author="Author">
        <w:r>
          <w:delText>2 CCR 503-1, 16.920 D</w:delText>
        </w:r>
      </w:del>
      <w:r>
        <w:t>.</w:t>
      </w:r>
      <w:commentRangeEnd w:id="668"/>
      <w:r w:rsidR="009774B4">
        <w:rPr>
          <w:rStyle w:val="CommentReference"/>
          <w:sz w:val="24"/>
          <w:szCs w:val="24"/>
        </w:rPr>
        <w:commentReference w:id="668"/>
      </w:r>
    </w:p>
    <w:p w14:paraId="03ADA161" w14:textId="77777777" w:rsidR="000801E7" w:rsidRPr="00A14B6F" w:rsidRDefault="000801E7" w:rsidP="00253E03">
      <w:pPr>
        <w:pStyle w:val="par1"/>
        <w:spacing w:after="240"/>
        <w:rPr>
          <w:b/>
          <w:bCs/>
        </w:rPr>
      </w:pPr>
      <w:r w:rsidRPr="00A14B6F">
        <w:rPr>
          <w:b/>
          <w:bCs/>
        </w:rPr>
        <w:t>2.</w:t>
      </w:r>
      <w:r w:rsidR="003F0FC3">
        <w:rPr>
          <w:b/>
          <w:bCs/>
        </w:rPr>
        <w:t>10</w:t>
      </w:r>
      <w:r w:rsidRPr="00A14B6F">
        <w:rPr>
          <w:b/>
          <w:bCs/>
        </w:rPr>
        <w:tab/>
        <w:t>Communication Mode or Language</w:t>
      </w:r>
    </w:p>
    <w:p w14:paraId="3714B3B8" w14:textId="35C3C530" w:rsidR="000801E7" w:rsidRDefault="000801E7" w:rsidP="00253E03">
      <w:pPr>
        <w:pStyle w:val="upar1"/>
        <w:spacing w:after="240"/>
      </w:pPr>
      <w:r w:rsidRPr="006B63E7">
        <w:rPr>
          <w:i/>
          <w:iCs/>
        </w:rPr>
        <w:t xml:space="preserve">Communication </w:t>
      </w:r>
      <w:ins w:id="671" w:author="Author">
        <w:r w:rsidR="008023C4">
          <w:rPr>
            <w:i/>
            <w:iCs/>
          </w:rPr>
          <w:t>m</w:t>
        </w:r>
      </w:ins>
      <w:del w:id="672" w:author="Author">
        <w:r w:rsidRPr="006B63E7" w:rsidDel="008023C4">
          <w:rPr>
            <w:i/>
            <w:iCs/>
          </w:rPr>
          <w:delText>M</w:delText>
        </w:r>
      </w:del>
      <w:r w:rsidRPr="006B63E7">
        <w:rPr>
          <w:i/>
          <w:iCs/>
        </w:rPr>
        <w:t xml:space="preserve">ode or </w:t>
      </w:r>
      <w:ins w:id="673" w:author="Author">
        <w:r w:rsidR="008023C4">
          <w:rPr>
            <w:i/>
            <w:iCs/>
          </w:rPr>
          <w:t>l</w:t>
        </w:r>
      </w:ins>
      <w:del w:id="674" w:author="Author">
        <w:r w:rsidRPr="006B63E7" w:rsidDel="008023C4">
          <w:rPr>
            <w:i/>
            <w:iCs/>
          </w:rPr>
          <w:delText>L</w:delText>
        </w:r>
      </w:del>
      <w:r w:rsidRPr="006B63E7">
        <w:rPr>
          <w:i/>
          <w:iCs/>
        </w:rPr>
        <w:t>anguage</w:t>
      </w:r>
      <w:r>
        <w:t xml:space="preserve"> means one or more of the following systems or methods of communication applicable to children who are </w:t>
      </w:r>
      <w:ins w:id="675" w:author="Author">
        <w:r w:rsidR="003E3F50">
          <w:t>D</w:t>
        </w:r>
      </w:ins>
      <w:del w:id="676" w:author="Author">
        <w:r w:rsidDel="003E3F50">
          <w:delText>d</w:delText>
        </w:r>
      </w:del>
      <w:r>
        <w:t>eaf or hard of hearing:</w:t>
      </w:r>
    </w:p>
    <w:p w14:paraId="303F7D80" w14:textId="77777777" w:rsidR="000801E7" w:rsidRDefault="000801E7" w:rsidP="00253E03">
      <w:pPr>
        <w:pStyle w:val="par1"/>
        <w:spacing w:after="240"/>
      </w:pPr>
      <w:r>
        <w:t>2.</w:t>
      </w:r>
      <w:r w:rsidR="003F0FC3">
        <w:t>10</w:t>
      </w:r>
      <w:r>
        <w:t>(1)</w:t>
      </w:r>
      <w:r>
        <w:tab/>
        <w:t>American Sign Language;</w:t>
      </w:r>
    </w:p>
    <w:p w14:paraId="0EBE614F" w14:textId="77777777" w:rsidR="000801E7" w:rsidRDefault="000801E7" w:rsidP="00253E03">
      <w:pPr>
        <w:pStyle w:val="par1"/>
        <w:spacing w:after="240"/>
      </w:pPr>
      <w:r>
        <w:t>2.</w:t>
      </w:r>
      <w:r w:rsidR="003F0FC3">
        <w:t>10</w:t>
      </w:r>
      <w:r>
        <w:t>(2)</w:t>
      </w:r>
      <w:r>
        <w:tab/>
        <w:t>English-based manual or sign systems; or</w:t>
      </w:r>
    </w:p>
    <w:p w14:paraId="38A7C3F4" w14:textId="77777777" w:rsidR="000801E7" w:rsidRDefault="000801E7" w:rsidP="00253E03">
      <w:pPr>
        <w:pStyle w:val="par1"/>
        <w:spacing w:after="240"/>
      </w:pPr>
      <w:r>
        <w:t>2.</w:t>
      </w:r>
      <w:r w:rsidR="003F0FC3">
        <w:t>10</w:t>
      </w:r>
      <w:r>
        <w:t>(3)</w:t>
      </w:r>
      <w:r>
        <w:tab/>
        <w:t>Oral, aural, or speech-based training.</w:t>
      </w:r>
    </w:p>
    <w:p w14:paraId="17154095" w14:textId="77777777" w:rsidR="000801E7" w:rsidRPr="00A14B6F" w:rsidRDefault="000801E7" w:rsidP="00253E03">
      <w:pPr>
        <w:pStyle w:val="par1"/>
        <w:spacing w:after="240"/>
        <w:rPr>
          <w:b/>
          <w:bCs/>
        </w:rPr>
      </w:pPr>
      <w:r w:rsidRPr="00A14B6F">
        <w:rPr>
          <w:b/>
          <w:bCs/>
        </w:rPr>
        <w:t>2.1</w:t>
      </w:r>
      <w:r w:rsidR="003F0FC3">
        <w:rPr>
          <w:b/>
          <w:bCs/>
        </w:rPr>
        <w:t>1</w:t>
      </w:r>
      <w:r w:rsidRPr="00A14B6F">
        <w:rPr>
          <w:b/>
          <w:bCs/>
        </w:rPr>
        <w:tab/>
        <w:t>Consent</w:t>
      </w:r>
    </w:p>
    <w:p w14:paraId="255B5EE9" w14:textId="77777777" w:rsidR="000801E7" w:rsidRDefault="000801E7" w:rsidP="00253E03">
      <w:pPr>
        <w:pStyle w:val="upar1"/>
        <w:spacing w:after="240"/>
      </w:pPr>
      <w:r w:rsidRPr="006B63E7">
        <w:rPr>
          <w:i/>
          <w:iCs/>
        </w:rPr>
        <w:t>Consent</w:t>
      </w:r>
      <w:r>
        <w:t xml:space="preserve"> means that:</w:t>
      </w:r>
    </w:p>
    <w:p w14:paraId="3D54CEC3" w14:textId="6FCC48C0" w:rsidR="000801E7" w:rsidRDefault="000801E7" w:rsidP="00253E03">
      <w:pPr>
        <w:pStyle w:val="par1"/>
        <w:spacing w:after="240"/>
      </w:pPr>
      <w:r>
        <w:t>2.1</w:t>
      </w:r>
      <w:r w:rsidR="003F0FC3">
        <w:t>1</w:t>
      </w:r>
      <w:r>
        <w:t>(1)</w:t>
      </w:r>
      <w:r>
        <w:tab/>
        <w:t xml:space="preserve">The parent has been fully informed of all information relevant to the activity for which consent is sought, in </w:t>
      </w:r>
      <w:del w:id="677" w:author="Author">
        <w:r>
          <w:delText>his or her</w:delText>
        </w:r>
      </w:del>
      <w:ins w:id="678" w:author="Author">
        <w:r w:rsidR="00C00A84">
          <w:t>their</w:t>
        </w:r>
      </w:ins>
      <w:r>
        <w:t xml:space="preserve"> native language, or other mode of communication;</w:t>
      </w:r>
    </w:p>
    <w:p w14:paraId="798CD891" w14:textId="6BBA7FF1" w:rsidR="000801E7" w:rsidRDefault="000801E7" w:rsidP="00253E03">
      <w:pPr>
        <w:pStyle w:val="par1"/>
        <w:spacing w:after="240"/>
      </w:pPr>
      <w:r>
        <w:t>2.1</w:t>
      </w:r>
      <w:r w:rsidR="003F0FC3">
        <w:t>1</w:t>
      </w:r>
      <w:r>
        <w:t>(2)</w:t>
      </w:r>
      <w:r>
        <w:tab/>
        <w:t xml:space="preserve">The parent understands and agrees in writing to the carrying out of the activity for which </w:t>
      </w:r>
      <w:del w:id="679" w:author="Author">
        <w:r>
          <w:delText>his or her</w:delText>
        </w:r>
      </w:del>
      <w:ins w:id="680" w:author="Author">
        <w:r w:rsidR="00745529">
          <w:t>their</w:t>
        </w:r>
      </w:ins>
      <w:r>
        <w:t xml:space="preserve"> consent is sought, and the consent describes that activity and lists the records (if any) that will be released and to whom; and</w:t>
      </w:r>
    </w:p>
    <w:p w14:paraId="2B5D28B0" w14:textId="77777777" w:rsidR="000801E7" w:rsidRDefault="000801E7" w:rsidP="00253E03">
      <w:pPr>
        <w:pStyle w:val="par2"/>
        <w:spacing w:after="240"/>
      </w:pPr>
      <w:r>
        <w:t>2.1</w:t>
      </w:r>
      <w:r w:rsidR="003F0FC3">
        <w:t>1</w:t>
      </w:r>
      <w:r>
        <w:t>(3)(a)</w:t>
      </w:r>
      <w:r>
        <w:tab/>
        <w:t>The parent understands that the granting of consent is voluntary on the part of the parent and may be revoked at any</w:t>
      </w:r>
      <w:ins w:id="681" w:author="Author">
        <w:r w:rsidR="007B4E24">
          <w:t xml:space="preserve"> </w:t>
        </w:r>
      </w:ins>
      <w:r>
        <w:t>time.</w:t>
      </w:r>
    </w:p>
    <w:p w14:paraId="2FEEC513" w14:textId="77777777" w:rsidR="000801E7" w:rsidRDefault="000801E7" w:rsidP="00253E03">
      <w:pPr>
        <w:pStyle w:val="par2"/>
        <w:spacing w:after="240"/>
      </w:pPr>
      <w:r>
        <w:lastRenderedPageBreak/>
        <w:t>2.1</w:t>
      </w:r>
      <w:r w:rsidR="003F0FC3">
        <w:t>1</w:t>
      </w:r>
      <w:r>
        <w:t>(3)(b)</w:t>
      </w:r>
      <w:r>
        <w:tab/>
        <w:t>If a parent revokes consent, that revocation is not retroactive (i.e., it does not negate an action that has occurred after the consent was given and before the consent was revoked).</w:t>
      </w:r>
    </w:p>
    <w:p w14:paraId="760B3B46" w14:textId="77777777" w:rsidR="000801E7" w:rsidRDefault="000801E7" w:rsidP="00253E03">
      <w:pPr>
        <w:pStyle w:val="par2"/>
        <w:spacing w:after="240"/>
      </w:pPr>
      <w:r>
        <w:t>2.1</w:t>
      </w:r>
      <w:r w:rsidR="003F0FC3">
        <w:t>1</w:t>
      </w:r>
      <w:r>
        <w:t>(3)(c)</w:t>
      </w:r>
      <w:r>
        <w:tab/>
        <w:t>If the parent revokes consent in writing for their child’s receipt of special education services after the child is initially provided special education and related services, the public agency is not required to amend the child’s education records to remove any references to the child’s receipt of special education and related services because of the revocation of consent.</w:t>
      </w:r>
    </w:p>
    <w:p w14:paraId="27EDD050" w14:textId="77777777" w:rsidR="000801E7" w:rsidRPr="00A14B6F" w:rsidRDefault="000801E7" w:rsidP="00253E03">
      <w:pPr>
        <w:pStyle w:val="par1"/>
        <w:spacing w:after="240"/>
        <w:rPr>
          <w:b/>
          <w:bCs/>
        </w:rPr>
      </w:pPr>
      <w:r w:rsidRPr="00A14B6F">
        <w:rPr>
          <w:b/>
          <w:bCs/>
        </w:rPr>
        <w:t>2.1</w:t>
      </w:r>
      <w:r w:rsidR="003F0FC3">
        <w:rPr>
          <w:b/>
          <w:bCs/>
        </w:rPr>
        <w:t>2</w:t>
      </w:r>
      <w:r w:rsidRPr="00A14B6F">
        <w:rPr>
          <w:b/>
          <w:bCs/>
        </w:rPr>
        <w:tab/>
        <w:t>Day; Business Day; School Day</w:t>
      </w:r>
    </w:p>
    <w:p w14:paraId="695D457B" w14:textId="77777777" w:rsidR="000801E7" w:rsidRDefault="000801E7" w:rsidP="00253E03">
      <w:pPr>
        <w:pStyle w:val="par1"/>
        <w:spacing w:after="240"/>
      </w:pPr>
      <w:r>
        <w:t>2.1</w:t>
      </w:r>
      <w:r w:rsidR="003F0FC3">
        <w:t>2</w:t>
      </w:r>
      <w:r>
        <w:t>(1)</w:t>
      </w:r>
      <w:r>
        <w:tab/>
      </w:r>
      <w:r w:rsidRPr="002E0FFA">
        <w:rPr>
          <w:i/>
          <w:iCs/>
        </w:rPr>
        <w:t>Day</w:t>
      </w:r>
      <w:r>
        <w:t xml:space="preserve"> means calendar day unless otherwise indicated as business day or school day.</w:t>
      </w:r>
    </w:p>
    <w:p w14:paraId="3A3F7745" w14:textId="77777777" w:rsidR="000801E7" w:rsidRDefault="000801E7" w:rsidP="00253E03">
      <w:pPr>
        <w:pStyle w:val="par1"/>
        <w:spacing w:after="240"/>
      </w:pPr>
      <w:r>
        <w:t>2.1</w:t>
      </w:r>
      <w:r w:rsidR="003F0FC3">
        <w:t>2</w:t>
      </w:r>
      <w:r>
        <w:t>(2)</w:t>
      </w:r>
      <w:r>
        <w:tab/>
      </w:r>
      <w:r w:rsidRPr="002E0FFA">
        <w:rPr>
          <w:i/>
          <w:iCs/>
        </w:rPr>
        <w:t xml:space="preserve">Business </w:t>
      </w:r>
      <w:ins w:id="682" w:author="Author">
        <w:r w:rsidR="008023C4">
          <w:rPr>
            <w:i/>
            <w:iCs/>
          </w:rPr>
          <w:t>d</w:t>
        </w:r>
      </w:ins>
      <w:del w:id="683" w:author="Author">
        <w:r w:rsidRPr="002E0FFA" w:rsidDel="008023C4">
          <w:rPr>
            <w:i/>
            <w:iCs/>
          </w:rPr>
          <w:delText>D</w:delText>
        </w:r>
      </w:del>
      <w:r w:rsidRPr="002E0FFA">
        <w:rPr>
          <w:i/>
          <w:iCs/>
        </w:rPr>
        <w:t>ay</w:t>
      </w:r>
      <w:r>
        <w:t xml:space="preserve"> means Monday through Friday, except for federal and state holidays (unless holidays are specifically included in the designation of business day (e.g., 34 C</w:t>
      </w:r>
      <w:ins w:id="684" w:author="Author">
        <w:r w:rsidR="00911759">
          <w:t>.</w:t>
        </w:r>
      </w:ins>
      <w:r>
        <w:t>F</w:t>
      </w:r>
      <w:ins w:id="685" w:author="Author">
        <w:r w:rsidR="00911759">
          <w:t>.</w:t>
        </w:r>
      </w:ins>
      <w:r>
        <w:t>R</w:t>
      </w:r>
      <w:ins w:id="686" w:author="Author">
        <w:r w:rsidR="00911759">
          <w:t>.</w:t>
        </w:r>
      </w:ins>
      <w:r>
        <w:t xml:space="preserve"> §</w:t>
      </w:r>
      <w:ins w:id="687" w:author="Author">
        <w:r w:rsidR="00911759">
          <w:t xml:space="preserve"> </w:t>
        </w:r>
      </w:ins>
      <w:r>
        <w:t>300.148(d)(1)(ii)).</w:t>
      </w:r>
    </w:p>
    <w:p w14:paraId="2FCF6803" w14:textId="77777777" w:rsidR="000801E7" w:rsidRDefault="000801E7" w:rsidP="00253E03">
      <w:pPr>
        <w:pStyle w:val="par1"/>
        <w:spacing w:after="240"/>
      </w:pPr>
      <w:r>
        <w:t>2.1</w:t>
      </w:r>
      <w:r w:rsidR="003F0FC3">
        <w:t>2</w:t>
      </w:r>
      <w:r>
        <w:t>(3)</w:t>
      </w:r>
      <w:r>
        <w:tab/>
      </w:r>
      <w:r w:rsidRPr="002E0FFA">
        <w:rPr>
          <w:i/>
          <w:iCs/>
        </w:rPr>
        <w:t xml:space="preserve">School </w:t>
      </w:r>
      <w:ins w:id="688" w:author="Author">
        <w:r w:rsidR="008023C4">
          <w:rPr>
            <w:i/>
            <w:iCs/>
          </w:rPr>
          <w:t>d</w:t>
        </w:r>
      </w:ins>
      <w:del w:id="689" w:author="Author">
        <w:r w:rsidRPr="002E0FFA" w:rsidDel="008023C4">
          <w:rPr>
            <w:i/>
            <w:iCs/>
          </w:rPr>
          <w:delText>D</w:delText>
        </w:r>
      </w:del>
      <w:r w:rsidRPr="002E0FFA">
        <w:rPr>
          <w:i/>
          <w:iCs/>
        </w:rPr>
        <w:t>ay</w:t>
      </w:r>
      <w:r>
        <w:t xml:space="preserve"> has the same meaning for all children in school, including children with and without disabilities</w:t>
      </w:r>
      <w:ins w:id="690" w:author="Author">
        <w:r w:rsidR="00911759">
          <w:t>,</w:t>
        </w:r>
      </w:ins>
      <w:r>
        <w:t xml:space="preserve"> and shall mean any day, including a partial day that children are in attendance at school for instructional purposes.</w:t>
      </w:r>
    </w:p>
    <w:p w14:paraId="42D5FBAE" w14:textId="77777777" w:rsidR="000801E7" w:rsidRPr="00A14B6F" w:rsidRDefault="000801E7" w:rsidP="00253E03">
      <w:pPr>
        <w:pStyle w:val="par1"/>
        <w:spacing w:after="240"/>
        <w:rPr>
          <w:b/>
          <w:bCs/>
        </w:rPr>
      </w:pPr>
      <w:r w:rsidRPr="00A14B6F">
        <w:rPr>
          <w:b/>
          <w:bCs/>
        </w:rPr>
        <w:t>2.1</w:t>
      </w:r>
      <w:r w:rsidR="003F0FC3">
        <w:rPr>
          <w:b/>
          <w:bCs/>
        </w:rPr>
        <w:t>3</w:t>
      </w:r>
      <w:r w:rsidRPr="00A14B6F">
        <w:rPr>
          <w:b/>
          <w:bCs/>
        </w:rPr>
        <w:tab/>
        <w:t>Department</w:t>
      </w:r>
    </w:p>
    <w:p w14:paraId="26250BB8" w14:textId="77777777" w:rsidR="000801E7" w:rsidRDefault="000801E7" w:rsidP="00253E03">
      <w:pPr>
        <w:pStyle w:val="upar1"/>
        <w:spacing w:after="240"/>
      </w:pPr>
      <w:r w:rsidRPr="002E0FFA">
        <w:rPr>
          <w:i/>
          <w:iCs/>
        </w:rPr>
        <w:t>Department</w:t>
      </w:r>
      <w:r>
        <w:t xml:space="preserve"> means the </w:t>
      </w:r>
      <w:ins w:id="691" w:author="Author">
        <w:r w:rsidR="00911759">
          <w:t xml:space="preserve">Colorado </w:t>
        </w:r>
      </w:ins>
      <w:r>
        <w:t xml:space="preserve">Department of Education, created and existing pursuant to </w:t>
      </w:r>
      <w:ins w:id="692" w:author="Author">
        <w:r w:rsidR="00911759">
          <w:t>s</w:t>
        </w:r>
      </w:ins>
      <w:del w:id="693" w:author="Author">
        <w:r w:rsidDel="00911759">
          <w:delText>S</w:delText>
        </w:r>
      </w:del>
      <w:r>
        <w:t>ection 24-1-115, C.R.S.</w:t>
      </w:r>
    </w:p>
    <w:p w14:paraId="763F4C96" w14:textId="77777777" w:rsidR="000801E7" w:rsidRPr="00A14B6F" w:rsidRDefault="000801E7" w:rsidP="00253E03">
      <w:pPr>
        <w:pStyle w:val="par1"/>
        <w:spacing w:after="240"/>
        <w:rPr>
          <w:b/>
          <w:bCs/>
        </w:rPr>
      </w:pPr>
      <w:r w:rsidRPr="00A14B6F">
        <w:rPr>
          <w:b/>
          <w:bCs/>
        </w:rPr>
        <w:t>2.1</w:t>
      </w:r>
      <w:r w:rsidR="003F0FC3">
        <w:rPr>
          <w:b/>
          <w:bCs/>
        </w:rPr>
        <w:t>4</w:t>
      </w:r>
      <w:r w:rsidRPr="00A14B6F">
        <w:rPr>
          <w:b/>
          <w:bCs/>
        </w:rPr>
        <w:tab/>
        <w:t>Department of Early Childhood Programs</w:t>
      </w:r>
    </w:p>
    <w:p w14:paraId="7569FFEA" w14:textId="77777777" w:rsidR="000801E7" w:rsidRDefault="000801E7" w:rsidP="00253E03">
      <w:pPr>
        <w:pStyle w:val="par1"/>
        <w:spacing w:after="240"/>
      </w:pPr>
      <w:r>
        <w:t>2.1</w:t>
      </w:r>
      <w:r w:rsidR="003F0FC3">
        <w:t>4</w:t>
      </w:r>
      <w:r>
        <w:t>(1)</w:t>
      </w:r>
      <w:r>
        <w:tab/>
      </w:r>
      <w:ins w:id="694" w:author="Author">
        <w:r w:rsidR="008023C4" w:rsidRPr="00CA3ADF">
          <w:rPr>
            <w:i/>
            <w:iCs/>
            <w:rPrChange w:id="695" w:author="Author">
              <w:rPr/>
            </w:rPrChange>
          </w:rPr>
          <w:t>Colorado</w:t>
        </w:r>
        <w:r w:rsidR="008023C4">
          <w:t xml:space="preserve"> </w:t>
        </w:r>
      </w:ins>
      <w:r w:rsidRPr="00C15115">
        <w:rPr>
          <w:i/>
          <w:iCs/>
        </w:rPr>
        <w:t>Department of Early Childhood (CDEC)</w:t>
      </w:r>
      <w:r>
        <w:t xml:space="preserve"> means the department of early childhood created in </w:t>
      </w:r>
      <w:ins w:id="696" w:author="Author">
        <w:r w:rsidR="00911759">
          <w:t xml:space="preserve">section </w:t>
        </w:r>
      </w:ins>
      <w:r>
        <w:t>26.5-1.104, C.R.S.</w:t>
      </w:r>
    </w:p>
    <w:p w14:paraId="7E8BA3B9" w14:textId="77777777" w:rsidR="004072CD" w:rsidRDefault="000801E7" w:rsidP="00253E03">
      <w:pPr>
        <w:pStyle w:val="par1"/>
        <w:spacing w:after="240"/>
        <w:rPr>
          <w:del w:id="697" w:author="Author"/>
        </w:rPr>
      </w:pPr>
      <w:commentRangeStart w:id="698"/>
      <w:del w:id="699" w:author="Author">
        <w:r>
          <w:delText>2.1</w:delText>
        </w:r>
        <w:r w:rsidR="003F0FC3">
          <w:delText>4</w:delText>
        </w:r>
        <w:r>
          <w:delText>(2)</w:delText>
        </w:r>
        <w:r>
          <w:tab/>
        </w:r>
        <w:r w:rsidRPr="00C15115">
          <w:rPr>
            <w:i/>
            <w:iCs/>
          </w:rPr>
          <w:delText xml:space="preserve">Local </w:delText>
        </w:r>
      </w:del>
      <w:ins w:id="700" w:author="Author">
        <w:del w:id="701" w:author="Author">
          <w:r w:rsidR="008023C4">
            <w:rPr>
              <w:i/>
              <w:iCs/>
            </w:rPr>
            <w:delText>c</w:delText>
          </w:r>
        </w:del>
      </w:ins>
      <w:del w:id="702" w:author="Author">
        <w:r w:rsidRPr="00C15115" w:rsidDel="008023C4">
          <w:rPr>
            <w:i/>
            <w:iCs/>
          </w:rPr>
          <w:delText>C</w:delText>
        </w:r>
        <w:r w:rsidRPr="00C15115">
          <w:rPr>
            <w:i/>
            <w:iCs/>
          </w:rPr>
          <w:delText xml:space="preserve">oordinating </w:delText>
        </w:r>
      </w:del>
      <w:ins w:id="703" w:author="Author">
        <w:del w:id="704" w:author="Author">
          <w:r w:rsidR="008023C4">
            <w:rPr>
              <w:i/>
              <w:iCs/>
            </w:rPr>
            <w:delText>o</w:delText>
          </w:r>
        </w:del>
      </w:ins>
      <w:del w:id="705" w:author="Author">
        <w:r w:rsidRPr="00C15115" w:rsidDel="008023C4">
          <w:rPr>
            <w:i/>
            <w:iCs/>
          </w:rPr>
          <w:delText>O</w:delText>
        </w:r>
        <w:r w:rsidRPr="00C15115">
          <w:rPr>
            <w:i/>
            <w:iCs/>
          </w:rPr>
          <w:delText>rganization (LCO)</w:delText>
        </w:r>
        <w:r>
          <w:delText xml:space="preserve"> means an entity as defined in </w:delText>
        </w:r>
      </w:del>
      <w:ins w:id="706" w:author="Author">
        <w:del w:id="707" w:author="Author">
          <w:r w:rsidR="00911759">
            <w:delText xml:space="preserve">section </w:delText>
          </w:r>
        </w:del>
      </w:ins>
      <w:del w:id="708" w:author="Author">
        <w:r>
          <w:delText>26.5-2-102(5), C.R.S.</w:delText>
        </w:r>
      </w:del>
      <w:commentRangeEnd w:id="698"/>
      <w:r w:rsidR="009774B4">
        <w:rPr>
          <w:rStyle w:val="CommentReference"/>
          <w:sz w:val="24"/>
          <w:szCs w:val="24"/>
        </w:rPr>
        <w:commentReference w:id="698"/>
      </w:r>
    </w:p>
    <w:p w14:paraId="4E14E9D1" w14:textId="5F254436" w:rsidR="000801E7" w:rsidRDefault="000801E7" w:rsidP="00253E03">
      <w:pPr>
        <w:pStyle w:val="par1"/>
        <w:spacing w:after="240"/>
      </w:pPr>
      <w:r>
        <w:t>2.1</w:t>
      </w:r>
      <w:r w:rsidR="003F0FC3">
        <w:t>4</w:t>
      </w:r>
      <w:r>
        <w:t>(</w:t>
      </w:r>
      <w:ins w:id="709" w:author="Author">
        <w:r w:rsidR="723F9FDA">
          <w:t>2</w:t>
        </w:r>
      </w:ins>
      <w:del w:id="710" w:author="Author">
        <w:r>
          <w:delText>3</w:delText>
        </w:r>
      </w:del>
      <w:r>
        <w:t>)</w:t>
      </w:r>
      <w:r w:rsidR="005A1F02">
        <w:tab/>
      </w:r>
      <w:r w:rsidRPr="002E0FFA">
        <w:rPr>
          <w:i/>
          <w:iCs/>
        </w:rPr>
        <w:t xml:space="preserve">Preschool </w:t>
      </w:r>
      <w:ins w:id="711" w:author="Author">
        <w:r w:rsidR="008023C4">
          <w:rPr>
            <w:i/>
            <w:iCs/>
          </w:rPr>
          <w:t>p</w:t>
        </w:r>
      </w:ins>
      <w:del w:id="712" w:author="Author">
        <w:r w:rsidRPr="002E0FFA" w:rsidDel="008023C4">
          <w:rPr>
            <w:i/>
            <w:iCs/>
          </w:rPr>
          <w:delText>P</w:delText>
        </w:r>
      </w:del>
      <w:r w:rsidRPr="002E0FFA">
        <w:rPr>
          <w:i/>
          <w:iCs/>
        </w:rPr>
        <w:t>rovider</w:t>
      </w:r>
      <w:r>
        <w:t xml:space="preserve"> means an entity as defined in </w:t>
      </w:r>
      <w:ins w:id="713" w:author="Author">
        <w:r w:rsidR="00911759">
          <w:t xml:space="preserve">section </w:t>
        </w:r>
      </w:ins>
      <w:r>
        <w:t>26.5-4-203(14), C.R.S.</w:t>
      </w:r>
    </w:p>
    <w:p w14:paraId="135AC946" w14:textId="23AB26AC" w:rsidR="000801E7" w:rsidRDefault="000801E7" w:rsidP="00253E03">
      <w:pPr>
        <w:pStyle w:val="par1"/>
        <w:spacing w:after="240"/>
      </w:pPr>
      <w:r>
        <w:lastRenderedPageBreak/>
        <w:t>2.1</w:t>
      </w:r>
      <w:r w:rsidR="003F0FC3">
        <w:t>4</w:t>
      </w:r>
      <w:r>
        <w:t>(</w:t>
      </w:r>
      <w:ins w:id="714" w:author="Author">
        <w:r w:rsidR="39CF23BF">
          <w:t>3</w:t>
        </w:r>
      </w:ins>
      <w:del w:id="715" w:author="Author">
        <w:r>
          <w:delText>4</w:delText>
        </w:r>
      </w:del>
      <w:r>
        <w:t>)</w:t>
      </w:r>
      <w:r>
        <w:tab/>
      </w:r>
      <w:r w:rsidRPr="002E0FFA">
        <w:rPr>
          <w:i/>
          <w:iCs/>
        </w:rPr>
        <w:t>Universal Preschool Program or Preschool Program</w:t>
      </w:r>
      <w:r>
        <w:t xml:space="preserve"> means the preschool program created in </w:t>
      </w:r>
      <w:ins w:id="716" w:author="Author">
        <w:r w:rsidR="00911759">
          <w:t xml:space="preserve">section </w:t>
        </w:r>
      </w:ins>
      <w:r>
        <w:t xml:space="preserve">26.5-4-201 et. seq., C.R.S. As defined in </w:t>
      </w:r>
      <w:ins w:id="717" w:author="Author">
        <w:r w:rsidR="00911759">
          <w:t xml:space="preserve">section </w:t>
        </w:r>
      </w:ins>
      <w:r>
        <w:t>26.5-4-203(4), C.R.S., Preschool Program includes all participating Preschool Providers.</w:t>
      </w:r>
    </w:p>
    <w:p w14:paraId="1CE84DCF" w14:textId="77777777" w:rsidR="000801E7" w:rsidRPr="00A14B6F" w:rsidRDefault="000801E7" w:rsidP="00253E03">
      <w:pPr>
        <w:pStyle w:val="par1"/>
        <w:spacing w:after="240"/>
        <w:rPr>
          <w:b/>
          <w:bCs/>
        </w:rPr>
      </w:pPr>
      <w:r w:rsidRPr="00A14B6F">
        <w:rPr>
          <w:b/>
          <w:bCs/>
        </w:rPr>
        <w:t>2.1</w:t>
      </w:r>
      <w:r w:rsidR="003F0FC3">
        <w:rPr>
          <w:b/>
          <w:bCs/>
        </w:rPr>
        <w:t>5</w:t>
      </w:r>
      <w:r w:rsidRPr="00A14B6F">
        <w:rPr>
          <w:b/>
          <w:bCs/>
        </w:rPr>
        <w:tab/>
        <w:t>Educational Surrogate Parent</w:t>
      </w:r>
    </w:p>
    <w:p w14:paraId="16FDCDB3" w14:textId="77777777" w:rsidR="000801E7" w:rsidRDefault="000801E7" w:rsidP="00253E03">
      <w:pPr>
        <w:pStyle w:val="upar1"/>
        <w:spacing w:after="240"/>
      </w:pPr>
      <w:r w:rsidRPr="002E0FFA">
        <w:rPr>
          <w:i/>
          <w:iCs/>
        </w:rPr>
        <w:t xml:space="preserve">Educational </w:t>
      </w:r>
      <w:ins w:id="718" w:author="Author">
        <w:r w:rsidR="008023C4">
          <w:rPr>
            <w:i/>
            <w:iCs/>
          </w:rPr>
          <w:t>s</w:t>
        </w:r>
      </w:ins>
      <w:del w:id="719" w:author="Author">
        <w:r w:rsidRPr="002E0FFA" w:rsidDel="008023C4">
          <w:rPr>
            <w:i/>
            <w:iCs/>
          </w:rPr>
          <w:delText>S</w:delText>
        </w:r>
      </w:del>
      <w:r w:rsidRPr="002E0FFA">
        <w:rPr>
          <w:i/>
          <w:iCs/>
        </w:rPr>
        <w:t xml:space="preserve">urrogate </w:t>
      </w:r>
      <w:ins w:id="720" w:author="Author">
        <w:r w:rsidR="008023C4">
          <w:rPr>
            <w:i/>
            <w:iCs/>
          </w:rPr>
          <w:t>p</w:t>
        </w:r>
      </w:ins>
      <w:del w:id="721" w:author="Author">
        <w:r w:rsidRPr="002E0FFA" w:rsidDel="008023C4">
          <w:rPr>
            <w:i/>
            <w:iCs/>
          </w:rPr>
          <w:delText>P</w:delText>
        </w:r>
      </w:del>
      <w:r w:rsidRPr="002E0FFA">
        <w:rPr>
          <w:i/>
          <w:iCs/>
        </w:rPr>
        <w:t>arent</w:t>
      </w:r>
      <w:r>
        <w:t xml:space="preserve"> </w:t>
      </w:r>
      <w:del w:id="722" w:author="Author">
        <w:r w:rsidDel="00911759">
          <w:delText xml:space="preserve">shall </w:delText>
        </w:r>
      </w:del>
      <w:r>
        <w:t>mean</w:t>
      </w:r>
      <w:ins w:id="723" w:author="Author">
        <w:r w:rsidR="00911759">
          <w:t>s</w:t>
        </w:r>
      </w:ins>
      <w:r>
        <w:t xml:space="preserve"> a person who meets the qualifications established in </w:t>
      </w:r>
      <w:ins w:id="724" w:author="Author">
        <w:r w:rsidR="00911759">
          <w:t>s</w:t>
        </w:r>
      </w:ins>
      <w:del w:id="725" w:author="Author">
        <w:r w:rsidDel="00911759">
          <w:delText>S</w:delText>
        </w:r>
      </w:del>
      <w:r>
        <w:t>ection 6.02(8)(e)(iii) of these Rules and is assigned to represent the child in all educational decision-making processes pertaining to the identification, evaluation, educational placement of the child</w:t>
      </w:r>
      <w:ins w:id="726" w:author="Author">
        <w:r w:rsidR="00911759">
          <w:t>,</w:t>
        </w:r>
      </w:ins>
      <w:r>
        <w:t xml:space="preserve"> and the provision of a free</w:t>
      </w:r>
      <w:del w:id="727" w:author="Author">
        <w:r w:rsidDel="00911759">
          <w:delText>,</w:delText>
        </w:r>
      </w:del>
      <w:r>
        <w:t xml:space="preserve"> appropriate public education to the child whenever the parent of a child with a disability is unknown, cannot be located,</w:t>
      </w:r>
      <w:ins w:id="728" w:author="Author">
        <w:r w:rsidR="00911759">
          <w:t xml:space="preserve"> or</w:t>
        </w:r>
      </w:ins>
      <w:r>
        <w:t xml:space="preserve"> is unavailable or the child is a ward of the State. The assignment of an educational surrogate parent shall be in accordance with </w:t>
      </w:r>
      <w:ins w:id="729" w:author="Author">
        <w:r w:rsidR="00911759">
          <w:t>s</w:t>
        </w:r>
      </w:ins>
      <w:del w:id="730" w:author="Author">
        <w:r w:rsidDel="00911759">
          <w:delText>S</w:delText>
        </w:r>
      </w:del>
      <w:r>
        <w:t>ection 6.02(8) of these Rules.</w:t>
      </w:r>
    </w:p>
    <w:p w14:paraId="21C91B27" w14:textId="77777777" w:rsidR="000801E7" w:rsidRPr="00A14B6F" w:rsidRDefault="000801E7" w:rsidP="00253E03">
      <w:pPr>
        <w:pStyle w:val="par1"/>
        <w:spacing w:after="240"/>
        <w:rPr>
          <w:b/>
          <w:bCs/>
        </w:rPr>
      </w:pPr>
      <w:r w:rsidRPr="00A14B6F">
        <w:rPr>
          <w:b/>
          <w:bCs/>
        </w:rPr>
        <w:t>2.1</w:t>
      </w:r>
      <w:r w:rsidR="003F0FC3">
        <w:rPr>
          <w:b/>
          <w:bCs/>
        </w:rPr>
        <w:t>6</w:t>
      </w:r>
      <w:r w:rsidRPr="00A14B6F">
        <w:rPr>
          <w:b/>
          <w:bCs/>
        </w:rPr>
        <w:tab/>
        <w:t>Equipment</w:t>
      </w:r>
    </w:p>
    <w:p w14:paraId="3B2379D1" w14:textId="77777777" w:rsidR="000801E7" w:rsidRDefault="000801E7" w:rsidP="00253E03">
      <w:pPr>
        <w:pStyle w:val="upar1"/>
        <w:spacing w:after="240"/>
      </w:pPr>
      <w:r w:rsidRPr="002E0FFA">
        <w:rPr>
          <w:i/>
          <w:iCs/>
        </w:rPr>
        <w:t>Equipment</w:t>
      </w:r>
      <w:r>
        <w:t xml:space="preserve"> means that equipment used especially for the instruction or evaluation of children with disabilities.</w:t>
      </w:r>
    </w:p>
    <w:p w14:paraId="5B0507D0" w14:textId="47C75152" w:rsidR="000801E7" w:rsidRPr="00A14B6F" w:rsidRDefault="000801E7" w:rsidP="00253E03">
      <w:pPr>
        <w:pStyle w:val="par1"/>
        <w:spacing w:after="240" w:line="259" w:lineRule="auto"/>
        <w:rPr>
          <w:del w:id="731" w:author="Author"/>
          <w:b/>
          <w:bCs/>
        </w:rPr>
      </w:pPr>
      <w:commentRangeStart w:id="732"/>
      <w:del w:id="733" w:author="Author">
        <w:r w:rsidRPr="00A14B6F">
          <w:rPr>
            <w:b/>
            <w:bCs/>
          </w:rPr>
          <w:delText>2.1</w:delText>
        </w:r>
        <w:r w:rsidR="003F0FC3">
          <w:rPr>
            <w:b/>
            <w:bCs/>
          </w:rPr>
          <w:delText>7</w:delText>
        </w:r>
        <w:r>
          <w:tab/>
        </w:r>
        <w:r w:rsidRPr="00A14B6F">
          <w:rPr>
            <w:b/>
            <w:bCs/>
          </w:rPr>
          <w:delText>ESEA</w:delText>
        </w:r>
      </w:del>
    </w:p>
    <w:p w14:paraId="6B099BF0" w14:textId="05666692" w:rsidR="00542A25" w:rsidRDefault="000801E7" w:rsidP="00253E03">
      <w:pPr>
        <w:pStyle w:val="upar1"/>
        <w:spacing w:after="240" w:line="259" w:lineRule="auto"/>
        <w:rPr>
          <w:del w:id="734" w:author="Author"/>
        </w:rPr>
      </w:pPr>
      <w:del w:id="735" w:author="Author">
        <w:r w:rsidRPr="005437E8">
          <w:rPr>
            <w:i/>
            <w:iCs/>
          </w:rPr>
          <w:delText>ESEA</w:delText>
        </w:r>
        <w:r>
          <w:delText xml:space="preserve"> means the federal </w:delText>
        </w:r>
        <w:r w:rsidR="007C5B91">
          <w:delText>“</w:delText>
        </w:r>
        <w:r>
          <w:delText>Elementary and Secondary Education Act</w:delText>
        </w:r>
        <w:r w:rsidR="004072CD">
          <w:delText>”</w:delText>
        </w:r>
        <w:r>
          <w:delText>, 20 U.S.C. §</w:delText>
        </w:r>
        <w:r w:rsidDel="00911759">
          <w:delText xml:space="preserve"> </w:delText>
        </w:r>
        <w:r>
          <w:delText>§6301-9276.</w:delText>
        </w:r>
      </w:del>
      <w:commentRangeEnd w:id="732"/>
      <w:r w:rsidR="001D7D43">
        <w:rPr>
          <w:rStyle w:val="CommentReference"/>
          <w:sz w:val="24"/>
          <w:szCs w:val="24"/>
        </w:rPr>
        <w:commentReference w:id="732"/>
      </w:r>
    </w:p>
    <w:p w14:paraId="6AB03D2C" w14:textId="2E855B8A" w:rsidR="000801E7" w:rsidRPr="00A14B6F" w:rsidRDefault="000801E7" w:rsidP="00253E03">
      <w:pPr>
        <w:pStyle w:val="par1"/>
        <w:spacing w:after="240"/>
        <w:rPr>
          <w:b/>
          <w:bCs/>
        </w:rPr>
      </w:pPr>
      <w:r w:rsidRPr="00A14B6F">
        <w:rPr>
          <w:b/>
          <w:bCs/>
        </w:rPr>
        <w:t>2.</w:t>
      </w:r>
      <w:r w:rsidRPr="23528FA1">
        <w:rPr>
          <w:b/>
          <w:bCs/>
        </w:rPr>
        <w:t>1</w:t>
      </w:r>
      <w:ins w:id="736" w:author="Author">
        <w:r w:rsidR="35E751EE" w:rsidRPr="23528FA1">
          <w:rPr>
            <w:b/>
            <w:bCs/>
          </w:rPr>
          <w:t>7</w:t>
        </w:r>
      </w:ins>
      <w:del w:id="737" w:author="Author">
        <w:r w:rsidRPr="23528FA1" w:rsidDel="003F0FC3">
          <w:rPr>
            <w:b/>
            <w:bCs/>
          </w:rPr>
          <w:delText>8</w:delText>
        </w:r>
      </w:del>
      <w:r>
        <w:tab/>
      </w:r>
      <w:r w:rsidRPr="00A14B6F">
        <w:rPr>
          <w:b/>
          <w:bCs/>
        </w:rPr>
        <w:t>Evaluation</w:t>
      </w:r>
    </w:p>
    <w:p w14:paraId="0627ABE9" w14:textId="1027DE91" w:rsidR="000801E7" w:rsidRDefault="000801E7" w:rsidP="00253E03">
      <w:pPr>
        <w:pStyle w:val="par1"/>
        <w:spacing w:after="240"/>
        <w:rPr>
          <w:ins w:id="738" w:author="Author"/>
        </w:rPr>
      </w:pPr>
      <w:del w:id="739" w:author="Author">
        <w:r>
          <w:delText>2.1</w:delText>
        </w:r>
        <w:r w:rsidR="00EF3F66">
          <w:delText>8</w:delText>
        </w:r>
        <w:r>
          <w:delText>(1)</w:delText>
        </w:r>
        <w:r>
          <w:tab/>
        </w:r>
      </w:del>
      <w:r>
        <w:t>For purposes of Part B</w:t>
      </w:r>
      <w:r w:rsidDel="00C81D4C">
        <w:t xml:space="preserve"> of IDEA</w:t>
      </w:r>
      <w:r>
        <w:t xml:space="preserve">, </w:t>
      </w:r>
      <w:del w:id="740" w:author="Author">
        <w:r w:rsidDel="008023C4">
          <w:delText xml:space="preserve">the term </w:delText>
        </w:r>
        <w:r w:rsidR="007C5B91" w:rsidDel="008023C4">
          <w:rPr>
            <w:i/>
            <w:iCs/>
          </w:rPr>
          <w:delText>“</w:delText>
        </w:r>
        <w:r w:rsidRPr="005437E8" w:rsidDel="008023C4">
          <w:rPr>
            <w:i/>
            <w:iCs/>
          </w:rPr>
          <w:delText>E</w:delText>
        </w:r>
      </w:del>
      <w:ins w:id="741" w:author="Author">
        <w:r w:rsidR="008023C4">
          <w:t>e</w:t>
        </w:r>
      </w:ins>
      <w:r w:rsidRPr="005437E8">
        <w:rPr>
          <w:i/>
          <w:iCs/>
        </w:rPr>
        <w:t>valuation</w:t>
      </w:r>
      <w:ins w:id="742" w:author="Author">
        <w:r w:rsidR="06D75209" w:rsidRPr="42D8C0EA">
          <w:rPr>
            <w:i/>
            <w:iCs/>
          </w:rPr>
          <w:t>,</w:t>
        </w:r>
      </w:ins>
      <w:del w:id="743" w:author="Author">
        <w:r w:rsidRPr="42D8C0EA" w:rsidDel="004072CD">
          <w:rPr>
            <w:i/>
            <w:iCs/>
          </w:rPr>
          <w:delText>”</w:delText>
        </w:r>
      </w:del>
      <w:r>
        <w:t xml:space="preserve"> </w:t>
      </w:r>
      <w:ins w:id="744" w:author="Author">
        <w:r w:rsidR="429F147C">
          <w:t>for purposes of IDEA Part B,</w:t>
        </w:r>
        <w:r>
          <w:t xml:space="preserve"> </w:t>
        </w:r>
      </w:ins>
      <w:r>
        <w:t xml:space="preserve">means procedures used in accordance with </w:t>
      </w:r>
      <w:ins w:id="745" w:author="Author">
        <w:r w:rsidR="00C03C1E">
          <w:t>s</w:t>
        </w:r>
      </w:ins>
      <w:del w:id="746" w:author="Author">
        <w:r w:rsidDel="00C03C1E">
          <w:delText>S</w:delText>
        </w:r>
      </w:del>
      <w:r>
        <w:t>ection 4.02(2) of these Rules</w:t>
      </w:r>
      <w:del w:id="747" w:author="Author">
        <w:r w:rsidDel="00C03C1E">
          <w:delText>,</w:delText>
        </w:r>
      </w:del>
      <w:r>
        <w:t xml:space="preserve"> to determine whether a child has a disability and the nature and extent of the special education and related services that the child needs.</w:t>
      </w:r>
    </w:p>
    <w:p w14:paraId="7A43CD93" w14:textId="3713BBDB" w:rsidR="000801E7" w:rsidRDefault="7B65BE2A" w:rsidP="00253E03">
      <w:pPr>
        <w:pStyle w:val="par1"/>
        <w:spacing w:after="240" w:line="259" w:lineRule="auto"/>
        <w:rPr>
          <w:ins w:id="748" w:author="Author"/>
          <w:b/>
          <w:bCs/>
        </w:rPr>
      </w:pPr>
      <w:ins w:id="749" w:author="Author">
        <w:r w:rsidRPr="63A63096">
          <w:rPr>
            <w:b/>
            <w:bCs/>
          </w:rPr>
          <w:t>2.18</w:t>
        </w:r>
        <w:r w:rsidR="000801E7">
          <w:tab/>
        </w:r>
        <w:r w:rsidRPr="63A63096">
          <w:rPr>
            <w:b/>
            <w:bCs/>
          </w:rPr>
          <w:t>Every Student Succeeds Act</w:t>
        </w:r>
      </w:ins>
    </w:p>
    <w:p w14:paraId="49E05936" w14:textId="36F9511C" w:rsidR="30AD105D" w:rsidRDefault="30AD105D" w:rsidP="00253E03">
      <w:pPr>
        <w:pStyle w:val="upar1"/>
        <w:spacing w:after="240" w:line="259" w:lineRule="auto"/>
      </w:pPr>
      <w:commentRangeStart w:id="750"/>
      <w:ins w:id="751" w:author="Author">
        <w:r w:rsidRPr="23528FA1">
          <w:rPr>
            <w:i/>
            <w:iCs/>
          </w:rPr>
          <w:t>Every Student Succeeds Act (ESSA)</w:t>
        </w:r>
        <w:r>
          <w:t xml:space="preserve"> means the federal “Every Student Succeeds Act”, 20 U.S.C. §§ 6301 through 9276</w:t>
        </w:r>
        <w:r w:rsidR="1FF9BA7B">
          <w:t xml:space="preserve"> (originally known as the Elementary and Secondary Education Act or ESEA)</w:t>
        </w:r>
        <w:r>
          <w:t>.</w:t>
        </w:r>
      </w:ins>
      <w:commentRangeEnd w:id="750"/>
      <w:r w:rsidR="009774B4">
        <w:rPr>
          <w:rStyle w:val="CommentReference"/>
          <w:sz w:val="24"/>
          <w:szCs w:val="24"/>
        </w:rPr>
        <w:commentReference w:id="750"/>
      </w:r>
    </w:p>
    <w:p w14:paraId="3AFAC4D7" w14:textId="77777777" w:rsidR="000801E7" w:rsidRPr="00A14B6F" w:rsidRDefault="000801E7" w:rsidP="00253E03">
      <w:pPr>
        <w:pStyle w:val="par1"/>
        <w:spacing w:after="240"/>
        <w:ind w:left="0" w:firstLine="0"/>
        <w:rPr>
          <w:b/>
          <w:bCs/>
        </w:rPr>
      </w:pPr>
      <w:r w:rsidRPr="00A14B6F">
        <w:rPr>
          <w:b/>
          <w:bCs/>
        </w:rPr>
        <w:t>2.1</w:t>
      </w:r>
      <w:r w:rsidR="003F0FC3">
        <w:rPr>
          <w:b/>
          <w:bCs/>
        </w:rPr>
        <w:t>9</w:t>
      </w:r>
      <w:r>
        <w:tab/>
      </w:r>
      <w:r w:rsidRPr="00A14B6F">
        <w:rPr>
          <w:b/>
          <w:bCs/>
        </w:rPr>
        <w:t>Excess Costs</w:t>
      </w:r>
    </w:p>
    <w:p w14:paraId="415E329D" w14:textId="77777777" w:rsidR="000801E7" w:rsidRDefault="000801E7" w:rsidP="00253E03">
      <w:pPr>
        <w:pStyle w:val="upar1"/>
        <w:spacing w:after="240"/>
      </w:pPr>
      <w:r>
        <w:t xml:space="preserve">When used in </w:t>
      </w:r>
      <w:ins w:id="752" w:author="Author">
        <w:r w:rsidR="00C81D4C">
          <w:t xml:space="preserve">IDEA </w:t>
        </w:r>
      </w:ins>
      <w:del w:id="753" w:author="Author">
        <w:r w:rsidDel="00C03C1E">
          <w:delText xml:space="preserve">34 CFR </w:delText>
        </w:r>
      </w:del>
      <w:r>
        <w:t xml:space="preserve">Part B, </w:t>
      </w:r>
      <w:ins w:id="754" w:author="Author">
        <w:r w:rsidR="008023C4">
          <w:rPr>
            <w:i/>
            <w:iCs/>
          </w:rPr>
          <w:t>e</w:t>
        </w:r>
      </w:ins>
      <w:del w:id="755" w:author="Author">
        <w:r w:rsidRPr="009556D3" w:rsidDel="008023C4">
          <w:rPr>
            <w:i/>
            <w:iCs/>
          </w:rPr>
          <w:delText>E</w:delText>
        </w:r>
      </w:del>
      <w:r w:rsidRPr="009556D3">
        <w:rPr>
          <w:i/>
          <w:iCs/>
        </w:rPr>
        <w:t xml:space="preserve">xcess </w:t>
      </w:r>
      <w:ins w:id="756" w:author="Author">
        <w:r w:rsidR="008023C4">
          <w:rPr>
            <w:i/>
            <w:iCs/>
          </w:rPr>
          <w:t>c</w:t>
        </w:r>
      </w:ins>
      <w:del w:id="757" w:author="Author">
        <w:r w:rsidRPr="009556D3" w:rsidDel="008023C4">
          <w:rPr>
            <w:i/>
            <w:iCs/>
          </w:rPr>
          <w:delText>C</w:delText>
        </w:r>
      </w:del>
      <w:r w:rsidRPr="009556D3">
        <w:rPr>
          <w:i/>
          <w:iCs/>
        </w:rPr>
        <w:t>osts</w:t>
      </w:r>
      <w:r>
        <w:t xml:space="preserve"> means those costs that are in excess of the average annual per-student expenditure in an AU or state-operated program during the </w:t>
      </w:r>
      <w:r>
        <w:lastRenderedPageBreak/>
        <w:t xml:space="preserve">preceding school year for an elementary school or secondary school student, as may be appropriate, and that </w:t>
      </w:r>
      <w:del w:id="758" w:author="Author">
        <w:r w:rsidDel="008D6DC4">
          <w:delText xml:space="preserve">must </w:delText>
        </w:r>
      </w:del>
      <w:ins w:id="759" w:author="Author">
        <w:r w:rsidR="008D6DC4">
          <w:t xml:space="preserve">shall </w:t>
        </w:r>
      </w:ins>
      <w:r>
        <w:t>be computed after deducting:</w:t>
      </w:r>
    </w:p>
    <w:p w14:paraId="55C887F3" w14:textId="77777777" w:rsidR="000801E7" w:rsidRDefault="000801E7" w:rsidP="00253E03">
      <w:pPr>
        <w:pStyle w:val="par1"/>
        <w:spacing w:after="240"/>
      </w:pPr>
      <w:r>
        <w:t>2.1</w:t>
      </w:r>
      <w:r w:rsidR="003F0FC3">
        <w:t>9</w:t>
      </w:r>
      <w:r>
        <w:t>(1)</w:t>
      </w:r>
      <w:r>
        <w:tab/>
        <w:t>Amounts received:</w:t>
      </w:r>
    </w:p>
    <w:p w14:paraId="09146A18" w14:textId="77777777" w:rsidR="000801E7" w:rsidRDefault="000801E7" w:rsidP="00253E03">
      <w:pPr>
        <w:pStyle w:val="par2"/>
        <w:spacing w:after="240"/>
      </w:pPr>
      <w:r>
        <w:t>2.1</w:t>
      </w:r>
      <w:r w:rsidR="003F0FC3">
        <w:t>9</w:t>
      </w:r>
      <w:r>
        <w:t>(1)(a)</w:t>
      </w:r>
      <w:r>
        <w:tab/>
        <w:t xml:space="preserve">Under </w:t>
      </w:r>
      <w:ins w:id="760" w:author="Author">
        <w:r w:rsidR="00BB38CC">
          <w:t xml:space="preserve">IDEA </w:t>
        </w:r>
      </w:ins>
      <w:r>
        <w:t>Part B</w:t>
      </w:r>
      <w:del w:id="761" w:author="Author">
        <w:r w:rsidDel="00BB38CC">
          <w:delText xml:space="preserve"> of the </w:delText>
        </w:r>
        <w:r w:rsidDel="00C03C1E">
          <w:delText>Act</w:delText>
        </w:r>
      </w:del>
      <w:r>
        <w:t>;</w:t>
      </w:r>
    </w:p>
    <w:p w14:paraId="6F36D503" w14:textId="7386B5D2" w:rsidR="000801E7" w:rsidRDefault="000801E7" w:rsidP="00253E03">
      <w:pPr>
        <w:pStyle w:val="par2"/>
        <w:spacing w:after="240"/>
      </w:pPr>
      <w:r>
        <w:t>2.1</w:t>
      </w:r>
      <w:r w:rsidR="003F0FC3">
        <w:t>9</w:t>
      </w:r>
      <w:r>
        <w:t>(1)(b)</w:t>
      </w:r>
      <w:r>
        <w:tab/>
        <w:t xml:space="preserve">Under Part A of Title I of the </w:t>
      </w:r>
      <w:r w:rsidR="595573CE">
        <w:t>ES</w:t>
      </w:r>
      <w:ins w:id="762" w:author="Author">
        <w:r w:rsidR="2DF6E617">
          <w:t>S</w:t>
        </w:r>
      </w:ins>
      <w:del w:id="763" w:author="Author">
        <w:r w:rsidDel="595573CE">
          <w:delText>E</w:delText>
        </w:r>
      </w:del>
      <w:r w:rsidR="595573CE">
        <w:t>A</w:t>
      </w:r>
      <w:r>
        <w:t>; and</w:t>
      </w:r>
    </w:p>
    <w:p w14:paraId="2596BA12" w14:textId="111A4E93" w:rsidR="003033E7" w:rsidRDefault="000801E7" w:rsidP="00253E03">
      <w:pPr>
        <w:pStyle w:val="par2"/>
        <w:spacing w:after="240"/>
      </w:pPr>
      <w:r>
        <w:t>2.1</w:t>
      </w:r>
      <w:r w:rsidR="003F0FC3">
        <w:t>9</w:t>
      </w:r>
      <w:r>
        <w:t>(1)(c)</w:t>
      </w:r>
      <w:r>
        <w:tab/>
        <w:t xml:space="preserve">Under Parts A and B of Title III of the </w:t>
      </w:r>
      <w:r w:rsidR="595573CE">
        <w:t>ES</w:t>
      </w:r>
      <w:ins w:id="764" w:author="Author">
        <w:r w:rsidR="63EE32A5">
          <w:t>S</w:t>
        </w:r>
      </w:ins>
      <w:del w:id="765" w:author="Author">
        <w:r w:rsidDel="595573CE">
          <w:delText>E</w:delText>
        </w:r>
      </w:del>
      <w:r w:rsidR="595573CE">
        <w:t>A</w:t>
      </w:r>
      <w:del w:id="766" w:author="Author">
        <w:r w:rsidDel="00C03C1E">
          <w:delText xml:space="preserve"> and;</w:delText>
        </w:r>
      </w:del>
      <w:r w:rsidR="00C03C1E">
        <w:t>;</w:t>
      </w:r>
    </w:p>
    <w:p w14:paraId="226D0042" w14:textId="77777777" w:rsidR="000801E7" w:rsidRDefault="000801E7" w:rsidP="00253E03">
      <w:pPr>
        <w:pStyle w:val="par1"/>
        <w:spacing w:after="240"/>
      </w:pPr>
      <w:r>
        <w:t>2.1</w:t>
      </w:r>
      <w:r w:rsidR="003F0FC3">
        <w:t>9</w:t>
      </w:r>
      <w:r>
        <w:t>(2)</w:t>
      </w:r>
      <w:r>
        <w:tab/>
        <w:t>Any state or local funds expended for programs that would qualify for assistance under any of the Parts described in paragraph (1) of this Section, but excluding any amounts for capital outlay or debt service. (See Appendix A of 34 C</w:t>
      </w:r>
      <w:ins w:id="767" w:author="Author">
        <w:r w:rsidR="00C81D4C">
          <w:t>.</w:t>
        </w:r>
      </w:ins>
      <w:r>
        <w:t>F</w:t>
      </w:r>
      <w:ins w:id="768" w:author="Author">
        <w:r w:rsidR="00C81D4C">
          <w:t>.</w:t>
        </w:r>
      </w:ins>
      <w:r>
        <w:t>R</w:t>
      </w:r>
      <w:ins w:id="769" w:author="Author">
        <w:r w:rsidR="00C81D4C">
          <w:t>.</w:t>
        </w:r>
      </w:ins>
      <w:r>
        <w:t xml:space="preserve"> Part 300 for an example of how excess costs </w:t>
      </w:r>
      <w:del w:id="770" w:author="Author">
        <w:r w:rsidDel="008D6DC4">
          <w:delText xml:space="preserve">must </w:delText>
        </w:r>
      </w:del>
      <w:ins w:id="771" w:author="Author">
        <w:r w:rsidR="008D6DC4">
          <w:t xml:space="preserve">shall </w:t>
        </w:r>
      </w:ins>
      <w:r>
        <w:t>be calculated.)</w:t>
      </w:r>
    </w:p>
    <w:p w14:paraId="4AAFB4E6" w14:textId="77777777" w:rsidR="000801E7" w:rsidRDefault="000801E7" w:rsidP="00253E03">
      <w:pPr>
        <w:pStyle w:val="par1"/>
        <w:spacing w:after="240"/>
        <w:rPr>
          <w:del w:id="772" w:author="Author"/>
        </w:rPr>
      </w:pPr>
      <w:r>
        <w:t>2.1</w:t>
      </w:r>
      <w:r w:rsidR="003F0FC3">
        <w:t>9</w:t>
      </w:r>
      <w:r>
        <w:t>(3)</w:t>
      </w:r>
      <w:r>
        <w:tab/>
        <w:t xml:space="preserve">This definition for </w:t>
      </w:r>
      <w:r w:rsidR="007C5B91">
        <w:t>“</w:t>
      </w:r>
      <w:r>
        <w:t>Excess Costs</w:t>
      </w:r>
      <w:r w:rsidR="004072CD">
        <w:t>”</w:t>
      </w:r>
      <w:r>
        <w:t xml:space="preserve"> is different from the term </w:t>
      </w:r>
      <w:r w:rsidR="007C5B91">
        <w:t>“</w:t>
      </w:r>
      <w:r>
        <w:t>Tuition Costs</w:t>
      </w:r>
      <w:r w:rsidR="004072CD">
        <w:t>”</w:t>
      </w:r>
      <w:r>
        <w:t xml:space="preserve"> as defined in </w:t>
      </w:r>
      <w:ins w:id="773" w:author="Author">
        <w:r w:rsidR="008023C4">
          <w:t>s</w:t>
        </w:r>
      </w:ins>
      <w:del w:id="774" w:author="Author">
        <w:r w:rsidDel="008023C4">
          <w:delText>S</w:delText>
        </w:r>
      </w:del>
      <w:r>
        <w:t>ection 9.00 of these Rules.</w:t>
      </w:r>
    </w:p>
    <w:p w14:paraId="6C4E9D78" w14:textId="0A404131" w:rsidR="727C3A51" w:rsidRDefault="727C3A51" w:rsidP="00253E03">
      <w:pPr>
        <w:pStyle w:val="par1"/>
        <w:spacing w:after="240"/>
        <w:rPr>
          <w:ins w:id="775" w:author="Author"/>
          <w:b/>
          <w:bCs/>
        </w:rPr>
      </w:pPr>
    </w:p>
    <w:p w14:paraId="242350E1" w14:textId="60135A23" w:rsidR="624433E1" w:rsidRDefault="624433E1" w:rsidP="00253E03">
      <w:pPr>
        <w:pStyle w:val="par1"/>
        <w:spacing w:after="240"/>
        <w:rPr>
          <w:ins w:id="776" w:author="Author"/>
        </w:rPr>
      </w:pPr>
      <w:commentRangeStart w:id="777"/>
      <w:ins w:id="778" w:author="Author">
        <w:r w:rsidRPr="727C3A51">
          <w:rPr>
            <w:b/>
            <w:bCs/>
          </w:rPr>
          <w:t>2.20</w:t>
        </w:r>
        <w:r>
          <w:tab/>
        </w:r>
        <w:r w:rsidRPr="727C3A51">
          <w:rPr>
            <w:b/>
            <w:bCs/>
          </w:rPr>
          <w:t xml:space="preserve">Extended </w:t>
        </w:r>
        <w:r w:rsidR="009774B4">
          <w:rPr>
            <w:b/>
            <w:bCs/>
          </w:rPr>
          <w:t>S</w:t>
        </w:r>
        <w:r w:rsidRPr="727C3A51">
          <w:rPr>
            <w:b/>
            <w:bCs/>
          </w:rPr>
          <w:t xml:space="preserve">chool </w:t>
        </w:r>
        <w:r w:rsidR="009774B4">
          <w:rPr>
            <w:b/>
            <w:bCs/>
          </w:rPr>
          <w:t>Y</w:t>
        </w:r>
        <w:r w:rsidRPr="727C3A51">
          <w:rPr>
            <w:b/>
            <w:bCs/>
          </w:rPr>
          <w:t xml:space="preserve">ear </w:t>
        </w:r>
        <w:r w:rsidR="009774B4">
          <w:rPr>
            <w:b/>
            <w:bCs/>
          </w:rPr>
          <w:t>S</w:t>
        </w:r>
        <w:r w:rsidRPr="727C3A51">
          <w:rPr>
            <w:b/>
            <w:bCs/>
          </w:rPr>
          <w:t>ervices</w:t>
        </w:r>
      </w:ins>
      <w:commentRangeEnd w:id="777"/>
      <w:r w:rsidR="001D7D43" w:rsidRPr="727C3A51">
        <w:rPr>
          <w:rStyle w:val="CommentReference"/>
          <w:b/>
          <w:bCs/>
          <w:sz w:val="24"/>
          <w:szCs w:val="24"/>
        </w:rPr>
        <w:commentReference w:id="777"/>
      </w:r>
      <w:ins w:id="779" w:author="Author">
        <w:r w:rsidRPr="727C3A51">
          <w:rPr>
            <w:b/>
            <w:bCs/>
          </w:rPr>
          <w:t xml:space="preserve"> </w:t>
        </w:r>
      </w:ins>
    </w:p>
    <w:p w14:paraId="76A9E919" w14:textId="78B499D1" w:rsidR="624433E1" w:rsidRPr="001520A3" w:rsidRDefault="624433E1" w:rsidP="00253E03">
      <w:pPr>
        <w:pStyle w:val="par1"/>
        <w:spacing w:after="240"/>
        <w:ind w:left="0" w:firstLine="0"/>
        <w:rPr>
          <w:ins w:id="780" w:author="Author"/>
        </w:rPr>
      </w:pPr>
      <w:ins w:id="781" w:author="Author">
        <w:r w:rsidRPr="00B26809">
          <w:rPr>
            <w:i/>
            <w:iCs/>
          </w:rPr>
          <w:t xml:space="preserve">Extended school year </w:t>
        </w:r>
        <w:r w:rsidR="001D7D43">
          <w:rPr>
            <w:i/>
            <w:iCs/>
          </w:rPr>
          <w:t xml:space="preserve">(ESY) </w:t>
        </w:r>
        <w:r w:rsidRPr="00B26809">
          <w:rPr>
            <w:i/>
            <w:iCs/>
          </w:rPr>
          <w:t>services</w:t>
        </w:r>
        <w:r w:rsidRPr="00B26809">
          <w:t xml:space="preserve"> means special education and related services that:</w:t>
        </w:r>
      </w:ins>
    </w:p>
    <w:p w14:paraId="34306088" w14:textId="6C2213A1" w:rsidR="624433E1" w:rsidRPr="001520A3" w:rsidRDefault="009774B4" w:rsidP="00253E03">
      <w:pPr>
        <w:pStyle w:val="par1"/>
        <w:spacing w:after="240"/>
        <w:rPr>
          <w:ins w:id="782" w:author="Author"/>
        </w:rPr>
      </w:pPr>
      <w:r>
        <w:tab/>
      </w:r>
      <w:ins w:id="783" w:author="Author">
        <w:r w:rsidR="624433E1" w:rsidRPr="00B26809">
          <w:t>2.</w:t>
        </w:r>
        <w:r w:rsidR="001520A3" w:rsidRPr="00B26809">
          <w:t>20</w:t>
        </w:r>
        <w:r w:rsidR="624433E1" w:rsidRPr="00B26809">
          <w:t>(1) Are provided to a child with a disability beyond the normal school year of the administrative unit;</w:t>
        </w:r>
      </w:ins>
    </w:p>
    <w:p w14:paraId="4970225A" w14:textId="41D51EB4" w:rsidR="624433E1" w:rsidRPr="001520A3" w:rsidRDefault="009774B4" w:rsidP="00253E03">
      <w:pPr>
        <w:pStyle w:val="par1"/>
        <w:spacing w:after="240"/>
        <w:rPr>
          <w:ins w:id="784" w:author="Author"/>
        </w:rPr>
      </w:pPr>
      <w:r>
        <w:tab/>
      </w:r>
      <w:ins w:id="785" w:author="Author">
        <w:r w:rsidR="624433E1" w:rsidRPr="00B26809">
          <w:t>2.</w:t>
        </w:r>
        <w:r w:rsidR="001520A3" w:rsidRPr="00B26809">
          <w:t>20</w:t>
        </w:r>
        <w:r w:rsidR="624433E1" w:rsidRPr="00B26809">
          <w:t>2) Are provided in accordance with the child’s IEP;</w:t>
        </w:r>
      </w:ins>
    </w:p>
    <w:p w14:paraId="63FBC0D0" w14:textId="45937134" w:rsidR="624433E1" w:rsidRPr="001520A3" w:rsidRDefault="009774B4" w:rsidP="00253E03">
      <w:pPr>
        <w:pStyle w:val="par1"/>
        <w:spacing w:after="240"/>
        <w:rPr>
          <w:ins w:id="786" w:author="Author"/>
        </w:rPr>
      </w:pPr>
      <w:r>
        <w:tab/>
      </w:r>
      <w:ins w:id="787" w:author="Author">
        <w:r w:rsidR="624433E1" w:rsidRPr="00B26809">
          <w:t>2.</w:t>
        </w:r>
        <w:r w:rsidR="001520A3" w:rsidRPr="00B26809">
          <w:t>20</w:t>
        </w:r>
        <w:r w:rsidR="624433E1" w:rsidRPr="00B26809">
          <w:t>(3) Are provided at no cost to the parent; and</w:t>
        </w:r>
      </w:ins>
    </w:p>
    <w:p w14:paraId="52330209" w14:textId="2DD71825" w:rsidR="624433E1" w:rsidRPr="001520A3" w:rsidRDefault="009774B4" w:rsidP="00253E03">
      <w:pPr>
        <w:pStyle w:val="par1"/>
        <w:spacing w:after="240"/>
        <w:rPr>
          <w:ins w:id="788" w:author="Author"/>
        </w:rPr>
      </w:pPr>
      <w:r>
        <w:tab/>
      </w:r>
      <w:ins w:id="789" w:author="Author">
        <w:r w:rsidR="624433E1" w:rsidRPr="00B26809">
          <w:t>2.</w:t>
        </w:r>
        <w:r w:rsidR="001520A3" w:rsidRPr="00B26809">
          <w:t>20</w:t>
        </w:r>
        <w:r w:rsidR="624433E1" w:rsidRPr="00B26809">
          <w:t>(4) Meet the standards of the Colorado Department of Education.</w:t>
        </w:r>
      </w:ins>
    </w:p>
    <w:p w14:paraId="6EC06F72" w14:textId="2AB8AA5C" w:rsidR="727C3A51" w:rsidRPr="00B26809" w:rsidRDefault="001D7D43" w:rsidP="00253E03">
      <w:pPr>
        <w:pStyle w:val="par1"/>
        <w:tabs>
          <w:tab w:val="clear" w:pos="720"/>
          <w:tab w:val="left" w:pos="810"/>
        </w:tabs>
        <w:spacing w:after="240"/>
        <w:ind w:left="0" w:firstLine="0"/>
        <w:rPr>
          <w:ins w:id="790" w:author="Author"/>
        </w:rPr>
      </w:pPr>
      <w:ins w:id="791" w:author="Author">
        <w:r>
          <w:t xml:space="preserve">ESY </w:t>
        </w:r>
        <w:r w:rsidR="624433E1" w:rsidRPr="00B26809">
          <w:t>services shall be provided only if the child’s IEP team determines that such</w:t>
        </w:r>
        <w:r w:rsidR="001520A3">
          <w:t xml:space="preserve"> </w:t>
        </w:r>
        <w:r w:rsidR="624433E1" w:rsidRPr="00B26809">
          <w:t>services are necessary for the child to receive FAPE.</w:t>
        </w:r>
      </w:ins>
    </w:p>
    <w:p w14:paraId="51BBBBFD" w14:textId="6AD6701E" w:rsidR="004B3202" w:rsidRPr="004B3202" w:rsidRDefault="004B3202" w:rsidP="00253E03">
      <w:pPr>
        <w:pStyle w:val="par1"/>
        <w:spacing w:after="240"/>
        <w:rPr>
          <w:b/>
          <w:bCs/>
        </w:rPr>
      </w:pPr>
      <w:r w:rsidRPr="004B3202">
        <w:rPr>
          <w:b/>
          <w:bCs/>
        </w:rPr>
        <w:t>2.</w:t>
      </w:r>
      <w:r w:rsidR="003F0FC3">
        <w:rPr>
          <w:b/>
          <w:bCs/>
        </w:rPr>
        <w:t>20</w:t>
      </w:r>
      <w:r>
        <w:tab/>
      </w:r>
      <w:r w:rsidRPr="004B3202">
        <w:rPr>
          <w:b/>
          <w:bCs/>
        </w:rPr>
        <w:t>Facility</w:t>
      </w:r>
    </w:p>
    <w:p w14:paraId="2A27A9FC" w14:textId="77777777" w:rsidR="004B3202" w:rsidRPr="004B3202" w:rsidRDefault="004B3202" w:rsidP="00253E03">
      <w:pPr>
        <w:pStyle w:val="upar1"/>
        <w:spacing w:after="240"/>
      </w:pPr>
      <w:r w:rsidRPr="00B26809">
        <w:rPr>
          <w:i/>
        </w:rPr>
        <w:t>Facility</w:t>
      </w:r>
      <w:r w:rsidRPr="004B3202">
        <w:t xml:space="preserve"> means a day treatment center, residential child care facility, or other facility licensed by the </w:t>
      </w:r>
      <w:ins w:id="792" w:author="Author">
        <w:r w:rsidR="00C03C1E">
          <w:t xml:space="preserve">Colorado </w:t>
        </w:r>
      </w:ins>
      <w:del w:id="793" w:author="Author">
        <w:r w:rsidRPr="004B3202" w:rsidDel="00C03C1E">
          <w:delText>d</w:delText>
        </w:r>
      </w:del>
      <w:ins w:id="794" w:author="Author">
        <w:r w:rsidR="00C03C1E">
          <w:t>D</w:t>
        </w:r>
      </w:ins>
      <w:r w:rsidRPr="004B3202">
        <w:t xml:space="preserve">epartment of </w:t>
      </w:r>
      <w:ins w:id="795" w:author="Author">
        <w:r w:rsidR="00C03C1E">
          <w:t>H</w:t>
        </w:r>
      </w:ins>
      <w:del w:id="796" w:author="Author">
        <w:r w:rsidRPr="004B3202" w:rsidDel="00C03C1E">
          <w:delText>h</w:delText>
        </w:r>
      </w:del>
      <w:r w:rsidRPr="004B3202">
        <w:t xml:space="preserve">uman </w:t>
      </w:r>
      <w:ins w:id="797" w:author="Author">
        <w:r w:rsidR="00C03C1E">
          <w:t>S</w:t>
        </w:r>
      </w:ins>
      <w:del w:id="798" w:author="Author">
        <w:r w:rsidRPr="004B3202" w:rsidDel="00C03C1E">
          <w:delText>s</w:delText>
        </w:r>
      </w:del>
      <w:r w:rsidRPr="004B3202">
        <w:t xml:space="preserve">ervices pursuant to section 26-6-104, C.R.S., or a hospital licensed by the </w:t>
      </w:r>
      <w:ins w:id="799" w:author="Author">
        <w:r w:rsidR="00C03C1E">
          <w:t xml:space="preserve">Colorado </w:t>
        </w:r>
      </w:ins>
      <w:del w:id="800" w:author="Author">
        <w:r w:rsidRPr="004B3202" w:rsidDel="00C03C1E">
          <w:delText>d</w:delText>
        </w:r>
      </w:del>
      <w:ins w:id="801" w:author="Author">
        <w:r w:rsidR="00C03C1E">
          <w:t>D</w:t>
        </w:r>
      </w:ins>
      <w:r w:rsidRPr="004B3202">
        <w:t xml:space="preserve">epartment of </w:t>
      </w:r>
      <w:ins w:id="802" w:author="Author">
        <w:r w:rsidR="00C03C1E">
          <w:t>P</w:t>
        </w:r>
      </w:ins>
      <w:del w:id="803" w:author="Author">
        <w:r w:rsidRPr="004B3202" w:rsidDel="00C03C1E">
          <w:delText>p</w:delText>
        </w:r>
      </w:del>
      <w:r w:rsidRPr="004B3202">
        <w:t xml:space="preserve">ublic </w:t>
      </w:r>
      <w:ins w:id="804" w:author="Author">
        <w:r w:rsidR="00C03C1E">
          <w:t>H</w:t>
        </w:r>
      </w:ins>
      <w:del w:id="805" w:author="Author">
        <w:r w:rsidRPr="004B3202" w:rsidDel="00C03C1E">
          <w:delText>h</w:delText>
        </w:r>
      </w:del>
      <w:r w:rsidRPr="004B3202">
        <w:t xml:space="preserve">ealth and </w:t>
      </w:r>
      <w:ins w:id="806" w:author="Author">
        <w:r w:rsidR="00C03C1E">
          <w:t>E</w:t>
        </w:r>
      </w:ins>
      <w:del w:id="807" w:author="Author">
        <w:r w:rsidRPr="004B3202" w:rsidDel="00C03C1E">
          <w:delText>e</w:delText>
        </w:r>
      </w:del>
      <w:r w:rsidRPr="004B3202">
        <w:t>nvironment pursuant to section 25-1.5-103, C.R.S.</w:t>
      </w:r>
    </w:p>
    <w:p w14:paraId="4EB0F08D" w14:textId="77777777" w:rsidR="004B3202" w:rsidRDefault="004B3202" w:rsidP="00253E03">
      <w:pPr>
        <w:pStyle w:val="par1"/>
        <w:spacing w:after="240"/>
      </w:pPr>
      <w:r w:rsidRPr="004B3202">
        <w:lastRenderedPageBreak/>
        <w:t>2.</w:t>
      </w:r>
      <w:r w:rsidR="003F0FC3">
        <w:t>20</w:t>
      </w:r>
      <w:r w:rsidRPr="004B3202">
        <w:t>(1)</w:t>
      </w:r>
      <w:r>
        <w:tab/>
      </w:r>
      <w:r w:rsidRPr="004B3202">
        <w:rPr>
          <w:i/>
          <w:iCs/>
        </w:rPr>
        <w:t>Approved Facility School</w:t>
      </w:r>
      <w:r w:rsidRPr="004B3202">
        <w:t xml:space="preserve"> means an educational program that is operated by a facility or a specialized day school authorized by </w:t>
      </w:r>
      <w:del w:id="808" w:author="Author">
        <w:r w:rsidRPr="004B3202" w:rsidDel="008023C4">
          <w:delText xml:space="preserve">CDE’s </w:delText>
        </w:r>
      </w:del>
      <w:ins w:id="809" w:author="Author">
        <w:r w:rsidR="008023C4">
          <w:t>the Department’s</w:t>
        </w:r>
        <w:r w:rsidR="008023C4" w:rsidRPr="004B3202">
          <w:t xml:space="preserve"> </w:t>
        </w:r>
      </w:ins>
      <w:r w:rsidRPr="004B3202">
        <w:t xml:space="preserve">Office of Facility Schools to provide educational services to students placed in the facility, including special education services to children with disabilities, and that has been placed, pursuant to section 22-2-407, C.R.S., on the list of facility schools that are approved to receive reimbursement for providing those educational services. An educational program provided by an </w:t>
      </w:r>
      <w:del w:id="810" w:author="Author">
        <w:r w:rsidRPr="004B3202" w:rsidDel="00C03C1E">
          <w:delText>administrative unit</w:delText>
        </w:r>
      </w:del>
      <w:ins w:id="811" w:author="Author">
        <w:r w:rsidR="00C03C1E">
          <w:t>AU</w:t>
        </w:r>
      </w:ins>
      <w:r w:rsidRPr="004B3202">
        <w:t xml:space="preserve"> at a facility is not an approved facility school, but rather is an educational program of the </w:t>
      </w:r>
      <w:del w:id="812" w:author="Author">
        <w:r w:rsidRPr="004B3202" w:rsidDel="00C03C1E">
          <w:delText>administrative unit</w:delText>
        </w:r>
      </w:del>
      <w:ins w:id="813" w:author="Author">
        <w:r w:rsidR="00C03C1E">
          <w:t>AU</w:t>
        </w:r>
      </w:ins>
      <w:r w:rsidRPr="004B3202">
        <w:t xml:space="preserve"> that does not require approval by the Department.</w:t>
      </w:r>
    </w:p>
    <w:p w14:paraId="7509406A" w14:textId="77777777" w:rsidR="000801E7" w:rsidRPr="00A14B6F" w:rsidRDefault="000801E7" w:rsidP="00253E03">
      <w:pPr>
        <w:pStyle w:val="par1"/>
        <w:spacing w:after="240"/>
        <w:rPr>
          <w:b/>
          <w:bCs/>
        </w:rPr>
      </w:pPr>
      <w:r w:rsidRPr="00A14B6F">
        <w:rPr>
          <w:b/>
          <w:bCs/>
        </w:rPr>
        <w:t>2.2</w:t>
      </w:r>
      <w:r w:rsidR="003F0FC3">
        <w:rPr>
          <w:b/>
          <w:bCs/>
        </w:rPr>
        <w:t>1</w:t>
      </w:r>
      <w:r w:rsidRPr="00A14B6F">
        <w:rPr>
          <w:b/>
          <w:bCs/>
        </w:rPr>
        <w:tab/>
        <w:t>Free Appropriate Public Education</w:t>
      </w:r>
    </w:p>
    <w:p w14:paraId="7EF9119F" w14:textId="77777777" w:rsidR="000801E7" w:rsidRDefault="000801E7" w:rsidP="00253E03">
      <w:pPr>
        <w:pStyle w:val="upar1"/>
        <w:spacing w:after="240"/>
      </w:pPr>
      <w:r w:rsidRPr="009556D3">
        <w:rPr>
          <w:i/>
          <w:iCs/>
        </w:rPr>
        <w:t xml:space="preserve">Free </w:t>
      </w:r>
      <w:ins w:id="814" w:author="Author">
        <w:r w:rsidR="008023C4">
          <w:rPr>
            <w:i/>
            <w:iCs/>
          </w:rPr>
          <w:t>a</w:t>
        </w:r>
      </w:ins>
      <w:del w:id="815" w:author="Author">
        <w:r w:rsidRPr="009556D3" w:rsidDel="008023C4">
          <w:rPr>
            <w:i/>
            <w:iCs/>
          </w:rPr>
          <w:delText>A</w:delText>
        </w:r>
      </w:del>
      <w:r w:rsidRPr="009556D3">
        <w:rPr>
          <w:i/>
          <w:iCs/>
        </w:rPr>
        <w:t xml:space="preserve">ppropriate </w:t>
      </w:r>
      <w:ins w:id="816" w:author="Author">
        <w:r w:rsidR="008023C4">
          <w:rPr>
            <w:i/>
            <w:iCs/>
          </w:rPr>
          <w:t>p</w:t>
        </w:r>
      </w:ins>
      <w:del w:id="817" w:author="Author">
        <w:r w:rsidRPr="009556D3" w:rsidDel="008023C4">
          <w:rPr>
            <w:i/>
            <w:iCs/>
          </w:rPr>
          <w:delText>P</w:delText>
        </w:r>
      </w:del>
      <w:r w:rsidRPr="009556D3">
        <w:rPr>
          <w:i/>
          <w:iCs/>
        </w:rPr>
        <w:t xml:space="preserve">ublic </w:t>
      </w:r>
      <w:ins w:id="818" w:author="Author">
        <w:r w:rsidR="008023C4">
          <w:rPr>
            <w:i/>
            <w:iCs/>
          </w:rPr>
          <w:t>e</w:t>
        </w:r>
      </w:ins>
      <w:del w:id="819" w:author="Author">
        <w:r w:rsidRPr="009556D3" w:rsidDel="008023C4">
          <w:rPr>
            <w:i/>
            <w:iCs/>
          </w:rPr>
          <w:delText>E</w:delText>
        </w:r>
      </w:del>
      <w:r w:rsidRPr="009556D3">
        <w:rPr>
          <w:i/>
          <w:iCs/>
        </w:rPr>
        <w:t>ducation</w:t>
      </w:r>
      <w:r>
        <w:t xml:space="preserve"> </w:t>
      </w:r>
      <w:del w:id="820" w:author="Author">
        <w:r w:rsidDel="00C03C1E">
          <w:delText xml:space="preserve">or </w:delText>
        </w:r>
      </w:del>
      <w:ins w:id="821" w:author="Author">
        <w:r w:rsidR="00C03C1E">
          <w:t>(</w:t>
        </w:r>
      </w:ins>
      <w:r>
        <w:t>FAPE</w:t>
      </w:r>
      <w:ins w:id="822" w:author="Author">
        <w:r w:rsidR="00C03C1E">
          <w:t>)</w:t>
        </w:r>
      </w:ins>
      <w:r>
        <w:t xml:space="preserve"> means special education and related services that:</w:t>
      </w:r>
    </w:p>
    <w:p w14:paraId="34260F5A" w14:textId="77777777" w:rsidR="000801E7" w:rsidRDefault="000801E7" w:rsidP="00253E03">
      <w:pPr>
        <w:pStyle w:val="par1"/>
        <w:spacing w:after="240"/>
      </w:pPr>
      <w:r>
        <w:t>2.</w:t>
      </w:r>
      <w:r w:rsidR="00580A72">
        <w:t>21</w:t>
      </w:r>
      <w:r>
        <w:t>(1)</w:t>
      </w:r>
      <w:r>
        <w:tab/>
        <w:t>Are provided at public expense, under public supervision and direction, and without charge;</w:t>
      </w:r>
    </w:p>
    <w:p w14:paraId="3327BCA6" w14:textId="77777777" w:rsidR="000801E7" w:rsidRDefault="000801E7" w:rsidP="00253E03">
      <w:pPr>
        <w:pStyle w:val="par1"/>
        <w:spacing w:after="240"/>
      </w:pPr>
      <w:r>
        <w:t>2.</w:t>
      </w:r>
      <w:r w:rsidR="00580A72">
        <w:t>21</w:t>
      </w:r>
      <w:r>
        <w:t>(2)</w:t>
      </w:r>
      <w:r>
        <w:tab/>
        <w:t>Meet the standards of the Department, including the requirements of these Rules;</w:t>
      </w:r>
    </w:p>
    <w:p w14:paraId="167CF4B0" w14:textId="77777777" w:rsidR="000801E7" w:rsidRDefault="000801E7" w:rsidP="00253E03">
      <w:pPr>
        <w:pStyle w:val="par1"/>
        <w:spacing w:after="240"/>
      </w:pPr>
      <w:r>
        <w:t>2.</w:t>
      </w:r>
      <w:r w:rsidR="00580A72">
        <w:t>21</w:t>
      </w:r>
      <w:r>
        <w:t>(3)</w:t>
      </w:r>
      <w:r>
        <w:tab/>
        <w:t>Include an appropriate preschool, elementary school, or secondary school education in the State; and</w:t>
      </w:r>
    </w:p>
    <w:p w14:paraId="52C3C93F" w14:textId="77777777" w:rsidR="000801E7" w:rsidRDefault="000801E7" w:rsidP="00253E03">
      <w:pPr>
        <w:pStyle w:val="par1"/>
        <w:spacing w:after="240"/>
      </w:pPr>
      <w:r>
        <w:t>2.</w:t>
      </w:r>
      <w:r w:rsidR="00580A72">
        <w:t>21</w:t>
      </w:r>
      <w:r>
        <w:t>(4)</w:t>
      </w:r>
      <w:r>
        <w:tab/>
        <w:t xml:space="preserve">Are provided in conformity with an </w:t>
      </w:r>
      <w:del w:id="823" w:author="Author">
        <w:r w:rsidDel="002E3153">
          <w:delText>individualized education program (IEP)</w:delText>
        </w:r>
      </w:del>
      <w:ins w:id="824" w:author="Author">
        <w:r w:rsidR="002E3153">
          <w:t>IEP</w:t>
        </w:r>
      </w:ins>
      <w:r>
        <w:t xml:space="preserve"> that meets the IEP content, development, review</w:t>
      </w:r>
      <w:ins w:id="825" w:author="Author">
        <w:r w:rsidR="008023C4">
          <w:t>,</w:t>
        </w:r>
      </w:ins>
      <w:r>
        <w:t xml:space="preserve"> and revision requirements of </w:t>
      </w:r>
      <w:del w:id="826" w:author="Author">
        <w:r w:rsidDel="008023C4">
          <w:delText>S</w:delText>
        </w:r>
      </w:del>
      <w:ins w:id="827" w:author="Author">
        <w:r w:rsidR="008023C4">
          <w:t>s</w:t>
        </w:r>
      </w:ins>
      <w:r>
        <w:t>ection 4.03 of these Rules and 34 C</w:t>
      </w:r>
      <w:ins w:id="828" w:author="Author">
        <w:r w:rsidR="008023C4">
          <w:t>.</w:t>
        </w:r>
      </w:ins>
      <w:r>
        <w:t>F</w:t>
      </w:r>
      <w:ins w:id="829" w:author="Author">
        <w:r w:rsidR="008023C4">
          <w:t>.</w:t>
        </w:r>
      </w:ins>
      <w:r>
        <w:t>R</w:t>
      </w:r>
      <w:ins w:id="830" w:author="Author">
        <w:r w:rsidR="008023C4">
          <w:t>.</w:t>
        </w:r>
      </w:ins>
      <w:r>
        <w:t xml:space="preserve"> §</w:t>
      </w:r>
      <w:del w:id="831" w:author="Author">
        <w:r w:rsidDel="008023C4">
          <w:delText xml:space="preserve"> </w:delText>
        </w:r>
      </w:del>
      <w:r>
        <w:t>§</w:t>
      </w:r>
      <w:ins w:id="832" w:author="Author">
        <w:r w:rsidR="008023C4">
          <w:t xml:space="preserve"> </w:t>
        </w:r>
      </w:ins>
      <w:r>
        <w:t>300.320 through 300.324.</w:t>
      </w:r>
    </w:p>
    <w:p w14:paraId="3C0C5067" w14:textId="77777777" w:rsidR="000801E7" w:rsidRPr="00A14B6F" w:rsidRDefault="000801E7" w:rsidP="00253E03">
      <w:pPr>
        <w:pStyle w:val="par1"/>
        <w:spacing w:after="240"/>
        <w:rPr>
          <w:b/>
          <w:bCs/>
        </w:rPr>
      </w:pPr>
      <w:r w:rsidRPr="00A14B6F">
        <w:rPr>
          <w:b/>
          <w:bCs/>
        </w:rPr>
        <w:t>2.2</w:t>
      </w:r>
      <w:r w:rsidR="00580A72">
        <w:rPr>
          <w:b/>
          <w:bCs/>
        </w:rPr>
        <w:t>2</w:t>
      </w:r>
      <w:r w:rsidRPr="00A14B6F">
        <w:rPr>
          <w:b/>
          <w:bCs/>
        </w:rPr>
        <w:tab/>
        <w:t>Homeless Children</w:t>
      </w:r>
    </w:p>
    <w:p w14:paraId="3F754314" w14:textId="77777777" w:rsidR="000801E7" w:rsidRDefault="000801E7" w:rsidP="00253E03">
      <w:pPr>
        <w:pStyle w:val="upar1"/>
        <w:spacing w:after="240"/>
      </w:pPr>
      <w:r w:rsidRPr="009556D3">
        <w:rPr>
          <w:i/>
          <w:iCs/>
        </w:rPr>
        <w:t xml:space="preserve">Homeless </w:t>
      </w:r>
      <w:ins w:id="833" w:author="Author">
        <w:r w:rsidR="008023C4">
          <w:rPr>
            <w:i/>
            <w:iCs/>
          </w:rPr>
          <w:t>c</w:t>
        </w:r>
      </w:ins>
      <w:del w:id="834" w:author="Author">
        <w:r w:rsidRPr="009556D3" w:rsidDel="008023C4">
          <w:rPr>
            <w:i/>
            <w:iCs/>
          </w:rPr>
          <w:delText>C</w:delText>
        </w:r>
      </w:del>
      <w:r w:rsidRPr="009556D3">
        <w:rPr>
          <w:i/>
          <w:iCs/>
        </w:rPr>
        <w:t>hildren</w:t>
      </w:r>
      <w:r>
        <w:t xml:space="preserve"> has the meaning given the term </w:t>
      </w:r>
      <w:ins w:id="835" w:author="Author">
        <w:r w:rsidR="00C03C1E">
          <w:t>“h</w:t>
        </w:r>
      </w:ins>
      <w:del w:id="836" w:author="Author">
        <w:r w:rsidDel="00C03C1E">
          <w:delText>H</w:delText>
        </w:r>
      </w:del>
      <w:r>
        <w:t xml:space="preserve">omeless </w:t>
      </w:r>
      <w:ins w:id="837" w:author="Author">
        <w:r w:rsidR="00C03C1E">
          <w:t>c</w:t>
        </w:r>
      </w:ins>
      <w:del w:id="838" w:author="Author">
        <w:r w:rsidDel="00C03C1E">
          <w:delText>C</w:delText>
        </w:r>
      </w:del>
      <w:r>
        <w:t xml:space="preserve">hildren and </w:t>
      </w:r>
      <w:ins w:id="839" w:author="Author">
        <w:r w:rsidR="00C03C1E">
          <w:t>y</w:t>
        </w:r>
      </w:ins>
      <w:del w:id="840" w:author="Author">
        <w:r w:rsidDel="00C03C1E">
          <w:delText>Y</w:delText>
        </w:r>
      </w:del>
      <w:r>
        <w:t>ouths</w:t>
      </w:r>
      <w:ins w:id="841" w:author="Author">
        <w:r w:rsidR="00C03C1E">
          <w:t>”</w:t>
        </w:r>
      </w:ins>
      <w:r>
        <w:t xml:space="preserve"> in </w:t>
      </w:r>
      <w:ins w:id="842" w:author="Author">
        <w:r w:rsidR="00C03C1E">
          <w:t>s</w:t>
        </w:r>
      </w:ins>
      <w:del w:id="843" w:author="Author">
        <w:r w:rsidDel="00C03C1E">
          <w:delText>S</w:delText>
        </w:r>
      </w:del>
      <w:r>
        <w:t xml:space="preserve">ection 725 (42 U.S.C. </w:t>
      </w:r>
      <w:ins w:id="844" w:author="Author">
        <w:r w:rsidR="00C03C1E">
          <w:t xml:space="preserve">§ </w:t>
        </w:r>
      </w:ins>
      <w:r>
        <w:t xml:space="preserve">11434a) of the McKinney-Vento Homeless Assistance Act, as amended, 42 U.S.C. </w:t>
      </w:r>
      <w:ins w:id="845" w:author="Author">
        <w:r w:rsidR="00C03C1E">
          <w:t xml:space="preserve">§ </w:t>
        </w:r>
      </w:ins>
      <w:r>
        <w:t>11431 et seq.</w:t>
      </w:r>
      <w:ins w:id="846" w:author="Author">
        <w:r w:rsidR="00C03C1E">
          <w:t>,</w:t>
        </w:r>
      </w:ins>
      <w:r>
        <w:t xml:space="preserve"> and </w:t>
      </w:r>
      <w:ins w:id="847" w:author="Author">
        <w:r w:rsidR="00C03C1E">
          <w:t>s</w:t>
        </w:r>
      </w:ins>
      <w:del w:id="848" w:author="Author">
        <w:r w:rsidDel="00C03C1E">
          <w:delText>S</w:delText>
        </w:r>
      </w:del>
      <w:r>
        <w:t>ection 22-1-102.5, C.R.S.</w:t>
      </w:r>
    </w:p>
    <w:p w14:paraId="109B30EF" w14:textId="3E378C0A" w:rsidR="000801E7" w:rsidRPr="00A14B6F" w:rsidRDefault="000801E7" w:rsidP="00253E03">
      <w:pPr>
        <w:pStyle w:val="par1"/>
        <w:spacing w:after="240"/>
        <w:rPr>
          <w:del w:id="849" w:author="Author"/>
          <w:b/>
          <w:bCs/>
        </w:rPr>
      </w:pPr>
      <w:commentRangeStart w:id="850"/>
      <w:del w:id="851" w:author="Author">
        <w:r w:rsidRPr="00A14B6F">
          <w:rPr>
            <w:b/>
            <w:bCs/>
          </w:rPr>
          <w:delText>2.2</w:delText>
        </w:r>
        <w:r w:rsidR="00580A72">
          <w:rPr>
            <w:b/>
            <w:bCs/>
          </w:rPr>
          <w:delText>3</w:delText>
        </w:r>
        <w:r>
          <w:tab/>
        </w:r>
        <w:r w:rsidRPr="00A14B6F">
          <w:rPr>
            <w:b/>
            <w:bCs/>
          </w:rPr>
          <w:delText>IDEA</w:delText>
        </w:r>
      </w:del>
    </w:p>
    <w:p w14:paraId="2CB0EC0F" w14:textId="45157DA1" w:rsidR="000801E7" w:rsidRDefault="000801E7" w:rsidP="00253E03">
      <w:pPr>
        <w:pStyle w:val="upar1"/>
        <w:spacing w:after="240"/>
        <w:rPr>
          <w:del w:id="852" w:author="Author"/>
        </w:rPr>
      </w:pPr>
      <w:del w:id="853" w:author="Author">
        <w:r w:rsidRPr="009556D3">
          <w:rPr>
            <w:i/>
            <w:iCs/>
          </w:rPr>
          <w:delText>IDEA</w:delText>
        </w:r>
        <w:r>
          <w:delText xml:space="preserve"> means the federal </w:delText>
        </w:r>
        <w:r w:rsidR="007C5B91">
          <w:delText>“</w:delText>
        </w:r>
        <w:r>
          <w:delText>Individuals with Disabilities Education Improvement Act of 2004</w:delText>
        </w:r>
        <w:r w:rsidR="004072CD">
          <w:delText>”</w:delText>
        </w:r>
        <w:r>
          <w:delText xml:space="preserve">, 20 U.S.C. §1400 et seq., as amended, and its implementing regulations, 34 </w:delText>
        </w:r>
        <w:r w:rsidR="00C03C1E" w:rsidDel="000801E7">
          <w:delText>CFR Part</w:delText>
        </w:r>
        <w:r>
          <w:delText xml:space="preserve"> 300 and </w:delText>
        </w:r>
        <w:r w:rsidDel="00C03C1E">
          <w:delText xml:space="preserve">also 34 CFR Part </w:delText>
        </w:r>
        <w:r>
          <w:delText xml:space="preserve">303, as those regulations pertain to </w:delText>
        </w:r>
        <w:r w:rsidR="00C03C1E" w:rsidDel="000801E7">
          <w:delText xml:space="preserve">child </w:delText>
        </w:r>
        <w:r w:rsidDel="00416BBE">
          <w:delText>f</w:delText>
        </w:r>
        <w:r>
          <w:delText>ind.</w:delText>
        </w:r>
      </w:del>
      <w:commentRangeEnd w:id="850"/>
      <w:r w:rsidR="001D7D43">
        <w:rPr>
          <w:rStyle w:val="CommentReference"/>
          <w:sz w:val="24"/>
          <w:szCs w:val="24"/>
        </w:rPr>
        <w:commentReference w:id="850"/>
      </w:r>
    </w:p>
    <w:p w14:paraId="1A5CCDDF" w14:textId="4C1C00E0" w:rsidR="000801E7" w:rsidRPr="00A14B6F" w:rsidRDefault="000801E7" w:rsidP="00253E03">
      <w:pPr>
        <w:pStyle w:val="par1"/>
        <w:spacing w:after="240"/>
        <w:rPr>
          <w:b/>
          <w:bCs/>
        </w:rPr>
      </w:pPr>
      <w:r w:rsidRPr="00A14B6F">
        <w:rPr>
          <w:b/>
          <w:bCs/>
        </w:rPr>
        <w:t>2.2</w:t>
      </w:r>
      <w:r w:rsidR="00580A72">
        <w:rPr>
          <w:b/>
          <w:bCs/>
        </w:rPr>
        <w:t>4</w:t>
      </w:r>
      <w:r>
        <w:tab/>
      </w:r>
      <w:r w:rsidRPr="00A14B6F">
        <w:rPr>
          <w:b/>
          <w:bCs/>
        </w:rPr>
        <w:t>Include</w:t>
      </w:r>
      <w:ins w:id="854" w:author="Author">
        <w:r w:rsidR="414A4860" w:rsidRPr="314FF385">
          <w:rPr>
            <w:b/>
            <w:bCs/>
          </w:rPr>
          <w:t>/Includes</w:t>
        </w:r>
      </w:ins>
    </w:p>
    <w:p w14:paraId="7552B65B" w14:textId="2546DAAB" w:rsidR="000801E7" w:rsidRDefault="000801E7" w:rsidP="00253E03">
      <w:pPr>
        <w:pStyle w:val="upar1"/>
        <w:spacing w:after="240"/>
      </w:pPr>
      <w:r w:rsidRPr="009556D3">
        <w:rPr>
          <w:i/>
          <w:iCs/>
        </w:rPr>
        <w:lastRenderedPageBreak/>
        <w:t>Include</w:t>
      </w:r>
      <w:ins w:id="855" w:author="Author">
        <w:r w:rsidR="4EFDF80C" w:rsidRPr="314FF385">
          <w:rPr>
            <w:i/>
            <w:iCs/>
          </w:rPr>
          <w:t>/</w:t>
        </w:r>
        <w:r w:rsidR="4EFDF80C" w:rsidRPr="7BC0C05F">
          <w:rPr>
            <w:i/>
            <w:iCs/>
          </w:rPr>
          <w:t>Includes</w:t>
        </w:r>
      </w:ins>
      <w:r>
        <w:t xml:space="preserve"> means that the items named are not all of the possible items that are covered, whether like or unlike the ones named.</w:t>
      </w:r>
    </w:p>
    <w:p w14:paraId="012AB2CE" w14:textId="77777777" w:rsidR="000801E7" w:rsidRPr="00A14B6F" w:rsidRDefault="000801E7" w:rsidP="00253E03">
      <w:pPr>
        <w:pStyle w:val="par1"/>
        <w:spacing w:after="240"/>
        <w:rPr>
          <w:b/>
          <w:bCs/>
        </w:rPr>
      </w:pPr>
      <w:r w:rsidRPr="00A14B6F">
        <w:rPr>
          <w:b/>
          <w:bCs/>
        </w:rPr>
        <w:t>2.2</w:t>
      </w:r>
      <w:r w:rsidR="00580A72">
        <w:rPr>
          <w:b/>
          <w:bCs/>
        </w:rPr>
        <w:t>5</w:t>
      </w:r>
      <w:r w:rsidRPr="00A14B6F">
        <w:rPr>
          <w:b/>
          <w:bCs/>
        </w:rPr>
        <w:tab/>
        <w:t>Individualized Education Program</w:t>
      </w:r>
    </w:p>
    <w:p w14:paraId="5E1A321F" w14:textId="77777777" w:rsidR="000801E7" w:rsidRDefault="000801E7" w:rsidP="00253E03">
      <w:pPr>
        <w:pStyle w:val="upar1"/>
        <w:spacing w:after="240"/>
      </w:pPr>
      <w:r w:rsidRPr="009556D3">
        <w:rPr>
          <w:i/>
          <w:iCs/>
        </w:rPr>
        <w:t xml:space="preserve">Individualized </w:t>
      </w:r>
      <w:ins w:id="856" w:author="Author">
        <w:r w:rsidR="008023C4">
          <w:rPr>
            <w:i/>
            <w:iCs/>
          </w:rPr>
          <w:t>e</w:t>
        </w:r>
      </w:ins>
      <w:del w:id="857" w:author="Author">
        <w:r w:rsidRPr="009556D3" w:rsidDel="008023C4">
          <w:rPr>
            <w:i/>
            <w:iCs/>
          </w:rPr>
          <w:delText>E</w:delText>
        </w:r>
      </w:del>
      <w:r w:rsidRPr="009556D3">
        <w:rPr>
          <w:i/>
          <w:iCs/>
        </w:rPr>
        <w:t xml:space="preserve">ducation </w:t>
      </w:r>
      <w:ins w:id="858" w:author="Author">
        <w:r w:rsidR="008023C4">
          <w:rPr>
            <w:i/>
            <w:iCs/>
          </w:rPr>
          <w:t>p</w:t>
        </w:r>
      </w:ins>
      <w:del w:id="859" w:author="Author">
        <w:r w:rsidRPr="009556D3" w:rsidDel="008023C4">
          <w:rPr>
            <w:i/>
            <w:iCs/>
          </w:rPr>
          <w:delText>P</w:delText>
        </w:r>
      </w:del>
      <w:r w:rsidRPr="009556D3">
        <w:rPr>
          <w:i/>
          <w:iCs/>
        </w:rPr>
        <w:t>rogram</w:t>
      </w:r>
      <w:r>
        <w:t xml:space="preserve"> </w:t>
      </w:r>
      <w:del w:id="860" w:author="Author">
        <w:r w:rsidDel="00C03C1E">
          <w:delText xml:space="preserve">or </w:delText>
        </w:r>
      </w:del>
      <w:ins w:id="861" w:author="Author">
        <w:r w:rsidR="00C03C1E">
          <w:t>(</w:t>
        </w:r>
      </w:ins>
      <w:r w:rsidRPr="009556D3">
        <w:rPr>
          <w:i/>
          <w:iCs/>
        </w:rPr>
        <w:t>IEP</w:t>
      </w:r>
      <w:ins w:id="862" w:author="Author">
        <w:r w:rsidR="00C03C1E">
          <w:rPr>
            <w:i/>
            <w:iCs/>
          </w:rPr>
          <w:t>)</w:t>
        </w:r>
      </w:ins>
      <w:r>
        <w:t xml:space="preserve"> means a written statement for a child with a disability that is developed, reviewed, and revised in accordance with </w:t>
      </w:r>
      <w:ins w:id="863" w:author="Author">
        <w:r w:rsidR="008023C4">
          <w:t>s</w:t>
        </w:r>
      </w:ins>
      <w:del w:id="864" w:author="Author">
        <w:r w:rsidDel="008023C4">
          <w:delText>S</w:delText>
        </w:r>
      </w:del>
      <w:r>
        <w:t>ection 4.03 of these Rules and 34 C</w:t>
      </w:r>
      <w:ins w:id="865" w:author="Author">
        <w:r w:rsidR="00C03C1E">
          <w:t>.</w:t>
        </w:r>
      </w:ins>
      <w:r>
        <w:t>F</w:t>
      </w:r>
      <w:ins w:id="866" w:author="Author">
        <w:r w:rsidR="00C03C1E">
          <w:t>.</w:t>
        </w:r>
      </w:ins>
      <w:r>
        <w:t>R</w:t>
      </w:r>
      <w:ins w:id="867" w:author="Author">
        <w:r w:rsidR="00C03C1E">
          <w:t>.</w:t>
        </w:r>
      </w:ins>
      <w:r>
        <w:t xml:space="preserve"> §</w:t>
      </w:r>
      <w:del w:id="868" w:author="Author">
        <w:r w:rsidDel="00C03C1E">
          <w:delText xml:space="preserve"> </w:delText>
        </w:r>
      </w:del>
      <w:r>
        <w:t>§</w:t>
      </w:r>
      <w:ins w:id="869" w:author="Author">
        <w:r w:rsidR="00C03C1E">
          <w:t xml:space="preserve"> </w:t>
        </w:r>
      </w:ins>
      <w:r>
        <w:t>300.320 through 300.324.</w:t>
      </w:r>
    </w:p>
    <w:p w14:paraId="2E01AC53" w14:textId="77777777" w:rsidR="000801E7" w:rsidRPr="00A14B6F" w:rsidRDefault="000801E7" w:rsidP="00253E03">
      <w:pPr>
        <w:pStyle w:val="par1"/>
        <w:spacing w:after="240"/>
        <w:rPr>
          <w:b/>
          <w:bCs/>
        </w:rPr>
      </w:pPr>
      <w:r w:rsidRPr="00A14B6F">
        <w:rPr>
          <w:b/>
          <w:bCs/>
        </w:rPr>
        <w:t>2.2</w:t>
      </w:r>
      <w:r w:rsidR="00580A72">
        <w:rPr>
          <w:b/>
          <w:bCs/>
        </w:rPr>
        <w:t>6</w:t>
      </w:r>
      <w:r w:rsidRPr="00A14B6F">
        <w:rPr>
          <w:b/>
          <w:bCs/>
        </w:rPr>
        <w:tab/>
        <w:t>Individualized Education Program Team</w:t>
      </w:r>
    </w:p>
    <w:p w14:paraId="113CC206" w14:textId="77777777" w:rsidR="000801E7" w:rsidRDefault="000801E7" w:rsidP="00253E03">
      <w:pPr>
        <w:pStyle w:val="upar1"/>
        <w:spacing w:after="240"/>
      </w:pPr>
      <w:r w:rsidRPr="00593FAA">
        <w:rPr>
          <w:i/>
          <w:iCs/>
        </w:rPr>
        <w:t xml:space="preserve">Individualized </w:t>
      </w:r>
      <w:ins w:id="870" w:author="Author">
        <w:r w:rsidR="008023C4">
          <w:rPr>
            <w:i/>
            <w:iCs/>
          </w:rPr>
          <w:t>e</w:t>
        </w:r>
      </w:ins>
      <w:del w:id="871" w:author="Author">
        <w:r w:rsidRPr="00593FAA" w:rsidDel="008023C4">
          <w:rPr>
            <w:i/>
            <w:iCs/>
          </w:rPr>
          <w:delText>E</w:delText>
        </w:r>
      </w:del>
      <w:r w:rsidRPr="00593FAA">
        <w:rPr>
          <w:i/>
          <w:iCs/>
        </w:rPr>
        <w:t xml:space="preserve">ducation </w:t>
      </w:r>
      <w:ins w:id="872" w:author="Author">
        <w:r w:rsidR="008023C4">
          <w:rPr>
            <w:i/>
            <w:iCs/>
          </w:rPr>
          <w:t>p</w:t>
        </w:r>
      </w:ins>
      <w:del w:id="873" w:author="Author">
        <w:r w:rsidRPr="00593FAA" w:rsidDel="008023C4">
          <w:rPr>
            <w:i/>
            <w:iCs/>
          </w:rPr>
          <w:delText>P</w:delText>
        </w:r>
      </w:del>
      <w:r w:rsidRPr="00593FAA">
        <w:rPr>
          <w:i/>
          <w:iCs/>
        </w:rPr>
        <w:t xml:space="preserve">rogram </w:t>
      </w:r>
      <w:ins w:id="874" w:author="Author">
        <w:r w:rsidR="008023C4">
          <w:rPr>
            <w:i/>
            <w:iCs/>
          </w:rPr>
          <w:t>t</w:t>
        </w:r>
      </w:ins>
      <w:del w:id="875" w:author="Author">
        <w:r w:rsidRPr="00593FAA" w:rsidDel="008023C4">
          <w:rPr>
            <w:i/>
            <w:iCs/>
          </w:rPr>
          <w:delText>T</w:delText>
        </w:r>
      </w:del>
      <w:r w:rsidRPr="00593FAA">
        <w:rPr>
          <w:i/>
          <w:iCs/>
        </w:rPr>
        <w:t>eam</w:t>
      </w:r>
      <w:r>
        <w:t xml:space="preserve"> </w:t>
      </w:r>
      <w:del w:id="876" w:author="Author">
        <w:r w:rsidRPr="00CA3ADF" w:rsidDel="00C03C1E">
          <w:rPr>
            <w:i/>
            <w:iCs/>
            <w:rPrChange w:id="877" w:author="Author">
              <w:rPr/>
            </w:rPrChange>
          </w:rPr>
          <w:delText xml:space="preserve">or </w:delText>
        </w:r>
      </w:del>
      <w:ins w:id="878" w:author="Author">
        <w:r w:rsidR="00C03C1E" w:rsidRPr="00CA3ADF">
          <w:rPr>
            <w:i/>
            <w:iCs/>
            <w:rPrChange w:id="879" w:author="Author">
              <w:rPr/>
            </w:rPrChange>
          </w:rPr>
          <w:t>(</w:t>
        </w:r>
      </w:ins>
      <w:r w:rsidRPr="00C03C1E">
        <w:rPr>
          <w:i/>
          <w:iCs/>
        </w:rPr>
        <w:t>IEP</w:t>
      </w:r>
      <w:r w:rsidRPr="0085788D">
        <w:rPr>
          <w:i/>
        </w:rPr>
        <w:t xml:space="preserve"> </w:t>
      </w:r>
      <w:ins w:id="880" w:author="Author">
        <w:r w:rsidR="00020F9A">
          <w:rPr>
            <w:i/>
            <w:iCs/>
          </w:rPr>
          <w:t>t</w:t>
        </w:r>
      </w:ins>
      <w:del w:id="881" w:author="Author">
        <w:r w:rsidRPr="00CA3ADF" w:rsidDel="00020F9A">
          <w:rPr>
            <w:i/>
            <w:iCs/>
            <w:rPrChange w:id="882" w:author="Author">
              <w:rPr/>
            </w:rPrChange>
          </w:rPr>
          <w:delText>T</w:delText>
        </w:r>
      </w:del>
      <w:r w:rsidRPr="00CA3ADF">
        <w:rPr>
          <w:i/>
          <w:iCs/>
          <w:rPrChange w:id="883" w:author="Author">
            <w:rPr/>
          </w:rPrChange>
        </w:rPr>
        <w:t>eam</w:t>
      </w:r>
      <w:ins w:id="884" w:author="Author">
        <w:r w:rsidR="00C03C1E" w:rsidRPr="00CA3ADF">
          <w:rPr>
            <w:i/>
            <w:iCs/>
            <w:rPrChange w:id="885" w:author="Author">
              <w:rPr/>
            </w:rPrChange>
          </w:rPr>
          <w:t>)</w:t>
        </w:r>
      </w:ins>
      <w:r>
        <w:t xml:space="preserve"> means a group of individuals described in </w:t>
      </w:r>
      <w:ins w:id="886" w:author="Author">
        <w:r w:rsidR="008023C4">
          <w:t>s</w:t>
        </w:r>
      </w:ins>
      <w:del w:id="887" w:author="Author">
        <w:r w:rsidDel="008023C4">
          <w:delText>S</w:delText>
        </w:r>
      </w:del>
      <w:r>
        <w:t>ection 4.03(5) of these Rules that is responsible for developing, reviewing, or revising an IEP</w:t>
      </w:r>
      <w:del w:id="888" w:author="Author">
        <w:r w:rsidDel="00C03C1E">
          <w:delText xml:space="preserve"> for a child with a disability</w:delText>
        </w:r>
      </w:del>
      <w:r>
        <w:t>.</w:t>
      </w:r>
    </w:p>
    <w:p w14:paraId="62EC19CC" w14:textId="77777777" w:rsidR="000801E7" w:rsidRPr="00A14B6F" w:rsidRDefault="000801E7" w:rsidP="00253E03">
      <w:pPr>
        <w:pStyle w:val="par1"/>
        <w:spacing w:after="240"/>
        <w:rPr>
          <w:b/>
          <w:bCs/>
        </w:rPr>
      </w:pPr>
      <w:r w:rsidRPr="00A14B6F">
        <w:rPr>
          <w:b/>
          <w:bCs/>
        </w:rPr>
        <w:t>2.2</w:t>
      </w:r>
      <w:r w:rsidR="00580A72">
        <w:rPr>
          <w:b/>
          <w:bCs/>
        </w:rPr>
        <w:t>7</w:t>
      </w:r>
      <w:r w:rsidRPr="00A14B6F">
        <w:rPr>
          <w:b/>
          <w:bCs/>
        </w:rPr>
        <w:tab/>
        <w:t>Individual Family Service Plan</w:t>
      </w:r>
    </w:p>
    <w:p w14:paraId="16A69B1A" w14:textId="77777777" w:rsidR="000801E7" w:rsidRDefault="000801E7" w:rsidP="00253E03">
      <w:pPr>
        <w:pStyle w:val="upar1"/>
        <w:spacing w:after="240"/>
        <w:rPr>
          <w:ins w:id="889" w:author="Author"/>
        </w:rPr>
      </w:pPr>
      <w:r w:rsidRPr="00593FAA">
        <w:rPr>
          <w:i/>
          <w:iCs/>
        </w:rPr>
        <w:t>Individual Family Service Plan</w:t>
      </w:r>
      <w:r>
        <w:t xml:space="preserve"> </w:t>
      </w:r>
      <w:del w:id="890" w:author="Author">
        <w:r w:rsidDel="00C03C1E">
          <w:delText xml:space="preserve">or </w:delText>
        </w:r>
      </w:del>
      <w:ins w:id="891" w:author="Author">
        <w:r w:rsidR="00C03C1E">
          <w:t>(</w:t>
        </w:r>
      </w:ins>
      <w:r w:rsidRPr="00593FAA">
        <w:rPr>
          <w:i/>
          <w:iCs/>
        </w:rPr>
        <w:t>IFSP</w:t>
      </w:r>
      <w:ins w:id="892" w:author="Author">
        <w:r w:rsidR="00C03C1E">
          <w:rPr>
            <w:i/>
            <w:iCs/>
          </w:rPr>
          <w:t>)</w:t>
        </w:r>
      </w:ins>
      <w:r>
        <w:t xml:space="preserve"> means a written statement for a child from birth through two years of age with a disability, which statement is developed, reviewed, and revised in accordance with Part C Child Find of IDEA and with rules promulgated by </w:t>
      </w:r>
      <w:del w:id="893" w:author="Author">
        <w:r w:rsidDel="00CF14DE">
          <w:delText>the Department of Early Childhood</w:delText>
        </w:r>
      </w:del>
      <w:ins w:id="894" w:author="Author">
        <w:r w:rsidR="00CF14DE">
          <w:t>CDEC</w:t>
        </w:r>
      </w:ins>
      <w:r>
        <w:t>.</w:t>
      </w:r>
      <w:del w:id="895" w:author="Author">
        <w:r w:rsidDel="00A3693F">
          <w:delText>.</w:delText>
        </w:r>
      </w:del>
    </w:p>
    <w:p w14:paraId="5993C7B8" w14:textId="344659F1" w:rsidR="361E7C15" w:rsidRDefault="361E7C15" w:rsidP="00253E03">
      <w:pPr>
        <w:pStyle w:val="par1"/>
        <w:spacing w:after="240"/>
        <w:rPr>
          <w:ins w:id="896" w:author="Author"/>
          <w:rFonts w:eastAsia="Arial" w:cs="Arial"/>
          <w:color w:val="000000"/>
        </w:rPr>
      </w:pPr>
      <w:commentRangeStart w:id="897"/>
      <w:ins w:id="898" w:author="Author">
        <w:r>
          <w:rPr>
            <w:rFonts w:eastAsia="Arial" w:cs="Arial"/>
            <w:b/>
            <w:color w:val="000000"/>
          </w:rPr>
          <w:t>2.23</w:t>
        </w:r>
        <w:r w:rsidR="4D19E773">
          <w:rPr>
            <w:rFonts w:eastAsia="Arial" w:cs="Arial"/>
            <w:b/>
            <w:color w:val="000000"/>
          </w:rPr>
          <w:t xml:space="preserve"> </w:t>
        </w:r>
        <w:r>
          <w:tab/>
        </w:r>
        <w:r w:rsidRPr="5BA1EF7E">
          <w:rPr>
            <w:rFonts w:eastAsia="Arial" w:cs="Arial"/>
            <w:b/>
            <w:color w:val="D13438"/>
            <w:u w:val="single"/>
          </w:rPr>
          <w:t>Individuals with Disabilities Education Act</w:t>
        </w:r>
        <w:r w:rsidRPr="5BA1EF7E">
          <w:rPr>
            <w:rFonts w:eastAsia="Arial" w:cs="Arial"/>
            <w:b/>
            <w:strike/>
            <w:color w:val="D13438"/>
          </w:rPr>
          <w:t>IDEA</w:t>
        </w:r>
      </w:ins>
      <w:commentRangeEnd w:id="897"/>
      <w:r w:rsidR="001D7D43">
        <w:rPr>
          <w:rStyle w:val="CommentReference"/>
          <w:rFonts w:eastAsia="Arial" w:cs="Arial"/>
          <w:color w:val="000000"/>
          <w:sz w:val="24"/>
          <w:szCs w:val="24"/>
        </w:rPr>
        <w:commentReference w:id="897"/>
      </w:r>
    </w:p>
    <w:p w14:paraId="70A06AAF" w14:textId="7A3FD24E" w:rsidR="16F5ED5F" w:rsidRDefault="361E7C15" w:rsidP="00253E03">
      <w:pPr>
        <w:pStyle w:val="upar1"/>
        <w:spacing w:after="240"/>
        <w:rPr>
          <w:rFonts w:eastAsia="Arial"/>
          <w:color w:val="000000"/>
        </w:rPr>
      </w:pPr>
      <w:ins w:id="899" w:author="Author">
        <w:r w:rsidRPr="10670C77">
          <w:rPr>
            <w:rFonts w:eastAsia="Arial"/>
            <w:i/>
            <w:iCs/>
            <w:color w:val="D13438"/>
            <w:u w:val="single"/>
          </w:rPr>
          <w:t>Individuals with Disabilities Education Act (</w:t>
        </w:r>
        <w:r>
          <w:rPr>
            <w:rFonts w:eastAsia="Arial"/>
            <w:i/>
            <w:color w:val="000000"/>
          </w:rPr>
          <w:t>IDEA</w:t>
        </w:r>
        <w:r w:rsidRPr="10670C77">
          <w:rPr>
            <w:rFonts w:eastAsia="Arial"/>
            <w:i/>
            <w:iCs/>
            <w:color w:val="D13438"/>
            <w:u w:val="single"/>
          </w:rPr>
          <w:t>)</w:t>
        </w:r>
        <w:r>
          <w:rPr>
            <w:rFonts w:eastAsia="Arial"/>
            <w:color w:val="000000"/>
          </w:rPr>
          <w:t xml:space="preserve"> means the federal “Individuals with Disabilities Education Improvement Act of 2004”, 20 U.S.C. §</w:t>
        </w:r>
        <w:r w:rsidRPr="10670C77">
          <w:rPr>
            <w:rFonts w:eastAsia="Arial"/>
            <w:color w:val="D13438"/>
            <w:u w:val="single"/>
          </w:rPr>
          <w:t xml:space="preserve"> </w:t>
        </w:r>
        <w:r>
          <w:rPr>
            <w:rFonts w:eastAsia="Arial"/>
            <w:color w:val="000000"/>
          </w:rPr>
          <w:t>1400 et seq., as amended, and its implementing regulations, 34 C</w:t>
        </w:r>
        <w:r w:rsidRPr="10670C77">
          <w:rPr>
            <w:rFonts w:eastAsia="Arial"/>
            <w:color w:val="D13438"/>
            <w:u w:val="single"/>
          </w:rPr>
          <w:t>.</w:t>
        </w:r>
        <w:r>
          <w:rPr>
            <w:rFonts w:eastAsia="Arial"/>
            <w:color w:val="000000"/>
          </w:rPr>
          <w:t>F</w:t>
        </w:r>
        <w:r w:rsidRPr="10670C77">
          <w:rPr>
            <w:rFonts w:eastAsia="Arial"/>
            <w:color w:val="D13438"/>
            <w:u w:val="single"/>
          </w:rPr>
          <w:t>.</w:t>
        </w:r>
        <w:r>
          <w:rPr>
            <w:rFonts w:eastAsia="Arial"/>
            <w:color w:val="000000"/>
          </w:rPr>
          <w:t>R</w:t>
        </w:r>
        <w:r w:rsidRPr="10670C77">
          <w:rPr>
            <w:rFonts w:eastAsia="Arial"/>
            <w:color w:val="D13438"/>
            <w:u w:val="single"/>
          </w:rPr>
          <w:t>.</w:t>
        </w:r>
        <w:r>
          <w:rPr>
            <w:rFonts w:eastAsia="Arial"/>
            <w:color w:val="000000"/>
          </w:rPr>
          <w:t xml:space="preserve"> Part</w:t>
        </w:r>
        <w:r w:rsidRPr="10670C77">
          <w:rPr>
            <w:rFonts w:eastAsia="Arial"/>
            <w:color w:val="D13438"/>
            <w:u w:val="single"/>
          </w:rPr>
          <w:t>s</w:t>
        </w:r>
        <w:r>
          <w:rPr>
            <w:rFonts w:eastAsia="Arial"/>
            <w:color w:val="000000"/>
          </w:rPr>
          <w:t xml:space="preserve"> 300 and </w:t>
        </w:r>
        <w:r w:rsidRPr="10670C77">
          <w:rPr>
            <w:rFonts w:eastAsia="Arial"/>
            <w:strike/>
            <w:color w:val="D13438"/>
          </w:rPr>
          <w:t xml:space="preserve">also 34 CFR Part </w:t>
        </w:r>
        <w:r>
          <w:rPr>
            <w:rFonts w:eastAsia="Arial"/>
            <w:color w:val="000000"/>
          </w:rPr>
          <w:t xml:space="preserve">303, as those regulations pertain to </w:t>
        </w:r>
        <w:r w:rsidRPr="10670C77">
          <w:rPr>
            <w:rFonts w:eastAsia="Arial"/>
            <w:color w:val="D13438"/>
            <w:u w:val="single"/>
          </w:rPr>
          <w:t>C</w:t>
        </w:r>
        <w:r w:rsidRPr="10670C77">
          <w:rPr>
            <w:rFonts w:eastAsia="Arial"/>
            <w:strike/>
            <w:color w:val="D13438"/>
          </w:rPr>
          <w:t>c</w:t>
        </w:r>
        <w:r>
          <w:rPr>
            <w:rFonts w:eastAsia="Arial"/>
            <w:color w:val="000000"/>
          </w:rPr>
          <w:t xml:space="preserve">hild </w:t>
        </w:r>
        <w:r w:rsidRPr="10670C77">
          <w:rPr>
            <w:rFonts w:eastAsia="Arial"/>
            <w:color w:val="D13438"/>
            <w:u w:val="single"/>
          </w:rPr>
          <w:t>F</w:t>
        </w:r>
        <w:r w:rsidRPr="10670C77">
          <w:rPr>
            <w:rFonts w:eastAsia="Arial"/>
            <w:strike/>
            <w:color w:val="D13438"/>
          </w:rPr>
          <w:t>f</w:t>
        </w:r>
        <w:r>
          <w:rPr>
            <w:rFonts w:eastAsia="Arial"/>
            <w:color w:val="000000"/>
          </w:rPr>
          <w:t>ind.</w:t>
        </w:r>
      </w:ins>
    </w:p>
    <w:p w14:paraId="1098EED1" w14:textId="77777777" w:rsidR="000801E7" w:rsidRPr="00A14B6F" w:rsidRDefault="000801E7" w:rsidP="00253E03">
      <w:pPr>
        <w:pStyle w:val="par1"/>
        <w:spacing w:after="240"/>
        <w:rPr>
          <w:del w:id="900" w:author="Author"/>
          <w:b/>
          <w:bCs/>
        </w:rPr>
      </w:pPr>
      <w:commentRangeStart w:id="901"/>
      <w:del w:id="902" w:author="Author">
        <w:r w:rsidRPr="00A14B6F">
          <w:rPr>
            <w:b/>
            <w:bCs/>
          </w:rPr>
          <w:delText>2.2</w:delText>
        </w:r>
        <w:r w:rsidR="00580A72">
          <w:rPr>
            <w:b/>
            <w:bCs/>
          </w:rPr>
          <w:delText>8</w:delText>
        </w:r>
        <w:r>
          <w:tab/>
        </w:r>
        <w:r w:rsidRPr="00A14B6F">
          <w:rPr>
            <w:b/>
            <w:bCs/>
          </w:rPr>
          <w:delText>Institution of Higher Education</w:delText>
        </w:r>
      </w:del>
    </w:p>
    <w:p w14:paraId="560E8E82" w14:textId="77777777" w:rsidR="000801E7" w:rsidDel="00A3693F" w:rsidRDefault="000801E7" w:rsidP="00253E03">
      <w:pPr>
        <w:pStyle w:val="upar1"/>
        <w:spacing w:after="240"/>
        <w:rPr>
          <w:del w:id="903" w:author="Author"/>
        </w:rPr>
      </w:pPr>
      <w:del w:id="904" w:author="Author">
        <w:r w:rsidRPr="00593FAA">
          <w:rPr>
            <w:i/>
            <w:iCs/>
          </w:rPr>
          <w:delText xml:space="preserve">Institution of </w:delText>
        </w:r>
      </w:del>
      <w:ins w:id="905" w:author="Author">
        <w:del w:id="906" w:author="Author">
          <w:r w:rsidR="008023C4">
            <w:rPr>
              <w:i/>
              <w:iCs/>
            </w:rPr>
            <w:delText>h</w:delText>
          </w:r>
        </w:del>
      </w:ins>
      <w:del w:id="907" w:author="Author">
        <w:r w:rsidRPr="00593FAA" w:rsidDel="008023C4">
          <w:rPr>
            <w:i/>
            <w:iCs/>
          </w:rPr>
          <w:delText>H</w:delText>
        </w:r>
        <w:r w:rsidRPr="00593FAA">
          <w:rPr>
            <w:i/>
            <w:iCs/>
          </w:rPr>
          <w:delText xml:space="preserve">igher </w:delText>
        </w:r>
      </w:del>
      <w:ins w:id="908" w:author="Author">
        <w:del w:id="909" w:author="Author">
          <w:r w:rsidR="008023C4">
            <w:rPr>
              <w:i/>
              <w:iCs/>
            </w:rPr>
            <w:delText>e</w:delText>
          </w:r>
        </w:del>
      </w:ins>
      <w:del w:id="910" w:author="Author">
        <w:r w:rsidRPr="00593FAA" w:rsidDel="008023C4">
          <w:rPr>
            <w:i/>
            <w:iCs/>
          </w:rPr>
          <w:delText>E</w:delText>
        </w:r>
        <w:r w:rsidRPr="00593FAA">
          <w:rPr>
            <w:i/>
            <w:iCs/>
          </w:rPr>
          <w:delText>ducation</w:delText>
        </w:r>
        <w:r>
          <w:delText xml:space="preserve"> </w:delText>
        </w:r>
      </w:del>
      <w:ins w:id="911" w:author="Author">
        <w:del w:id="912" w:author="Author">
          <w:r w:rsidR="00A3693F">
            <w:delText>h</w:delText>
          </w:r>
        </w:del>
      </w:ins>
      <w:del w:id="913" w:author="Author">
        <w:r w:rsidDel="00A3693F">
          <w:delText>-</w:delText>
        </w:r>
      </w:del>
    </w:p>
    <w:p w14:paraId="077DEF1E" w14:textId="77777777" w:rsidR="000801E7" w:rsidDel="00A3693F" w:rsidRDefault="000801E7" w:rsidP="00253E03">
      <w:pPr>
        <w:pStyle w:val="upar1"/>
        <w:spacing w:after="240"/>
        <w:rPr>
          <w:del w:id="914" w:author="Author"/>
        </w:rPr>
      </w:pPr>
      <w:del w:id="915" w:author="Author">
        <w:r w:rsidDel="00A3693F">
          <w:delText>2.2</w:delText>
        </w:r>
        <w:r w:rsidR="00580A72" w:rsidDel="00A3693F">
          <w:delText>8</w:delText>
        </w:r>
        <w:r w:rsidDel="00A3693F">
          <w:delText>(1)</w:delText>
        </w:r>
        <w:r w:rsidDel="00A3693F">
          <w:tab/>
          <w:delText>H</w:delText>
        </w:r>
        <w:r>
          <w:delText xml:space="preserve">as the meaning given the term in Section 101 of the Higher Education Act of 1965, as amended, 20 U.S.C. </w:delText>
        </w:r>
      </w:del>
      <w:ins w:id="916" w:author="Author">
        <w:del w:id="917" w:author="Author">
          <w:r w:rsidR="00A3693F">
            <w:delText xml:space="preserve">§ </w:delText>
          </w:r>
        </w:del>
      </w:ins>
      <w:del w:id="918" w:author="Author">
        <w:r>
          <w:delText>1021 et seq. (HEA)</w:delText>
        </w:r>
        <w:r w:rsidDel="00A3693F">
          <w:delText>;</w:delText>
        </w:r>
        <w:r>
          <w:delText xml:space="preserve"> and</w:delText>
        </w:r>
      </w:del>
      <w:ins w:id="919" w:author="Author">
        <w:del w:id="920" w:author="Author">
          <w:r w:rsidR="00A3693F">
            <w:delText xml:space="preserve"> a</w:delText>
          </w:r>
        </w:del>
      </w:ins>
    </w:p>
    <w:p w14:paraId="054AF5DE" w14:textId="77777777" w:rsidR="000801E7" w:rsidRDefault="000801E7" w:rsidP="00253E03">
      <w:pPr>
        <w:pStyle w:val="upar1"/>
        <w:spacing w:after="240"/>
        <w:rPr>
          <w:del w:id="921" w:author="Author"/>
        </w:rPr>
      </w:pPr>
      <w:del w:id="922" w:author="Author">
        <w:r w:rsidDel="00A3693F">
          <w:delText>2.2</w:delText>
        </w:r>
        <w:r w:rsidR="00580A72" w:rsidDel="00A3693F">
          <w:delText>8</w:delText>
        </w:r>
        <w:r w:rsidDel="00A3693F">
          <w:delText>(2)</w:delText>
        </w:r>
        <w:r w:rsidDel="00A3693F">
          <w:tab/>
          <w:delText>A</w:delText>
        </w:r>
        <w:r>
          <w:delText xml:space="preserve">lso includes any community college receiving funds from the Secretary of the Interior under the </w:delText>
        </w:r>
      </w:del>
      <w:ins w:id="923" w:author="Author">
        <w:del w:id="924" w:author="Author">
          <w:r w:rsidR="00A3693F">
            <w:delText>T</w:delText>
          </w:r>
        </w:del>
      </w:ins>
      <w:del w:id="925" w:author="Author">
        <w:r w:rsidDel="00A3693F">
          <w:delText>t</w:delText>
        </w:r>
        <w:r>
          <w:delText xml:space="preserve">ribally </w:delText>
        </w:r>
      </w:del>
      <w:ins w:id="926" w:author="Author">
        <w:del w:id="927" w:author="Author">
          <w:r w:rsidR="00A3693F">
            <w:delText>C</w:delText>
          </w:r>
        </w:del>
      </w:ins>
      <w:del w:id="928" w:author="Author">
        <w:r w:rsidDel="00A3693F">
          <w:delText>c</w:delText>
        </w:r>
        <w:r>
          <w:delText xml:space="preserve">ontrolled Community College or University Assistance Act of 1978, 25 U.S.C. </w:delText>
        </w:r>
      </w:del>
      <w:ins w:id="929" w:author="Author">
        <w:del w:id="930" w:author="Author">
          <w:r w:rsidR="00A3693F">
            <w:delText xml:space="preserve">§ </w:delText>
          </w:r>
        </w:del>
      </w:ins>
      <w:del w:id="931" w:author="Author">
        <w:r>
          <w:delText>1801, et seq.</w:delText>
        </w:r>
      </w:del>
      <w:commentRangeEnd w:id="901"/>
      <w:r w:rsidR="001D7D43">
        <w:rPr>
          <w:rStyle w:val="CommentReference"/>
          <w:sz w:val="24"/>
          <w:szCs w:val="24"/>
        </w:rPr>
        <w:commentReference w:id="901"/>
      </w:r>
    </w:p>
    <w:p w14:paraId="27C70052" w14:textId="77777777" w:rsidR="000801E7" w:rsidRPr="00A14B6F" w:rsidRDefault="000801E7" w:rsidP="00253E03">
      <w:pPr>
        <w:pStyle w:val="par1"/>
        <w:spacing w:after="240"/>
        <w:rPr>
          <w:b/>
          <w:bCs/>
        </w:rPr>
      </w:pPr>
      <w:r w:rsidRPr="00A14B6F">
        <w:rPr>
          <w:b/>
          <w:bCs/>
        </w:rPr>
        <w:t>2.2</w:t>
      </w:r>
      <w:r w:rsidR="00580A72">
        <w:rPr>
          <w:b/>
          <w:bCs/>
        </w:rPr>
        <w:t>9</w:t>
      </w:r>
      <w:r>
        <w:tab/>
      </w:r>
      <w:r w:rsidRPr="00A14B6F">
        <w:rPr>
          <w:b/>
          <w:bCs/>
        </w:rPr>
        <w:t>Least Restrictive Environment</w:t>
      </w:r>
    </w:p>
    <w:p w14:paraId="186405E2" w14:textId="7E63B76E" w:rsidR="000801E7" w:rsidRDefault="000801E7" w:rsidP="00253E03">
      <w:pPr>
        <w:pStyle w:val="upar1"/>
        <w:spacing w:after="240"/>
      </w:pPr>
      <w:del w:id="932" w:author="Author">
        <w:r>
          <w:lastRenderedPageBreak/>
          <w:delText>Consistent with 34 C</w:delText>
        </w:r>
      </w:del>
      <w:ins w:id="933" w:author="Author">
        <w:del w:id="934" w:author="Author">
          <w:r w:rsidR="00A3693F">
            <w:delText>.</w:delText>
          </w:r>
        </w:del>
      </w:ins>
      <w:del w:id="935" w:author="Author">
        <w:r>
          <w:delText>F</w:delText>
        </w:r>
      </w:del>
      <w:ins w:id="936" w:author="Author">
        <w:del w:id="937" w:author="Author">
          <w:r w:rsidR="00A3693F">
            <w:delText>.</w:delText>
          </w:r>
        </w:del>
      </w:ins>
      <w:del w:id="938" w:author="Author">
        <w:r>
          <w:delText>R</w:delText>
        </w:r>
      </w:del>
      <w:ins w:id="939" w:author="Author">
        <w:del w:id="940" w:author="Author">
          <w:r w:rsidR="00A3693F">
            <w:delText>.</w:delText>
          </w:r>
        </w:del>
      </w:ins>
      <w:del w:id="941" w:author="Author">
        <w:r>
          <w:delText xml:space="preserve"> §</w:delText>
        </w:r>
      </w:del>
      <w:ins w:id="942" w:author="Author">
        <w:del w:id="943" w:author="Author">
          <w:r w:rsidR="00A3693F">
            <w:delText xml:space="preserve"> </w:delText>
          </w:r>
        </w:del>
      </w:ins>
      <w:del w:id="944" w:author="Author">
        <w:r>
          <w:delText>300.114(a)(2),</w:delText>
        </w:r>
      </w:del>
      <w:r>
        <w:t xml:space="preserve"> </w:t>
      </w:r>
      <w:ins w:id="945" w:author="Author">
        <w:r w:rsidR="0085788D">
          <w:rPr>
            <w:i/>
            <w:iCs/>
          </w:rPr>
          <w:t>L</w:t>
        </w:r>
        <w:del w:id="946" w:author="Author">
          <w:r w:rsidR="008023C4">
            <w:rPr>
              <w:i/>
              <w:iCs/>
            </w:rPr>
            <w:delText>l</w:delText>
          </w:r>
        </w:del>
      </w:ins>
      <w:del w:id="947" w:author="Author">
        <w:r w:rsidRPr="00593FAA" w:rsidDel="008023C4">
          <w:rPr>
            <w:i/>
            <w:iCs/>
          </w:rPr>
          <w:delText>L</w:delText>
        </w:r>
      </w:del>
      <w:r w:rsidRPr="00593FAA">
        <w:rPr>
          <w:i/>
          <w:iCs/>
        </w:rPr>
        <w:t xml:space="preserve">east </w:t>
      </w:r>
      <w:ins w:id="948" w:author="Author">
        <w:r w:rsidR="008023C4">
          <w:rPr>
            <w:i/>
            <w:iCs/>
          </w:rPr>
          <w:t>r</w:t>
        </w:r>
      </w:ins>
      <w:del w:id="949" w:author="Author">
        <w:r w:rsidRPr="00593FAA" w:rsidDel="008023C4">
          <w:rPr>
            <w:i/>
            <w:iCs/>
          </w:rPr>
          <w:delText>R</w:delText>
        </w:r>
      </w:del>
      <w:r w:rsidRPr="00593FAA">
        <w:rPr>
          <w:i/>
          <w:iCs/>
        </w:rPr>
        <w:t xml:space="preserve">estrictive </w:t>
      </w:r>
      <w:ins w:id="950" w:author="Author">
        <w:r w:rsidR="008023C4">
          <w:rPr>
            <w:i/>
            <w:iCs/>
          </w:rPr>
          <w:t>e</w:t>
        </w:r>
      </w:ins>
      <w:del w:id="951" w:author="Author">
        <w:r w:rsidRPr="00593FAA" w:rsidDel="008023C4">
          <w:rPr>
            <w:i/>
            <w:iCs/>
          </w:rPr>
          <w:delText>E</w:delText>
        </w:r>
      </w:del>
      <w:r w:rsidRPr="00593FAA">
        <w:rPr>
          <w:i/>
          <w:iCs/>
        </w:rPr>
        <w:t>nvironment</w:t>
      </w:r>
      <w:r>
        <w:t xml:space="preserve"> </w:t>
      </w:r>
      <w:ins w:id="952" w:author="Author">
        <w:r w:rsidR="000D368B">
          <w:t xml:space="preserve">(LRE) </w:t>
        </w:r>
      </w:ins>
      <w:r>
        <w:t>means that:</w:t>
      </w:r>
    </w:p>
    <w:p w14:paraId="50427C80" w14:textId="77777777" w:rsidR="000801E7" w:rsidRDefault="000801E7" w:rsidP="00253E03">
      <w:pPr>
        <w:pStyle w:val="par1"/>
        <w:spacing w:after="240"/>
      </w:pPr>
      <w:r>
        <w:t>2.2</w:t>
      </w:r>
      <w:r w:rsidR="00580A72">
        <w:t>9</w:t>
      </w:r>
      <w:r>
        <w:t>(1)</w:t>
      </w:r>
      <w:r>
        <w:tab/>
        <w:t xml:space="preserve">To the maximum extent appropriate, children with disabilities, including children in public or private institutions or other care facilities, are educated with children </w:t>
      </w:r>
      <w:del w:id="953" w:author="Author">
        <w:r w:rsidDel="00A3693F">
          <w:delText>who are nondisabled</w:delText>
        </w:r>
      </w:del>
      <w:ins w:id="954" w:author="Author">
        <w:r w:rsidR="00A3693F">
          <w:t>without disabilities</w:t>
        </w:r>
      </w:ins>
      <w:r>
        <w:t>; and</w:t>
      </w:r>
    </w:p>
    <w:p w14:paraId="21AF2CB1" w14:textId="77777777" w:rsidR="000801E7" w:rsidRDefault="000801E7" w:rsidP="00253E03">
      <w:pPr>
        <w:pStyle w:val="par1"/>
        <w:spacing w:after="240"/>
      </w:pPr>
      <w:r>
        <w:t>2.2</w:t>
      </w:r>
      <w:r w:rsidR="00580A72">
        <w:t>9</w:t>
      </w:r>
      <w:r>
        <w:t>(2)</w:t>
      </w:r>
      <w:r>
        <w:tab/>
        <w:t>Special classes, separate schooling, or other removal of children with disabilities from the general educational environment occurs only if the nature or severity of the disability is such that education in general educational classes with the use of supplementary aids and services cannot be achieved satisfactorily.</w:t>
      </w:r>
    </w:p>
    <w:p w14:paraId="5852553F" w14:textId="77777777" w:rsidR="000801E7" w:rsidRPr="00A14B6F" w:rsidRDefault="000801E7" w:rsidP="00253E03">
      <w:pPr>
        <w:pStyle w:val="par1"/>
        <w:spacing w:after="240"/>
        <w:rPr>
          <w:b/>
          <w:bCs/>
        </w:rPr>
      </w:pPr>
      <w:r w:rsidRPr="00A14B6F">
        <w:rPr>
          <w:b/>
          <w:bCs/>
        </w:rPr>
        <w:t>2.</w:t>
      </w:r>
      <w:r w:rsidR="00580A72">
        <w:rPr>
          <w:b/>
          <w:bCs/>
        </w:rPr>
        <w:t>30</w:t>
      </w:r>
      <w:r w:rsidRPr="00A14B6F">
        <w:rPr>
          <w:b/>
          <w:bCs/>
        </w:rPr>
        <w:tab/>
        <w:t>Limited English Proficient</w:t>
      </w:r>
    </w:p>
    <w:p w14:paraId="699D2EA5" w14:textId="77777777" w:rsidR="000801E7" w:rsidRDefault="000801E7" w:rsidP="00253E03">
      <w:pPr>
        <w:pStyle w:val="upar1"/>
        <w:spacing w:after="240"/>
      </w:pPr>
      <w:r w:rsidRPr="00593FAA">
        <w:rPr>
          <w:i/>
          <w:iCs/>
        </w:rPr>
        <w:t xml:space="preserve">Limited English </w:t>
      </w:r>
      <w:ins w:id="955" w:author="Author">
        <w:r w:rsidR="008023C4">
          <w:rPr>
            <w:i/>
            <w:iCs/>
          </w:rPr>
          <w:t>p</w:t>
        </w:r>
      </w:ins>
      <w:del w:id="956" w:author="Author">
        <w:r w:rsidRPr="00593FAA" w:rsidDel="008023C4">
          <w:rPr>
            <w:i/>
            <w:iCs/>
          </w:rPr>
          <w:delText>P</w:delText>
        </w:r>
      </w:del>
      <w:r w:rsidRPr="00593FAA">
        <w:rPr>
          <w:i/>
          <w:iCs/>
        </w:rPr>
        <w:t>roficient</w:t>
      </w:r>
      <w:ins w:id="957" w:author="Author">
        <w:r w:rsidR="00A3693F">
          <w:rPr>
            <w:i/>
            <w:iCs/>
          </w:rPr>
          <w:t xml:space="preserve"> (LEP)</w:t>
        </w:r>
      </w:ins>
      <w:r>
        <w:t xml:space="preserve"> </w:t>
      </w:r>
      <w:r w:rsidR="00967A8C" w:rsidRPr="00967A8C">
        <w:t>has the meaning given the term in 20 U.S.C. § 1401(18).</w:t>
      </w:r>
    </w:p>
    <w:p w14:paraId="4E136B33" w14:textId="77777777" w:rsidR="000801E7" w:rsidRPr="00A14B6F" w:rsidRDefault="000801E7" w:rsidP="00253E03">
      <w:pPr>
        <w:pStyle w:val="par1"/>
        <w:spacing w:after="240"/>
        <w:rPr>
          <w:b/>
          <w:bCs/>
        </w:rPr>
      </w:pPr>
      <w:r w:rsidRPr="00A14B6F">
        <w:rPr>
          <w:b/>
          <w:bCs/>
        </w:rPr>
        <w:t>2.3</w:t>
      </w:r>
      <w:r w:rsidR="00580A72">
        <w:rPr>
          <w:b/>
          <w:bCs/>
        </w:rPr>
        <w:t>1</w:t>
      </w:r>
      <w:r w:rsidRPr="00A14B6F">
        <w:rPr>
          <w:b/>
          <w:bCs/>
        </w:rPr>
        <w:tab/>
        <w:t>Literacy Mode</w:t>
      </w:r>
    </w:p>
    <w:p w14:paraId="5A0455A6" w14:textId="727798DC" w:rsidR="000801E7" w:rsidRDefault="000801E7" w:rsidP="00253E03">
      <w:pPr>
        <w:pStyle w:val="upar1"/>
        <w:spacing w:after="240"/>
      </w:pPr>
      <w:r w:rsidRPr="00593FAA">
        <w:rPr>
          <w:i/>
          <w:iCs/>
        </w:rPr>
        <w:t xml:space="preserve">Literacy </w:t>
      </w:r>
      <w:ins w:id="958" w:author="Author">
        <w:r w:rsidR="008023C4">
          <w:rPr>
            <w:i/>
            <w:iCs/>
          </w:rPr>
          <w:t>m</w:t>
        </w:r>
      </w:ins>
      <w:del w:id="959" w:author="Author">
        <w:r w:rsidRPr="00593FAA" w:rsidDel="008023C4">
          <w:rPr>
            <w:i/>
            <w:iCs/>
          </w:rPr>
          <w:delText>M</w:delText>
        </w:r>
      </w:del>
      <w:r w:rsidRPr="00593FAA">
        <w:rPr>
          <w:i/>
          <w:iCs/>
        </w:rPr>
        <w:t>ode</w:t>
      </w:r>
      <w:r>
        <w:t xml:space="preserve"> means one of the following four systems or methods of achieving literacy applicable to children who are </w:t>
      </w:r>
      <w:ins w:id="960" w:author="Author">
        <w:r w:rsidR="004E0A17">
          <w:t>B</w:t>
        </w:r>
      </w:ins>
      <w:del w:id="961" w:author="Author">
        <w:r w:rsidDel="004E0A17">
          <w:delText>b</w:delText>
        </w:r>
      </w:del>
      <w:r>
        <w:t>lind</w:t>
      </w:r>
      <w:ins w:id="962" w:author="Author">
        <w:r w:rsidR="004E0A17">
          <w:t>, low vision, or Deaf-Blind</w:t>
        </w:r>
      </w:ins>
      <w:r>
        <w:t>:</w:t>
      </w:r>
    </w:p>
    <w:p w14:paraId="73569E23" w14:textId="77777777" w:rsidR="000801E7" w:rsidRDefault="000801E7" w:rsidP="00253E03">
      <w:pPr>
        <w:pStyle w:val="par1"/>
        <w:spacing w:after="240"/>
      </w:pPr>
      <w:r>
        <w:t>2.3</w:t>
      </w:r>
      <w:r w:rsidR="00580A72">
        <w:t>1</w:t>
      </w:r>
      <w:r>
        <w:t>(1)</w:t>
      </w:r>
      <w:r>
        <w:tab/>
        <w:t xml:space="preserve">Auditory </w:t>
      </w:r>
      <w:ins w:id="963" w:author="Author">
        <w:r w:rsidR="00E729E7">
          <w:t>m</w:t>
        </w:r>
      </w:ins>
      <w:del w:id="964" w:author="Author">
        <w:r w:rsidDel="00E729E7">
          <w:delText>M</w:delText>
        </w:r>
      </w:del>
      <w:r>
        <w:t>ode means any method or system of achieving literacy that depends upon the auditory senses, including the use of readers, taped materials, electronic speech, speech synthesis, or any combination of the above.</w:t>
      </w:r>
    </w:p>
    <w:p w14:paraId="5CFDA6F0" w14:textId="77777777" w:rsidR="000801E7" w:rsidRDefault="000801E7" w:rsidP="00253E03">
      <w:pPr>
        <w:pStyle w:val="par1"/>
        <w:spacing w:after="240"/>
      </w:pPr>
      <w:r>
        <w:t>2.3</w:t>
      </w:r>
      <w:r w:rsidR="00580A72">
        <w:t>1</w:t>
      </w:r>
      <w:r>
        <w:t>(2)</w:t>
      </w:r>
      <w:r>
        <w:tab/>
        <w:t>Braille means the system of reading and writing by means of raised points, commonly known as Standard English Braille.</w:t>
      </w:r>
    </w:p>
    <w:p w14:paraId="09FA39B4" w14:textId="77777777" w:rsidR="000801E7" w:rsidRDefault="000801E7" w:rsidP="00253E03">
      <w:pPr>
        <w:pStyle w:val="par1"/>
        <w:spacing w:after="240"/>
      </w:pPr>
      <w:r>
        <w:t>2.3</w:t>
      </w:r>
      <w:r w:rsidR="00580A72">
        <w:t>1</w:t>
      </w:r>
      <w:r>
        <w:t>(3)</w:t>
      </w:r>
      <w:r>
        <w:tab/>
        <w:t xml:space="preserve">Print </w:t>
      </w:r>
      <w:ins w:id="965" w:author="Author">
        <w:r w:rsidR="008023C4">
          <w:t>e</w:t>
        </w:r>
      </w:ins>
      <w:del w:id="966" w:author="Author">
        <w:r w:rsidDel="008023C4">
          <w:delText>E</w:delText>
        </w:r>
      </w:del>
      <w:r>
        <w:t>nlargement means any method or system of achieving literacy that includes optical aids to enhance apprehension of printed material, electronic enlargement o</w:t>
      </w:r>
      <w:ins w:id="967" w:author="Author">
        <w:r w:rsidR="00A3693F">
          <w:t>f</w:t>
        </w:r>
      </w:ins>
      <w:del w:id="968" w:author="Author">
        <w:r w:rsidDel="00A3693F">
          <w:delText>r</w:delText>
        </w:r>
      </w:del>
      <w:r>
        <w:t xml:space="preserve"> printed material, books and textual materials printed in large print, and any combination of the above.</w:t>
      </w:r>
    </w:p>
    <w:p w14:paraId="5F84732C" w14:textId="77777777" w:rsidR="000801E7" w:rsidRDefault="000801E7" w:rsidP="00253E03">
      <w:pPr>
        <w:pStyle w:val="par1"/>
        <w:spacing w:after="240"/>
      </w:pPr>
      <w:r>
        <w:t>2.3</w:t>
      </w:r>
      <w:r w:rsidR="00580A72">
        <w:t>1</w:t>
      </w:r>
      <w:r>
        <w:t>(4)</w:t>
      </w:r>
      <w:r>
        <w:tab/>
        <w:t xml:space="preserve">Regular </w:t>
      </w:r>
      <w:ins w:id="969" w:author="Author">
        <w:r w:rsidR="008023C4">
          <w:t>p</w:t>
        </w:r>
      </w:ins>
      <w:del w:id="970" w:author="Author">
        <w:r w:rsidDel="008023C4">
          <w:delText>P</w:delText>
        </w:r>
      </w:del>
      <w:r>
        <w:t xml:space="preserve">rint </w:t>
      </w:r>
      <w:ins w:id="971" w:author="Author">
        <w:r w:rsidR="008023C4">
          <w:t>m</w:t>
        </w:r>
      </w:ins>
      <w:del w:id="972" w:author="Author">
        <w:r w:rsidDel="008023C4">
          <w:delText>M</w:delText>
        </w:r>
      </w:del>
      <w:r>
        <w:t>ode means any method or system of achieving literacy that depends upon the apprehension of regular-sized printed material.</w:t>
      </w:r>
    </w:p>
    <w:p w14:paraId="77435571" w14:textId="77777777" w:rsidR="000801E7" w:rsidRPr="00A14B6F" w:rsidRDefault="000801E7" w:rsidP="00253E03">
      <w:pPr>
        <w:pStyle w:val="par1"/>
        <w:spacing w:after="240"/>
        <w:rPr>
          <w:b/>
          <w:bCs/>
        </w:rPr>
      </w:pPr>
      <w:r w:rsidRPr="00A14B6F">
        <w:rPr>
          <w:b/>
          <w:bCs/>
        </w:rPr>
        <w:t>2.3</w:t>
      </w:r>
      <w:r w:rsidR="00580A72">
        <w:rPr>
          <w:b/>
          <w:bCs/>
        </w:rPr>
        <w:t>2</w:t>
      </w:r>
      <w:r w:rsidRPr="00A14B6F">
        <w:rPr>
          <w:b/>
          <w:bCs/>
        </w:rPr>
        <w:tab/>
        <w:t>Local Educational Agency</w:t>
      </w:r>
    </w:p>
    <w:p w14:paraId="6D31D6EB" w14:textId="77777777" w:rsidR="00967A8C" w:rsidRPr="00967A8C" w:rsidRDefault="00967A8C" w:rsidP="00253E03">
      <w:pPr>
        <w:pStyle w:val="upar1"/>
        <w:spacing w:after="240"/>
      </w:pPr>
      <w:r w:rsidRPr="00967A8C">
        <w:t xml:space="preserve">When used in </w:t>
      </w:r>
      <w:ins w:id="973" w:author="Author">
        <w:r w:rsidR="00BB38CC">
          <w:t xml:space="preserve">IDEA </w:t>
        </w:r>
      </w:ins>
      <w:del w:id="974" w:author="Author">
        <w:r w:rsidRPr="00967A8C" w:rsidDel="00A3693F">
          <w:delText xml:space="preserve">34 CFR </w:delText>
        </w:r>
      </w:del>
      <w:r w:rsidRPr="00967A8C">
        <w:t xml:space="preserve">Part B, the term </w:t>
      </w:r>
      <w:ins w:id="975" w:author="Author">
        <w:r w:rsidR="00E729E7">
          <w:rPr>
            <w:i/>
            <w:iCs/>
          </w:rPr>
          <w:t>l</w:t>
        </w:r>
      </w:ins>
      <w:del w:id="976" w:author="Author">
        <w:r w:rsidRPr="002F0248" w:rsidDel="00E729E7">
          <w:rPr>
            <w:i/>
            <w:iCs/>
          </w:rPr>
          <w:delText>L</w:delText>
        </w:r>
      </w:del>
      <w:r w:rsidRPr="002F0248">
        <w:rPr>
          <w:i/>
          <w:iCs/>
        </w:rPr>
        <w:t xml:space="preserve">ocal </w:t>
      </w:r>
      <w:ins w:id="977" w:author="Author">
        <w:r w:rsidR="00E729E7">
          <w:rPr>
            <w:i/>
            <w:iCs/>
          </w:rPr>
          <w:t>e</w:t>
        </w:r>
      </w:ins>
      <w:del w:id="978" w:author="Author">
        <w:r w:rsidRPr="002F0248" w:rsidDel="00E729E7">
          <w:rPr>
            <w:i/>
            <w:iCs/>
          </w:rPr>
          <w:delText>E</w:delText>
        </w:r>
      </w:del>
      <w:r w:rsidRPr="002F0248">
        <w:rPr>
          <w:i/>
          <w:iCs/>
        </w:rPr>
        <w:t xml:space="preserve">ducational </w:t>
      </w:r>
      <w:ins w:id="979" w:author="Author">
        <w:r w:rsidR="00E729E7">
          <w:rPr>
            <w:i/>
            <w:iCs/>
          </w:rPr>
          <w:t>a</w:t>
        </w:r>
      </w:ins>
      <w:del w:id="980" w:author="Author">
        <w:r w:rsidRPr="002F0248" w:rsidDel="00E729E7">
          <w:rPr>
            <w:i/>
            <w:iCs/>
          </w:rPr>
          <w:delText>A</w:delText>
        </w:r>
      </w:del>
      <w:r w:rsidRPr="002F0248">
        <w:rPr>
          <w:i/>
          <w:iCs/>
        </w:rPr>
        <w:t>gency</w:t>
      </w:r>
      <w:ins w:id="981" w:author="Author">
        <w:r w:rsidR="00F17B58">
          <w:rPr>
            <w:i/>
            <w:iCs/>
          </w:rPr>
          <w:t xml:space="preserve"> (LEA)</w:t>
        </w:r>
      </w:ins>
      <w:r w:rsidRPr="00967A8C">
        <w:t xml:space="preserve"> means an </w:t>
      </w:r>
      <w:del w:id="982" w:author="Author">
        <w:r w:rsidRPr="00967A8C" w:rsidDel="00F17B58">
          <w:delText>administrative unit</w:delText>
        </w:r>
      </w:del>
      <w:ins w:id="983" w:author="Author">
        <w:r w:rsidR="00F17B58">
          <w:t>AU</w:t>
        </w:r>
      </w:ins>
      <w:r w:rsidRPr="00967A8C">
        <w:t xml:space="preserve">, as defined in </w:t>
      </w:r>
      <w:ins w:id="984" w:author="Author">
        <w:r w:rsidR="00F17B58">
          <w:t>s</w:t>
        </w:r>
      </w:ins>
      <w:del w:id="985" w:author="Author">
        <w:r w:rsidRPr="00967A8C" w:rsidDel="00F17B58">
          <w:delText>S</w:delText>
        </w:r>
      </w:del>
      <w:r w:rsidRPr="00967A8C">
        <w:t>ection 2.03 of these Rules, or a state-operated program</w:t>
      </w:r>
      <w:ins w:id="986" w:author="Author">
        <w:r w:rsidR="00F17B58">
          <w:t>,</w:t>
        </w:r>
      </w:ins>
      <w:r w:rsidRPr="00967A8C">
        <w:t xml:space="preserve"> as defined in </w:t>
      </w:r>
      <w:ins w:id="987" w:author="Author">
        <w:r w:rsidR="00F17B58">
          <w:t>s</w:t>
        </w:r>
      </w:ins>
      <w:del w:id="988" w:author="Author">
        <w:r w:rsidRPr="00967A8C" w:rsidDel="00F17B58">
          <w:delText>S</w:delText>
        </w:r>
      </w:del>
      <w:r w:rsidRPr="00967A8C">
        <w:t>ection 2.50 of these Rules.</w:t>
      </w:r>
    </w:p>
    <w:p w14:paraId="2C0EF3C7" w14:textId="77777777" w:rsidR="000801E7" w:rsidRPr="00A14B6F" w:rsidRDefault="000801E7" w:rsidP="00253E03">
      <w:pPr>
        <w:pStyle w:val="par1"/>
        <w:spacing w:after="240"/>
        <w:rPr>
          <w:b/>
          <w:bCs/>
        </w:rPr>
      </w:pPr>
      <w:r w:rsidRPr="00A14B6F">
        <w:rPr>
          <w:b/>
          <w:bCs/>
        </w:rPr>
        <w:lastRenderedPageBreak/>
        <w:t>2.3</w:t>
      </w:r>
      <w:r w:rsidR="00580A72">
        <w:rPr>
          <w:b/>
          <w:bCs/>
        </w:rPr>
        <w:t>3</w:t>
      </w:r>
      <w:r w:rsidRPr="00A14B6F">
        <w:rPr>
          <w:b/>
          <w:bCs/>
        </w:rPr>
        <w:tab/>
        <w:t>Native Language</w:t>
      </w:r>
    </w:p>
    <w:p w14:paraId="54AADD41" w14:textId="77777777" w:rsidR="000801E7" w:rsidRDefault="000801E7" w:rsidP="00253E03">
      <w:pPr>
        <w:pStyle w:val="par1"/>
        <w:spacing w:after="240"/>
      </w:pPr>
      <w:r>
        <w:t>2.3</w:t>
      </w:r>
      <w:r w:rsidR="00580A72">
        <w:t>3</w:t>
      </w:r>
      <w:r>
        <w:t>(1)</w:t>
      </w:r>
      <w:r>
        <w:tab/>
      </w:r>
      <w:r w:rsidRPr="00593FAA">
        <w:rPr>
          <w:i/>
          <w:iCs/>
        </w:rPr>
        <w:t xml:space="preserve">Native </w:t>
      </w:r>
      <w:ins w:id="989" w:author="Author">
        <w:r w:rsidR="00E729E7">
          <w:rPr>
            <w:i/>
            <w:iCs/>
          </w:rPr>
          <w:t>l</w:t>
        </w:r>
      </w:ins>
      <w:del w:id="990" w:author="Author">
        <w:r w:rsidRPr="00593FAA" w:rsidDel="00E729E7">
          <w:rPr>
            <w:i/>
            <w:iCs/>
          </w:rPr>
          <w:delText>L</w:delText>
        </w:r>
      </w:del>
      <w:r w:rsidRPr="00593FAA">
        <w:rPr>
          <w:i/>
          <w:iCs/>
        </w:rPr>
        <w:t>anguage</w:t>
      </w:r>
      <w:r>
        <w:t xml:space="preserve">, when used with respect to an individual who is </w:t>
      </w:r>
      <w:del w:id="991" w:author="Author">
        <w:r w:rsidDel="00F17B58">
          <w:delText>limited English proficient</w:delText>
        </w:r>
      </w:del>
      <w:ins w:id="992" w:author="Author">
        <w:r w:rsidR="00F17B58">
          <w:t>LEP</w:t>
        </w:r>
      </w:ins>
      <w:r>
        <w:t>, means the following:</w:t>
      </w:r>
    </w:p>
    <w:p w14:paraId="39F6D6CA" w14:textId="77777777" w:rsidR="000801E7" w:rsidRDefault="000801E7" w:rsidP="00253E03">
      <w:pPr>
        <w:pStyle w:val="par2"/>
        <w:spacing w:after="240"/>
      </w:pPr>
      <w:r>
        <w:t>2.3</w:t>
      </w:r>
      <w:r w:rsidR="00580A72">
        <w:t>3</w:t>
      </w:r>
      <w:r>
        <w:t>(1)(a)</w:t>
      </w:r>
      <w:r>
        <w:tab/>
        <w:t xml:space="preserve">The language normally used by that individual, or, in the case of a child, the language normally used by the parents of the child, except as provided in paragraph (1)(b) of this </w:t>
      </w:r>
      <w:ins w:id="993" w:author="Author">
        <w:r w:rsidR="00E729E7">
          <w:t>s</w:t>
        </w:r>
      </w:ins>
      <w:del w:id="994" w:author="Author">
        <w:r w:rsidDel="00E729E7">
          <w:delText>S</w:delText>
        </w:r>
      </w:del>
      <w:r>
        <w:t>ection</w:t>
      </w:r>
      <w:commentRangeStart w:id="995"/>
      <w:del w:id="996" w:author="Author">
        <w:r w:rsidDel="00F17B58">
          <w:delText>.</w:delText>
        </w:r>
      </w:del>
      <w:commentRangeEnd w:id="995"/>
      <w:r w:rsidR="0044148D">
        <w:rPr>
          <w:rStyle w:val="CommentReference"/>
          <w:sz w:val="24"/>
          <w:szCs w:val="24"/>
        </w:rPr>
        <w:commentReference w:id="995"/>
      </w:r>
      <w:ins w:id="997" w:author="Author">
        <w:r w:rsidR="00F17B58">
          <w:t>;</w:t>
        </w:r>
      </w:ins>
    </w:p>
    <w:p w14:paraId="4D9AC47F" w14:textId="77777777" w:rsidR="000801E7" w:rsidRDefault="000801E7" w:rsidP="00253E03">
      <w:pPr>
        <w:pStyle w:val="par2"/>
        <w:spacing w:after="240"/>
      </w:pPr>
      <w:r>
        <w:t>2.3</w:t>
      </w:r>
      <w:r w:rsidR="00580A72">
        <w:t>3</w:t>
      </w:r>
      <w:r>
        <w:t>(1)(b)</w:t>
      </w:r>
      <w:r>
        <w:tab/>
        <w:t>In all direct contact with a child (including evaluation of the child), the language normally used by the child in the home or learning environment.</w:t>
      </w:r>
    </w:p>
    <w:p w14:paraId="4571100E" w14:textId="77777777" w:rsidR="000801E7" w:rsidRDefault="000801E7" w:rsidP="00253E03">
      <w:pPr>
        <w:pStyle w:val="par1"/>
        <w:spacing w:after="240"/>
      </w:pPr>
      <w:r>
        <w:t>2.3</w:t>
      </w:r>
      <w:r w:rsidR="00580A72">
        <w:t>3</w:t>
      </w:r>
      <w:r>
        <w:t>(2)</w:t>
      </w:r>
      <w:r>
        <w:tab/>
        <w:t>For an individual with deafness or blindness, or for an individual with no written language, the mode of communication is that normally used by the individual (</w:t>
      </w:r>
      <w:del w:id="998" w:author="Author">
        <w:r w:rsidDel="00533309">
          <w:delText>such as</w:delText>
        </w:r>
      </w:del>
      <w:ins w:id="999" w:author="Author">
        <w:r w:rsidR="00533309">
          <w:t>e.g.,</w:t>
        </w:r>
      </w:ins>
      <w:r>
        <w:t xml:space="preserve"> sign language, Braille, or oral communication).</w:t>
      </w:r>
    </w:p>
    <w:p w14:paraId="1D81D3B6" w14:textId="77777777" w:rsidR="000801E7" w:rsidRPr="00A14B6F" w:rsidRDefault="000801E7" w:rsidP="00253E03">
      <w:pPr>
        <w:pStyle w:val="par1"/>
        <w:spacing w:after="240"/>
        <w:rPr>
          <w:b/>
          <w:bCs/>
        </w:rPr>
      </w:pPr>
      <w:r w:rsidRPr="00A14B6F">
        <w:rPr>
          <w:b/>
          <w:bCs/>
        </w:rPr>
        <w:t>2.3</w:t>
      </w:r>
      <w:r w:rsidR="00580A72">
        <w:rPr>
          <w:b/>
          <w:bCs/>
        </w:rPr>
        <w:t>4</w:t>
      </w:r>
      <w:r w:rsidRPr="00A14B6F">
        <w:rPr>
          <w:b/>
          <w:bCs/>
        </w:rPr>
        <w:tab/>
        <w:t>Parent</w:t>
      </w:r>
    </w:p>
    <w:p w14:paraId="18A3B2CE" w14:textId="77777777" w:rsidR="000801E7" w:rsidRDefault="000801E7" w:rsidP="00253E03">
      <w:pPr>
        <w:pStyle w:val="par1"/>
        <w:spacing w:after="240"/>
      </w:pPr>
      <w:r>
        <w:t>2.3</w:t>
      </w:r>
      <w:r w:rsidR="00580A72">
        <w:t>4</w:t>
      </w:r>
      <w:r>
        <w:t>(1)</w:t>
      </w:r>
      <w:r>
        <w:tab/>
      </w:r>
      <w:r w:rsidRPr="00A87CD0">
        <w:rPr>
          <w:i/>
          <w:iCs/>
        </w:rPr>
        <w:t>Parent</w:t>
      </w:r>
      <w:r>
        <w:t xml:space="preserve"> means</w:t>
      </w:r>
      <w:ins w:id="1000" w:author="Author">
        <w:r w:rsidR="00E729E7">
          <w:t>:</w:t>
        </w:r>
      </w:ins>
      <w:del w:id="1001" w:author="Author">
        <w:r w:rsidDel="00E729E7">
          <w:delText>-</w:delText>
        </w:r>
      </w:del>
    </w:p>
    <w:p w14:paraId="5B0F3977" w14:textId="77777777" w:rsidR="000801E7" w:rsidRDefault="000801E7" w:rsidP="00253E03">
      <w:pPr>
        <w:pStyle w:val="par2"/>
        <w:spacing w:after="240"/>
      </w:pPr>
      <w:r>
        <w:t>2.3</w:t>
      </w:r>
      <w:r w:rsidR="00580A72">
        <w:t>4</w:t>
      </w:r>
      <w:r>
        <w:t>(1)(a)</w:t>
      </w:r>
      <w:r>
        <w:tab/>
        <w:t>A biological or adoptive parent of a child;</w:t>
      </w:r>
    </w:p>
    <w:p w14:paraId="721C5FA5" w14:textId="77777777" w:rsidR="000801E7" w:rsidRDefault="000801E7" w:rsidP="00253E03">
      <w:pPr>
        <w:pStyle w:val="par2"/>
        <w:spacing w:after="240"/>
      </w:pPr>
      <w:r>
        <w:t>2.3</w:t>
      </w:r>
      <w:r w:rsidR="00580A72">
        <w:t>4</w:t>
      </w:r>
      <w:r>
        <w:t>(1)(b)</w:t>
      </w:r>
      <w:r>
        <w:tab/>
        <w:t>A foster parent, unless State law, regulations, or contractual obligations with a State or local entity prohibit a foster parent from acting as a parent;</w:t>
      </w:r>
    </w:p>
    <w:p w14:paraId="458E3FD7" w14:textId="77777777" w:rsidR="000801E7" w:rsidRDefault="000801E7" w:rsidP="00253E03">
      <w:pPr>
        <w:pStyle w:val="par2"/>
        <w:spacing w:after="240"/>
      </w:pPr>
      <w:r>
        <w:t>2.3</w:t>
      </w:r>
      <w:r w:rsidR="00580A72">
        <w:t>4</w:t>
      </w:r>
      <w:r>
        <w:t>(1)(c)</w:t>
      </w:r>
      <w:r>
        <w:tab/>
        <w:t>A guardian generally authorized to act as the child's parent</w:t>
      </w:r>
      <w:del w:id="1002" w:author="Author">
        <w:r w:rsidDel="00FE70D3">
          <w:delText>,</w:delText>
        </w:r>
      </w:del>
      <w:r>
        <w:t xml:space="preserve"> or authorized to make educational decisions for the child (but not the State if the child is a ward of the State);</w:t>
      </w:r>
    </w:p>
    <w:p w14:paraId="7D340187" w14:textId="77777777" w:rsidR="000801E7" w:rsidRDefault="000801E7" w:rsidP="00253E03">
      <w:pPr>
        <w:pStyle w:val="par2"/>
        <w:spacing w:after="240"/>
      </w:pPr>
      <w:r>
        <w:t>2.3</w:t>
      </w:r>
      <w:r w:rsidR="00580A72">
        <w:t>4</w:t>
      </w:r>
      <w:r>
        <w:t>(1)(d)</w:t>
      </w:r>
      <w:r>
        <w:tab/>
        <w:t>An individual acting in the place of a biological or adoptive parent (including a grandparent, step-parent, or other relative) with whom the child lives</w:t>
      </w:r>
      <w:del w:id="1003" w:author="Author">
        <w:r w:rsidDel="00FE70D3">
          <w:delText>,</w:delText>
        </w:r>
      </w:del>
      <w:r>
        <w:t xml:space="preserve"> or an individual who is legally responsible for the child's welfare; or</w:t>
      </w:r>
    </w:p>
    <w:p w14:paraId="4F2BA3DC" w14:textId="77777777" w:rsidR="003033E7" w:rsidRDefault="000801E7" w:rsidP="00253E03">
      <w:pPr>
        <w:pStyle w:val="par2"/>
        <w:spacing w:after="240"/>
      </w:pPr>
      <w:r>
        <w:t>2.3</w:t>
      </w:r>
      <w:r w:rsidR="00580A72">
        <w:t>4</w:t>
      </w:r>
      <w:r>
        <w:t>(1)(e)</w:t>
      </w:r>
      <w:r>
        <w:tab/>
        <w:t xml:space="preserve">An educational surrogate parent who has been assigned in accordance with </w:t>
      </w:r>
      <w:ins w:id="1004" w:author="Author">
        <w:r w:rsidR="00FE70D3">
          <w:t>s</w:t>
        </w:r>
      </w:ins>
      <w:del w:id="1005" w:author="Author">
        <w:r w:rsidDel="00FE70D3">
          <w:delText>S</w:delText>
        </w:r>
      </w:del>
      <w:r>
        <w:t>ection 6.02(8) of these Rules.</w:t>
      </w:r>
    </w:p>
    <w:p w14:paraId="583A06A9" w14:textId="1F9E3D4B" w:rsidR="000801E7" w:rsidRDefault="000801E7" w:rsidP="00253E03">
      <w:pPr>
        <w:pStyle w:val="par2"/>
        <w:spacing w:after="240"/>
      </w:pPr>
      <w:r>
        <w:t>2.3</w:t>
      </w:r>
      <w:r w:rsidR="00580A72">
        <w:t>4</w:t>
      </w:r>
      <w:r>
        <w:t>(2)(a)</w:t>
      </w:r>
      <w:r>
        <w:tab/>
        <w:t xml:space="preserve">Except as provided in </w:t>
      </w:r>
      <w:del w:id="1006" w:author="Author">
        <w:r w:rsidDel="00533309">
          <w:delText>S</w:delText>
        </w:r>
        <w:r>
          <w:delText xml:space="preserve">ection (2)(b) of </w:delText>
        </w:r>
        <w:r w:rsidDel="00C723FE">
          <w:delText xml:space="preserve">this </w:delText>
        </w:r>
      </w:del>
      <w:r w:rsidDel="00C723FE">
        <w:t xml:space="preserve">Rule </w:t>
      </w:r>
      <w:r>
        <w:t>2.3</w:t>
      </w:r>
      <w:ins w:id="1007" w:author="Author">
        <w:r w:rsidR="0D17BF44">
          <w:t>4</w:t>
        </w:r>
      </w:ins>
      <w:del w:id="1008" w:author="Author">
        <w:r w:rsidDel="000801E7">
          <w:delText>3</w:delText>
        </w:r>
      </w:del>
      <w:ins w:id="1009" w:author="Author">
        <w:r w:rsidR="4039FA3E">
          <w:t>(2)(b)</w:t>
        </w:r>
      </w:ins>
      <w:r>
        <w:t xml:space="preserve">, the biological or adoptive parent, when attempting to act as the parent under these Rules and when more than one party is qualified under </w:t>
      </w:r>
      <w:ins w:id="1010" w:author="Author">
        <w:r w:rsidR="00FE70D3">
          <w:t>subs</w:t>
        </w:r>
      </w:ins>
      <w:del w:id="1011" w:author="Author">
        <w:r w:rsidDel="00FE70D3">
          <w:delText>S</w:delText>
        </w:r>
      </w:del>
      <w:r>
        <w:t>ection (1) of this Rule 2.3</w:t>
      </w:r>
      <w:r w:rsidR="00967A8C">
        <w:t>4</w:t>
      </w:r>
      <w:r>
        <w:t xml:space="preserve"> to act as a parent, </w:t>
      </w:r>
      <w:del w:id="1012" w:author="Author">
        <w:r w:rsidDel="008D6DC4">
          <w:delText xml:space="preserve">must </w:delText>
        </w:r>
      </w:del>
      <w:ins w:id="1013" w:author="Author">
        <w:r w:rsidR="008D6DC4">
          <w:t xml:space="preserve">shall </w:t>
        </w:r>
      </w:ins>
      <w:r>
        <w:t xml:space="preserve">be presumed to be the parent </w:t>
      </w:r>
      <w:r>
        <w:lastRenderedPageBreak/>
        <w:t xml:space="preserve">for purposes of this </w:t>
      </w:r>
      <w:ins w:id="1014" w:author="Author">
        <w:r w:rsidR="00533309">
          <w:t>s</w:t>
        </w:r>
      </w:ins>
      <w:del w:id="1015" w:author="Author">
        <w:r w:rsidDel="00533309">
          <w:delText>S</w:delText>
        </w:r>
      </w:del>
      <w:r>
        <w:t>ection unless the biological or adoptive parent does not have legal authority to make educational decisions for the child.</w:t>
      </w:r>
    </w:p>
    <w:p w14:paraId="451E7622" w14:textId="77777777" w:rsidR="000801E7" w:rsidRDefault="000801E7" w:rsidP="00253E03">
      <w:pPr>
        <w:pStyle w:val="par2"/>
        <w:spacing w:after="240"/>
      </w:pPr>
      <w:r>
        <w:t>2.3</w:t>
      </w:r>
      <w:r w:rsidR="00580A72">
        <w:t>4</w:t>
      </w:r>
      <w:r>
        <w:t>(2)(b)</w:t>
      </w:r>
      <w:r>
        <w:tab/>
        <w:t xml:space="preserve">If a judicial decree or order identifies a specific person or persons under </w:t>
      </w:r>
      <w:ins w:id="1016" w:author="Author">
        <w:r w:rsidR="00FE70D3">
          <w:t>subs</w:t>
        </w:r>
      </w:ins>
      <w:del w:id="1017" w:author="Author">
        <w:r w:rsidDel="00FE70D3">
          <w:delText>S</w:delText>
        </w:r>
      </w:del>
      <w:r>
        <w:t xml:space="preserve">ections (1)(a) through </w:t>
      </w:r>
      <w:ins w:id="1018" w:author="Author">
        <w:r w:rsidR="00FE70D3">
          <w:t>(1)</w:t>
        </w:r>
      </w:ins>
      <w:r>
        <w:t xml:space="preserve">(d) of </w:t>
      </w:r>
      <w:del w:id="1019" w:author="Author">
        <w:r w:rsidDel="00C723FE">
          <w:delText>this Rule</w:delText>
        </w:r>
      </w:del>
      <w:ins w:id="1020" w:author="Author">
        <w:r w:rsidR="00C723FE">
          <w:t>section</w:t>
        </w:r>
      </w:ins>
      <w:r>
        <w:t xml:space="preserve"> 2.3</w:t>
      </w:r>
      <w:r w:rsidR="00967A8C">
        <w:t>4</w:t>
      </w:r>
      <w:ins w:id="1021" w:author="Author">
        <w:r w:rsidR="00C723FE">
          <w:t xml:space="preserve"> of these Rules</w:t>
        </w:r>
      </w:ins>
      <w:r>
        <w:t xml:space="preserve"> to act as the </w:t>
      </w:r>
      <w:r w:rsidR="007C5B91">
        <w:t>“</w:t>
      </w:r>
      <w:r>
        <w:t>parent</w:t>
      </w:r>
      <w:r w:rsidR="004072CD">
        <w:t>”</w:t>
      </w:r>
      <w:r>
        <w:t xml:space="preserve"> of a child or to make educational decisions on behalf of a child, then such person or persons shall be determined to be the </w:t>
      </w:r>
      <w:r w:rsidR="007C5B91">
        <w:t>“</w:t>
      </w:r>
      <w:r>
        <w:t>parent</w:t>
      </w:r>
      <w:r w:rsidR="004072CD">
        <w:t>”</w:t>
      </w:r>
      <w:r>
        <w:t xml:space="preserve"> for purposes of </w:t>
      </w:r>
      <w:del w:id="1022" w:author="Author">
        <w:r w:rsidDel="00FE70D3">
          <w:delText>this S</w:delText>
        </w:r>
      </w:del>
      <w:ins w:id="1023" w:author="Author">
        <w:r w:rsidR="00FE70D3">
          <w:t>s</w:t>
        </w:r>
      </w:ins>
      <w:r>
        <w:t>ection</w:t>
      </w:r>
      <w:ins w:id="1024" w:author="Author">
        <w:r w:rsidR="00FE70D3">
          <w:t xml:space="preserve"> of 2.34 of these Rules</w:t>
        </w:r>
      </w:ins>
      <w:r>
        <w:t>.</w:t>
      </w:r>
    </w:p>
    <w:p w14:paraId="3CA6D00B" w14:textId="77777777" w:rsidR="000801E7" w:rsidRPr="00A14B6F" w:rsidRDefault="000801E7" w:rsidP="00253E03">
      <w:pPr>
        <w:pStyle w:val="par1"/>
        <w:spacing w:after="240"/>
        <w:rPr>
          <w:b/>
          <w:bCs/>
        </w:rPr>
      </w:pPr>
      <w:r w:rsidRPr="00A14B6F">
        <w:rPr>
          <w:b/>
          <w:bCs/>
        </w:rPr>
        <w:t>2.3</w:t>
      </w:r>
      <w:r w:rsidR="00580A72">
        <w:rPr>
          <w:b/>
          <w:bCs/>
        </w:rPr>
        <w:t>5</w:t>
      </w:r>
      <w:r w:rsidRPr="00A14B6F">
        <w:rPr>
          <w:b/>
          <w:bCs/>
        </w:rPr>
        <w:tab/>
        <w:t>Personally Identifiable</w:t>
      </w:r>
      <w:ins w:id="1025" w:author="Author">
        <w:r w:rsidR="00533309">
          <w:rPr>
            <w:b/>
            <w:bCs/>
          </w:rPr>
          <w:t xml:space="preserve"> Information</w:t>
        </w:r>
      </w:ins>
    </w:p>
    <w:p w14:paraId="6687F9BB" w14:textId="77777777" w:rsidR="000801E7" w:rsidRDefault="000801E7" w:rsidP="00253E03">
      <w:pPr>
        <w:pStyle w:val="upar1"/>
        <w:spacing w:after="240"/>
      </w:pPr>
      <w:r w:rsidRPr="00A87CD0">
        <w:rPr>
          <w:i/>
          <w:iCs/>
        </w:rPr>
        <w:t xml:space="preserve">Personally </w:t>
      </w:r>
      <w:ins w:id="1026" w:author="Author">
        <w:r w:rsidR="00E729E7">
          <w:rPr>
            <w:i/>
            <w:iCs/>
          </w:rPr>
          <w:t>i</w:t>
        </w:r>
      </w:ins>
      <w:del w:id="1027" w:author="Author">
        <w:r w:rsidRPr="00A87CD0" w:rsidDel="00E729E7">
          <w:rPr>
            <w:i/>
            <w:iCs/>
          </w:rPr>
          <w:delText>I</w:delText>
        </w:r>
      </w:del>
      <w:r w:rsidRPr="00A87CD0">
        <w:rPr>
          <w:i/>
          <w:iCs/>
        </w:rPr>
        <w:t>dentifiable</w:t>
      </w:r>
      <w:ins w:id="1028" w:author="Author">
        <w:r w:rsidR="00533309">
          <w:rPr>
            <w:i/>
            <w:iCs/>
          </w:rPr>
          <w:t xml:space="preserve"> </w:t>
        </w:r>
        <w:r w:rsidR="00E729E7">
          <w:rPr>
            <w:i/>
            <w:iCs/>
          </w:rPr>
          <w:t>i</w:t>
        </w:r>
        <w:r w:rsidR="00533309">
          <w:rPr>
            <w:i/>
            <w:iCs/>
          </w:rPr>
          <w:t>nformation (PII)</w:t>
        </w:r>
      </w:ins>
      <w:r>
        <w:t xml:space="preserve"> means information that contains-</w:t>
      </w:r>
    </w:p>
    <w:p w14:paraId="09845C92" w14:textId="77777777" w:rsidR="000801E7" w:rsidRDefault="000801E7" w:rsidP="00253E03">
      <w:pPr>
        <w:pStyle w:val="par1"/>
        <w:spacing w:after="240"/>
      </w:pPr>
      <w:r>
        <w:t>2.3</w:t>
      </w:r>
      <w:r w:rsidR="00580A72">
        <w:t>5</w:t>
      </w:r>
      <w:r>
        <w:t>(1)</w:t>
      </w:r>
      <w:r>
        <w:tab/>
        <w:t xml:space="preserve">The name of the child, the child's parent, or </w:t>
      </w:r>
      <w:ins w:id="1029" w:author="Author">
        <w:r w:rsidR="00533309">
          <w:t xml:space="preserve">another </w:t>
        </w:r>
      </w:ins>
      <w:del w:id="1030" w:author="Author">
        <w:r w:rsidDel="00533309">
          <w:delText xml:space="preserve">other </w:delText>
        </w:r>
      </w:del>
      <w:r>
        <w:t>family member</w:t>
      </w:r>
      <w:ins w:id="1031" w:author="Author">
        <w:r w:rsidR="00533309">
          <w:t xml:space="preserve"> of the child</w:t>
        </w:r>
      </w:ins>
      <w:r>
        <w:t>;</w:t>
      </w:r>
    </w:p>
    <w:p w14:paraId="35DFF427" w14:textId="77777777" w:rsidR="000801E7" w:rsidRDefault="000801E7" w:rsidP="00253E03">
      <w:pPr>
        <w:pStyle w:val="par1"/>
        <w:spacing w:after="240"/>
      </w:pPr>
      <w:r>
        <w:t>2.3</w:t>
      </w:r>
      <w:r w:rsidR="00580A72">
        <w:t>5</w:t>
      </w:r>
      <w:r>
        <w:t>(2)</w:t>
      </w:r>
      <w:r>
        <w:tab/>
        <w:t>The address of the child;</w:t>
      </w:r>
    </w:p>
    <w:p w14:paraId="6BA64EF6" w14:textId="77777777" w:rsidR="000801E7" w:rsidRDefault="000801E7" w:rsidP="00253E03">
      <w:pPr>
        <w:pStyle w:val="par1"/>
        <w:spacing w:after="240"/>
      </w:pPr>
      <w:r>
        <w:t>2.3</w:t>
      </w:r>
      <w:r w:rsidR="00580A72">
        <w:t>5</w:t>
      </w:r>
      <w:r>
        <w:t>(3)</w:t>
      </w:r>
      <w:r>
        <w:tab/>
        <w:t>A personal identifier, such as the child's social security number or student number; or</w:t>
      </w:r>
    </w:p>
    <w:p w14:paraId="6630288E" w14:textId="77777777" w:rsidR="000801E7" w:rsidRDefault="000801E7" w:rsidP="00253E03">
      <w:pPr>
        <w:pStyle w:val="par1"/>
        <w:spacing w:after="240"/>
      </w:pPr>
      <w:r>
        <w:t>2.3</w:t>
      </w:r>
      <w:r w:rsidR="00580A72">
        <w:t>5</w:t>
      </w:r>
      <w:r>
        <w:t>(4)</w:t>
      </w:r>
      <w:r>
        <w:tab/>
        <w:t>A list of personal characteristics or other information that would make it possible to identify the child with reasonable certainty.</w:t>
      </w:r>
    </w:p>
    <w:p w14:paraId="6090ACB8" w14:textId="77777777" w:rsidR="000801E7" w:rsidRPr="00A14B6F" w:rsidRDefault="000801E7" w:rsidP="00253E03">
      <w:pPr>
        <w:pStyle w:val="par1"/>
        <w:spacing w:after="240"/>
        <w:rPr>
          <w:b/>
          <w:bCs/>
        </w:rPr>
      </w:pPr>
      <w:r w:rsidRPr="00A14B6F">
        <w:rPr>
          <w:b/>
          <w:bCs/>
        </w:rPr>
        <w:t>2.3</w:t>
      </w:r>
      <w:r w:rsidR="00580A72">
        <w:rPr>
          <w:b/>
          <w:bCs/>
        </w:rPr>
        <w:t>6</w:t>
      </w:r>
      <w:r w:rsidRPr="00A14B6F">
        <w:rPr>
          <w:b/>
          <w:bCs/>
        </w:rPr>
        <w:tab/>
        <w:t>Public Agency</w:t>
      </w:r>
    </w:p>
    <w:p w14:paraId="293F0695" w14:textId="77777777" w:rsidR="000801E7" w:rsidDel="00533309" w:rsidRDefault="000801E7" w:rsidP="00253E03">
      <w:pPr>
        <w:pStyle w:val="upar1"/>
        <w:spacing w:after="240"/>
        <w:rPr>
          <w:del w:id="1032" w:author="Author"/>
        </w:rPr>
      </w:pPr>
      <w:del w:id="1033" w:author="Author">
        <w:r w:rsidDel="00533309">
          <w:delText xml:space="preserve">The term </w:delText>
        </w:r>
        <w:r w:rsidR="007C5B91" w:rsidDel="00533309">
          <w:rPr>
            <w:i/>
            <w:iCs/>
          </w:rPr>
          <w:delText>“</w:delText>
        </w:r>
        <w:r w:rsidRPr="00A87CD0" w:rsidDel="00533309">
          <w:rPr>
            <w:i/>
            <w:iCs/>
          </w:rPr>
          <w:delText>Public Agency</w:delText>
        </w:r>
        <w:r w:rsidR="004072CD" w:rsidRPr="00A87CD0" w:rsidDel="00533309">
          <w:rPr>
            <w:i/>
            <w:iCs/>
          </w:rPr>
          <w:delText>”</w:delText>
        </w:r>
        <w:r w:rsidDel="00533309">
          <w:delText>:</w:delText>
        </w:r>
      </w:del>
    </w:p>
    <w:p w14:paraId="71EC3FA4" w14:textId="77777777" w:rsidR="000801E7" w:rsidRDefault="000801E7" w:rsidP="00253E03">
      <w:pPr>
        <w:pStyle w:val="par1"/>
        <w:spacing w:after="240"/>
      </w:pPr>
      <w:r>
        <w:t>2.3</w:t>
      </w:r>
      <w:r w:rsidR="00580A72">
        <w:t>6</w:t>
      </w:r>
      <w:r>
        <w:t>(1)</w:t>
      </w:r>
      <w:r>
        <w:tab/>
        <w:t xml:space="preserve">When used in connection with out of district placements, </w:t>
      </w:r>
      <w:ins w:id="1034" w:author="Author">
        <w:r w:rsidR="00E729E7">
          <w:rPr>
            <w:i/>
            <w:iCs/>
          </w:rPr>
          <w:t>p</w:t>
        </w:r>
        <w:r w:rsidR="00533309" w:rsidRPr="00CA3ADF">
          <w:rPr>
            <w:i/>
            <w:iCs/>
            <w:rPrChange w:id="1035" w:author="Author">
              <w:rPr/>
            </w:rPrChange>
          </w:rPr>
          <w:t xml:space="preserve">ublic </w:t>
        </w:r>
        <w:r w:rsidR="00E729E7">
          <w:rPr>
            <w:i/>
            <w:iCs/>
          </w:rPr>
          <w:t>a</w:t>
        </w:r>
        <w:r w:rsidR="00533309" w:rsidRPr="00CA3ADF">
          <w:rPr>
            <w:i/>
            <w:iCs/>
            <w:rPrChange w:id="1036" w:author="Author">
              <w:rPr/>
            </w:rPrChange>
          </w:rPr>
          <w:t>gency</w:t>
        </w:r>
        <w:r w:rsidR="00533309">
          <w:t xml:space="preserve"> </w:t>
        </w:r>
      </w:ins>
      <w:del w:id="1037" w:author="Author">
        <w:r w:rsidDel="00E729E7">
          <w:delText>shall have</w:delText>
        </w:r>
      </w:del>
      <w:ins w:id="1038" w:author="Author">
        <w:r w:rsidR="00E729E7">
          <w:t>has</w:t>
        </w:r>
      </w:ins>
      <w:r>
        <w:t xml:space="preserve"> the meaning given it in </w:t>
      </w:r>
      <w:del w:id="1039" w:author="Author">
        <w:r w:rsidDel="00533309">
          <w:delText>S</w:delText>
        </w:r>
      </w:del>
      <w:ins w:id="1040" w:author="Author">
        <w:r w:rsidR="00533309">
          <w:t>s</w:t>
        </w:r>
      </w:ins>
      <w:r>
        <w:t>ection 9.01(5) of these Rules.</w:t>
      </w:r>
    </w:p>
    <w:p w14:paraId="0F527BA7" w14:textId="77777777" w:rsidR="00466494" w:rsidRDefault="000801E7" w:rsidP="00253E03">
      <w:pPr>
        <w:pStyle w:val="par1"/>
        <w:spacing w:after="240"/>
        <w:rPr>
          <w:ins w:id="1041" w:author="Author"/>
        </w:rPr>
      </w:pPr>
      <w:r>
        <w:t>2.3</w:t>
      </w:r>
      <w:r w:rsidR="00580A72">
        <w:t>6</w:t>
      </w:r>
      <w:r>
        <w:t>(2)</w:t>
      </w:r>
      <w:r>
        <w:tab/>
      </w:r>
      <w:r w:rsidR="00122276" w:rsidRPr="00122276">
        <w:t>When used in 34 C</w:t>
      </w:r>
      <w:ins w:id="1042" w:author="Author">
        <w:r w:rsidR="00533309">
          <w:t>.</w:t>
        </w:r>
      </w:ins>
      <w:r w:rsidR="00122276" w:rsidRPr="00122276">
        <w:t>F</w:t>
      </w:r>
      <w:ins w:id="1043" w:author="Author">
        <w:r w:rsidR="00533309">
          <w:t>.</w:t>
        </w:r>
      </w:ins>
      <w:r w:rsidR="00122276" w:rsidRPr="00122276">
        <w:t>R</w:t>
      </w:r>
      <w:ins w:id="1044" w:author="Author">
        <w:r w:rsidR="00533309">
          <w:t>.</w:t>
        </w:r>
      </w:ins>
      <w:r w:rsidR="00122276" w:rsidRPr="00122276">
        <w:t xml:space="preserve"> Part 300, </w:t>
      </w:r>
      <w:ins w:id="1045" w:author="Author">
        <w:r w:rsidR="00C81D4C">
          <w:rPr>
            <w:i/>
            <w:iCs/>
          </w:rPr>
          <w:t>p</w:t>
        </w:r>
        <w:r w:rsidR="00AC6130" w:rsidRPr="001E675A">
          <w:rPr>
            <w:i/>
            <w:iCs/>
          </w:rPr>
          <w:t xml:space="preserve">ublic </w:t>
        </w:r>
        <w:r w:rsidR="00C81D4C">
          <w:rPr>
            <w:i/>
            <w:iCs/>
          </w:rPr>
          <w:t>a</w:t>
        </w:r>
        <w:r w:rsidR="00AC6130" w:rsidRPr="001E675A">
          <w:rPr>
            <w:i/>
            <w:iCs/>
          </w:rPr>
          <w:t>gency</w:t>
        </w:r>
        <w:r w:rsidR="00AC6130">
          <w:t xml:space="preserve"> </w:t>
        </w:r>
      </w:ins>
      <w:del w:id="1046" w:author="Author">
        <w:r w:rsidR="00122276" w:rsidRPr="00122276" w:rsidDel="00E729E7">
          <w:delText xml:space="preserve">shall </w:delText>
        </w:r>
      </w:del>
      <w:r w:rsidR="00122276" w:rsidRPr="00122276">
        <w:t>mean</w:t>
      </w:r>
      <w:ins w:id="1047" w:author="Author">
        <w:r w:rsidR="00E729E7">
          <w:t>s</w:t>
        </w:r>
      </w:ins>
      <w:r w:rsidR="00122276" w:rsidRPr="00122276">
        <w:t xml:space="preserve"> an </w:t>
      </w:r>
      <w:del w:id="1048" w:author="Author">
        <w:r w:rsidR="00122276" w:rsidRPr="00122276" w:rsidDel="00533309">
          <w:delText>administrative unit</w:delText>
        </w:r>
      </w:del>
      <w:ins w:id="1049" w:author="Author">
        <w:r w:rsidR="00533309">
          <w:t>AU</w:t>
        </w:r>
      </w:ins>
      <w:r w:rsidR="00122276" w:rsidRPr="00122276">
        <w:t xml:space="preserve">, as defined in </w:t>
      </w:r>
      <w:ins w:id="1050" w:author="Author">
        <w:r w:rsidR="00E729E7">
          <w:t>s</w:t>
        </w:r>
      </w:ins>
      <w:del w:id="1051" w:author="Author">
        <w:r w:rsidR="00122276" w:rsidRPr="00122276" w:rsidDel="00E729E7">
          <w:delText>S</w:delText>
        </w:r>
      </w:del>
      <w:r w:rsidR="00122276" w:rsidRPr="00122276">
        <w:t xml:space="preserve">ection 2.03 of these Rules, and a state-operated program as defined in </w:t>
      </w:r>
      <w:ins w:id="1052" w:author="Author">
        <w:r w:rsidR="00E729E7">
          <w:t>s</w:t>
        </w:r>
      </w:ins>
      <w:del w:id="1053" w:author="Author">
        <w:r w:rsidR="00122276" w:rsidRPr="00122276" w:rsidDel="00E729E7">
          <w:delText>S</w:delText>
        </w:r>
      </w:del>
      <w:r w:rsidR="00122276" w:rsidRPr="00122276">
        <w:t xml:space="preserve">ection 2.50 of these Rules. </w:t>
      </w:r>
    </w:p>
    <w:p w14:paraId="6A5E7FEB" w14:textId="77777777" w:rsidR="00466494" w:rsidRDefault="00466494" w:rsidP="00253E03">
      <w:pPr>
        <w:pStyle w:val="par1"/>
        <w:spacing w:after="240"/>
        <w:rPr>
          <w:ins w:id="1054" w:author="Author"/>
        </w:rPr>
      </w:pPr>
      <w:ins w:id="1055" w:author="Author">
        <w:r>
          <w:t>2.37(3)</w:t>
        </w:r>
      </w:ins>
      <w:del w:id="1056" w:author="Author">
        <w:r w:rsidR="00122276" w:rsidRPr="00122276" w:rsidDel="00466494">
          <w:delText xml:space="preserve">In addition, the term </w:delText>
        </w:r>
      </w:del>
      <w:ins w:id="1057" w:author="Author">
        <w:r>
          <w:tab/>
        </w:r>
      </w:ins>
      <w:del w:id="1058" w:author="Author">
        <w:r w:rsidR="007C5B91" w:rsidRPr="00CA3ADF" w:rsidDel="00466494">
          <w:rPr>
            <w:i/>
            <w:iCs/>
            <w:rPrChange w:id="1059" w:author="Author">
              <w:rPr/>
            </w:rPrChange>
          </w:rPr>
          <w:delText>“</w:delText>
        </w:r>
        <w:r w:rsidR="00122276" w:rsidRPr="00CA3ADF" w:rsidDel="00466494">
          <w:rPr>
            <w:i/>
            <w:iCs/>
            <w:rPrChange w:id="1060" w:author="Author">
              <w:rPr/>
            </w:rPrChange>
          </w:rPr>
          <w:delText>p</w:delText>
        </w:r>
      </w:del>
      <w:ins w:id="1061" w:author="Author">
        <w:r w:rsidRPr="00CA3ADF">
          <w:rPr>
            <w:i/>
            <w:iCs/>
            <w:rPrChange w:id="1062" w:author="Author">
              <w:rPr/>
            </w:rPrChange>
          </w:rPr>
          <w:t>P</w:t>
        </w:r>
      </w:ins>
      <w:r w:rsidR="00122276" w:rsidRPr="00CA3ADF">
        <w:rPr>
          <w:i/>
          <w:iCs/>
          <w:rPrChange w:id="1063" w:author="Author">
            <w:rPr/>
          </w:rPrChange>
        </w:rPr>
        <w:t xml:space="preserve">ublic </w:t>
      </w:r>
      <w:ins w:id="1064" w:author="Author">
        <w:r w:rsidR="00E729E7">
          <w:rPr>
            <w:i/>
            <w:iCs/>
          </w:rPr>
          <w:t>a</w:t>
        </w:r>
      </w:ins>
      <w:del w:id="1065" w:author="Author">
        <w:r w:rsidR="00122276" w:rsidRPr="00CA3ADF" w:rsidDel="00466494">
          <w:rPr>
            <w:i/>
            <w:iCs/>
            <w:rPrChange w:id="1066" w:author="Author">
              <w:rPr/>
            </w:rPrChange>
          </w:rPr>
          <w:delText>a</w:delText>
        </w:r>
      </w:del>
      <w:r w:rsidR="00122276" w:rsidRPr="00CA3ADF">
        <w:rPr>
          <w:i/>
          <w:iCs/>
          <w:rPrChange w:id="1067" w:author="Author">
            <w:rPr/>
          </w:rPrChange>
        </w:rPr>
        <w:t>gency</w:t>
      </w:r>
      <w:del w:id="1068" w:author="Author">
        <w:r w:rsidR="00122276" w:rsidRPr="00CA3ADF" w:rsidDel="00466494">
          <w:rPr>
            <w:i/>
            <w:iCs/>
            <w:rPrChange w:id="1069" w:author="Author">
              <w:rPr/>
            </w:rPrChange>
          </w:rPr>
          <w:delText>”</w:delText>
        </w:r>
      </w:del>
      <w:r w:rsidR="00122276" w:rsidRPr="00122276">
        <w:t xml:space="preserve"> also includes the Department </w:t>
      </w:r>
      <w:del w:id="1070" w:author="Author">
        <w:r w:rsidR="00122276" w:rsidRPr="00122276" w:rsidDel="00E729E7">
          <w:delText>in the following circumstances</w:delText>
        </w:r>
      </w:del>
      <w:ins w:id="1071" w:author="Author">
        <w:r w:rsidR="00E729E7">
          <w:t>when used in</w:t>
        </w:r>
      </w:ins>
      <w:r w:rsidR="00122276" w:rsidRPr="00122276">
        <w:t xml:space="preserve">: </w:t>
      </w:r>
    </w:p>
    <w:p w14:paraId="465E5ACC" w14:textId="77777777" w:rsidR="00AC6130" w:rsidRDefault="00466494" w:rsidP="00253E03">
      <w:pPr>
        <w:pStyle w:val="par1"/>
        <w:spacing w:after="240"/>
        <w:rPr>
          <w:ins w:id="1072" w:author="Author"/>
        </w:rPr>
      </w:pPr>
      <w:ins w:id="1073" w:author="Author">
        <w:r>
          <w:tab/>
          <w:t>2.37(3)(a)</w:t>
        </w:r>
        <w:r>
          <w:tab/>
        </w:r>
      </w:ins>
      <w:del w:id="1074" w:author="Author">
        <w:r w:rsidR="00122276" w:rsidRPr="00122276" w:rsidDel="00466494">
          <w:delText>w</w:delText>
        </w:r>
        <w:r w:rsidR="00122276" w:rsidRPr="00122276" w:rsidDel="00E729E7">
          <w:delText xml:space="preserve">hen used in </w:delText>
        </w:r>
      </w:del>
      <w:r w:rsidR="00122276" w:rsidRPr="00122276">
        <w:t>34 C</w:t>
      </w:r>
      <w:ins w:id="1075" w:author="Author">
        <w:r>
          <w:t>.</w:t>
        </w:r>
      </w:ins>
      <w:r w:rsidR="00122276" w:rsidRPr="00122276">
        <w:t>F</w:t>
      </w:r>
      <w:ins w:id="1076" w:author="Author">
        <w:r>
          <w:t>.</w:t>
        </w:r>
      </w:ins>
      <w:r w:rsidR="00122276" w:rsidRPr="00122276">
        <w:t>R</w:t>
      </w:r>
      <w:ins w:id="1077" w:author="Author">
        <w:r>
          <w:t>.</w:t>
        </w:r>
      </w:ins>
      <w:r w:rsidR="00122276">
        <w:rPr>
          <w:rFonts w:cs="Arial"/>
        </w:rPr>
        <w:t xml:space="preserve"> </w:t>
      </w:r>
      <w:ins w:id="1078" w:author="Author">
        <w:r>
          <w:rPr>
            <w:rFonts w:cs="Arial"/>
          </w:rPr>
          <w:t>§</w:t>
        </w:r>
        <w:r>
          <w:t xml:space="preserve"> </w:t>
        </w:r>
      </w:ins>
      <w:r w:rsidR="00122276" w:rsidRPr="00122276">
        <w:t>300.33 to define a public agency</w:t>
      </w:r>
      <w:ins w:id="1079" w:author="Author">
        <w:r w:rsidR="00AC6130">
          <w:t>;</w:t>
        </w:r>
      </w:ins>
    </w:p>
    <w:p w14:paraId="2CCE2AB0" w14:textId="77777777" w:rsidR="00466494" w:rsidRDefault="00AC6130" w:rsidP="00253E03">
      <w:pPr>
        <w:pStyle w:val="par1"/>
        <w:spacing w:after="240"/>
        <w:rPr>
          <w:ins w:id="1080" w:author="Author"/>
        </w:rPr>
      </w:pPr>
      <w:ins w:id="1081" w:author="Author">
        <w:r>
          <w:lastRenderedPageBreak/>
          <w:tab/>
          <w:t>2.37(3)(b)</w:t>
        </w:r>
        <w:r>
          <w:tab/>
        </w:r>
      </w:ins>
      <w:del w:id="1082" w:author="Author">
        <w:r w:rsidR="00122276" w:rsidRPr="00122276" w:rsidDel="00AC6130">
          <w:delText xml:space="preserve">, </w:delText>
        </w:r>
        <w:r w:rsidR="00122276" w:rsidRPr="00122276" w:rsidDel="00E729E7">
          <w:delText xml:space="preserve">in </w:delText>
        </w:r>
      </w:del>
      <w:r w:rsidR="00122276" w:rsidRPr="00122276">
        <w:t>34 C</w:t>
      </w:r>
      <w:ins w:id="1083" w:author="Author">
        <w:r w:rsidR="00466494">
          <w:t>.</w:t>
        </w:r>
      </w:ins>
      <w:r w:rsidR="00122276" w:rsidRPr="00122276">
        <w:t>F</w:t>
      </w:r>
      <w:ins w:id="1084" w:author="Author">
        <w:r w:rsidR="00466494">
          <w:t>.</w:t>
        </w:r>
      </w:ins>
      <w:r w:rsidR="00122276" w:rsidRPr="00122276">
        <w:t>R</w:t>
      </w:r>
      <w:ins w:id="1085" w:author="Author">
        <w:r w:rsidR="00466494">
          <w:t>.</w:t>
        </w:r>
      </w:ins>
      <w:r w:rsidR="00122276" w:rsidRPr="00122276">
        <w:t xml:space="preserve"> </w:t>
      </w:r>
      <w:ins w:id="1086" w:author="Author">
        <w:r w:rsidR="00466494">
          <w:rPr>
            <w:rFonts w:cs="Arial"/>
          </w:rPr>
          <w:t>§§</w:t>
        </w:r>
        <w:r w:rsidR="00466494">
          <w:t xml:space="preserve"> </w:t>
        </w:r>
      </w:ins>
      <w:r w:rsidR="00122276" w:rsidRPr="00122276">
        <w:t xml:space="preserve">300.151-153, </w:t>
      </w:r>
      <w:ins w:id="1087" w:author="Author">
        <w:r>
          <w:t>s</w:t>
        </w:r>
      </w:ins>
      <w:del w:id="1088" w:author="Author">
        <w:r w:rsidR="00122276" w:rsidRPr="00122276" w:rsidDel="00AC6130">
          <w:delText>S</w:delText>
        </w:r>
      </w:del>
      <w:r w:rsidR="00122276" w:rsidRPr="00122276">
        <w:t>ection 7.06 of these Rules, and the Department’s procedures to define a party subject to state complaint procedures</w:t>
      </w:r>
      <w:ins w:id="1089" w:author="Author">
        <w:r w:rsidR="00466494">
          <w:t xml:space="preserve">; </w:t>
        </w:r>
      </w:ins>
      <w:del w:id="1090" w:author="Author">
        <w:r w:rsidR="00122276" w:rsidRPr="00122276" w:rsidDel="00466494">
          <w:delText xml:space="preserve">, </w:delText>
        </w:r>
      </w:del>
      <w:r w:rsidR="00122276" w:rsidRPr="00122276">
        <w:t xml:space="preserve">and </w:t>
      </w:r>
    </w:p>
    <w:p w14:paraId="7C486EF6" w14:textId="77777777" w:rsidR="005B231A" w:rsidRDefault="00466494" w:rsidP="00253E03">
      <w:pPr>
        <w:pStyle w:val="par1"/>
        <w:spacing w:after="240"/>
      </w:pPr>
      <w:ins w:id="1091" w:author="Author">
        <w:r>
          <w:tab/>
          <w:t>2.37(3)(c)</w:t>
        </w:r>
        <w:r>
          <w:tab/>
        </w:r>
      </w:ins>
      <w:del w:id="1092" w:author="Author">
        <w:r w:rsidR="00122276" w:rsidRPr="00122276" w:rsidDel="00E729E7">
          <w:delText xml:space="preserve">in </w:delText>
        </w:r>
      </w:del>
      <w:r w:rsidR="00122276" w:rsidRPr="00122276">
        <w:t>34 C</w:t>
      </w:r>
      <w:ins w:id="1093" w:author="Author">
        <w:r>
          <w:t>.</w:t>
        </w:r>
      </w:ins>
      <w:r w:rsidR="00122276" w:rsidRPr="00122276">
        <w:t>F</w:t>
      </w:r>
      <w:ins w:id="1094" w:author="Author">
        <w:r>
          <w:t>.</w:t>
        </w:r>
      </w:ins>
      <w:r w:rsidR="00122276" w:rsidRPr="00122276">
        <w:t>R</w:t>
      </w:r>
      <w:ins w:id="1095" w:author="Author">
        <w:r>
          <w:t>.</w:t>
        </w:r>
      </w:ins>
      <w:r w:rsidR="00122276" w:rsidRPr="00122276">
        <w:t xml:space="preserve"> </w:t>
      </w:r>
      <w:ins w:id="1096" w:author="Author">
        <w:r>
          <w:rPr>
            <w:rFonts w:cs="Arial"/>
          </w:rPr>
          <w:t>§</w:t>
        </w:r>
        <w:r>
          <w:t xml:space="preserve"> </w:t>
        </w:r>
      </w:ins>
      <w:r w:rsidR="00122276" w:rsidRPr="00122276">
        <w:t xml:space="preserve">300.507 and </w:t>
      </w:r>
      <w:ins w:id="1097" w:author="Author">
        <w:r>
          <w:t>s</w:t>
        </w:r>
      </w:ins>
      <w:del w:id="1098" w:author="Author">
        <w:r w:rsidR="00122276" w:rsidRPr="00122276" w:rsidDel="00466494">
          <w:delText>S</w:delText>
        </w:r>
      </w:del>
      <w:r w:rsidR="00122276" w:rsidRPr="00122276">
        <w:t>ection 6.02(7.5) of these Rules to define a party subject to due process complaint procedures.</w:t>
      </w:r>
    </w:p>
    <w:p w14:paraId="01D5C915" w14:textId="785D226F" w:rsidR="000801E7" w:rsidRPr="00A14B6F" w:rsidRDefault="000801E7" w:rsidP="00253E03">
      <w:pPr>
        <w:pStyle w:val="par1"/>
        <w:spacing w:after="240"/>
        <w:rPr>
          <w:b/>
          <w:bCs/>
        </w:rPr>
      </w:pPr>
      <w:r w:rsidRPr="00A14B6F">
        <w:rPr>
          <w:b/>
          <w:bCs/>
        </w:rPr>
        <w:t>2.3</w:t>
      </w:r>
      <w:r w:rsidR="00580A72">
        <w:rPr>
          <w:b/>
          <w:bCs/>
        </w:rPr>
        <w:t>7</w:t>
      </w:r>
      <w:r>
        <w:tab/>
      </w:r>
      <w:r w:rsidRPr="00A14B6F">
        <w:rPr>
          <w:b/>
          <w:bCs/>
        </w:rPr>
        <w:t>Public Placement</w:t>
      </w:r>
      <w:ins w:id="1099" w:author="Author">
        <w:r w:rsidR="24A61480" w:rsidRPr="58986E5B">
          <w:rPr>
            <w:b/>
            <w:bCs/>
          </w:rPr>
          <w:t xml:space="preserve"> </w:t>
        </w:r>
        <w:r w:rsidR="4D69F6B0" w:rsidRPr="4EDF14E4">
          <w:rPr>
            <w:b/>
            <w:bCs/>
          </w:rPr>
          <w:t>and</w:t>
        </w:r>
        <w:r w:rsidR="24A61480" w:rsidRPr="687A65B3">
          <w:rPr>
            <w:b/>
            <w:bCs/>
          </w:rPr>
          <w:t xml:space="preserve"> Publicly Placed</w:t>
        </w:r>
      </w:ins>
    </w:p>
    <w:p w14:paraId="018FEBE5" w14:textId="52068152" w:rsidR="000801E7" w:rsidRDefault="000801E7" w:rsidP="00253E03">
      <w:pPr>
        <w:pStyle w:val="upar1"/>
        <w:spacing w:after="240"/>
      </w:pPr>
      <w:del w:id="1100" w:author="Author">
        <w:r w:rsidDel="00AC6130">
          <w:delText xml:space="preserve">The term </w:delText>
        </w:r>
        <w:r w:rsidR="007C5B91" w:rsidDel="00E729E7">
          <w:rPr>
            <w:i/>
            <w:iCs/>
          </w:rPr>
          <w:delText>“</w:delText>
        </w:r>
      </w:del>
      <w:r w:rsidRPr="00A87CD0">
        <w:rPr>
          <w:i/>
          <w:iCs/>
        </w:rPr>
        <w:t xml:space="preserve">Public </w:t>
      </w:r>
      <w:ins w:id="1101" w:author="Author">
        <w:r w:rsidR="00E729E7">
          <w:rPr>
            <w:i/>
            <w:iCs/>
          </w:rPr>
          <w:t>p</w:t>
        </w:r>
      </w:ins>
      <w:del w:id="1102" w:author="Author">
        <w:r w:rsidRPr="00A87CD0" w:rsidDel="00E729E7">
          <w:rPr>
            <w:i/>
            <w:iCs/>
          </w:rPr>
          <w:delText>P</w:delText>
        </w:r>
      </w:del>
      <w:r w:rsidRPr="00A87CD0">
        <w:rPr>
          <w:i/>
          <w:iCs/>
        </w:rPr>
        <w:t>lacement</w:t>
      </w:r>
      <w:del w:id="1103" w:author="Author">
        <w:r w:rsidR="004072CD" w:rsidRPr="00A87CD0" w:rsidDel="00E729E7">
          <w:rPr>
            <w:i/>
            <w:iCs/>
          </w:rPr>
          <w:delText>”</w:delText>
        </w:r>
      </w:del>
      <w:r>
        <w:t xml:space="preserve"> </w:t>
      </w:r>
      <w:ins w:id="1104" w:author="Author">
        <w:r w:rsidR="2A5BBF30">
          <w:t>and</w:t>
        </w:r>
        <w:r w:rsidR="7E499ABE">
          <w:t xml:space="preserve"> </w:t>
        </w:r>
        <w:r w:rsidR="7E499ABE" w:rsidRPr="687A65B3">
          <w:rPr>
            <w:i/>
            <w:iCs/>
          </w:rPr>
          <w:t xml:space="preserve">publicly placed </w:t>
        </w:r>
      </w:ins>
      <w:r>
        <w:t xml:space="preserve">shall have the meaning given it in </w:t>
      </w:r>
      <w:ins w:id="1105" w:author="Author">
        <w:r w:rsidR="00E729E7">
          <w:t>s</w:t>
        </w:r>
      </w:ins>
      <w:del w:id="1106" w:author="Author">
        <w:r w:rsidDel="00E729E7">
          <w:delText>S</w:delText>
        </w:r>
      </w:del>
      <w:r>
        <w:t>ection 9.01(6) of these Rules.</w:t>
      </w:r>
    </w:p>
    <w:p w14:paraId="09596BB1" w14:textId="77777777" w:rsidR="000801E7" w:rsidRPr="00A14B6F" w:rsidRDefault="000801E7" w:rsidP="00253E03">
      <w:pPr>
        <w:pStyle w:val="par1"/>
        <w:spacing w:after="240"/>
        <w:rPr>
          <w:b/>
          <w:bCs/>
        </w:rPr>
      </w:pPr>
      <w:r w:rsidRPr="00A14B6F">
        <w:rPr>
          <w:b/>
          <w:bCs/>
        </w:rPr>
        <w:t>2.3</w:t>
      </w:r>
      <w:r w:rsidR="00580A72">
        <w:rPr>
          <w:b/>
          <w:bCs/>
        </w:rPr>
        <w:t>8</w:t>
      </w:r>
      <w:r w:rsidRPr="00A14B6F">
        <w:rPr>
          <w:b/>
          <w:bCs/>
        </w:rPr>
        <w:tab/>
        <w:t>Related Services</w:t>
      </w:r>
    </w:p>
    <w:p w14:paraId="468511F4" w14:textId="77777777" w:rsidR="000801E7" w:rsidDel="00AC6130" w:rsidRDefault="000801E7" w:rsidP="00253E03">
      <w:pPr>
        <w:pStyle w:val="par1"/>
        <w:spacing w:after="240"/>
        <w:rPr>
          <w:del w:id="1107" w:author="Author"/>
        </w:rPr>
      </w:pPr>
      <w:r>
        <w:t>2.3</w:t>
      </w:r>
      <w:r w:rsidR="00580A72">
        <w:t>8</w:t>
      </w:r>
      <w:r>
        <w:t>(1)</w:t>
      </w:r>
      <w:r>
        <w:tab/>
      </w:r>
      <w:del w:id="1108" w:author="Author">
        <w:r w:rsidDel="00AC6130">
          <w:delText>General.</w:delText>
        </w:r>
      </w:del>
    </w:p>
    <w:p w14:paraId="7A0E8E3E" w14:textId="77777777" w:rsidR="000801E7" w:rsidRDefault="000801E7">
      <w:pPr>
        <w:pStyle w:val="par1"/>
        <w:spacing w:after="240"/>
        <w:pPrChange w:id="1109" w:author="Author">
          <w:pPr>
            <w:pStyle w:val="upar2"/>
          </w:pPr>
        </w:pPrChange>
      </w:pPr>
      <w:r w:rsidRPr="00A87CD0">
        <w:rPr>
          <w:i/>
          <w:iCs/>
        </w:rPr>
        <w:t xml:space="preserve">Related </w:t>
      </w:r>
      <w:ins w:id="1110" w:author="Author">
        <w:r w:rsidR="00E729E7">
          <w:rPr>
            <w:i/>
            <w:iCs/>
          </w:rPr>
          <w:t>s</w:t>
        </w:r>
      </w:ins>
      <w:del w:id="1111" w:author="Author">
        <w:r w:rsidRPr="00A87CD0" w:rsidDel="00E729E7">
          <w:rPr>
            <w:i/>
            <w:iCs/>
          </w:rPr>
          <w:delText>S</w:delText>
        </w:r>
      </w:del>
      <w:r w:rsidRPr="00A87CD0">
        <w:rPr>
          <w:i/>
          <w:iCs/>
        </w:rPr>
        <w:t>ervices</w:t>
      </w:r>
      <w:r>
        <w:t xml:space="preserve"> means transportation and such developmental, corrective, and other supportive services as are required to assist a child with a disability to benefit from special education, and includes audiology services; interpreting services; psychological services; physical and occupational therapy; recreation, including therapeutic recreation; early identification and evaluation of disabilities in children; counseling services, including rehabilitation counseling; orientation and mobility services; </w:t>
      </w:r>
      <w:del w:id="1112" w:author="Author">
        <w:r w:rsidDel="00AC6130">
          <w:delText xml:space="preserve">and </w:delText>
        </w:r>
      </w:del>
      <w:r>
        <w:t>medical services for diagnostic or evaluation purposes</w:t>
      </w:r>
      <w:del w:id="1113" w:author="Author">
        <w:r w:rsidDel="00AC6130">
          <w:delText>. Related services also include</w:delText>
        </w:r>
      </w:del>
      <w:ins w:id="1114" w:author="Author">
        <w:r w:rsidR="00AC6130">
          <w:t>;</w:t>
        </w:r>
      </w:ins>
      <w:r>
        <w:t xml:space="preserve"> school health services</w:t>
      </w:r>
      <w:ins w:id="1115" w:author="Author">
        <w:r w:rsidR="00AC6130">
          <w:t>;</w:t>
        </w:r>
      </w:ins>
      <w:r>
        <w:t xml:space="preserve"> </w:t>
      </w:r>
      <w:del w:id="1116" w:author="Author">
        <w:r w:rsidDel="00AC6130">
          <w:delText xml:space="preserve">and </w:delText>
        </w:r>
      </w:del>
      <w:r>
        <w:t>school nurse services; social work services in schools; and parent counseling and training.</w:t>
      </w:r>
    </w:p>
    <w:p w14:paraId="1B73D351" w14:textId="77777777" w:rsidR="000801E7" w:rsidDel="00AC6130" w:rsidRDefault="000801E7" w:rsidP="00253E03">
      <w:pPr>
        <w:pStyle w:val="par1"/>
        <w:spacing w:after="240"/>
        <w:rPr>
          <w:del w:id="1117" w:author="Author"/>
        </w:rPr>
      </w:pPr>
      <w:r>
        <w:t>2.3</w:t>
      </w:r>
      <w:r w:rsidR="00580A72">
        <w:t>8</w:t>
      </w:r>
      <w:r>
        <w:t>(2)</w:t>
      </w:r>
      <w:r>
        <w:tab/>
      </w:r>
      <w:del w:id="1118" w:author="Author">
        <w:r w:rsidDel="00AC6130">
          <w:delText>Exception.</w:delText>
        </w:r>
      </w:del>
      <w:ins w:id="1119" w:author="Author">
        <w:r w:rsidR="00AC6130">
          <w:t xml:space="preserve">Related </w:t>
        </w:r>
        <w:r w:rsidR="00E729E7">
          <w:t>s</w:t>
        </w:r>
        <w:r w:rsidR="00AC6130">
          <w:t>ervices do not include s</w:t>
        </w:r>
      </w:ins>
    </w:p>
    <w:p w14:paraId="457E8864" w14:textId="77777777" w:rsidR="000801E7" w:rsidDel="00E043F4" w:rsidRDefault="000801E7">
      <w:pPr>
        <w:pStyle w:val="par1"/>
        <w:spacing w:after="240"/>
        <w:rPr>
          <w:del w:id="1120" w:author="Author"/>
        </w:rPr>
        <w:pPrChange w:id="1121" w:author="Author">
          <w:pPr>
            <w:pStyle w:val="upar2"/>
          </w:pPr>
        </w:pPrChange>
      </w:pPr>
      <w:del w:id="1122" w:author="Author">
        <w:r w:rsidDel="00AC6130">
          <w:delText>S</w:delText>
        </w:r>
      </w:del>
      <w:r>
        <w:t>ervices that apply to children with surgically implanted devices, including cochlear implants</w:t>
      </w:r>
      <w:ins w:id="1123" w:author="Author">
        <w:r w:rsidR="00E043F4">
          <w:t xml:space="preserve"> (e.g., </w:t>
        </w:r>
      </w:ins>
      <w:del w:id="1124" w:author="Author">
        <w:r w:rsidDel="00E043F4">
          <w:delText>.</w:delText>
        </w:r>
      </w:del>
    </w:p>
    <w:p w14:paraId="2243467C" w14:textId="77777777" w:rsidR="000801E7" w:rsidRDefault="000801E7">
      <w:pPr>
        <w:pStyle w:val="par1"/>
        <w:spacing w:after="240"/>
        <w:pPrChange w:id="1125" w:author="Author">
          <w:pPr>
            <w:pStyle w:val="par2"/>
          </w:pPr>
        </w:pPrChange>
      </w:pPr>
      <w:del w:id="1126" w:author="Author">
        <w:r w:rsidDel="00E043F4">
          <w:delText>2.3</w:delText>
        </w:r>
        <w:r w:rsidR="00580A72" w:rsidDel="00E043F4">
          <w:delText>8</w:delText>
        </w:r>
        <w:r w:rsidDel="00E043F4">
          <w:delText>(2)(a)</w:delText>
        </w:r>
        <w:r w:rsidDel="00E043F4">
          <w:tab/>
          <w:delText xml:space="preserve">Related services do not include a medical device that is surgically implanted, the </w:delText>
        </w:r>
      </w:del>
      <w:r>
        <w:t xml:space="preserve">optimization of </w:t>
      </w:r>
      <w:del w:id="1127" w:author="Author">
        <w:r w:rsidDel="00E043F4">
          <w:delText xml:space="preserve">that </w:delText>
        </w:r>
      </w:del>
      <w:ins w:id="1128" w:author="Author">
        <w:r w:rsidR="00E043F4">
          <w:t xml:space="preserve">a </w:t>
        </w:r>
      </w:ins>
      <w:r>
        <w:t xml:space="preserve">device's functioning (e.g., mapping), maintenance of </w:t>
      </w:r>
      <w:del w:id="1129" w:author="Author">
        <w:r w:rsidDel="00E043F4">
          <w:delText xml:space="preserve">that </w:delText>
        </w:r>
      </w:del>
      <w:ins w:id="1130" w:author="Author">
        <w:r w:rsidR="00E043F4">
          <w:t xml:space="preserve">a </w:t>
        </w:r>
      </w:ins>
      <w:r>
        <w:t>device, or the</w:t>
      </w:r>
      <w:ins w:id="1131" w:author="Author">
        <w:r w:rsidR="00E043F4">
          <w:t xml:space="preserve"> </w:t>
        </w:r>
      </w:ins>
      <w:del w:id="1132" w:author="Author">
        <w:r w:rsidDel="00E043F4">
          <w:delText xml:space="preserve"> </w:delText>
        </w:r>
      </w:del>
      <w:r>
        <w:t xml:space="preserve">replacement of </w:t>
      </w:r>
      <w:del w:id="1133" w:author="Author">
        <w:r w:rsidDel="00E043F4">
          <w:delText xml:space="preserve">that </w:delText>
        </w:r>
      </w:del>
      <w:ins w:id="1134" w:author="Author">
        <w:r w:rsidR="00E043F4">
          <w:t xml:space="preserve">a </w:t>
        </w:r>
      </w:ins>
      <w:r>
        <w:t>device</w:t>
      </w:r>
      <w:ins w:id="1135" w:author="Author">
        <w:r w:rsidR="00E043F4">
          <w:t>)</w:t>
        </w:r>
      </w:ins>
      <w:r>
        <w:t>.</w:t>
      </w:r>
    </w:p>
    <w:p w14:paraId="09F3DAF1" w14:textId="77777777" w:rsidR="000801E7" w:rsidRDefault="005839EF">
      <w:pPr>
        <w:pStyle w:val="par2"/>
        <w:spacing w:after="240"/>
        <w:ind w:left="0" w:firstLine="0"/>
        <w:pPrChange w:id="1136" w:author="Author">
          <w:pPr>
            <w:pStyle w:val="par2"/>
          </w:pPr>
        </w:pPrChange>
      </w:pPr>
      <w:ins w:id="1137" w:author="Author">
        <w:r>
          <w:tab/>
        </w:r>
      </w:ins>
      <w:r w:rsidR="000801E7">
        <w:t>2.3</w:t>
      </w:r>
      <w:r w:rsidR="00580A72">
        <w:t>8</w:t>
      </w:r>
      <w:r w:rsidR="000801E7">
        <w:t>(</w:t>
      </w:r>
      <w:del w:id="1138" w:author="Author">
        <w:r w:rsidR="000801E7" w:rsidDel="00E043F4">
          <w:delText>2)(b</w:delText>
        </w:r>
      </w:del>
      <w:ins w:id="1139" w:author="Author">
        <w:r>
          <w:t>2</w:t>
        </w:r>
      </w:ins>
      <w:r w:rsidR="000801E7">
        <w:t>)</w:t>
      </w:r>
      <w:ins w:id="1140" w:author="Author">
        <w:r>
          <w:t>(a)</w:t>
        </w:r>
      </w:ins>
      <w:r w:rsidR="000801E7">
        <w:tab/>
        <w:t xml:space="preserve">Nothing in </w:t>
      </w:r>
      <w:ins w:id="1141" w:author="Author">
        <w:r>
          <w:t>s</w:t>
        </w:r>
      </w:ins>
      <w:del w:id="1142" w:author="Author">
        <w:r w:rsidR="000801E7" w:rsidDel="005839EF">
          <w:delText>S</w:delText>
        </w:r>
      </w:del>
      <w:r w:rsidR="000801E7">
        <w:t>ection 2.3</w:t>
      </w:r>
      <w:r w:rsidR="00122276">
        <w:t>8</w:t>
      </w:r>
      <w:r w:rsidR="000801E7">
        <w:t>(2)</w:t>
      </w:r>
      <w:ins w:id="1143" w:author="Author">
        <w:r>
          <w:t xml:space="preserve"> of these Rules</w:t>
        </w:r>
        <w:r w:rsidR="00E043F4">
          <w:t>:</w:t>
        </w:r>
      </w:ins>
      <w:del w:id="1144" w:author="Author">
        <w:r w:rsidR="000801E7" w:rsidDel="00E043F4">
          <w:delText>(a)-</w:delText>
        </w:r>
      </w:del>
    </w:p>
    <w:p w14:paraId="6B23057F" w14:textId="77777777" w:rsidR="000801E7" w:rsidRDefault="000801E7">
      <w:pPr>
        <w:pStyle w:val="par3"/>
        <w:tabs>
          <w:tab w:val="clear" w:pos="2160"/>
        </w:tabs>
        <w:spacing w:after="240"/>
        <w:ind w:left="1440"/>
        <w:pPrChange w:id="1145" w:author="Author">
          <w:pPr>
            <w:pStyle w:val="par3"/>
          </w:pPr>
        </w:pPrChange>
      </w:pPr>
      <w:r>
        <w:t>2.3</w:t>
      </w:r>
      <w:r w:rsidR="00580A72">
        <w:t>8</w:t>
      </w:r>
      <w:r>
        <w:t>(</w:t>
      </w:r>
      <w:del w:id="1146" w:author="Author">
        <w:r w:rsidDel="00E043F4">
          <w:delText>2</w:delText>
        </w:r>
      </w:del>
      <w:ins w:id="1147" w:author="Author">
        <w:r w:rsidR="005839EF">
          <w:t>2</w:t>
        </w:r>
      </w:ins>
      <w:r>
        <w:t>)(</w:t>
      </w:r>
      <w:del w:id="1148" w:author="Author">
        <w:r w:rsidDel="00E043F4">
          <w:delText>b</w:delText>
        </w:r>
      </w:del>
      <w:ins w:id="1149" w:author="Author">
        <w:r w:rsidR="00E043F4">
          <w:t>a</w:t>
        </w:r>
      </w:ins>
      <w:r>
        <w:t>)</w:t>
      </w:r>
      <w:ins w:id="1150" w:author="Author">
        <w:r w:rsidR="005839EF">
          <w:t>(i)</w:t>
        </w:r>
      </w:ins>
      <w:del w:id="1151" w:author="Author">
        <w:r w:rsidDel="00E043F4">
          <w:delText>(i)</w:delText>
        </w:r>
      </w:del>
      <w:ins w:id="1152" w:author="Author">
        <w:r w:rsidR="005839EF">
          <w:tab/>
        </w:r>
      </w:ins>
      <w:del w:id="1153" w:author="Author">
        <w:r w:rsidDel="00E043F4">
          <w:tab/>
        </w:r>
      </w:del>
      <w:r>
        <w:t>Limits the right of a child with a surgically implanted device (e.g.,</w:t>
      </w:r>
      <w:ins w:id="1154" w:author="Author">
        <w:r w:rsidR="00E043F4">
          <w:t xml:space="preserve"> </w:t>
        </w:r>
      </w:ins>
      <w:del w:id="1155" w:author="Author">
        <w:r w:rsidDel="00E043F4">
          <w:delText xml:space="preserve"> </w:delText>
        </w:r>
      </w:del>
      <w:r>
        <w:t xml:space="preserve">cochlear implant) to receive related services (as listed in paragraph (a) of this Section) that are determined by the IEP </w:t>
      </w:r>
      <w:ins w:id="1156" w:author="Author">
        <w:r w:rsidR="00020F9A">
          <w:t>t</w:t>
        </w:r>
      </w:ins>
      <w:del w:id="1157" w:author="Author">
        <w:r w:rsidDel="00020F9A">
          <w:delText>T</w:delText>
        </w:r>
      </w:del>
      <w:r>
        <w:t>eam to be necessary for the child to receive FAPE.</w:t>
      </w:r>
    </w:p>
    <w:p w14:paraId="3996D0F3" w14:textId="77777777" w:rsidR="000801E7" w:rsidRDefault="000801E7">
      <w:pPr>
        <w:pStyle w:val="par3"/>
        <w:tabs>
          <w:tab w:val="clear" w:pos="2160"/>
        </w:tabs>
        <w:spacing w:after="240"/>
        <w:ind w:left="1440"/>
        <w:pPrChange w:id="1158" w:author="Author">
          <w:pPr>
            <w:pStyle w:val="par3"/>
          </w:pPr>
        </w:pPrChange>
      </w:pPr>
      <w:r>
        <w:lastRenderedPageBreak/>
        <w:t>2.3</w:t>
      </w:r>
      <w:r w:rsidR="00580A72">
        <w:t>8</w:t>
      </w:r>
      <w:r>
        <w:t>(</w:t>
      </w:r>
      <w:del w:id="1159" w:author="Author">
        <w:r w:rsidDel="00E043F4">
          <w:delText>2</w:delText>
        </w:r>
      </w:del>
      <w:ins w:id="1160" w:author="Author">
        <w:r w:rsidR="005839EF">
          <w:t>2</w:t>
        </w:r>
      </w:ins>
      <w:r>
        <w:t>)(</w:t>
      </w:r>
      <w:del w:id="1161" w:author="Author">
        <w:r w:rsidDel="005839EF">
          <w:delText>b</w:delText>
        </w:r>
      </w:del>
      <w:ins w:id="1162" w:author="Author">
        <w:r w:rsidR="005839EF">
          <w:t>a</w:t>
        </w:r>
      </w:ins>
      <w:r>
        <w:t>)</w:t>
      </w:r>
      <w:ins w:id="1163" w:author="Author">
        <w:r w:rsidR="005839EF">
          <w:t>(ii)</w:t>
        </w:r>
      </w:ins>
      <w:del w:id="1164" w:author="Author">
        <w:r w:rsidDel="00E043F4">
          <w:delText>(ii)</w:delText>
        </w:r>
      </w:del>
      <w:r>
        <w:tab/>
        <w:t>Limits the responsibility of a public agency to appropriately monitor and maintain medical devices that are needed to maintain the health and safety of the child, including breathing, nutrition, or operation of other bodily functions, while the child is transported to and from school or is at school; or</w:t>
      </w:r>
    </w:p>
    <w:p w14:paraId="69DABED6" w14:textId="77777777" w:rsidR="000801E7" w:rsidRDefault="000801E7">
      <w:pPr>
        <w:pStyle w:val="par3"/>
        <w:tabs>
          <w:tab w:val="clear" w:pos="2160"/>
        </w:tabs>
        <w:spacing w:after="240"/>
        <w:ind w:left="1440"/>
        <w:pPrChange w:id="1165" w:author="Author">
          <w:pPr>
            <w:pStyle w:val="par3"/>
          </w:pPr>
        </w:pPrChange>
      </w:pPr>
      <w:r>
        <w:t>2.3</w:t>
      </w:r>
      <w:r w:rsidR="00580A72">
        <w:t>8</w:t>
      </w:r>
      <w:r>
        <w:t>(</w:t>
      </w:r>
      <w:ins w:id="1166" w:author="Author">
        <w:r w:rsidR="005839EF">
          <w:t>2</w:t>
        </w:r>
      </w:ins>
      <w:del w:id="1167" w:author="Author">
        <w:r w:rsidDel="00E043F4">
          <w:delText>2</w:delText>
        </w:r>
      </w:del>
      <w:r>
        <w:t>)(</w:t>
      </w:r>
      <w:ins w:id="1168" w:author="Author">
        <w:r w:rsidR="005839EF">
          <w:t>a</w:t>
        </w:r>
      </w:ins>
      <w:del w:id="1169" w:author="Author">
        <w:r w:rsidDel="00E043F4">
          <w:delText>b</w:delText>
        </w:r>
      </w:del>
      <w:r>
        <w:t>)</w:t>
      </w:r>
      <w:ins w:id="1170" w:author="Author">
        <w:r w:rsidR="005839EF">
          <w:t>(iii)</w:t>
        </w:r>
      </w:ins>
      <w:del w:id="1171" w:author="Author">
        <w:r w:rsidDel="00E043F4">
          <w:delText>(iii)</w:delText>
        </w:r>
      </w:del>
      <w:r>
        <w:tab/>
        <w:t>Prevents the routine checking of an external component of a surgically implanted device to make sure it is functioning properly, as required in 34 C</w:t>
      </w:r>
      <w:ins w:id="1172" w:author="Author">
        <w:r w:rsidR="00E043F4">
          <w:t>.</w:t>
        </w:r>
      </w:ins>
      <w:r>
        <w:t>F</w:t>
      </w:r>
      <w:ins w:id="1173" w:author="Author">
        <w:r w:rsidR="00E043F4">
          <w:t>.</w:t>
        </w:r>
      </w:ins>
      <w:r>
        <w:t>R</w:t>
      </w:r>
      <w:ins w:id="1174" w:author="Author">
        <w:r w:rsidR="00E043F4">
          <w:t>.</w:t>
        </w:r>
      </w:ins>
      <w:r>
        <w:t xml:space="preserve"> §</w:t>
      </w:r>
      <w:ins w:id="1175" w:author="Author">
        <w:r w:rsidR="00E043F4">
          <w:t xml:space="preserve"> </w:t>
        </w:r>
      </w:ins>
      <w:r>
        <w:t>300.113(b).</w:t>
      </w:r>
    </w:p>
    <w:p w14:paraId="07D7F94D" w14:textId="77777777" w:rsidR="000801E7" w:rsidDel="005839EF" w:rsidRDefault="000801E7" w:rsidP="00253E03">
      <w:pPr>
        <w:pStyle w:val="par1"/>
        <w:spacing w:after="240"/>
        <w:rPr>
          <w:del w:id="1176" w:author="Author"/>
        </w:rPr>
      </w:pPr>
      <w:r>
        <w:t>2.3</w:t>
      </w:r>
      <w:r w:rsidR="00580A72">
        <w:t>8</w:t>
      </w:r>
      <w:r>
        <w:t>(3)</w:t>
      </w:r>
      <w:r>
        <w:tab/>
      </w:r>
      <w:del w:id="1177" w:author="Author">
        <w:r w:rsidDel="005839EF">
          <w:delText>Individual related services terms defined.</w:delText>
        </w:r>
      </w:del>
    </w:p>
    <w:p w14:paraId="0383C57C" w14:textId="77777777" w:rsidR="000801E7" w:rsidRDefault="000801E7">
      <w:pPr>
        <w:pStyle w:val="par1"/>
        <w:spacing w:after="240"/>
        <w:pPrChange w:id="1178" w:author="Author">
          <w:pPr>
            <w:pStyle w:val="upar2"/>
          </w:pPr>
        </w:pPrChange>
      </w:pPr>
      <w:r>
        <w:t>The terms used in this definition are defined as follows:</w:t>
      </w:r>
    </w:p>
    <w:p w14:paraId="713BD699" w14:textId="77777777" w:rsidR="000801E7" w:rsidRDefault="000801E7" w:rsidP="00253E03">
      <w:pPr>
        <w:pStyle w:val="par2"/>
        <w:spacing w:after="240"/>
      </w:pPr>
      <w:r>
        <w:t>2.3</w:t>
      </w:r>
      <w:r w:rsidR="00580A72">
        <w:t>8</w:t>
      </w:r>
      <w:r>
        <w:t>(3)(a)</w:t>
      </w:r>
      <w:r>
        <w:tab/>
      </w:r>
      <w:r w:rsidRPr="00CA3ADF">
        <w:rPr>
          <w:i/>
          <w:iCs/>
          <w:rPrChange w:id="1179" w:author="Author">
            <w:rPr/>
          </w:rPrChange>
        </w:rPr>
        <w:t>Audiology</w:t>
      </w:r>
      <w:ins w:id="1180" w:author="Author">
        <w:r w:rsidR="00FF2598">
          <w:t>, which</w:t>
        </w:r>
      </w:ins>
      <w:r>
        <w:t xml:space="preserve"> includes</w:t>
      </w:r>
      <w:ins w:id="1181" w:author="Author">
        <w:r w:rsidR="00FF2598">
          <w:t>:</w:t>
        </w:r>
      </w:ins>
      <w:del w:id="1182" w:author="Author">
        <w:r w:rsidDel="00FF2598">
          <w:delText>-</w:delText>
        </w:r>
      </w:del>
    </w:p>
    <w:p w14:paraId="1FA4A066" w14:textId="77777777" w:rsidR="000801E7" w:rsidRDefault="000801E7" w:rsidP="00253E03">
      <w:pPr>
        <w:pStyle w:val="par3"/>
        <w:spacing w:after="240"/>
      </w:pPr>
      <w:r>
        <w:t>2.3</w:t>
      </w:r>
      <w:r w:rsidR="00580A72">
        <w:t>8</w:t>
      </w:r>
      <w:r>
        <w:t>(3)(a)(i)</w:t>
      </w:r>
      <w:r>
        <w:tab/>
        <w:t>Identification of children with hearing loss;</w:t>
      </w:r>
    </w:p>
    <w:p w14:paraId="09AA236D" w14:textId="77777777" w:rsidR="000801E7" w:rsidRDefault="000801E7" w:rsidP="00253E03">
      <w:pPr>
        <w:pStyle w:val="par3"/>
        <w:spacing w:after="240"/>
      </w:pPr>
      <w:r>
        <w:t>2.3</w:t>
      </w:r>
      <w:r w:rsidR="00580A72">
        <w:t>8</w:t>
      </w:r>
      <w:r>
        <w:t>(3)(a)(ii)</w:t>
      </w:r>
      <w:r>
        <w:tab/>
        <w:t>Determination of the range, nature, and degree of hearing loss, including referral for medical or other professional attention for the habilitation of hearing;</w:t>
      </w:r>
    </w:p>
    <w:p w14:paraId="5F1DD32E" w14:textId="77777777" w:rsidR="000801E7" w:rsidRDefault="000801E7" w:rsidP="00253E03">
      <w:pPr>
        <w:pStyle w:val="par3"/>
        <w:spacing w:after="240"/>
      </w:pPr>
      <w:r>
        <w:t>2.3</w:t>
      </w:r>
      <w:r w:rsidR="00580A72">
        <w:t>8</w:t>
      </w:r>
      <w:r>
        <w:t>(3)(a)(iii)</w:t>
      </w:r>
      <w:r>
        <w:tab/>
        <w:t>Provision of habilitative activities, such as language habilitation, auditory training, speech reading (</w:t>
      </w:r>
      <w:ins w:id="1183" w:author="Author">
        <w:r w:rsidR="00FF2598">
          <w:t xml:space="preserve">i.e., </w:t>
        </w:r>
      </w:ins>
      <w:r>
        <w:t>lip-reading), hearing evaluation, and speech conservation;</w:t>
      </w:r>
    </w:p>
    <w:p w14:paraId="163B6999" w14:textId="77777777" w:rsidR="000801E7" w:rsidRDefault="000801E7" w:rsidP="00253E03">
      <w:pPr>
        <w:pStyle w:val="par3"/>
        <w:spacing w:after="240"/>
      </w:pPr>
      <w:r>
        <w:t>2.3</w:t>
      </w:r>
      <w:r w:rsidR="00580A72">
        <w:t>8</w:t>
      </w:r>
      <w:r>
        <w:t>(3)(a)(iv)</w:t>
      </w:r>
      <w:r>
        <w:tab/>
        <w:t>Creation and administration of programs for prevention of hearing loss;</w:t>
      </w:r>
    </w:p>
    <w:p w14:paraId="004EDCEA" w14:textId="77777777" w:rsidR="000801E7" w:rsidRDefault="000801E7" w:rsidP="00253E03">
      <w:pPr>
        <w:pStyle w:val="par3"/>
        <w:spacing w:after="240"/>
      </w:pPr>
      <w:r>
        <w:t>2.3</w:t>
      </w:r>
      <w:r w:rsidR="00580A72">
        <w:t>8</w:t>
      </w:r>
      <w:r>
        <w:t>(3)(a)(v)</w:t>
      </w:r>
      <w:r>
        <w:tab/>
        <w:t>Counseling and guidance of children, parents, and teachers regarding hearing loss; and</w:t>
      </w:r>
    </w:p>
    <w:p w14:paraId="6C7DB7AD" w14:textId="77777777" w:rsidR="000801E7" w:rsidRDefault="000801E7" w:rsidP="00253E03">
      <w:pPr>
        <w:pStyle w:val="par3"/>
        <w:spacing w:after="240"/>
      </w:pPr>
      <w:r>
        <w:t>2.3</w:t>
      </w:r>
      <w:r w:rsidR="00580A72">
        <w:t>8</w:t>
      </w:r>
      <w:r>
        <w:t>(3)(a)(vi)</w:t>
      </w:r>
      <w:r>
        <w:tab/>
        <w:t>Determination of children's needs for group and individual amplification, selecting and fitting an appropriate aid, and evaluating the effectiveness of amplification.</w:t>
      </w:r>
    </w:p>
    <w:p w14:paraId="2DFC4A4E" w14:textId="77777777" w:rsidR="000801E7" w:rsidRDefault="000801E7" w:rsidP="00253E03">
      <w:pPr>
        <w:pStyle w:val="par2"/>
        <w:spacing w:after="240"/>
      </w:pPr>
      <w:r>
        <w:t>2.3</w:t>
      </w:r>
      <w:r w:rsidR="00580A72">
        <w:t>8</w:t>
      </w:r>
      <w:r>
        <w:t>(3)(b)</w:t>
      </w:r>
      <w:r>
        <w:tab/>
      </w:r>
      <w:r w:rsidRPr="00CA3ADF">
        <w:rPr>
          <w:i/>
          <w:iCs/>
          <w:rPrChange w:id="1184" w:author="Author">
            <w:rPr/>
          </w:rPrChange>
        </w:rPr>
        <w:t>Counseling services</w:t>
      </w:r>
      <w:r>
        <w:t xml:space="preserve"> means services provided by qualified social workers, psychologists, guidance counselors, or other qualified personnel.</w:t>
      </w:r>
    </w:p>
    <w:p w14:paraId="42BB6E20" w14:textId="77777777" w:rsidR="000801E7" w:rsidRDefault="000801E7" w:rsidP="00253E03">
      <w:pPr>
        <w:pStyle w:val="par2"/>
        <w:spacing w:after="240"/>
      </w:pPr>
      <w:r>
        <w:lastRenderedPageBreak/>
        <w:t>2.3</w:t>
      </w:r>
      <w:r w:rsidR="00580A72">
        <w:t>8</w:t>
      </w:r>
      <w:r>
        <w:t>(3)(c)</w:t>
      </w:r>
      <w:r>
        <w:tab/>
      </w:r>
      <w:r w:rsidRPr="00CA3ADF">
        <w:rPr>
          <w:i/>
          <w:iCs/>
          <w:rPrChange w:id="1185" w:author="Author">
            <w:rPr/>
          </w:rPrChange>
        </w:rPr>
        <w:t>Early identification and assessment of disabilities in children</w:t>
      </w:r>
      <w:r>
        <w:t xml:space="preserve"> means the implementation of a formal plan for identifying a disability as early as possible in a child's life.</w:t>
      </w:r>
    </w:p>
    <w:p w14:paraId="2B7C88A9" w14:textId="77777777" w:rsidR="000801E7" w:rsidRDefault="000801E7" w:rsidP="00253E03">
      <w:pPr>
        <w:pStyle w:val="par2"/>
        <w:spacing w:after="240"/>
      </w:pPr>
      <w:r>
        <w:t>2.3</w:t>
      </w:r>
      <w:r w:rsidR="00580A72">
        <w:t>8</w:t>
      </w:r>
      <w:r>
        <w:t>(3)(d)</w:t>
      </w:r>
      <w:r>
        <w:tab/>
      </w:r>
      <w:r w:rsidRPr="00CA3ADF">
        <w:rPr>
          <w:i/>
          <w:iCs/>
          <w:rPrChange w:id="1186" w:author="Author">
            <w:rPr/>
          </w:rPrChange>
        </w:rPr>
        <w:t>Interpreting services</w:t>
      </w:r>
      <w:r>
        <w:t xml:space="preserve"> that include</w:t>
      </w:r>
      <w:ins w:id="1187" w:author="Author">
        <w:r w:rsidR="00FF2598">
          <w:t>:</w:t>
        </w:r>
      </w:ins>
      <w:del w:id="1188" w:author="Author">
        <w:r w:rsidDel="00FF2598">
          <w:delText>s-</w:delText>
        </w:r>
      </w:del>
    </w:p>
    <w:p w14:paraId="6393765C" w14:textId="2433658E" w:rsidR="000801E7" w:rsidRDefault="000801E7" w:rsidP="00253E03">
      <w:pPr>
        <w:pStyle w:val="par3"/>
        <w:spacing w:after="240"/>
      </w:pPr>
      <w:r>
        <w:t>2.3</w:t>
      </w:r>
      <w:r w:rsidR="00580A72">
        <w:t>8</w:t>
      </w:r>
      <w:r>
        <w:t>(3)(d)(i)</w:t>
      </w:r>
      <w:r>
        <w:tab/>
        <w:t xml:space="preserve">The following, when used with respect to children who are </w:t>
      </w:r>
      <w:ins w:id="1189" w:author="Author">
        <w:r w:rsidR="00FF2598">
          <w:t>D</w:t>
        </w:r>
      </w:ins>
      <w:r>
        <w:t xml:space="preserve">deaf or hard of hearing: oral transliteration services, cued language transliteration services, sign language transliteration and interpreting services, and transcription services, such as communication access real-time translation (CART), </w:t>
      </w:r>
      <w:commentRangeStart w:id="1190"/>
      <w:ins w:id="1191" w:author="Author">
        <w:r w:rsidR="00FF2598">
          <w:t>chromogenic print (C</w:t>
        </w:r>
      </w:ins>
      <w:del w:id="1192" w:author="Author">
        <w:r w:rsidDel="00FF2598">
          <w:delText>c</w:delText>
        </w:r>
      </w:del>
      <w:r>
        <w:t>-print</w:t>
      </w:r>
      <w:ins w:id="1193" w:author="Author">
        <w:r w:rsidR="00FF2598">
          <w:t>)</w:t>
        </w:r>
      </w:ins>
      <w:commentRangeEnd w:id="1190"/>
      <w:r w:rsidR="0044148D">
        <w:rPr>
          <w:rStyle w:val="CommentReference"/>
          <w:sz w:val="24"/>
          <w:szCs w:val="24"/>
        </w:rPr>
        <w:commentReference w:id="1190"/>
      </w:r>
      <w:r>
        <w:t xml:space="preserve">, and </w:t>
      </w:r>
      <w:ins w:id="1194" w:author="Author">
        <w:r w:rsidR="00FF2598">
          <w:t>T</w:t>
        </w:r>
      </w:ins>
      <w:del w:id="1195" w:author="Author">
        <w:r w:rsidDel="00FF2598">
          <w:delText>t</w:delText>
        </w:r>
      </w:del>
      <w:r>
        <w:t>ype</w:t>
      </w:r>
      <w:ins w:id="1196" w:author="Author">
        <w:r w:rsidR="00FF2598">
          <w:t>W</w:t>
        </w:r>
      </w:ins>
      <w:del w:id="1197" w:author="Author">
        <w:r w:rsidDel="00FF2598">
          <w:delText>w</w:delText>
        </w:r>
      </w:del>
      <w:r>
        <w:t>ell; and</w:t>
      </w:r>
    </w:p>
    <w:p w14:paraId="2B30A5C1" w14:textId="77777777" w:rsidR="000801E7" w:rsidRDefault="000801E7" w:rsidP="00253E03">
      <w:pPr>
        <w:pStyle w:val="par3"/>
        <w:spacing w:after="240"/>
      </w:pPr>
      <w:r>
        <w:t>2.3</w:t>
      </w:r>
      <w:r w:rsidR="00580A72">
        <w:t>8</w:t>
      </w:r>
      <w:r>
        <w:t>(3)(d)(ii)</w:t>
      </w:r>
      <w:r>
        <w:tab/>
        <w:t xml:space="preserve">Special interpreting services for children who are </w:t>
      </w:r>
      <w:del w:id="1198" w:author="Author">
        <w:r w:rsidDel="00FF2598">
          <w:delText>deaf</w:delText>
        </w:r>
      </w:del>
      <w:ins w:id="1199" w:author="Author">
        <w:r w:rsidR="00FF2598">
          <w:t>Deaf</w:t>
        </w:r>
      </w:ins>
      <w:r>
        <w:t>-</w:t>
      </w:r>
      <w:ins w:id="1200" w:author="Author">
        <w:r w:rsidR="00FF2598">
          <w:t>B</w:t>
        </w:r>
      </w:ins>
      <w:del w:id="1201" w:author="Author">
        <w:r w:rsidDel="00FF2598">
          <w:delText>b</w:delText>
        </w:r>
      </w:del>
      <w:r>
        <w:t>lind.</w:t>
      </w:r>
    </w:p>
    <w:p w14:paraId="04539A09" w14:textId="77777777" w:rsidR="000801E7" w:rsidRDefault="000801E7" w:rsidP="00253E03">
      <w:pPr>
        <w:pStyle w:val="par2"/>
        <w:spacing w:after="240"/>
      </w:pPr>
      <w:r>
        <w:t>2.3</w:t>
      </w:r>
      <w:r w:rsidR="00580A72">
        <w:t>8</w:t>
      </w:r>
      <w:r>
        <w:t>(3)(e)</w:t>
      </w:r>
      <w:r>
        <w:tab/>
      </w:r>
      <w:r w:rsidRPr="00CA3ADF">
        <w:rPr>
          <w:i/>
          <w:iCs/>
          <w:rPrChange w:id="1202" w:author="Author">
            <w:rPr/>
          </w:rPrChange>
        </w:rPr>
        <w:t>Medical services</w:t>
      </w:r>
      <w:r>
        <w:t xml:space="preserve"> means services provided by a licensed physician to determine a child's medically related disability that results in the child's need for special education and related services.</w:t>
      </w:r>
    </w:p>
    <w:p w14:paraId="1648F23C" w14:textId="77777777" w:rsidR="000801E7" w:rsidDel="00FF2598" w:rsidRDefault="000801E7" w:rsidP="00253E03">
      <w:pPr>
        <w:pStyle w:val="par2"/>
        <w:spacing w:after="240"/>
        <w:rPr>
          <w:del w:id="1203" w:author="Author"/>
        </w:rPr>
      </w:pPr>
      <w:r>
        <w:t>2.3</w:t>
      </w:r>
      <w:r w:rsidR="00580A72">
        <w:t>8</w:t>
      </w:r>
      <w:r>
        <w:t>(3)(f)</w:t>
      </w:r>
      <w:r>
        <w:tab/>
      </w:r>
      <w:r w:rsidRPr="00CA3ADF">
        <w:rPr>
          <w:i/>
          <w:iCs/>
          <w:rPrChange w:id="1204" w:author="Author">
            <w:rPr/>
          </w:rPrChange>
        </w:rPr>
        <w:t>Occupational therapy</w:t>
      </w:r>
      <w:ins w:id="1205" w:author="Author">
        <w:r w:rsidR="00FF2598">
          <w:t xml:space="preserve"> </w:t>
        </w:r>
      </w:ins>
      <w:del w:id="1206" w:author="Author">
        <w:r w:rsidDel="00FF2598">
          <w:delText>-</w:delText>
        </w:r>
      </w:del>
    </w:p>
    <w:p w14:paraId="0781ACA9" w14:textId="77777777" w:rsidR="000801E7" w:rsidRDefault="000801E7">
      <w:pPr>
        <w:pStyle w:val="par2"/>
        <w:spacing w:after="240"/>
        <w:pPrChange w:id="1207" w:author="Author">
          <w:pPr>
            <w:pStyle w:val="par3"/>
          </w:pPr>
        </w:pPrChange>
      </w:pPr>
      <w:del w:id="1208" w:author="Author">
        <w:r w:rsidDel="00FF2598">
          <w:delText>2.3</w:delText>
        </w:r>
        <w:r w:rsidR="00580A72" w:rsidDel="00FF2598">
          <w:delText>8</w:delText>
        </w:r>
        <w:r w:rsidDel="00FF2598">
          <w:delText>(3)(f)(i)</w:delText>
        </w:r>
        <w:r w:rsidDel="00FF2598">
          <w:tab/>
          <w:delText>M</w:delText>
        </w:r>
      </w:del>
      <w:ins w:id="1209" w:author="Author">
        <w:r w:rsidR="00FF2598">
          <w:t>m</w:t>
        </w:r>
      </w:ins>
      <w:r>
        <w:t>eans services provided by a qualified occupational therapist</w:t>
      </w:r>
      <w:del w:id="1210" w:author="Author">
        <w:r w:rsidDel="00FF2598">
          <w:delText>;</w:delText>
        </w:r>
      </w:del>
      <w:r>
        <w:t xml:space="preserve"> </w:t>
      </w:r>
      <w:del w:id="1211" w:author="Author">
        <w:r w:rsidDel="00FF2598">
          <w:delText>and</w:delText>
        </w:r>
      </w:del>
      <w:ins w:id="1212" w:author="Author">
        <w:r w:rsidR="00FF2598">
          <w:t>includes:</w:t>
        </w:r>
      </w:ins>
    </w:p>
    <w:p w14:paraId="14C9801A" w14:textId="77777777" w:rsidR="000801E7" w:rsidDel="00FF2598" w:rsidRDefault="000801E7">
      <w:pPr>
        <w:pStyle w:val="par3"/>
        <w:tabs>
          <w:tab w:val="clear" w:pos="720"/>
          <w:tab w:val="clear" w:pos="1440"/>
          <w:tab w:val="clear" w:pos="2160"/>
        </w:tabs>
        <w:spacing w:after="240"/>
        <w:ind w:left="1440" w:firstLine="0"/>
        <w:rPr>
          <w:del w:id="1213" w:author="Author"/>
        </w:rPr>
        <w:pPrChange w:id="1214" w:author="Author">
          <w:pPr>
            <w:pStyle w:val="par3"/>
          </w:pPr>
        </w:pPrChange>
      </w:pPr>
      <w:r>
        <w:t>2.3</w:t>
      </w:r>
      <w:r w:rsidR="00580A72">
        <w:t>8</w:t>
      </w:r>
      <w:r>
        <w:t>(3)(f)(</w:t>
      </w:r>
      <w:del w:id="1215" w:author="Author">
        <w:r w:rsidDel="00FF2598">
          <w:delText>i</w:delText>
        </w:r>
      </w:del>
      <w:r>
        <w:t>i)</w:t>
      </w:r>
      <w:r>
        <w:tab/>
      </w:r>
      <w:del w:id="1216" w:author="Author">
        <w:r w:rsidDel="00FF2598">
          <w:delText>Includes-</w:delText>
        </w:r>
      </w:del>
    </w:p>
    <w:p w14:paraId="11441B79" w14:textId="77777777" w:rsidR="000801E7" w:rsidRDefault="000801E7">
      <w:pPr>
        <w:pStyle w:val="par3"/>
        <w:tabs>
          <w:tab w:val="clear" w:pos="720"/>
          <w:tab w:val="clear" w:pos="1440"/>
          <w:tab w:val="clear" w:pos="2160"/>
        </w:tabs>
        <w:spacing w:after="240"/>
        <w:ind w:left="1440" w:firstLine="0"/>
        <w:pPrChange w:id="1217" w:author="Author">
          <w:pPr>
            <w:pStyle w:val="par4"/>
          </w:pPr>
        </w:pPrChange>
      </w:pPr>
      <w:del w:id="1218" w:author="Author">
        <w:r w:rsidDel="00FF2598">
          <w:delText>2.3</w:delText>
        </w:r>
        <w:r w:rsidR="00580A72" w:rsidDel="00FF2598">
          <w:delText>8</w:delText>
        </w:r>
        <w:r w:rsidDel="00FF2598">
          <w:delText>(3)(f)(ii)(A)</w:delText>
        </w:r>
        <w:r w:rsidDel="00FF2598">
          <w:tab/>
        </w:r>
      </w:del>
      <w:r>
        <w:t>Improving, developing, or restoring functions impaired or lost through illness, injury, or deprivation;</w:t>
      </w:r>
    </w:p>
    <w:p w14:paraId="7CDEA301" w14:textId="77777777" w:rsidR="000801E7" w:rsidRDefault="000801E7">
      <w:pPr>
        <w:pStyle w:val="par4"/>
        <w:tabs>
          <w:tab w:val="clear" w:pos="720"/>
          <w:tab w:val="clear" w:pos="1440"/>
          <w:tab w:val="clear" w:pos="2160"/>
        </w:tabs>
        <w:spacing w:after="240"/>
        <w:ind w:left="1440" w:firstLine="0"/>
        <w:pPrChange w:id="1219" w:author="Author">
          <w:pPr>
            <w:pStyle w:val="par4"/>
          </w:pPr>
        </w:pPrChange>
      </w:pPr>
      <w:r>
        <w:t>2.3</w:t>
      </w:r>
      <w:r w:rsidR="00580A72">
        <w:t>8</w:t>
      </w:r>
      <w:r>
        <w:t>(3)(f)(ii)</w:t>
      </w:r>
      <w:ins w:id="1220" w:author="Author">
        <w:r w:rsidR="00FF2598" w:rsidDel="00FF2598">
          <w:t xml:space="preserve"> </w:t>
        </w:r>
        <w:r w:rsidR="00FF2598">
          <w:tab/>
        </w:r>
      </w:ins>
      <w:del w:id="1221" w:author="Author">
        <w:r w:rsidDel="00FF2598">
          <w:delText>(B)</w:delText>
        </w:r>
        <w:r w:rsidDel="00FF2598">
          <w:tab/>
        </w:r>
      </w:del>
      <w:r>
        <w:t>Improving ability to perform tasks for independent functioning if functions are impaired or lost; and</w:t>
      </w:r>
    </w:p>
    <w:p w14:paraId="04206A75" w14:textId="77777777" w:rsidR="000801E7" w:rsidRDefault="000801E7">
      <w:pPr>
        <w:pStyle w:val="par4"/>
        <w:tabs>
          <w:tab w:val="clear" w:pos="720"/>
          <w:tab w:val="clear" w:pos="1440"/>
          <w:tab w:val="clear" w:pos="2160"/>
        </w:tabs>
        <w:spacing w:after="240"/>
        <w:ind w:left="1440" w:firstLine="0"/>
        <w:pPrChange w:id="1222" w:author="Author">
          <w:pPr>
            <w:pStyle w:val="par4"/>
          </w:pPr>
        </w:pPrChange>
      </w:pPr>
      <w:r>
        <w:t>2.3</w:t>
      </w:r>
      <w:r w:rsidR="00580A72">
        <w:t>8</w:t>
      </w:r>
      <w:r>
        <w:t>(3)(f)(i</w:t>
      </w:r>
      <w:ins w:id="1223" w:author="Author">
        <w:r w:rsidR="00FF2598">
          <w:t>i</w:t>
        </w:r>
      </w:ins>
      <w:r>
        <w:t>i)</w:t>
      </w:r>
      <w:ins w:id="1224" w:author="Author">
        <w:r w:rsidR="00FF2598" w:rsidDel="00FF2598">
          <w:t xml:space="preserve"> </w:t>
        </w:r>
        <w:r w:rsidR="00FF2598">
          <w:tab/>
        </w:r>
      </w:ins>
      <w:del w:id="1225" w:author="Author">
        <w:r w:rsidDel="00FF2598">
          <w:delText>(C)</w:delText>
        </w:r>
        <w:r w:rsidDel="00FF2598">
          <w:tab/>
        </w:r>
      </w:del>
      <w:r>
        <w:t>Preventing, through early intervention, initial or further impairment or loss of function.</w:t>
      </w:r>
    </w:p>
    <w:p w14:paraId="6AA0BF2D" w14:textId="77777777" w:rsidR="000801E7" w:rsidRDefault="000801E7" w:rsidP="00253E03">
      <w:pPr>
        <w:pStyle w:val="par2"/>
        <w:spacing w:after="240"/>
      </w:pPr>
      <w:r>
        <w:t>2.3</w:t>
      </w:r>
      <w:r w:rsidR="00580A72">
        <w:t>8</w:t>
      </w:r>
      <w:r>
        <w:t>(3)(g)</w:t>
      </w:r>
      <w:r>
        <w:tab/>
      </w:r>
      <w:r w:rsidRPr="00CA3ADF">
        <w:rPr>
          <w:i/>
          <w:iCs/>
          <w:rPrChange w:id="1226" w:author="Author">
            <w:rPr/>
          </w:rPrChange>
        </w:rPr>
        <w:t>Orientation and mobility services</w:t>
      </w:r>
      <w:r w:rsidR="009D5BB8">
        <w:t xml:space="preserve"> m</w:t>
      </w:r>
      <w:r>
        <w:t xml:space="preserve">eans services provided to </w:t>
      </w:r>
      <w:ins w:id="1227" w:author="Author">
        <w:r w:rsidR="00FF2598">
          <w:t>B</w:t>
        </w:r>
      </w:ins>
      <w:del w:id="1228" w:author="Author">
        <w:r w:rsidDel="00FF2598">
          <w:delText>b</w:delText>
        </w:r>
      </w:del>
      <w:r>
        <w:t>lind</w:t>
      </w:r>
      <w:ins w:id="1229" w:author="Author">
        <w:r w:rsidR="00FF2598">
          <w:t xml:space="preserve">/Low Vision </w:t>
        </w:r>
      </w:ins>
      <w:del w:id="1230" w:author="Author">
        <w:r w:rsidDel="00FF2598">
          <w:delText xml:space="preserve"> or visually impaired </w:delText>
        </w:r>
      </w:del>
      <w:r>
        <w:t>children by qualified personnel to enable those students to attain systematic orientation to</w:t>
      </w:r>
      <w:r w:rsidR="009D5BB8">
        <w:t>,</w:t>
      </w:r>
      <w:r>
        <w:t xml:space="preserve"> and safe movement within</w:t>
      </w:r>
      <w:r w:rsidR="009D5BB8">
        <w:t>,</w:t>
      </w:r>
      <w:r>
        <w:t xml:space="preserve"> their environments in school, home, and community</w:t>
      </w:r>
      <w:r w:rsidR="009D5BB8">
        <w:t>.</w:t>
      </w:r>
    </w:p>
    <w:p w14:paraId="33D315CA" w14:textId="77777777" w:rsidR="000801E7" w:rsidRDefault="000801E7" w:rsidP="00253E03">
      <w:pPr>
        <w:pStyle w:val="par3"/>
        <w:spacing w:after="240"/>
      </w:pPr>
      <w:r>
        <w:lastRenderedPageBreak/>
        <w:t>2.3</w:t>
      </w:r>
      <w:r w:rsidR="00580A72">
        <w:t>8</w:t>
      </w:r>
      <w:r>
        <w:t>(3)(g)(</w:t>
      </w:r>
      <w:del w:id="1231" w:author="Author">
        <w:r w:rsidDel="009D5BB8">
          <w:delText>i</w:delText>
        </w:r>
      </w:del>
      <w:r>
        <w:t>i)</w:t>
      </w:r>
      <w:r>
        <w:tab/>
      </w:r>
      <w:ins w:id="1232" w:author="Author">
        <w:r w:rsidR="009D5BB8">
          <w:t xml:space="preserve">Orientation and mobility services </w:t>
        </w:r>
      </w:ins>
      <w:del w:id="1233" w:author="Author">
        <w:r w:rsidDel="009D5BB8">
          <w:delText>I</w:delText>
        </w:r>
      </w:del>
      <w:ins w:id="1234" w:author="Author">
        <w:r w:rsidR="009D5BB8">
          <w:t>i</w:t>
        </w:r>
      </w:ins>
      <w:r>
        <w:t>ncludes teaching children the following, as appropriate:</w:t>
      </w:r>
    </w:p>
    <w:p w14:paraId="43F7A433" w14:textId="77777777" w:rsidR="000801E7" w:rsidRDefault="000801E7" w:rsidP="00253E03">
      <w:pPr>
        <w:pStyle w:val="par4"/>
        <w:spacing w:after="240"/>
      </w:pPr>
      <w:r>
        <w:t>2.3</w:t>
      </w:r>
      <w:r w:rsidR="00580A72">
        <w:t>8</w:t>
      </w:r>
      <w:r>
        <w:t>(3)(g)(</w:t>
      </w:r>
      <w:del w:id="1235" w:author="Author">
        <w:r w:rsidDel="009D5BB8">
          <w:delText>i</w:delText>
        </w:r>
      </w:del>
      <w:r>
        <w:t>i)(A)</w:t>
      </w:r>
      <w:r>
        <w:tab/>
        <w:t>Spatial and environmental concepts and use of information received by the senses (such as sound, temperature and vibrations) to establish, maintain, or regain orientation and line of travel (e.g., using sound at a traffic light to cross the street);</w:t>
      </w:r>
    </w:p>
    <w:p w14:paraId="0E630CC0" w14:textId="77777777" w:rsidR="000801E7" w:rsidRDefault="000801E7" w:rsidP="00253E03">
      <w:pPr>
        <w:pStyle w:val="par4"/>
        <w:spacing w:after="240"/>
      </w:pPr>
      <w:r>
        <w:t>2.3</w:t>
      </w:r>
      <w:r w:rsidR="00580A72">
        <w:t>8</w:t>
      </w:r>
      <w:r>
        <w:t>(3)(g)(</w:t>
      </w:r>
      <w:del w:id="1236" w:author="Author">
        <w:r w:rsidDel="009D5BB8">
          <w:delText>i</w:delText>
        </w:r>
      </w:del>
      <w:r>
        <w:t>i)(B)</w:t>
      </w:r>
      <w:r>
        <w:tab/>
        <w:t>To use the long cane or a service animal to supplement visual travel skills or as a tool for safely negotiating the environment for children with no available travel vision;</w:t>
      </w:r>
    </w:p>
    <w:p w14:paraId="08ECDB86" w14:textId="77777777" w:rsidR="000801E7" w:rsidRDefault="000801E7" w:rsidP="00253E03">
      <w:pPr>
        <w:pStyle w:val="par4"/>
        <w:spacing w:after="240"/>
      </w:pPr>
      <w:r>
        <w:t>2.3</w:t>
      </w:r>
      <w:r w:rsidR="00580A72">
        <w:t>8</w:t>
      </w:r>
      <w:r>
        <w:t>(3)(g)(i</w:t>
      </w:r>
      <w:del w:id="1237" w:author="Author">
        <w:r w:rsidDel="009D5BB8">
          <w:delText>i</w:delText>
        </w:r>
      </w:del>
      <w:r>
        <w:t>)(C)</w:t>
      </w:r>
      <w:r>
        <w:tab/>
        <w:t>To understand and use remaining vision and distance low vision aids; and</w:t>
      </w:r>
    </w:p>
    <w:p w14:paraId="01AE58E2" w14:textId="77777777" w:rsidR="003033E7" w:rsidRDefault="000801E7" w:rsidP="00253E03">
      <w:pPr>
        <w:pStyle w:val="par4"/>
        <w:spacing w:after="240"/>
      </w:pPr>
      <w:r>
        <w:t>2.3</w:t>
      </w:r>
      <w:r w:rsidR="00580A72">
        <w:t>8</w:t>
      </w:r>
      <w:r>
        <w:t>(3)(g)(ii)(D)</w:t>
      </w:r>
      <w:r>
        <w:tab/>
        <w:t>Other concepts, techniques, and tools.</w:t>
      </w:r>
    </w:p>
    <w:p w14:paraId="1894883B" w14:textId="77777777" w:rsidR="000801E7" w:rsidRDefault="000801E7" w:rsidP="00253E03">
      <w:pPr>
        <w:pStyle w:val="par2"/>
        <w:spacing w:after="240"/>
      </w:pPr>
      <w:r>
        <w:t>2.3</w:t>
      </w:r>
      <w:r w:rsidR="00580A72">
        <w:t>8</w:t>
      </w:r>
      <w:r>
        <w:t>(3)(h)</w:t>
      </w:r>
      <w:r>
        <w:tab/>
      </w:r>
      <w:r w:rsidRPr="00CA3ADF">
        <w:rPr>
          <w:i/>
          <w:iCs/>
          <w:rPrChange w:id="1238" w:author="Author">
            <w:rPr/>
          </w:rPrChange>
        </w:rPr>
        <w:t xml:space="preserve">Parent counseling and training </w:t>
      </w:r>
      <w:r>
        <w:t>means assisting parents in understanding the special needs of their child; providing parents with information about child development; and helping parents to acquire the necessary skills that will allow them to support the implementation of their child's IEP.</w:t>
      </w:r>
    </w:p>
    <w:p w14:paraId="153B06C5" w14:textId="77777777" w:rsidR="000801E7" w:rsidRDefault="000801E7" w:rsidP="00253E03">
      <w:pPr>
        <w:pStyle w:val="par2"/>
        <w:spacing w:after="240"/>
      </w:pPr>
      <w:r>
        <w:t>2.3</w:t>
      </w:r>
      <w:r w:rsidR="00580A72">
        <w:t>8</w:t>
      </w:r>
      <w:r>
        <w:t>(3)(i)</w:t>
      </w:r>
      <w:r>
        <w:tab/>
      </w:r>
      <w:r w:rsidRPr="00CA3ADF">
        <w:rPr>
          <w:i/>
          <w:iCs/>
          <w:rPrChange w:id="1239" w:author="Author">
            <w:rPr/>
          </w:rPrChange>
        </w:rPr>
        <w:t>Physical therapy</w:t>
      </w:r>
      <w:r>
        <w:t xml:space="preserve"> means services provided by a qualified physical therapist.</w:t>
      </w:r>
    </w:p>
    <w:p w14:paraId="147F7B0D" w14:textId="77777777" w:rsidR="000801E7" w:rsidRDefault="000801E7" w:rsidP="00253E03">
      <w:pPr>
        <w:pStyle w:val="par2"/>
        <w:spacing w:after="240"/>
      </w:pPr>
      <w:r>
        <w:t>2.3</w:t>
      </w:r>
      <w:r w:rsidR="00F84BF8">
        <w:t>8</w:t>
      </w:r>
      <w:r>
        <w:t>(3)(j)</w:t>
      </w:r>
      <w:r>
        <w:tab/>
      </w:r>
      <w:r w:rsidRPr="00CA3ADF">
        <w:rPr>
          <w:i/>
          <w:iCs/>
          <w:rPrChange w:id="1240" w:author="Author">
            <w:rPr/>
          </w:rPrChange>
        </w:rPr>
        <w:t>Psychological services</w:t>
      </w:r>
      <w:r>
        <w:t xml:space="preserve"> includes</w:t>
      </w:r>
      <w:ins w:id="1241" w:author="Author">
        <w:r w:rsidR="00E729E7">
          <w:t>:</w:t>
        </w:r>
      </w:ins>
      <w:del w:id="1242" w:author="Author">
        <w:r w:rsidDel="00E729E7">
          <w:delText>-</w:delText>
        </w:r>
      </w:del>
    </w:p>
    <w:p w14:paraId="79A06022" w14:textId="77777777" w:rsidR="000801E7" w:rsidRDefault="000801E7" w:rsidP="00253E03">
      <w:pPr>
        <w:pStyle w:val="par3"/>
        <w:spacing w:after="240"/>
      </w:pPr>
      <w:r>
        <w:t>2.3</w:t>
      </w:r>
      <w:r w:rsidR="00F84BF8">
        <w:t>8</w:t>
      </w:r>
      <w:r>
        <w:t>(3)(j)(i)</w:t>
      </w:r>
      <w:r>
        <w:tab/>
        <w:t>Administering psychological and educational tests</w:t>
      </w:r>
      <w:del w:id="1243" w:author="Author">
        <w:r w:rsidDel="009D5BB8">
          <w:delText>,</w:delText>
        </w:r>
      </w:del>
      <w:r>
        <w:t xml:space="preserve"> and other assessment procedures;</w:t>
      </w:r>
    </w:p>
    <w:p w14:paraId="18950452" w14:textId="77777777" w:rsidR="000801E7" w:rsidRDefault="000801E7" w:rsidP="00253E03">
      <w:pPr>
        <w:pStyle w:val="par3"/>
        <w:spacing w:after="240"/>
      </w:pPr>
      <w:r>
        <w:t>2.3</w:t>
      </w:r>
      <w:r w:rsidR="00F84BF8">
        <w:t>8</w:t>
      </w:r>
      <w:r>
        <w:t>(3)(j)(ii)</w:t>
      </w:r>
      <w:r>
        <w:tab/>
        <w:t>Interpreting assessment results;</w:t>
      </w:r>
    </w:p>
    <w:p w14:paraId="27D37CF5" w14:textId="77777777" w:rsidR="000801E7" w:rsidRDefault="000801E7" w:rsidP="00253E03">
      <w:pPr>
        <w:pStyle w:val="par3"/>
        <w:spacing w:after="240"/>
      </w:pPr>
      <w:r>
        <w:t>2.3</w:t>
      </w:r>
      <w:r w:rsidR="00F84BF8">
        <w:t>8</w:t>
      </w:r>
      <w:r>
        <w:t>(3)(j)(iii)</w:t>
      </w:r>
      <w:r>
        <w:tab/>
        <w:t>Obtaining, integrating, and interpreting information about child behavior and conditions relating to learning;</w:t>
      </w:r>
    </w:p>
    <w:p w14:paraId="776D7B32" w14:textId="77777777" w:rsidR="000801E7" w:rsidRDefault="000801E7" w:rsidP="00253E03">
      <w:pPr>
        <w:pStyle w:val="par3"/>
        <w:spacing w:after="240"/>
      </w:pPr>
      <w:r>
        <w:t>2.3</w:t>
      </w:r>
      <w:r w:rsidR="00F84BF8">
        <w:t>8</w:t>
      </w:r>
      <w:r>
        <w:t>(3)(j)(iv)</w:t>
      </w:r>
      <w:r>
        <w:tab/>
        <w:t>Consulting with other staff members in planning school programs to meet the special educational needs of children as indicated by psychological test</w:t>
      </w:r>
      <w:r w:rsidR="00FE3F1D">
        <w:t xml:space="preserve"> </w:t>
      </w:r>
      <w:r>
        <w:t>interviews, direct observation, and behavioral evaluations;</w:t>
      </w:r>
    </w:p>
    <w:p w14:paraId="3E1C3635" w14:textId="77777777" w:rsidR="000801E7" w:rsidRDefault="000801E7" w:rsidP="00253E03">
      <w:pPr>
        <w:pStyle w:val="par3"/>
        <w:spacing w:after="240"/>
      </w:pPr>
      <w:r>
        <w:lastRenderedPageBreak/>
        <w:t>2.3</w:t>
      </w:r>
      <w:r w:rsidR="00F84BF8">
        <w:t>8</w:t>
      </w:r>
      <w:r>
        <w:t>(3)(j)(v)</w:t>
      </w:r>
      <w:r>
        <w:tab/>
        <w:t>Planning and managing a program of psychological services, including psychological counseling for children and parents; and</w:t>
      </w:r>
    </w:p>
    <w:p w14:paraId="5B5871A2" w14:textId="77777777" w:rsidR="000801E7" w:rsidRDefault="000801E7" w:rsidP="00253E03">
      <w:pPr>
        <w:pStyle w:val="par3"/>
        <w:spacing w:after="240"/>
      </w:pPr>
      <w:r>
        <w:t>2.3</w:t>
      </w:r>
      <w:r w:rsidR="00F84BF8">
        <w:t>8</w:t>
      </w:r>
      <w:r>
        <w:t>(3)(j)(vi)</w:t>
      </w:r>
      <w:r>
        <w:tab/>
        <w:t>Assisting in developing positive behavioral intervention strategies.</w:t>
      </w:r>
    </w:p>
    <w:p w14:paraId="6B0C40A5" w14:textId="77777777" w:rsidR="000801E7" w:rsidRDefault="000801E7" w:rsidP="00253E03">
      <w:pPr>
        <w:pStyle w:val="par2"/>
        <w:spacing w:after="240"/>
      </w:pPr>
      <w:r>
        <w:t>2.3</w:t>
      </w:r>
      <w:r w:rsidR="00F84BF8">
        <w:t>8</w:t>
      </w:r>
      <w:r>
        <w:t>(3)(k)</w:t>
      </w:r>
      <w:r>
        <w:tab/>
      </w:r>
      <w:r w:rsidRPr="00CA3ADF">
        <w:rPr>
          <w:i/>
          <w:iCs/>
          <w:rPrChange w:id="1244" w:author="Author">
            <w:rPr/>
          </w:rPrChange>
        </w:rPr>
        <w:t>Recreation</w:t>
      </w:r>
      <w:r>
        <w:t xml:space="preserve"> includes</w:t>
      </w:r>
      <w:ins w:id="1245" w:author="Author">
        <w:r w:rsidR="00E729E7">
          <w:t>:</w:t>
        </w:r>
      </w:ins>
      <w:del w:id="1246" w:author="Author">
        <w:r w:rsidDel="00E729E7">
          <w:delText>-</w:delText>
        </w:r>
      </w:del>
    </w:p>
    <w:p w14:paraId="5018F041" w14:textId="77777777" w:rsidR="000801E7" w:rsidRDefault="000801E7" w:rsidP="00253E03">
      <w:pPr>
        <w:pStyle w:val="par3"/>
        <w:spacing w:after="240"/>
      </w:pPr>
      <w:r>
        <w:t>2.3</w:t>
      </w:r>
      <w:r w:rsidR="00F84BF8">
        <w:t>8</w:t>
      </w:r>
      <w:r>
        <w:t>(3)(k)(i)</w:t>
      </w:r>
      <w:r>
        <w:tab/>
        <w:t>Assessment of leisure function;</w:t>
      </w:r>
    </w:p>
    <w:p w14:paraId="67C5C042" w14:textId="77777777" w:rsidR="000801E7" w:rsidRDefault="000801E7" w:rsidP="00253E03">
      <w:pPr>
        <w:pStyle w:val="par3"/>
        <w:spacing w:after="240"/>
      </w:pPr>
      <w:r>
        <w:t>2.3</w:t>
      </w:r>
      <w:r w:rsidR="00F84BF8">
        <w:t>8</w:t>
      </w:r>
      <w:r>
        <w:t>(3)(k)(ii)</w:t>
      </w:r>
      <w:r>
        <w:tab/>
        <w:t>Therapeutic recreation services;</w:t>
      </w:r>
    </w:p>
    <w:p w14:paraId="286D8B3B" w14:textId="77777777" w:rsidR="000801E7" w:rsidRDefault="000801E7" w:rsidP="00253E03">
      <w:pPr>
        <w:pStyle w:val="par3"/>
        <w:spacing w:after="240"/>
      </w:pPr>
      <w:r>
        <w:t>2.3</w:t>
      </w:r>
      <w:r w:rsidR="00F84BF8">
        <w:t>8</w:t>
      </w:r>
      <w:r>
        <w:t>(3)(k)(iii)</w:t>
      </w:r>
      <w:r>
        <w:tab/>
        <w:t>Recreation programs in schools and community agencies; and</w:t>
      </w:r>
    </w:p>
    <w:p w14:paraId="0D831574" w14:textId="77777777" w:rsidR="000801E7" w:rsidRDefault="000801E7" w:rsidP="00253E03">
      <w:pPr>
        <w:pStyle w:val="par3"/>
        <w:spacing w:after="240"/>
      </w:pPr>
      <w:r>
        <w:t>2.3</w:t>
      </w:r>
      <w:r w:rsidR="00F84BF8">
        <w:t>8</w:t>
      </w:r>
      <w:r>
        <w:t>(3)(k)(iv)</w:t>
      </w:r>
      <w:r>
        <w:tab/>
        <w:t>Leisure education.</w:t>
      </w:r>
    </w:p>
    <w:p w14:paraId="78DAAD66" w14:textId="77777777" w:rsidR="000801E7" w:rsidRDefault="000801E7" w:rsidP="00253E03">
      <w:pPr>
        <w:pStyle w:val="par2"/>
        <w:spacing w:after="240"/>
      </w:pPr>
      <w:r>
        <w:t>2.3</w:t>
      </w:r>
      <w:r w:rsidR="00F84BF8">
        <w:t>8</w:t>
      </w:r>
      <w:r>
        <w:t>(3)(l)</w:t>
      </w:r>
      <w:r>
        <w:tab/>
      </w:r>
      <w:r w:rsidRPr="00CA3ADF">
        <w:rPr>
          <w:i/>
          <w:iCs/>
          <w:rPrChange w:id="1247" w:author="Author">
            <w:rPr/>
          </w:rPrChange>
        </w:rPr>
        <w:t>Rehabilitation counseling services means</w:t>
      </w:r>
      <w:r>
        <w:t xml:space="preserve"> services provided by qualified personnel in individual or group sessions that focus specifically on career development, employment preparation, achieving independence, and integration in the workplace and community of a student with a disability. The term also includes vocational rehabilitation services provided to a student with a disability by vocational rehabilitation programs funded under the Rehabilitation Act of 1973, as amended, 29 U.S.C. </w:t>
      </w:r>
      <w:ins w:id="1248" w:author="Author">
        <w:r w:rsidR="009D5BB8">
          <w:rPr>
            <w:rFonts w:cs="Arial"/>
          </w:rPr>
          <w:t>§</w:t>
        </w:r>
        <w:r w:rsidR="009D5BB8">
          <w:t xml:space="preserve"> </w:t>
        </w:r>
      </w:ins>
      <w:r>
        <w:t>701 et seq.</w:t>
      </w:r>
    </w:p>
    <w:p w14:paraId="783B0CF9" w14:textId="77777777" w:rsidR="000801E7" w:rsidRDefault="000801E7" w:rsidP="00253E03">
      <w:pPr>
        <w:pStyle w:val="par2"/>
        <w:spacing w:after="240"/>
      </w:pPr>
      <w:r>
        <w:t>2.3</w:t>
      </w:r>
      <w:r w:rsidR="00F84BF8">
        <w:t>8</w:t>
      </w:r>
      <w:r>
        <w:t>(3)(m)</w:t>
      </w:r>
      <w:r>
        <w:tab/>
      </w:r>
      <w:r w:rsidRPr="00CA3ADF">
        <w:rPr>
          <w:i/>
          <w:iCs/>
          <w:rPrChange w:id="1249" w:author="Author">
            <w:rPr/>
          </w:rPrChange>
        </w:rPr>
        <w:t>School health services</w:t>
      </w:r>
      <w:r>
        <w:t xml:space="preserve"> and </w:t>
      </w:r>
      <w:r w:rsidRPr="00CA3ADF">
        <w:rPr>
          <w:i/>
          <w:iCs/>
          <w:rPrChange w:id="1250" w:author="Author">
            <w:rPr/>
          </w:rPrChange>
        </w:rPr>
        <w:t>school nurse services</w:t>
      </w:r>
      <w:r>
        <w:t xml:space="preserve"> mean</w:t>
      </w:r>
      <w:del w:id="1251" w:author="Author">
        <w:r w:rsidDel="009D5BB8">
          <w:delText>s</w:delText>
        </w:r>
      </w:del>
      <w:r>
        <w:t xml:space="preserve"> health services that are designed to enable a child with a disability to receive FAPE as described in the child's IEP. School nurse services are services provided by a qualified school nurse. School health services are services that may be provided by either a qualified school nurse or other qualified person.</w:t>
      </w:r>
    </w:p>
    <w:p w14:paraId="0C6DB475" w14:textId="77777777" w:rsidR="000801E7" w:rsidRDefault="000801E7" w:rsidP="00253E03">
      <w:pPr>
        <w:pStyle w:val="par2"/>
        <w:spacing w:after="240"/>
      </w:pPr>
      <w:r>
        <w:t>2.3</w:t>
      </w:r>
      <w:r w:rsidR="00F84BF8">
        <w:t>8</w:t>
      </w:r>
      <w:r>
        <w:t>(3)(n)</w:t>
      </w:r>
      <w:r>
        <w:tab/>
      </w:r>
      <w:r w:rsidRPr="00CA3ADF">
        <w:rPr>
          <w:i/>
          <w:iCs/>
          <w:rPrChange w:id="1252" w:author="Author">
            <w:rPr/>
          </w:rPrChange>
        </w:rPr>
        <w:t>Social work services in schools</w:t>
      </w:r>
      <w:r>
        <w:t xml:space="preserve"> includes-</w:t>
      </w:r>
    </w:p>
    <w:p w14:paraId="67B093B0" w14:textId="5F7068CE" w:rsidR="000801E7" w:rsidRDefault="000801E7" w:rsidP="00253E03">
      <w:pPr>
        <w:pStyle w:val="par3"/>
        <w:spacing w:after="240"/>
      </w:pPr>
      <w:r>
        <w:t>2.3</w:t>
      </w:r>
      <w:r w:rsidR="00F84BF8">
        <w:t>8</w:t>
      </w:r>
      <w:r>
        <w:t>(3)(n)(i)</w:t>
      </w:r>
      <w:r>
        <w:tab/>
        <w:t xml:space="preserve">Preparing a social or developmental history </w:t>
      </w:r>
      <w:r w:rsidR="484F3ED1">
        <w:t>o</w:t>
      </w:r>
      <w:ins w:id="1253" w:author="Author">
        <w:r w:rsidR="58EA6E1E">
          <w:t>f</w:t>
        </w:r>
      </w:ins>
      <w:del w:id="1254" w:author="Author">
        <w:r w:rsidDel="484F3ED1">
          <w:delText>n</w:delText>
        </w:r>
      </w:del>
      <w:r>
        <w:t xml:space="preserve"> a child with a disability;</w:t>
      </w:r>
    </w:p>
    <w:p w14:paraId="7C1EC710" w14:textId="77777777" w:rsidR="000801E7" w:rsidRDefault="000801E7" w:rsidP="00253E03">
      <w:pPr>
        <w:pStyle w:val="par3"/>
        <w:spacing w:after="240"/>
      </w:pPr>
      <w:r>
        <w:t>2.3</w:t>
      </w:r>
      <w:r w:rsidR="00F84BF8">
        <w:t>8</w:t>
      </w:r>
      <w:r>
        <w:t>(3)(n)(ii)</w:t>
      </w:r>
      <w:r>
        <w:tab/>
        <w:t>Group and individual counseling with the child and family;</w:t>
      </w:r>
    </w:p>
    <w:p w14:paraId="43C7A1E1" w14:textId="77777777" w:rsidR="000801E7" w:rsidRDefault="000801E7" w:rsidP="00253E03">
      <w:pPr>
        <w:pStyle w:val="par3"/>
        <w:spacing w:after="240"/>
      </w:pPr>
      <w:r>
        <w:t>2.3</w:t>
      </w:r>
      <w:r w:rsidR="00F84BF8">
        <w:t>8</w:t>
      </w:r>
      <w:r>
        <w:t>(3)(n)(iii)</w:t>
      </w:r>
      <w:r>
        <w:tab/>
        <w:t>Working in partnership with parents and others on those problems in a child's living situation (</w:t>
      </w:r>
      <w:ins w:id="1255" w:author="Author">
        <w:r w:rsidR="009D5BB8">
          <w:t xml:space="preserve">i.e., </w:t>
        </w:r>
      </w:ins>
      <w:r>
        <w:t>home, school, and community) that affect the child's adjustment in school;</w:t>
      </w:r>
    </w:p>
    <w:p w14:paraId="5C9A1253" w14:textId="478DAB3E" w:rsidR="000801E7" w:rsidRDefault="000801E7" w:rsidP="00253E03">
      <w:pPr>
        <w:pStyle w:val="par3"/>
        <w:spacing w:after="240"/>
      </w:pPr>
      <w:r>
        <w:lastRenderedPageBreak/>
        <w:t>2.3</w:t>
      </w:r>
      <w:r w:rsidR="00F84BF8">
        <w:t>8</w:t>
      </w:r>
      <w:r>
        <w:t>(3)(n)(iv)</w:t>
      </w:r>
      <w:r>
        <w:tab/>
        <w:t xml:space="preserve">Mobilizing school and community resources to enable the child to learn as effectively as possible in </w:t>
      </w:r>
      <w:del w:id="1256" w:author="Author">
        <w:r>
          <w:delText>his or her</w:delText>
        </w:r>
      </w:del>
      <w:ins w:id="1257" w:author="Author">
        <w:r w:rsidR="00CA4CE3">
          <w:t>the child’s</w:t>
        </w:r>
      </w:ins>
      <w:r>
        <w:t xml:space="preserve"> educational program; and</w:t>
      </w:r>
    </w:p>
    <w:p w14:paraId="1DBDCEF9" w14:textId="77777777" w:rsidR="000801E7" w:rsidRDefault="000801E7" w:rsidP="00253E03">
      <w:pPr>
        <w:pStyle w:val="par3"/>
        <w:spacing w:after="240"/>
      </w:pPr>
      <w:r>
        <w:t>2.3</w:t>
      </w:r>
      <w:r w:rsidR="00F84BF8">
        <w:t>8</w:t>
      </w:r>
      <w:r>
        <w:t>(3)(n)(v)</w:t>
      </w:r>
      <w:r>
        <w:tab/>
        <w:t>Assisting in developing positive behavioral intervention strategies.</w:t>
      </w:r>
    </w:p>
    <w:p w14:paraId="15B9F19D" w14:textId="77777777" w:rsidR="000801E7" w:rsidRDefault="000801E7" w:rsidP="00253E03">
      <w:pPr>
        <w:pStyle w:val="par2"/>
        <w:spacing w:after="240"/>
      </w:pPr>
      <w:r>
        <w:t>2.3</w:t>
      </w:r>
      <w:r w:rsidR="00F84BF8">
        <w:t>8</w:t>
      </w:r>
      <w:r>
        <w:t>(3)(o)</w:t>
      </w:r>
      <w:r>
        <w:tab/>
      </w:r>
      <w:r w:rsidRPr="00CA3ADF">
        <w:rPr>
          <w:i/>
          <w:iCs/>
          <w:rPrChange w:id="1258" w:author="Author">
            <w:rPr/>
          </w:rPrChange>
        </w:rPr>
        <w:t>Transportation</w:t>
      </w:r>
      <w:r>
        <w:t xml:space="preserve"> includes-</w:t>
      </w:r>
    </w:p>
    <w:p w14:paraId="1976CEA2" w14:textId="77777777" w:rsidR="000801E7" w:rsidRDefault="000801E7" w:rsidP="00253E03">
      <w:pPr>
        <w:pStyle w:val="par3"/>
        <w:spacing w:after="240"/>
      </w:pPr>
      <w:r>
        <w:t>2.3</w:t>
      </w:r>
      <w:r w:rsidR="00F84BF8">
        <w:t>8</w:t>
      </w:r>
      <w:r>
        <w:t>(3)(o)(i)</w:t>
      </w:r>
      <w:r>
        <w:tab/>
        <w:t>Travel to and from school and between schools;</w:t>
      </w:r>
    </w:p>
    <w:p w14:paraId="7DE1D1F9" w14:textId="77777777" w:rsidR="000801E7" w:rsidRDefault="000801E7" w:rsidP="00253E03">
      <w:pPr>
        <w:pStyle w:val="par3"/>
        <w:spacing w:after="240"/>
      </w:pPr>
      <w:r>
        <w:t>2.3</w:t>
      </w:r>
      <w:r w:rsidR="00F84BF8">
        <w:t>8</w:t>
      </w:r>
      <w:r>
        <w:t>(3)(o)(ii)</w:t>
      </w:r>
      <w:r>
        <w:tab/>
        <w:t>Travel in and around school buildings; and</w:t>
      </w:r>
    </w:p>
    <w:p w14:paraId="5B413557" w14:textId="77777777" w:rsidR="000801E7" w:rsidRDefault="000801E7" w:rsidP="00253E03">
      <w:pPr>
        <w:pStyle w:val="par3"/>
        <w:spacing w:after="240"/>
      </w:pPr>
      <w:r>
        <w:t>2.3</w:t>
      </w:r>
      <w:r w:rsidR="00F84BF8">
        <w:t>8</w:t>
      </w:r>
      <w:r>
        <w:t>(3)(o)(iii)</w:t>
      </w:r>
      <w:r>
        <w:tab/>
        <w:t>Specialized equipment (</w:t>
      </w:r>
      <w:del w:id="1259" w:author="Author">
        <w:r w:rsidDel="009D5BB8">
          <w:delText>such as</w:delText>
        </w:r>
      </w:del>
      <w:ins w:id="1260" w:author="Author">
        <w:r w:rsidR="009D5BB8">
          <w:t>e.g.,</w:t>
        </w:r>
      </w:ins>
      <w:r>
        <w:t xml:space="preserve"> special or adapted buses, lifts, and ramps), if required to provide special transportation for a child with a disability.</w:t>
      </w:r>
    </w:p>
    <w:p w14:paraId="6FA83C6B" w14:textId="77777777" w:rsidR="000801E7" w:rsidRPr="00A14B6F" w:rsidRDefault="000801E7" w:rsidP="00253E03">
      <w:pPr>
        <w:pStyle w:val="par1"/>
        <w:spacing w:after="240"/>
        <w:rPr>
          <w:b/>
          <w:bCs/>
        </w:rPr>
      </w:pPr>
      <w:r w:rsidRPr="00A14B6F">
        <w:rPr>
          <w:b/>
          <w:bCs/>
        </w:rPr>
        <w:t>2.3</w:t>
      </w:r>
      <w:r w:rsidR="00F84BF8">
        <w:rPr>
          <w:b/>
          <w:bCs/>
        </w:rPr>
        <w:t>9</w:t>
      </w:r>
      <w:r w:rsidRPr="00A14B6F">
        <w:rPr>
          <w:b/>
          <w:bCs/>
        </w:rPr>
        <w:tab/>
        <w:t>Scientifically Based Research</w:t>
      </w:r>
    </w:p>
    <w:p w14:paraId="2422D1B4" w14:textId="77777777" w:rsidR="000801E7" w:rsidRDefault="000801E7" w:rsidP="00253E03">
      <w:pPr>
        <w:pStyle w:val="upar1"/>
        <w:spacing w:after="240"/>
      </w:pPr>
      <w:r w:rsidRPr="00AB47B7">
        <w:rPr>
          <w:i/>
          <w:iCs/>
        </w:rPr>
        <w:t xml:space="preserve">Scientifically </w:t>
      </w:r>
      <w:ins w:id="1261" w:author="Author">
        <w:r w:rsidR="00E729E7">
          <w:rPr>
            <w:i/>
            <w:iCs/>
          </w:rPr>
          <w:t>b</w:t>
        </w:r>
      </w:ins>
      <w:del w:id="1262" w:author="Author">
        <w:r w:rsidRPr="00AB47B7" w:rsidDel="00E729E7">
          <w:rPr>
            <w:i/>
            <w:iCs/>
          </w:rPr>
          <w:delText>B</w:delText>
        </w:r>
      </w:del>
      <w:r w:rsidRPr="00AB47B7">
        <w:rPr>
          <w:i/>
          <w:iCs/>
        </w:rPr>
        <w:t xml:space="preserve">ased </w:t>
      </w:r>
      <w:ins w:id="1263" w:author="Author">
        <w:r w:rsidR="00E729E7">
          <w:rPr>
            <w:i/>
            <w:iCs/>
          </w:rPr>
          <w:t>r</w:t>
        </w:r>
      </w:ins>
      <w:del w:id="1264" w:author="Author">
        <w:r w:rsidRPr="00AB47B7" w:rsidDel="00E729E7">
          <w:rPr>
            <w:i/>
            <w:iCs/>
          </w:rPr>
          <w:delText>R</w:delText>
        </w:r>
      </w:del>
      <w:r w:rsidRPr="00AB47B7">
        <w:rPr>
          <w:i/>
          <w:iCs/>
        </w:rPr>
        <w:t>esearch</w:t>
      </w:r>
      <w:r>
        <w:t xml:space="preserve"> has the meaning given the </w:t>
      </w:r>
      <w:r w:rsidR="00122276" w:rsidRPr="00122276">
        <w:t>term in 20 U</w:t>
      </w:r>
      <w:r w:rsidR="009D5BB8">
        <w:t>.</w:t>
      </w:r>
      <w:r w:rsidR="00122276" w:rsidRPr="00122276">
        <w:t>S</w:t>
      </w:r>
      <w:r w:rsidR="009D5BB8">
        <w:t>.</w:t>
      </w:r>
      <w:r w:rsidR="00122276" w:rsidRPr="00122276">
        <w:t>C</w:t>
      </w:r>
      <w:r w:rsidR="009D5BB8">
        <w:t>.</w:t>
      </w:r>
      <w:r w:rsidR="00122276" w:rsidRPr="00122276">
        <w:t xml:space="preserve"> § 9501(18).</w:t>
      </w:r>
    </w:p>
    <w:p w14:paraId="66D3B18B" w14:textId="77777777" w:rsidR="000801E7" w:rsidRPr="00A14B6F" w:rsidRDefault="000801E7" w:rsidP="00253E03">
      <w:pPr>
        <w:pStyle w:val="par1"/>
        <w:spacing w:after="240"/>
        <w:rPr>
          <w:b/>
          <w:bCs/>
        </w:rPr>
      </w:pPr>
      <w:r w:rsidRPr="00A14B6F">
        <w:rPr>
          <w:b/>
          <w:bCs/>
        </w:rPr>
        <w:t>2.</w:t>
      </w:r>
      <w:r w:rsidR="00F84BF8">
        <w:rPr>
          <w:b/>
          <w:bCs/>
        </w:rPr>
        <w:t>40</w:t>
      </w:r>
      <w:r w:rsidRPr="00A14B6F">
        <w:rPr>
          <w:b/>
          <w:bCs/>
        </w:rPr>
        <w:tab/>
        <w:t>School</w:t>
      </w:r>
    </w:p>
    <w:p w14:paraId="624F0274" w14:textId="77777777" w:rsidR="000801E7" w:rsidDel="009D5BB8" w:rsidRDefault="000801E7" w:rsidP="00253E03">
      <w:pPr>
        <w:pStyle w:val="par1"/>
        <w:spacing w:after="240"/>
        <w:rPr>
          <w:del w:id="1265" w:author="Author"/>
        </w:rPr>
      </w:pPr>
      <w:r>
        <w:t>2.</w:t>
      </w:r>
      <w:r w:rsidR="00F84BF8">
        <w:t>40</w:t>
      </w:r>
      <w:r>
        <w:t>(1)</w:t>
      </w:r>
      <w:r>
        <w:tab/>
      </w:r>
      <w:del w:id="1266" w:author="Author">
        <w:r w:rsidDel="009D5BB8">
          <w:delText>Elementary School</w:delText>
        </w:r>
      </w:del>
    </w:p>
    <w:p w14:paraId="0C1DF7A2" w14:textId="77777777" w:rsidR="000801E7" w:rsidRDefault="000801E7">
      <w:pPr>
        <w:pStyle w:val="par1"/>
        <w:spacing w:after="240"/>
        <w:pPrChange w:id="1267" w:author="Author">
          <w:pPr>
            <w:pStyle w:val="upar2"/>
          </w:pPr>
        </w:pPrChange>
      </w:pPr>
      <w:r>
        <w:t xml:space="preserve">When used in </w:t>
      </w:r>
      <w:ins w:id="1268" w:author="Author">
        <w:r w:rsidR="00416BBE">
          <w:t xml:space="preserve">IDEA </w:t>
        </w:r>
      </w:ins>
      <w:del w:id="1269" w:author="Author">
        <w:r w:rsidDel="009D5BB8">
          <w:delText xml:space="preserve">34 CFR </w:delText>
        </w:r>
      </w:del>
      <w:r>
        <w:t xml:space="preserve">Part B, </w:t>
      </w:r>
      <w:del w:id="1270" w:author="Author">
        <w:r w:rsidRPr="00AB47B7" w:rsidDel="00E729E7">
          <w:rPr>
            <w:i/>
            <w:iCs/>
          </w:rPr>
          <w:delText>E</w:delText>
        </w:r>
      </w:del>
      <w:ins w:id="1271" w:author="Author">
        <w:r w:rsidR="00E729E7">
          <w:rPr>
            <w:i/>
            <w:iCs/>
          </w:rPr>
          <w:t>e</w:t>
        </w:r>
      </w:ins>
      <w:r w:rsidRPr="00AB47B7">
        <w:rPr>
          <w:i/>
          <w:iCs/>
        </w:rPr>
        <w:t xml:space="preserve">lementary </w:t>
      </w:r>
      <w:ins w:id="1272" w:author="Author">
        <w:r w:rsidR="00E729E7">
          <w:rPr>
            <w:i/>
            <w:iCs/>
          </w:rPr>
          <w:t>s</w:t>
        </w:r>
      </w:ins>
      <w:del w:id="1273" w:author="Author">
        <w:r w:rsidRPr="00AB47B7" w:rsidDel="00E729E7">
          <w:rPr>
            <w:i/>
            <w:iCs/>
          </w:rPr>
          <w:delText>S</w:delText>
        </w:r>
      </w:del>
      <w:r w:rsidRPr="00AB47B7">
        <w:rPr>
          <w:i/>
          <w:iCs/>
        </w:rPr>
        <w:t>chool</w:t>
      </w:r>
      <w:r>
        <w:t xml:space="preserve"> means a nonprofit institutional day or residential school, including a public elementary charter school</w:t>
      </w:r>
      <w:ins w:id="1274" w:author="Author">
        <w:r w:rsidR="009D5BB8">
          <w:t>,</w:t>
        </w:r>
      </w:ins>
      <w:r>
        <w:t xml:space="preserve"> that provides elementary education, as determined under State law.</w:t>
      </w:r>
    </w:p>
    <w:p w14:paraId="74B1AD02" w14:textId="77777777" w:rsidR="000801E7" w:rsidRPr="00F84BF8" w:rsidDel="009D5BB8" w:rsidRDefault="000801E7" w:rsidP="00253E03">
      <w:pPr>
        <w:pStyle w:val="par1"/>
        <w:spacing w:after="240"/>
        <w:rPr>
          <w:del w:id="1275" w:author="Author"/>
        </w:rPr>
      </w:pPr>
      <w:r w:rsidRPr="00F84BF8">
        <w:t>2.</w:t>
      </w:r>
      <w:r w:rsidR="00F84BF8" w:rsidRPr="00F84BF8">
        <w:t>40</w:t>
      </w:r>
      <w:r w:rsidRPr="00F84BF8">
        <w:t>(2)</w:t>
      </w:r>
      <w:r w:rsidRPr="00F84BF8">
        <w:tab/>
      </w:r>
      <w:del w:id="1276" w:author="Author">
        <w:r w:rsidRPr="00F84BF8" w:rsidDel="009D5BB8">
          <w:delText>Secondary School</w:delText>
        </w:r>
      </w:del>
    </w:p>
    <w:p w14:paraId="5F47178B" w14:textId="77777777" w:rsidR="000801E7" w:rsidRDefault="000801E7">
      <w:pPr>
        <w:pStyle w:val="par1"/>
        <w:spacing w:after="240"/>
        <w:pPrChange w:id="1277" w:author="Author">
          <w:pPr>
            <w:pStyle w:val="upar2"/>
          </w:pPr>
        </w:pPrChange>
      </w:pPr>
      <w:r>
        <w:t xml:space="preserve">When used in </w:t>
      </w:r>
      <w:ins w:id="1278" w:author="Author">
        <w:r w:rsidR="00416BBE">
          <w:t xml:space="preserve">IDEA </w:t>
        </w:r>
      </w:ins>
      <w:del w:id="1279" w:author="Author">
        <w:r w:rsidDel="009D5BB8">
          <w:delText xml:space="preserve">34 CFR </w:delText>
        </w:r>
      </w:del>
      <w:r>
        <w:t xml:space="preserve">Part B, </w:t>
      </w:r>
      <w:ins w:id="1280" w:author="Author">
        <w:r w:rsidR="00E729E7">
          <w:rPr>
            <w:i/>
            <w:iCs/>
          </w:rPr>
          <w:t>s</w:t>
        </w:r>
      </w:ins>
      <w:del w:id="1281" w:author="Author">
        <w:r w:rsidRPr="00AB47B7" w:rsidDel="00E729E7">
          <w:rPr>
            <w:i/>
            <w:iCs/>
          </w:rPr>
          <w:delText>S</w:delText>
        </w:r>
      </w:del>
      <w:r w:rsidRPr="00AB47B7">
        <w:rPr>
          <w:i/>
          <w:iCs/>
        </w:rPr>
        <w:t xml:space="preserve">econdary </w:t>
      </w:r>
      <w:ins w:id="1282" w:author="Author">
        <w:r w:rsidR="00E729E7">
          <w:rPr>
            <w:i/>
            <w:iCs/>
          </w:rPr>
          <w:t>s</w:t>
        </w:r>
      </w:ins>
      <w:del w:id="1283" w:author="Author">
        <w:r w:rsidRPr="00AB47B7" w:rsidDel="00E729E7">
          <w:rPr>
            <w:i/>
            <w:iCs/>
          </w:rPr>
          <w:delText>S</w:delText>
        </w:r>
      </w:del>
      <w:r w:rsidRPr="00AB47B7">
        <w:rPr>
          <w:i/>
          <w:iCs/>
        </w:rPr>
        <w:t>chool</w:t>
      </w:r>
      <w:r>
        <w:t xml:space="preserve"> means a nonprofit institutional day or residential school, including a public secondary charter school that provides secondary education, as determined under State law, except that it does not include any education beyond grade 12.</w:t>
      </w:r>
    </w:p>
    <w:p w14:paraId="455F060A" w14:textId="77777777" w:rsidR="000801E7" w:rsidRPr="00A14B6F" w:rsidRDefault="000801E7" w:rsidP="00253E03">
      <w:pPr>
        <w:pStyle w:val="par1"/>
        <w:spacing w:after="240"/>
        <w:rPr>
          <w:b/>
          <w:bCs/>
        </w:rPr>
      </w:pPr>
      <w:r w:rsidRPr="00A14B6F">
        <w:rPr>
          <w:b/>
          <w:bCs/>
        </w:rPr>
        <w:t>2.4</w:t>
      </w:r>
      <w:r w:rsidR="00F84BF8">
        <w:rPr>
          <w:b/>
          <w:bCs/>
        </w:rPr>
        <w:t>1</w:t>
      </w:r>
      <w:r w:rsidRPr="00A14B6F">
        <w:rPr>
          <w:b/>
          <w:bCs/>
        </w:rPr>
        <w:tab/>
        <w:t>School District</w:t>
      </w:r>
    </w:p>
    <w:p w14:paraId="69777F9A" w14:textId="77777777" w:rsidR="000801E7" w:rsidRDefault="000801E7" w:rsidP="00253E03">
      <w:pPr>
        <w:pStyle w:val="upar1"/>
        <w:spacing w:after="240"/>
      </w:pPr>
      <w:r w:rsidRPr="00AB47B7">
        <w:rPr>
          <w:i/>
          <w:iCs/>
        </w:rPr>
        <w:t xml:space="preserve">School </w:t>
      </w:r>
      <w:ins w:id="1284" w:author="Author">
        <w:r w:rsidR="00E729E7">
          <w:rPr>
            <w:i/>
            <w:iCs/>
          </w:rPr>
          <w:t>d</w:t>
        </w:r>
      </w:ins>
      <w:del w:id="1285" w:author="Author">
        <w:r w:rsidRPr="00AB47B7" w:rsidDel="00E729E7">
          <w:rPr>
            <w:i/>
            <w:iCs/>
          </w:rPr>
          <w:delText>D</w:delText>
        </w:r>
      </w:del>
      <w:r w:rsidRPr="00AB47B7">
        <w:rPr>
          <w:i/>
          <w:iCs/>
        </w:rPr>
        <w:t>istrict</w:t>
      </w:r>
      <w:r>
        <w:t xml:space="preserve"> means a school district organized and existing pursuant to law</w:t>
      </w:r>
      <w:del w:id="1286" w:author="Author">
        <w:r w:rsidDel="009D5BB8">
          <w:delText>,</w:delText>
        </w:r>
      </w:del>
      <w:r>
        <w:t xml:space="preserve"> but shall not include a junior college district.</w:t>
      </w:r>
    </w:p>
    <w:p w14:paraId="28672C36" w14:textId="77777777" w:rsidR="000801E7" w:rsidRPr="00A14B6F" w:rsidRDefault="000801E7" w:rsidP="00253E03">
      <w:pPr>
        <w:pStyle w:val="par1"/>
        <w:spacing w:after="240"/>
        <w:rPr>
          <w:b/>
          <w:bCs/>
        </w:rPr>
      </w:pPr>
      <w:r w:rsidRPr="00A14B6F">
        <w:rPr>
          <w:b/>
          <w:bCs/>
        </w:rPr>
        <w:t>2.4</w:t>
      </w:r>
      <w:r w:rsidR="00F84BF8">
        <w:rPr>
          <w:b/>
          <w:bCs/>
        </w:rPr>
        <w:t>2</w:t>
      </w:r>
      <w:r w:rsidRPr="00A14B6F">
        <w:rPr>
          <w:b/>
          <w:bCs/>
        </w:rPr>
        <w:tab/>
        <w:t>Services Plan</w:t>
      </w:r>
    </w:p>
    <w:p w14:paraId="1917D15C" w14:textId="77777777" w:rsidR="000801E7" w:rsidRDefault="000801E7" w:rsidP="00253E03">
      <w:pPr>
        <w:pStyle w:val="upar1"/>
        <w:spacing w:after="240"/>
      </w:pPr>
      <w:r w:rsidRPr="00AB47B7">
        <w:rPr>
          <w:i/>
          <w:iCs/>
        </w:rPr>
        <w:lastRenderedPageBreak/>
        <w:t xml:space="preserve">Services </w:t>
      </w:r>
      <w:ins w:id="1287" w:author="Author">
        <w:r w:rsidR="00E729E7">
          <w:rPr>
            <w:i/>
            <w:iCs/>
          </w:rPr>
          <w:t>p</w:t>
        </w:r>
      </w:ins>
      <w:del w:id="1288" w:author="Author">
        <w:r w:rsidRPr="00AB47B7" w:rsidDel="00E729E7">
          <w:rPr>
            <w:i/>
            <w:iCs/>
          </w:rPr>
          <w:delText>P</w:delText>
        </w:r>
      </w:del>
      <w:r w:rsidRPr="00AB47B7">
        <w:rPr>
          <w:i/>
          <w:iCs/>
        </w:rPr>
        <w:t>lan</w:t>
      </w:r>
      <w:r>
        <w:t xml:space="preserve"> means a written statement that describes the special education and related services the </w:t>
      </w:r>
      <w:del w:id="1289" w:author="Author">
        <w:r w:rsidDel="00E729E7">
          <w:delText>administrative unit</w:delText>
        </w:r>
      </w:del>
      <w:ins w:id="1290" w:author="Author">
        <w:r w:rsidR="00E729E7">
          <w:t>AU</w:t>
        </w:r>
      </w:ins>
      <w:r>
        <w:t xml:space="preserve"> will provide to a parentally-placed child with a disability enrolled in a private school who has been designated to receive services, including the location of the services and any transportation necessary, consistent with 34 C</w:t>
      </w:r>
      <w:ins w:id="1291" w:author="Author">
        <w:r w:rsidR="009D5BB8">
          <w:t>.</w:t>
        </w:r>
      </w:ins>
      <w:r>
        <w:t>F</w:t>
      </w:r>
      <w:ins w:id="1292" w:author="Author">
        <w:r w:rsidR="009D5BB8">
          <w:t>.</w:t>
        </w:r>
      </w:ins>
      <w:r>
        <w:t>R</w:t>
      </w:r>
      <w:ins w:id="1293" w:author="Author">
        <w:r w:rsidR="009D5BB8">
          <w:t>.</w:t>
        </w:r>
      </w:ins>
      <w:r>
        <w:t xml:space="preserve"> §</w:t>
      </w:r>
      <w:ins w:id="1294" w:author="Author">
        <w:r w:rsidR="009D5BB8">
          <w:t xml:space="preserve"> </w:t>
        </w:r>
      </w:ins>
      <w:r>
        <w:t>300.132, and is developed and implemented in accordance with 34 C</w:t>
      </w:r>
      <w:ins w:id="1295" w:author="Author">
        <w:r w:rsidR="009D5BB8">
          <w:t>.</w:t>
        </w:r>
      </w:ins>
      <w:r>
        <w:t>F</w:t>
      </w:r>
      <w:ins w:id="1296" w:author="Author">
        <w:r w:rsidR="009D5BB8">
          <w:t>.</w:t>
        </w:r>
      </w:ins>
      <w:r>
        <w:t>R</w:t>
      </w:r>
      <w:ins w:id="1297" w:author="Author">
        <w:r w:rsidR="009D5BB8">
          <w:t>.</w:t>
        </w:r>
      </w:ins>
      <w:r>
        <w:t xml:space="preserve"> §</w:t>
      </w:r>
      <w:del w:id="1298" w:author="Author">
        <w:r w:rsidDel="009D5BB8">
          <w:delText xml:space="preserve"> </w:delText>
        </w:r>
      </w:del>
      <w:r>
        <w:t>§</w:t>
      </w:r>
      <w:ins w:id="1299" w:author="Author">
        <w:r w:rsidR="009D5BB8">
          <w:t xml:space="preserve"> </w:t>
        </w:r>
      </w:ins>
      <w:r>
        <w:t>300.137 through 300.139.</w:t>
      </w:r>
    </w:p>
    <w:p w14:paraId="41C783AC" w14:textId="77777777" w:rsidR="000801E7" w:rsidRPr="00A14B6F" w:rsidRDefault="000801E7" w:rsidP="00253E03">
      <w:pPr>
        <w:pStyle w:val="par1"/>
        <w:spacing w:after="240"/>
        <w:rPr>
          <w:b/>
          <w:bCs/>
        </w:rPr>
      </w:pPr>
      <w:r w:rsidRPr="00A14B6F">
        <w:rPr>
          <w:b/>
          <w:bCs/>
        </w:rPr>
        <w:t>2.4</w:t>
      </w:r>
      <w:r w:rsidR="00F84BF8">
        <w:rPr>
          <w:b/>
          <w:bCs/>
        </w:rPr>
        <w:t>3</w:t>
      </w:r>
      <w:r w:rsidRPr="00A14B6F">
        <w:rPr>
          <w:b/>
          <w:bCs/>
        </w:rPr>
        <w:tab/>
        <w:t>Secretary</w:t>
      </w:r>
    </w:p>
    <w:p w14:paraId="1E1341BE" w14:textId="77777777" w:rsidR="003033E7" w:rsidRDefault="000801E7" w:rsidP="00253E03">
      <w:pPr>
        <w:pStyle w:val="upar1"/>
        <w:spacing w:after="240"/>
      </w:pPr>
      <w:del w:id="1300" w:author="Author">
        <w:r w:rsidDel="009D5BB8">
          <w:delText xml:space="preserve">The term </w:delText>
        </w:r>
        <w:r w:rsidR="007C5B91" w:rsidDel="009D5BB8">
          <w:rPr>
            <w:i/>
            <w:iCs/>
          </w:rPr>
          <w:delText>“</w:delText>
        </w:r>
      </w:del>
      <w:r w:rsidRPr="00AB47B7">
        <w:rPr>
          <w:i/>
          <w:iCs/>
        </w:rPr>
        <w:t>Secretary</w:t>
      </w:r>
      <w:del w:id="1301" w:author="Author">
        <w:r w:rsidR="004072CD" w:rsidRPr="00AB47B7" w:rsidDel="009D5BB8">
          <w:rPr>
            <w:i/>
            <w:iCs/>
          </w:rPr>
          <w:delText>”</w:delText>
        </w:r>
      </w:del>
      <w:r>
        <w:t>, when used in 34 C</w:t>
      </w:r>
      <w:ins w:id="1302" w:author="Author">
        <w:r w:rsidR="009D5BB8">
          <w:t>.</w:t>
        </w:r>
      </w:ins>
      <w:r>
        <w:t>F</w:t>
      </w:r>
      <w:ins w:id="1303" w:author="Author">
        <w:r w:rsidR="009D5BB8">
          <w:t>.</w:t>
        </w:r>
      </w:ins>
      <w:r>
        <w:t>R</w:t>
      </w:r>
      <w:ins w:id="1304" w:author="Author">
        <w:r w:rsidR="009D5BB8">
          <w:t>.</w:t>
        </w:r>
      </w:ins>
      <w:r>
        <w:t xml:space="preserve"> Parts 300 and 303, means the Secretary of the </w:t>
      </w:r>
      <w:del w:id="1305" w:author="Author">
        <w:r w:rsidDel="008D6DC4">
          <w:delText>United States</w:delText>
        </w:r>
      </w:del>
      <w:ins w:id="1306" w:author="Author">
        <w:r w:rsidR="008D6DC4">
          <w:t>U.S.</w:t>
        </w:r>
      </w:ins>
      <w:r>
        <w:t xml:space="preserve"> Department of Education.</w:t>
      </w:r>
    </w:p>
    <w:p w14:paraId="63CDCAD9" w14:textId="77777777" w:rsidR="000801E7" w:rsidRPr="00A14B6F" w:rsidRDefault="000801E7" w:rsidP="00253E03">
      <w:pPr>
        <w:pStyle w:val="par1"/>
        <w:spacing w:after="240"/>
        <w:rPr>
          <w:b/>
          <w:bCs/>
        </w:rPr>
      </w:pPr>
      <w:r w:rsidRPr="00A14B6F">
        <w:rPr>
          <w:b/>
          <w:bCs/>
        </w:rPr>
        <w:t>2.4</w:t>
      </w:r>
      <w:r w:rsidR="00F84BF8">
        <w:rPr>
          <w:b/>
          <w:bCs/>
        </w:rPr>
        <w:t>4</w:t>
      </w:r>
      <w:r w:rsidRPr="00A14B6F">
        <w:rPr>
          <w:b/>
          <w:bCs/>
        </w:rPr>
        <w:tab/>
        <w:t>Special Education</w:t>
      </w:r>
    </w:p>
    <w:p w14:paraId="68EBC2D8" w14:textId="77777777" w:rsidR="000801E7" w:rsidRDefault="000801E7" w:rsidP="00253E03">
      <w:pPr>
        <w:pStyle w:val="par1"/>
        <w:spacing w:after="240"/>
      </w:pPr>
      <w:r>
        <w:t>2.4</w:t>
      </w:r>
      <w:r w:rsidR="00F84BF8">
        <w:t>4</w:t>
      </w:r>
      <w:r>
        <w:t>(1)</w:t>
      </w:r>
      <w:r>
        <w:tab/>
        <w:t>General.</w:t>
      </w:r>
    </w:p>
    <w:p w14:paraId="379EB468" w14:textId="77777777" w:rsidR="000801E7" w:rsidRDefault="000801E7" w:rsidP="00253E03">
      <w:pPr>
        <w:pStyle w:val="par2"/>
        <w:spacing w:after="240"/>
      </w:pPr>
      <w:r>
        <w:t>2.4</w:t>
      </w:r>
      <w:r w:rsidR="00F84BF8">
        <w:t>4</w:t>
      </w:r>
      <w:r>
        <w:t>(1)(a)</w:t>
      </w:r>
      <w:r>
        <w:tab/>
      </w:r>
      <w:r w:rsidRPr="00422F65">
        <w:rPr>
          <w:i/>
          <w:iCs/>
        </w:rPr>
        <w:t xml:space="preserve">Special </w:t>
      </w:r>
      <w:ins w:id="1307" w:author="Author">
        <w:r w:rsidR="00E729E7">
          <w:rPr>
            <w:i/>
            <w:iCs/>
          </w:rPr>
          <w:t>e</w:t>
        </w:r>
      </w:ins>
      <w:del w:id="1308" w:author="Author">
        <w:r w:rsidRPr="00422F65" w:rsidDel="00E729E7">
          <w:rPr>
            <w:i/>
            <w:iCs/>
          </w:rPr>
          <w:delText>E</w:delText>
        </w:r>
      </w:del>
      <w:r w:rsidRPr="00422F65">
        <w:rPr>
          <w:i/>
          <w:iCs/>
        </w:rPr>
        <w:t>ducation</w:t>
      </w:r>
      <w:r>
        <w:t xml:space="preserve"> means specially designed instruction, at no cost to the parents, to meet the unique needs of a child with a disability, including</w:t>
      </w:r>
      <w:ins w:id="1309" w:author="Author">
        <w:r w:rsidR="00D14617">
          <w:t>:</w:t>
        </w:r>
      </w:ins>
      <w:del w:id="1310" w:author="Author">
        <w:r w:rsidDel="00D14617">
          <w:delText xml:space="preserve"> -</w:delText>
        </w:r>
      </w:del>
    </w:p>
    <w:p w14:paraId="5E7BCEC0" w14:textId="77777777" w:rsidR="000801E7" w:rsidRDefault="000801E7" w:rsidP="00253E03">
      <w:pPr>
        <w:pStyle w:val="par3"/>
        <w:spacing w:after="240"/>
      </w:pPr>
      <w:r>
        <w:t>2.4</w:t>
      </w:r>
      <w:r w:rsidR="00F84BF8">
        <w:t>4</w:t>
      </w:r>
      <w:r>
        <w:t>(1)(a)(i)</w:t>
      </w:r>
      <w:r>
        <w:tab/>
        <w:t>Instruction conducted in the classroom, in the home, in hospitals and institutions, and in other settings; and</w:t>
      </w:r>
    </w:p>
    <w:p w14:paraId="4EB774D7" w14:textId="77777777" w:rsidR="000801E7" w:rsidRDefault="000801E7" w:rsidP="00253E03">
      <w:pPr>
        <w:pStyle w:val="par3"/>
        <w:spacing w:after="240"/>
      </w:pPr>
      <w:r>
        <w:t>2.4</w:t>
      </w:r>
      <w:r w:rsidR="00F84BF8">
        <w:t>4</w:t>
      </w:r>
      <w:r>
        <w:t>(1)(a)(ii)</w:t>
      </w:r>
      <w:r>
        <w:tab/>
        <w:t>Instruction in physical education.</w:t>
      </w:r>
    </w:p>
    <w:p w14:paraId="6F0A34D1" w14:textId="77777777" w:rsidR="000801E7" w:rsidRDefault="000801E7" w:rsidP="00253E03">
      <w:pPr>
        <w:pStyle w:val="par2"/>
        <w:spacing w:after="240"/>
      </w:pPr>
      <w:r>
        <w:t>2.4</w:t>
      </w:r>
      <w:r w:rsidR="00F84BF8">
        <w:t>4</w:t>
      </w:r>
      <w:r>
        <w:t>(1)(b)</w:t>
      </w:r>
      <w:r>
        <w:tab/>
        <w:t>Special education includes each of the following, if the services otherwise meet the requirements of paragraph (1)(a) of this Section</w:t>
      </w:r>
      <w:ins w:id="1311" w:author="Author">
        <w:r w:rsidR="00D14617">
          <w:t>:</w:t>
        </w:r>
      </w:ins>
      <w:del w:id="1312" w:author="Author">
        <w:r w:rsidDel="00D14617">
          <w:delText xml:space="preserve"> -</w:delText>
        </w:r>
      </w:del>
    </w:p>
    <w:p w14:paraId="75993886" w14:textId="77777777" w:rsidR="000801E7" w:rsidRDefault="000801E7" w:rsidP="00253E03">
      <w:pPr>
        <w:pStyle w:val="par3"/>
        <w:spacing w:after="240"/>
      </w:pPr>
      <w:r>
        <w:t>2.4</w:t>
      </w:r>
      <w:r w:rsidR="00F84BF8">
        <w:t>4</w:t>
      </w:r>
      <w:r>
        <w:t>(1)(b)(i)</w:t>
      </w:r>
      <w:r>
        <w:tab/>
        <w:t>Speech-language pathology services that include</w:t>
      </w:r>
      <w:ins w:id="1313" w:author="Author">
        <w:r w:rsidR="00D14617">
          <w:t>:</w:t>
        </w:r>
      </w:ins>
      <w:del w:id="1314" w:author="Author">
        <w:r w:rsidDel="00D14617">
          <w:delText>s -</w:delText>
        </w:r>
      </w:del>
    </w:p>
    <w:p w14:paraId="121A5D9A" w14:textId="77777777" w:rsidR="000801E7" w:rsidRDefault="000801E7" w:rsidP="00253E03">
      <w:pPr>
        <w:pStyle w:val="par4"/>
        <w:spacing w:after="240"/>
      </w:pPr>
      <w:r>
        <w:t>2.4</w:t>
      </w:r>
      <w:r w:rsidR="00F84BF8">
        <w:t>4</w:t>
      </w:r>
      <w:r>
        <w:t>(1)(b)(i)(A)</w:t>
      </w:r>
      <w:r>
        <w:tab/>
        <w:t>Identification of children with speech or language impairments;</w:t>
      </w:r>
    </w:p>
    <w:p w14:paraId="1885863C" w14:textId="77777777" w:rsidR="000801E7" w:rsidRDefault="000801E7" w:rsidP="00253E03">
      <w:pPr>
        <w:pStyle w:val="par4"/>
        <w:spacing w:after="240"/>
      </w:pPr>
      <w:r>
        <w:t>2.4</w:t>
      </w:r>
      <w:r w:rsidR="00F84BF8">
        <w:t>4</w:t>
      </w:r>
      <w:r>
        <w:t>(1)(b)(i)(B)</w:t>
      </w:r>
      <w:r>
        <w:tab/>
        <w:t>Diagnosis and appraisal of specific speech or language impairments;</w:t>
      </w:r>
    </w:p>
    <w:p w14:paraId="557B627E" w14:textId="77777777" w:rsidR="000801E7" w:rsidRDefault="000801E7" w:rsidP="00253E03">
      <w:pPr>
        <w:pStyle w:val="par4"/>
        <w:spacing w:after="240"/>
      </w:pPr>
      <w:r>
        <w:t>2.4</w:t>
      </w:r>
      <w:r w:rsidR="00F84BF8">
        <w:t>4</w:t>
      </w:r>
      <w:r>
        <w:t>(1)(b)(i)(C)</w:t>
      </w:r>
      <w:r>
        <w:tab/>
        <w:t>Referral for medical or other professional attention necessary for the habilitation of speech or language impairments;</w:t>
      </w:r>
    </w:p>
    <w:p w14:paraId="797E6C8A" w14:textId="77777777" w:rsidR="000801E7" w:rsidRDefault="000801E7" w:rsidP="00253E03">
      <w:pPr>
        <w:pStyle w:val="par4"/>
        <w:spacing w:after="240"/>
      </w:pPr>
      <w:r>
        <w:lastRenderedPageBreak/>
        <w:t>2.4</w:t>
      </w:r>
      <w:r w:rsidR="00F84BF8">
        <w:t>4</w:t>
      </w:r>
      <w:r>
        <w:t>(1)(b)(i)(D)</w:t>
      </w:r>
      <w:r>
        <w:tab/>
        <w:t>Provision of speech and language services for the habilitation or prevention of communicative impairments; and</w:t>
      </w:r>
    </w:p>
    <w:p w14:paraId="0216D223" w14:textId="77777777" w:rsidR="000801E7" w:rsidRDefault="000801E7" w:rsidP="00253E03">
      <w:pPr>
        <w:pStyle w:val="par4"/>
        <w:spacing w:after="240"/>
      </w:pPr>
      <w:r>
        <w:t>2.4</w:t>
      </w:r>
      <w:r w:rsidR="00F84BF8">
        <w:t>4</w:t>
      </w:r>
      <w:r>
        <w:t>(1)(b)(i)(E)</w:t>
      </w:r>
      <w:r>
        <w:tab/>
        <w:t>Counseling and guidance of parents, children, and teachers regarding speech and language impairments.</w:t>
      </w:r>
    </w:p>
    <w:p w14:paraId="408840B0" w14:textId="77777777" w:rsidR="000801E7" w:rsidRDefault="000801E7" w:rsidP="00253E03">
      <w:pPr>
        <w:pStyle w:val="par4"/>
        <w:spacing w:after="240"/>
      </w:pPr>
      <w:r>
        <w:t>2.4</w:t>
      </w:r>
      <w:r w:rsidR="00F84BF8">
        <w:t>4</w:t>
      </w:r>
      <w:r>
        <w:t>(1)(b)(i)(F)</w:t>
      </w:r>
      <w:r>
        <w:tab/>
        <w:t>Rule of construction: A child with a disability, as defined in Section 2.0</w:t>
      </w:r>
      <w:r w:rsidR="00122276">
        <w:t>9</w:t>
      </w:r>
      <w:r>
        <w:t xml:space="preserve"> of these Rules, shall be entitled to receive speech language pathology services as specially designed instruction if the child’s IEP </w:t>
      </w:r>
      <w:ins w:id="1315" w:author="Author">
        <w:r w:rsidR="00020F9A">
          <w:t>t</w:t>
        </w:r>
      </w:ins>
      <w:del w:id="1316" w:author="Author">
        <w:r w:rsidDel="00020F9A">
          <w:delText>T</w:delText>
        </w:r>
      </w:del>
      <w:r>
        <w:t xml:space="preserve">eam determines that the child needs speech language pathology services in order to receive </w:t>
      </w:r>
      <w:del w:id="1317" w:author="Author">
        <w:r w:rsidDel="00D14617">
          <w:delText>a free appropriate public education</w:delText>
        </w:r>
      </w:del>
      <w:ins w:id="1318" w:author="Author">
        <w:r w:rsidR="00D14617">
          <w:t>FAPE</w:t>
        </w:r>
      </w:ins>
      <w:r>
        <w:t>.</w:t>
      </w:r>
    </w:p>
    <w:p w14:paraId="46266DB7" w14:textId="77777777" w:rsidR="000801E7" w:rsidRDefault="000801E7" w:rsidP="00253E03">
      <w:pPr>
        <w:pStyle w:val="par3"/>
        <w:spacing w:after="240"/>
      </w:pPr>
      <w:r>
        <w:t>2.4</w:t>
      </w:r>
      <w:r w:rsidR="00F84BF8">
        <w:t>4</w:t>
      </w:r>
      <w:r>
        <w:t>(1)(b)(ii)</w:t>
      </w:r>
      <w:r>
        <w:tab/>
        <w:t>Travel training; and</w:t>
      </w:r>
    </w:p>
    <w:p w14:paraId="4B4BE4CA" w14:textId="77777777" w:rsidR="000801E7" w:rsidRDefault="000801E7" w:rsidP="00253E03">
      <w:pPr>
        <w:pStyle w:val="par3"/>
        <w:spacing w:after="240"/>
      </w:pPr>
      <w:r>
        <w:t>2.4</w:t>
      </w:r>
      <w:r w:rsidR="00F84BF8">
        <w:t>4</w:t>
      </w:r>
      <w:r>
        <w:t>(1)(b)(iii)</w:t>
      </w:r>
      <w:r>
        <w:tab/>
        <w:t>Vocational education.</w:t>
      </w:r>
    </w:p>
    <w:p w14:paraId="3994F505" w14:textId="77777777" w:rsidR="000801E7" w:rsidRDefault="000801E7" w:rsidP="00253E03">
      <w:pPr>
        <w:pStyle w:val="par1"/>
        <w:spacing w:after="240"/>
      </w:pPr>
      <w:r>
        <w:t>2.4</w:t>
      </w:r>
      <w:r w:rsidR="00F84BF8">
        <w:t>4</w:t>
      </w:r>
      <w:r>
        <w:t>(2)</w:t>
      </w:r>
      <w:r>
        <w:tab/>
        <w:t>Individual special education terms defined</w:t>
      </w:r>
      <w:del w:id="1319" w:author="Author">
        <w:r w:rsidDel="00C33BFC">
          <w:delText>.</w:delText>
        </w:r>
      </w:del>
    </w:p>
    <w:p w14:paraId="2288A047" w14:textId="77777777" w:rsidR="000801E7" w:rsidDel="007C5A47" w:rsidRDefault="000801E7" w:rsidP="00253E03">
      <w:pPr>
        <w:pStyle w:val="upar2"/>
        <w:spacing w:after="240"/>
        <w:rPr>
          <w:del w:id="1320" w:author="Author"/>
        </w:rPr>
      </w:pPr>
      <w:del w:id="1321" w:author="Author">
        <w:r w:rsidDel="007C5A47">
          <w:delText>The terms in this definition are defined as follows:</w:delText>
        </w:r>
      </w:del>
    </w:p>
    <w:p w14:paraId="6E798700" w14:textId="77777777" w:rsidR="000801E7" w:rsidRDefault="000801E7" w:rsidP="00253E03">
      <w:pPr>
        <w:pStyle w:val="par2"/>
        <w:spacing w:after="240"/>
      </w:pPr>
      <w:r>
        <w:t>2.4</w:t>
      </w:r>
      <w:r w:rsidR="00F84BF8">
        <w:t>4</w:t>
      </w:r>
      <w:r>
        <w:t>(2)(a)</w:t>
      </w:r>
      <w:r>
        <w:tab/>
      </w:r>
      <w:r w:rsidRPr="003B6888">
        <w:rPr>
          <w:i/>
          <w:iCs/>
        </w:rPr>
        <w:t>At no cost</w:t>
      </w:r>
      <w:r>
        <w:t xml:space="preserve"> means that all specially-designed instruction is provided without charge</w:t>
      </w:r>
      <w:del w:id="1322" w:author="Author">
        <w:r w:rsidDel="007C5A47">
          <w:delText>,</w:delText>
        </w:r>
      </w:del>
      <w:r>
        <w:t xml:space="preserve"> but does not preclude incidental fees that are normally charged to </w:t>
      </w:r>
      <w:commentRangeStart w:id="1323"/>
      <w:del w:id="1324" w:author="Author">
        <w:r w:rsidDel="007C5A47">
          <w:delText xml:space="preserve">nondisabled </w:delText>
        </w:r>
      </w:del>
      <w:r>
        <w:t xml:space="preserve">students </w:t>
      </w:r>
      <w:ins w:id="1325" w:author="Author">
        <w:r w:rsidR="007C5A47">
          <w:t>without disabilities</w:t>
        </w:r>
      </w:ins>
      <w:commentRangeEnd w:id="1323"/>
      <w:r w:rsidR="0044148D">
        <w:rPr>
          <w:rStyle w:val="CommentReference"/>
          <w:sz w:val="24"/>
          <w:szCs w:val="24"/>
        </w:rPr>
        <w:commentReference w:id="1323"/>
      </w:r>
      <w:ins w:id="1326" w:author="Author">
        <w:r w:rsidR="007C5A47">
          <w:t xml:space="preserve"> </w:t>
        </w:r>
      </w:ins>
      <w:r>
        <w:t>or their parents as a part of the general education program.</w:t>
      </w:r>
    </w:p>
    <w:p w14:paraId="473D0894" w14:textId="77777777" w:rsidR="000801E7" w:rsidRDefault="000801E7" w:rsidP="00253E03">
      <w:pPr>
        <w:pStyle w:val="par2"/>
        <w:spacing w:after="240"/>
      </w:pPr>
      <w:r>
        <w:t>2.4</w:t>
      </w:r>
      <w:r w:rsidR="00F84BF8">
        <w:t>4</w:t>
      </w:r>
      <w:r>
        <w:t>(2)(b)</w:t>
      </w:r>
      <w:r>
        <w:tab/>
      </w:r>
      <w:r w:rsidRPr="003B6888">
        <w:rPr>
          <w:i/>
          <w:iCs/>
        </w:rPr>
        <w:t>Physical education</w:t>
      </w:r>
      <w:r>
        <w:t xml:space="preserve"> means -</w:t>
      </w:r>
    </w:p>
    <w:p w14:paraId="0B7F0018" w14:textId="77777777" w:rsidR="000801E7" w:rsidRDefault="000801E7" w:rsidP="00253E03">
      <w:pPr>
        <w:pStyle w:val="par3"/>
        <w:spacing w:after="240"/>
      </w:pPr>
      <w:r>
        <w:t>2.4</w:t>
      </w:r>
      <w:r w:rsidR="00F84BF8">
        <w:t>4</w:t>
      </w:r>
      <w:r>
        <w:t>(2)(b)(i)</w:t>
      </w:r>
      <w:r>
        <w:tab/>
      </w:r>
      <w:ins w:id="1327" w:author="Author">
        <w:r w:rsidR="007C5A47">
          <w:t xml:space="preserve">Means </w:t>
        </w:r>
      </w:ins>
      <w:del w:id="1328" w:author="Author">
        <w:r w:rsidDel="007C5A47">
          <w:delText>T</w:delText>
        </w:r>
      </w:del>
      <w:ins w:id="1329" w:author="Author">
        <w:r w:rsidR="007C5A47">
          <w:t>t</w:t>
        </w:r>
      </w:ins>
      <w:r>
        <w:t>he development of</w:t>
      </w:r>
      <w:ins w:id="1330" w:author="Author">
        <w:r w:rsidR="007C5A47">
          <w:t>:</w:t>
        </w:r>
      </w:ins>
      <w:del w:id="1331" w:author="Author">
        <w:r w:rsidDel="007C5A47">
          <w:delText xml:space="preserve"> -</w:delText>
        </w:r>
      </w:del>
    </w:p>
    <w:p w14:paraId="22334288" w14:textId="77777777" w:rsidR="000801E7" w:rsidRDefault="000801E7" w:rsidP="00253E03">
      <w:pPr>
        <w:pStyle w:val="par4"/>
        <w:spacing w:after="240"/>
      </w:pPr>
      <w:r>
        <w:t>2.4</w:t>
      </w:r>
      <w:r w:rsidR="00F84BF8">
        <w:t>4</w:t>
      </w:r>
      <w:r>
        <w:t>(2)(b)(i)(A)</w:t>
      </w:r>
      <w:r>
        <w:tab/>
        <w:t>Physical and motor fitness;</w:t>
      </w:r>
    </w:p>
    <w:p w14:paraId="238C1C85" w14:textId="77777777" w:rsidR="000801E7" w:rsidRDefault="000801E7" w:rsidP="00253E03">
      <w:pPr>
        <w:pStyle w:val="par4"/>
        <w:spacing w:after="240"/>
      </w:pPr>
      <w:r>
        <w:t>2.4</w:t>
      </w:r>
      <w:r w:rsidR="00F84BF8">
        <w:t>4</w:t>
      </w:r>
      <w:r>
        <w:t>(2)(b)(i)(B)</w:t>
      </w:r>
      <w:r>
        <w:tab/>
        <w:t>Fundamental motor skills and patterns; and</w:t>
      </w:r>
    </w:p>
    <w:p w14:paraId="512EEE3C" w14:textId="77777777" w:rsidR="000801E7" w:rsidRDefault="000801E7" w:rsidP="00253E03">
      <w:pPr>
        <w:pStyle w:val="par4"/>
        <w:spacing w:after="240"/>
      </w:pPr>
      <w:r>
        <w:t>2.4</w:t>
      </w:r>
      <w:r w:rsidR="00F84BF8">
        <w:t>4</w:t>
      </w:r>
      <w:r>
        <w:t>(2)(b)(i)(C)</w:t>
      </w:r>
      <w:r>
        <w:tab/>
        <w:t>Skills in aquatics, dance, and individual and group games and sports (including intramural and lifetime sports); and</w:t>
      </w:r>
    </w:p>
    <w:p w14:paraId="10765E6C" w14:textId="77777777" w:rsidR="000801E7" w:rsidRDefault="000801E7" w:rsidP="00253E03">
      <w:pPr>
        <w:pStyle w:val="par3"/>
        <w:spacing w:after="240"/>
      </w:pPr>
      <w:r>
        <w:t>2.4</w:t>
      </w:r>
      <w:r w:rsidR="00F84BF8">
        <w:t>4</w:t>
      </w:r>
      <w:r>
        <w:t>(2)(b)(ii)</w:t>
      </w:r>
      <w:r>
        <w:tab/>
        <w:t>Includes special physical education, adapted physical education, movement education, and motor development.</w:t>
      </w:r>
    </w:p>
    <w:p w14:paraId="28111AEB" w14:textId="77777777" w:rsidR="000801E7" w:rsidRDefault="000801E7" w:rsidP="00253E03">
      <w:pPr>
        <w:pStyle w:val="par2"/>
        <w:spacing w:after="240"/>
      </w:pPr>
      <w:r>
        <w:lastRenderedPageBreak/>
        <w:t>2.4</w:t>
      </w:r>
      <w:r w:rsidR="00F84BF8">
        <w:t>4</w:t>
      </w:r>
      <w:r>
        <w:t>(2)(c)</w:t>
      </w:r>
      <w:r>
        <w:tab/>
      </w:r>
      <w:r w:rsidRPr="003B6888">
        <w:rPr>
          <w:i/>
          <w:iCs/>
        </w:rPr>
        <w:t>Specially designed</w:t>
      </w:r>
      <w:r>
        <w:t xml:space="preserve"> </w:t>
      </w:r>
      <w:r w:rsidRPr="00CA3ADF">
        <w:rPr>
          <w:i/>
          <w:iCs/>
          <w:rPrChange w:id="1332" w:author="Author">
            <w:rPr/>
          </w:rPrChange>
        </w:rPr>
        <w:t>instruction</w:t>
      </w:r>
      <w:r>
        <w:t xml:space="preserve"> means adapting, as appropriate to the needs of an eligible child</w:t>
      </w:r>
      <w:del w:id="1333" w:author="Author">
        <w:r w:rsidDel="007C5A47">
          <w:delText xml:space="preserve"> under this part</w:delText>
        </w:r>
      </w:del>
      <w:r>
        <w:t>, the content, methodology, or delivery of instruction</w:t>
      </w:r>
      <w:del w:id="1334" w:author="Author">
        <w:r w:rsidDel="007C5A47">
          <w:delText xml:space="preserve"> -</w:delText>
        </w:r>
      </w:del>
      <w:ins w:id="1335" w:author="Author">
        <w:r w:rsidR="007C5A47">
          <w:t>:</w:t>
        </w:r>
      </w:ins>
    </w:p>
    <w:p w14:paraId="3342805D" w14:textId="77777777" w:rsidR="000801E7" w:rsidRDefault="000801E7" w:rsidP="00253E03">
      <w:pPr>
        <w:pStyle w:val="par3"/>
        <w:spacing w:after="240"/>
      </w:pPr>
      <w:r>
        <w:t>2.4</w:t>
      </w:r>
      <w:r w:rsidR="00F84BF8">
        <w:t>4</w:t>
      </w:r>
      <w:r>
        <w:t>(2)(c)(i)</w:t>
      </w:r>
      <w:r>
        <w:tab/>
        <w:t>To address the unique needs of the child that result from the child's disability; and</w:t>
      </w:r>
    </w:p>
    <w:p w14:paraId="19434535" w14:textId="77777777" w:rsidR="000801E7" w:rsidRDefault="000801E7" w:rsidP="00253E03">
      <w:pPr>
        <w:pStyle w:val="par3"/>
        <w:spacing w:after="240"/>
      </w:pPr>
      <w:r>
        <w:t>2.4</w:t>
      </w:r>
      <w:r w:rsidR="00F84BF8">
        <w:t>4</w:t>
      </w:r>
      <w:r>
        <w:t>(2)(c)(ii)</w:t>
      </w:r>
      <w:r>
        <w:tab/>
        <w:t xml:space="preserve">To ensure access of the child to the general curriculum, so that the child can meet the educational standards of the responsible </w:t>
      </w:r>
      <w:del w:id="1336" w:author="Author">
        <w:r w:rsidDel="007C5A47">
          <w:delText>administrative unit</w:delText>
        </w:r>
      </w:del>
      <w:ins w:id="1337" w:author="Author">
        <w:r w:rsidR="007C5A47">
          <w:t>AU</w:t>
        </w:r>
      </w:ins>
      <w:r>
        <w:t xml:space="preserve"> or state-operated program as established in </w:t>
      </w:r>
      <w:ins w:id="1338" w:author="Author">
        <w:r w:rsidR="007C5A47">
          <w:t>s</w:t>
        </w:r>
      </w:ins>
      <w:del w:id="1339" w:author="Author">
        <w:r w:rsidDel="007C5A47">
          <w:delText>S</w:delText>
        </w:r>
      </w:del>
      <w:r>
        <w:t>ection 8.00 of these Rules.</w:t>
      </w:r>
    </w:p>
    <w:p w14:paraId="44C2B86D" w14:textId="77777777" w:rsidR="000801E7" w:rsidRDefault="000801E7" w:rsidP="00253E03">
      <w:pPr>
        <w:pStyle w:val="par2"/>
        <w:spacing w:after="240"/>
      </w:pPr>
      <w:r>
        <w:t>2.4</w:t>
      </w:r>
      <w:r w:rsidR="00F84BF8">
        <w:t>4</w:t>
      </w:r>
      <w:r>
        <w:t>(2)(d)</w:t>
      </w:r>
      <w:r>
        <w:tab/>
      </w:r>
      <w:r w:rsidRPr="003B6888">
        <w:rPr>
          <w:i/>
          <w:iCs/>
        </w:rPr>
        <w:t>Travel training</w:t>
      </w:r>
      <w:r>
        <w:t xml:space="preserve"> means providing instruction, as appropriate, to children with significant cognitive disabilities, and any other children with disabilities who require this instruction, to enable them to</w:t>
      </w:r>
      <w:ins w:id="1340" w:author="Author">
        <w:r w:rsidR="007C5A47">
          <w:t>:</w:t>
        </w:r>
      </w:ins>
      <w:del w:id="1341" w:author="Author">
        <w:r w:rsidDel="007C5A47">
          <w:delText xml:space="preserve"> -</w:delText>
        </w:r>
      </w:del>
    </w:p>
    <w:p w14:paraId="7D2A13F2" w14:textId="77777777" w:rsidR="000801E7" w:rsidRDefault="000801E7" w:rsidP="00253E03">
      <w:pPr>
        <w:pStyle w:val="par3"/>
        <w:spacing w:after="240"/>
      </w:pPr>
      <w:r>
        <w:t>2.4</w:t>
      </w:r>
      <w:r w:rsidR="00F84BF8">
        <w:t>4</w:t>
      </w:r>
      <w:r>
        <w:t>(2)(d)(i)</w:t>
      </w:r>
      <w:r>
        <w:tab/>
        <w:t>Develop an awareness of the environment in which they live; and</w:t>
      </w:r>
    </w:p>
    <w:p w14:paraId="524C2FC3" w14:textId="77777777" w:rsidR="000801E7" w:rsidRDefault="000801E7" w:rsidP="00253E03">
      <w:pPr>
        <w:pStyle w:val="par3"/>
        <w:spacing w:after="240"/>
      </w:pPr>
      <w:r>
        <w:t>2.4</w:t>
      </w:r>
      <w:r w:rsidR="00F84BF8">
        <w:t>4</w:t>
      </w:r>
      <w:r>
        <w:t>(2)(d)(ii)</w:t>
      </w:r>
      <w:r>
        <w:tab/>
        <w:t>Learn the skills necessary to move effectively and safely from place to place within that environment (e.g., in school, in the home, at work, and in the community).</w:t>
      </w:r>
    </w:p>
    <w:p w14:paraId="4FD127A0" w14:textId="77777777" w:rsidR="000801E7" w:rsidRDefault="000801E7" w:rsidP="00253E03">
      <w:pPr>
        <w:pStyle w:val="par2"/>
        <w:spacing w:after="240"/>
      </w:pPr>
      <w:r>
        <w:t>2.4</w:t>
      </w:r>
      <w:r w:rsidR="00F84BF8">
        <w:t>4</w:t>
      </w:r>
      <w:r>
        <w:t>(2)(e)</w:t>
      </w:r>
      <w:r>
        <w:tab/>
      </w:r>
      <w:r w:rsidRPr="003B6888">
        <w:rPr>
          <w:i/>
          <w:iCs/>
        </w:rPr>
        <w:t>Vocational education</w:t>
      </w:r>
      <w:r>
        <w:t xml:space="preserve"> means organized educational programs that are directly related to the preparation of individuals for paid or unpaid employment</w:t>
      </w:r>
      <w:del w:id="1342" w:author="Author">
        <w:r w:rsidDel="007C5A47">
          <w:delText>,</w:delText>
        </w:r>
      </w:del>
      <w:r>
        <w:t xml:space="preserve"> or for additional preparation for a career not requiring a baccalaureate or advanced degree.</w:t>
      </w:r>
    </w:p>
    <w:p w14:paraId="25EA1286" w14:textId="77777777" w:rsidR="000801E7" w:rsidRPr="00A14B6F" w:rsidRDefault="000801E7" w:rsidP="00253E03">
      <w:pPr>
        <w:pStyle w:val="par1"/>
        <w:spacing w:after="240"/>
        <w:rPr>
          <w:b/>
          <w:bCs/>
        </w:rPr>
      </w:pPr>
      <w:r w:rsidRPr="00A14B6F">
        <w:rPr>
          <w:b/>
          <w:bCs/>
        </w:rPr>
        <w:t>2.4</w:t>
      </w:r>
      <w:r w:rsidR="00F84BF8">
        <w:rPr>
          <w:b/>
          <w:bCs/>
        </w:rPr>
        <w:t>5</w:t>
      </w:r>
      <w:r w:rsidRPr="00A14B6F">
        <w:rPr>
          <w:b/>
          <w:bCs/>
        </w:rPr>
        <w:tab/>
        <w:t>Special Education Expenditures</w:t>
      </w:r>
    </w:p>
    <w:p w14:paraId="1FD559A7" w14:textId="77777777" w:rsidR="000801E7" w:rsidRDefault="000801E7" w:rsidP="00253E03">
      <w:pPr>
        <w:pStyle w:val="upar1"/>
        <w:spacing w:after="240"/>
      </w:pPr>
      <w:r w:rsidRPr="006F59B9">
        <w:rPr>
          <w:i/>
          <w:iCs/>
        </w:rPr>
        <w:t xml:space="preserve">Special </w:t>
      </w:r>
      <w:ins w:id="1343" w:author="Author">
        <w:r w:rsidR="00E729E7">
          <w:rPr>
            <w:i/>
            <w:iCs/>
          </w:rPr>
          <w:t>e</w:t>
        </w:r>
      </w:ins>
      <w:del w:id="1344" w:author="Author">
        <w:r w:rsidRPr="006F59B9" w:rsidDel="00E729E7">
          <w:rPr>
            <w:i/>
            <w:iCs/>
          </w:rPr>
          <w:delText>E</w:delText>
        </w:r>
      </w:del>
      <w:r w:rsidRPr="006F59B9">
        <w:rPr>
          <w:i/>
          <w:iCs/>
        </w:rPr>
        <w:t xml:space="preserve">ducation </w:t>
      </w:r>
      <w:ins w:id="1345" w:author="Author">
        <w:r w:rsidR="00E729E7">
          <w:rPr>
            <w:i/>
            <w:iCs/>
          </w:rPr>
          <w:t>e</w:t>
        </w:r>
      </w:ins>
      <w:del w:id="1346" w:author="Author">
        <w:r w:rsidRPr="006F59B9" w:rsidDel="00E729E7">
          <w:rPr>
            <w:i/>
            <w:iCs/>
          </w:rPr>
          <w:delText>E</w:delText>
        </w:r>
      </w:del>
      <w:r w:rsidRPr="006F59B9">
        <w:rPr>
          <w:i/>
          <w:iCs/>
        </w:rPr>
        <w:t>xpenditures</w:t>
      </w:r>
      <w:r>
        <w:t xml:space="preserve"> are those costs which are incurred by an </w:t>
      </w:r>
      <w:del w:id="1347" w:author="Author">
        <w:r w:rsidDel="000866E1">
          <w:delText>administrative unit</w:delText>
        </w:r>
      </w:del>
      <w:ins w:id="1348" w:author="Author">
        <w:r w:rsidR="000866E1">
          <w:t>AU</w:t>
        </w:r>
      </w:ins>
      <w:r>
        <w:t>, state-operated program</w:t>
      </w:r>
      <w:ins w:id="1349" w:author="Author">
        <w:r w:rsidR="000866E1">
          <w:t>,</w:t>
        </w:r>
      </w:ins>
      <w:r>
        <w:t xml:space="preserve"> or approved facility school for professional services associated with special education referrals and evaluations of children who may be </w:t>
      </w:r>
      <w:del w:id="1350" w:author="Author">
        <w:r w:rsidDel="00E729E7">
          <w:delText xml:space="preserve">disabled </w:delText>
        </w:r>
      </w:del>
      <w:ins w:id="1351" w:author="Author">
        <w:r w:rsidR="00E729E7">
          <w:t xml:space="preserve">eligible under the IDEA </w:t>
        </w:r>
      </w:ins>
      <w:r>
        <w:t xml:space="preserve">and for the provision of special education and related services as identified on individual students' </w:t>
      </w:r>
      <w:del w:id="1352" w:author="Author">
        <w:r w:rsidDel="000866E1">
          <w:delText>Individualized Educational Programs (</w:delText>
        </w:r>
      </w:del>
      <w:r>
        <w:t>IEPs</w:t>
      </w:r>
      <w:del w:id="1353" w:author="Author">
        <w:r w:rsidDel="000866E1">
          <w:delText>)</w:delText>
        </w:r>
        <w:r w:rsidDel="00E729E7">
          <w:delText>,</w:delText>
        </w:r>
      </w:del>
      <w:ins w:id="1354" w:author="Author">
        <w:r w:rsidR="00E729E7">
          <w:t>. Special education expenditures</w:t>
        </w:r>
      </w:ins>
      <w:del w:id="1355" w:author="Author">
        <w:r w:rsidDel="00E729E7">
          <w:delText xml:space="preserve"> and</w:delText>
        </w:r>
      </w:del>
      <w:r>
        <w:t xml:space="preserve"> </w:t>
      </w:r>
      <w:del w:id="1356" w:author="Author">
        <w:r w:rsidDel="00E729E7">
          <w:delText xml:space="preserve">do </w:delText>
        </w:r>
      </w:del>
      <w:ins w:id="1357" w:author="Author">
        <w:r w:rsidR="00E729E7">
          <w:t xml:space="preserve">shall </w:t>
        </w:r>
      </w:ins>
      <w:r>
        <w:t xml:space="preserve">not include costs of the regular education program. Special </w:t>
      </w:r>
      <w:ins w:id="1358" w:author="Author">
        <w:r w:rsidR="00E729E7">
          <w:t>e</w:t>
        </w:r>
      </w:ins>
      <w:del w:id="1359" w:author="Author">
        <w:r w:rsidDel="00E729E7">
          <w:delText>E</w:delText>
        </w:r>
      </w:del>
      <w:r>
        <w:t xml:space="preserve">ducation expenditures shall be supplemental to the general education program and shall be above what is provided by the </w:t>
      </w:r>
      <w:del w:id="1360" w:author="Author">
        <w:r w:rsidDel="00E729E7">
          <w:delText>administrative unit</w:delText>
        </w:r>
      </w:del>
      <w:ins w:id="1361" w:author="Author">
        <w:r w:rsidR="00E729E7">
          <w:t>AU</w:t>
        </w:r>
      </w:ins>
      <w:r>
        <w:t>, state-operated program, or approved facility school for general education students and staff and may include:</w:t>
      </w:r>
    </w:p>
    <w:p w14:paraId="56DD0D45" w14:textId="77777777" w:rsidR="000801E7" w:rsidRDefault="000801E7" w:rsidP="00253E03">
      <w:pPr>
        <w:pStyle w:val="par1"/>
        <w:spacing w:after="240"/>
      </w:pPr>
      <w:r>
        <w:lastRenderedPageBreak/>
        <w:t>2.4</w:t>
      </w:r>
      <w:r w:rsidR="00F84BF8">
        <w:t>5</w:t>
      </w:r>
      <w:r>
        <w:t>(1)</w:t>
      </w:r>
      <w:r>
        <w:tab/>
        <w:t>Special education teachers;</w:t>
      </w:r>
    </w:p>
    <w:p w14:paraId="7952F358" w14:textId="77777777" w:rsidR="000801E7" w:rsidRDefault="000801E7" w:rsidP="00253E03">
      <w:pPr>
        <w:pStyle w:val="par1"/>
        <w:spacing w:after="240"/>
      </w:pPr>
      <w:r>
        <w:t>2.4</w:t>
      </w:r>
      <w:r w:rsidR="00F84BF8">
        <w:t>5</w:t>
      </w:r>
      <w:r>
        <w:t>(2)</w:t>
      </w:r>
      <w:r>
        <w:tab/>
        <w:t>Home-hospital teachers for students with disabilities;</w:t>
      </w:r>
    </w:p>
    <w:p w14:paraId="7E4E6AA8" w14:textId="77777777" w:rsidR="000801E7" w:rsidRDefault="000801E7" w:rsidP="00253E03">
      <w:pPr>
        <w:pStyle w:val="par1"/>
        <w:spacing w:after="240"/>
      </w:pPr>
      <w:r>
        <w:t>2.4</w:t>
      </w:r>
      <w:r w:rsidR="00F84BF8">
        <w:t>5</w:t>
      </w:r>
      <w:r>
        <w:t>(3)</w:t>
      </w:r>
      <w:r>
        <w:tab/>
        <w:t>Speech-language pathologists and speech-language pathology assistants;</w:t>
      </w:r>
    </w:p>
    <w:p w14:paraId="215E9A41" w14:textId="77777777" w:rsidR="000801E7" w:rsidRDefault="000801E7" w:rsidP="00253E03">
      <w:pPr>
        <w:pStyle w:val="par1"/>
        <w:spacing w:after="240"/>
      </w:pPr>
      <w:r>
        <w:t>2.4</w:t>
      </w:r>
      <w:r w:rsidR="00F84BF8">
        <w:t>5</w:t>
      </w:r>
      <w:r>
        <w:t>(4)</w:t>
      </w:r>
      <w:r>
        <w:tab/>
        <w:t>Specialty teachers (e.g., adapted physical education teachers, music teachers, art teachers, family and consumer education teachers, and industrial/technical education teachers);</w:t>
      </w:r>
    </w:p>
    <w:p w14:paraId="455086C1" w14:textId="77777777" w:rsidR="000801E7" w:rsidRDefault="000801E7" w:rsidP="00253E03">
      <w:pPr>
        <w:pStyle w:val="par1"/>
        <w:spacing w:after="240"/>
      </w:pPr>
      <w:r>
        <w:t>2.4</w:t>
      </w:r>
      <w:r w:rsidR="00F84BF8">
        <w:t>5</w:t>
      </w:r>
      <w:r>
        <w:t>(5)</w:t>
      </w:r>
      <w:r>
        <w:tab/>
        <w:t>Special education instruction paraprofessionals;</w:t>
      </w:r>
    </w:p>
    <w:p w14:paraId="3D4E7D78" w14:textId="77777777" w:rsidR="000801E7" w:rsidRDefault="000801E7" w:rsidP="00253E03">
      <w:pPr>
        <w:pStyle w:val="par1"/>
        <w:spacing w:after="240"/>
      </w:pPr>
      <w:r>
        <w:t>2.4</w:t>
      </w:r>
      <w:r w:rsidR="00F84BF8">
        <w:t>5</w:t>
      </w:r>
      <w:r>
        <w:t>(6)</w:t>
      </w:r>
      <w:r>
        <w:tab/>
        <w:t>Educational interpreters;</w:t>
      </w:r>
    </w:p>
    <w:p w14:paraId="073038E4" w14:textId="77777777" w:rsidR="000801E7" w:rsidRDefault="000801E7" w:rsidP="00253E03">
      <w:pPr>
        <w:pStyle w:val="par1"/>
        <w:spacing w:after="240"/>
      </w:pPr>
      <w:r>
        <w:t>2.4</w:t>
      </w:r>
      <w:r w:rsidR="00F84BF8">
        <w:t>5</w:t>
      </w:r>
      <w:r>
        <w:t>(7)</w:t>
      </w:r>
      <w:r>
        <w:tab/>
        <w:t>School nurses;</w:t>
      </w:r>
    </w:p>
    <w:p w14:paraId="60034391" w14:textId="77777777" w:rsidR="000801E7" w:rsidRDefault="000801E7" w:rsidP="00253E03">
      <w:pPr>
        <w:pStyle w:val="par1"/>
        <w:spacing w:after="240"/>
      </w:pPr>
      <w:r>
        <w:t>2.4</w:t>
      </w:r>
      <w:r w:rsidR="00F84BF8">
        <w:t>5</w:t>
      </w:r>
      <w:r>
        <w:t>(8)</w:t>
      </w:r>
      <w:r>
        <w:tab/>
        <w:t>Occupational therapists and occupational therapy assistants;</w:t>
      </w:r>
    </w:p>
    <w:p w14:paraId="7843E91D" w14:textId="77777777" w:rsidR="000801E7" w:rsidRDefault="000801E7" w:rsidP="00253E03">
      <w:pPr>
        <w:pStyle w:val="par1"/>
        <w:spacing w:after="240"/>
      </w:pPr>
      <w:r>
        <w:t>2.4</w:t>
      </w:r>
      <w:r w:rsidR="00F84BF8">
        <w:t>5</w:t>
      </w:r>
      <w:r>
        <w:t>(9)</w:t>
      </w:r>
      <w:r>
        <w:tab/>
        <w:t>Physical therapists and physical therapy assistants;</w:t>
      </w:r>
    </w:p>
    <w:p w14:paraId="6052FCC3" w14:textId="77777777" w:rsidR="000801E7" w:rsidRDefault="000801E7" w:rsidP="00253E03">
      <w:pPr>
        <w:pStyle w:val="par1"/>
        <w:spacing w:after="240"/>
      </w:pPr>
      <w:r>
        <w:t>2.4</w:t>
      </w:r>
      <w:r w:rsidR="00F84BF8">
        <w:t>5</w:t>
      </w:r>
      <w:r>
        <w:t>(10)</w:t>
      </w:r>
      <w:r>
        <w:tab/>
        <w:t>School psychologists;</w:t>
      </w:r>
    </w:p>
    <w:p w14:paraId="6AB7AF29" w14:textId="77777777" w:rsidR="000801E7" w:rsidRDefault="000801E7" w:rsidP="00253E03">
      <w:pPr>
        <w:pStyle w:val="par1"/>
        <w:spacing w:after="240"/>
      </w:pPr>
      <w:r>
        <w:t>2.4</w:t>
      </w:r>
      <w:r w:rsidR="00F84BF8">
        <w:t>5</w:t>
      </w:r>
      <w:r>
        <w:t>(11)</w:t>
      </w:r>
      <w:r>
        <w:tab/>
        <w:t>School social workers;</w:t>
      </w:r>
    </w:p>
    <w:p w14:paraId="23C7AE6F" w14:textId="77777777" w:rsidR="000801E7" w:rsidRDefault="000801E7" w:rsidP="00253E03">
      <w:pPr>
        <w:pStyle w:val="par1"/>
        <w:spacing w:after="240"/>
      </w:pPr>
      <w:r>
        <w:t>2.4</w:t>
      </w:r>
      <w:r w:rsidR="00F84BF8">
        <w:t>5</w:t>
      </w:r>
      <w:r>
        <w:t>(12)</w:t>
      </w:r>
      <w:r>
        <w:tab/>
        <w:t>Audiologists;</w:t>
      </w:r>
    </w:p>
    <w:p w14:paraId="3E7B9970" w14:textId="77777777" w:rsidR="000801E7" w:rsidRDefault="000801E7" w:rsidP="00253E03">
      <w:pPr>
        <w:pStyle w:val="par1"/>
        <w:spacing w:after="240"/>
      </w:pPr>
      <w:r>
        <w:t>2.4</w:t>
      </w:r>
      <w:r w:rsidR="00F84BF8">
        <w:t>5</w:t>
      </w:r>
      <w:r>
        <w:t>(13)</w:t>
      </w:r>
      <w:r>
        <w:tab/>
        <w:t>Orientation and mobility specialists;</w:t>
      </w:r>
    </w:p>
    <w:p w14:paraId="26BA319C" w14:textId="77777777" w:rsidR="000801E7" w:rsidRDefault="000801E7" w:rsidP="00253E03">
      <w:pPr>
        <w:pStyle w:val="par1"/>
        <w:spacing w:after="240"/>
      </w:pPr>
      <w:r>
        <w:t>2.4</w:t>
      </w:r>
      <w:r w:rsidR="00F84BF8">
        <w:t>5</w:t>
      </w:r>
      <w:r>
        <w:t>(14)</w:t>
      </w:r>
      <w:r>
        <w:tab/>
        <w:t>Other special education professionals;</w:t>
      </w:r>
    </w:p>
    <w:p w14:paraId="500DF1EE" w14:textId="77777777" w:rsidR="000801E7" w:rsidRDefault="000801E7" w:rsidP="00253E03">
      <w:pPr>
        <w:pStyle w:val="par1"/>
        <w:spacing w:after="240"/>
      </w:pPr>
      <w:r>
        <w:t>2.4</w:t>
      </w:r>
      <w:r w:rsidR="00F84BF8">
        <w:t>5</w:t>
      </w:r>
      <w:r>
        <w:t>(15)</w:t>
      </w:r>
      <w:r>
        <w:tab/>
        <w:t>Special education administrators and office support;</w:t>
      </w:r>
    </w:p>
    <w:p w14:paraId="42072382" w14:textId="77777777" w:rsidR="000801E7" w:rsidRDefault="000801E7" w:rsidP="00253E03">
      <w:pPr>
        <w:pStyle w:val="par1"/>
        <w:spacing w:after="240"/>
      </w:pPr>
      <w:r>
        <w:t>2.4</w:t>
      </w:r>
      <w:r w:rsidR="00F84BF8">
        <w:t>5</w:t>
      </w:r>
      <w:r>
        <w:t>(16)</w:t>
      </w:r>
      <w:r>
        <w:tab/>
        <w:t>Other noncertified or non</w:t>
      </w:r>
      <w:ins w:id="1362" w:author="Author">
        <w:r w:rsidR="00065C42">
          <w:t>-</w:t>
        </w:r>
      </w:ins>
      <w:r>
        <w:t>licensed support;</w:t>
      </w:r>
    </w:p>
    <w:p w14:paraId="26EA0938" w14:textId="77777777" w:rsidR="000801E7" w:rsidRDefault="000801E7" w:rsidP="00253E03">
      <w:pPr>
        <w:pStyle w:val="par1"/>
        <w:spacing w:after="240"/>
      </w:pPr>
      <w:r>
        <w:t>2.4</w:t>
      </w:r>
      <w:r w:rsidR="00F84BF8">
        <w:t>5</w:t>
      </w:r>
      <w:r>
        <w:t>(17)</w:t>
      </w:r>
      <w:r>
        <w:tab/>
        <w:t>Employee benefits for special education staff;</w:t>
      </w:r>
    </w:p>
    <w:p w14:paraId="7B707EC2" w14:textId="77777777" w:rsidR="000801E7" w:rsidRDefault="000801E7" w:rsidP="00253E03">
      <w:pPr>
        <w:pStyle w:val="par1"/>
        <w:spacing w:after="240"/>
      </w:pPr>
      <w:r>
        <w:t>2.4</w:t>
      </w:r>
      <w:r w:rsidR="00F84BF8">
        <w:t>5</w:t>
      </w:r>
      <w:r>
        <w:t>(18)</w:t>
      </w:r>
      <w:r>
        <w:tab/>
        <w:t>Supplies, materials, and equipment used for individual students’ special education programs and services;</w:t>
      </w:r>
    </w:p>
    <w:p w14:paraId="25BBDB61" w14:textId="77777777" w:rsidR="000801E7" w:rsidRDefault="000801E7" w:rsidP="00253E03">
      <w:pPr>
        <w:pStyle w:val="par1"/>
        <w:spacing w:after="240"/>
      </w:pPr>
      <w:r>
        <w:t>2.4</w:t>
      </w:r>
      <w:r w:rsidR="00F84BF8">
        <w:t>5</w:t>
      </w:r>
      <w:r>
        <w:t>(19)</w:t>
      </w:r>
      <w:r>
        <w:tab/>
        <w:t>Purchased service contracts for personal services;</w:t>
      </w:r>
    </w:p>
    <w:p w14:paraId="32DBD84E" w14:textId="77777777" w:rsidR="000801E7" w:rsidRDefault="000801E7" w:rsidP="00253E03">
      <w:pPr>
        <w:pStyle w:val="par1"/>
        <w:spacing w:after="240"/>
      </w:pPr>
      <w:r>
        <w:t>2.4</w:t>
      </w:r>
      <w:r w:rsidR="00F84BF8">
        <w:t>5</w:t>
      </w:r>
      <w:r>
        <w:t>(20)</w:t>
      </w:r>
      <w:r>
        <w:tab/>
        <w:t xml:space="preserve">Tuition to other </w:t>
      </w:r>
      <w:del w:id="1363" w:author="Author">
        <w:r w:rsidDel="00065C42">
          <w:delText>administrative units</w:delText>
        </w:r>
      </w:del>
      <w:ins w:id="1364" w:author="Author">
        <w:r w:rsidR="00065C42">
          <w:t>AUs</w:t>
        </w:r>
      </w:ins>
      <w:r>
        <w:t xml:space="preserve"> and approved tuition rates to approved facility schools for special education;</w:t>
      </w:r>
    </w:p>
    <w:p w14:paraId="3705E76D" w14:textId="77777777" w:rsidR="000801E7" w:rsidRDefault="000801E7" w:rsidP="00253E03">
      <w:pPr>
        <w:pStyle w:val="par1"/>
        <w:spacing w:after="240"/>
      </w:pPr>
      <w:r>
        <w:lastRenderedPageBreak/>
        <w:t>2.4</w:t>
      </w:r>
      <w:r w:rsidR="00F84BF8">
        <w:t>5</w:t>
      </w:r>
      <w:r>
        <w:t>(21)</w:t>
      </w:r>
      <w:r>
        <w:tab/>
        <w:t>Staff travel related to special education;</w:t>
      </w:r>
    </w:p>
    <w:p w14:paraId="788C1830" w14:textId="77777777" w:rsidR="000801E7" w:rsidRDefault="000801E7" w:rsidP="00253E03">
      <w:pPr>
        <w:pStyle w:val="par1"/>
        <w:spacing w:after="240"/>
      </w:pPr>
      <w:r>
        <w:t>2.4</w:t>
      </w:r>
      <w:r w:rsidR="00F84BF8">
        <w:t>5</w:t>
      </w:r>
      <w:r>
        <w:t>(22)</w:t>
      </w:r>
      <w:r>
        <w:tab/>
        <w:t>Professional development for special education staff, or all staff, if the content of the professional development is specific to services for children with disabilities;</w:t>
      </w:r>
    </w:p>
    <w:p w14:paraId="3188D03E" w14:textId="77777777" w:rsidR="000801E7" w:rsidRDefault="000801E7" w:rsidP="00253E03">
      <w:pPr>
        <w:pStyle w:val="par1"/>
        <w:spacing w:after="240"/>
      </w:pPr>
      <w:r>
        <w:t>2.4</w:t>
      </w:r>
      <w:r w:rsidR="00F84BF8">
        <w:t>5</w:t>
      </w:r>
      <w:r>
        <w:t>(23)</w:t>
      </w:r>
      <w:r>
        <w:tab/>
        <w:t>Other purchased services related to special education;</w:t>
      </w:r>
    </w:p>
    <w:p w14:paraId="68A99617" w14:textId="77777777" w:rsidR="000801E7" w:rsidRDefault="000801E7" w:rsidP="00253E03">
      <w:pPr>
        <w:pStyle w:val="par1"/>
        <w:spacing w:after="240"/>
      </w:pPr>
      <w:r>
        <w:t>2.4</w:t>
      </w:r>
      <w:r w:rsidR="00F84BF8">
        <w:t>5</w:t>
      </w:r>
      <w:r>
        <w:t>(24)</w:t>
      </w:r>
      <w:r>
        <w:tab/>
        <w:t>Dues, fees</w:t>
      </w:r>
      <w:ins w:id="1365" w:author="Author">
        <w:r w:rsidR="00065C42">
          <w:t>,</w:t>
        </w:r>
      </w:ins>
      <w:r>
        <w:t xml:space="preserve"> and other expenditures specific to the special education program; and</w:t>
      </w:r>
    </w:p>
    <w:p w14:paraId="4CEFD9B4" w14:textId="77777777" w:rsidR="000801E7" w:rsidRDefault="000801E7" w:rsidP="00253E03">
      <w:pPr>
        <w:pStyle w:val="par1"/>
        <w:spacing w:after="240"/>
      </w:pPr>
      <w:r>
        <w:t>2.4</w:t>
      </w:r>
      <w:r w:rsidR="00F84BF8">
        <w:t>5</w:t>
      </w:r>
      <w:r>
        <w:t>(25)</w:t>
      </w:r>
      <w:r>
        <w:tab/>
        <w:t>Parent counseling and training, as defined by the IDEA and its implementing regulations.</w:t>
      </w:r>
    </w:p>
    <w:p w14:paraId="287FB711" w14:textId="77777777" w:rsidR="000801E7" w:rsidRPr="00A14B6F" w:rsidRDefault="000801E7" w:rsidP="00253E03">
      <w:pPr>
        <w:pStyle w:val="par1"/>
        <w:spacing w:after="240"/>
        <w:rPr>
          <w:b/>
          <w:bCs/>
        </w:rPr>
      </w:pPr>
      <w:r w:rsidRPr="00A14B6F">
        <w:rPr>
          <w:b/>
          <w:bCs/>
        </w:rPr>
        <w:t>2.4</w:t>
      </w:r>
      <w:r w:rsidR="00F84BF8">
        <w:rPr>
          <w:b/>
          <w:bCs/>
        </w:rPr>
        <w:t>6</w:t>
      </w:r>
      <w:r w:rsidRPr="00A14B6F">
        <w:rPr>
          <w:b/>
          <w:bCs/>
        </w:rPr>
        <w:tab/>
        <w:t>Special Education Services</w:t>
      </w:r>
    </w:p>
    <w:p w14:paraId="469ED780" w14:textId="77777777" w:rsidR="000801E7" w:rsidRDefault="000801E7" w:rsidP="00253E03">
      <w:pPr>
        <w:pStyle w:val="upar1"/>
        <w:spacing w:after="240"/>
      </w:pPr>
      <w:r w:rsidRPr="00757902">
        <w:rPr>
          <w:i/>
          <w:iCs/>
        </w:rPr>
        <w:t xml:space="preserve">Special </w:t>
      </w:r>
      <w:del w:id="1366" w:author="Author">
        <w:r w:rsidRPr="00757902" w:rsidDel="00065C42">
          <w:rPr>
            <w:i/>
            <w:iCs/>
          </w:rPr>
          <w:delText>E</w:delText>
        </w:r>
      </w:del>
      <w:ins w:id="1367" w:author="Author">
        <w:r w:rsidR="00065C42">
          <w:rPr>
            <w:i/>
            <w:iCs/>
          </w:rPr>
          <w:t>e</w:t>
        </w:r>
      </w:ins>
      <w:r w:rsidRPr="00757902">
        <w:rPr>
          <w:i/>
          <w:iCs/>
        </w:rPr>
        <w:t xml:space="preserve">ducation </w:t>
      </w:r>
      <w:ins w:id="1368" w:author="Author">
        <w:r w:rsidR="00065C42">
          <w:rPr>
            <w:i/>
            <w:iCs/>
          </w:rPr>
          <w:t>s</w:t>
        </w:r>
      </w:ins>
      <w:del w:id="1369" w:author="Author">
        <w:r w:rsidRPr="00757902" w:rsidDel="00065C42">
          <w:rPr>
            <w:i/>
            <w:iCs/>
          </w:rPr>
          <w:delText>S</w:delText>
        </w:r>
      </w:del>
      <w:r w:rsidRPr="00757902">
        <w:rPr>
          <w:i/>
          <w:iCs/>
        </w:rPr>
        <w:t>ervices</w:t>
      </w:r>
      <w:r>
        <w:t xml:space="preserve"> or </w:t>
      </w:r>
      <w:ins w:id="1370" w:author="Author">
        <w:r w:rsidR="00065C42">
          <w:rPr>
            <w:i/>
            <w:iCs/>
          </w:rPr>
          <w:t>s</w:t>
        </w:r>
      </w:ins>
      <w:del w:id="1371" w:author="Author">
        <w:r w:rsidRPr="00757902" w:rsidDel="00065C42">
          <w:rPr>
            <w:i/>
            <w:iCs/>
          </w:rPr>
          <w:delText>S</w:delText>
        </w:r>
      </w:del>
      <w:r w:rsidRPr="00757902">
        <w:rPr>
          <w:i/>
          <w:iCs/>
        </w:rPr>
        <w:t xml:space="preserve">pecial </w:t>
      </w:r>
      <w:ins w:id="1372" w:author="Author">
        <w:r w:rsidR="00065C42">
          <w:rPr>
            <w:i/>
            <w:iCs/>
          </w:rPr>
          <w:t>e</w:t>
        </w:r>
      </w:ins>
      <w:del w:id="1373" w:author="Author">
        <w:r w:rsidRPr="00757902" w:rsidDel="00065C42">
          <w:rPr>
            <w:i/>
            <w:iCs/>
          </w:rPr>
          <w:delText>E</w:delText>
        </w:r>
      </w:del>
      <w:r w:rsidRPr="00757902">
        <w:rPr>
          <w:i/>
          <w:iCs/>
        </w:rPr>
        <w:t xml:space="preserve">ducation </w:t>
      </w:r>
      <w:ins w:id="1374" w:author="Author">
        <w:r w:rsidR="00065C42">
          <w:rPr>
            <w:i/>
            <w:iCs/>
          </w:rPr>
          <w:t>p</w:t>
        </w:r>
      </w:ins>
      <w:del w:id="1375" w:author="Author">
        <w:r w:rsidRPr="00757902" w:rsidDel="00065C42">
          <w:rPr>
            <w:i/>
            <w:iCs/>
          </w:rPr>
          <w:delText>P</w:delText>
        </w:r>
      </w:del>
      <w:r w:rsidRPr="00757902">
        <w:rPr>
          <w:i/>
          <w:iCs/>
        </w:rPr>
        <w:t>rograms</w:t>
      </w:r>
      <w:r>
        <w:t xml:space="preserve"> means the services or programs provided to a child with a disability in conformity with the child’s IEP.</w:t>
      </w:r>
    </w:p>
    <w:p w14:paraId="56BE188C" w14:textId="77777777" w:rsidR="000801E7" w:rsidRPr="00A14B6F" w:rsidRDefault="000801E7" w:rsidP="00253E03">
      <w:pPr>
        <w:pStyle w:val="par1"/>
        <w:spacing w:after="240"/>
        <w:rPr>
          <w:b/>
          <w:bCs/>
        </w:rPr>
      </w:pPr>
      <w:r w:rsidRPr="00A14B6F">
        <w:rPr>
          <w:b/>
          <w:bCs/>
        </w:rPr>
        <w:t>2.4</w:t>
      </w:r>
      <w:r w:rsidR="00F84BF8">
        <w:rPr>
          <w:b/>
          <w:bCs/>
        </w:rPr>
        <w:t>7</w:t>
      </w:r>
      <w:r w:rsidRPr="00A14B6F">
        <w:rPr>
          <w:b/>
          <w:bCs/>
        </w:rPr>
        <w:tab/>
        <w:t>State Board</w:t>
      </w:r>
    </w:p>
    <w:p w14:paraId="55C0A4E6" w14:textId="77777777" w:rsidR="000801E7" w:rsidRDefault="000801E7" w:rsidP="00253E03">
      <w:pPr>
        <w:pStyle w:val="upar1"/>
        <w:spacing w:after="240"/>
      </w:pPr>
      <w:r w:rsidRPr="00757902">
        <w:rPr>
          <w:i/>
          <w:iCs/>
        </w:rPr>
        <w:t>State Board</w:t>
      </w:r>
      <w:r>
        <w:t xml:space="preserve"> means the </w:t>
      </w:r>
      <w:ins w:id="1376" w:author="Author">
        <w:r w:rsidR="00065C42">
          <w:t xml:space="preserve">Colorado </w:t>
        </w:r>
      </w:ins>
      <w:r>
        <w:t xml:space="preserve">State Board of Education, created and existing pursuant to Section 1 of Article IX of the </w:t>
      </w:r>
      <w:ins w:id="1377" w:author="Author">
        <w:r w:rsidR="00065C42">
          <w:t xml:space="preserve">Colorado </w:t>
        </w:r>
      </w:ins>
      <w:r>
        <w:t>State Constitution.</w:t>
      </w:r>
    </w:p>
    <w:p w14:paraId="5A82F6ED" w14:textId="77777777" w:rsidR="000801E7" w:rsidRPr="00A14B6F" w:rsidRDefault="000801E7" w:rsidP="00253E03">
      <w:pPr>
        <w:pStyle w:val="par1"/>
        <w:spacing w:after="240"/>
        <w:rPr>
          <w:b/>
          <w:bCs/>
        </w:rPr>
      </w:pPr>
      <w:r w:rsidRPr="00A14B6F">
        <w:rPr>
          <w:b/>
          <w:bCs/>
        </w:rPr>
        <w:t>2.4</w:t>
      </w:r>
      <w:r w:rsidR="00F84BF8">
        <w:rPr>
          <w:b/>
          <w:bCs/>
        </w:rPr>
        <w:t>8</w:t>
      </w:r>
      <w:r w:rsidRPr="00A14B6F">
        <w:rPr>
          <w:b/>
          <w:bCs/>
        </w:rPr>
        <w:tab/>
        <w:t>State Charter School Institute</w:t>
      </w:r>
    </w:p>
    <w:p w14:paraId="6D47C719" w14:textId="77777777" w:rsidR="000801E7" w:rsidRDefault="000801E7" w:rsidP="00253E03">
      <w:pPr>
        <w:pStyle w:val="upar1"/>
        <w:spacing w:after="240"/>
      </w:pPr>
      <w:r w:rsidRPr="00757902">
        <w:rPr>
          <w:i/>
          <w:iCs/>
        </w:rPr>
        <w:t>State Charter School Institute</w:t>
      </w:r>
      <w:r>
        <w:t xml:space="preserve"> means the State Charter School Institute </w:t>
      </w:r>
      <w:ins w:id="1378" w:author="Author">
        <w:r w:rsidR="00065C42">
          <w:t xml:space="preserve">(CSI) </w:t>
        </w:r>
      </w:ins>
      <w:r>
        <w:t>created pursuant to Part 5 of Article 30.5 of Title 22, C.R.S.</w:t>
      </w:r>
    </w:p>
    <w:p w14:paraId="75AE0496" w14:textId="77777777" w:rsidR="000801E7" w:rsidRPr="00A14B6F" w:rsidRDefault="000801E7" w:rsidP="00253E03">
      <w:pPr>
        <w:pStyle w:val="par1"/>
        <w:spacing w:after="240"/>
        <w:rPr>
          <w:b/>
          <w:bCs/>
        </w:rPr>
      </w:pPr>
      <w:r w:rsidRPr="00A14B6F">
        <w:rPr>
          <w:b/>
          <w:bCs/>
        </w:rPr>
        <w:t>2.4</w:t>
      </w:r>
      <w:r w:rsidR="00F84BF8">
        <w:rPr>
          <w:b/>
          <w:bCs/>
        </w:rPr>
        <w:t>9</w:t>
      </w:r>
      <w:r w:rsidRPr="00A14B6F">
        <w:rPr>
          <w:b/>
          <w:bCs/>
        </w:rPr>
        <w:tab/>
        <w:t>State Educational Agency</w:t>
      </w:r>
    </w:p>
    <w:p w14:paraId="2FF2EE19" w14:textId="77777777" w:rsidR="000801E7" w:rsidRDefault="000801E7" w:rsidP="00253E03">
      <w:pPr>
        <w:pStyle w:val="upar1"/>
        <w:spacing w:after="240"/>
      </w:pPr>
      <w:del w:id="1379" w:author="Author">
        <w:r w:rsidDel="00065C42">
          <w:delText xml:space="preserve">The term </w:delText>
        </w:r>
        <w:r w:rsidR="007C5B91" w:rsidDel="00065C42">
          <w:rPr>
            <w:i/>
            <w:iCs/>
          </w:rPr>
          <w:delText>“</w:delText>
        </w:r>
      </w:del>
      <w:r w:rsidRPr="00757902">
        <w:rPr>
          <w:i/>
          <w:iCs/>
        </w:rPr>
        <w:t xml:space="preserve">State </w:t>
      </w:r>
      <w:ins w:id="1380" w:author="Author">
        <w:r w:rsidR="006B7462">
          <w:rPr>
            <w:i/>
            <w:iCs/>
          </w:rPr>
          <w:t>e</w:t>
        </w:r>
      </w:ins>
      <w:del w:id="1381" w:author="Author">
        <w:r w:rsidRPr="00757902" w:rsidDel="006B7462">
          <w:rPr>
            <w:i/>
            <w:iCs/>
          </w:rPr>
          <w:delText>E</w:delText>
        </w:r>
      </w:del>
      <w:r w:rsidRPr="00757902">
        <w:rPr>
          <w:i/>
          <w:iCs/>
        </w:rPr>
        <w:t xml:space="preserve">ducational </w:t>
      </w:r>
      <w:ins w:id="1382" w:author="Author">
        <w:r w:rsidR="006B7462">
          <w:rPr>
            <w:i/>
            <w:iCs/>
          </w:rPr>
          <w:t>a</w:t>
        </w:r>
      </w:ins>
      <w:del w:id="1383" w:author="Author">
        <w:r w:rsidRPr="00757902" w:rsidDel="006B7462">
          <w:rPr>
            <w:i/>
            <w:iCs/>
          </w:rPr>
          <w:delText>A</w:delText>
        </w:r>
      </w:del>
      <w:r w:rsidRPr="00757902">
        <w:rPr>
          <w:i/>
          <w:iCs/>
        </w:rPr>
        <w:t>gency</w:t>
      </w:r>
      <w:ins w:id="1384" w:author="Author">
        <w:r w:rsidR="006B7462">
          <w:rPr>
            <w:i/>
            <w:iCs/>
          </w:rPr>
          <w:t xml:space="preserve"> (SEA)</w:t>
        </w:r>
      </w:ins>
      <w:del w:id="1385" w:author="Author">
        <w:r w:rsidR="004072CD" w:rsidRPr="00757902" w:rsidDel="00065C42">
          <w:rPr>
            <w:i/>
            <w:iCs/>
          </w:rPr>
          <w:delText>”</w:delText>
        </w:r>
      </w:del>
      <w:r>
        <w:t>, when used in 34 C</w:t>
      </w:r>
      <w:ins w:id="1386" w:author="Author">
        <w:r w:rsidR="00065C42">
          <w:t>.</w:t>
        </w:r>
      </w:ins>
      <w:r>
        <w:t>F</w:t>
      </w:r>
      <w:ins w:id="1387" w:author="Author">
        <w:r w:rsidR="00065C42">
          <w:t>.</w:t>
        </w:r>
      </w:ins>
      <w:r>
        <w:t>R</w:t>
      </w:r>
      <w:ins w:id="1388" w:author="Author">
        <w:r w:rsidR="00065C42">
          <w:t>.</w:t>
        </w:r>
      </w:ins>
      <w:r>
        <w:t xml:space="preserve"> Parts 300 and 303, means the Colorado Department of Education.</w:t>
      </w:r>
    </w:p>
    <w:p w14:paraId="15A4F573" w14:textId="77777777" w:rsidR="000801E7" w:rsidRPr="00A14B6F" w:rsidRDefault="000801E7" w:rsidP="00253E03">
      <w:pPr>
        <w:pStyle w:val="par1"/>
        <w:spacing w:after="240"/>
        <w:rPr>
          <w:b/>
          <w:bCs/>
        </w:rPr>
      </w:pPr>
      <w:r w:rsidRPr="00A14B6F">
        <w:rPr>
          <w:b/>
          <w:bCs/>
        </w:rPr>
        <w:t>2.</w:t>
      </w:r>
      <w:r w:rsidR="00F84BF8">
        <w:rPr>
          <w:b/>
          <w:bCs/>
        </w:rPr>
        <w:t>50</w:t>
      </w:r>
      <w:r w:rsidRPr="00A14B6F">
        <w:rPr>
          <w:b/>
          <w:bCs/>
        </w:rPr>
        <w:tab/>
        <w:t>State-Operated Program</w:t>
      </w:r>
    </w:p>
    <w:p w14:paraId="7468F160" w14:textId="77777777" w:rsidR="000801E7" w:rsidRDefault="000801E7" w:rsidP="00253E03">
      <w:pPr>
        <w:pStyle w:val="upar1"/>
        <w:spacing w:after="240"/>
      </w:pPr>
      <w:r w:rsidRPr="00757902">
        <w:rPr>
          <w:i/>
          <w:iCs/>
        </w:rPr>
        <w:t>State-</w:t>
      </w:r>
      <w:ins w:id="1389" w:author="Author">
        <w:r w:rsidR="00065C42">
          <w:rPr>
            <w:i/>
            <w:iCs/>
          </w:rPr>
          <w:t>o</w:t>
        </w:r>
      </w:ins>
      <w:del w:id="1390" w:author="Author">
        <w:r w:rsidRPr="00757902" w:rsidDel="00065C42">
          <w:rPr>
            <w:i/>
            <w:iCs/>
          </w:rPr>
          <w:delText>O</w:delText>
        </w:r>
      </w:del>
      <w:r w:rsidRPr="00757902">
        <w:rPr>
          <w:i/>
          <w:iCs/>
        </w:rPr>
        <w:t xml:space="preserve">perated </w:t>
      </w:r>
      <w:ins w:id="1391" w:author="Author">
        <w:r w:rsidR="00065C42">
          <w:rPr>
            <w:i/>
            <w:iCs/>
          </w:rPr>
          <w:t>p</w:t>
        </w:r>
      </w:ins>
      <w:del w:id="1392" w:author="Author">
        <w:r w:rsidRPr="00757902" w:rsidDel="00065C42">
          <w:rPr>
            <w:i/>
            <w:iCs/>
          </w:rPr>
          <w:delText>P</w:delText>
        </w:r>
      </w:del>
      <w:r w:rsidRPr="00757902">
        <w:rPr>
          <w:i/>
          <w:iCs/>
        </w:rPr>
        <w:t>rogram</w:t>
      </w:r>
      <w:r>
        <w:t xml:space="preserve"> means an approved school program supervised by the Department and operated by:</w:t>
      </w:r>
    </w:p>
    <w:p w14:paraId="7900DD58" w14:textId="77777777" w:rsidR="000801E7" w:rsidRDefault="000801E7" w:rsidP="00253E03">
      <w:pPr>
        <w:pStyle w:val="par1"/>
        <w:spacing w:after="240"/>
      </w:pPr>
      <w:r>
        <w:t>2.</w:t>
      </w:r>
      <w:r w:rsidR="00F84BF8">
        <w:t>50</w:t>
      </w:r>
      <w:r>
        <w:t>(1)</w:t>
      </w:r>
      <w:r>
        <w:tab/>
        <w:t>The Colorado School for the Deaf and the Blind</w:t>
      </w:r>
      <w:ins w:id="1393" w:author="Author">
        <w:r w:rsidR="009A487F">
          <w:t xml:space="preserve"> (CSDB)</w:t>
        </w:r>
      </w:ins>
      <w:r>
        <w:t xml:space="preserve">, including any schools authorized under </w:t>
      </w:r>
      <w:ins w:id="1394" w:author="Author">
        <w:r w:rsidR="00065C42">
          <w:t>s</w:t>
        </w:r>
      </w:ins>
      <w:del w:id="1395" w:author="Author">
        <w:r w:rsidDel="00065C42">
          <w:delText>S</w:delText>
        </w:r>
      </w:del>
      <w:r>
        <w:t>ection 22-80-102(4)(b), C.R.S.;</w:t>
      </w:r>
    </w:p>
    <w:p w14:paraId="31386158" w14:textId="77777777" w:rsidR="000801E7" w:rsidRDefault="000801E7" w:rsidP="00253E03">
      <w:pPr>
        <w:pStyle w:val="par1"/>
        <w:spacing w:after="240"/>
      </w:pPr>
      <w:r>
        <w:t>2.</w:t>
      </w:r>
      <w:r w:rsidR="00F84BF8">
        <w:t>50</w:t>
      </w:r>
      <w:r>
        <w:t>(2)</w:t>
      </w:r>
      <w:r>
        <w:tab/>
        <w:t xml:space="preserve">The </w:t>
      </w:r>
      <w:ins w:id="1396" w:author="Author">
        <w:r w:rsidR="00065C42">
          <w:t xml:space="preserve">Colorado </w:t>
        </w:r>
      </w:ins>
      <w:r>
        <w:t>Department of Corrections; or</w:t>
      </w:r>
    </w:p>
    <w:p w14:paraId="5AFB47DB" w14:textId="323EFAA8" w:rsidR="000801E7" w:rsidRDefault="000801E7">
      <w:pPr>
        <w:pStyle w:val="par1"/>
        <w:spacing w:after="240" w:line="259" w:lineRule="auto"/>
        <w:pPrChange w:id="1397" w:author="Author">
          <w:pPr>
            <w:pStyle w:val="par1"/>
          </w:pPr>
        </w:pPrChange>
      </w:pPr>
      <w:r>
        <w:lastRenderedPageBreak/>
        <w:t>2.</w:t>
      </w:r>
      <w:r w:rsidR="00F84BF8">
        <w:t>50</w:t>
      </w:r>
      <w:r>
        <w:t>(3)</w:t>
      </w:r>
      <w:r>
        <w:tab/>
        <w:t xml:space="preserve">The </w:t>
      </w:r>
      <w:ins w:id="1398" w:author="Author">
        <w:r w:rsidR="00065C42">
          <w:t xml:space="preserve">Colorado </w:t>
        </w:r>
      </w:ins>
      <w:r>
        <w:t xml:space="preserve">Department of Human Services, including but not limited to </w:t>
      </w:r>
      <w:del w:id="1399" w:author="Author">
        <w:r>
          <w:delText xml:space="preserve">the Division of Youth </w:delText>
        </w:r>
        <w:r w:rsidDel="00065C42">
          <w:delText xml:space="preserve">Corrections </w:delText>
        </w:r>
      </w:del>
      <w:ins w:id="1400" w:author="Author">
        <w:r w:rsidR="7EA7443C">
          <w:t>DYS</w:t>
        </w:r>
        <w:r w:rsidR="00065C42">
          <w:t xml:space="preserve"> </w:t>
        </w:r>
      </w:ins>
      <w:r>
        <w:t xml:space="preserve">and the </w:t>
      </w:r>
      <w:commentRangeStart w:id="1401"/>
      <w:r>
        <w:t xml:space="preserve">Mental Health Institutes </w:t>
      </w:r>
      <w:commentRangeEnd w:id="1401"/>
      <w:r w:rsidR="00427843">
        <w:rPr>
          <w:rStyle w:val="CommentReference"/>
          <w:sz w:val="24"/>
          <w:szCs w:val="24"/>
        </w:rPr>
        <w:commentReference w:id="1401"/>
      </w:r>
      <w:del w:id="1402" w:author="Author">
        <w:r w:rsidDel="00065C42">
          <w:delText xml:space="preserve">at </w:delText>
        </w:r>
      </w:del>
      <w:ins w:id="1403" w:author="Author">
        <w:r w:rsidR="00065C42">
          <w:t xml:space="preserve">in </w:t>
        </w:r>
      </w:ins>
      <w:r>
        <w:t>Fort Logan and Pueblo.</w:t>
      </w:r>
    </w:p>
    <w:p w14:paraId="7500830F" w14:textId="77777777" w:rsidR="000801E7" w:rsidRPr="00A14B6F" w:rsidRDefault="000801E7" w:rsidP="00253E03">
      <w:pPr>
        <w:pStyle w:val="par1"/>
        <w:spacing w:after="240"/>
        <w:rPr>
          <w:b/>
          <w:bCs/>
        </w:rPr>
      </w:pPr>
      <w:r w:rsidRPr="00A14B6F">
        <w:rPr>
          <w:b/>
          <w:bCs/>
        </w:rPr>
        <w:t>2.5</w:t>
      </w:r>
      <w:r w:rsidR="00F84BF8">
        <w:rPr>
          <w:b/>
          <w:bCs/>
        </w:rPr>
        <w:t>1</w:t>
      </w:r>
      <w:r w:rsidRPr="00A14B6F">
        <w:rPr>
          <w:b/>
          <w:bCs/>
        </w:rPr>
        <w:tab/>
        <w:t>Supplementary Aids and Services</w:t>
      </w:r>
    </w:p>
    <w:p w14:paraId="2FB0C2DF" w14:textId="77777777" w:rsidR="000801E7" w:rsidRDefault="000801E7" w:rsidP="00253E03">
      <w:pPr>
        <w:pStyle w:val="upar1"/>
        <w:spacing w:after="240"/>
      </w:pPr>
      <w:r w:rsidRPr="00757902">
        <w:rPr>
          <w:i/>
          <w:iCs/>
        </w:rPr>
        <w:t xml:space="preserve">Supplementary </w:t>
      </w:r>
      <w:del w:id="1404" w:author="Author">
        <w:r w:rsidRPr="00757902" w:rsidDel="00065C42">
          <w:rPr>
            <w:i/>
            <w:iCs/>
          </w:rPr>
          <w:delText>A</w:delText>
        </w:r>
      </w:del>
      <w:ins w:id="1405" w:author="Author">
        <w:r w:rsidR="00065C42">
          <w:rPr>
            <w:i/>
            <w:iCs/>
          </w:rPr>
          <w:t>a</w:t>
        </w:r>
      </w:ins>
      <w:r w:rsidRPr="00757902">
        <w:rPr>
          <w:i/>
          <w:iCs/>
        </w:rPr>
        <w:t xml:space="preserve">ids and </w:t>
      </w:r>
      <w:ins w:id="1406" w:author="Author">
        <w:r w:rsidR="00065C42">
          <w:rPr>
            <w:i/>
            <w:iCs/>
          </w:rPr>
          <w:t>s</w:t>
        </w:r>
      </w:ins>
      <w:del w:id="1407" w:author="Author">
        <w:r w:rsidRPr="00757902" w:rsidDel="00065C42">
          <w:rPr>
            <w:i/>
            <w:iCs/>
          </w:rPr>
          <w:delText>S</w:delText>
        </w:r>
      </w:del>
      <w:r w:rsidRPr="00757902">
        <w:rPr>
          <w:i/>
          <w:iCs/>
        </w:rPr>
        <w:t>ervices</w:t>
      </w:r>
      <w:r>
        <w:t xml:space="preserve"> means aids, services, and other supports that are provided in general education classes, other education-related settings, and in extracurricular and nonacademic settings</w:t>
      </w:r>
      <w:del w:id="1408" w:author="Author">
        <w:r w:rsidDel="00065C42">
          <w:delText>,</w:delText>
        </w:r>
      </w:del>
      <w:r>
        <w:t xml:space="preserve"> to enable children with disabilities to be educated with </w:t>
      </w:r>
      <w:del w:id="1409" w:author="Author">
        <w:r w:rsidDel="00065C42">
          <w:delText xml:space="preserve">nondisabled </w:delText>
        </w:r>
      </w:del>
      <w:r>
        <w:t>children</w:t>
      </w:r>
      <w:ins w:id="1410" w:author="Author">
        <w:r w:rsidR="00065C42">
          <w:t xml:space="preserve"> without disabilities</w:t>
        </w:r>
      </w:ins>
      <w:r>
        <w:t xml:space="preserve"> to the maximum extent appropriate in accordance with 34 C</w:t>
      </w:r>
      <w:ins w:id="1411" w:author="Author">
        <w:r w:rsidR="00065C42">
          <w:t>.</w:t>
        </w:r>
      </w:ins>
      <w:r>
        <w:t>F</w:t>
      </w:r>
      <w:ins w:id="1412" w:author="Author">
        <w:r w:rsidR="00065C42">
          <w:t>.</w:t>
        </w:r>
      </w:ins>
      <w:r>
        <w:t>R</w:t>
      </w:r>
      <w:ins w:id="1413" w:author="Author">
        <w:r w:rsidR="00065C42">
          <w:t>.</w:t>
        </w:r>
      </w:ins>
      <w:r>
        <w:t xml:space="preserve"> §</w:t>
      </w:r>
      <w:del w:id="1414" w:author="Author">
        <w:r w:rsidDel="00065C42">
          <w:delText xml:space="preserve"> </w:delText>
        </w:r>
      </w:del>
      <w:r>
        <w:t>§</w:t>
      </w:r>
      <w:ins w:id="1415" w:author="Author">
        <w:r w:rsidR="00065C42">
          <w:t xml:space="preserve"> </w:t>
        </w:r>
      </w:ins>
      <w:r>
        <w:t>300.114 through 300.116.</w:t>
      </w:r>
    </w:p>
    <w:p w14:paraId="2B30B88F" w14:textId="77777777" w:rsidR="000801E7" w:rsidRPr="00A14B6F" w:rsidRDefault="000801E7" w:rsidP="00253E03">
      <w:pPr>
        <w:pStyle w:val="par1"/>
        <w:spacing w:after="240"/>
        <w:rPr>
          <w:b/>
          <w:bCs/>
        </w:rPr>
      </w:pPr>
      <w:r w:rsidRPr="00A14B6F">
        <w:rPr>
          <w:b/>
          <w:bCs/>
        </w:rPr>
        <w:t>2.5</w:t>
      </w:r>
      <w:r w:rsidR="00BE551D">
        <w:rPr>
          <w:b/>
          <w:bCs/>
        </w:rPr>
        <w:t>2</w:t>
      </w:r>
      <w:r w:rsidRPr="00A14B6F">
        <w:rPr>
          <w:b/>
          <w:bCs/>
        </w:rPr>
        <w:tab/>
        <w:t>Transition Services</w:t>
      </w:r>
    </w:p>
    <w:p w14:paraId="07250DBC" w14:textId="77777777" w:rsidR="000801E7" w:rsidRDefault="000801E7" w:rsidP="00253E03">
      <w:pPr>
        <w:pStyle w:val="par1"/>
        <w:spacing w:after="240"/>
      </w:pPr>
      <w:r>
        <w:t>2.5</w:t>
      </w:r>
      <w:r w:rsidR="00BE551D">
        <w:t>2</w:t>
      </w:r>
      <w:r>
        <w:t>(1)</w:t>
      </w:r>
      <w:r>
        <w:tab/>
      </w:r>
      <w:r w:rsidRPr="00757902">
        <w:rPr>
          <w:i/>
          <w:iCs/>
        </w:rPr>
        <w:t xml:space="preserve">Transition </w:t>
      </w:r>
      <w:ins w:id="1416" w:author="Author">
        <w:r w:rsidR="00065C42">
          <w:rPr>
            <w:i/>
            <w:iCs/>
          </w:rPr>
          <w:t>s</w:t>
        </w:r>
      </w:ins>
      <w:del w:id="1417" w:author="Author">
        <w:r w:rsidRPr="00757902" w:rsidDel="00065C42">
          <w:rPr>
            <w:i/>
            <w:iCs/>
          </w:rPr>
          <w:delText>S</w:delText>
        </w:r>
      </w:del>
      <w:r w:rsidRPr="00757902">
        <w:rPr>
          <w:i/>
          <w:iCs/>
        </w:rPr>
        <w:t>ervices</w:t>
      </w:r>
      <w:r>
        <w:t xml:space="preserve"> means a coordinated set of activities for a child with a disability that</w:t>
      </w:r>
      <w:ins w:id="1418" w:author="Author">
        <w:r w:rsidR="00065C42">
          <w:t>:</w:t>
        </w:r>
      </w:ins>
      <w:del w:id="1419" w:author="Author">
        <w:r w:rsidDel="00065C42">
          <w:delText xml:space="preserve"> –</w:delText>
        </w:r>
      </w:del>
    </w:p>
    <w:p w14:paraId="338C9939" w14:textId="77777777" w:rsidR="000801E7" w:rsidRDefault="000801E7" w:rsidP="00253E03">
      <w:pPr>
        <w:pStyle w:val="par2"/>
        <w:spacing w:after="240"/>
      </w:pPr>
      <w:r>
        <w:t>2.5</w:t>
      </w:r>
      <w:r w:rsidR="00BE551D">
        <w:t>2</w:t>
      </w:r>
      <w:r>
        <w:t>(1)(a)</w:t>
      </w:r>
      <w:r>
        <w:tab/>
        <w:t>Is designed to be within a results-oriented process, that is focused on improving the academic and functional achievement of the child with a disability to facilitate the child's movement from school to post-school activities, including postsecondary education, vocational education, integrated employment (including supported employment), continuing and adult education, adult services, independent living, or community participation;</w:t>
      </w:r>
      <w:ins w:id="1420" w:author="Author">
        <w:r w:rsidR="00065C42">
          <w:t xml:space="preserve"> and</w:t>
        </w:r>
      </w:ins>
    </w:p>
    <w:p w14:paraId="33DEF4D4" w14:textId="77777777" w:rsidR="000801E7" w:rsidRDefault="000801E7" w:rsidP="00253E03">
      <w:pPr>
        <w:pStyle w:val="par2"/>
        <w:spacing w:after="240"/>
      </w:pPr>
      <w:r>
        <w:t>2.5</w:t>
      </w:r>
      <w:r w:rsidR="00BE551D">
        <w:t>2</w:t>
      </w:r>
      <w:r>
        <w:t>(1)(b)</w:t>
      </w:r>
      <w:r>
        <w:tab/>
        <w:t>Is based on the individual child's needs, taking into account the child's strengths, preferences, and interests; and includes</w:t>
      </w:r>
      <w:ins w:id="1421" w:author="Author">
        <w:r w:rsidR="00065C42">
          <w:t>:</w:t>
        </w:r>
      </w:ins>
      <w:del w:id="1422" w:author="Author">
        <w:r w:rsidDel="00065C42">
          <w:delText xml:space="preserve"> -</w:delText>
        </w:r>
      </w:del>
    </w:p>
    <w:p w14:paraId="0B6329AF" w14:textId="77777777" w:rsidR="000801E7" w:rsidRDefault="000801E7" w:rsidP="00253E03">
      <w:pPr>
        <w:pStyle w:val="par3"/>
        <w:spacing w:after="240"/>
      </w:pPr>
      <w:r>
        <w:t>2.5</w:t>
      </w:r>
      <w:r w:rsidR="00BE551D">
        <w:t>2</w:t>
      </w:r>
      <w:r>
        <w:t>(1)(b)(i)</w:t>
      </w:r>
      <w:r>
        <w:tab/>
        <w:t>Instruction;</w:t>
      </w:r>
    </w:p>
    <w:p w14:paraId="7642C8AE" w14:textId="77777777" w:rsidR="000801E7" w:rsidRDefault="000801E7" w:rsidP="00253E03">
      <w:pPr>
        <w:pStyle w:val="par3"/>
        <w:spacing w:after="240"/>
      </w:pPr>
      <w:r>
        <w:t>2.5</w:t>
      </w:r>
      <w:r w:rsidR="00BE551D">
        <w:t>2</w:t>
      </w:r>
      <w:r>
        <w:t>(1)(b)(ii)</w:t>
      </w:r>
      <w:r>
        <w:tab/>
        <w:t>Related services;</w:t>
      </w:r>
    </w:p>
    <w:p w14:paraId="7B19BE8F" w14:textId="77777777" w:rsidR="000801E7" w:rsidRDefault="000801E7" w:rsidP="00253E03">
      <w:pPr>
        <w:pStyle w:val="par3"/>
        <w:spacing w:after="240"/>
      </w:pPr>
      <w:r>
        <w:t>2.5</w:t>
      </w:r>
      <w:r w:rsidR="00BE551D">
        <w:t>2</w:t>
      </w:r>
      <w:r>
        <w:t>(1)(b)(iii)</w:t>
      </w:r>
      <w:r>
        <w:tab/>
        <w:t>Community experiences;</w:t>
      </w:r>
    </w:p>
    <w:p w14:paraId="25B05DD3" w14:textId="77777777" w:rsidR="000801E7" w:rsidRDefault="000801E7" w:rsidP="00253E03">
      <w:pPr>
        <w:pStyle w:val="par3"/>
        <w:spacing w:after="240"/>
      </w:pPr>
      <w:r>
        <w:t>2.5</w:t>
      </w:r>
      <w:r w:rsidR="00BE551D">
        <w:t>2</w:t>
      </w:r>
      <w:r>
        <w:t>(1)(b)(iv)</w:t>
      </w:r>
      <w:r>
        <w:tab/>
        <w:t>The development of employment and other post-school adult living objectives; and</w:t>
      </w:r>
    </w:p>
    <w:p w14:paraId="7A0C3473" w14:textId="77777777" w:rsidR="000801E7" w:rsidRDefault="000801E7" w:rsidP="00253E03">
      <w:pPr>
        <w:pStyle w:val="par3"/>
        <w:spacing w:after="240"/>
      </w:pPr>
      <w:r>
        <w:t>2.5</w:t>
      </w:r>
      <w:r w:rsidR="00BE551D">
        <w:t>2</w:t>
      </w:r>
      <w:r>
        <w:t>(1)(b)(v)</w:t>
      </w:r>
      <w:r>
        <w:tab/>
        <w:t>If appropriate, acquisition of daily living skills and provision of a functional vocational evaluation.</w:t>
      </w:r>
    </w:p>
    <w:p w14:paraId="414526F3" w14:textId="77777777" w:rsidR="000801E7" w:rsidRDefault="000801E7" w:rsidP="00253E03">
      <w:pPr>
        <w:pStyle w:val="par1"/>
        <w:spacing w:after="240"/>
      </w:pPr>
      <w:r>
        <w:lastRenderedPageBreak/>
        <w:t>2.5</w:t>
      </w:r>
      <w:r w:rsidR="00BE551D">
        <w:t>2</w:t>
      </w:r>
      <w:r>
        <w:t>(2)</w:t>
      </w:r>
      <w:r>
        <w:tab/>
        <w:t>Transition services for children with disabilities may be special education, if provided as specially designed instruction, or a related service, if required to assist a child with a disability to benefit from special education.</w:t>
      </w:r>
    </w:p>
    <w:p w14:paraId="14F405D5" w14:textId="77777777" w:rsidR="000801E7" w:rsidRPr="00A14B6F" w:rsidRDefault="000801E7" w:rsidP="00253E03">
      <w:pPr>
        <w:pStyle w:val="par1"/>
        <w:spacing w:after="240"/>
        <w:rPr>
          <w:b/>
          <w:bCs/>
        </w:rPr>
      </w:pPr>
      <w:r w:rsidRPr="00A14B6F">
        <w:rPr>
          <w:b/>
          <w:bCs/>
        </w:rPr>
        <w:t>2.5</w:t>
      </w:r>
      <w:r w:rsidR="00BE551D">
        <w:rPr>
          <w:b/>
          <w:bCs/>
        </w:rPr>
        <w:t>3</w:t>
      </w:r>
      <w:r w:rsidRPr="00A14B6F">
        <w:rPr>
          <w:b/>
          <w:bCs/>
        </w:rPr>
        <w:tab/>
        <w:t>Universal Design</w:t>
      </w:r>
    </w:p>
    <w:p w14:paraId="70906FC7" w14:textId="77777777" w:rsidR="000801E7" w:rsidRDefault="000801E7" w:rsidP="00253E03">
      <w:pPr>
        <w:pStyle w:val="upar1"/>
        <w:spacing w:after="240"/>
      </w:pPr>
      <w:del w:id="1423" w:author="Author">
        <w:r w:rsidDel="00065C42">
          <w:delText xml:space="preserve">The term </w:delText>
        </w:r>
        <w:r w:rsidR="007C5B91" w:rsidDel="00065C42">
          <w:rPr>
            <w:i/>
            <w:iCs/>
          </w:rPr>
          <w:delText>“</w:delText>
        </w:r>
      </w:del>
      <w:r w:rsidRPr="00EE082A">
        <w:rPr>
          <w:i/>
          <w:iCs/>
        </w:rPr>
        <w:t xml:space="preserve">Universal </w:t>
      </w:r>
      <w:ins w:id="1424" w:author="Author">
        <w:r w:rsidR="00065C42">
          <w:rPr>
            <w:i/>
            <w:iCs/>
          </w:rPr>
          <w:t>d</w:t>
        </w:r>
      </w:ins>
      <w:del w:id="1425" w:author="Author">
        <w:r w:rsidRPr="00EE082A" w:rsidDel="00065C42">
          <w:rPr>
            <w:i/>
            <w:iCs/>
          </w:rPr>
          <w:delText>D</w:delText>
        </w:r>
      </w:del>
      <w:r w:rsidRPr="00EE082A">
        <w:rPr>
          <w:i/>
          <w:iCs/>
        </w:rPr>
        <w:t>esign</w:t>
      </w:r>
      <w:del w:id="1426" w:author="Author">
        <w:r w:rsidR="004072CD" w:rsidRPr="00EE082A" w:rsidDel="00065C42">
          <w:rPr>
            <w:i/>
            <w:iCs/>
          </w:rPr>
          <w:delText>”</w:delText>
        </w:r>
      </w:del>
      <w:r>
        <w:t>, when used in 34 C</w:t>
      </w:r>
      <w:ins w:id="1427" w:author="Author">
        <w:r w:rsidR="00065C42">
          <w:t>.</w:t>
        </w:r>
      </w:ins>
      <w:r>
        <w:t>F</w:t>
      </w:r>
      <w:ins w:id="1428" w:author="Author">
        <w:r w:rsidR="00065C42">
          <w:t>.</w:t>
        </w:r>
      </w:ins>
      <w:r>
        <w:t>R</w:t>
      </w:r>
      <w:ins w:id="1429" w:author="Author">
        <w:r w:rsidR="00065C42">
          <w:t>.</w:t>
        </w:r>
      </w:ins>
      <w:r>
        <w:t xml:space="preserve"> Parts 300 and 303, has the meaning given the term in Section 3 of the Assistive Technology Act of 1998, as amended, 29 U.S.C. </w:t>
      </w:r>
      <w:ins w:id="1430" w:author="Author">
        <w:r w:rsidR="00065C42">
          <w:t xml:space="preserve">§ </w:t>
        </w:r>
      </w:ins>
      <w:r>
        <w:t>3002.</w:t>
      </w:r>
    </w:p>
    <w:p w14:paraId="701D165B" w14:textId="77777777" w:rsidR="000801E7" w:rsidRPr="00A14B6F" w:rsidRDefault="000801E7" w:rsidP="00253E03">
      <w:pPr>
        <w:pStyle w:val="par1"/>
        <w:spacing w:after="240"/>
        <w:rPr>
          <w:b/>
          <w:bCs/>
        </w:rPr>
      </w:pPr>
      <w:r w:rsidRPr="00A14B6F">
        <w:rPr>
          <w:b/>
          <w:bCs/>
        </w:rPr>
        <w:t>2.5</w:t>
      </w:r>
      <w:r w:rsidR="00BE551D">
        <w:rPr>
          <w:b/>
          <w:bCs/>
        </w:rPr>
        <w:t>4</w:t>
      </w:r>
      <w:r>
        <w:tab/>
      </w:r>
      <w:r w:rsidRPr="00A14B6F">
        <w:rPr>
          <w:b/>
          <w:bCs/>
        </w:rPr>
        <w:t>Ward of the State</w:t>
      </w:r>
    </w:p>
    <w:p w14:paraId="696D9778" w14:textId="77777777" w:rsidR="00C20C6B" w:rsidRDefault="00065C42" w:rsidP="00253E03">
      <w:pPr>
        <w:pStyle w:val="upar1"/>
        <w:spacing w:after="240"/>
        <w:rPr>
          <w:ins w:id="1431" w:author="Author"/>
        </w:rPr>
      </w:pPr>
      <w:commentRangeStart w:id="1432"/>
      <w:ins w:id="1433" w:author="Author">
        <w:r>
          <w:t>2.54(1)</w:t>
        </w:r>
        <w:r>
          <w:tab/>
        </w:r>
        <w:r w:rsidRPr="00EE082A">
          <w:rPr>
            <w:i/>
            <w:iCs/>
          </w:rPr>
          <w:t xml:space="preserve">Ward of the </w:t>
        </w:r>
        <w:r>
          <w:rPr>
            <w:i/>
            <w:iCs/>
          </w:rPr>
          <w:t>s</w:t>
        </w:r>
        <w:r w:rsidRPr="00EE082A">
          <w:rPr>
            <w:i/>
            <w:iCs/>
          </w:rPr>
          <w:t>tate</w:t>
        </w:r>
        <w:r w:rsidR="006D33A8">
          <w:t xml:space="preserve"> means</w:t>
        </w:r>
        <w:r w:rsidR="00C20C6B">
          <w:t>:</w:t>
        </w:r>
      </w:ins>
    </w:p>
    <w:p w14:paraId="26EFA502" w14:textId="501EE0EE" w:rsidR="000801E7" w:rsidDel="00065C42" w:rsidRDefault="00C20C6B">
      <w:pPr>
        <w:pStyle w:val="upar1"/>
        <w:tabs>
          <w:tab w:val="clear" w:pos="720"/>
        </w:tabs>
        <w:spacing w:after="240"/>
        <w:ind w:left="1440" w:hanging="720"/>
        <w:rPr>
          <w:del w:id="1434" w:author="Author"/>
        </w:rPr>
        <w:pPrChange w:id="1435" w:author="Author">
          <w:pPr>
            <w:pStyle w:val="upar1"/>
          </w:pPr>
        </w:pPrChange>
      </w:pPr>
      <w:ins w:id="1436" w:author="Author">
        <w:r>
          <w:t>2.54(1)(a)</w:t>
        </w:r>
        <w:del w:id="1437" w:author="Author">
          <w:r w:rsidR="00065C42" w:rsidDel="006D33A8">
            <w:delText>,</w:delText>
          </w:r>
        </w:del>
        <w:r w:rsidR="00065C42">
          <w:t xml:space="preserve"> </w:t>
        </w:r>
      </w:ins>
      <w:del w:id="1438" w:author="Author">
        <w:r w:rsidR="000801E7" w:rsidDel="00065C42">
          <w:delText>As</w:delText>
        </w:r>
      </w:del>
      <w:ins w:id="1439" w:author="Author">
        <w:r w:rsidR="008C0045">
          <w:t>a</w:t>
        </w:r>
        <w:del w:id="1440" w:author="Author">
          <w:r w:rsidR="00065C42" w:rsidDel="008C0045">
            <w:delText>when</w:delText>
          </w:r>
        </w:del>
      </w:ins>
      <w:del w:id="1441" w:author="Author">
        <w:r w:rsidR="000801E7">
          <w:delText xml:space="preserve"> used in </w:delText>
        </w:r>
      </w:del>
      <w:ins w:id="1442" w:author="Author">
        <w:del w:id="1443" w:author="Author">
          <w:r w:rsidR="00F20D72">
            <w:delText xml:space="preserve">IDEA </w:delText>
          </w:r>
        </w:del>
      </w:ins>
      <w:del w:id="1444" w:author="Author">
        <w:r w:rsidR="000801E7" w:rsidDel="00065C42">
          <w:delText xml:space="preserve">34 CFR </w:delText>
        </w:r>
        <w:r w:rsidR="000801E7">
          <w:delText xml:space="preserve">Part B, </w:delText>
        </w:r>
        <w:r w:rsidR="000801E7" w:rsidDel="00065C42">
          <w:delText xml:space="preserve">the term </w:delText>
        </w:r>
        <w:r w:rsidR="000801E7" w:rsidRPr="00EE082A" w:rsidDel="00065C42">
          <w:rPr>
            <w:i/>
            <w:iCs/>
          </w:rPr>
          <w:delText>Ward of the State</w:delText>
        </w:r>
        <w:r w:rsidR="000801E7" w:rsidDel="00065C42">
          <w:delText xml:space="preserve"> </w:delText>
        </w:r>
        <w:r w:rsidR="000801E7">
          <w:delText>means</w:delText>
        </w:r>
      </w:del>
      <w:ins w:id="1445" w:author="Author">
        <w:del w:id="1446" w:author="Author">
          <w:r w:rsidR="00065C42">
            <w:delText xml:space="preserve"> </w:delText>
          </w:r>
        </w:del>
      </w:ins>
      <w:del w:id="1447" w:author="Author">
        <w:r w:rsidR="000801E7" w:rsidDel="00065C42">
          <w:delText>:</w:delText>
        </w:r>
      </w:del>
    </w:p>
    <w:p w14:paraId="529A129F" w14:textId="1AF49438" w:rsidR="000801E7" w:rsidRDefault="000801E7">
      <w:pPr>
        <w:pStyle w:val="upar1"/>
        <w:tabs>
          <w:tab w:val="clear" w:pos="720"/>
        </w:tabs>
        <w:spacing w:after="240"/>
        <w:ind w:left="1440" w:hanging="720"/>
        <w:rPr>
          <w:del w:id="1448" w:author="Author"/>
        </w:rPr>
        <w:pPrChange w:id="1449" w:author="Author">
          <w:pPr>
            <w:pStyle w:val="par1"/>
          </w:pPr>
        </w:pPrChange>
      </w:pPr>
      <w:del w:id="1450" w:author="Author">
        <w:r w:rsidDel="00065C42">
          <w:delText>2.5</w:delText>
        </w:r>
        <w:r w:rsidR="00BE551D" w:rsidDel="00065C42">
          <w:delText>4</w:delText>
        </w:r>
        <w:r w:rsidDel="00065C42">
          <w:delText>(1)</w:delText>
        </w:r>
        <w:r w:rsidDel="00065C42">
          <w:tab/>
          <w:delText>General. Subject to 2.5</w:delText>
        </w:r>
        <w:r w:rsidR="00A30558" w:rsidDel="00065C42">
          <w:delText>4</w:delText>
        </w:r>
        <w:r w:rsidDel="00065C42">
          <w:delText xml:space="preserve">(2) of this Section, ward of the State means </w:delText>
        </w:r>
        <w:r>
          <w:delText>a child who, as determined by the State where the child resides, is</w:delText>
        </w:r>
      </w:del>
      <w:ins w:id="1451" w:author="Author">
        <w:del w:id="1452" w:author="Author">
          <w:r w:rsidR="00065C42">
            <w:delText>:</w:delText>
          </w:r>
        </w:del>
      </w:ins>
      <w:del w:id="1453" w:author="Author">
        <w:r w:rsidDel="00065C42">
          <w:delText xml:space="preserve"> -</w:delText>
        </w:r>
      </w:del>
    </w:p>
    <w:p w14:paraId="30580BB0" w14:textId="77777777" w:rsidR="00BA592E" w:rsidRDefault="000801E7">
      <w:pPr>
        <w:pStyle w:val="upar1"/>
        <w:tabs>
          <w:tab w:val="clear" w:pos="720"/>
        </w:tabs>
        <w:spacing w:after="240"/>
        <w:ind w:left="1440" w:hanging="720"/>
        <w:rPr>
          <w:ins w:id="1454" w:author="Author"/>
        </w:rPr>
        <w:pPrChange w:id="1455" w:author="Author">
          <w:pPr>
            <w:pStyle w:val="upar1"/>
          </w:pPr>
        </w:pPrChange>
      </w:pPr>
      <w:del w:id="1456" w:author="Author">
        <w:r w:rsidDel="484F3ED1">
          <w:delText>2.54(1)(a)</w:delText>
        </w:r>
        <w:r>
          <w:tab/>
        </w:r>
        <w:r w:rsidDel="484F3ED1">
          <w:delText>A</w:delText>
        </w:r>
      </w:del>
      <w:r w:rsidR="484F3ED1">
        <w:t xml:space="preserve"> foster child</w:t>
      </w:r>
      <w:ins w:id="1457" w:author="Author">
        <w:r w:rsidR="503CEF20">
          <w:t>, which is defined in section 19-1-103, C.R.S., as a child or youth that has been placed in the legal custody or legal authority of a CDHS county department for the purposes of physical placement of the child or youth</w:t>
        </w:r>
        <w:r w:rsidR="003450A9">
          <w:t>, or</w:t>
        </w:r>
      </w:ins>
      <w:del w:id="1458" w:author="Author">
        <w:r w:rsidDel="006D33A8">
          <w:delText>;</w:delText>
        </w:r>
      </w:del>
      <w:ins w:id="1459" w:author="Author">
        <w:r w:rsidR="00C20C6B">
          <w:t xml:space="preserve"> </w:t>
        </w:r>
      </w:ins>
    </w:p>
    <w:p w14:paraId="7BC92FE1" w14:textId="33757E60" w:rsidR="000801E7" w:rsidRDefault="00BA592E">
      <w:pPr>
        <w:pStyle w:val="upar1"/>
        <w:spacing w:after="240"/>
        <w:rPr>
          <w:del w:id="1460" w:author="Author"/>
        </w:rPr>
        <w:pPrChange w:id="1461" w:author="Author">
          <w:pPr>
            <w:pStyle w:val="par2"/>
          </w:pPr>
        </w:pPrChange>
      </w:pPr>
      <w:ins w:id="1462" w:author="Author">
        <w:r>
          <w:tab/>
          <w:t xml:space="preserve">2.54(1)(b) </w:t>
        </w:r>
        <w:r w:rsidR="00C20C6B">
          <w:t xml:space="preserve">a </w:t>
        </w:r>
      </w:ins>
    </w:p>
    <w:p w14:paraId="703ECDEF" w14:textId="609336F0" w:rsidR="000801E7" w:rsidRDefault="000801E7" w:rsidP="00253E03">
      <w:pPr>
        <w:pStyle w:val="par2"/>
        <w:spacing w:after="240"/>
        <w:rPr>
          <w:del w:id="1463" w:author="Author"/>
        </w:rPr>
      </w:pPr>
      <w:del w:id="1464" w:author="Author">
        <w:r>
          <w:delText>2.5</w:delText>
        </w:r>
        <w:r w:rsidR="00BE551D">
          <w:delText>4</w:delText>
        </w:r>
        <w:r>
          <w:delText>(1)(b)</w:delText>
        </w:r>
        <w:r>
          <w:tab/>
          <w:delText>A ward of the State; or</w:delText>
        </w:r>
      </w:del>
    </w:p>
    <w:p w14:paraId="346F4C20" w14:textId="47CC94B7" w:rsidR="000801E7" w:rsidRDefault="000801E7">
      <w:pPr>
        <w:pStyle w:val="upar1"/>
        <w:spacing w:after="240"/>
        <w:pPrChange w:id="1465" w:author="Author">
          <w:pPr>
            <w:pStyle w:val="par2"/>
          </w:pPr>
        </w:pPrChange>
      </w:pPr>
      <w:del w:id="1466" w:author="Author">
        <w:r>
          <w:delText>2.5</w:delText>
        </w:r>
        <w:r w:rsidR="00BE551D">
          <w:delText>4</w:delText>
        </w:r>
        <w:r>
          <w:delText>(1)(c)</w:delText>
        </w:r>
        <w:r>
          <w:tab/>
        </w:r>
      </w:del>
      <w:ins w:id="1467" w:author="Author">
        <w:r w:rsidR="003450A9">
          <w:t>child or youth i</w:t>
        </w:r>
      </w:ins>
      <w:del w:id="1468" w:author="Author">
        <w:r>
          <w:delText>I</w:delText>
        </w:r>
      </w:del>
      <w:r>
        <w:t>n the custody of a public child welfare agency.</w:t>
      </w:r>
      <w:commentRangeEnd w:id="1432"/>
      <w:r w:rsidR="0044148D">
        <w:rPr>
          <w:rStyle w:val="CommentReference"/>
          <w:sz w:val="24"/>
          <w:szCs w:val="24"/>
        </w:rPr>
        <w:commentReference w:id="1432"/>
      </w:r>
    </w:p>
    <w:p w14:paraId="2CC83CAC" w14:textId="1D37922C" w:rsidR="000801E7" w:rsidRDefault="000801E7" w:rsidP="00253E03">
      <w:pPr>
        <w:pStyle w:val="par1"/>
        <w:spacing w:after="240"/>
      </w:pPr>
      <w:r>
        <w:t>2.5</w:t>
      </w:r>
      <w:r w:rsidR="00BE551D">
        <w:t>4</w:t>
      </w:r>
      <w:r>
        <w:t>(2)</w:t>
      </w:r>
      <w:r>
        <w:tab/>
      </w:r>
      <w:del w:id="1469" w:author="Author">
        <w:r>
          <w:delText xml:space="preserve">Exception. </w:delText>
        </w:r>
      </w:del>
      <w:r>
        <w:t>Ward of the State does not include a foster child who has a foster parent who meets the definition of a parent in Section 2.3</w:t>
      </w:r>
      <w:r w:rsidR="00A30558">
        <w:t>4</w:t>
      </w:r>
      <w:r>
        <w:t xml:space="preserve"> of these Rules.</w:t>
      </w:r>
    </w:p>
    <w:p w14:paraId="18CC4C2F" w14:textId="77777777" w:rsidR="000801E7" w:rsidRDefault="000801E7" w:rsidP="00253E03">
      <w:pPr>
        <w:pStyle w:val="Heading2"/>
        <w:spacing w:after="240"/>
      </w:pPr>
      <w:r>
        <w:t>3.00</w:t>
      </w:r>
      <w:r>
        <w:tab/>
        <w:t>ADMINISTRATION</w:t>
      </w:r>
    </w:p>
    <w:p w14:paraId="7093554D" w14:textId="77777777" w:rsidR="000801E7" w:rsidRDefault="000801E7" w:rsidP="00253E03">
      <w:pPr>
        <w:pStyle w:val="Heading3"/>
        <w:spacing w:after="240"/>
      </w:pPr>
      <w:r>
        <w:t>3.01</w:t>
      </w:r>
      <w:r>
        <w:tab/>
        <w:t xml:space="preserve">Standards </w:t>
      </w:r>
      <w:ins w:id="1470" w:author="Author">
        <w:r w:rsidR="00065C42">
          <w:t>f</w:t>
        </w:r>
      </w:ins>
      <w:del w:id="1471" w:author="Author">
        <w:r w:rsidDel="00065C42">
          <w:delText>F</w:delText>
        </w:r>
      </w:del>
      <w:r>
        <w:t>or Administrative Units</w:t>
      </w:r>
    </w:p>
    <w:p w14:paraId="5F3C6DF2" w14:textId="4C85FBAC" w:rsidR="000801E7" w:rsidRDefault="000801E7" w:rsidP="00253E03">
      <w:pPr>
        <w:pStyle w:val="par1"/>
        <w:spacing w:after="240"/>
      </w:pPr>
      <w:r>
        <w:t>3.01(1)</w:t>
      </w:r>
      <w:r>
        <w:tab/>
        <w:t>A</w:t>
      </w:r>
      <w:ins w:id="1472" w:author="Author">
        <w:r w:rsidR="00EC3D1F">
          <w:t>n</w:t>
        </w:r>
      </w:ins>
      <w:r>
        <w:t xml:space="preserve"> </w:t>
      </w:r>
      <w:del w:id="1473" w:author="Author">
        <w:r w:rsidDel="00EC3D1F">
          <w:delText xml:space="preserve">special education </w:delText>
        </w:r>
      </w:del>
      <w:r>
        <w:t>AU shall satisfy the following standards</w:t>
      </w:r>
      <w:ins w:id="1474" w:author="Author">
        <w:r w:rsidR="00EC3D1F">
          <w:t xml:space="preserve"> </w:t>
        </w:r>
        <w:r w:rsidR="00EC3D1F" w:rsidRPr="00EC3D1F">
          <w:t>for the implementation of special education services</w:t>
        </w:r>
      </w:ins>
      <w:r>
        <w:t>:</w:t>
      </w:r>
    </w:p>
    <w:p w14:paraId="2C52CA3C" w14:textId="77777777" w:rsidR="000801E7" w:rsidRDefault="000801E7" w:rsidP="00253E03">
      <w:pPr>
        <w:pStyle w:val="par2"/>
        <w:spacing w:after="240"/>
      </w:pPr>
      <w:r>
        <w:t>3.01(1)(a)</w:t>
      </w:r>
      <w:r>
        <w:tab/>
      </w:r>
      <w:r w:rsidR="007E7D05" w:rsidRPr="007E7D05">
        <w:t xml:space="preserve">The AU </w:t>
      </w:r>
      <w:del w:id="1475" w:author="Author">
        <w:r w:rsidR="007E7D05" w:rsidRPr="007E7D05" w:rsidDel="008D6DC4">
          <w:delText xml:space="preserve">must </w:delText>
        </w:r>
      </w:del>
      <w:ins w:id="1476" w:author="Author">
        <w:r w:rsidR="008D6DC4">
          <w:t>shall</w:t>
        </w:r>
        <w:r w:rsidR="008D6DC4" w:rsidRPr="007E7D05">
          <w:t xml:space="preserve"> </w:t>
        </w:r>
      </w:ins>
      <w:r w:rsidR="007E7D05" w:rsidRPr="007E7D05">
        <w:t xml:space="preserve">be of sufficient size and geographic makeup to fulfill the requirements of the IDEA, the ECEA, and their implementing regulations. Whether an AU is of sufficient size and geographic makeup shall </w:t>
      </w:r>
      <w:r w:rsidR="007E7D05" w:rsidRPr="007E7D05">
        <w:lastRenderedPageBreak/>
        <w:t>be measured by the AU’s compliance or ability to comply with the standards and responsibilities of AUs in these rules and:</w:t>
      </w:r>
    </w:p>
    <w:p w14:paraId="7F253A28" w14:textId="77777777" w:rsidR="000801E7" w:rsidRDefault="000801E7" w:rsidP="00253E03">
      <w:pPr>
        <w:pStyle w:val="par3"/>
        <w:spacing w:after="240"/>
      </w:pPr>
      <w:r>
        <w:t>3.01(1)(a)(i)</w:t>
      </w:r>
      <w:r>
        <w:tab/>
        <w:t>The AU’s performance as determined by monitoring activities conducted by the Department</w:t>
      </w:r>
      <w:ins w:id="1477" w:author="Author">
        <w:r w:rsidR="00510C4A">
          <w:t>,</w:t>
        </w:r>
      </w:ins>
      <w:r>
        <w:t xml:space="preserve"> including</w:t>
      </w:r>
      <w:del w:id="1478" w:author="Author">
        <w:r w:rsidDel="00510C4A">
          <w:delText>:</w:delText>
        </w:r>
      </w:del>
      <w:r>
        <w:t xml:space="preserve"> desk audits</w:t>
      </w:r>
      <w:ins w:id="1479" w:author="Author">
        <w:r w:rsidR="00510C4A">
          <w:t>,</w:t>
        </w:r>
      </w:ins>
      <w:del w:id="1480" w:author="Author">
        <w:r w:rsidDel="00510C4A">
          <w:delText>;</w:delText>
        </w:r>
      </w:del>
      <w:r>
        <w:t xml:space="preserve"> focused and comprehensive on-site monitoring</w:t>
      </w:r>
      <w:ins w:id="1481" w:author="Author">
        <w:r w:rsidR="00510C4A">
          <w:t>,</w:t>
        </w:r>
      </w:ins>
      <w:del w:id="1482" w:author="Author">
        <w:r w:rsidDel="00510C4A">
          <w:delText>;</w:delText>
        </w:r>
      </w:del>
      <w:r>
        <w:t xml:space="preserve"> dispute resolution findings</w:t>
      </w:r>
      <w:ins w:id="1483" w:author="Author">
        <w:r w:rsidR="00510C4A">
          <w:t>,</w:t>
        </w:r>
      </w:ins>
      <w:del w:id="1484" w:author="Author">
        <w:r w:rsidDel="00510C4A">
          <w:delText>;</w:delText>
        </w:r>
      </w:del>
      <w:r>
        <w:t xml:space="preserve"> and verification activities to ensure timely correction of noncompliance;</w:t>
      </w:r>
    </w:p>
    <w:p w14:paraId="523512FB" w14:textId="77777777" w:rsidR="000801E7" w:rsidRDefault="000801E7" w:rsidP="00253E03">
      <w:pPr>
        <w:pStyle w:val="par3"/>
        <w:spacing w:after="240"/>
      </w:pPr>
      <w:r>
        <w:t>3.01(1)(a)(ii)</w:t>
      </w:r>
      <w:r>
        <w:tab/>
        <w:t>The AU’s performance as determined by its annual determination issued by the Department consistent with 34 C</w:t>
      </w:r>
      <w:ins w:id="1485" w:author="Author">
        <w:r w:rsidR="00510C4A">
          <w:t>.</w:t>
        </w:r>
      </w:ins>
      <w:r>
        <w:t>F</w:t>
      </w:r>
      <w:ins w:id="1486" w:author="Author">
        <w:r w:rsidR="00510C4A">
          <w:t>.</w:t>
        </w:r>
      </w:ins>
      <w:r>
        <w:t>R</w:t>
      </w:r>
      <w:ins w:id="1487" w:author="Author">
        <w:r w:rsidR="00510C4A">
          <w:t>.</w:t>
        </w:r>
      </w:ins>
      <w:r>
        <w:t xml:space="preserve"> § 300.604 and related indicators under Colorado’s IDEA Part B State Performance Plan;</w:t>
      </w:r>
    </w:p>
    <w:p w14:paraId="59260A2A" w14:textId="77777777" w:rsidR="000801E7" w:rsidRDefault="000801E7" w:rsidP="00253E03">
      <w:pPr>
        <w:pStyle w:val="par3"/>
        <w:spacing w:after="240"/>
      </w:pPr>
      <w:r>
        <w:t>3.01(1)(a)(iii)</w:t>
      </w:r>
      <w:r>
        <w:tab/>
        <w:t xml:space="preserve">A federal application, approved by the Department, for IDEA Part B and </w:t>
      </w:r>
      <w:del w:id="1488" w:author="Author">
        <w:r w:rsidDel="00510C4A">
          <w:delText>P</w:delText>
        </w:r>
      </w:del>
      <w:ins w:id="1489" w:author="Author">
        <w:r w:rsidR="00510C4A">
          <w:t>p</w:t>
        </w:r>
      </w:ins>
      <w:r>
        <w:t>reschool grant funds;</w:t>
      </w:r>
    </w:p>
    <w:p w14:paraId="2360C513" w14:textId="77777777" w:rsidR="000801E7" w:rsidRDefault="000801E7" w:rsidP="00253E03">
      <w:pPr>
        <w:pStyle w:val="par3"/>
        <w:spacing w:after="240"/>
      </w:pPr>
      <w:r>
        <w:t>3.01(1)(a)(iv)</w:t>
      </w:r>
      <w:r>
        <w:tab/>
        <w:t>Compliance with all federal and state reporting requirements, including fiscal and data reporting requirements;</w:t>
      </w:r>
    </w:p>
    <w:p w14:paraId="52753F3F" w14:textId="7A009DC1" w:rsidR="000801E7" w:rsidRDefault="000801E7">
      <w:pPr>
        <w:pStyle w:val="par3"/>
        <w:spacing w:after="240" w:line="259" w:lineRule="auto"/>
        <w:pPrChange w:id="1490" w:author="Author">
          <w:pPr>
            <w:pStyle w:val="par3"/>
          </w:pPr>
        </w:pPrChange>
      </w:pPr>
      <w:r>
        <w:t>3.01(1)(a)(v)</w:t>
      </w:r>
      <w:r>
        <w:tab/>
      </w:r>
      <w:r w:rsidR="00901A44" w:rsidRPr="00901A44">
        <w:t xml:space="preserve">Compliance with IDEA Part B and </w:t>
      </w:r>
      <w:del w:id="1491" w:author="Author">
        <w:r w:rsidR="00901A44" w:rsidRPr="00901A44">
          <w:delText xml:space="preserve">IDEA </w:delText>
        </w:r>
        <w:r w:rsidDel="00901A44">
          <w:delText>P</w:delText>
        </w:r>
      </w:del>
      <w:ins w:id="1492" w:author="Author">
        <w:r w:rsidR="237586A6">
          <w:t>p</w:t>
        </w:r>
      </w:ins>
      <w:r w:rsidR="00901A44">
        <w:t>reschool</w:t>
      </w:r>
      <w:r w:rsidR="00901A44" w:rsidRPr="00901A44">
        <w:t xml:space="preserve"> grant fiscal requirements, including maintenance of effort, excess costs</w:t>
      </w:r>
      <w:ins w:id="1493" w:author="Author">
        <w:r w:rsidR="00510C4A">
          <w:t>,</w:t>
        </w:r>
      </w:ins>
      <w:r w:rsidR="00901A44" w:rsidRPr="00901A44">
        <w:t xml:space="preserve"> and </w:t>
      </w:r>
      <w:r w:rsidR="007C5B91">
        <w:t>“</w:t>
      </w:r>
      <w:r w:rsidR="00901A44" w:rsidRPr="00901A44">
        <w:t>supplement not supplant” requirements; and</w:t>
      </w:r>
    </w:p>
    <w:p w14:paraId="77082974" w14:textId="77777777" w:rsidR="000801E7" w:rsidRDefault="000801E7" w:rsidP="00253E03">
      <w:pPr>
        <w:pStyle w:val="par3"/>
        <w:spacing w:after="240"/>
      </w:pPr>
      <w:r>
        <w:t>3.01(1)(a)(vi)</w:t>
      </w:r>
      <w:r>
        <w:tab/>
      </w:r>
      <w:del w:id="1494" w:author="Author">
        <w:r w:rsidDel="00510C4A">
          <w:delText xml:space="preserve">Maintaining </w:delText>
        </w:r>
      </w:del>
      <w:ins w:id="1495" w:author="Author">
        <w:r w:rsidR="00510C4A">
          <w:t xml:space="preserve">Maintenance of </w:t>
        </w:r>
      </w:ins>
      <w:r>
        <w:t>auditable documentation to track expenditures of state and federal special education funds</w:t>
      </w:r>
      <w:del w:id="1496" w:author="Author">
        <w:r w:rsidDel="00510C4A">
          <w:delText>,</w:delText>
        </w:r>
      </w:del>
      <w:r>
        <w:t xml:space="preserve"> to ensure that the funds are used solely for allowable uses, as defined by federal and state law;</w:t>
      </w:r>
    </w:p>
    <w:p w14:paraId="0F2B319E" w14:textId="77777777" w:rsidR="000801E7" w:rsidRDefault="000801E7" w:rsidP="00253E03">
      <w:pPr>
        <w:pStyle w:val="par2"/>
        <w:spacing w:after="240"/>
      </w:pPr>
      <w:r>
        <w:t>3.01(1)(b)</w:t>
      </w:r>
      <w:r>
        <w:tab/>
      </w:r>
      <w:del w:id="1497" w:author="Author">
        <w:r w:rsidDel="00510C4A">
          <w:delText xml:space="preserve">Provide </w:delText>
        </w:r>
      </w:del>
      <w:ins w:id="1498" w:author="Author">
        <w:r w:rsidR="00510C4A">
          <w:t>Provision of</w:t>
        </w:r>
      </w:ins>
      <w:del w:id="1499" w:author="Author">
        <w:r w:rsidDel="00510C4A">
          <w:delText>for</w:delText>
        </w:r>
      </w:del>
      <w:r>
        <w:t xml:space="preserve"> sufficient instructional and related services staff to identify and evaluate children who are suspected of having a disability, and plan for and provide appropriate services for all children with disabilities as defined by </w:t>
      </w:r>
      <w:del w:id="1500" w:author="Author">
        <w:r w:rsidDel="000E26AA">
          <w:delText>ECEA Rule</w:delText>
        </w:r>
      </w:del>
      <w:ins w:id="1501" w:author="Author">
        <w:r w:rsidR="000E26AA">
          <w:t>section</w:t>
        </w:r>
      </w:ins>
      <w:r>
        <w:t xml:space="preserve"> 2.0</w:t>
      </w:r>
      <w:r w:rsidR="00901A44">
        <w:t>9</w:t>
      </w:r>
      <w:ins w:id="1502" w:author="Author">
        <w:r w:rsidR="000E26AA">
          <w:t xml:space="preserve"> of these Rules</w:t>
        </w:r>
      </w:ins>
      <w:r>
        <w:t>.</w:t>
      </w:r>
    </w:p>
    <w:p w14:paraId="071B3239" w14:textId="56DE95AF" w:rsidR="000801E7" w:rsidRDefault="000801E7" w:rsidP="00253E03">
      <w:pPr>
        <w:pStyle w:val="par2"/>
        <w:spacing w:after="240"/>
      </w:pPr>
      <w:r>
        <w:t>3.01(1)(c)</w:t>
      </w:r>
      <w:r>
        <w:tab/>
        <w:t xml:space="preserve">Employment of a properly licensed and endorsed professional who will function at least half time as </w:t>
      </w:r>
      <w:r w:rsidDel="00213E6A">
        <w:t>director of special education</w:t>
      </w:r>
      <w:r>
        <w:t xml:space="preserve"> and who has the authority and responsibility to assure that all the duties and responsibilities of the AU as specified in these Rules are carried out.</w:t>
      </w:r>
    </w:p>
    <w:p w14:paraId="3962748C" w14:textId="77777777" w:rsidR="000801E7" w:rsidRDefault="000801E7" w:rsidP="00253E03">
      <w:pPr>
        <w:pStyle w:val="par2"/>
        <w:spacing w:after="240"/>
      </w:pPr>
      <w:r>
        <w:t>3.01(1)(d)</w:t>
      </w:r>
      <w:r>
        <w:tab/>
        <w:t xml:space="preserve">Development and implementation of </w:t>
      </w:r>
      <w:ins w:id="1503" w:author="Author">
        <w:r w:rsidR="00510C4A">
          <w:t xml:space="preserve">a </w:t>
        </w:r>
      </w:ins>
      <w:r>
        <w:t>compliant special education comprehensive plan</w:t>
      </w:r>
      <w:ins w:id="1504" w:author="Author">
        <w:r w:rsidR="00510C4A">
          <w:t>,</w:t>
        </w:r>
      </w:ins>
      <w:r>
        <w:t xml:space="preserve"> as required by IDEA and approved by the Department.</w:t>
      </w:r>
    </w:p>
    <w:p w14:paraId="111DEF69" w14:textId="77777777" w:rsidR="000801E7" w:rsidRDefault="000801E7" w:rsidP="00253E03">
      <w:pPr>
        <w:pStyle w:val="par2"/>
        <w:spacing w:after="240"/>
      </w:pPr>
      <w:r>
        <w:lastRenderedPageBreak/>
        <w:t>3.01(1)(e)</w:t>
      </w:r>
      <w:r>
        <w:tab/>
        <w:t>Accurate completion and submission of all special education student, staff, cost</w:t>
      </w:r>
      <w:ins w:id="1505" w:author="Author">
        <w:r w:rsidR="00510C4A">
          <w:t>,</w:t>
        </w:r>
      </w:ins>
      <w:r>
        <w:t xml:space="preserve"> and revenue data on or before dates established by the Department</w:t>
      </w:r>
      <w:del w:id="1506" w:author="Author">
        <w:r w:rsidDel="00510C4A">
          <w:delText xml:space="preserve"> of Education</w:delText>
        </w:r>
      </w:del>
      <w:r>
        <w:t>.</w:t>
      </w:r>
    </w:p>
    <w:p w14:paraId="44764CBC" w14:textId="77777777" w:rsidR="000801E7" w:rsidRDefault="000801E7" w:rsidP="00253E03">
      <w:pPr>
        <w:pStyle w:val="par2"/>
        <w:spacing w:after="240"/>
      </w:pPr>
      <w:r>
        <w:t>3.01(1)(f)</w:t>
      </w:r>
      <w:r>
        <w:tab/>
        <w:t>Governance by a board</w:t>
      </w:r>
      <w:ins w:id="1507" w:author="Author">
        <w:r w:rsidR="00510C4A">
          <w:t>,</w:t>
        </w:r>
      </w:ins>
      <w:r>
        <w:t xml:space="preserve"> which may be a local board as follows:</w:t>
      </w:r>
    </w:p>
    <w:p w14:paraId="096AADFA" w14:textId="77777777" w:rsidR="000801E7" w:rsidRDefault="000801E7" w:rsidP="00253E03">
      <w:pPr>
        <w:pStyle w:val="par3"/>
        <w:spacing w:after="240"/>
      </w:pPr>
      <w:r>
        <w:t>3.01(1)(f)(i)</w:t>
      </w:r>
      <w:r>
        <w:tab/>
        <w:t>In the case of a single district AU, the local board of education;</w:t>
      </w:r>
    </w:p>
    <w:p w14:paraId="5CA115F4" w14:textId="77777777" w:rsidR="000801E7" w:rsidRDefault="000801E7" w:rsidP="00253E03">
      <w:pPr>
        <w:pStyle w:val="par3"/>
        <w:spacing w:after="240"/>
      </w:pPr>
      <w:r>
        <w:t>3.01(1)(f)(ii)</w:t>
      </w:r>
      <w:r>
        <w:tab/>
        <w:t xml:space="preserve">In the case of an AU that is a </w:t>
      </w:r>
      <w:del w:id="1508" w:author="Author">
        <w:r w:rsidDel="00A92E48">
          <w:delText>board of cooperative services</w:delText>
        </w:r>
      </w:del>
      <w:ins w:id="1509" w:author="Author">
        <w:r w:rsidR="00A92E48">
          <w:t>BOCES</w:t>
        </w:r>
      </w:ins>
      <w:r>
        <w:t xml:space="preserve">, the </w:t>
      </w:r>
      <w:del w:id="1510" w:author="Author">
        <w:r w:rsidDel="00A92E48">
          <w:delText>board of cooperative services</w:delText>
        </w:r>
      </w:del>
      <w:ins w:id="1511" w:author="Author">
        <w:r w:rsidR="00A92E48">
          <w:t>BOCES</w:t>
        </w:r>
      </w:ins>
      <w:r>
        <w:t>;</w:t>
      </w:r>
    </w:p>
    <w:p w14:paraId="2AD40C15" w14:textId="77777777" w:rsidR="004072CD" w:rsidRDefault="000801E7" w:rsidP="00253E03">
      <w:pPr>
        <w:pStyle w:val="par3"/>
        <w:spacing w:after="240"/>
      </w:pPr>
      <w:r>
        <w:t>3.01(1)(f)(iii)</w:t>
      </w:r>
      <w:r>
        <w:tab/>
        <w:t>In the case of a multi-district AU, governance consistent with the AU’s operating agreement;</w:t>
      </w:r>
    </w:p>
    <w:p w14:paraId="23E03E53" w14:textId="77777777" w:rsidR="000801E7" w:rsidRDefault="000801E7" w:rsidP="00253E03">
      <w:pPr>
        <w:pStyle w:val="par3"/>
        <w:spacing w:after="240"/>
      </w:pPr>
      <w:r>
        <w:t>3.01(1)(f)(iv)</w:t>
      </w:r>
      <w:r>
        <w:tab/>
        <w:t>In the case of the Charter School Institute, the Institute Board; and</w:t>
      </w:r>
    </w:p>
    <w:p w14:paraId="6CC3AE92" w14:textId="77777777" w:rsidR="000801E7" w:rsidRDefault="000801E7" w:rsidP="00253E03">
      <w:pPr>
        <w:pStyle w:val="par3"/>
        <w:spacing w:after="240"/>
      </w:pPr>
      <w:r>
        <w:t>3.01(1)(f)(v)</w:t>
      </w:r>
      <w:r>
        <w:tab/>
        <w:t>In the case of a charter school collaborative or charter school network, governance consistent its governing charter or agreement.</w:t>
      </w:r>
    </w:p>
    <w:p w14:paraId="2A0D0EA0" w14:textId="77777777" w:rsidR="000801E7" w:rsidRDefault="000801E7" w:rsidP="00253E03">
      <w:pPr>
        <w:pStyle w:val="par1"/>
        <w:spacing w:after="240"/>
      </w:pPr>
      <w:r>
        <w:t>3.01(2)</w:t>
      </w:r>
      <w:r>
        <w:tab/>
        <w:t xml:space="preserve">Organization of </w:t>
      </w:r>
      <w:del w:id="1512" w:author="Author">
        <w:r w:rsidDel="00E7662E">
          <w:delText>Administrative Units</w:delText>
        </w:r>
      </w:del>
      <w:ins w:id="1513" w:author="Author">
        <w:r w:rsidR="00E7662E">
          <w:t>AUs</w:t>
        </w:r>
      </w:ins>
    </w:p>
    <w:p w14:paraId="51F6E611" w14:textId="5F8BDE59" w:rsidR="000801E7" w:rsidRDefault="000801E7" w:rsidP="00253E03">
      <w:pPr>
        <w:pStyle w:val="upar2"/>
        <w:spacing w:after="240"/>
      </w:pPr>
      <w:r>
        <w:t xml:space="preserve">Every school district and </w:t>
      </w:r>
      <w:ins w:id="1514" w:author="Author">
        <w:r w:rsidR="00A92E48">
          <w:t>BOCES</w:t>
        </w:r>
      </w:ins>
      <w:del w:id="1515" w:author="Author">
        <w:r w:rsidDel="00510C4A">
          <w:delText>B</w:delText>
        </w:r>
        <w:r w:rsidDel="00A92E48">
          <w:delText xml:space="preserve">oard of </w:delText>
        </w:r>
        <w:r w:rsidDel="00510C4A">
          <w:delText>C</w:delText>
        </w:r>
        <w:r w:rsidDel="00A92E48">
          <w:delText xml:space="preserve">ooperative </w:delText>
        </w:r>
        <w:r w:rsidDel="00510C4A">
          <w:delText>S</w:delText>
        </w:r>
        <w:r w:rsidDel="00A92E48">
          <w:delText>ervices</w:delText>
        </w:r>
      </w:del>
      <w:r>
        <w:t xml:space="preserve"> that provides services to children with disabilities</w:t>
      </w:r>
      <w:ins w:id="1516" w:author="Author">
        <w:r>
          <w:t xml:space="preserve"> </w:t>
        </w:r>
        <w:commentRangeStart w:id="1517"/>
        <w:r w:rsidR="4FDA1A45">
          <w:t>and services to gifted children</w:t>
        </w:r>
      </w:ins>
      <w:r>
        <w:t xml:space="preserve"> </w:t>
      </w:r>
      <w:commentRangeEnd w:id="1517"/>
      <w:r w:rsidR="002374B8">
        <w:rPr>
          <w:rStyle w:val="CommentReference"/>
          <w:sz w:val="24"/>
          <w:szCs w:val="24"/>
        </w:rPr>
        <w:commentReference w:id="1517"/>
      </w:r>
      <w:del w:id="1518" w:author="Author">
        <w:r w:rsidR="00275339" w:rsidDel="00510C4A">
          <w:delText>must</w:delText>
        </w:r>
        <w:r w:rsidDel="00510C4A">
          <w:delText xml:space="preserve"> </w:delText>
        </w:r>
      </w:del>
      <w:ins w:id="1519" w:author="Author">
        <w:r w:rsidR="00510C4A">
          <w:t xml:space="preserve">shall </w:t>
        </w:r>
      </w:ins>
      <w:r>
        <w:t xml:space="preserve">be an </w:t>
      </w:r>
      <w:del w:id="1520" w:author="Author">
        <w:r w:rsidDel="00510C4A">
          <w:delText>administrative unit</w:delText>
        </w:r>
      </w:del>
      <w:ins w:id="1521" w:author="Author">
        <w:r w:rsidR="00510C4A">
          <w:t>AU</w:t>
        </w:r>
      </w:ins>
      <w:r>
        <w:t xml:space="preserve"> or a part of an </w:t>
      </w:r>
      <w:del w:id="1522" w:author="Author">
        <w:r w:rsidDel="00510C4A">
          <w:delText>administrative unit</w:delText>
        </w:r>
      </w:del>
      <w:ins w:id="1523" w:author="Author">
        <w:r w:rsidR="00510C4A">
          <w:t>AU</w:t>
        </w:r>
      </w:ins>
      <w:r>
        <w:t xml:space="preserve">. Every charter school shall be part of an </w:t>
      </w:r>
      <w:del w:id="1524" w:author="Author">
        <w:r w:rsidDel="00510C4A">
          <w:delText>administrative unit</w:delText>
        </w:r>
      </w:del>
      <w:ins w:id="1525" w:author="Author">
        <w:r w:rsidR="00510C4A">
          <w:t>AU</w:t>
        </w:r>
      </w:ins>
      <w:r>
        <w:t xml:space="preserve">, which may be an alternative </w:t>
      </w:r>
      <w:del w:id="1526" w:author="Author">
        <w:r w:rsidDel="00510C4A">
          <w:delText>administrative unit</w:delText>
        </w:r>
      </w:del>
      <w:ins w:id="1527" w:author="Author">
        <w:r w:rsidR="00510C4A">
          <w:t>AU</w:t>
        </w:r>
      </w:ins>
      <w:r>
        <w:t>.</w:t>
      </w:r>
    </w:p>
    <w:p w14:paraId="07E50122" w14:textId="7E6A6AA4" w:rsidR="000801E7" w:rsidRDefault="000801E7" w:rsidP="00253E03">
      <w:pPr>
        <w:pStyle w:val="par2"/>
        <w:spacing w:after="240"/>
      </w:pPr>
      <w:r>
        <w:t>3.01(2)(a)</w:t>
      </w:r>
      <w:r>
        <w:tab/>
      </w:r>
      <w:r w:rsidR="00275339" w:rsidRPr="00275339">
        <w:t xml:space="preserve">Districts that do not meet the qualifications of an </w:t>
      </w:r>
      <w:del w:id="1528" w:author="Author">
        <w:r w:rsidR="00275339" w:rsidRPr="00275339" w:rsidDel="00510C4A">
          <w:delText>administrative unit</w:delText>
        </w:r>
      </w:del>
      <w:ins w:id="1529" w:author="Author">
        <w:r w:rsidR="00510C4A">
          <w:t>AU</w:t>
        </w:r>
      </w:ins>
      <w:r w:rsidR="00275339" w:rsidRPr="00275339">
        <w:t xml:space="preserve"> </w:t>
      </w:r>
      <w:del w:id="1530" w:author="Author">
        <w:r w:rsidR="00275339" w:rsidRPr="00275339" w:rsidDel="008D6DC4">
          <w:delText xml:space="preserve">must </w:delText>
        </w:r>
      </w:del>
      <w:ins w:id="1531" w:author="Author">
        <w:r w:rsidR="008D6DC4">
          <w:t>shall</w:t>
        </w:r>
        <w:r w:rsidR="008D6DC4" w:rsidRPr="00275339">
          <w:t xml:space="preserve"> </w:t>
        </w:r>
      </w:ins>
      <w:r w:rsidR="00275339" w:rsidRPr="00275339">
        <w:t xml:space="preserve">enter into an operating agreement to become part of an approved </w:t>
      </w:r>
      <w:del w:id="1532" w:author="Author">
        <w:r w:rsidR="00275339" w:rsidRPr="00275339" w:rsidDel="00510C4A">
          <w:delText>administrative unit</w:delText>
        </w:r>
      </w:del>
      <w:ins w:id="1533" w:author="Author">
        <w:r w:rsidR="00510C4A">
          <w:t>AU</w:t>
        </w:r>
      </w:ins>
      <w:r w:rsidR="00275339" w:rsidRPr="00275339">
        <w:t xml:space="preserve"> that is a </w:t>
      </w:r>
      <w:del w:id="1534" w:author="Author">
        <w:r w:rsidR="00275339" w:rsidRPr="00275339" w:rsidDel="00A92E48">
          <w:delText>board of cooperative services</w:delText>
        </w:r>
      </w:del>
      <w:ins w:id="1535" w:author="Author">
        <w:r w:rsidR="00A92E48">
          <w:t>BOCES</w:t>
        </w:r>
      </w:ins>
      <w:r w:rsidR="00275339" w:rsidRPr="00275339">
        <w:t xml:space="preserve"> and </w:t>
      </w:r>
      <w:del w:id="1536" w:author="Author">
        <w:r w:rsidR="00275339" w:rsidRPr="00275339" w:rsidDel="008D6DC4">
          <w:delText xml:space="preserve">must </w:delText>
        </w:r>
      </w:del>
      <w:ins w:id="1537" w:author="Author">
        <w:r w:rsidR="008D6DC4">
          <w:t>shall</w:t>
        </w:r>
        <w:r w:rsidR="008D6DC4" w:rsidRPr="00275339">
          <w:t xml:space="preserve"> </w:t>
        </w:r>
      </w:ins>
      <w:r w:rsidR="00275339" w:rsidRPr="00275339">
        <w:t xml:space="preserve">abide by all policies and procedures contained in that </w:t>
      </w:r>
      <w:del w:id="1538" w:author="Author">
        <w:r w:rsidR="00275339" w:rsidRPr="00275339" w:rsidDel="00510C4A">
          <w:delText xml:space="preserve">unit’s </w:delText>
        </w:r>
      </w:del>
      <w:ins w:id="1539" w:author="Author">
        <w:r w:rsidR="00510C4A">
          <w:t>AU’s</w:t>
        </w:r>
        <w:r w:rsidR="00510C4A" w:rsidRPr="00275339">
          <w:t xml:space="preserve"> </w:t>
        </w:r>
      </w:ins>
      <w:r w:rsidR="00275339" w:rsidRPr="00275339">
        <w:t xml:space="preserve">comprehensive plan. Multi-district </w:t>
      </w:r>
      <w:del w:id="1540" w:author="Author">
        <w:r w:rsidR="00275339" w:rsidRPr="00275339" w:rsidDel="00510C4A">
          <w:delText>administrative units</w:delText>
        </w:r>
      </w:del>
      <w:ins w:id="1541" w:author="Author">
        <w:r w:rsidR="00510C4A">
          <w:t>AUs</w:t>
        </w:r>
      </w:ins>
      <w:r w:rsidR="00275339" w:rsidRPr="00275339">
        <w:t xml:space="preserve"> </w:t>
      </w:r>
      <w:del w:id="1542" w:author="Author">
        <w:r w:rsidR="00275339" w:rsidRPr="00275339" w:rsidDel="008D6DC4">
          <w:delText>must</w:delText>
        </w:r>
        <w:r w:rsidR="001B0AAC" w:rsidDel="008D6DC4">
          <w:delText xml:space="preserve"> </w:delText>
        </w:r>
      </w:del>
      <w:ins w:id="1543" w:author="Author">
        <w:r w:rsidR="008D6DC4">
          <w:t xml:space="preserve">shall </w:t>
        </w:r>
      </w:ins>
      <w:r w:rsidR="00275339" w:rsidRPr="00275339">
        <w:t xml:space="preserve">have signed operating agreements entered into by the </w:t>
      </w:r>
      <w:del w:id="1544" w:author="Author">
        <w:r w:rsidR="00275339" w:rsidRPr="00275339" w:rsidDel="00510C4A">
          <w:delText>administrative unit</w:delText>
        </w:r>
      </w:del>
      <w:ins w:id="1545" w:author="Author">
        <w:r w:rsidR="00510C4A">
          <w:t>AU</w:t>
        </w:r>
      </w:ins>
      <w:r w:rsidR="00275339" w:rsidRPr="00275339">
        <w:t xml:space="preserve"> with its member districts. Such operating agreements </w:t>
      </w:r>
      <w:del w:id="1546" w:author="Author">
        <w:r w:rsidR="00275339" w:rsidRPr="00275339" w:rsidDel="008D6DC4">
          <w:delText xml:space="preserve">must </w:delText>
        </w:r>
      </w:del>
      <w:ins w:id="1547" w:author="Author">
        <w:r w:rsidR="008D6DC4">
          <w:t>shall</w:t>
        </w:r>
        <w:r w:rsidR="008D6DC4" w:rsidRPr="00275339">
          <w:t xml:space="preserve"> </w:t>
        </w:r>
      </w:ins>
      <w:r w:rsidR="00275339" w:rsidRPr="00275339">
        <w:t>clearly set out the special education</w:t>
      </w:r>
      <w:ins w:id="1548" w:author="Author">
        <w:r w:rsidR="00275339" w:rsidRPr="00275339">
          <w:t xml:space="preserve"> </w:t>
        </w:r>
        <w:commentRangeStart w:id="1549"/>
        <w:r w:rsidR="06A73FEC">
          <w:t>and gifted education</w:t>
        </w:r>
      </w:ins>
      <w:r w:rsidR="1AD45B13">
        <w:t xml:space="preserve"> </w:t>
      </w:r>
      <w:commentRangeEnd w:id="1549"/>
      <w:r w:rsidR="002374B8" w:rsidRPr="00275339">
        <w:rPr>
          <w:rStyle w:val="CommentReference"/>
          <w:sz w:val="24"/>
          <w:szCs w:val="24"/>
        </w:rPr>
        <w:commentReference w:id="1549"/>
      </w:r>
      <w:r w:rsidR="00275339" w:rsidRPr="00275339">
        <w:t xml:space="preserve">responsibilities of the </w:t>
      </w:r>
      <w:del w:id="1550" w:author="Author">
        <w:r w:rsidR="00275339" w:rsidRPr="00275339" w:rsidDel="00510C4A">
          <w:delText>administrative unit</w:delText>
        </w:r>
      </w:del>
      <w:ins w:id="1551" w:author="Author">
        <w:r w:rsidR="00510C4A">
          <w:t>AU</w:t>
        </w:r>
      </w:ins>
      <w:r w:rsidR="00275339" w:rsidRPr="00275339">
        <w:t xml:space="preserve"> and each member district and</w:t>
      </w:r>
      <w:r w:rsidR="001B0AAC">
        <w:t xml:space="preserve"> </w:t>
      </w:r>
      <w:del w:id="1552" w:author="Author">
        <w:r w:rsidR="00275339" w:rsidRPr="00275339" w:rsidDel="008D6DC4">
          <w:delText xml:space="preserve">must </w:delText>
        </w:r>
      </w:del>
      <w:ins w:id="1553" w:author="Author">
        <w:r w:rsidR="008D6DC4">
          <w:t>shall</w:t>
        </w:r>
        <w:r w:rsidR="008D6DC4" w:rsidRPr="00275339">
          <w:t xml:space="preserve"> </w:t>
        </w:r>
      </w:ins>
      <w:r w:rsidR="00275339" w:rsidRPr="00275339">
        <w:t xml:space="preserve">be binding throughout the period of the operating agreement, regardless of change in governance of the member school districts, change in composition of the </w:t>
      </w:r>
      <w:del w:id="1554" w:author="Author">
        <w:r w:rsidR="00275339" w:rsidRPr="00275339" w:rsidDel="00510C4A">
          <w:delText>administrative unit</w:delText>
        </w:r>
      </w:del>
      <w:ins w:id="1555" w:author="Author">
        <w:r w:rsidR="00510C4A">
          <w:t>AU</w:t>
        </w:r>
      </w:ins>
      <w:r w:rsidR="00275339" w:rsidRPr="00275339">
        <w:t xml:space="preserve">, </w:t>
      </w:r>
      <w:del w:id="1556" w:author="Author">
        <w:r w:rsidR="00275339" w:rsidRPr="00275339">
          <w:delText xml:space="preserve">or </w:delText>
        </w:r>
      </w:del>
      <w:r w:rsidR="00275339" w:rsidRPr="00275339">
        <w:lastRenderedPageBreak/>
        <w:t xml:space="preserve">personnel changes in a member </w:t>
      </w:r>
      <w:ins w:id="1557" w:author="Author">
        <w:r w:rsidR="619A8BE7">
          <w:t xml:space="preserve">school </w:t>
        </w:r>
      </w:ins>
      <w:r w:rsidR="00275339" w:rsidRPr="00275339">
        <w:t xml:space="preserve">district or the </w:t>
      </w:r>
      <w:del w:id="1558" w:author="Author">
        <w:r w:rsidR="00275339" w:rsidRPr="00275339" w:rsidDel="00510C4A">
          <w:delText>administrative unit</w:delText>
        </w:r>
      </w:del>
      <w:ins w:id="1559" w:author="Author">
        <w:r w:rsidR="00510C4A">
          <w:t>AU</w:t>
        </w:r>
        <w:r w:rsidR="0AE2C0FB">
          <w:t xml:space="preserve">, </w:t>
        </w:r>
        <w:commentRangeStart w:id="1560"/>
        <w:r w:rsidR="0AE2C0FB">
          <w:t>or</w:t>
        </w:r>
        <w:r w:rsidR="5FBCE531">
          <w:t xml:space="preserve"> </w:t>
        </w:r>
        <w:r w:rsidR="0AE2C0FB">
          <w:t>refusal of a mem</w:t>
        </w:r>
        <w:r w:rsidR="499670D2">
          <w:t>ber</w:t>
        </w:r>
        <w:r w:rsidR="0AE2C0FB">
          <w:t xml:space="preserve"> </w:t>
        </w:r>
        <w:r w:rsidR="5F1BD078">
          <w:t xml:space="preserve">school </w:t>
        </w:r>
        <w:r w:rsidR="0AE2C0FB">
          <w:t>dist</w:t>
        </w:r>
        <w:r w:rsidR="488C1BDC">
          <w:t>rict</w:t>
        </w:r>
        <w:r w:rsidR="0AE2C0FB">
          <w:t xml:space="preserve"> to sign the operating agreement</w:t>
        </w:r>
      </w:ins>
      <w:r w:rsidR="6F81FE52">
        <w:t>.</w:t>
      </w:r>
      <w:commentRangeEnd w:id="1560"/>
      <w:r w:rsidR="002374B8" w:rsidRPr="00275339">
        <w:rPr>
          <w:rStyle w:val="CommentReference"/>
          <w:sz w:val="24"/>
          <w:szCs w:val="24"/>
        </w:rPr>
        <w:commentReference w:id="1560"/>
      </w:r>
      <w:r w:rsidR="00275339" w:rsidRPr="00275339">
        <w:t xml:space="preserve"> The operating agreement </w:t>
      </w:r>
      <w:del w:id="1561" w:author="Author">
        <w:r w:rsidR="00275339" w:rsidRPr="00275339" w:rsidDel="008D6DC4">
          <w:delText xml:space="preserve">must </w:delText>
        </w:r>
      </w:del>
      <w:ins w:id="1562" w:author="Author">
        <w:r w:rsidR="008D6DC4">
          <w:t>shall</w:t>
        </w:r>
        <w:r w:rsidR="008D6DC4" w:rsidRPr="00275339">
          <w:t xml:space="preserve"> </w:t>
        </w:r>
      </w:ins>
      <w:r w:rsidR="00275339" w:rsidRPr="00275339">
        <w:t xml:space="preserve">also address the special education </w:t>
      </w:r>
      <w:ins w:id="1563" w:author="Author">
        <w:r w:rsidR="39C6220B">
          <w:t xml:space="preserve">and gifted education </w:t>
        </w:r>
      </w:ins>
      <w:r w:rsidR="00275339" w:rsidRPr="00275339">
        <w:t>fiscal arrangement between the AU and its member districts.</w:t>
      </w:r>
    </w:p>
    <w:p w14:paraId="7769187D" w14:textId="2F71604D" w:rsidR="00275339" w:rsidRDefault="00275339" w:rsidP="00253E03">
      <w:pPr>
        <w:pStyle w:val="par3"/>
        <w:spacing w:after="240"/>
      </w:pPr>
      <w:r w:rsidRPr="00275339">
        <w:t>3.01(2)(a)(i)</w:t>
      </w:r>
      <w:r w:rsidRPr="00275339">
        <w:tab/>
        <w:t xml:space="preserve">In addition to any other contractual remedies that may be set forth in the operating agreement, the AU shall be authorized to retain all or any portion of the IDEA and ECEA fund allocation attributable to a particular member district as necessary to cover the costs of meeting special education </w:t>
      </w:r>
      <w:ins w:id="1564" w:author="Author">
        <w:r w:rsidR="3CA8499E">
          <w:t xml:space="preserve">and gifted education </w:t>
        </w:r>
      </w:ins>
      <w:r w:rsidRPr="00275339">
        <w:t>responsibilities to students within the member district.</w:t>
      </w:r>
    </w:p>
    <w:p w14:paraId="15DD7AE2" w14:textId="77777777" w:rsidR="000801E7" w:rsidRDefault="000801E7" w:rsidP="00253E03">
      <w:pPr>
        <w:pStyle w:val="par2"/>
        <w:spacing w:after="240"/>
      </w:pPr>
      <w:r>
        <w:t>3.01(2)(b)</w:t>
      </w:r>
      <w:r>
        <w:tab/>
      </w:r>
      <w:r w:rsidR="00275339" w:rsidRPr="00275339">
        <w:t xml:space="preserve">The </w:t>
      </w:r>
      <w:del w:id="1565" w:author="Author">
        <w:r w:rsidR="00275339" w:rsidRPr="00275339" w:rsidDel="00510C4A">
          <w:delText>administrative unit</w:delText>
        </w:r>
      </w:del>
      <w:ins w:id="1566" w:author="Author">
        <w:r w:rsidR="00510C4A">
          <w:t>AU</w:t>
        </w:r>
      </w:ins>
      <w:r w:rsidR="00275339" w:rsidRPr="00275339">
        <w:t xml:space="preserve"> shall provide special education services to all children with disabilities within its responsibility as defined in </w:t>
      </w:r>
      <w:ins w:id="1567" w:author="Author">
        <w:r w:rsidR="00510C4A">
          <w:t>s</w:t>
        </w:r>
      </w:ins>
      <w:del w:id="1568" w:author="Author">
        <w:r w:rsidR="00275339" w:rsidRPr="00275339" w:rsidDel="00510C4A">
          <w:delText>S</w:delText>
        </w:r>
      </w:del>
      <w:r w:rsidR="00275339" w:rsidRPr="00275339">
        <w:t>ection 8.00 of the</w:t>
      </w:r>
      <w:ins w:id="1569" w:author="Author">
        <w:r w:rsidR="00510C4A">
          <w:t>se</w:t>
        </w:r>
      </w:ins>
      <w:r w:rsidR="00275339" w:rsidRPr="00275339">
        <w:t xml:space="preserve"> Rules and until such time when the Department approves new or reorganized </w:t>
      </w:r>
      <w:del w:id="1570" w:author="Author">
        <w:r w:rsidR="00275339" w:rsidRPr="00275339" w:rsidDel="00E7662E">
          <w:delText>administrative units</w:delText>
        </w:r>
      </w:del>
      <w:ins w:id="1571" w:author="Author">
        <w:r w:rsidR="00E7662E">
          <w:t>AUs</w:t>
        </w:r>
      </w:ins>
      <w:r w:rsidR="00275339" w:rsidRPr="00275339">
        <w:t xml:space="preserve"> that serve all students in the current </w:t>
      </w:r>
      <w:del w:id="1572" w:author="Author">
        <w:r w:rsidR="00275339" w:rsidRPr="00275339" w:rsidDel="00510C4A">
          <w:delText>administrative unit</w:delText>
        </w:r>
      </w:del>
      <w:ins w:id="1573" w:author="Author">
        <w:r w:rsidR="00510C4A">
          <w:t>AU</w:t>
        </w:r>
      </w:ins>
      <w:r w:rsidR="00275339" w:rsidRPr="00275339">
        <w:t>.</w:t>
      </w:r>
    </w:p>
    <w:p w14:paraId="6CBFF329" w14:textId="2AD4FB80" w:rsidR="000801E7" w:rsidRDefault="000801E7">
      <w:pPr>
        <w:pStyle w:val="par2"/>
        <w:spacing w:after="240" w:line="259" w:lineRule="auto"/>
        <w:pPrChange w:id="1574" w:author="Author">
          <w:pPr>
            <w:pStyle w:val="par2"/>
          </w:pPr>
        </w:pPrChange>
      </w:pPr>
      <w:r>
        <w:t>3.01(2)(c)</w:t>
      </w:r>
      <w:r>
        <w:tab/>
        <w:t xml:space="preserve">Existing </w:t>
      </w:r>
      <w:del w:id="1575" w:author="Author">
        <w:r w:rsidDel="00510C4A">
          <w:delText xml:space="preserve">units </w:delText>
        </w:r>
      </w:del>
      <w:ins w:id="1576" w:author="Author">
        <w:r w:rsidR="00510C4A">
          <w:t xml:space="preserve">AUs </w:t>
        </w:r>
      </w:ins>
      <w:r>
        <w:t xml:space="preserve">that do not meet the qualifications and/or for the efficient administration of or provision of services stipulated in these Rules shall be subject to revocation of </w:t>
      </w:r>
      <w:del w:id="1577" w:author="Author">
        <w:r w:rsidDel="00510C4A">
          <w:delText xml:space="preserve">unit </w:delText>
        </w:r>
      </w:del>
      <w:ins w:id="1578" w:author="Author">
        <w:r w:rsidR="00510C4A">
          <w:t xml:space="preserve">AU </w:t>
        </w:r>
      </w:ins>
      <w:r>
        <w:t xml:space="preserve">status and loss of all state and federal special education funds. Notice of such revocation shall be in writing from the Department </w:t>
      </w:r>
      <w:del w:id="1579" w:author="Author">
        <w:r w:rsidDel="00510C4A">
          <w:delText xml:space="preserve">of Education </w:delText>
        </w:r>
      </w:del>
      <w:r>
        <w:t xml:space="preserve">and subject to </w:t>
      </w:r>
      <w:del w:id="1580" w:author="Author">
        <w:r>
          <w:delText xml:space="preserve">the </w:delText>
        </w:r>
      </w:del>
      <w:commentRangeStart w:id="1581"/>
      <w:ins w:id="1582" w:author="Author">
        <w:r w:rsidR="500EE07B">
          <w:t xml:space="preserve">an </w:t>
        </w:r>
      </w:ins>
      <w:r>
        <w:t>appeal process</w:t>
      </w:r>
      <w:ins w:id="1583" w:author="Author">
        <w:r w:rsidR="132EAA3A">
          <w:t xml:space="preserve"> with the Commissioner</w:t>
        </w:r>
      </w:ins>
      <w:commentRangeEnd w:id="1581"/>
      <w:r w:rsidR="006271EE">
        <w:rPr>
          <w:rStyle w:val="CommentReference"/>
          <w:sz w:val="24"/>
          <w:szCs w:val="24"/>
        </w:rPr>
        <w:commentReference w:id="1581"/>
      </w:r>
      <w:r>
        <w:t>.</w:t>
      </w:r>
    </w:p>
    <w:p w14:paraId="1AE05B8A" w14:textId="77777777" w:rsidR="000801E7" w:rsidRDefault="000801E7" w:rsidP="00253E03">
      <w:pPr>
        <w:pStyle w:val="par1"/>
        <w:spacing w:after="240"/>
      </w:pPr>
      <w:commentRangeStart w:id="1584"/>
      <w:r>
        <w:t>3.01(3)</w:t>
      </w:r>
      <w:commentRangeEnd w:id="1584"/>
      <w:r w:rsidR="006271EE">
        <w:rPr>
          <w:rStyle w:val="CommentReference"/>
          <w:sz w:val="24"/>
          <w:szCs w:val="24"/>
        </w:rPr>
        <w:commentReference w:id="1584"/>
      </w:r>
      <w:r>
        <w:tab/>
        <w:t xml:space="preserve">Applications for new or reorganized </w:t>
      </w:r>
      <w:del w:id="1585" w:author="Author">
        <w:r w:rsidDel="00510C4A">
          <w:delText>Administrative Units</w:delText>
        </w:r>
      </w:del>
      <w:ins w:id="1586" w:author="Author">
        <w:r w:rsidR="00510C4A">
          <w:t>AUs</w:t>
        </w:r>
      </w:ins>
    </w:p>
    <w:p w14:paraId="2C24897C" w14:textId="756ABD2F" w:rsidR="000801E7" w:rsidRDefault="000801E7" w:rsidP="00253E03">
      <w:pPr>
        <w:pStyle w:val="par2"/>
        <w:spacing w:after="240"/>
      </w:pPr>
      <w:r>
        <w:t>3.01(3)(a)</w:t>
      </w:r>
      <w:r>
        <w:tab/>
      </w:r>
      <w:del w:id="1587" w:author="Author">
        <w:r w:rsidR="00275339" w:rsidRPr="00275339" w:rsidDel="00510C4A">
          <w:delText>Administrative units</w:delText>
        </w:r>
      </w:del>
      <w:ins w:id="1588" w:author="Author">
        <w:r w:rsidR="00510C4A">
          <w:t>AUs</w:t>
        </w:r>
      </w:ins>
      <w:r w:rsidR="00275339" w:rsidRPr="00275339">
        <w:t xml:space="preserve"> or member school districts of </w:t>
      </w:r>
      <w:del w:id="1589" w:author="Author">
        <w:r w:rsidR="00275339" w:rsidRPr="00275339" w:rsidDel="00510C4A">
          <w:delText>administrative units</w:delText>
        </w:r>
      </w:del>
      <w:ins w:id="1590" w:author="Author">
        <w:r w:rsidR="00510C4A">
          <w:t>AUs</w:t>
        </w:r>
      </w:ins>
      <w:r w:rsidR="00275339" w:rsidRPr="00275339">
        <w:t xml:space="preserve"> desiring to form new or reorganized </w:t>
      </w:r>
      <w:del w:id="1591" w:author="Author">
        <w:r w:rsidR="00275339" w:rsidRPr="00275339" w:rsidDel="00510C4A">
          <w:delText>administrative units</w:delText>
        </w:r>
      </w:del>
      <w:ins w:id="1592" w:author="Author">
        <w:r w:rsidR="00510C4A">
          <w:t>AUs</w:t>
        </w:r>
      </w:ins>
      <w:r w:rsidR="00275339" w:rsidRPr="00275339">
        <w:t xml:space="preserve"> </w:t>
      </w:r>
      <w:del w:id="1593" w:author="Author">
        <w:r w:rsidR="00275339" w:rsidRPr="00275339" w:rsidDel="008D6DC4">
          <w:delText xml:space="preserve">must </w:delText>
        </w:r>
      </w:del>
      <w:ins w:id="1594" w:author="Author">
        <w:r w:rsidR="008D6DC4">
          <w:t>shall</w:t>
        </w:r>
        <w:r w:rsidR="008D6DC4" w:rsidRPr="00275339">
          <w:t xml:space="preserve"> </w:t>
        </w:r>
      </w:ins>
      <w:r w:rsidR="00275339" w:rsidRPr="00275339">
        <w:t xml:space="preserve">apply to the </w:t>
      </w:r>
      <w:del w:id="1595" w:author="Author">
        <w:r w:rsidR="00275339" w:rsidRPr="00275339" w:rsidDel="00EC3D1F">
          <w:delText>State Director of Special Education</w:delText>
        </w:r>
      </w:del>
      <w:ins w:id="1596" w:author="Author">
        <w:r w:rsidR="00EC3D1F">
          <w:t>Department</w:t>
        </w:r>
      </w:ins>
      <w:r w:rsidR="00275339" w:rsidRPr="00275339">
        <w:t xml:space="preserve"> and, if applicable, the AU of which the district is currently a member pursuant to the timelines set forth below. This application </w:t>
      </w:r>
      <w:del w:id="1597" w:author="Author">
        <w:r w:rsidR="00275339" w:rsidRPr="00275339" w:rsidDel="008D6DC4">
          <w:delText xml:space="preserve">must </w:delText>
        </w:r>
      </w:del>
      <w:ins w:id="1598" w:author="Author">
        <w:r w:rsidR="008D6DC4">
          <w:t>shall</w:t>
        </w:r>
        <w:r w:rsidR="008D6DC4" w:rsidRPr="00275339">
          <w:t xml:space="preserve"> </w:t>
        </w:r>
      </w:ins>
      <w:r w:rsidR="00275339" w:rsidRPr="00275339">
        <w:t xml:space="preserve">demonstrate that the applicant can meet the standards of </w:t>
      </w:r>
      <w:ins w:id="1599" w:author="Author">
        <w:r w:rsidR="00510C4A">
          <w:t>section</w:t>
        </w:r>
        <w:r w:rsidR="00EC3D1F">
          <w:t>s</w:t>
        </w:r>
        <w:r w:rsidR="00510C4A">
          <w:t xml:space="preserve"> </w:t>
        </w:r>
      </w:ins>
      <w:r w:rsidR="00275339" w:rsidRPr="00275339">
        <w:t>3.01</w:t>
      </w:r>
      <w:ins w:id="1600" w:author="Author">
        <w:r w:rsidR="00EC3D1F">
          <w:t xml:space="preserve"> and 12.10</w:t>
        </w:r>
        <w:r w:rsidR="00510C4A">
          <w:t xml:space="preserve"> of these Rules</w:t>
        </w:r>
      </w:ins>
      <w:r w:rsidR="00275339" w:rsidRPr="00275339">
        <w:t xml:space="preserve">. In addition, the application </w:t>
      </w:r>
      <w:del w:id="1601" w:author="Author">
        <w:r w:rsidR="00275339" w:rsidRPr="00275339" w:rsidDel="008D6DC4">
          <w:delText xml:space="preserve">must </w:delText>
        </w:r>
      </w:del>
      <w:ins w:id="1602" w:author="Author">
        <w:r w:rsidR="008D6DC4">
          <w:t>shall</w:t>
        </w:r>
        <w:r w:rsidR="008D6DC4" w:rsidRPr="00275339">
          <w:t xml:space="preserve"> </w:t>
        </w:r>
      </w:ins>
      <w:r w:rsidR="00275339" w:rsidRPr="00275339">
        <w:t>include the following:</w:t>
      </w:r>
    </w:p>
    <w:p w14:paraId="10BB3769" w14:textId="77777777" w:rsidR="000801E7" w:rsidRDefault="000801E7" w:rsidP="00253E03">
      <w:pPr>
        <w:pStyle w:val="par3"/>
        <w:spacing w:after="240"/>
      </w:pPr>
      <w:r>
        <w:t>3.01(3)(a)(i)</w:t>
      </w:r>
      <w:r>
        <w:tab/>
        <w:t>A letter of intent that:</w:t>
      </w:r>
    </w:p>
    <w:p w14:paraId="7949770E" w14:textId="77777777" w:rsidR="000801E7" w:rsidRPr="00275339" w:rsidRDefault="000801E7" w:rsidP="00253E03">
      <w:pPr>
        <w:pStyle w:val="par4"/>
        <w:spacing w:after="240"/>
      </w:pPr>
      <w:r w:rsidRPr="00275339">
        <w:t>3.01(3)(a)(i)(A)</w:t>
      </w:r>
      <w:r w:rsidRPr="00275339">
        <w:tab/>
        <w:t>Specifies the objectives to be sought by the change;</w:t>
      </w:r>
    </w:p>
    <w:p w14:paraId="126951F8" w14:textId="22ABDA7F" w:rsidR="00275339" w:rsidRPr="00275339" w:rsidRDefault="00275339" w:rsidP="00253E03">
      <w:pPr>
        <w:pStyle w:val="par4"/>
        <w:spacing w:after="240"/>
      </w:pPr>
      <w:r w:rsidRPr="00275339">
        <w:lastRenderedPageBreak/>
        <w:t>3.01(3)(a)(i)(B)</w:t>
      </w:r>
      <w:r w:rsidRPr="00275339">
        <w:tab/>
        <w:t>States the positions of the entities impacted by the application (e.g.</w:t>
      </w:r>
      <w:ins w:id="1603" w:author="Author">
        <w:r w:rsidR="00510C4A">
          <w:t>,</w:t>
        </w:r>
      </w:ins>
      <w:r w:rsidRPr="00275339">
        <w:t xml:space="preserve"> existing BOCES and member districts)</w:t>
      </w:r>
      <w:del w:id="1604" w:author="Author">
        <w:r w:rsidRPr="00275339" w:rsidDel="00510C4A">
          <w:delText>,</w:delText>
        </w:r>
      </w:del>
      <w:r w:rsidRPr="00275339">
        <w:t xml:space="preserve"> based on a conferral that occurred prior to filing the application;</w:t>
      </w:r>
    </w:p>
    <w:p w14:paraId="6D7A5090" w14:textId="77777777" w:rsidR="00275339" w:rsidRPr="00275339" w:rsidRDefault="00275339" w:rsidP="00253E03">
      <w:pPr>
        <w:pStyle w:val="par4"/>
        <w:spacing w:after="240"/>
      </w:pPr>
      <w:r w:rsidRPr="00275339">
        <w:t>3.01(3)(a)(i)(C)</w:t>
      </w:r>
      <w:r w:rsidRPr="00275339">
        <w:tab/>
        <w:t>States whether any entity has requested a third-party review of the application, based on a conferral that occurred prior to filing the application and confirms that the parties agreed upon the third-party.</w:t>
      </w:r>
    </w:p>
    <w:p w14:paraId="08718A5E" w14:textId="31D411C7" w:rsidR="00620295" w:rsidRDefault="00FD3B8C" w:rsidP="00253E03">
      <w:pPr>
        <w:pStyle w:val="par3"/>
        <w:spacing w:after="240"/>
      </w:pPr>
      <w:r w:rsidRPr="00FD3B8C">
        <w:t>3.01(3)(a)(ii)</w:t>
      </w:r>
      <w:r w:rsidRPr="00FD3B8C">
        <w:tab/>
        <w:t xml:space="preserve">If a BOCES is seeking to dissolve and all districts are seeking to join another reorganized AU or become a new AU, applications </w:t>
      </w:r>
      <w:del w:id="1605" w:author="Author">
        <w:r w:rsidRPr="00FD3B8C" w:rsidDel="008D6DC4">
          <w:delText xml:space="preserve">must </w:delText>
        </w:r>
      </w:del>
      <w:ins w:id="1606" w:author="Author">
        <w:r w:rsidR="008D6DC4">
          <w:t>shall</w:t>
        </w:r>
        <w:r w:rsidR="008D6DC4" w:rsidRPr="00FD3B8C">
          <w:t xml:space="preserve"> </w:t>
        </w:r>
      </w:ins>
      <w:r w:rsidRPr="00FD3B8C">
        <w:t>address clear plans for maintaining services for all students in the existing BOCES because the Department will not grant an application for a new or reorganized AU until all students in the current AU are under new approved comprehensive plans;</w:t>
      </w:r>
    </w:p>
    <w:p w14:paraId="06D5FAEA" w14:textId="09B4F611" w:rsidR="00FD3B8C" w:rsidRPr="00FD3B8C" w:rsidRDefault="00FD3B8C" w:rsidP="00253E03">
      <w:pPr>
        <w:pStyle w:val="par3"/>
        <w:spacing w:after="240"/>
      </w:pPr>
      <w:r w:rsidRPr="00FD3B8C">
        <w:t>3.01(3)(a)(iii)</w:t>
      </w:r>
      <w:r w:rsidRPr="00FD3B8C">
        <w:tab/>
        <w:t>For any applicant that has not met the federal and</w:t>
      </w:r>
      <w:del w:id="1607" w:author="Author">
        <w:r w:rsidRPr="00FD3B8C" w:rsidDel="00510C4A">
          <w:delText>/or</w:delText>
        </w:r>
      </w:del>
      <w:r w:rsidRPr="00FD3B8C">
        <w:t xml:space="preserve"> state requirements for provision of special education services to students with disabilities</w:t>
      </w:r>
      <w:ins w:id="1608" w:author="Author">
        <w:r w:rsidR="716182A9">
          <w:t xml:space="preserve"> or state requirements for the provision of gifted education services</w:t>
        </w:r>
      </w:ins>
      <w:r w:rsidRPr="00FD3B8C">
        <w:t xml:space="preserve">, the application </w:t>
      </w:r>
      <w:del w:id="1609" w:author="Author">
        <w:r w:rsidRPr="00FD3B8C" w:rsidDel="008D6DC4">
          <w:delText xml:space="preserve">must </w:delText>
        </w:r>
      </w:del>
      <w:ins w:id="1610" w:author="Author">
        <w:r w:rsidR="008D6DC4">
          <w:t>shall</w:t>
        </w:r>
        <w:r w:rsidR="008D6DC4" w:rsidRPr="00FD3B8C">
          <w:t xml:space="preserve"> </w:t>
        </w:r>
      </w:ins>
      <w:r w:rsidRPr="00FD3B8C">
        <w:t xml:space="preserve">demonstrate that the proposed </w:t>
      </w:r>
      <w:del w:id="1611" w:author="Author">
        <w:r w:rsidRPr="00FD3B8C" w:rsidDel="00510C4A">
          <w:delText>administrative unit</w:delText>
        </w:r>
      </w:del>
      <w:ins w:id="1612" w:author="Author">
        <w:r w:rsidR="00510C4A">
          <w:t>AU</w:t>
        </w:r>
      </w:ins>
      <w:r w:rsidRPr="00FD3B8C">
        <w:t xml:space="preserve"> will have the capacity to meet those requirements;</w:t>
      </w:r>
    </w:p>
    <w:p w14:paraId="5A07906A" w14:textId="77777777" w:rsidR="00FD3B8C" w:rsidRPr="00FD3B8C" w:rsidRDefault="00FD3B8C" w:rsidP="00253E03">
      <w:pPr>
        <w:pStyle w:val="par3"/>
        <w:spacing w:after="240"/>
      </w:pPr>
      <w:r w:rsidRPr="00FD3B8C">
        <w:t>3.01(3)(a)(iv)</w:t>
      </w:r>
      <w:r w:rsidRPr="00FD3B8C">
        <w:tab/>
        <w:t>Identify all due process hearings or state complaints that have involved the applicant district (the district seeking to become a new AU or join a reorganized AU) or any of its schools within the past four school years</w:t>
      </w:r>
      <w:ins w:id="1613" w:author="Author">
        <w:r w:rsidR="00510C4A">
          <w:t>,</w:t>
        </w:r>
      </w:ins>
      <w:r w:rsidRPr="00FD3B8C">
        <w:t xml:space="preserve"> inclusive of the year in which the application is made;</w:t>
      </w:r>
    </w:p>
    <w:p w14:paraId="6F3C0F31" w14:textId="77777777" w:rsidR="003033E7" w:rsidRDefault="00FD3B8C" w:rsidP="00253E03">
      <w:pPr>
        <w:pStyle w:val="par4"/>
        <w:spacing w:after="240"/>
      </w:pPr>
      <w:r>
        <w:t>3.01(3)(a)(iv)(A)</w:t>
      </w:r>
      <w:r>
        <w:tab/>
      </w:r>
      <w:r w:rsidR="00B57285">
        <w:t xml:space="preserve"> </w:t>
      </w:r>
      <w:r>
        <w:t xml:space="preserve">If the decisions or actions of the applicant district’s staff resulted in any adverse findings against the existing AU because of a due process hearing or state complaint, the applicant district </w:t>
      </w:r>
      <w:del w:id="1614" w:author="Author">
        <w:r w:rsidDel="008D6DC4">
          <w:delText xml:space="preserve">must </w:delText>
        </w:r>
      </w:del>
      <w:ins w:id="1615" w:author="Author">
        <w:r w:rsidR="008D6DC4">
          <w:t xml:space="preserve">shall </w:t>
        </w:r>
      </w:ins>
      <w:r>
        <w:t>evidence that all required corrective actions required by the administrative law judge or state complaint officer have been completed in full.</w:t>
      </w:r>
    </w:p>
    <w:p w14:paraId="6E1FBF16" w14:textId="6B8BDD61" w:rsidR="00FD3B8C" w:rsidRPr="00FD3B8C" w:rsidRDefault="00FD3B8C" w:rsidP="00253E03">
      <w:pPr>
        <w:pStyle w:val="par3"/>
        <w:spacing w:after="240"/>
      </w:pPr>
      <w:r w:rsidRPr="00FD3B8C">
        <w:t>3.01(3)(a)(v)</w:t>
      </w:r>
      <w:r w:rsidRPr="00FD3B8C">
        <w:tab/>
        <w:t>Identify any findings of noncompliance resulting from any general supervision or monitoring activities</w:t>
      </w:r>
      <w:ins w:id="1616" w:author="Author">
        <w:r w:rsidRPr="00FD3B8C">
          <w:t xml:space="preserve"> </w:t>
        </w:r>
        <w:r w:rsidR="6D858D54">
          <w:t>or gifted education monitoring</w:t>
        </w:r>
        <w:r w:rsidR="006271EE">
          <w:t xml:space="preserve"> </w:t>
        </w:r>
      </w:ins>
      <w:r w:rsidRPr="00FD3B8C">
        <w:t xml:space="preserve">conducted by the Department that involved the applicant </w:t>
      </w:r>
      <w:r w:rsidRPr="00FD3B8C">
        <w:lastRenderedPageBreak/>
        <w:t>district or any of its schools within the past four school years inclusive of the year in which the application is made; and</w:t>
      </w:r>
    </w:p>
    <w:p w14:paraId="52F2AB99" w14:textId="77777777" w:rsidR="00FD3B8C" w:rsidRDefault="00FD3B8C" w:rsidP="00253E03">
      <w:pPr>
        <w:pStyle w:val="par4"/>
        <w:spacing w:after="240"/>
      </w:pPr>
      <w:r>
        <w:t xml:space="preserve">3.01(3)(a)(v)(A) The applicant district </w:t>
      </w:r>
      <w:del w:id="1617" w:author="Author">
        <w:r w:rsidDel="008D6DC4">
          <w:delText xml:space="preserve">must </w:delText>
        </w:r>
      </w:del>
      <w:ins w:id="1618" w:author="Author">
        <w:r w:rsidR="008D6DC4">
          <w:t xml:space="preserve">shall </w:t>
        </w:r>
      </w:ins>
      <w:r>
        <w:t>evidence that all corrective actions required by the Department have been completed in full.</w:t>
      </w:r>
    </w:p>
    <w:p w14:paraId="42ADE91E" w14:textId="77777777" w:rsidR="00FD3B8C" w:rsidRPr="00FD3B8C" w:rsidRDefault="00FD3B8C" w:rsidP="00253E03">
      <w:pPr>
        <w:pStyle w:val="par3"/>
        <w:spacing w:after="240"/>
      </w:pPr>
      <w:r w:rsidRPr="00FD3B8C">
        <w:t>3.01(3)(a)(vi)</w:t>
      </w:r>
      <w:r w:rsidRPr="00FD3B8C">
        <w:tab/>
        <w:t>An analysis that addresses the following:</w:t>
      </w:r>
    </w:p>
    <w:p w14:paraId="24D50A41" w14:textId="77777777" w:rsidR="00FD3B8C" w:rsidRDefault="00FD3B8C" w:rsidP="00253E03">
      <w:pPr>
        <w:pStyle w:val="par4"/>
        <w:spacing w:after="240"/>
      </w:pPr>
      <w:r>
        <w:t>3.01(3)(a)(vi)(A)</w:t>
      </w:r>
      <w:r>
        <w:tab/>
        <w:t xml:space="preserve">If the applicant district(s) is/are approved to form a new or reorganized AU, </w:t>
      </w:r>
      <w:del w:id="1619" w:author="Author">
        <w:r w:rsidDel="00D002A1">
          <w:delText xml:space="preserve">what are </w:delText>
        </w:r>
      </w:del>
      <w:r>
        <w:t>the projected revenues and expenditures for the newly formed AU(s), and/or reorganized AU(s), and any existing AUs</w:t>
      </w:r>
      <w:ins w:id="1620" w:author="Author">
        <w:r w:rsidR="00D002A1">
          <w:t>;</w:t>
        </w:r>
      </w:ins>
      <w:del w:id="1621" w:author="Author">
        <w:r w:rsidDel="00D002A1">
          <w:delText>?</w:delText>
        </w:r>
      </w:del>
    </w:p>
    <w:p w14:paraId="1BF717BD" w14:textId="7828C2B2" w:rsidR="00FD3B8C" w:rsidRDefault="00FD3B8C" w:rsidP="00253E03">
      <w:pPr>
        <w:pStyle w:val="par4"/>
        <w:spacing w:after="240"/>
      </w:pPr>
      <w:r>
        <w:t>3.01(3)(a)(vi)(B)</w:t>
      </w:r>
      <w:r>
        <w:tab/>
        <w:t xml:space="preserve">If the applicant district(s) is/are approved to form a new or reorganized AU(s), </w:t>
      </w:r>
      <w:del w:id="1622" w:author="Author">
        <w:r w:rsidDel="00D002A1">
          <w:delText xml:space="preserve">what are </w:delText>
        </w:r>
      </w:del>
      <w:r>
        <w:t xml:space="preserve">the programmatic impacts for special education </w:t>
      </w:r>
      <w:ins w:id="1623" w:author="Author">
        <w:r w:rsidR="5D88F623">
          <w:t xml:space="preserve">and gifted education </w:t>
        </w:r>
      </w:ins>
      <w:r>
        <w:t xml:space="preserve">services for both the new or reorganized AU and any existing </w:t>
      </w:r>
      <w:del w:id="1624" w:author="Author">
        <w:r w:rsidDel="00D002A1">
          <w:delText>administrative unit?</w:delText>
        </w:r>
      </w:del>
      <w:ins w:id="1625" w:author="Author">
        <w:r w:rsidR="00D002A1">
          <w:t>AU;</w:t>
        </w:r>
      </w:ins>
    </w:p>
    <w:p w14:paraId="71566302" w14:textId="77777777" w:rsidR="00FD3B8C" w:rsidRDefault="00FD3B8C" w:rsidP="00253E03">
      <w:pPr>
        <w:pStyle w:val="par4"/>
        <w:spacing w:after="240"/>
      </w:pPr>
      <w:r>
        <w:t>3.01(3)(a)(vi)(C)</w:t>
      </w:r>
      <w:r>
        <w:tab/>
        <w:t xml:space="preserve">If the applicant district(s) is/are approved to form a new or reorganized AU, </w:t>
      </w:r>
      <w:del w:id="1626" w:author="Author">
        <w:r w:rsidDel="00D002A1">
          <w:delText xml:space="preserve">what is </w:delText>
        </w:r>
      </w:del>
      <w:r>
        <w:t xml:space="preserve">the potential impact on recruiting and retaining qualified special education teachers and special service providers for the new or reorganized AU(s) and any existing </w:t>
      </w:r>
      <w:del w:id="1627" w:author="Author">
        <w:r w:rsidDel="00D002A1">
          <w:delText>administrative unit?</w:delText>
        </w:r>
      </w:del>
      <w:ins w:id="1628" w:author="Author">
        <w:r w:rsidR="00D002A1">
          <w:t>AU;</w:t>
        </w:r>
      </w:ins>
    </w:p>
    <w:p w14:paraId="1A212A28" w14:textId="65287B4E" w:rsidR="00620295" w:rsidRDefault="00FD3B8C" w:rsidP="00253E03">
      <w:pPr>
        <w:pStyle w:val="par4"/>
        <w:spacing w:after="240"/>
      </w:pPr>
      <w:r>
        <w:t xml:space="preserve">3.01(3)(a)(vi)(D) If the applicant district(s) is/are approved to form a new or reorganized AU, </w:t>
      </w:r>
      <w:del w:id="1629" w:author="Author">
        <w:r w:rsidDel="00D002A1">
          <w:delText xml:space="preserve">what are </w:delText>
        </w:r>
      </w:del>
      <w:r>
        <w:t>the potential negative impacts of the reorganization on services to all eligible special education</w:t>
      </w:r>
      <w:ins w:id="1630" w:author="Author">
        <w:r>
          <w:t xml:space="preserve"> </w:t>
        </w:r>
        <w:r w:rsidR="4D8209A4">
          <w:t>and gifted education</w:t>
        </w:r>
      </w:ins>
      <w:r w:rsidR="330DA51F">
        <w:t xml:space="preserve"> </w:t>
      </w:r>
      <w:r>
        <w:t xml:space="preserve">students within the existing AU’s jurisdiction and </w:t>
      </w:r>
      <w:del w:id="1631" w:author="Author">
        <w:r w:rsidDel="00D002A1">
          <w:delText xml:space="preserve">can </w:delText>
        </w:r>
      </w:del>
      <w:ins w:id="1632" w:author="Author">
        <w:r w:rsidR="00D002A1">
          <w:t xml:space="preserve">how </w:t>
        </w:r>
      </w:ins>
      <w:r>
        <w:t>they</w:t>
      </w:r>
      <w:ins w:id="1633" w:author="Author">
        <w:r w:rsidR="00D002A1">
          <w:t xml:space="preserve"> will</w:t>
        </w:r>
      </w:ins>
      <w:r>
        <w:t xml:space="preserve"> be mitigated</w:t>
      </w:r>
      <w:ins w:id="1634" w:author="Author">
        <w:r w:rsidR="00D002A1">
          <w:t>;</w:t>
        </w:r>
      </w:ins>
      <w:del w:id="1635" w:author="Author">
        <w:r w:rsidDel="00D002A1">
          <w:delText>?</w:delText>
        </w:r>
      </w:del>
    </w:p>
    <w:p w14:paraId="055AFFB3" w14:textId="4C5AA929" w:rsidR="00FD3B8C" w:rsidRDefault="00FD3B8C" w:rsidP="00253E03">
      <w:pPr>
        <w:pStyle w:val="par4"/>
        <w:spacing w:after="240"/>
        <w:rPr>
          <w:ins w:id="1636" w:author="Author"/>
        </w:rPr>
      </w:pPr>
      <w:r>
        <w:t>3.01(3)(a)(vi)(E)</w:t>
      </w:r>
      <w:r>
        <w:tab/>
        <w:t xml:space="preserve"> </w:t>
      </w:r>
      <w:del w:id="1637" w:author="Author">
        <w:r w:rsidDel="00D002A1">
          <w:delText xml:space="preserve">Will </w:delText>
        </w:r>
      </w:del>
      <w:ins w:id="1638" w:author="Author">
        <w:r w:rsidR="00D002A1">
          <w:t xml:space="preserve">How </w:t>
        </w:r>
      </w:ins>
      <w:r>
        <w:t>the new or reorganized AU(s) improve the academic and functional outcomes of special education</w:t>
      </w:r>
      <w:del w:id="1639" w:author="Author">
        <w:r>
          <w:delText xml:space="preserve"> </w:delText>
        </w:r>
      </w:del>
      <w:ins w:id="1640" w:author="Author">
        <w:r w:rsidR="1C97E7A1">
          <w:t xml:space="preserve"> </w:t>
        </w:r>
      </w:ins>
      <w:r>
        <w:t>students through the efficient and effective delivery of special education services to special education students within its jurisdiction</w:t>
      </w:r>
      <w:ins w:id="1641" w:author="Author">
        <w:r w:rsidR="00D002A1">
          <w:t>;</w:t>
        </w:r>
      </w:ins>
      <w:del w:id="1642" w:author="Author">
        <w:r w:rsidDel="00D002A1">
          <w:delText>?</w:delText>
        </w:r>
      </w:del>
      <w:ins w:id="1643" w:author="Author">
        <w:r w:rsidR="006271EE">
          <w:t xml:space="preserve"> and</w:t>
        </w:r>
      </w:ins>
    </w:p>
    <w:p w14:paraId="4F5145CD" w14:textId="0BAACF99" w:rsidR="511923AD" w:rsidRDefault="511923AD" w:rsidP="00253E03">
      <w:pPr>
        <w:pStyle w:val="par4"/>
        <w:spacing w:after="240"/>
      </w:pPr>
      <w:ins w:id="1644" w:author="Author">
        <w:r>
          <w:t>3.01(3)(a)(vi)(F)</w:t>
        </w:r>
        <w:r>
          <w:tab/>
          <w:t xml:space="preserve"> How the new or reorganized AU(s) improve the academic and functional outcomes of gifted education </w:t>
        </w:r>
        <w:r>
          <w:lastRenderedPageBreak/>
          <w:t>students through the efficient and effective delivery of gifted education services to gifted education students within its jurisdiction</w:t>
        </w:r>
        <w:r w:rsidR="006271EE">
          <w:t>.</w:t>
        </w:r>
        <w:del w:id="1645" w:author="Author">
          <w:r w:rsidDel="006271EE">
            <w:delText>;</w:delText>
          </w:r>
        </w:del>
      </w:ins>
    </w:p>
    <w:p w14:paraId="0F102E3A" w14:textId="77777777" w:rsidR="00620295" w:rsidRDefault="00FD3B8C" w:rsidP="00253E03">
      <w:pPr>
        <w:pStyle w:val="par3"/>
        <w:spacing w:after="240"/>
      </w:pPr>
      <w:r>
        <w:t>3.01(3)(a)(vii)</w:t>
      </w:r>
      <w:r>
        <w:tab/>
        <w:t xml:space="preserve">If one of the impacted parties requested (during the pre-filing conferral process) that a report be completed by an agreed-upon third party, the third-party report should be submitted with the application for a new or reorganized </w:t>
      </w:r>
      <w:del w:id="1646" w:author="Author">
        <w:r w:rsidDel="00416BBE">
          <w:delText>administrative unit</w:delText>
        </w:r>
      </w:del>
      <w:ins w:id="1647" w:author="Author">
        <w:r w:rsidR="00416BBE">
          <w:t>AU</w:t>
        </w:r>
      </w:ins>
      <w:r>
        <w:t>.</w:t>
      </w:r>
    </w:p>
    <w:p w14:paraId="4E18469D" w14:textId="3312B0A2" w:rsidR="006271EE" w:rsidRDefault="00FD3B8C" w:rsidP="00253E03">
      <w:pPr>
        <w:pStyle w:val="par2"/>
        <w:spacing w:after="240"/>
      </w:pPr>
      <w:r>
        <w:t>3.01(3)(b)</w:t>
      </w:r>
      <w:r>
        <w:tab/>
        <w:t xml:space="preserve">A charter school network or charter school collaborative seeking to become approved and designated as an </w:t>
      </w:r>
      <w:del w:id="1648" w:author="Author">
        <w:r w:rsidDel="00D002A1">
          <w:delText>administrative unit</w:delText>
        </w:r>
      </w:del>
      <w:ins w:id="1649" w:author="Author">
        <w:r w:rsidR="00D002A1">
          <w:t>AU</w:t>
        </w:r>
      </w:ins>
      <w:r>
        <w:t xml:space="preserve"> shall submit an application to the State Director of Special Education pursuant to </w:t>
      </w:r>
      <w:del w:id="1650" w:author="Author">
        <w:r w:rsidDel="00D002A1">
          <w:delText>this Rule</w:delText>
        </w:r>
      </w:del>
      <w:ins w:id="1651" w:author="Author">
        <w:r w:rsidR="00D002A1">
          <w:t>section</w:t>
        </w:r>
      </w:ins>
      <w:r>
        <w:t xml:space="preserve"> 3.01(3)</w:t>
      </w:r>
      <w:ins w:id="1652" w:author="Author">
        <w:r w:rsidR="00D002A1">
          <w:t xml:space="preserve"> of these Rules</w:t>
        </w:r>
      </w:ins>
      <w:r>
        <w:t xml:space="preserve">, which application shall also include evidence that each charter school expected to participate in the new </w:t>
      </w:r>
      <w:del w:id="1653" w:author="Author">
        <w:r w:rsidDel="00D002A1">
          <w:delText>administrative unit</w:delText>
        </w:r>
      </w:del>
      <w:ins w:id="1654" w:author="Author">
        <w:r w:rsidR="00D002A1">
          <w:t>AU</w:t>
        </w:r>
      </w:ins>
      <w:r>
        <w:t>:</w:t>
      </w:r>
    </w:p>
    <w:p w14:paraId="67DE2C70" w14:textId="77777777" w:rsidR="006271EE" w:rsidRDefault="006271EE" w:rsidP="00253E03">
      <w:pPr>
        <w:pStyle w:val="par3"/>
        <w:spacing w:after="240" w:line="300" w:lineRule="auto"/>
      </w:pPr>
    </w:p>
    <w:p w14:paraId="37BC6F46" w14:textId="6FFD6A26" w:rsidR="00FD3B8C" w:rsidRDefault="00FD3B8C" w:rsidP="00253E03">
      <w:pPr>
        <w:pStyle w:val="par3"/>
        <w:spacing w:after="240"/>
      </w:pPr>
      <w:r>
        <w:t>3.01(3)(b)(i)</w:t>
      </w:r>
      <w:r>
        <w:tab/>
        <w:t>Demonstrates the capacity and commitment to serve children with disabilities, as defined in section 22</w:t>
      </w:r>
      <w:ins w:id="1655" w:author="Author">
        <w:r w:rsidR="00D002A1">
          <w:t>-</w:t>
        </w:r>
      </w:ins>
      <w:del w:id="1656" w:author="Author">
        <w:r w:rsidDel="00D002A1">
          <w:delText>–</w:delText>
        </w:r>
      </w:del>
      <w:r>
        <w:t>20</w:t>
      </w:r>
      <w:ins w:id="1657" w:author="Author">
        <w:r w:rsidR="00D002A1">
          <w:t>-</w:t>
        </w:r>
      </w:ins>
      <w:del w:id="1658" w:author="Author">
        <w:r w:rsidDel="00D002A1">
          <w:delText>–</w:delText>
        </w:r>
      </w:del>
      <w:r>
        <w:t>103, C.R.S.,</w:t>
      </w:r>
      <w:ins w:id="1659" w:author="Author">
        <w:r>
          <w:t xml:space="preserve"> </w:t>
        </w:r>
        <w:r w:rsidR="1F44AB23">
          <w:t>and gifted children,</w:t>
        </w:r>
        <w:r w:rsidR="14631CC5">
          <w:t xml:space="preserve"> </w:t>
        </w:r>
        <w:r w:rsidR="1F44AB23">
          <w:t>as defined in section 12.00</w:t>
        </w:r>
        <w:r w:rsidR="3EAB21F5">
          <w:t>,</w:t>
        </w:r>
      </w:ins>
      <w:del w:id="1660" w:author="Author">
        <w:r w:rsidDel="00FD3B8C">
          <w:delText xml:space="preserve"> </w:delText>
        </w:r>
      </w:del>
      <w:r>
        <w:t xml:space="preserve">through an analysis of the charter school's existing record of serving children with disabilities </w:t>
      </w:r>
      <w:ins w:id="1661" w:author="Author">
        <w:r w:rsidR="06A8A88B">
          <w:t xml:space="preserve">and gifted children </w:t>
        </w:r>
      </w:ins>
      <w:r>
        <w:t xml:space="preserve">or by expressly submitting a plan to the new </w:t>
      </w:r>
      <w:del w:id="1662" w:author="Author">
        <w:r w:rsidDel="00D002A1">
          <w:delText>administrative unit</w:delText>
        </w:r>
      </w:del>
      <w:ins w:id="1663" w:author="Author">
        <w:r w:rsidR="00D002A1">
          <w:t>AU</w:t>
        </w:r>
      </w:ins>
      <w:r>
        <w:t xml:space="preserve"> articulating an existing or intended commitment;</w:t>
      </w:r>
    </w:p>
    <w:p w14:paraId="53058FE5" w14:textId="77777777" w:rsidR="00FD3B8C" w:rsidRDefault="00FD3B8C" w:rsidP="00253E03">
      <w:pPr>
        <w:pStyle w:val="par3"/>
        <w:spacing w:after="240"/>
      </w:pPr>
      <w:r>
        <w:t>3.01(3)(b)(ii)</w:t>
      </w:r>
      <w:r>
        <w:tab/>
        <w:t>Creates a strategic plan for the enrollment of children with disabilities in the charter school to increase educational options for families with children with disabilities;</w:t>
      </w:r>
    </w:p>
    <w:p w14:paraId="176E1844" w14:textId="21A2FCCF" w:rsidR="00FD3B8C" w:rsidRDefault="00FD3B8C" w:rsidP="00253E03">
      <w:pPr>
        <w:pStyle w:val="par3"/>
        <w:spacing w:after="240"/>
      </w:pPr>
      <w:r>
        <w:t>3.01(3)(b)(iii)</w:t>
      </w:r>
      <w:r>
        <w:tab/>
        <w:t xml:space="preserve">Has </w:t>
      </w:r>
      <w:ins w:id="1664" w:author="Author">
        <w:r w:rsidR="7EEFFB36">
          <w:t xml:space="preserve">developed and implemented, </w:t>
        </w:r>
      </w:ins>
      <w:r>
        <w:t>or</w:t>
      </w:r>
      <w:ins w:id="1665" w:author="Author">
        <w:r>
          <w:t xml:space="preserve"> </w:t>
        </w:r>
        <w:r w:rsidR="10595EB8">
          <w:t>will</w:t>
        </w:r>
      </w:ins>
      <w:r>
        <w:t xml:space="preserve"> develop</w:t>
      </w:r>
      <w:del w:id="1666" w:author="Author">
        <w:r>
          <w:delText>s</w:delText>
        </w:r>
      </w:del>
      <w:r>
        <w:t xml:space="preserve"> and implement</w:t>
      </w:r>
      <w:del w:id="1667" w:author="Author">
        <w:r w:rsidDel="006271EE">
          <w:delText>s</w:delText>
        </w:r>
      </w:del>
      <w:ins w:id="1668" w:author="Author">
        <w:r w:rsidR="79788B98">
          <w:t>,</w:t>
        </w:r>
      </w:ins>
      <w:del w:id="1669" w:author="Author">
        <w:r>
          <w:delText xml:space="preserve"> </w:delText>
        </w:r>
      </w:del>
      <w:r>
        <w:t>special education</w:t>
      </w:r>
      <w:ins w:id="1670" w:author="Author">
        <w:r>
          <w:t xml:space="preserve"> </w:t>
        </w:r>
        <w:r w:rsidR="393A0403">
          <w:t>and gifted education</w:t>
        </w:r>
      </w:ins>
      <w:r>
        <w:t xml:space="preserve"> programming that results in the continued enrollment of children with disabilities</w:t>
      </w:r>
      <w:ins w:id="1671" w:author="Author">
        <w:r w:rsidR="14F43518">
          <w:t xml:space="preserve"> and gifted children</w:t>
        </w:r>
      </w:ins>
      <w:r>
        <w:t>;</w:t>
      </w:r>
    </w:p>
    <w:p w14:paraId="75A59489" w14:textId="02BCFDBC" w:rsidR="00FD3B8C" w:rsidRDefault="00FD3B8C" w:rsidP="00253E03">
      <w:pPr>
        <w:pStyle w:val="par3"/>
        <w:spacing w:after="240"/>
      </w:pPr>
      <w:r>
        <w:t>3.01(3)(b)(iv)</w:t>
      </w:r>
      <w:r>
        <w:tab/>
        <w:t xml:space="preserve">Has </w:t>
      </w:r>
      <w:ins w:id="1672" w:author="Author">
        <w:r w:rsidR="205AD69B">
          <w:t xml:space="preserve">developed and implemented, </w:t>
        </w:r>
      </w:ins>
      <w:r>
        <w:t>or</w:t>
      </w:r>
      <w:ins w:id="1673" w:author="Author">
        <w:r>
          <w:t xml:space="preserve"> </w:t>
        </w:r>
        <w:r w:rsidR="7EAFE8DE">
          <w:t>will</w:t>
        </w:r>
      </w:ins>
      <w:r>
        <w:t xml:space="preserve"> develop</w:t>
      </w:r>
      <w:del w:id="1674" w:author="Author">
        <w:r>
          <w:delText>s</w:delText>
        </w:r>
      </w:del>
      <w:r>
        <w:t xml:space="preserve"> and implement</w:t>
      </w:r>
      <w:ins w:id="1675" w:author="Author">
        <w:r w:rsidR="38CA26A0">
          <w:t>,</w:t>
        </w:r>
      </w:ins>
      <w:del w:id="1676" w:author="Author">
        <w:r w:rsidDel="00FD3B8C">
          <w:delText>s</w:delText>
        </w:r>
      </w:del>
      <w:r>
        <w:t xml:space="preserve"> multi-tiered system</w:t>
      </w:r>
      <w:del w:id="1677" w:author="Author">
        <w:r w:rsidDel="00D002A1">
          <w:delText>s</w:delText>
        </w:r>
      </w:del>
      <w:r>
        <w:t xml:space="preserve"> of support</w:t>
      </w:r>
      <w:ins w:id="1678" w:author="Author">
        <w:r w:rsidR="00D002A1">
          <w:t>s</w:t>
        </w:r>
      </w:ins>
      <w:r>
        <w:t xml:space="preserve"> to identify and refer children with disabilities to special education services</w:t>
      </w:r>
      <w:ins w:id="1679" w:author="Author">
        <w:r w:rsidR="51660E2E">
          <w:t xml:space="preserve"> and to identify and refer gifted children for gifted programming and services</w:t>
        </w:r>
      </w:ins>
      <w:r>
        <w:t>; and</w:t>
      </w:r>
    </w:p>
    <w:p w14:paraId="6C402F92" w14:textId="38BE6248" w:rsidR="00FD3B8C" w:rsidRDefault="00FD3B8C" w:rsidP="00253E03">
      <w:pPr>
        <w:pStyle w:val="par3"/>
        <w:spacing w:after="240"/>
      </w:pPr>
      <w:r>
        <w:lastRenderedPageBreak/>
        <w:t>3.01(3)(b)(v)</w:t>
      </w:r>
      <w:r>
        <w:tab/>
        <w:t xml:space="preserve">Demonstrates how the new </w:t>
      </w:r>
      <w:del w:id="1680" w:author="Author">
        <w:r w:rsidDel="00416BBE">
          <w:delText>administrative unit</w:delText>
        </w:r>
      </w:del>
      <w:ins w:id="1681" w:author="Author">
        <w:r w:rsidR="00416BBE">
          <w:t>AU</w:t>
        </w:r>
      </w:ins>
      <w:r>
        <w:t xml:space="preserve"> will allow the charter school to better and more efficiently serve children with disabilities</w:t>
      </w:r>
      <w:ins w:id="1682" w:author="Author">
        <w:r w:rsidR="25E5FBF5">
          <w:t xml:space="preserve"> and gifted children</w:t>
        </w:r>
      </w:ins>
      <w:r>
        <w:t>.</w:t>
      </w:r>
    </w:p>
    <w:p w14:paraId="756DF224" w14:textId="77777777" w:rsidR="00FD3B8C" w:rsidRDefault="00FD3B8C" w:rsidP="00253E03">
      <w:pPr>
        <w:pStyle w:val="par1"/>
        <w:spacing w:after="240"/>
      </w:pPr>
      <w:r>
        <w:t>3.01(4)</w:t>
      </w:r>
      <w:r>
        <w:tab/>
        <w:t xml:space="preserve">Timelines for </w:t>
      </w:r>
      <w:ins w:id="1683" w:author="Author">
        <w:r w:rsidR="00A85951">
          <w:t>r</w:t>
        </w:r>
      </w:ins>
      <w:del w:id="1684" w:author="Author">
        <w:r w:rsidDel="00A85951">
          <w:delText>R</w:delText>
        </w:r>
      </w:del>
      <w:r>
        <w:t xml:space="preserve">eview of </w:t>
      </w:r>
      <w:ins w:id="1685" w:author="Author">
        <w:r w:rsidR="00A85951">
          <w:t>a</w:t>
        </w:r>
      </w:ins>
      <w:del w:id="1686" w:author="Author">
        <w:r w:rsidDel="00A85951">
          <w:delText>A</w:delText>
        </w:r>
      </w:del>
      <w:r>
        <w:t xml:space="preserve">pplication for a </w:t>
      </w:r>
      <w:ins w:id="1687" w:author="Author">
        <w:r w:rsidR="00A85951">
          <w:t>n</w:t>
        </w:r>
      </w:ins>
      <w:del w:id="1688" w:author="Author">
        <w:r w:rsidDel="00A85951">
          <w:delText>N</w:delText>
        </w:r>
      </w:del>
      <w:r>
        <w:t xml:space="preserve">ew or </w:t>
      </w:r>
      <w:del w:id="1689" w:author="Author">
        <w:r w:rsidDel="00A85951">
          <w:delText>R</w:delText>
        </w:r>
      </w:del>
      <w:ins w:id="1690" w:author="Author">
        <w:r w:rsidR="00A85951">
          <w:t>r</w:t>
        </w:r>
      </w:ins>
      <w:r>
        <w:t xml:space="preserve">eorganized </w:t>
      </w:r>
      <w:del w:id="1691" w:author="Author">
        <w:r w:rsidDel="00D002A1">
          <w:delText>Administrative Unit</w:delText>
        </w:r>
      </w:del>
      <w:ins w:id="1692" w:author="Author">
        <w:r w:rsidR="00D002A1">
          <w:t>AU</w:t>
        </w:r>
      </w:ins>
    </w:p>
    <w:p w14:paraId="15EF43E5" w14:textId="319853B2" w:rsidR="00FD3B8C" w:rsidRDefault="00FD3B8C">
      <w:pPr>
        <w:pStyle w:val="par2"/>
        <w:spacing w:after="240" w:line="259" w:lineRule="auto"/>
        <w:pPrChange w:id="1693" w:author="Author">
          <w:pPr>
            <w:pStyle w:val="par2"/>
          </w:pPr>
        </w:pPrChange>
      </w:pPr>
      <w:r>
        <w:t>3.01(4)(a)</w:t>
      </w:r>
      <w:r>
        <w:tab/>
        <w:t xml:space="preserve">Before submitting an application for a new or reorganized AU, the prospective applicant </w:t>
      </w:r>
      <w:del w:id="1694" w:author="Author">
        <w:r>
          <w:delText xml:space="preserve">should </w:delText>
        </w:r>
      </w:del>
      <w:ins w:id="1695" w:author="Author">
        <w:r w:rsidR="3E8828D4">
          <w:t xml:space="preserve">shall </w:t>
        </w:r>
      </w:ins>
      <w:r>
        <w:t>meet and confer with other impacted entities (e.g.</w:t>
      </w:r>
      <w:ins w:id="1696" w:author="Author">
        <w:r w:rsidR="007E2716">
          <w:t>,</w:t>
        </w:r>
      </w:ins>
      <w:r>
        <w:t xml:space="preserve"> the existing AU and other members of the existing AU) to discuss the intent to apply. In this conferral process, the potential applicant will confirm whether any of the impacted entities seeks a third-party review of the application.</w:t>
      </w:r>
      <w:r w:rsidR="001B0AAC">
        <w:t xml:space="preserve"> </w:t>
      </w:r>
      <w:r>
        <w:t>The parties are encouraged to begin conferral conversations early enough to ensure completion of the third-party report by the deadline.</w:t>
      </w:r>
    </w:p>
    <w:p w14:paraId="170C6290" w14:textId="77777777" w:rsidR="00620295" w:rsidRDefault="00FD3B8C" w:rsidP="00253E03">
      <w:pPr>
        <w:pStyle w:val="par2"/>
        <w:spacing w:after="240"/>
      </w:pPr>
      <w:r>
        <w:t>3.01(4)(b)</w:t>
      </w:r>
      <w:r>
        <w:tab/>
        <w:t xml:space="preserve">An application for a new or reorganized AU </w:t>
      </w:r>
      <w:del w:id="1697" w:author="Author">
        <w:r w:rsidDel="008D6DC4">
          <w:delText xml:space="preserve">must </w:delText>
        </w:r>
      </w:del>
      <w:ins w:id="1698" w:author="Author">
        <w:r w:rsidR="008D6DC4">
          <w:t xml:space="preserve">shall </w:t>
        </w:r>
      </w:ins>
      <w:r>
        <w:t xml:space="preserve">be submitted by </w:t>
      </w:r>
      <w:r w:rsidRPr="004801E9">
        <w:rPr>
          <w:b/>
          <w:bCs/>
        </w:rPr>
        <w:t>June 1</w:t>
      </w:r>
      <w:r>
        <w:t xml:space="preserve"> (or the next business day, if June 1 falls on a weekend</w:t>
      </w:r>
      <w:ins w:id="1699" w:author="Author">
        <w:r w:rsidR="00D002A1">
          <w:t xml:space="preserve"> or holiday</w:t>
        </w:r>
      </w:ins>
      <w:r>
        <w:t>). The Department will not begin review of the application until September 1 in order to provide the parties with time to do additional conferrals and/or mediation over the summer. If the parties determine through mediation or other conferrals that the application or the third-party report need revisions, the applicant may submit a revised application and/or third party report to the Department by September 1. This timeline is designed to ensure that the parties have sufficient time to review the budgetary and other impacts on the proposed change. The timeline is also designed to ensure that the applicant and other impacted entities receive a decision with sufficient time to plan for new budgets and new staffing in spring after receiving the Department’s decision, with a launch of the new or reorganized AU in the subsequent school year.</w:t>
      </w:r>
    </w:p>
    <w:p w14:paraId="512DF4E5" w14:textId="6E14B80C" w:rsidR="00FD3B8C" w:rsidRDefault="00FD3B8C">
      <w:pPr>
        <w:pStyle w:val="par2"/>
        <w:spacing w:after="240" w:line="259" w:lineRule="auto"/>
        <w:pPrChange w:id="1700" w:author="Author">
          <w:pPr>
            <w:pStyle w:val="par2"/>
          </w:pPr>
        </w:pPrChange>
      </w:pPr>
      <w:r>
        <w:t>3.01(4)(c)</w:t>
      </w:r>
      <w:r>
        <w:tab/>
        <w:t xml:space="preserve">After September 1, the Department shall review the application to determine whether it contains the documentation and information required by </w:t>
      </w:r>
      <w:del w:id="1701" w:author="Author">
        <w:r w:rsidDel="00D002A1">
          <w:delText xml:space="preserve">this </w:delText>
        </w:r>
      </w:del>
      <w:ins w:id="1702" w:author="Author">
        <w:r w:rsidR="00D002A1">
          <w:t xml:space="preserve">these </w:t>
        </w:r>
      </w:ins>
      <w:r>
        <w:t>Rule</w:t>
      </w:r>
      <w:ins w:id="1703" w:author="Author">
        <w:r w:rsidR="00D002A1">
          <w:t>s</w:t>
        </w:r>
      </w:ins>
      <w:r>
        <w:t xml:space="preserve">. The Department shall have until </w:t>
      </w:r>
      <w:r w:rsidRPr="004801E9">
        <w:rPr>
          <w:b/>
          <w:bCs/>
        </w:rPr>
        <w:t>September 15</w:t>
      </w:r>
      <w:r>
        <w:t xml:space="preserve"> (or the next business day, if September 15 falls on a weekend or holiday) to determine whether the application is complete. The Department </w:t>
      </w:r>
      <w:del w:id="1704" w:author="Author">
        <w:r>
          <w:delText>will</w:delText>
        </w:r>
        <w:r w:rsidDel="00FD3B8C">
          <w:delText xml:space="preserve"> </w:delText>
        </w:r>
      </w:del>
      <w:ins w:id="1705" w:author="Author">
        <w:r w:rsidR="20D32814">
          <w:t>shall</w:t>
        </w:r>
        <w:r>
          <w:t xml:space="preserve"> </w:t>
        </w:r>
      </w:ins>
      <w:r>
        <w:t xml:space="preserve">provide the applicant and affected entities with written notification of whether the application is complete or whether additional information is requested and, if applicable, which specific information and/or documentation is being requested. The Department may also request that </w:t>
      </w:r>
      <w:r>
        <w:lastRenderedPageBreak/>
        <w:t>multiple entities submit applications jointly when the Department will not be able to grant one application unless it can grant all applications related to the students of an existing AU.</w:t>
      </w:r>
    </w:p>
    <w:p w14:paraId="6B18D313" w14:textId="77777777" w:rsidR="00620295" w:rsidRDefault="00FD3B8C" w:rsidP="00253E03">
      <w:pPr>
        <w:pStyle w:val="par2"/>
        <w:spacing w:after="240"/>
      </w:pPr>
      <w:r>
        <w:t>3.01(4)(d)</w:t>
      </w:r>
      <w:r>
        <w:tab/>
        <w:t xml:space="preserve">The applicant shall have until </w:t>
      </w:r>
      <w:r w:rsidRPr="004801E9">
        <w:rPr>
          <w:b/>
          <w:bCs/>
        </w:rPr>
        <w:t>September 29</w:t>
      </w:r>
      <w:r>
        <w:t xml:space="preserve"> (or the next business day if September 29 falls on a weekend</w:t>
      </w:r>
      <w:ins w:id="1706" w:author="Author">
        <w:r w:rsidR="00D002A1">
          <w:t xml:space="preserve"> or holiday</w:t>
        </w:r>
      </w:ins>
      <w:r>
        <w:t>) to provide any additional information requested or to resubmit applications jointly.</w:t>
      </w:r>
    </w:p>
    <w:p w14:paraId="32667098" w14:textId="77777777" w:rsidR="00620295" w:rsidRDefault="00FD3B8C" w:rsidP="00253E03">
      <w:pPr>
        <w:pStyle w:val="par2"/>
        <w:spacing w:after="240"/>
      </w:pPr>
      <w:r>
        <w:t>3.01(4)(e)</w:t>
      </w:r>
      <w:r>
        <w:tab/>
        <w:t xml:space="preserve">If an applicant to form a new or reorganized </w:t>
      </w:r>
      <w:del w:id="1707" w:author="Author">
        <w:r w:rsidDel="00D002A1">
          <w:delText>administrative unit</w:delText>
        </w:r>
      </w:del>
      <w:ins w:id="1708" w:author="Author">
        <w:r w:rsidR="00D002A1">
          <w:t>AU</w:t>
        </w:r>
      </w:ins>
      <w:r>
        <w:t xml:space="preserve"> fails to timely submit a complete application containing the documentation and information required by </w:t>
      </w:r>
      <w:del w:id="1709" w:author="Author">
        <w:r w:rsidDel="00D002A1">
          <w:delText>this rule</w:delText>
        </w:r>
      </w:del>
      <w:ins w:id="1710" w:author="Author">
        <w:r w:rsidR="00D002A1">
          <w:t>these Rules</w:t>
        </w:r>
      </w:ins>
      <w:r>
        <w:t xml:space="preserve"> and the Department’s request, the application shall be deemed incomplete and shall be denied.</w:t>
      </w:r>
    </w:p>
    <w:p w14:paraId="1EFA5841" w14:textId="77777777" w:rsidR="00620295" w:rsidRDefault="00FD3B8C" w:rsidP="00253E03">
      <w:pPr>
        <w:pStyle w:val="par2"/>
        <w:spacing w:after="240"/>
      </w:pPr>
      <w:r>
        <w:t>3.01(4)(f)</w:t>
      </w:r>
      <w:r>
        <w:tab/>
        <w:t xml:space="preserve">When there is a request to submit a third-party report, the applicant </w:t>
      </w:r>
      <w:del w:id="1711" w:author="Author">
        <w:r w:rsidDel="00D002A1">
          <w:delText xml:space="preserve">will </w:delText>
        </w:r>
      </w:del>
      <w:ins w:id="1712" w:author="Author">
        <w:r w:rsidR="00D002A1">
          <w:t xml:space="preserve">shall </w:t>
        </w:r>
      </w:ins>
      <w:r>
        <w:t>submit the third-party report with the application. The applicant shall be responsible for the cost of the third-party report.</w:t>
      </w:r>
    </w:p>
    <w:p w14:paraId="051871B6" w14:textId="77777777" w:rsidR="00620295" w:rsidRDefault="00FD3B8C" w:rsidP="00253E03">
      <w:pPr>
        <w:pStyle w:val="par3"/>
        <w:spacing w:after="240"/>
      </w:pPr>
      <w:r w:rsidRPr="00FD3B8C">
        <w:t>3.01(4)(f)(i)</w:t>
      </w:r>
      <w:r w:rsidRPr="00FD3B8C">
        <w:tab/>
        <w:t xml:space="preserve">The independent third party shall conduct an analysis of the questions stated in </w:t>
      </w:r>
      <w:del w:id="1713" w:author="Author">
        <w:r w:rsidRPr="00FD3B8C" w:rsidDel="00D002A1">
          <w:delText xml:space="preserve">rule </w:delText>
        </w:r>
      </w:del>
      <w:ins w:id="1714" w:author="Author">
        <w:r w:rsidR="00D002A1">
          <w:t>section</w:t>
        </w:r>
        <w:r w:rsidR="00D002A1" w:rsidRPr="00FD3B8C">
          <w:t xml:space="preserve"> </w:t>
        </w:r>
      </w:ins>
      <w:r w:rsidRPr="00FD3B8C">
        <w:t>3.01(3)(a)(vi)</w:t>
      </w:r>
      <w:ins w:id="1715" w:author="Author">
        <w:r w:rsidR="00D002A1">
          <w:t xml:space="preserve"> of these Rules</w:t>
        </w:r>
      </w:ins>
      <w:r w:rsidRPr="00FD3B8C">
        <w:t>.</w:t>
      </w:r>
    </w:p>
    <w:p w14:paraId="15CEFA28" w14:textId="29588369" w:rsidR="00620295" w:rsidRDefault="00FD3B8C" w:rsidP="00253E03">
      <w:pPr>
        <w:pStyle w:val="par3"/>
        <w:spacing w:after="240"/>
      </w:pPr>
      <w:r>
        <w:t>3.01(4)(f)(ii)</w:t>
      </w:r>
      <w:r>
        <w:tab/>
        <w:t xml:space="preserve">The independent third party shall possess sufficient expertise in the following areas: accounting, special education budget development and projection, special education fiscal requirements, and the delivery of special education </w:t>
      </w:r>
      <w:ins w:id="1716" w:author="Author">
        <w:r w:rsidR="2D69F3B4">
          <w:t xml:space="preserve">and related </w:t>
        </w:r>
      </w:ins>
      <w:r>
        <w:t>services.</w:t>
      </w:r>
    </w:p>
    <w:p w14:paraId="405F9C5C" w14:textId="77777777" w:rsidR="00620295" w:rsidRDefault="00FD3B8C" w:rsidP="00253E03">
      <w:pPr>
        <w:pStyle w:val="par3"/>
        <w:spacing w:after="240"/>
      </w:pPr>
      <w:r>
        <w:t>3.01(4)(f)(iii)</w:t>
      </w:r>
      <w:r>
        <w:tab/>
        <w:t xml:space="preserve"> The Department will</w:t>
      </w:r>
      <w:ins w:id="1717" w:author="Author">
        <w:r w:rsidR="00D002A1">
          <w:t>, upon request,</w:t>
        </w:r>
      </w:ins>
      <w:r>
        <w:t xml:space="preserve"> provide technical assistance</w:t>
      </w:r>
      <w:del w:id="1718" w:author="Author">
        <w:r w:rsidDel="00D002A1">
          <w:delText>, upon request,</w:delText>
        </w:r>
      </w:del>
      <w:r>
        <w:t xml:space="preserve"> regarding the completion of third-party reports.</w:t>
      </w:r>
    </w:p>
    <w:p w14:paraId="2EFE485E" w14:textId="77777777" w:rsidR="00FD3B8C" w:rsidRDefault="00FD3B8C" w:rsidP="00253E03">
      <w:pPr>
        <w:pStyle w:val="par2"/>
        <w:spacing w:after="240"/>
      </w:pPr>
      <w:r>
        <w:t>3.01(4)(g)</w:t>
      </w:r>
      <w:r>
        <w:tab/>
        <w:t xml:space="preserve">By </w:t>
      </w:r>
      <w:r w:rsidRPr="00CA3ADF">
        <w:rPr>
          <w:b/>
          <w:bCs/>
          <w:rPrChange w:id="1719" w:author="Author">
            <w:rPr/>
          </w:rPrChange>
        </w:rPr>
        <w:t>June 15</w:t>
      </w:r>
      <w:r>
        <w:t>, either the applicant</w:t>
      </w:r>
      <w:ins w:id="1720" w:author="Author">
        <w:r w:rsidR="00D002A1">
          <w:t>(s)</w:t>
        </w:r>
      </w:ins>
      <w:r>
        <w:t xml:space="preserve"> or the affected </w:t>
      </w:r>
      <w:del w:id="1721" w:author="Author">
        <w:r w:rsidDel="00D002A1">
          <w:delText xml:space="preserve">parties </w:delText>
        </w:r>
      </w:del>
      <w:ins w:id="1722" w:author="Author">
        <w:r w:rsidR="00D002A1">
          <w:t xml:space="preserve">entity or entities </w:t>
        </w:r>
      </w:ins>
      <w:r>
        <w:t xml:space="preserve">may request mediation. If mediation occurs, it should be completed by </w:t>
      </w:r>
      <w:r w:rsidRPr="00CA3ADF">
        <w:rPr>
          <w:b/>
          <w:bCs/>
          <w:rPrChange w:id="1723" w:author="Author">
            <w:rPr/>
          </w:rPrChange>
        </w:rPr>
        <w:t>August 20</w:t>
      </w:r>
      <w:r>
        <w:t>.</w:t>
      </w:r>
    </w:p>
    <w:p w14:paraId="6C2B1AE8" w14:textId="77777777" w:rsidR="00620295" w:rsidRDefault="00FD3B8C" w:rsidP="00253E03">
      <w:pPr>
        <w:pStyle w:val="par3"/>
        <w:spacing w:after="240"/>
      </w:pPr>
      <w:r>
        <w:t>3.01(4)(g)(i)</w:t>
      </w:r>
      <w:r>
        <w:tab/>
        <w:t>The applicant</w:t>
      </w:r>
      <w:ins w:id="1724" w:author="Author">
        <w:r w:rsidR="00D002A1">
          <w:t>(s)</w:t>
        </w:r>
      </w:ins>
      <w:r>
        <w:t xml:space="preserve"> and </w:t>
      </w:r>
      <w:ins w:id="1725" w:author="Author">
        <w:r w:rsidR="00D002A1">
          <w:t xml:space="preserve">the </w:t>
        </w:r>
      </w:ins>
      <w:r>
        <w:t xml:space="preserve">affected </w:t>
      </w:r>
      <w:ins w:id="1726" w:author="Author">
        <w:r w:rsidR="00D002A1">
          <w:t xml:space="preserve">entity or </w:t>
        </w:r>
      </w:ins>
      <w:r>
        <w:t xml:space="preserve">entities </w:t>
      </w:r>
      <w:del w:id="1727" w:author="Author">
        <w:r w:rsidDel="008D6DC4">
          <w:delText xml:space="preserve">must </w:delText>
        </w:r>
      </w:del>
      <w:ins w:id="1728" w:author="Author">
        <w:r w:rsidR="008D6DC4">
          <w:t xml:space="preserve">shall </w:t>
        </w:r>
      </w:ins>
      <w:r>
        <w:t>agree on a mediator. The costs and expenses of the mediation will be split among the participating parties.</w:t>
      </w:r>
    </w:p>
    <w:p w14:paraId="4CB4318A" w14:textId="77777777" w:rsidR="00620295" w:rsidRDefault="00FD3B8C" w:rsidP="00253E03">
      <w:pPr>
        <w:pStyle w:val="par3"/>
        <w:spacing w:after="240"/>
      </w:pPr>
      <w:r>
        <w:t>3.01(4)(g)(ii)</w:t>
      </w:r>
      <w:r>
        <w:tab/>
        <w:t xml:space="preserve">Once selected by mutual agreement, the selected mediator will convene a meeting with representatives who have decision-making authority for the applicant(s) and the current </w:t>
      </w:r>
      <w:del w:id="1729" w:author="Author">
        <w:r w:rsidDel="00D002A1">
          <w:delText>administrative unit</w:delText>
        </w:r>
      </w:del>
      <w:ins w:id="1730" w:author="Author">
        <w:r w:rsidR="00D002A1">
          <w:t>AU</w:t>
        </w:r>
      </w:ins>
      <w:r>
        <w:t xml:space="preserve">. Such meeting will be attended by representatives of the </w:t>
      </w:r>
      <w:r>
        <w:lastRenderedPageBreak/>
        <w:t>respective entities and may be attended by the attorneys of the parties.</w:t>
      </w:r>
    </w:p>
    <w:p w14:paraId="37DD4D54" w14:textId="77777777" w:rsidR="00FD3B8C" w:rsidRDefault="00FD3B8C" w:rsidP="00253E03">
      <w:pPr>
        <w:pStyle w:val="par3"/>
        <w:spacing w:after="240"/>
      </w:pPr>
      <w:r>
        <w:t>3.01(4)(g)(iii)</w:t>
      </w:r>
      <w:r>
        <w:tab/>
        <w:t>The Department will provide the mediator with the full application, the third-party report, if applicable, and any other relevant supporting documentation.</w:t>
      </w:r>
    </w:p>
    <w:p w14:paraId="3FEC7352" w14:textId="77777777" w:rsidR="00FD3B8C" w:rsidRDefault="00FD3B8C" w:rsidP="00253E03">
      <w:pPr>
        <w:pStyle w:val="par3"/>
        <w:spacing w:after="240"/>
      </w:pPr>
      <w:r>
        <w:t>3.01(4)(g)(iv)</w:t>
      </w:r>
      <w:r>
        <w:tab/>
        <w:t>The purpose of the mediation is to discuss the reasons the applicant(s) wish to form a new or reorganized AU and the facts that form the basis of the application(s), so that the affected entity or entities have the opportunity to resolve the disputes and concerns that are the basis for the application(s).</w:t>
      </w:r>
    </w:p>
    <w:p w14:paraId="6D10E887" w14:textId="77777777" w:rsidR="00FD3B8C" w:rsidRDefault="00FD3B8C" w:rsidP="00253E03">
      <w:pPr>
        <w:pStyle w:val="par2"/>
        <w:spacing w:after="240"/>
      </w:pPr>
      <w:r>
        <w:t>3.01(4)(h)</w:t>
      </w:r>
      <w:r>
        <w:tab/>
        <w:t xml:space="preserve">The Department shall have until </w:t>
      </w:r>
      <w:r w:rsidRPr="004801E9">
        <w:rPr>
          <w:b/>
          <w:bCs/>
        </w:rPr>
        <w:t>November 30</w:t>
      </w:r>
      <w:r>
        <w:t xml:space="preserve"> (or the next business day, if November 30 falls on a weekend or holiday) to approve or deny the application.</w:t>
      </w:r>
    </w:p>
    <w:p w14:paraId="3CB577C8" w14:textId="77777777" w:rsidR="00FD3B8C" w:rsidDel="00D002A1" w:rsidRDefault="00FD3B8C" w:rsidP="00253E03">
      <w:pPr>
        <w:pStyle w:val="par2"/>
        <w:spacing w:after="240"/>
        <w:rPr>
          <w:del w:id="1731" w:author="Author"/>
        </w:rPr>
      </w:pPr>
      <w:commentRangeStart w:id="1732"/>
      <w:del w:id="1733" w:author="Author">
        <w:r w:rsidDel="00D002A1">
          <w:delText>3.01(4)(i)</w:delText>
        </w:r>
        <w:r w:rsidDel="00D002A1">
          <w:tab/>
          <w:delText>For the 2025 application year only, the following modifications are made: an applicant must notify potentially impacted parties of an intent to file an application by June 1; however, the application and third-party report will not be due until August 1, 2025. All other deadlines and procedures remain the same.</w:delText>
        </w:r>
      </w:del>
      <w:commentRangeEnd w:id="1732"/>
      <w:r w:rsidR="006271EE">
        <w:rPr>
          <w:rStyle w:val="CommentReference"/>
          <w:sz w:val="24"/>
          <w:szCs w:val="24"/>
        </w:rPr>
        <w:commentReference w:id="1732"/>
      </w:r>
    </w:p>
    <w:p w14:paraId="18C10D7F" w14:textId="77777777" w:rsidR="00FD3B8C" w:rsidRDefault="00FD3B8C" w:rsidP="00253E03">
      <w:pPr>
        <w:pStyle w:val="par1"/>
        <w:spacing w:after="240"/>
      </w:pPr>
      <w:r>
        <w:t>3.01(5)</w:t>
      </w:r>
      <w:r>
        <w:tab/>
        <w:t xml:space="preserve">Department </w:t>
      </w:r>
      <w:del w:id="1734" w:author="Author">
        <w:r w:rsidDel="00D002A1">
          <w:delText xml:space="preserve">of Education </w:delText>
        </w:r>
      </w:del>
      <w:ins w:id="1735" w:author="Author">
        <w:r w:rsidR="00A85951">
          <w:t>a</w:t>
        </w:r>
      </w:ins>
      <w:del w:id="1736" w:author="Author">
        <w:r w:rsidDel="00A85951">
          <w:delText>A</w:delText>
        </w:r>
      </w:del>
      <w:r>
        <w:t xml:space="preserve">pproval of </w:t>
      </w:r>
      <w:ins w:id="1737" w:author="Author">
        <w:r w:rsidR="00A85951">
          <w:t>a</w:t>
        </w:r>
      </w:ins>
      <w:del w:id="1738" w:author="Author">
        <w:r w:rsidDel="00A85951">
          <w:delText>A</w:delText>
        </w:r>
      </w:del>
      <w:r>
        <w:t>pplication</w:t>
      </w:r>
      <w:ins w:id="1739" w:author="Author">
        <w:r w:rsidR="00A85951">
          <w:t>s</w:t>
        </w:r>
      </w:ins>
      <w:r>
        <w:t xml:space="preserve"> for a </w:t>
      </w:r>
      <w:ins w:id="1740" w:author="Author">
        <w:r w:rsidR="00A85951">
          <w:t>n</w:t>
        </w:r>
      </w:ins>
      <w:del w:id="1741" w:author="Author">
        <w:r w:rsidDel="00A85951">
          <w:delText>N</w:delText>
        </w:r>
      </w:del>
      <w:r>
        <w:t xml:space="preserve">ew or </w:t>
      </w:r>
      <w:ins w:id="1742" w:author="Author">
        <w:r w:rsidR="00A85951">
          <w:t>r</w:t>
        </w:r>
      </w:ins>
      <w:del w:id="1743" w:author="Author">
        <w:r w:rsidDel="00A85951">
          <w:delText>R</w:delText>
        </w:r>
      </w:del>
      <w:r>
        <w:t xml:space="preserve">eorganized </w:t>
      </w:r>
      <w:del w:id="1744" w:author="Author">
        <w:r w:rsidDel="00D002A1">
          <w:delText>Administrative Unit</w:delText>
        </w:r>
      </w:del>
      <w:ins w:id="1745" w:author="Author">
        <w:r w:rsidR="00D002A1">
          <w:t>AU</w:t>
        </w:r>
      </w:ins>
    </w:p>
    <w:p w14:paraId="412F92CF" w14:textId="77777777" w:rsidR="00FD3B8C" w:rsidRDefault="00FD3B8C" w:rsidP="00253E03">
      <w:pPr>
        <w:pStyle w:val="par2"/>
        <w:spacing w:after="240"/>
      </w:pPr>
      <w:r>
        <w:t>3.01(5)(a)</w:t>
      </w:r>
      <w:r>
        <w:tab/>
        <w:t xml:space="preserve">The Department shall approve an application for a new or reorganized </w:t>
      </w:r>
      <w:del w:id="1746" w:author="Author">
        <w:r w:rsidDel="00D002A1">
          <w:delText>administrative unit</w:delText>
        </w:r>
      </w:del>
      <w:ins w:id="1747" w:author="Author">
        <w:r w:rsidR="00D002A1">
          <w:t>AU</w:t>
        </w:r>
      </w:ins>
      <w:r>
        <w:t xml:space="preserve"> only if the application materials submitted by the applicant</w:t>
      </w:r>
      <w:ins w:id="1748" w:author="Author">
        <w:r w:rsidR="00D002A1">
          <w:t>(s)</w:t>
        </w:r>
      </w:ins>
      <w:r>
        <w:t>, any third-party report, and any other evidence considered and documented by the Department demonstrate</w:t>
      </w:r>
      <w:ins w:id="1749" w:author="Author">
        <w:r w:rsidR="00D002A1">
          <w:t xml:space="preserve"> that</w:t>
        </w:r>
      </w:ins>
      <w:r>
        <w:t>:</w:t>
      </w:r>
    </w:p>
    <w:p w14:paraId="591FE896" w14:textId="17FF3523" w:rsidR="00FD3B8C" w:rsidRPr="00FD3B8C" w:rsidRDefault="00FD3B8C" w:rsidP="00253E03">
      <w:pPr>
        <w:pStyle w:val="par3"/>
        <w:spacing w:after="240"/>
      </w:pPr>
      <w:r w:rsidRPr="00FD3B8C">
        <w:t>3.01(5)(a)(i)</w:t>
      </w:r>
      <w:r w:rsidRPr="00FD3B8C">
        <w:tab/>
      </w:r>
      <w:del w:id="1750" w:author="Author">
        <w:r w:rsidRPr="00FD3B8C" w:rsidDel="00D002A1">
          <w:delText xml:space="preserve">That </w:delText>
        </w:r>
      </w:del>
      <w:r w:rsidRPr="00FD3B8C">
        <w:t xml:space="preserve">the proposed </w:t>
      </w:r>
      <w:del w:id="1751" w:author="Author">
        <w:r w:rsidRPr="00FD3B8C" w:rsidDel="00D002A1">
          <w:delText>administrative unit</w:delText>
        </w:r>
      </w:del>
      <w:ins w:id="1752" w:author="Author">
        <w:r w:rsidR="00D002A1">
          <w:t>AU</w:t>
        </w:r>
      </w:ins>
      <w:r w:rsidRPr="00FD3B8C">
        <w:t xml:space="preserve"> will be able to meet all its obligations under state and federal special education law and the standards in these </w:t>
      </w:r>
      <w:ins w:id="1753" w:author="Author">
        <w:r w:rsidR="00D002A1">
          <w:t>R</w:t>
        </w:r>
      </w:ins>
      <w:del w:id="1754" w:author="Author">
        <w:r w:rsidRPr="00FD3B8C" w:rsidDel="00D002A1">
          <w:delText>r</w:delText>
        </w:r>
      </w:del>
      <w:r w:rsidRPr="00FD3B8C">
        <w:t xml:space="preserve">ules; </w:t>
      </w:r>
      <w:del w:id="1755" w:author="Author">
        <w:r w:rsidRPr="00FD3B8C" w:rsidDel="00EC3D1F">
          <w:delText>and</w:delText>
        </w:r>
      </w:del>
    </w:p>
    <w:p w14:paraId="20D25628" w14:textId="77777777" w:rsidR="00EC3D1F" w:rsidRDefault="00FD3B8C" w:rsidP="00253E03">
      <w:pPr>
        <w:pStyle w:val="par3"/>
        <w:spacing w:after="240"/>
        <w:rPr>
          <w:ins w:id="1756" w:author="Author"/>
        </w:rPr>
      </w:pPr>
      <w:r w:rsidRPr="00FD3B8C">
        <w:t>3.01(5)(a)(ii)</w:t>
      </w:r>
      <w:r w:rsidRPr="00FD3B8C">
        <w:tab/>
      </w:r>
      <w:del w:id="1757" w:author="Author">
        <w:r w:rsidRPr="00FD3B8C" w:rsidDel="00D002A1">
          <w:delText xml:space="preserve">That </w:delText>
        </w:r>
      </w:del>
      <w:r w:rsidRPr="00FD3B8C">
        <w:t xml:space="preserve">the existing or remaining </w:t>
      </w:r>
      <w:del w:id="1758" w:author="Author">
        <w:r w:rsidRPr="00FD3B8C" w:rsidDel="00D002A1">
          <w:delText>administrative unit</w:delText>
        </w:r>
      </w:del>
      <w:ins w:id="1759" w:author="Author">
        <w:r w:rsidR="00D002A1">
          <w:t>AU</w:t>
        </w:r>
      </w:ins>
      <w:r w:rsidRPr="00FD3B8C">
        <w:t xml:space="preserve"> will be able to meet all its obligations under state and federal special education law and the standards in these </w:t>
      </w:r>
      <w:ins w:id="1760" w:author="Author">
        <w:r w:rsidR="00553161">
          <w:t>R</w:t>
        </w:r>
      </w:ins>
      <w:del w:id="1761" w:author="Author">
        <w:r w:rsidRPr="00FD3B8C" w:rsidDel="00553161">
          <w:delText>r</w:delText>
        </w:r>
      </w:del>
      <w:r w:rsidRPr="00FD3B8C">
        <w:t>ules</w:t>
      </w:r>
      <w:ins w:id="1762" w:author="Author">
        <w:r w:rsidR="00EC3D1F">
          <w:t>;</w:t>
        </w:r>
      </w:ins>
    </w:p>
    <w:p w14:paraId="0C224ABC" w14:textId="33CE73FD" w:rsidR="00EC3D1F" w:rsidRDefault="00EC3D1F" w:rsidP="00253E03">
      <w:pPr>
        <w:pStyle w:val="par3"/>
        <w:spacing w:after="240"/>
        <w:rPr>
          <w:ins w:id="1763" w:author="Author"/>
        </w:rPr>
      </w:pPr>
      <w:ins w:id="1764" w:author="Author">
        <w:r>
          <w:lastRenderedPageBreak/>
          <w:t>3.01(5)(a)(iii)</w:t>
        </w:r>
        <w:r>
          <w:tab/>
        </w:r>
        <w:r w:rsidRPr="00EC3D1F">
          <w:t>the proposed AU will be able to meet all its obligations under Colorado</w:t>
        </w:r>
        <w:r>
          <w:t>’s</w:t>
        </w:r>
        <w:r w:rsidRPr="00EC3D1F">
          <w:t xml:space="preserve"> gifted education law, including the responsibilities described in section 12.10 of these Rules;</w:t>
        </w:r>
        <w:r>
          <w:t xml:space="preserve"> and</w:t>
        </w:r>
      </w:ins>
    </w:p>
    <w:p w14:paraId="382AB715" w14:textId="3ED680AF" w:rsidR="00FD3B8C" w:rsidRPr="00FD3B8C" w:rsidRDefault="00EC3D1F" w:rsidP="00253E03">
      <w:pPr>
        <w:pStyle w:val="par3"/>
        <w:spacing w:after="240"/>
      </w:pPr>
      <w:ins w:id="1765" w:author="Author">
        <w:r>
          <w:t>3.01(5)(a)(iv)</w:t>
        </w:r>
      </w:ins>
      <w:del w:id="1766" w:author="Author">
        <w:r w:rsidR="00FD3B8C" w:rsidRPr="00FD3B8C" w:rsidDel="00EC3D1F">
          <w:delText>.</w:delText>
        </w:r>
      </w:del>
      <w:ins w:id="1767" w:author="Author">
        <w:r>
          <w:tab/>
        </w:r>
        <w:r w:rsidRPr="00EC3D1F">
          <w:t>the existing or remaining AU will be able to meet all its obligations under Colorado gifted education law, including the responsibilities described in section 12.10 of these Rules</w:t>
        </w:r>
      </w:ins>
    </w:p>
    <w:p w14:paraId="59BE6C61" w14:textId="77777777" w:rsidR="00FD3B8C" w:rsidRDefault="00FD3B8C" w:rsidP="00253E03">
      <w:pPr>
        <w:pStyle w:val="par2"/>
        <w:spacing w:after="240"/>
      </w:pPr>
      <w:r>
        <w:t>3.01(5)(b)</w:t>
      </w:r>
      <w:r>
        <w:tab/>
        <w:t>The Department shall present its decision approving or denying an application in writing to the applicant</w:t>
      </w:r>
      <w:ins w:id="1768" w:author="Author">
        <w:r w:rsidR="00553161">
          <w:t>(s)</w:t>
        </w:r>
      </w:ins>
      <w:r>
        <w:t xml:space="preserve"> and affected</w:t>
      </w:r>
      <w:ins w:id="1769" w:author="Author">
        <w:r w:rsidR="00553161">
          <w:t xml:space="preserve"> entity or</w:t>
        </w:r>
      </w:ins>
      <w:r>
        <w:t xml:space="preserve"> entities, including its reasons for denying an application, as applicable.</w:t>
      </w:r>
    </w:p>
    <w:p w14:paraId="7950B793" w14:textId="77777777" w:rsidR="00FD3B8C" w:rsidRDefault="00FD3B8C" w:rsidP="00253E03">
      <w:pPr>
        <w:pStyle w:val="par2"/>
        <w:spacing w:after="240"/>
      </w:pPr>
      <w:r>
        <w:t>3.01(5)(c)</w:t>
      </w:r>
      <w:r>
        <w:tab/>
        <w:t>If an affected entity disagrees with the determination of the Department, the affected entity may appeal the decision to the Commissioner of the Department</w:t>
      </w:r>
      <w:del w:id="1770" w:author="Author">
        <w:r w:rsidDel="006B4AC5">
          <w:delText xml:space="preserve"> of Education</w:delText>
        </w:r>
      </w:del>
      <w:r>
        <w:t xml:space="preserve">. In hearing an appeal, the Commissioner shall only overturn a decision by the Department upon a finding that in approving or denying the application, the Department or the applicant violated the application procedures or processes required by these </w:t>
      </w:r>
      <w:ins w:id="1771" w:author="Author">
        <w:r w:rsidR="006B4AC5">
          <w:t>R</w:t>
        </w:r>
      </w:ins>
      <w:del w:id="1772" w:author="Author">
        <w:r w:rsidDel="006B4AC5">
          <w:delText>r</w:delText>
        </w:r>
      </w:del>
      <w:r>
        <w:t xml:space="preserve">ules, or that the Department’s decision was not supported the evidence presented in the application, the third-party report, </w:t>
      </w:r>
      <w:del w:id="1773" w:author="Author">
        <w:r w:rsidDel="006B4AC5">
          <w:delText>and/</w:delText>
        </w:r>
      </w:del>
      <w:r>
        <w:t>or other relevant documentation named and considered in the Department’s written decision. The party bringing the appeal bears all burdens of proof, presentation, and persuasion to demonstrate that the decision of the Department should be overturned.</w:t>
      </w:r>
    </w:p>
    <w:p w14:paraId="289F89A6" w14:textId="77777777" w:rsidR="00FD3B8C" w:rsidRDefault="00FD3B8C" w:rsidP="00253E03">
      <w:pPr>
        <w:pStyle w:val="par3"/>
        <w:spacing w:after="240"/>
      </w:pPr>
      <w:r>
        <w:t>3.01(5)(c)(i)</w:t>
      </w:r>
      <w:r>
        <w:tab/>
        <w:t xml:space="preserve">The affected entity shall submit its appeal to the Commissioner within 30 </w:t>
      </w:r>
      <w:del w:id="1774" w:author="Author">
        <w:r w:rsidDel="00D34541">
          <w:delText xml:space="preserve">calendar </w:delText>
        </w:r>
      </w:del>
      <w:r>
        <w:t>days of the entity's receipt of the Department’s decision to approve or deny the application.</w:t>
      </w:r>
    </w:p>
    <w:p w14:paraId="0B7079E7" w14:textId="77777777" w:rsidR="00FD3B8C" w:rsidRDefault="00FD3B8C" w:rsidP="00253E03">
      <w:pPr>
        <w:pStyle w:val="par3"/>
        <w:spacing w:after="240"/>
      </w:pPr>
      <w:r>
        <w:t>3.01(5)(c)(ii)</w:t>
      </w:r>
      <w:r>
        <w:tab/>
        <w:t xml:space="preserve">The Commissioner shall consider the appeal and make a determination concerning the appeal by </w:t>
      </w:r>
      <w:r w:rsidRPr="00CA3ADF">
        <w:rPr>
          <w:b/>
          <w:bCs/>
          <w:rPrChange w:id="1775" w:author="Author">
            <w:rPr/>
          </w:rPrChange>
        </w:rPr>
        <w:t>January 31</w:t>
      </w:r>
      <w:r>
        <w:t xml:space="preserve"> (or the next business day). The Commissioner shall provide written notice of the decision on appeal to the affected entity.</w:t>
      </w:r>
    </w:p>
    <w:p w14:paraId="7501492A" w14:textId="77777777" w:rsidR="00FD3B8C" w:rsidRDefault="00FD3B8C" w:rsidP="00253E03">
      <w:pPr>
        <w:pStyle w:val="par3"/>
        <w:spacing w:after="240"/>
      </w:pPr>
      <w:r>
        <w:t>3.01(5)(c)(iii)</w:t>
      </w:r>
      <w:r>
        <w:tab/>
        <w:t>The decision of the Commissioner shall be final and shall not be subject to further review.</w:t>
      </w:r>
    </w:p>
    <w:p w14:paraId="4D60BD94" w14:textId="77777777" w:rsidR="000801E7" w:rsidRDefault="000801E7" w:rsidP="00253E03">
      <w:pPr>
        <w:pStyle w:val="Heading3"/>
        <w:spacing w:after="240"/>
      </w:pPr>
      <w:r>
        <w:lastRenderedPageBreak/>
        <w:t>3.02</w:t>
      </w:r>
      <w:r>
        <w:tab/>
        <w:t xml:space="preserve">Standards for Approved Facility Schools, State Operated Programs, and </w:t>
      </w:r>
      <w:del w:id="1776" w:author="Author">
        <w:r w:rsidDel="00CF14DE">
          <w:delText>Department of Early Childhood</w:delText>
        </w:r>
      </w:del>
      <w:ins w:id="1777" w:author="Author">
        <w:r w:rsidR="00CF14DE">
          <w:t>CDEC</w:t>
        </w:r>
      </w:ins>
      <w:r>
        <w:t xml:space="preserve"> Programs</w:t>
      </w:r>
    </w:p>
    <w:p w14:paraId="1355B135" w14:textId="77777777" w:rsidR="000801E7" w:rsidRDefault="000801E7" w:rsidP="00253E03">
      <w:pPr>
        <w:pStyle w:val="par1"/>
        <w:spacing w:after="240"/>
      </w:pPr>
      <w:r>
        <w:t>3.02(1)</w:t>
      </w:r>
      <w:r>
        <w:tab/>
        <w:t xml:space="preserve">Approved </w:t>
      </w:r>
      <w:ins w:id="1778" w:author="Author">
        <w:r w:rsidR="00A85951">
          <w:t>f</w:t>
        </w:r>
      </w:ins>
      <w:del w:id="1779" w:author="Author">
        <w:r w:rsidDel="00A85951">
          <w:delText>F</w:delText>
        </w:r>
      </w:del>
      <w:r>
        <w:t xml:space="preserve">acility </w:t>
      </w:r>
      <w:ins w:id="1780" w:author="Author">
        <w:r w:rsidR="00A85951">
          <w:t>s</w:t>
        </w:r>
      </w:ins>
      <w:del w:id="1781" w:author="Author">
        <w:r w:rsidDel="00A85951">
          <w:delText>S</w:delText>
        </w:r>
      </w:del>
      <w:r>
        <w:t>chools – see Rules for the Administration of the Facility Schools Act, 1 CCR 304-1</w:t>
      </w:r>
      <w:del w:id="1782" w:author="Author">
        <w:r w:rsidDel="00C33BFC">
          <w:delText>.</w:delText>
        </w:r>
      </w:del>
    </w:p>
    <w:p w14:paraId="597BFAF2" w14:textId="77777777" w:rsidR="000801E7" w:rsidRDefault="000801E7" w:rsidP="00253E03">
      <w:pPr>
        <w:pStyle w:val="par1"/>
        <w:spacing w:after="240"/>
      </w:pPr>
      <w:r>
        <w:t>3.02(2)</w:t>
      </w:r>
      <w:r>
        <w:tab/>
        <w:t>State</w:t>
      </w:r>
      <w:ins w:id="1783" w:author="Author">
        <w:r w:rsidR="00C33BFC">
          <w:t>-</w:t>
        </w:r>
      </w:ins>
      <w:del w:id="1784" w:author="Author">
        <w:r w:rsidDel="00C33BFC">
          <w:delText xml:space="preserve"> </w:delText>
        </w:r>
      </w:del>
      <w:ins w:id="1785" w:author="Author">
        <w:r w:rsidR="00A85951">
          <w:t>o</w:t>
        </w:r>
      </w:ins>
      <w:del w:id="1786" w:author="Author">
        <w:r w:rsidDel="00A85951">
          <w:delText>O</w:delText>
        </w:r>
      </w:del>
      <w:r>
        <w:t xml:space="preserve">perated </w:t>
      </w:r>
      <w:ins w:id="1787" w:author="Author">
        <w:r w:rsidR="00A85951">
          <w:t>p</w:t>
        </w:r>
      </w:ins>
      <w:del w:id="1788" w:author="Author">
        <w:r w:rsidDel="00A85951">
          <w:delText>P</w:delText>
        </w:r>
      </w:del>
      <w:r>
        <w:t>rograms</w:t>
      </w:r>
    </w:p>
    <w:p w14:paraId="0456F4B4" w14:textId="77777777" w:rsidR="000801E7" w:rsidDel="000B5986" w:rsidRDefault="000801E7" w:rsidP="00253E03">
      <w:pPr>
        <w:pStyle w:val="par2"/>
        <w:spacing w:after="240"/>
        <w:rPr>
          <w:del w:id="1789" w:author="Author"/>
        </w:rPr>
      </w:pPr>
      <w:r>
        <w:t>3.02(2)(a)</w:t>
      </w:r>
      <w:r>
        <w:tab/>
      </w:r>
      <w:del w:id="1790" w:author="Author">
        <w:r w:rsidDel="000B5986">
          <w:delText>Minimum Standards for State Operated Programs.</w:delText>
        </w:r>
      </w:del>
    </w:p>
    <w:p w14:paraId="16F64841" w14:textId="77777777" w:rsidR="000801E7" w:rsidRDefault="000801E7">
      <w:pPr>
        <w:pStyle w:val="par2"/>
        <w:spacing w:after="240"/>
        <w:pPrChange w:id="1791" w:author="Author">
          <w:pPr>
            <w:pStyle w:val="upar3"/>
          </w:pPr>
        </w:pPrChange>
      </w:pPr>
      <w:r>
        <w:t>State</w:t>
      </w:r>
      <w:ins w:id="1792" w:author="Author">
        <w:r w:rsidR="00C33BFC">
          <w:t>-</w:t>
        </w:r>
      </w:ins>
      <w:del w:id="1793" w:author="Author">
        <w:r w:rsidDel="00C33BFC">
          <w:delText xml:space="preserve"> </w:delText>
        </w:r>
      </w:del>
      <w:ins w:id="1794" w:author="Author">
        <w:r w:rsidR="000B5986">
          <w:t>o</w:t>
        </w:r>
      </w:ins>
      <w:del w:id="1795" w:author="Author">
        <w:r w:rsidDel="000B5986">
          <w:delText>O</w:delText>
        </w:r>
      </w:del>
      <w:r>
        <w:t xml:space="preserve">perated </w:t>
      </w:r>
      <w:ins w:id="1796" w:author="Author">
        <w:r w:rsidR="000B5986">
          <w:t>p</w:t>
        </w:r>
      </w:ins>
      <w:del w:id="1797" w:author="Author">
        <w:r w:rsidDel="000B5986">
          <w:delText>P</w:delText>
        </w:r>
      </w:del>
      <w:r>
        <w:t xml:space="preserve">rograms shall satisfy the following </w:t>
      </w:r>
      <w:ins w:id="1798" w:author="Author">
        <w:r w:rsidR="000B5986">
          <w:t xml:space="preserve">minimum </w:t>
        </w:r>
      </w:ins>
      <w:r>
        <w:t>standards</w:t>
      </w:r>
      <w:ins w:id="1799" w:author="Author">
        <w:r w:rsidR="000B5986">
          <w:t>:</w:t>
        </w:r>
      </w:ins>
      <w:del w:id="1800" w:author="Author">
        <w:r w:rsidDel="000B5986">
          <w:delText>.</w:delText>
        </w:r>
      </w:del>
    </w:p>
    <w:p w14:paraId="013E9532" w14:textId="77777777" w:rsidR="000B5986" w:rsidRDefault="000801E7" w:rsidP="00253E03">
      <w:pPr>
        <w:pStyle w:val="par3"/>
        <w:spacing w:after="240"/>
        <w:rPr>
          <w:ins w:id="1801" w:author="Author"/>
        </w:rPr>
      </w:pPr>
      <w:r>
        <w:t>3.02(2)(a)(i)</w:t>
      </w:r>
      <w:r>
        <w:tab/>
        <w:t>Employment of sufficient instructional and related services staff to identify and assess children who are suspected of having a disability</w:t>
      </w:r>
      <w:ins w:id="1802" w:author="Author">
        <w:r w:rsidR="000B5986">
          <w:t>;</w:t>
        </w:r>
      </w:ins>
    </w:p>
    <w:p w14:paraId="58EE5FC0" w14:textId="77777777" w:rsidR="000801E7" w:rsidRDefault="000B5986" w:rsidP="00253E03">
      <w:pPr>
        <w:pStyle w:val="par3"/>
        <w:spacing w:after="240"/>
      </w:pPr>
      <w:ins w:id="1803" w:author="Author">
        <w:r>
          <w:t>3.02(2)(a)(ii)</w:t>
        </w:r>
        <w:r>
          <w:tab/>
          <w:t>A</w:t>
        </w:r>
      </w:ins>
      <w:del w:id="1804" w:author="Author">
        <w:r w:rsidR="000801E7" w:rsidDel="000B5986">
          <w:delText>, and</w:delText>
        </w:r>
      </w:del>
      <w:r w:rsidR="000801E7">
        <w:t xml:space="preserve"> plan for</w:t>
      </w:r>
      <w:ins w:id="1805" w:author="Author">
        <w:r>
          <w:t xml:space="preserve"> </w:t>
        </w:r>
      </w:ins>
      <w:del w:id="1806" w:author="Author">
        <w:r w:rsidR="000801E7" w:rsidDel="000B5986">
          <w:delText xml:space="preserve"> and</w:delText>
        </w:r>
      </w:del>
      <w:ins w:id="1807" w:author="Author">
        <w:r>
          <w:t xml:space="preserve">providing </w:t>
        </w:r>
      </w:ins>
      <w:del w:id="1808" w:author="Author">
        <w:r w:rsidR="000801E7" w:rsidDel="000B5986">
          <w:delText xml:space="preserve"> provide </w:delText>
        </w:r>
      </w:del>
      <w:r w:rsidR="000801E7">
        <w:t>appropriate services for all children who have been determined to have a disability.</w:t>
      </w:r>
    </w:p>
    <w:p w14:paraId="4BDC389E" w14:textId="77777777" w:rsidR="000801E7" w:rsidRDefault="000801E7" w:rsidP="00253E03">
      <w:pPr>
        <w:pStyle w:val="par3"/>
        <w:spacing w:after="240"/>
      </w:pPr>
      <w:r>
        <w:t>3.02(2)(a)(ii)</w:t>
      </w:r>
      <w:r>
        <w:tab/>
      </w:r>
      <w:del w:id="1809" w:author="Author">
        <w:r w:rsidDel="000B5986">
          <w:delText>Each state-operated program shall e</w:delText>
        </w:r>
      </w:del>
      <w:ins w:id="1810" w:author="Author">
        <w:r w:rsidR="000B5986">
          <w:t>E</w:t>
        </w:r>
      </w:ins>
      <w:r>
        <w:t xml:space="preserve">mploy or contract in writing, on at least a part-time basis, for a </w:t>
      </w:r>
      <w:del w:id="1811" w:author="Author">
        <w:r w:rsidDel="00213E6A">
          <w:delText>Director of Special Education</w:delText>
        </w:r>
      </w:del>
      <w:ins w:id="1812" w:author="Author">
        <w:r w:rsidR="00213E6A">
          <w:t>special education director</w:t>
        </w:r>
      </w:ins>
      <w:r>
        <w:t xml:space="preserve"> who meets the qualification standards established by Section 3.04(1)(d) of these Rules.</w:t>
      </w:r>
    </w:p>
    <w:p w14:paraId="5A74F1F8" w14:textId="0B172FEF" w:rsidR="000801E7" w:rsidRDefault="000801E7" w:rsidP="00253E03">
      <w:pPr>
        <w:pStyle w:val="par3"/>
        <w:spacing w:after="240"/>
      </w:pPr>
      <w:r>
        <w:t>3.02(2)(a)(iii)</w:t>
      </w:r>
      <w:r>
        <w:tab/>
      </w:r>
      <w:r w:rsidRPr="00C1079F">
        <w:t>Development and implementation of an approved special education comprehensive plan.</w:t>
      </w:r>
    </w:p>
    <w:p w14:paraId="53739880" w14:textId="77777777" w:rsidR="000801E7" w:rsidRDefault="000801E7" w:rsidP="00253E03">
      <w:pPr>
        <w:pStyle w:val="par3"/>
        <w:spacing w:after="240"/>
      </w:pPr>
      <w:r>
        <w:t>3.02(2)(a)(iv)</w:t>
      </w:r>
      <w:r>
        <w:tab/>
        <w:t>Accurate completion and submission of all special education student, staff, cost</w:t>
      </w:r>
      <w:ins w:id="1813" w:author="Author">
        <w:r w:rsidR="000B5986">
          <w:t>,</w:t>
        </w:r>
      </w:ins>
      <w:r>
        <w:t xml:space="preserve"> and revenue data on or before dates established by the Department</w:t>
      </w:r>
      <w:del w:id="1814" w:author="Author">
        <w:r w:rsidDel="000B5986">
          <w:delText xml:space="preserve"> of Education</w:delText>
        </w:r>
      </w:del>
      <w:r>
        <w:t>.</w:t>
      </w:r>
    </w:p>
    <w:p w14:paraId="14AE4570" w14:textId="77777777" w:rsidR="000801E7" w:rsidRDefault="000801E7" w:rsidP="00253E03">
      <w:pPr>
        <w:pStyle w:val="par3"/>
        <w:spacing w:after="240"/>
      </w:pPr>
      <w:r>
        <w:t>3.02(2)(a)(v)</w:t>
      </w:r>
      <w:r>
        <w:tab/>
        <w:t xml:space="preserve">Provision of special education and related services to all children with disabilities placed in or committed to the </w:t>
      </w:r>
      <w:ins w:id="1815" w:author="Author">
        <w:r w:rsidR="000B5986">
          <w:t>s</w:t>
        </w:r>
      </w:ins>
      <w:del w:id="1816" w:author="Author">
        <w:r w:rsidDel="000B5986">
          <w:delText>S</w:delText>
        </w:r>
      </w:del>
      <w:r>
        <w:t>tate</w:t>
      </w:r>
      <w:ins w:id="1817" w:author="Author">
        <w:r w:rsidR="00C33BFC">
          <w:t>-</w:t>
        </w:r>
      </w:ins>
      <w:del w:id="1818" w:author="Author">
        <w:r w:rsidDel="00C33BFC">
          <w:delText xml:space="preserve"> </w:delText>
        </w:r>
      </w:del>
      <w:ins w:id="1819" w:author="Author">
        <w:r w:rsidR="000B5986">
          <w:t>o</w:t>
        </w:r>
      </w:ins>
      <w:del w:id="1820" w:author="Author">
        <w:r w:rsidDel="000B5986">
          <w:delText>O</w:delText>
        </w:r>
      </w:del>
      <w:r>
        <w:t xml:space="preserve">perated </w:t>
      </w:r>
      <w:ins w:id="1821" w:author="Author">
        <w:r w:rsidR="000B5986">
          <w:t>p</w:t>
        </w:r>
      </w:ins>
      <w:del w:id="1822" w:author="Author">
        <w:r w:rsidDel="000B5986">
          <w:delText>P</w:delText>
        </w:r>
      </w:del>
      <w:r>
        <w:t>rogram.</w:t>
      </w:r>
    </w:p>
    <w:p w14:paraId="7CAA927B" w14:textId="77777777" w:rsidR="000801E7" w:rsidRDefault="000801E7" w:rsidP="00253E03">
      <w:pPr>
        <w:pStyle w:val="par1"/>
        <w:spacing w:after="240"/>
      </w:pPr>
      <w:r>
        <w:t>3.02(3)</w:t>
      </w:r>
      <w:r>
        <w:tab/>
      </w:r>
      <w:ins w:id="1823" w:author="Author">
        <w:r w:rsidR="00CF14DE">
          <w:t>CDEC</w:t>
        </w:r>
      </w:ins>
      <w:del w:id="1824" w:author="Author">
        <w:r w:rsidDel="00CF14DE">
          <w:delText>Department of Early Childhood</w:delText>
        </w:r>
      </w:del>
      <w:r>
        <w:t xml:space="preserve"> Programs</w:t>
      </w:r>
    </w:p>
    <w:p w14:paraId="36C26CC0" w14:textId="77777777" w:rsidR="000801E7" w:rsidRDefault="000801E7" w:rsidP="00253E03">
      <w:pPr>
        <w:pStyle w:val="par2"/>
        <w:spacing w:after="240"/>
      </w:pPr>
      <w:r>
        <w:t>3.02(3)(a)</w:t>
      </w:r>
      <w:r>
        <w:tab/>
        <w:t xml:space="preserve">Minimum </w:t>
      </w:r>
      <w:ins w:id="1825" w:author="Author">
        <w:r w:rsidR="00CF14DE">
          <w:t>s</w:t>
        </w:r>
      </w:ins>
      <w:del w:id="1826" w:author="Author">
        <w:r w:rsidDel="00CF14DE">
          <w:delText>S</w:delText>
        </w:r>
      </w:del>
      <w:r>
        <w:t xml:space="preserve">tandards for </w:t>
      </w:r>
      <w:del w:id="1827" w:author="Author">
        <w:r w:rsidDel="00CF14DE">
          <w:delText xml:space="preserve">Department of Early Childhood </w:delText>
        </w:r>
      </w:del>
      <w:ins w:id="1828" w:author="Author">
        <w:r w:rsidR="00473A2B">
          <w:t xml:space="preserve">CDEC </w:t>
        </w:r>
        <w:r w:rsidR="00CF14DE">
          <w:t>p</w:t>
        </w:r>
      </w:ins>
      <w:del w:id="1829" w:author="Author">
        <w:r w:rsidDel="00CF14DE">
          <w:delText>P</w:delText>
        </w:r>
      </w:del>
      <w:r>
        <w:t>rograms</w:t>
      </w:r>
      <w:del w:id="1830" w:author="Author">
        <w:r w:rsidDel="00473A2B">
          <w:delText>.</w:delText>
        </w:r>
      </w:del>
    </w:p>
    <w:p w14:paraId="5BD2C329" w14:textId="77777777" w:rsidR="004072CD" w:rsidRDefault="000801E7" w:rsidP="00253E03">
      <w:pPr>
        <w:pStyle w:val="upar3"/>
        <w:spacing w:after="240"/>
      </w:pPr>
      <w:r>
        <w:t xml:space="preserve">The </w:t>
      </w:r>
      <w:del w:id="1831" w:author="Author">
        <w:r w:rsidDel="00473A2B">
          <w:delText xml:space="preserve">Colorado </w:delText>
        </w:r>
      </w:del>
      <w:r>
        <w:t xml:space="preserve">Department </w:t>
      </w:r>
      <w:del w:id="1832" w:author="Author">
        <w:r w:rsidDel="00473A2B">
          <w:delText xml:space="preserve">of Education </w:delText>
        </w:r>
      </w:del>
      <w:r>
        <w:t xml:space="preserve">is the </w:t>
      </w:r>
      <w:del w:id="1833" w:author="Author">
        <w:r w:rsidDel="00473A2B">
          <w:delText>state educational agency</w:delText>
        </w:r>
      </w:del>
      <w:ins w:id="1834" w:author="Author">
        <w:r w:rsidR="00473A2B">
          <w:t>SEA</w:t>
        </w:r>
      </w:ins>
      <w:r>
        <w:t xml:space="preserve"> responsible for compliance with IDEA</w:t>
      </w:r>
      <w:del w:id="1835" w:author="Author">
        <w:r w:rsidDel="000E26AA">
          <w:delText>,</w:delText>
        </w:r>
      </w:del>
      <w:r>
        <w:t xml:space="preserve"> Part B</w:t>
      </w:r>
      <w:del w:id="1836" w:author="Author">
        <w:r w:rsidDel="00473A2B">
          <w:delText>,</w:delText>
        </w:r>
      </w:del>
      <w:r>
        <w:t xml:space="preserve"> and the ECEA, including </w:t>
      </w:r>
      <w:r>
        <w:lastRenderedPageBreak/>
        <w:t xml:space="preserve">compliance within </w:t>
      </w:r>
      <w:ins w:id="1837" w:author="Author">
        <w:r w:rsidR="00473A2B">
          <w:t>CDEC</w:t>
        </w:r>
      </w:ins>
      <w:del w:id="1838" w:author="Author">
        <w:r w:rsidDel="00473A2B">
          <w:delText>Department of Early Childhood</w:delText>
        </w:r>
      </w:del>
      <w:r>
        <w:t xml:space="preserve"> programs. The local </w:t>
      </w:r>
      <w:del w:id="1839" w:author="Author">
        <w:r w:rsidDel="00473A2B">
          <w:delText>administrative unit</w:delText>
        </w:r>
      </w:del>
      <w:ins w:id="1840" w:author="Author">
        <w:r w:rsidR="00473A2B">
          <w:t>AU</w:t>
        </w:r>
      </w:ins>
      <w:r>
        <w:t xml:space="preserve"> is the </w:t>
      </w:r>
      <w:del w:id="1841" w:author="Author">
        <w:r w:rsidDel="00473A2B">
          <w:delText>local education agency</w:delText>
        </w:r>
      </w:del>
      <w:ins w:id="1842" w:author="Author">
        <w:r w:rsidR="00473A2B">
          <w:t>LEA</w:t>
        </w:r>
      </w:ins>
      <w:r>
        <w:t xml:space="preserve"> responsible for identification, placement, re-evaluation, </w:t>
      </w:r>
      <w:del w:id="1843" w:author="Author">
        <w:r w:rsidDel="00473A2B">
          <w:delText xml:space="preserve">of </w:delText>
        </w:r>
      </w:del>
      <w:ins w:id="1844" w:author="Author">
        <w:r w:rsidR="00473A2B">
          <w:t xml:space="preserve">and </w:t>
        </w:r>
      </w:ins>
      <w:r>
        <w:t xml:space="preserve">special education and related services for students with disabilities. Accordingly, </w:t>
      </w:r>
      <w:del w:id="1845" w:author="Author">
        <w:r w:rsidDel="000E26AA">
          <w:delText>Department of Early Childhood</w:delText>
        </w:r>
      </w:del>
      <w:ins w:id="1846" w:author="Author">
        <w:r w:rsidR="000E26AA">
          <w:t>CDEC</w:t>
        </w:r>
      </w:ins>
      <w:r>
        <w:t xml:space="preserve"> </w:t>
      </w:r>
      <w:ins w:id="1847" w:author="Author">
        <w:r w:rsidR="000E26AA">
          <w:t>p</w:t>
        </w:r>
      </w:ins>
      <w:del w:id="1848" w:author="Author">
        <w:r w:rsidDel="000E26AA">
          <w:delText>P</w:delText>
        </w:r>
      </w:del>
      <w:r>
        <w:t>rograms shall satisfy the following minimum standards related to IDEA Part B and the ECEA.</w:t>
      </w:r>
    </w:p>
    <w:p w14:paraId="3F95EBB0" w14:textId="77777777" w:rsidR="004072CD" w:rsidRDefault="000801E7" w:rsidP="00253E03">
      <w:pPr>
        <w:pStyle w:val="par3"/>
        <w:spacing w:after="240"/>
      </w:pPr>
      <w:r>
        <w:t>3.02(3)(a)(i)</w:t>
      </w:r>
      <w:r>
        <w:tab/>
        <w:t xml:space="preserve">Complete all training and certification requirements established by the Department </w:t>
      </w:r>
      <w:del w:id="1849" w:author="Author">
        <w:r w:rsidDel="00473A2B">
          <w:delText xml:space="preserve">of Education </w:delText>
        </w:r>
      </w:del>
      <w:r>
        <w:t xml:space="preserve">for identifying children suspected of having a disability and referring such children to the appropriate </w:t>
      </w:r>
      <w:del w:id="1850" w:author="Author">
        <w:r w:rsidDel="00473A2B">
          <w:delText>administrative unit</w:delText>
        </w:r>
      </w:del>
      <w:ins w:id="1851" w:author="Author">
        <w:r w:rsidR="00473A2B">
          <w:t>AU</w:t>
        </w:r>
      </w:ins>
      <w:r>
        <w:t xml:space="preserve"> for evaluation. Preschool </w:t>
      </w:r>
      <w:ins w:id="1852" w:author="Author">
        <w:r w:rsidR="00473A2B">
          <w:t>p</w:t>
        </w:r>
      </w:ins>
      <w:del w:id="1853" w:author="Author">
        <w:r w:rsidDel="00473A2B">
          <w:delText>P</w:delText>
        </w:r>
      </w:del>
      <w:r>
        <w:t>roviders that have provided services to children with disabilities in prior Colorado public preschool programs are exempt from this requirement.</w:t>
      </w:r>
    </w:p>
    <w:p w14:paraId="757F9913" w14:textId="77777777" w:rsidR="000801E7" w:rsidRDefault="000801E7" w:rsidP="00253E03">
      <w:pPr>
        <w:pStyle w:val="par3"/>
        <w:spacing w:after="240"/>
      </w:pPr>
      <w:r>
        <w:t>3.02(3)(a)(ii)</w:t>
      </w:r>
      <w:r>
        <w:tab/>
        <w:t xml:space="preserve">Preschool </w:t>
      </w:r>
      <w:del w:id="1854" w:author="Author">
        <w:r w:rsidDel="00473A2B">
          <w:delText>P</w:delText>
        </w:r>
      </w:del>
      <w:ins w:id="1855" w:author="Author">
        <w:r w:rsidR="00473A2B">
          <w:t>p</w:t>
        </w:r>
      </w:ins>
      <w:r>
        <w:t xml:space="preserve">roviders shall complete all special education training and licensing or authorization requirements for early childhood educators established by the Department </w:t>
      </w:r>
      <w:del w:id="1856" w:author="Author">
        <w:r w:rsidDel="00473A2B">
          <w:delText xml:space="preserve">of Education </w:delText>
        </w:r>
      </w:del>
      <w:r>
        <w:t xml:space="preserve">prior to any placement by the </w:t>
      </w:r>
      <w:del w:id="1857" w:author="Author">
        <w:r w:rsidDel="00473A2B">
          <w:delText>administrative unit</w:delText>
        </w:r>
      </w:del>
      <w:ins w:id="1858" w:author="Author">
        <w:r w:rsidR="00473A2B">
          <w:t>AU</w:t>
        </w:r>
      </w:ins>
      <w:r>
        <w:t xml:space="preserve"> of a child with disabilities in its program. Preschool </w:t>
      </w:r>
      <w:ins w:id="1859" w:author="Author">
        <w:r w:rsidR="00473A2B">
          <w:t>p</w:t>
        </w:r>
      </w:ins>
      <w:del w:id="1860" w:author="Author">
        <w:r w:rsidDel="00473A2B">
          <w:delText>P</w:delText>
        </w:r>
      </w:del>
      <w:r>
        <w:t>roviders that have provided services to children with disabilities in prior Colorado public preschool programs are exempt from this requirement.</w:t>
      </w:r>
    </w:p>
    <w:p w14:paraId="3B205B73" w14:textId="77777777" w:rsidR="000801E7" w:rsidRDefault="000801E7" w:rsidP="00253E03">
      <w:pPr>
        <w:pStyle w:val="par3"/>
        <w:spacing w:after="240"/>
      </w:pPr>
      <w:r>
        <w:t>3.02(3)(a)(iii)</w:t>
      </w:r>
      <w:r>
        <w:tab/>
        <w:t>Preschool providers that may provide preschool services to children with disabilities shall comply with all state and federal laws, regulations,</w:t>
      </w:r>
      <w:ins w:id="1861" w:author="Author">
        <w:r w:rsidR="00473A2B">
          <w:t xml:space="preserve"> and</w:t>
        </w:r>
      </w:ins>
      <w:r>
        <w:t xml:space="preserve"> requirements, including requirements and corrective actions established by the relevant </w:t>
      </w:r>
      <w:del w:id="1862" w:author="Author">
        <w:r w:rsidDel="00473A2B">
          <w:delText>administrative unit</w:delText>
        </w:r>
      </w:del>
      <w:ins w:id="1863" w:author="Author">
        <w:r w:rsidR="00473A2B">
          <w:t>AU</w:t>
        </w:r>
      </w:ins>
      <w:r>
        <w:t xml:space="preserve"> prior to placement by the </w:t>
      </w:r>
      <w:del w:id="1864" w:author="Author">
        <w:r w:rsidDel="00473A2B">
          <w:delText>administrative unit</w:delText>
        </w:r>
      </w:del>
      <w:ins w:id="1865" w:author="Author">
        <w:r w:rsidR="00473A2B">
          <w:t>AU</w:t>
        </w:r>
      </w:ins>
      <w:r>
        <w:t xml:space="preserve"> of a child with disabilities in its program.</w:t>
      </w:r>
    </w:p>
    <w:p w14:paraId="636113D5" w14:textId="77777777" w:rsidR="004072CD" w:rsidRDefault="000801E7" w:rsidP="00253E03">
      <w:pPr>
        <w:pStyle w:val="par3"/>
        <w:spacing w:after="240"/>
      </w:pPr>
      <w:r>
        <w:t>3.02(3)(a)(iv)</w:t>
      </w:r>
      <w:r>
        <w:tab/>
        <w:t xml:space="preserve">Preschool </w:t>
      </w:r>
      <w:ins w:id="1866" w:author="Author">
        <w:r w:rsidR="00473A2B">
          <w:t>p</w:t>
        </w:r>
      </w:ins>
      <w:del w:id="1867" w:author="Author">
        <w:r w:rsidDel="00473A2B">
          <w:delText>P</w:delText>
        </w:r>
      </w:del>
      <w:r>
        <w:t xml:space="preserve">roviders shall employ sufficient staff that have completed the training and licensing or authorization requirements for early childhood educators established by the Department </w:t>
      </w:r>
      <w:del w:id="1868" w:author="Author">
        <w:r w:rsidDel="00473A2B">
          <w:delText xml:space="preserve">of Education </w:delText>
        </w:r>
      </w:del>
      <w:r>
        <w:t xml:space="preserve">prior to such staff providing services to children with disabilities at the direction of the </w:t>
      </w:r>
      <w:del w:id="1869" w:author="Author">
        <w:r w:rsidDel="00473A2B">
          <w:delText>administrative unit</w:delText>
        </w:r>
      </w:del>
      <w:ins w:id="1870" w:author="Author">
        <w:r w:rsidR="00473A2B">
          <w:t>AU</w:t>
        </w:r>
      </w:ins>
      <w:r>
        <w:t>.</w:t>
      </w:r>
    </w:p>
    <w:p w14:paraId="1E42B00B" w14:textId="77777777" w:rsidR="000801E7" w:rsidRDefault="000801E7" w:rsidP="00253E03">
      <w:pPr>
        <w:pStyle w:val="par2"/>
        <w:spacing w:after="240"/>
      </w:pPr>
      <w:r>
        <w:t>3.02(3)(b)</w:t>
      </w:r>
      <w:r>
        <w:tab/>
        <w:t xml:space="preserve">Dispute </w:t>
      </w:r>
      <w:ins w:id="1871" w:author="Author">
        <w:r w:rsidR="00CF14DE">
          <w:t>r</w:t>
        </w:r>
      </w:ins>
      <w:del w:id="1872" w:author="Author">
        <w:r w:rsidDel="00CF14DE">
          <w:delText>R</w:delText>
        </w:r>
      </w:del>
      <w:r>
        <w:t xml:space="preserve">esolution </w:t>
      </w:r>
      <w:ins w:id="1873" w:author="Author">
        <w:r w:rsidR="00CF14DE">
          <w:t>p</w:t>
        </w:r>
      </w:ins>
      <w:del w:id="1874" w:author="Author">
        <w:r w:rsidDel="00CF14DE">
          <w:delText>P</w:delText>
        </w:r>
      </w:del>
      <w:r>
        <w:t xml:space="preserve">rocess for </w:t>
      </w:r>
      <w:ins w:id="1875" w:author="Author">
        <w:r w:rsidR="00CF14DE">
          <w:t>s</w:t>
        </w:r>
      </w:ins>
      <w:del w:id="1876" w:author="Author">
        <w:r w:rsidDel="00CF14DE">
          <w:delText>S</w:delText>
        </w:r>
      </w:del>
      <w:r>
        <w:t xml:space="preserve">pecial </w:t>
      </w:r>
      <w:ins w:id="1877" w:author="Author">
        <w:r w:rsidR="00CF14DE">
          <w:t>e</w:t>
        </w:r>
      </w:ins>
      <w:del w:id="1878" w:author="Author">
        <w:r w:rsidDel="00CF14DE">
          <w:delText>E</w:delText>
        </w:r>
      </w:del>
      <w:r>
        <w:t>ducation-</w:t>
      </w:r>
      <w:ins w:id="1879" w:author="Author">
        <w:r w:rsidR="00CF14DE">
          <w:t>r</w:t>
        </w:r>
      </w:ins>
      <w:del w:id="1880" w:author="Author">
        <w:r w:rsidDel="00CF14DE">
          <w:delText>R</w:delText>
        </w:r>
      </w:del>
      <w:r>
        <w:t xml:space="preserve">elated </w:t>
      </w:r>
      <w:ins w:id="1881" w:author="Author">
        <w:r w:rsidR="00CF14DE">
          <w:t>d</w:t>
        </w:r>
      </w:ins>
      <w:del w:id="1882" w:author="Author">
        <w:r w:rsidDel="00CF14DE">
          <w:delText>D</w:delText>
        </w:r>
      </w:del>
      <w:r>
        <w:t xml:space="preserve">isputes </w:t>
      </w:r>
      <w:ins w:id="1883" w:author="Author">
        <w:r w:rsidR="00CF14DE">
          <w:t>b</w:t>
        </w:r>
      </w:ins>
      <w:del w:id="1884" w:author="Author">
        <w:r w:rsidDel="00CF14DE">
          <w:delText>B</w:delText>
        </w:r>
      </w:del>
      <w:r>
        <w:t xml:space="preserve">etween </w:t>
      </w:r>
      <w:del w:id="1885" w:author="Author">
        <w:r w:rsidDel="00473A2B">
          <w:delText>Administrative Units</w:delText>
        </w:r>
      </w:del>
      <w:ins w:id="1886" w:author="Author">
        <w:r w:rsidR="00473A2B">
          <w:t>AUs</w:t>
        </w:r>
      </w:ins>
      <w:r>
        <w:t xml:space="preserve"> and </w:t>
      </w:r>
      <w:del w:id="1887" w:author="Author">
        <w:r w:rsidDel="00473A2B">
          <w:delText>Department of Early Childhood</w:delText>
        </w:r>
      </w:del>
      <w:ins w:id="1888" w:author="Author">
        <w:r w:rsidR="00473A2B">
          <w:t>CDEC</w:t>
        </w:r>
      </w:ins>
      <w:r>
        <w:t xml:space="preserve"> </w:t>
      </w:r>
      <w:ins w:id="1889" w:author="Author">
        <w:r w:rsidR="00CF14DE">
          <w:t>p</w:t>
        </w:r>
      </w:ins>
      <w:del w:id="1890" w:author="Author">
        <w:r w:rsidDel="00CF14DE">
          <w:delText>P</w:delText>
        </w:r>
      </w:del>
      <w:r>
        <w:t>rograms</w:t>
      </w:r>
    </w:p>
    <w:p w14:paraId="7F684B6B" w14:textId="77777777" w:rsidR="000801E7" w:rsidRDefault="000801E7" w:rsidP="00253E03">
      <w:pPr>
        <w:pStyle w:val="upar3"/>
        <w:spacing w:after="240"/>
      </w:pPr>
      <w:r>
        <w:lastRenderedPageBreak/>
        <w:t xml:space="preserve">The following dispute resolution process applies to special education-related disputes between </w:t>
      </w:r>
      <w:del w:id="1891" w:author="Author">
        <w:r w:rsidDel="00473A2B">
          <w:delText>administrative units</w:delText>
        </w:r>
      </w:del>
      <w:ins w:id="1892" w:author="Author">
        <w:r w:rsidR="00473A2B">
          <w:t>AUs</w:t>
        </w:r>
      </w:ins>
      <w:r>
        <w:t xml:space="preserve"> and </w:t>
      </w:r>
      <w:del w:id="1893" w:author="Author">
        <w:r w:rsidDel="00473A2B">
          <w:delText>Department of Early Childhood Programs</w:delText>
        </w:r>
      </w:del>
      <w:ins w:id="1894" w:author="Author">
        <w:r w:rsidR="00473A2B">
          <w:t>CDEC</w:t>
        </w:r>
      </w:ins>
      <w:r>
        <w:t xml:space="preserve">. This process does not apply to disputes between an </w:t>
      </w:r>
      <w:del w:id="1895" w:author="Author">
        <w:r w:rsidDel="00473A2B">
          <w:delText>administrative unit</w:delText>
        </w:r>
      </w:del>
      <w:ins w:id="1896" w:author="Author">
        <w:r w:rsidR="00473A2B">
          <w:t>AU</w:t>
        </w:r>
      </w:ins>
      <w:r>
        <w:t xml:space="preserve"> and the </w:t>
      </w:r>
      <w:del w:id="1897" w:author="Author">
        <w:r w:rsidDel="00473A2B">
          <w:delText>state Department of Early Childhood</w:delText>
        </w:r>
      </w:del>
      <w:ins w:id="1898" w:author="Author">
        <w:r w:rsidR="00473A2B">
          <w:t>CDEC</w:t>
        </w:r>
      </w:ins>
      <w:r>
        <w:t xml:space="preserve">. Disputes between parents/guardians and education providers are governed by </w:t>
      </w:r>
      <w:ins w:id="1899" w:author="Author">
        <w:r w:rsidR="00473A2B">
          <w:t>s</w:t>
        </w:r>
      </w:ins>
      <w:del w:id="1900" w:author="Author">
        <w:r w:rsidDel="00473A2B">
          <w:delText>S</w:delText>
        </w:r>
      </w:del>
      <w:r>
        <w:t>ection 6</w:t>
      </w:r>
      <w:ins w:id="1901" w:author="Author">
        <w:r w:rsidR="00473A2B">
          <w:t>.0</w:t>
        </w:r>
      </w:ins>
      <w:r>
        <w:t xml:space="preserve"> of these </w:t>
      </w:r>
      <w:ins w:id="1902" w:author="Author">
        <w:r w:rsidR="00473A2B">
          <w:t>R</w:t>
        </w:r>
      </w:ins>
      <w:del w:id="1903" w:author="Author">
        <w:r w:rsidDel="00473A2B">
          <w:delText>r</w:delText>
        </w:r>
      </w:del>
      <w:r>
        <w:t>ules.</w:t>
      </w:r>
    </w:p>
    <w:p w14:paraId="5F223544" w14:textId="77777777" w:rsidR="00126F96" w:rsidRDefault="000801E7" w:rsidP="00253E03">
      <w:pPr>
        <w:pStyle w:val="par3"/>
        <w:spacing w:after="240"/>
      </w:pPr>
      <w:r>
        <w:t>3.02(3)(b)(i)</w:t>
      </w:r>
      <w:r>
        <w:tab/>
        <w:t xml:space="preserve">The </w:t>
      </w:r>
      <w:del w:id="1904" w:author="Author">
        <w:r w:rsidDel="00473A2B">
          <w:delText>Department of Early Childhood (</w:delText>
        </w:r>
      </w:del>
      <w:r>
        <w:t>CDEC</w:t>
      </w:r>
      <w:del w:id="1905" w:author="Author">
        <w:r w:rsidDel="00473A2B">
          <w:delText>)</w:delText>
        </w:r>
      </w:del>
      <w:r>
        <w:t xml:space="preserve"> program and the </w:t>
      </w:r>
      <w:del w:id="1906" w:author="Author">
        <w:r w:rsidDel="00473A2B">
          <w:delText>administrative unit</w:delText>
        </w:r>
      </w:del>
      <w:ins w:id="1907" w:author="Author">
        <w:r w:rsidR="00473A2B">
          <w:t>AU</w:t>
        </w:r>
      </w:ins>
      <w:r>
        <w:t xml:space="preserve"> will arrange to discuss issues and work to resolve the dispute at the local level.</w:t>
      </w:r>
    </w:p>
    <w:p w14:paraId="3E625309" w14:textId="77777777" w:rsidR="000801E7" w:rsidRDefault="000801E7" w:rsidP="00253E03">
      <w:pPr>
        <w:pStyle w:val="par3"/>
        <w:spacing w:after="240"/>
      </w:pPr>
      <w:r>
        <w:t>3.02(3)(b)(ii)</w:t>
      </w:r>
      <w:r>
        <w:tab/>
        <w:t xml:space="preserve">If the parties are unable to resolve issues at the local level, the </w:t>
      </w:r>
      <w:del w:id="1908" w:author="Author">
        <w:r w:rsidDel="00473A2B">
          <w:delText>administrative unit</w:delText>
        </w:r>
      </w:del>
      <w:ins w:id="1909" w:author="Author">
        <w:r w:rsidR="00473A2B">
          <w:t>AU</w:t>
        </w:r>
      </w:ins>
      <w:r>
        <w:t xml:space="preserve"> may implement this dispute resolution process by notifying the </w:t>
      </w:r>
      <w:del w:id="1910" w:author="Author">
        <w:r w:rsidDel="00473A2B">
          <w:delText xml:space="preserve">Colorado </w:delText>
        </w:r>
      </w:del>
      <w:r>
        <w:t xml:space="preserve">Department </w:t>
      </w:r>
      <w:del w:id="1911" w:author="Author">
        <w:r w:rsidDel="00473A2B">
          <w:delText xml:space="preserve">of Education (CDE) </w:delText>
        </w:r>
      </w:del>
      <w:r>
        <w:t xml:space="preserve">or may seek other legal or equitable remedies that may be available to the </w:t>
      </w:r>
      <w:del w:id="1912" w:author="Author">
        <w:r w:rsidDel="00473A2B">
          <w:delText>administrative unit</w:delText>
        </w:r>
      </w:del>
      <w:ins w:id="1913" w:author="Author">
        <w:r w:rsidR="00473A2B">
          <w:t>AU</w:t>
        </w:r>
      </w:ins>
      <w:r>
        <w:t>.</w:t>
      </w:r>
    </w:p>
    <w:p w14:paraId="5D18583C" w14:textId="77777777" w:rsidR="000801E7" w:rsidRDefault="000801E7" w:rsidP="00253E03">
      <w:pPr>
        <w:pStyle w:val="par3"/>
        <w:spacing w:after="240"/>
      </w:pPr>
      <w:r>
        <w:t>3.02(3)(b)(iii)</w:t>
      </w:r>
      <w:r>
        <w:tab/>
        <w:t xml:space="preserve">The dispute resolution process is initiated by the </w:t>
      </w:r>
      <w:del w:id="1914" w:author="Author">
        <w:r w:rsidDel="00473A2B">
          <w:delText>administrative unit</w:delText>
        </w:r>
      </w:del>
      <w:ins w:id="1915" w:author="Author">
        <w:r w:rsidR="00473A2B">
          <w:t>AU</w:t>
        </w:r>
      </w:ins>
      <w:r>
        <w:t xml:space="preserve"> providing written notice to the </w:t>
      </w:r>
      <w:del w:id="1916" w:author="Author">
        <w:r w:rsidDel="00473A2B">
          <w:delText xml:space="preserve">CDE </w:delText>
        </w:r>
      </w:del>
      <w:ins w:id="1917" w:author="Author">
        <w:r w:rsidR="00473A2B">
          <w:t xml:space="preserve">Department </w:t>
        </w:r>
      </w:ins>
      <w:r>
        <w:t xml:space="preserve">and the other parties to the dispute, describing the dispute with specificity and identifying the relief requested. The other parties to the dispute shall have </w:t>
      </w:r>
      <w:del w:id="1918" w:author="Author">
        <w:r w:rsidDel="00473A2B">
          <w:delText xml:space="preserve">fifteen </w:delText>
        </w:r>
      </w:del>
      <w:ins w:id="1919" w:author="Author">
        <w:r w:rsidR="00473A2B">
          <w:t xml:space="preserve">15 </w:t>
        </w:r>
      </w:ins>
      <w:del w:id="1920" w:author="Author">
        <w:r w:rsidDel="00D34541">
          <w:delText xml:space="preserve">calendar </w:delText>
        </w:r>
      </w:del>
      <w:r>
        <w:t xml:space="preserve">days to provide a written response. The parties to the dispute shall provide </w:t>
      </w:r>
      <w:del w:id="1921" w:author="Author">
        <w:r w:rsidDel="00473A2B">
          <w:delText xml:space="preserve">CDE </w:delText>
        </w:r>
      </w:del>
      <w:ins w:id="1922" w:author="Author">
        <w:r w:rsidR="00473A2B">
          <w:t xml:space="preserve">the Department </w:t>
        </w:r>
      </w:ins>
      <w:r>
        <w:t xml:space="preserve">with all documents and information requested by </w:t>
      </w:r>
      <w:del w:id="1923" w:author="Author">
        <w:r w:rsidDel="00473A2B">
          <w:delText>CDE</w:delText>
        </w:r>
      </w:del>
      <w:ins w:id="1924" w:author="Author">
        <w:r w:rsidR="00473A2B">
          <w:t>the Department</w:t>
        </w:r>
      </w:ins>
      <w:r>
        <w:t>, including, without limitation, any agreements between the parties, that are relevant in resolving the dispute.</w:t>
      </w:r>
    </w:p>
    <w:p w14:paraId="09FDD915" w14:textId="77777777" w:rsidR="004072CD" w:rsidRDefault="000801E7" w:rsidP="00253E03">
      <w:pPr>
        <w:pStyle w:val="par3"/>
        <w:spacing w:after="240"/>
      </w:pPr>
      <w:r>
        <w:t>3.02(3)(b)(iv)</w:t>
      </w:r>
      <w:r>
        <w:tab/>
      </w:r>
      <w:del w:id="1925" w:author="Author">
        <w:r w:rsidDel="00473A2B">
          <w:delText>CDE</w:delText>
        </w:r>
      </w:del>
      <w:ins w:id="1926" w:author="Author">
        <w:r w:rsidR="00473A2B">
          <w:t>The Department</w:t>
        </w:r>
      </w:ins>
      <w:r>
        <w:t xml:space="preserve">, in consultation with </w:t>
      </w:r>
      <w:ins w:id="1927" w:author="Author">
        <w:r w:rsidR="00473A2B">
          <w:t xml:space="preserve">the </w:t>
        </w:r>
      </w:ins>
      <w:r>
        <w:t>CDEC</w:t>
      </w:r>
      <w:ins w:id="1928" w:author="Author">
        <w:r w:rsidR="00EF2548">
          <w:t>,</w:t>
        </w:r>
      </w:ins>
      <w:r>
        <w:t xml:space="preserve"> as </w:t>
      </w:r>
      <w:del w:id="1929" w:author="Author">
        <w:r w:rsidDel="00EF2548">
          <w:delText xml:space="preserve">CDE </w:delText>
        </w:r>
      </w:del>
      <w:ins w:id="1930" w:author="Author">
        <w:r w:rsidR="00EF2548">
          <w:t xml:space="preserve">the Department </w:t>
        </w:r>
      </w:ins>
      <w:r>
        <w:t>deems appropriate, may implement</w:t>
      </w:r>
      <w:del w:id="1931" w:author="Author">
        <w:r w:rsidDel="002538C9">
          <w:delText>, and apply</w:delText>
        </w:r>
      </w:del>
      <w:r>
        <w:t xml:space="preserve"> remedies and sanctions, as reasonably necessary, including requirements of local agreements, training and technical assistance from state staff, or other appropriate remedies to effectively resolve the issues presented to </w:t>
      </w:r>
      <w:del w:id="1932" w:author="Author">
        <w:r w:rsidDel="00473A2B">
          <w:delText>CDE</w:delText>
        </w:r>
      </w:del>
      <w:ins w:id="1933" w:author="Author">
        <w:r w:rsidR="00473A2B">
          <w:t>the Department</w:t>
        </w:r>
      </w:ins>
      <w:r>
        <w:t xml:space="preserve">. Any decision issued by </w:t>
      </w:r>
      <w:del w:id="1934" w:author="Author">
        <w:r w:rsidDel="00473A2B">
          <w:delText xml:space="preserve">CDE </w:delText>
        </w:r>
      </w:del>
      <w:ins w:id="1935" w:author="Author">
        <w:r w:rsidR="00473A2B">
          <w:t xml:space="preserve">the Department </w:t>
        </w:r>
      </w:ins>
      <w:r>
        <w:t xml:space="preserve">is binding and </w:t>
      </w:r>
      <w:del w:id="1936" w:author="Author">
        <w:r w:rsidDel="008D6DC4">
          <w:delText xml:space="preserve">must </w:delText>
        </w:r>
      </w:del>
      <w:ins w:id="1937" w:author="Author">
        <w:r w:rsidR="008D6DC4">
          <w:t xml:space="preserve">shall </w:t>
        </w:r>
      </w:ins>
      <w:r>
        <w:t xml:space="preserve">be implemented by the </w:t>
      </w:r>
      <w:del w:id="1938" w:author="Author">
        <w:r w:rsidDel="00473A2B">
          <w:delText>administrative unit</w:delText>
        </w:r>
      </w:del>
      <w:ins w:id="1939" w:author="Author">
        <w:r w:rsidR="00473A2B">
          <w:t>AU</w:t>
        </w:r>
      </w:ins>
      <w:r>
        <w:t xml:space="preserve"> and the CDEC program. Nothing in this </w:t>
      </w:r>
      <w:ins w:id="1940" w:author="Author">
        <w:r w:rsidR="00473A2B">
          <w:t>s</w:t>
        </w:r>
      </w:ins>
      <w:del w:id="1941" w:author="Author">
        <w:r w:rsidDel="00473A2B">
          <w:delText>S</w:delText>
        </w:r>
      </w:del>
      <w:r>
        <w:t xml:space="preserve">ection 3.02(b) shall be interpreted to confer authority on </w:t>
      </w:r>
      <w:ins w:id="1942" w:author="Author">
        <w:r w:rsidR="00473A2B">
          <w:t xml:space="preserve">the </w:t>
        </w:r>
      </w:ins>
      <w:r>
        <w:t>CDEC to issue orders, relief, or remedies.</w:t>
      </w:r>
    </w:p>
    <w:p w14:paraId="6A7DA197" w14:textId="77777777" w:rsidR="000801E7" w:rsidRDefault="000801E7" w:rsidP="00253E03">
      <w:pPr>
        <w:pStyle w:val="Heading3"/>
        <w:spacing w:after="240"/>
      </w:pPr>
      <w:r>
        <w:lastRenderedPageBreak/>
        <w:t>3.03</w:t>
      </w:r>
      <w:r>
        <w:tab/>
        <w:t>Resource Allocation</w:t>
      </w:r>
    </w:p>
    <w:p w14:paraId="70AD0913" w14:textId="77777777" w:rsidR="000801E7" w:rsidRDefault="000801E7" w:rsidP="00253E03">
      <w:pPr>
        <w:pStyle w:val="upar1"/>
        <w:spacing w:after="240"/>
      </w:pPr>
      <w:r>
        <w:t>Sufficient personnel shall be available to provide for identification, referral, evaluation, determination of disability and eligibility for special education services</w:t>
      </w:r>
      <w:ins w:id="1943" w:author="Author">
        <w:r w:rsidR="002538C9">
          <w:t>,</w:t>
        </w:r>
      </w:ins>
      <w:r>
        <w:t xml:space="preserve"> and development and review of IEPs, and to provide appropriate special education </w:t>
      </w:r>
      <w:del w:id="1944" w:author="Author">
        <w:r w:rsidDel="002538C9">
          <w:delText xml:space="preserve">instructional </w:delText>
        </w:r>
      </w:del>
      <w:r>
        <w:t>and related services to implement all IEPs for children with disabilities.</w:t>
      </w:r>
    </w:p>
    <w:p w14:paraId="39421B55" w14:textId="77777777" w:rsidR="000801E7" w:rsidRDefault="000801E7" w:rsidP="00253E03">
      <w:pPr>
        <w:pStyle w:val="par1"/>
        <w:spacing w:after="240"/>
      </w:pPr>
      <w:r>
        <w:t>3.03(1)</w:t>
      </w:r>
      <w:r>
        <w:tab/>
        <w:t xml:space="preserve">Each </w:t>
      </w:r>
      <w:del w:id="1945" w:author="Author">
        <w:r w:rsidDel="002538C9">
          <w:delText>administrative unit</w:delText>
        </w:r>
      </w:del>
      <w:ins w:id="1946" w:author="Author">
        <w:r w:rsidR="002538C9">
          <w:t>AU</w:t>
        </w:r>
      </w:ins>
      <w:r>
        <w:t xml:space="preserve"> shall have a method or standards by which it determines the number and types of special education personnel required to meet the needs of children with disabilities. Such method or standard shall be a part of the local comprehensive plan.</w:t>
      </w:r>
    </w:p>
    <w:p w14:paraId="381F686B" w14:textId="77777777" w:rsidR="000801E7" w:rsidRDefault="000801E7" w:rsidP="00253E03">
      <w:pPr>
        <w:pStyle w:val="par1"/>
        <w:spacing w:after="240"/>
      </w:pPr>
      <w:r>
        <w:t>3.03(2)</w:t>
      </w:r>
      <w:r>
        <w:tab/>
        <w:t xml:space="preserve">Each </w:t>
      </w:r>
      <w:del w:id="1947" w:author="Author">
        <w:r w:rsidDel="002538C9">
          <w:delText>administrative unit</w:delText>
        </w:r>
      </w:del>
      <w:ins w:id="1948" w:author="Author">
        <w:r w:rsidR="002538C9">
          <w:t>AU</w:t>
        </w:r>
      </w:ins>
      <w:r>
        <w:t xml:space="preserve"> shall assure that licensed/certificated personnel qualified in a child's identified area(s) of need </w:t>
      </w:r>
      <w:del w:id="1949" w:author="Author">
        <w:r w:rsidDel="002538C9">
          <w:delText xml:space="preserve">will </w:delText>
        </w:r>
      </w:del>
      <w:r>
        <w:t>have diagnostic and ongoing instructional responsibilities and contact with the child and the child's other service providers and parents.</w:t>
      </w:r>
    </w:p>
    <w:p w14:paraId="27F590DD" w14:textId="77777777" w:rsidR="000801E7" w:rsidRDefault="000801E7" w:rsidP="00253E03">
      <w:pPr>
        <w:pStyle w:val="Heading3"/>
        <w:spacing w:after="240"/>
      </w:pPr>
      <w:r>
        <w:t>3.04</w:t>
      </w:r>
      <w:r>
        <w:tab/>
        <w:t>Personnel Qualifications</w:t>
      </w:r>
    </w:p>
    <w:p w14:paraId="12C32669" w14:textId="77777777" w:rsidR="000801E7" w:rsidRDefault="000801E7" w:rsidP="00253E03">
      <w:pPr>
        <w:pStyle w:val="upar1"/>
        <w:spacing w:after="240"/>
      </w:pPr>
      <w:r>
        <w:t>All personnel providing special education services to children with disabilities shall be qualified.</w:t>
      </w:r>
    </w:p>
    <w:p w14:paraId="63A53F7E" w14:textId="77777777" w:rsidR="000801E7" w:rsidRDefault="000801E7" w:rsidP="00253E03">
      <w:pPr>
        <w:pStyle w:val="par1"/>
        <w:spacing w:after="240"/>
      </w:pPr>
      <w:r>
        <w:t>3.04(1)</w:t>
      </w:r>
      <w:r>
        <w:tab/>
        <w:t>Personnel qualifications</w:t>
      </w:r>
    </w:p>
    <w:p w14:paraId="5581AB33" w14:textId="77777777" w:rsidR="000801E7" w:rsidRDefault="000801E7" w:rsidP="00253E03">
      <w:pPr>
        <w:pStyle w:val="par2"/>
        <w:spacing w:after="240"/>
      </w:pPr>
      <w:r>
        <w:t>3.04(1)(a)</w:t>
      </w:r>
      <w:r>
        <w:tab/>
        <w:t>Teachers</w:t>
      </w:r>
    </w:p>
    <w:p w14:paraId="6A91A8FA" w14:textId="77777777" w:rsidR="000801E7" w:rsidRDefault="000801E7" w:rsidP="00253E03">
      <w:pPr>
        <w:pStyle w:val="par3"/>
        <w:spacing w:after="240"/>
      </w:pPr>
      <w:r>
        <w:t>3.04(1)(a)(i)</w:t>
      </w:r>
      <w:r>
        <w:tab/>
        <w:t>Special education</w:t>
      </w:r>
    </w:p>
    <w:p w14:paraId="710C7CC6" w14:textId="77777777" w:rsidR="000801E7" w:rsidRDefault="000801E7" w:rsidP="00253E03">
      <w:pPr>
        <w:pStyle w:val="upar4"/>
        <w:spacing w:after="240"/>
      </w:pPr>
      <w:r>
        <w:t>All special education teachers shall hold Colorado teacher's certificates or licenses with appropriate endorsements in special education. Special education teachers shall also meet the requirements under 34 C.F.R. § 300.156.</w:t>
      </w:r>
    </w:p>
    <w:p w14:paraId="071B9EBC" w14:textId="77777777" w:rsidR="000801E7" w:rsidRDefault="000801E7" w:rsidP="00253E03">
      <w:pPr>
        <w:pStyle w:val="upar4"/>
        <w:spacing w:after="240"/>
      </w:pPr>
      <w:r>
        <w:t xml:space="preserve">Each special education teacher will serve, at a minimum, a majority of special education students with the same identified area of need as that teacher's special education license or certification endorsement. The endorsement level </w:t>
      </w:r>
      <w:del w:id="1950" w:author="Author">
        <w:r w:rsidDel="008D6DC4">
          <w:delText xml:space="preserve">must </w:delText>
        </w:r>
      </w:del>
      <w:ins w:id="1951" w:author="Author">
        <w:r w:rsidR="008D6DC4">
          <w:t xml:space="preserve">shall </w:t>
        </w:r>
      </w:ins>
      <w:r>
        <w:t>be appropriate for the age being taught.</w:t>
      </w:r>
    </w:p>
    <w:p w14:paraId="49A54DDD" w14:textId="77777777" w:rsidR="000801E7" w:rsidRDefault="000801E7" w:rsidP="00253E03">
      <w:pPr>
        <w:pStyle w:val="par3"/>
        <w:spacing w:after="240"/>
      </w:pPr>
      <w:r>
        <w:t>3.04(1)(a)(ii)</w:t>
      </w:r>
      <w:r>
        <w:tab/>
        <w:t>Home-hospital</w:t>
      </w:r>
    </w:p>
    <w:p w14:paraId="65A900A2" w14:textId="77777777" w:rsidR="000801E7" w:rsidRDefault="000801E7" w:rsidP="00253E03">
      <w:pPr>
        <w:pStyle w:val="upar4"/>
        <w:spacing w:after="240"/>
      </w:pPr>
      <w:r>
        <w:lastRenderedPageBreak/>
        <w:t>Home-hospital teachers for children with disabilities shall hold Colorado teacher's certificates or licenses.</w:t>
      </w:r>
    </w:p>
    <w:p w14:paraId="1F8A2F87" w14:textId="77777777" w:rsidR="000801E7" w:rsidRDefault="000801E7" w:rsidP="00253E03">
      <w:pPr>
        <w:pStyle w:val="par3"/>
        <w:spacing w:after="240"/>
      </w:pPr>
      <w:del w:id="1952" w:author="Author">
        <w:r w:rsidDel="002538C9">
          <w:delText>\\\</w:delText>
        </w:r>
      </w:del>
      <w:r>
        <w:t>3.04(1)(a)(iii)</w:t>
      </w:r>
      <w:r>
        <w:tab/>
        <w:t>Specialty</w:t>
      </w:r>
    </w:p>
    <w:p w14:paraId="134E1E5F" w14:textId="77777777" w:rsidR="000801E7" w:rsidRDefault="000801E7" w:rsidP="00253E03">
      <w:pPr>
        <w:pStyle w:val="upar4"/>
        <w:spacing w:after="240"/>
      </w:pPr>
      <w:r>
        <w:t>Specialty teachers in music, art, adapted physical education, home economics, industrial arts and vocational education shall possess Colorado teacher's certificates or licenses with endorsements in the area of instruction.</w:t>
      </w:r>
    </w:p>
    <w:p w14:paraId="36EFCB33" w14:textId="77777777" w:rsidR="000801E7" w:rsidRDefault="000801E7" w:rsidP="00253E03">
      <w:pPr>
        <w:pStyle w:val="par2"/>
        <w:spacing w:after="240"/>
      </w:pPr>
      <w:r>
        <w:t>3.04(1)(b)</w:t>
      </w:r>
      <w:r>
        <w:tab/>
      </w:r>
      <w:commentRangeStart w:id="1953"/>
      <w:r>
        <w:t>Related services personnel</w:t>
      </w:r>
      <w:commentRangeEnd w:id="1953"/>
      <w:r w:rsidR="00DF6B11">
        <w:rPr>
          <w:rStyle w:val="CommentReference"/>
          <w:sz w:val="24"/>
          <w:szCs w:val="24"/>
        </w:rPr>
        <w:commentReference w:id="1953"/>
      </w:r>
    </w:p>
    <w:p w14:paraId="28532F35" w14:textId="77777777" w:rsidR="000801E7" w:rsidRDefault="000801E7" w:rsidP="00253E03">
      <w:pPr>
        <w:pStyle w:val="upar4"/>
        <w:spacing w:after="240"/>
      </w:pPr>
      <w:r>
        <w:t>All related services personnel providing services to children with disabilities shall hold Colorado special services licenses or certificates with appropriate endorsements. For those areas for which Colorado special services licenses or certificates are not available, appropriate licenses from the state regulatory agency or professional organization registration are required.</w:t>
      </w:r>
    </w:p>
    <w:p w14:paraId="1A46C944" w14:textId="77777777" w:rsidR="000801E7" w:rsidRDefault="000801E7" w:rsidP="00253E03">
      <w:pPr>
        <w:pStyle w:val="par2"/>
        <w:spacing w:after="240"/>
      </w:pPr>
      <w:r>
        <w:t>3.04(1)(c)</w:t>
      </w:r>
      <w:r>
        <w:tab/>
        <w:t>Special education coordinators</w:t>
      </w:r>
    </w:p>
    <w:p w14:paraId="28A3F458" w14:textId="581FD1C2" w:rsidR="000801E7" w:rsidRDefault="000801E7" w:rsidP="00253E03">
      <w:pPr>
        <w:pStyle w:val="upar4"/>
        <w:spacing w:after="240"/>
      </w:pPr>
      <w:r>
        <w:t xml:space="preserve">Special education coordinators shall have at least a </w:t>
      </w:r>
      <w:ins w:id="1954" w:author="Author">
        <w:r w:rsidR="0052130D">
          <w:t>b</w:t>
        </w:r>
      </w:ins>
      <w:del w:id="1955" w:author="Author">
        <w:r w:rsidDel="0052130D">
          <w:delText>B</w:delText>
        </w:r>
      </w:del>
      <w:r>
        <w:t xml:space="preserve">achelor's degree and certification and/or licensure in a relevant field. </w:t>
      </w:r>
      <w:commentRangeStart w:id="1956"/>
      <w:del w:id="1957" w:author="Author">
        <w:r>
          <w:delText>Documentation of their expertise shall be submitted to the Department</w:delText>
        </w:r>
        <w:r w:rsidDel="0052130D">
          <w:delText xml:space="preserve"> of Education</w:delText>
        </w:r>
        <w:r>
          <w:delText>.</w:delText>
        </w:r>
      </w:del>
      <w:commentRangeEnd w:id="1956"/>
      <w:r w:rsidR="00DF6B11">
        <w:rPr>
          <w:rStyle w:val="CommentReference"/>
          <w:sz w:val="24"/>
          <w:szCs w:val="24"/>
        </w:rPr>
        <w:commentReference w:id="1956"/>
      </w:r>
    </w:p>
    <w:p w14:paraId="34E1A81D" w14:textId="77777777" w:rsidR="000801E7" w:rsidRDefault="000801E7" w:rsidP="00253E03">
      <w:pPr>
        <w:pStyle w:val="par2"/>
        <w:spacing w:after="240"/>
      </w:pPr>
      <w:r>
        <w:t>3.04(1)(d)</w:t>
      </w:r>
      <w:r>
        <w:tab/>
      </w:r>
      <w:ins w:id="1958" w:author="Author">
        <w:r w:rsidR="0052130D">
          <w:t xml:space="preserve">Special education </w:t>
        </w:r>
      </w:ins>
      <w:del w:id="1959" w:author="Author">
        <w:r w:rsidDel="0052130D">
          <w:delText>A</w:delText>
        </w:r>
      </w:del>
      <w:ins w:id="1960" w:author="Author">
        <w:r w:rsidR="0052130D">
          <w:t>a</w:t>
        </w:r>
      </w:ins>
      <w:r>
        <w:t>dministrators</w:t>
      </w:r>
    </w:p>
    <w:p w14:paraId="4FFB39B3" w14:textId="3988CB59" w:rsidR="000801E7" w:rsidRDefault="000801E7" w:rsidP="00253E03">
      <w:pPr>
        <w:pStyle w:val="upar4"/>
        <w:spacing w:after="240"/>
      </w:pPr>
      <w:r>
        <w:t xml:space="preserve">Special education directors </w:t>
      </w:r>
      <w:commentRangeStart w:id="1961"/>
      <w:del w:id="1962" w:author="Author">
        <w:r>
          <w:delText xml:space="preserve">and assistant directors </w:delText>
        </w:r>
        <w:r w:rsidDel="008D6DC4">
          <w:delText xml:space="preserve">must </w:delText>
        </w:r>
      </w:del>
      <w:commentRangeEnd w:id="1961"/>
      <w:r w:rsidR="00DF6B11">
        <w:rPr>
          <w:rStyle w:val="CommentReference"/>
          <w:sz w:val="24"/>
          <w:szCs w:val="24"/>
        </w:rPr>
        <w:commentReference w:id="1961"/>
      </w:r>
      <w:ins w:id="1963" w:author="Author">
        <w:r w:rsidR="008D6DC4">
          <w:t xml:space="preserve">shall </w:t>
        </w:r>
      </w:ins>
      <w:r>
        <w:t>possess a certificate or administrator's license with appropriate endorsement.</w:t>
      </w:r>
    </w:p>
    <w:p w14:paraId="73E167B5" w14:textId="77777777" w:rsidR="000801E7" w:rsidRDefault="000801E7" w:rsidP="00253E03">
      <w:pPr>
        <w:pStyle w:val="par2"/>
        <w:spacing w:after="240"/>
      </w:pPr>
      <w:r>
        <w:t>3.04(1)(e)</w:t>
      </w:r>
      <w:r>
        <w:tab/>
        <w:t>Paraprofessionals</w:t>
      </w:r>
    </w:p>
    <w:p w14:paraId="2954893C" w14:textId="69B0EB20" w:rsidR="00126F96" w:rsidRDefault="004E4892" w:rsidP="00253E03">
      <w:pPr>
        <w:pStyle w:val="upar4"/>
        <w:spacing w:after="240"/>
      </w:pPr>
      <w:r>
        <w:t xml:space="preserve">Paraprofessionals may assist </w:t>
      </w:r>
      <w:commentRangeStart w:id="1964"/>
      <w:ins w:id="1965" w:author="Author">
        <w:r w:rsidR="3F24FFE0">
          <w:t xml:space="preserve">properly </w:t>
        </w:r>
      </w:ins>
      <w:r w:rsidR="7AC458CE">
        <w:t xml:space="preserve">licensed </w:t>
      </w:r>
      <w:ins w:id="1966" w:author="Author">
        <w:r w:rsidR="477EF125">
          <w:t>and endorsed</w:t>
        </w:r>
        <w:r>
          <w:t xml:space="preserve"> </w:t>
        </w:r>
      </w:ins>
      <w:r>
        <w:t xml:space="preserve">personnel in the provision of services related to instruction or supervision of children and may assist in the provision of special education and related services. They </w:t>
      </w:r>
      <w:del w:id="1967" w:author="Author">
        <w:r w:rsidDel="008D6DC4">
          <w:delText xml:space="preserve">must </w:delText>
        </w:r>
      </w:del>
      <w:ins w:id="1968" w:author="Author">
        <w:r w:rsidR="008D6DC4">
          <w:t xml:space="preserve">shall </w:t>
        </w:r>
      </w:ins>
      <w:r>
        <w:t xml:space="preserve">be appropriately and adequately trained and supervised based on their role. </w:t>
      </w:r>
      <w:r w:rsidR="735E7612">
        <w:t>Each AU</w:t>
      </w:r>
      <w:ins w:id="1969" w:author="Author">
        <w:r w:rsidR="23F4F061">
          <w:t>, state-operated program,</w:t>
        </w:r>
      </w:ins>
      <w:r>
        <w:t xml:space="preserve"> or approved facility school will determine the qualifications, competencies, </w:t>
      </w:r>
      <w:ins w:id="1970" w:author="Author">
        <w:r w:rsidR="0A8E4333">
          <w:t xml:space="preserve">supervision, </w:t>
        </w:r>
      </w:ins>
      <w:commentRangeEnd w:id="1964"/>
      <w:r w:rsidR="00D82E5E">
        <w:rPr>
          <w:rStyle w:val="CommentReference"/>
          <w:sz w:val="24"/>
          <w:szCs w:val="24"/>
        </w:rPr>
        <w:commentReference w:id="1964"/>
      </w:r>
      <w:r>
        <w:t xml:space="preserve">and training required for </w:t>
      </w:r>
      <w:r>
        <w:lastRenderedPageBreak/>
        <w:t>paraprofessionals to ensure student safety and their preparation to assist in the lawful provision of special education and related services. The level of supervision should generally increase for students with a higher level of vulnerability due to their disability (e.g.</w:t>
      </w:r>
      <w:ins w:id="1971" w:author="Author">
        <w:r w:rsidR="00056223">
          <w:t>,</w:t>
        </w:r>
      </w:ins>
      <w:r>
        <w:t xml:space="preserve"> line-of-sight supervision for non-verbal students).</w:t>
      </w:r>
    </w:p>
    <w:p w14:paraId="2B218DA7" w14:textId="27D613E7" w:rsidR="00620295" w:rsidRDefault="004E4892" w:rsidP="00253E03">
      <w:pPr>
        <w:pStyle w:val="par3"/>
        <w:spacing w:after="240"/>
      </w:pPr>
      <w:r w:rsidRPr="004E4892">
        <w:t>3.04(1)(e)(i)</w:t>
      </w:r>
      <w:r w:rsidRPr="004E4892">
        <w:tab/>
        <w:t xml:space="preserve">Required training should be based on the necessary skills for the role of the paraprofessional and completed prior to starting service or within a reasonable period of time based on the necessity of the skills being taught. Any necessary refresher training should be completed annually. Role appropriate training could include, for example, </w:t>
      </w:r>
      <w:del w:id="1972" w:author="Author">
        <w:r w:rsidRPr="004E4892" w:rsidDel="00056223">
          <w:delText xml:space="preserve">the </w:delText>
        </w:r>
      </w:del>
      <w:r w:rsidRPr="004E4892">
        <w:t xml:space="preserve">confidentiality </w:t>
      </w:r>
      <w:del w:id="1973" w:author="Author">
        <w:r w:rsidRPr="004E4892" w:rsidDel="00056223">
          <w:delText>provisions of</w:delText>
        </w:r>
      </w:del>
      <w:ins w:id="1974" w:author="Author">
        <w:r w:rsidR="00056223">
          <w:t>under</w:t>
        </w:r>
      </w:ins>
      <w:r w:rsidRPr="004E4892">
        <w:t xml:space="preserve"> the Family Educational Rights and Privacy Act (FERPA) and state privacy laws, mandatory reporter of child abuse </w:t>
      </w:r>
      <w:ins w:id="1975" w:author="Author">
        <w:r w:rsidR="00056223">
          <w:t xml:space="preserve">and neglect </w:t>
        </w:r>
      </w:ins>
      <w:r w:rsidRPr="004E4892">
        <w:t>training pursuant to section 22-32-109(1)(z), C.R.S., the characteristics of disabling conditions, proper techniques for behavior modification</w:t>
      </w:r>
      <w:ins w:id="1976" w:author="Author">
        <w:r w:rsidR="25F98DB2">
          <w:t>, behavioral interventions,</w:t>
        </w:r>
      </w:ins>
      <w:r w:rsidRPr="004E4892">
        <w:t xml:space="preserve"> and de-escalation, </w:t>
      </w:r>
      <w:del w:id="1977" w:author="Author">
        <w:r w:rsidRPr="004E4892" w:rsidDel="00056223">
          <w:delText xml:space="preserve">the </w:delText>
        </w:r>
      </w:del>
      <w:r w:rsidRPr="004E4892">
        <w:t>legal requirements related to the provision of special education</w:t>
      </w:r>
      <w:ins w:id="1978" w:author="Author">
        <w:r w:rsidR="00056223">
          <w:t xml:space="preserve"> and related services</w:t>
        </w:r>
      </w:ins>
      <w:r w:rsidRPr="004E4892">
        <w:t>, and any relevant local policies and procedures. Training can and should be differentiated based on the paraprofessional’s role – e.g.</w:t>
      </w:r>
      <w:ins w:id="1979" w:author="Author">
        <w:r w:rsidR="00056223">
          <w:t>,</w:t>
        </w:r>
      </w:ins>
      <w:r w:rsidRPr="004E4892">
        <w:t xml:space="preserve"> whether the individual is a 1:1 aide, </w:t>
      </w:r>
      <w:del w:id="1980" w:author="Author">
        <w:r w:rsidRPr="004E4892" w:rsidDel="00056223">
          <w:delText xml:space="preserve">or </w:delText>
        </w:r>
      </w:del>
      <w:r w:rsidRPr="004E4892">
        <w:t xml:space="preserve">providing instructional support for a classroom, </w:t>
      </w:r>
      <w:del w:id="1981" w:author="Author">
        <w:r w:rsidRPr="004E4892" w:rsidDel="00056223">
          <w:delText xml:space="preserve">or </w:delText>
        </w:r>
      </w:del>
      <w:r w:rsidRPr="004E4892">
        <w:t>providing related services (e.g.</w:t>
      </w:r>
      <w:ins w:id="1982" w:author="Author">
        <w:r w:rsidR="007E2716">
          <w:t>,</w:t>
        </w:r>
      </w:ins>
      <w:r w:rsidRPr="004E4892">
        <w:t xml:space="preserve"> feeding tube assistance), </w:t>
      </w:r>
      <w:del w:id="1983" w:author="Author">
        <w:r w:rsidRPr="004E4892" w:rsidDel="00056223">
          <w:delText xml:space="preserve">or </w:delText>
        </w:r>
      </w:del>
      <w:r w:rsidRPr="004E4892">
        <w:t xml:space="preserve">supporting students who are Deaf, Blind, or non-verbal, </w:t>
      </w:r>
      <w:del w:id="1984" w:author="Author">
        <w:r w:rsidRPr="004E4892" w:rsidDel="00056223">
          <w:delText xml:space="preserve">or is </w:delText>
        </w:r>
      </w:del>
      <w:r w:rsidRPr="004E4892">
        <w:t xml:space="preserve">a transportation paraprofessional, or </w:t>
      </w:r>
      <w:ins w:id="1985" w:author="Author">
        <w:r w:rsidR="00056223">
          <w:t xml:space="preserve">a </w:t>
        </w:r>
      </w:ins>
      <w:r w:rsidRPr="004E4892">
        <w:t>substitute paraprofessional.</w:t>
      </w:r>
    </w:p>
    <w:p w14:paraId="414404C1" w14:textId="28CA6C1C" w:rsidR="00620295" w:rsidRPr="00CA3ADF" w:rsidRDefault="004E4892" w:rsidP="00253E03">
      <w:pPr>
        <w:pStyle w:val="par3"/>
        <w:spacing w:after="240"/>
        <w:rPr>
          <w:highlight w:val="yellow"/>
          <w:rPrChange w:id="1986" w:author="Author">
            <w:rPr/>
          </w:rPrChange>
        </w:rPr>
      </w:pPr>
      <w:r>
        <w:t>3.04(1)(e)(ii)</w:t>
      </w:r>
      <w:r>
        <w:tab/>
      </w:r>
      <w:del w:id="1987" w:author="Author">
        <w:r w:rsidDel="00EC3D1F">
          <w:delText>Pursuant to Colorado law, a</w:delText>
        </w:r>
      </w:del>
      <w:ins w:id="1988" w:author="Author">
        <w:r w:rsidR="00EC3D1F">
          <w:t>A</w:t>
        </w:r>
      </w:ins>
      <w:r w:rsidDel="006E45AF">
        <w:t xml:space="preserve"> paraprofessional is precluded from employment if they were</w:t>
      </w:r>
      <w:r>
        <w:t xml:space="preserve"> convicted of felony child abuse. When an employer receives notice </w:t>
      </w:r>
      <w:ins w:id="1989" w:author="Author">
        <w:r w:rsidR="006E45AF">
          <w:t xml:space="preserve">that a current or prospective special education paraprofessional has been convicted </w:t>
        </w:r>
      </w:ins>
      <w:r>
        <w:t xml:space="preserve">of </w:t>
      </w:r>
      <w:del w:id="1990" w:author="Author">
        <w:r w:rsidDel="006E45AF">
          <w:delText xml:space="preserve">a </w:delText>
        </w:r>
      </w:del>
      <w:r>
        <w:t>misdemeanor child abuse</w:t>
      </w:r>
      <w:ins w:id="1991" w:author="Author">
        <w:r w:rsidR="006E45AF">
          <w:t>,</w:t>
        </w:r>
      </w:ins>
      <w:r>
        <w:t xml:space="preserve"> </w:t>
      </w:r>
      <w:del w:id="1992" w:author="Author">
        <w:r w:rsidDel="006E45AF">
          <w:delText xml:space="preserve">conviction and is conducting an individualized determination regarding whether to offer or retain employment for a special education paraprofessional, </w:delText>
        </w:r>
      </w:del>
      <w:r>
        <w:t xml:space="preserve">the employer should </w:t>
      </w:r>
      <w:ins w:id="1993" w:author="Author">
        <w:r w:rsidR="006E45AF">
          <w:t xml:space="preserve">make an individualized determination regarding that individual’s employment and </w:t>
        </w:r>
      </w:ins>
      <w:r>
        <w:t>consider that students with disabilities are a vulnerable population and that there is a strong connection to the nature of the job sought that is likely to preclude employment.</w:t>
      </w:r>
    </w:p>
    <w:p w14:paraId="697725B8" w14:textId="77777777" w:rsidR="004E4892" w:rsidRDefault="004E4892" w:rsidP="00253E03">
      <w:pPr>
        <w:pStyle w:val="par3"/>
        <w:spacing w:after="240"/>
      </w:pPr>
      <w:r>
        <w:lastRenderedPageBreak/>
        <w:t>3.04(1)(e)(iii)</w:t>
      </w:r>
      <w:r>
        <w:tab/>
      </w:r>
      <w:del w:id="1994" w:author="Author">
        <w:r w:rsidDel="006E45AF">
          <w:delText xml:space="preserve"> Administrative units</w:delText>
        </w:r>
      </w:del>
      <w:ins w:id="1995" w:author="Author">
        <w:r w:rsidR="006E45AF">
          <w:t>AUs</w:t>
        </w:r>
      </w:ins>
      <w:r>
        <w:t xml:space="preserve"> and approved facility schools shall assure and document that they meet the requirements for supervision and training of non-certificated personnel</w:t>
      </w:r>
      <w:ins w:id="1996" w:author="Author">
        <w:r w:rsidR="006E45AF">
          <w:t>, including paraprofessionals</w:t>
        </w:r>
      </w:ins>
      <w:r>
        <w:t>.</w:t>
      </w:r>
    </w:p>
    <w:p w14:paraId="1AEEFA3C" w14:textId="77777777" w:rsidR="000801E7" w:rsidRDefault="000801E7" w:rsidP="00253E03">
      <w:pPr>
        <w:pStyle w:val="par2"/>
        <w:spacing w:after="240"/>
      </w:pPr>
      <w:r>
        <w:t>3.04(1)(f)</w:t>
      </w:r>
      <w:r>
        <w:tab/>
        <w:t xml:space="preserve">Educational </w:t>
      </w:r>
      <w:ins w:id="1997" w:author="Author">
        <w:r w:rsidR="00A85951">
          <w:t>i</w:t>
        </w:r>
      </w:ins>
      <w:del w:id="1998" w:author="Author">
        <w:r w:rsidDel="00A85951">
          <w:delText>I</w:delText>
        </w:r>
      </w:del>
      <w:r>
        <w:t>nterpreters</w:t>
      </w:r>
    </w:p>
    <w:p w14:paraId="5D0282F9" w14:textId="77777777" w:rsidR="000801E7" w:rsidRDefault="000801E7" w:rsidP="00253E03">
      <w:pPr>
        <w:pStyle w:val="upar4"/>
        <w:spacing w:after="240"/>
      </w:pPr>
      <w:r>
        <w:t>A</w:t>
      </w:r>
      <w:del w:id="1999" w:author="Author">
        <w:r>
          <w:delText>s of July 1, 2000, a</w:delText>
        </w:r>
      </w:del>
      <w:r>
        <w:t xml:space="preserve">ny person employed as an </w:t>
      </w:r>
      <w:ins w:id="2000" w:author="Author">
        <w:r w:rsidR="006E45AF">
          <w:t>e</w:t>
        </w:r>
      </w:ins>
      <w:del w:id="2001" w:author="Author">
        <w:r w:rsidDel="006E45AF">
          <w:delText>E</w:delText>
        </w:r>
      </w:del>
      <w:r>
        <w:t xml:space="preserve">ducational </w:t>
      </w:r>
      <w:ins w:id="2002" w:author="Author">
        <w:r w:rsidR="006E45AF">
          <w:t>i</w:t>
        </w:r>
      </w:ins>
      <w:del w:id="2003" w:author="Author">
        <w:r w:rsidDel="006E45AF">
          <w:delText>I</w:delText>
        </w:r>
      </w:del>
      <w:r>
        <w:t xml:space="preserve">nterpreter by an AU or approved facility school on a full-time or part-time basis shall meet the following minimum standards, and documentation for meeting these standards </w:t>
      </w:r>
      <w:del w:id="2004" w:author="Author">
        <w:r w:rsidDel="008D6DC4">
          <w:delText xml:space="preserve">must </w:delText>
        </w:r>
      </w:del>
      <w:ins w:id="2005" w:author="Author">
        <w:r w:rsidR="008D6DC4">
          <w:t xml:space="preserve">shall </w:t>
        </w:r>
      </w:ins>
      <w:r>
        <w:t>be renewed every five years:</w:t>
      </w:r>
    </w:p>
    <w:p w14:paraId="4467669E" w14:textId="77777777" w:rsidR="000801E7" w:rsidRPr="006D2877" w:rsidRDefault="000801E7" w:rsidP="00253E03">
      <w:pPr>
        <w:pStyle w:val="par3"/>
        <w:spacing w:after="240"/>
      </w:pPr>
      <w:r w:rsidRPr="006D2877">
        <w:t>3.04(1)(f)(i)</w:t>
      </w:r>
      <w:r w:rsidRPr="006D2877">
        <w:tab/>
        <w:t>Demonstration of a</w:t>
      </w:r>
      <w:ins w:id="2006" w:author="Author">
        <w:r w:rsidR="006E45AF">
          <w:t>n average</w:t>
        </w:r>
      </w:ins>
      <w:r w:rsidRPr="006D2877">
        <w:t xml:space="preserve"> rating of 3.5 </w:t>
      </w:r>
      <w:del w:id="2007" w:author="Author">
        <w:r w:rsidRPr="006D2877" w:rsidDel="006E45AF">
          <w:delText xml:space="preserve">(average) </w:delText>
        </w:r>
      </w:del>
      <w:r w:rsidRPr="006D2877">
        <w:t>or better in the four areas of the Educational Interpreter Performance Assessment (EIPA)</w:t>
      </w:r>
      <w:ins w:id="2008" w:author="Author">
        <w:r w:rsidR="006E45AF">
          <w:t>;</w:t>
        </w:r>
        <w:r w:rsidR="00555710">
          <w:t xml:space="preserve"> and</w:t>
        </w:r>
      </w:ins>
      <w:del w:id="2009" w:author="Author">
        <w:r w:rsidRPr="006D2877" w:rsidDel="006E45AF">
          <w:delText>.</w:delText>
        </w:r>
      </w:del>
    </w:p>
    <w:p w14:paraId="4DD8A546" w14:textId="77777777" w:rsidR="000801E7" w:rsidRPr="006D2877" w:rsidRDefault="000801E7" w:rsidP="00253E03">
      <w:pPr>
        <w:pStyle w:val="par3"/>
        <w:spacing w:after="240"/>
      </w:pPr>
      <w:r w:rsidRPr="006D2877">
        <w:t>3.04(1)(f)(ii)</w:t>
      </w:r>
      <w:r w:rsidRPr="006D2877">
        <w:tab/>
        <w:t xml:space="preserve">Documented content knowledge in </w:t>
      </w:r>
      <w:del w:id="2010" w:author="Author">
        <w:r w:rsidRPr="006D2877" w:rsidDel="006E45AF">
          <w:delText xml:space="preserve">these areas: </w:delText>
        </w:r>
      </w:del>
      <w:r w:rsidRPr="006D2877">
        <w:t>child development, language development, curriculum, teaching and tutoring methods, deafness</w:t>
      </w:r>
      <w:ins w:id="2011" w:author="Author">
        <w:r w:rsidR="006E45AF">
          <w:t>,</w:t>
        </w:r>
      </w:ins>
      <w:r w:rsidRPr="006D2877">
        <w:t xml:space="preserve"> and the educational process for deaf children.</w:t>
      </w:r>
    </w:p>
    <w:p w14:paraId="0B493B29" w14:textId="77777777" w:rsidR="000801E7" w:rsidRDefault="000801E7" w:rsidP="00253E03">
      <w:pPr>
        <w:pStyle w:val="upar4"/>
        <w:spacing w:after="240"/>
      </w:pPr>
      <w:r>
        <w:t xml:space="preserve">The </w:t>
      </w:r>
      <w:del w:id="2012" w:author="Author">
        <w:r w:rsidDel="00555710">
          <w:delText xml:space="preserve">Colorado </w:delText>
        </w:r>
      </w:del>
      <w:r>
        <w:t xml:space="preserve">Department </w:t>
      </w:r>
      <w:del w:id="2013" w:author="Author">
        <w:r w:rsidDel="007E2716">
          <w:delText xml:space="preserve">of Education </w:delText>
        </w:r>
        <w:r w:rsidDel="00555710">
          <w:delText xml:space="preserve">will </w:delText>
        </w:r>
      </w:del>
      <w:ins w:id="2014" w:author="Author">
        <w:r w:rsidR="00555710">
          <w:t xml:space="preserve">shall </w:t>
        </w:r>
      </w:ins>
      <w:r>
        <w:t>provide guidelines for the implementation of these minimum standards.</w:t>
      </w:r>
    </w:p>
    <w:p w14:paraId="136F4760" w14:textId="77777777" w:rsidR="000801E7" w:rsidDel="002538C9" w:rsidRDefault="000801E7" w:rsidP="00253E03">
      <w:pPr>
        <w:pStyle w:val="par1"/>
        <w:spacing w:after="240"/>
        <w:rPr>
          <w:del w:id="2015" w:author="Author"/>
        </w:rPr>
      </w:pPr>
      <w:del w:id="2016" w:author="Author">
        <w:r w:rsidDel="002538C9">
          <w:delText>3.04(2)</w:delText>
        </w:r>
        <w:r w:rsidDel="002538C9">
          <w:tab/>
          <w:delText>[Expired 05/15/2014 per House Bill 14-1123]</w:delText>
        </w:r>
      </w:del>
    </w:p>
    <w:p w14:paraId="2F11D92F" w14:textId="77777777" w:rsidR="000801E7" w:rsidRDefault="000801E7" w:rsidP="00253E03">
      <w:pPr>
        <w:pStyle w:val="par1"/>
        <w:spacing w:after="240"/>
      </w:pPr>
      <w:r>
        <w:t>3.04(3)</w:t>
      </w:r>
      <w:r>
        <w:tab/>
        <w:t xml:space="preserve">Temporary Educator Eligibility </w:t>
      </w:r>
      <w:del w:id="2017" w:author="Author">
        <w:r w:rsidDel="00555710">
          <w:delText xml:space="preserve">(TEE) </w:delText>
        </w:r>
      </w:del>
      <w:r>
        <w:t>Authorization</w:t>
      </w:r>
      <w:del w:id="2018" w:author="Author">
        <w:r w:rsidDel="00555710">
          <w:delText xml:space="preserve"> </w:delText>
        </w:r>
      </w:del>
      <w:r>
        <w:t>/</w:t>
      </w:r>
      <w:del w:id="2019" w:author="Author">
        <w:r w:rsidDel="00555710">
          <w:delText xml:space="preserve"> </w:delText>
        </w:r>
      </w:del>
      <w:r>
        <w:t>Special Education Temporary Authorization</w:t>
      </w:r>
      <w:del w:id="2020" w:author="Author">
        <w:r w:rsidDel="00555710">
          <w:delText xml:space="preserve"> (SETA)</w:delText>
        </w:r>
      </w:del>
    </w:p>
    <w:p w14:paraId="5AC5B976" w14:textId="77777777" w:rsidR="000801E7" w:rsidRDefault="000801E7" w:rsidP="00253E03">
      <w:pPr>
        <w:pStyle w:val="upar2"/>
        <w:spacing w:after="240"/>
      </w:pPr>
      <w:r>
        <w:t xml:space="preserve">Authorization for Temporary Educator Eligibility (TEE) for staff providing special education and related services to students with disabilities shall be formally referred to as Special Education Temporary Authorization (SETA) and conducted in accordance with </w:t>
      </w:r>
      <w:ins w:id="2021" w:author="Author">
        <w:r w:rsidR="00555710">
          <w:t>s</w:t>
        </w:r>
      </w:ins>
      <w:del w:id="2022" w:author="Author">
        <w:r w:rsidDel="00555710">
          <w:delText>S</w:delText>
        </w:r>
      </w:del>
      <w:r>
        <w:t>ection 4.13 of the Rules for the Colorado Educator Licensing Act of 1991</w:t>
      </w:r>
      <w:ins w:id="2023" w:author="Author">
        <w:r w:rsidR="00555710">
          <w:t>,</w:t>
        </w:r>
      </w:ins>
      <w:r>
        <w:t xml:space="preserve"> at 1 CCR 301-37, 2260.5-R-4.13.</w:t>
      </w:r>
    </w:p>
    <w:p w14:paraId="6E68D874" w14:textId="77777777" w:rsidR="000801E7" w:rsidRDefault="000801E7" w:rsidP="00253E03">
      <w:pPr>
        <w:pStyle w:val="Heading3"/>
        <w:spacing w:after="240"/>
      </w:pPr>
      <w:r>
        <w:t>3.05</w:t>
      </w:r>
      <w:r>
        <w:tab/>
        <w:t>Staff Development</w:t>
      </w:r>
    </w:p>
    <w:p w14:paraId="4744CC42" w14:textId="77777777" w:rsidR="000801E7" w:rsidRPr="00CA3ADF" w:rsidRDefault="000801E7" w:rsidP="00253E03">
      <w:pPr>
        <w:pStyle w:val="upar1"/>
        <w:spacing w:after="240"/>
        <w:rPr>
          <w:highlight w:val="yellow"/>
          <w:rPrChange w:id="2024" w:author="Author">
            <w:rPr/>
          </w:rPrChange>
        </w:rPr>
      </w:pPr>
      <w:del w:id="2025" w:author="Author">
        <w:r w:rsidDel="00555710">
          <w:delText>Administrative units</w:delText>
        </w:r>
      </w:del>
      <w:commentRangeStart w:id="2026"/>
      <w:ins w:id="2027" w:author="Author">
        <w:r w:rsidR="00555710">
          <w:t>AUs</w:t>
        </w:r>
      </w:ins>
      <w:r>
        <w:t xml:space="preserve"> and approved facility schools </w:t>
      </w:r>
      <w:commentRangeEnd w:id="2026"/>
      <w:r w:rsidR="00D82E5E">
        <w:rPr>
          <w:rStyle w:val="CommentReference"/>
          <w:sz w:val="24"/>
          <w:szCs w:val="24"/>
        </w:rPr>
        <w:commentReference w:id="2026"/>
      </w:r>
      <w:r>
        <w:t xml:space="preserve">shall provide </w:t>
      </w:r>
      <w:del w:id="2028" w:author="Author">
        <w:r w:rsidDel="00555710">
          <w:delText xml:space="preserve">for </w:delText>
        </w:r>
      </w:del>
      <w:r>
        <w:t xml:space="preserve">staff development </w:t>
      </w:r>
      <w:ins w:id="2029" w:author="Author">
        <w:r w:rsidR="00555710">
          <w:t xml:space="preserve">opportunities </w:t>
        </w:r>
      </w:ins>
      <w:r>
        <w:t xml:space="preserve">to </w:t>
      </w:r>
      <w:del w:id="2030" w:author="Author">
        <w:r w:rsidDel="00555710">
          <w:delText>assure opportunities for</w:delText>
        </w:r>
      </w:del>
      <w:ins w:id="2031" w:author="Author">
        <w:r w:rsidR="00555710">
          <w:t>promote</w:t>
        </w:r>
      </w:ins>
      <w:r>
        <w:t xml:space="preserve"> appropriate educational services to children with disabilities</w:t>
      </w:r>
      <w:ins w:id="2032" w:author="Author">
        <w:r w:rsidR="00555710">
          <w:t xml:space="preserve"> and compliance with these Rules</w:t>
        </w:r>
      </w:ins>
      <w:r>
        <w:t>.</w:t>
      </w:r>
    </w:p>
    <w:p w14:paraId="355CCC08" w14:textId="77777777" w:rsidR="000801E7" w:rsidRDefault="000801E7" w:rsidP="00253E03">
      <w:pPr>
        <w:pStyle w:val="par1"/>
        <w:spacing w:after="240"/>
      </w:pPr>
      <w:r>
        <w:lastRenderedPageBreak/>
        <w:t>3.05(1)</w:t>
      </w:r>
      <w:r>
        <w:tab/>
        <w:t>Opportunities for staff development shall be provided to foster the continuing development of the awareness, skills</w:t>
      </w:r>
      <w:ins w:id="2033" w:author="Author">
        <w:r w:rsidR="00555710">
          <w:t>,</w:t>
        </w:r>
      </w:ins>
      <w:r>
        <w:t xml:space="preserve"> and knowledge of each staff member.</w:t>
      </w:r>
    </w:p>
    <w:p w14:paraId="440C1065" w14:textId="77777777" w:rsidR="000801E7" w:rsidRDefault="000801E7" w:rsidP="00253E03">
      <w:pPr>
        <w:pStyle w:val="par2"/>
        <w:spacing w:after="240"/>
      </w:pPr>
      <w:r>
        <w:t>3.05(1)(a)</w:t>
      </w:r>
      <w:r>
        <w:tab/>
        <w:t>Opportunities for staff development shall be furnished to all staff providing direct or indirect services to children with disabilities.</w:t>
      </w:r>
    </w:p>
    <w:p w14:paraId="1DDDC318" w14:textId="77777777" w:rsidR="000801E7" w:rsidRDefault="000801E7" w:rsidP="00253E03">
      <w:pPr>
        <w:pStyle w:val="par2"/>
        <w:spacing w:after="240"/>
      </w:pPr>
      <w:r>
        <w:t>3.05(1)(b)</w:t>
      </w:r>
      <w:r>
        <w:tab/>
        <w:t>Opportunities for staff development activities shall be designed to bring about changes in knowledge, attitudes, actual performance skills</w:t>
      </w:r>
      <w:ins w:id="2034" w:author="Author">
        <w:r w:rsidR="00555710">
          <w:t>,</w:t>
        </w:r>
      </w:ins>
      <w:r>
        <w:t xml:space="preserve"> and interpersonal relations of staff members.</w:t>
      </w:r>
    </w:p>
    <w:p w14:paraId="5F921F5F" w14:textId="77777777" w:rsidR="000801E7" w:rsidRDefault="000801E7" w:rsidP="00253E03">
      <w:pPr>
        <w:pStyle w:val="par1"/>
        <w:spacing w:after="240"/>
      </w:pPr>
      <w:r>
        <w:t>3.05(2)</w:t>
      </w:r>
      <w:r>
        <w:tab/>
        <w:t>Staff development shall include an evaluation component to determine its effectiveness.</w:t>
      </w:r>
    </w:p>
    <w:p w14:paraId="03CA6D6F" w14:textId="23464E3D" w:rsidR="000801E7" w:rsidRDefault="000801E7" w:rsidP="00253E03">
      <w:pPr>
        <w:pStyle w:val="Heading3"/>
        <w:spacing w:after="240"/>
        <w:rPr>
          <w:del w:id="2035" w:author="Author"/>
        </w:rPr>
      </w:pPr>
      <w:commentRangeStart w:id="2036"/>
      <w:del w:id="2037" w:author="Author">
        <w:r>
          <w:delText>3.06</w:delText>
        </w:r>
        <w:r>
          <w:tab/>
          <w:delText>Program Evaluation</w:delText>
        </w:r>
      </w:del>
    </w:p>
    <w:p w14:paraId="07D500B6" w14:textId="0EEBB9F9" w:rsidR="000801E7" w:rsidRDefault="000801E7" w:rsidP="00253E03">
      <w:pPr>
        <w:pStyle w:val="upar1"/>
        <w:spacing w:after="240"/>
        <w:rPr>
          <w:del w:id="2038" w:author="Author"/>
        </w:rPr>
      </w:pPr>
      <w:del w:id="2039" w:author="Author">
        <w:r>
          <w:delText xml:space="preserve">Each </w:delText>
        </w:r>
        <w:r w:rsidDel="00555710">
          <w:delText>administrative unit</w:delText>
        </w:r>
      </w:del>
      <w:ins w:id="2040" w:author="Author">
        <w:del w:id="2041" w:author="Author">
          <w:r w:rsidR="00555710">
            <w:delText>AU</w:delText>
          </w:r>
        </w:del>
      </w:ins>
      <w:del w:id="2042" w:author="Author">
        <w:r>
          <w:delText xml:space="preserve"> </w:delText>
        </w:r>
        <w:r w:rsidRPr="00CA3ADF">
          <w:rPr>
            <w:highlight w:val="magenta"/>
            <w:rPrChange w:id="2043" w:author="Author">
              <w:rPr/>
            </w:rPrChange>
          </w:rPr>
          <w:delText>or approved facility school</w:delText>
        </w:r>
        <w:r>
          <w:delText xml:space="preserve"> shall maintain records of results of all qualitative and quantitative evaluations of special education services rendered. Evaluations of special education services shall occur annually and within a period of five years systematically cover aspects of services to children with disabilities. Such evaluations shall review</w:delText>
        </w:r>
      </w:del>
      <w:ins w:id="2044" w:author="Author">
        <w:del w:id="2045" w:author="Author">
          <w:r w:rsidR="00555710">
            <w:delText xml:space="preserve"> the</w:delText>
          </w:r>
        </w:del>
      </w:ins>
      <w:del w:id="2046" w:author="Author">
        <w:r>
          <w:delText>:</w:delText>
        </w:r>
      </w:del>
    </w:p>
    <w:p w14:paraId="1189013D" w14:textId="6F46FADA" w:rsidR="000801E7" w:rsidRDefault="000801E7" w:rsidP="00253E03">
      <w:pPr>
        <w:pStyle w:val="par1"/>
        <w:spacing w:after="240"/>
        <w:rPr>
          <w:del w:id="2047" w:author="Author"/>
        </w:rPr>
      </w:pPr>
      <w:del w:id="2048" w:author="Author">
        <w:r>
          <w:delText>3.06(1)</w:delText>
        </w:r>
        <w:r>
          <w:tab/>
          <w:delText xml:space="preserve">Extent to which </w:delText>
        </w:r>
      </w:del>
      <w:ins w:id="2049" w:author="Author">
        <w:del w:id="2050" w:author="Author">
          <w:r w:rsidR="05826E47" w:rsidDel="007F0687">
            <w:delText xml:space="preserve">effective </w:delText>
          </w:r>
        </w:del>
      </w:ins>
      <w:del w:id="2051" w:author="Author">
        <w:r>
          <w:delText>quality special education policies</w:delText>
        </w:r>
      </w:del>
      <w:ins w:id="2052" w:author="Author">
        <w:del w:id="2053" w:author="Author">
          <w:r w:rsidR="29FB7297" w:rsidDel="007F0687">
            <w:delText>, procedures,</w:delText>
          </w:r>
        </w:del>
      </w:ins>
      <w:del w:id="2054" w:author="Author">
        <w:r>
          <w:delText xml:space="preserve"> and practices are </w:delText>
        </w:r>
      </w:del>
      <w:ins w:id="2055" w:author="Author">
        <w:del w:id="2056" w:author="Author">
          <w:r w:rsidR="5C932748" w:rsidDel="007F0687">
            <w:delText>implemented</w:delText>
          </w:r>
        </w:del>
      </w:ins>
      <w:del w:id="2057" w:author="Author">
        <w:r w:rsidDel="007F0687">
          <w:delText>in</w:delText>
        </w:r>
        <w:r>
          <w:delText xml:space="preserve"> place</w:delText>
        </w:r>
      </w:del>
      <w:ins w:id="2058" w:author="Author">
        <w:del w:id="2059" w:author="Author">
          <w:r w:rsidR="29BAE429" w:rsidDel="007F0687">
            <w:delText xml:space="preserve">, </w:delText>
          </w:r>
        </w:del>
      </w:ins>
      <w:del w:id="2060" w:author="Author">
        <w:r>
          <w:delText xml:space="preserve"> and where improvements can occur</w:delText>
        </w:r>
      </w:del>
      <w:ins w:id="2061" w:author="Author">
        <w:del w:id="2062" w:author="Author">
          <w:r w:rsidR="00555710">
            <w:delText>; and</w:delText>
          </w:r>
        </w:del>
      </w:ins>
      <w:del w:id="2063" w:author="Author">
        <w:r w:rsidDel="00555710">
          <w:delText>.</w:delText>
        </w:r>
      </w:del>
    </w:p>
    <w:p w14:paraId="500140B3" w14:textId="67857EAC" w:rsidR="000801E7" w:rsidRDefault="000801E7" w:rsidP="00253E03">
      <w:pPr>
        <w:pStyle w:val="par1"/>
        <w:spacing w:after="240"/>
        <w:rPr>
          <w:del w:id="2064" w:author="Author"/>
        </w:rPr>
      </w:pPr>
      <w:del w:id="2065" w:author="Author">
        <w:r>
          <w:delText>3.06(2)</w:delText>
        </w:r>
        <w:r>
          <w:tab/>
          <w:delText xml:space="preserve">Degree to which </w:delText>
        </w:r>
      </w:del>
      <w:ins w:id="2066" w:author="Author">
        <w:del w:id="2067" w:author="Author">
          <w:r w:rsidR="13211769" w:rsidDel="007F0687">
            <w:delText>the AU or approved facility school is impr</w:delText>
          </w:r>
          <w:r w:rsidR="210542B5" w:rsidDel="007F0687">
            <w:delText>oving</w:delText>
          </w:r>
          <w:r w:rsidR="13211769" w:rsidDel="007F0687">
            <w:delText xml:space="preserve"> educat</w:delText>
          </w:r>
          <w:r w:rsidR="6F5A8750" w:rsidDel="007F0687">
            <w:delText>ional</w:delText>
          </w:r>
          <w:r w:rsidR="13211769" w:rsidDel="007F0687">
            <w:delText xml:space="preserve"> results and functional outcomes for </w:delText>
          </w:r>
          <w:r w:rsidR="70BB998B" w:rsidDel="007F0687">
            <w:delText xml:space="preserve">all </w:delText>
          </w:r>
        </w:del>
      </w:ins>
      <w:del w:id="2068" w:author="Author">
        <w:r>
          <w:delText>children with disabilities</w:delText>
        </w:r>
      </w:del>
      <w:ins w:id="2069" w:author="Author">
        <w:del w:id="2070" w:author="Author">
          <w:r w:rsidR="6EE85718" w:rsidDel="007F0687">
            <w:delText>,</w:delText>
          </w:r>
        </w:del>
      </w:ins>
      <w:del w:id="2071" w:author="Author">
        <w:r>
          <w:delText xml:space="preserve"> are achieving their individual goals</w:delText>
        </w:r>
      </w:del>
      <w:ins w:id="2072" w:author="Author">
        <w:del w:id="2073" w:author="Author">
          <w:r w:rsidR="00555710">
            <w:delText>,</w:delText>
          </w:r>
        </w:del>
      </w:ins>
      <w:del w:id="2074" w:author="Author">
        <w:r>
          <w:delText xml:space="preserve"> as well as school, district, and state standards and student outcomes.</w:delText>
        </w:r>
      </w:del>
      <w:commentRangeEnd w:id="2036"/>
      <w:r w:rsidR="00D82E5E">
        <w:rPr>
          <w:rStyle w:val="CommentReference"/>
          <w:sz w:val="24"/>
          <w:szCs w:val="24"/>
        </w:rPr>
        <w:commentReference w:id="2036"/>
      </w:r>
    </w:p>
    <w:p w14:paraId="5B1BEE10" w14:textId="77777777" w:rsidR="000801E7" w:rsidRDefault="000801E7" w:rsidP="00253E03">
      <w:pPr>
        <w:pStyle w:val="Heading2"/>
        <w:spacing w:after="240"/>
      </w:pPr>
      <w:r>
        <w:t>4.00</w:t>
      </w:r>
      <w:r>
        <w:tab/>
        <w:t xml:space="preserve">CHILD FIND, EVALUATIONS, ELIGIBILITY DETERMINATIONS, </w:t>
      </w:r>
      <w:del w:id="2075" w:author="Author">
        <w:r w:rsidDel="002E3153">
          <w:delText>INDIVIDUALIZED EDUCATION PROGRAMS</w:delText>
        </w:r>
      </w:del>
      <w:ins w:id="2076" w:author="Author">
        <w:r w:rsidR="002E3153">
          <w:t>IEPs</w:t>
        </w:r>
      </w:ins>
      <w:r>
        <w:t>, AND EDUCATIONAL PLACEMENTS</w:t>
      </w:r>
    </w:p>
    <w:p w14:paraId="5988D040" w14:textId="77777777" w:rsidR="000801E7" w:rsidRDefault="000801E7" w:rsidP="00253E03">
      <w:pPr>
        <w:pStyle w:val="Heading3"/>
        <w:spacing w:after="240"/>
      </w:pPr>
      <w:r>
        <w:t>4.01</w:t>
      </w:r>
      <w:r>
        <w:tab/>
        <w:t>Parental Consent</w:t>
      </w:r>
    </w:p>
    <w:p w14:paraId="70AA0B6D" w14:textId="77777777" w:rsidR="000801E7" w:rsidRDefault="000801E7" w:rsidP="00253E03">
      <w:pPr>
        <w:pStyle w:val="upar1"/>
        <w:spacing w:after="240"/>
      </w:pPr>
      <w:r>
        <w:t>Except for IDEA Part C Child Find, the parental consent requirements and procedures set forth in 34 C</w:t>
      </w:r>
      <w:ins w:id="2077" w:author="Author">
        <w:r w:rsidR="00555710">
          <w:t>.</w:t>
        </w:r>
      </w:ins>
      <w:r>
        <w:t>F</w:t>
      </w:r>
      <w:ins w:id="2078" w:author="Author">
        <w:r w:rsidR="00555710">
          <w:t>.</w:t>
        </w:r>
      </w:ins>
      <w:r>
        <w:t>R</w:t>
      </w:r>
      <w:ins w:id="2079" w:author="Author">
        <w:r w:rsidR="00555710">
          <w:t>.</w:t>
        </w:r>
      </w:ins>
      <w:r>
        <w:t xml:space="preserve"> §</w:t>
      </w:r>
      <w:ins w:id="2080" w:author="Author">
        <w:r w:rsidR="00555710">
          <w:t xml:space="preserve"> </w:t>
        </w:r>
      </w:ins>
      <w:r>
        <w:t xml:space="preserve">300.300 shall apply in their entirety to </w:t>
      </w:r>
      <w:del w:id="2081" w:author="Author">
        <w:r w:rsidDel="00555710">
          <w:delText>this S</w:delText>
        </w:r>
      </w:del>
      <w:ins w:id="2082" w:author="Author">
        <w:r w:rsidR="00555710">
          <w:t>s</w:t>
        </w:r>
      </w:ins>
      <w:r>
        <w:t>ection 4.00</w:t>
      </w:r>
      <w:ins w:id="2083" w:author="Author">
        <w:r w:rsidR="00555710">
          <w:t xml:space="preserve"> of these Rules</w:t>
        </w:r>
      </w:ins>
      <w:r>
        <w:t>.</w:t>
      </w:r>
    </w:p>
    <w:p w14:paraId="46854F2E" w14:textId="77777777" w:rsidR="000801E7" w:rsidRDefault="000801E7" w:rsidP="00253E03">
      <w:pPr>
        <w:pStyle w:val="Heading3"/>
        <w:spacing w:after="240"/>
      </w:pPr>
      <w:r>
        <w:t>4.02</w:t>
      </w:r>
      <w:r>
        <w:tab/>
        <w:t>Child Identification Process</w:t>
      </w:r>
    </w:p>
    <w:p w14:paraId="033B77D9" w14:textId="77777777" w:rsidR="00126F96" w:rsidRDefault="000801E7" w:rsidP="00253E03">
      <w:pPr>
        <w:pStyle w:val="par1"/>
        <w:spacing w:after="240"/>
      </w:pPr>
      <w:r>
        <w:t>4.02(1)</w:t>
      </w:r>
      <w:r>
        <w:tab/>
        <w:t xml:space="preserve">General </w:t>
      </w:r>
      <w:ins w:id="2084" w:author="Author">
        <w:r w:rsidR="00A85951">
          <w:t>r</w:t>
        </w:r>
      </w:ins>
      <w:del w:id="2085" w:author="Author">
        <w:r w:rsidDel="00A85951">
          <w:delText>R</w:delText>
        </w:r>
      </w:del>
      <w:r>
        <w:t>equirements</w:t>
      </w:r>
    </w:p>
    <w:p w14:paraId="1B717509" w14:textId="77777777" w:rsidR="000801E7" w:rsidRDefault="000801E7" w:rsidP="00253E03">
      <w:pPr>
        <w:pStyle w:val="par2"/>
        <w:spacing w:after="240"/>
      </w:pPr>
      <w:r>
        <w:lastRenderedPageBreak/>
        <w:t>4.02(1)(a)</w:t>
      </w:r>
      <w:r>
        <w:tab/>
        <w:t xml:space="preserve">Administrative </w:t>
      </w:r>
      <w:ins w:id="2086" w:author="Author">
        <w:r w:rsidR="00A85951">
          <w:t>u</w:t>
        </w:r>
      </w:ins>
      <w:del w:id="2087" w:author="Author">
        <w:r w:rsidDel="00A85951">
          <w:delText>U</w:delText>
        </w:r>
      </w:del>
      <w:r>
        <w:t>nits</w:t>
      </w:r>
      <w:del w:id="2088" w:author="Author">
        <w:r w:rsidDel="00C33BFC">
          <w:delText>.</w:delText>
        </w:r>
      </w:del>
    </w:p>
    <w:p w14:paraId="6AA38C66" w14:textId="77777777" w:rsidR="000801E7" w:rsidRDefault="000801E7" w:rsidP="00253E03">
      <w:pPr>
        <w:pStyle w:val="upar3"/>
        <w:spacing w:after="240"/>
      </w:pPr>
      <w:r>
        <w:t xml:space="preserve">Each </w:t>
      </w:r>
      <w:del w:id="2089" w:author="Author">
        <w:r w:rsidDel="00555710">
          <w:delText>administrative unit</w:delText>
        </w:r>
      </w:del>
      <w:ins w:id="2090" w:author="Author">
        <w:r w:rsidR="00555710">
          <w:t>AU</w:t>
        </w:r>
      </w:ins>
      <w:r>
        <w:t xml:space="preserve"> shall develop and implement procedures for locating, identifying</w:t>
      </w:r>
      <w:ins w:id="2091" w:author="Author">
        <w:r w:rsidR="00555710">
          <w:t>,</w:t>
        </w:r>
      </w:ins>
      <w:r>
        <w:t xml:space="preserve"> and evaluating all children ages three to 21 who may have a disability and are</w:t>
      </w:r>
      <w:r w:rsidR="004072CD">
        <w:t xml:space="preserve"> </w:t>
      </w:r>
      <w:r>
        <w:t xml:space="preserve">eligible for special education services under IDEA Part B (ages </w:t>
      </w:r>
      <w:ins w:id="2092" w:author="Author">
        <w:r w:rsidR="00C33BFC">
          <w:t>three</w:t>
        </w:r>
      </w:ins>
      <w:del w:id="2093" w:author="Author">
        <w:r w:rsidDel="00C33BFC">
          <w:delText>3</w:delText>
        </w:r>
      </w:del>
      <w:r>
        <w:t xml:space="preserve"> to 21) even though such children are advancing from grade to grade. Such procedures shall be available throughout the year to all children</w:t>
      </w:r>
      <w:ins w:id="2094" w:author="Author">
        <w:r w:rsidR="00C33BFC">
          <w:t xml:space="preserve"> –</w:t>
        </w:r>
      </w:ins>
      <w:r>
        <w:t xml:space="preserve"> including children who have not yet entered school, children who discontinue their education, children who are attending private schools, children whose parents choose home</w:t>
      </w:r>
      <w:del w:id="2095" w:author="Author">
        <w:r w:rsidDel="00C33BFC">
          <w:delText xml:space="preserve"> </w:delText>
        </w:r>
      </w:del>
      <w:r>
        <w:t>schooling, children who are wards of the State</w:t>
      </w:r>
      <w:ins w:id="2096" w:author="Author">
        <w:r w:rsidR="00C33BFC">
          <w:t>,</w:t>
        </w:r>
      </w:ins>
      <w:r>
        <w:t xml:space="preserve"> </w:t>
      </w:r>
      <w:ins w:id="2097" w:author="Author">
        <w:r w:rsidR="00C33BFC">
          <w:t>and</w:t>
        </w:r>
      </w:ins>
      <w:del w:id="2098" w:author="Author">
        <w:r w:rsidDel="00C33BFC">
          <w:delText>or</w:delText>
        </w:r>
      </w:del>
      <w:r>
        <w:t xml:space="preserve"> children who are highly mobile (</w:t>
      </w:r>
      <w:del w:id="2099" w:author="Author">
        <w:r w:rsidDel="00C33BFC">
          <w:delText>such as</w:delText>
        </w:r>
      </w:del>
      <w:ins w:id="2100" w:author="Author">
        <w:r w:rsidR="00C33BFC">
          <w:t>e.g.,</w:t>
        </w:r>
      </w:ins>
      <w:r>
        <w:t xml:space="preserve"> migrant or homeless children)</w:t>
      </w:r>
      <w:ins w:id="2101" w:author="Author">
        <w:r w:rsidR="00C33BFC">
          <w:t xml:space="preserve"> – who </w:t>
        </w:r>
      </w:ins>
      <w:del w:id="2102" w:author="Author">
        <w:r w:rsidDel="00C33BFC">
          <w:delText xml:space="preserve"> and </w:delText>
        </w:r>
      </w:del>
      <w:r>
        <w:t>may be suspected of having a disability.</w:t>
      </w:r>
    </w:p>
    <w:p w14:paraId="1F4E0364" w14:textId="77777777" w:rsidR="000801E7" w:rsidRDefault="000801E7" w:rsidP="00253E03">
      <w:pPr>
        <w:pStyle w:val="par3"/>
        <w:spacing w:after="240"/>
      </w:pPr>
      <w:r>
        <w:t>4.02(1)(a)(ii)</w:t>
      </w:r>
      <w:r>
        <w:tab/>
        <w:t>IDEA Part B Child Identification</w:t>
      </w:r>
    </w:p>
    <w:p w14:paraId="0EE4E11B" w14:textId="77777777" w:rsidR="000801E7" w:rsidRDefault="00F20D72" w:rsidP="00253E03">
      <w:pPr>
        <w:pStyle w:val="upar4"/>
        <w:spacing w:after="240"/>
      </w:pPr>
      <w:ins w:id="2103" w:author="Author">
        <w:r>
          <w:t xml:space="preserve">IDEA </w:t>
        </w:r>
      </w:ins>
      <w:r w:rsidR="000801E7">
        <w:t xml:space="preserve">Part B child identification shall include </w:t>
      </w:r>
      <w:ins w:id="2104" w:author="Author">
        <w:r w:rsidR="00416BBE">
          <w:t>C</w:t>
        </w:r>
      </w:ins>
      <w:del w:id="2105" w:author="Author">
        <w:r w:rsidR="000801E7" w:rsidDel="00416BBE">
          <w:delText>c</w:delText>
        </w:r>
      </w:del>
      <w:r w:rsidR="000801E7">
        <w:t xml:space="preserve">hild </w:t>
      </w:r>
      <w:ins w:id="2106" w:author="Author">
        <w:r w:rsidR="00416BBE">
          <w:t>F</w:t>
        </w:r>
      </w:ins>
      <w:del w:id="2107" w:author="Author">
        <w:r w:rsidR="000801E7" w:rsidDel="00416BBE">
          <w:delText>f</w:delText>
        </w:r>
      </w:del>
      <w:r w:rsidR="000801E7">
        <w:t xml:space="preserve">ind, special education referral, initial evaluation, and determination of disability and eligibility for special education. Child identification shall be the responsibility of the </w:t>
      </w:r>
      <w:del w:id="2108" w:author="Author">
        <w:r w:rsidR="000801E7" w:rsidDel="00C33BFC">
          <w:delText>administrative unit</w:delText>
        </w:r>
      </w:del>
      <w:ins w:id="2109" w:author="Author">
        <w:r w:rsidR="00C33BFC">
          <w:t>AU</w:t>
        </w:r>
      </w:ins>
      <w:r w:rsidR="000801E7">
        <w:t xml:space="preserve"> in which the child attends public or private school or, if (s)he is not enrolled in school, it shall be the responsibility of the </w:t>
      </w:r>
      <w:del w:id="2110" w:author="Author">
        <w:r w:rsidR="000801E7" w:rsidDel="00C33BFC">
          <w:delText>administrative unit</w:delText>
        </w:r>
      </w:del>
      <w:ins w:id="2111" w:author="Author">
        <w:r w:rsidR="00C33BFC">
          <w:t>AU</w:t>
        </w:r>
      </w:ins>
      <w:r w:rsidR="000801E7">
        <w:t xml:space="preserve"> in which the child resides. For children ages </w:t>
      </w:r>
      <w:del w:id="2112" w:author="Author">
        <w:r w:rsidR="000801E7" w:rsidDel="00C33BFC">
          <w:delText xml:space="preserve">3 </w:delText>
        </w:r>
      </w:del>
      <w:ins w:id="2113" w:author="Author">
        <w:r w:rsidR="00C33BFC">
          <w:t xml:space="preserve">three </w:t>
        </w:r>
      </w:ins>
      <w:r w:rsidR="000801E7">
        <w:t xml:space="preserve">to 21 under IDEA Part B, child identification shall be consistent with </w:t>
      </w:r>
      <w:ins w:id="2114" w:author="Author">
        <w:r w:rsidR="00C33BFC">
          <w:t>s</w:t>
        </w:r>
      </w:ins>
      <w:del w:id="2115" w:author="Author">
        <w:r w:rsidR="000801E7" w:rsidDel="00C33BFC">
          <w:delText>S</w:delText>
        </w:r>
      </w:del>
      <w:r w:rsidR="000801E7">
        <w:t>ections 4.01 and 4.02 of these Rules.</w:t>
      </w:r>
    </w:p>
    <w:p w14:paraId="7D9C911C" w14:textId="77777777" w:rsidR="000801E7" w:rsidRDefault="000801E7" w:rsidP="00253E03">
      <w:pPr>
        <w:pStyle w:val="par2"/>
        <w:spacing w:after="240"/>
      </w:pPr>
      <w:commentRangeStart w:id="2116"/>
      <w:r>
        <w:t>4.02(1)(b)</w:t>
      </w:r>
      <w:r>
        <w:tab/>
        <w:t>State-</w:t>
      </w:r>
      <w:ins w:id="2117" w:author="Author">
        <w:r w:rsidR="00A85951">
          <w:t>o</w:t>
        </w:r>
      </w:ins>
      <w:del w:id="2118" w:author="Author">
        <w:r w:rsidDel="00A85951">
          <w:delText>O</w:delText>
        </w:r>
      </w:del>
      <w:r>
        <w:t xml:space="preserve">perated </w:t>
      </w:r>
      <w:del w:id="2119" w:author="Author">
        <w:r w:rsidDel="00A85951">
          <w:delText>P</w:delText>
        </w:r>
      </w:del>
      <w:ins w:id="2120" w:author="Author">
        <w:r w:rsidR="00A85951">
          <w:t>p</w:t>
        </w:r>
      </w:ins>
      <w:r>
        <w:t>rograms</w:t>
      </w:r>
      <w:ins w:id="2121" w:author="Author">
        <w:r w:rsidR="00D278C4">
          <w:t xml:space="preserve"> (not including </w:t>
        </w:r>
        <w:r w:rsidR="009A487F">
          <w:t>CSDB</w:t>
        </w:r>
        <w:r w:rsidR="00D278C4">
          <w:t>)</w:t>
        </w:r>
      </w:ins>
      <w:del w:id="2122" w:author="Author">
        <w:r w:rsidDel="00416BBE">
          <w:delText xml:space="preserve"> – Part B Child Identification</w:delText>
        </w:r>
        <w:r w:rsidDel="00C33BFC">
          <w:delText>.</w:delText>
        </w:r>
      </w:del>
    </w:p>
    <w:p w14:paraId="7A77EA3C" w14:textId="77777777" w:rsidR="000801E7" w:rsidRDefault="000801E7" w:rsidP="00253E03">
      <w:pPr>
        <w:pStyle w:val="upar3"/>
        <w:spacing w:after="240"/>
      </w:pPr>
      <w:r>
        <w:t xml:space="preserve">For children for whom a state-operated program is responsible, as established in </w:t>
      </w:r>
      <w:ins w:id="2123" w:author="Author">
        <w:r w:rsidR="00416BBE">
          <w:t>s</w:t>
        </w:r>
      </w:ins>
      <w:del w:id="2124" w:author="Author">
        <w:r w:rsidDel="00416BBE">
          <w:delText>S</w:delText>
        </w:r>
      </w:del>
      <w:r>
        <w:t>ection 8.00 of these Rules, each state-operated program shall adopt and implement procedures for locating, identifying</w:t>
      </w:r>
      <w:ins w:id="2125" w:author="Author">
        <w:r w:rsidR="00416BBE">
          <w:t>,</w:t>
        </w:r>
      </w:ins>
      <w:r>
        <w:t xml:space="preserve"> and evaluating all children who may have a disability and be eligible for special education, even though they are advancing from grade to grade. Child identification, when used in connection with state-operated programs, includes relevant components of </w:t>
      </w:r>
      <w:ins w:id="2126" w:author="Author">
        <w:r w:rsidR="00416BBE">
          <w:t>C</w:t>
        </w:r>
      </w:ins>
      <w:del w:id="2127" w:author="Author">
        <w:r w:rsidDel="00416BBE">
          <w:delText>c</w:delText>
        </w:r>
      </w:del>
      <w:r>
        <w:t xml:space="preserve">hild </w:t>
      </w:r>
      <w:ins w:id="2128" w:author="Author">
        <w:r w:rsidR="00416BBE">
          <w:t>F</w:t>
        </w:r>
      </w:ins>
      <w:del w:id="2129" w:author="Author">
        <w:r w:rsidDel="00416BBE">
          <w:delText>f</w:delText>
        </w:r>
      </w:del>
      <w:r>
        <w:t>ind</w:t>
      </w:r>
      <w:ins w:id="2130" w:author="Author">
        <w:r w:rsidR="00416BBE">
          <w:t>, including</w:t>
        </w:r>
      </w:ins>
      <w:del w:id="2131" w:author="Author">
        <w:r w:rsidDel="00416BBE">
          <w:delText>;</w:delText>
        </w:r>
      </w:del>
      <w:r>
        <w:t xml:space="preserve"> special education referral</w:t>
      </w:r>
      <w:ins w:id="2132" w:author="Author">
        <w:r w:rsidR="00416BBE">
          <w:t>s,</w:t>
        </w:r>
      </w:ins>
      <w:del w:id="2133" w:author="Author">
        <w:r w:rsidDel="00416BBE">
          <w:delText>;</w:delText>
        </w:r>
      </w:del>
      <w:r>
        <w:t xml:space="preserve"> initial evaluation</w:t>
      </w:r>
      <w:ins w:id="2134" w:author="Author">
        <w:r w:rsidR="00416BBE">
          <w:t>,</w:t>
        </w:r>
      </w:ins>
      <w:del w:id="2135" w:author="Author">
        <w:r w:rsidDel="00416BBE">
          <w:delText>;</w:delText>
        </w:r>
      </w:del>
      <w:r>
        <w:t xml:space="preserve"> and determination of disability and eligibility.</w:t>
      </w:r>
      <w:ins w:id="2136" w:author="Author">
        <w:r w:rsidR="00D278C4">
          <w:t xml:space="preserve"> </w:t>
        </w:r>
        <w:r w:rsidR="009A487F">
          <w:t>CSDB</w:t>
        </w:r>
        <w:r w:rsidR="00D278C4">
          <w:t xml:space="preserve"> is exempted from this Child Find requirement because students</w:t>
        </w:r>
        <w:r w:rsidR="001C17F2">
          <w:t xml:space="preserve">, prior to being admitted and enrolled to the school, must be identified as IDEA-eligible and have an IEP. </w:t>
        </w:r>
        <w:r w:rsidR="009A487F">
          <w:t>CSDB</w:t>
        </w:r>
        <w:r w:rsidR="001C17F2">
          <w:t xml:space="preserve"> remains responsible for Child Find with </w:t>
        </w:r>
        <w:r w:rsidR="001C17F2">
          <w:lastRenderedPageBreak/>
          <w:t>respect to locating and identifying current students with IEPs who may have an additional or different area of eligibility.</w:t>
        </w:r>
      </w:ins>
      <w:commentRangeEnd w:id="2116"/>
      <w:r w:rsidR="006D4A7A">
        <w:rPr>
          <w:rStyle w:val="CommentReference"/>
          <w:sz w:val="24"/>
          <w:szCs w:val="24"/>
        </w:rPr>
        <w:commentReference w:id="2116"/>
      </w:r>
    </w:p>
    <w:p w14:paraId="656204CB" w14:textId="77777777" w:rsidR="000801E7" w:rsidRDefault="000801E7" w:rsidP="00253E03">
      <w:pPr>
        <w:pStyle w:val="par2"/>
        <w:spacing w:after="240"/>
      </w:pPr>
      <w:r>
        <w:t>4.02(1)(c)</w:t>
      </w:r>
      <w:r>
        <w:tab/>
      </w:r>
      <w:del w:id="2137" w:author="Author">
        <w:r w:rsidDel="00CF14DE">
          <w:delText>Department of Early Childhood</w:delText>
        </w:r>
      </w:del>
      <w:ins w:id="2138" w:author="Author">
        <w:r w:rsidR="00CF14DE">
          <w:t>CDEC</w:t>
        </w:r>
      </w:ins>
      <w:r>
        <w:t xml:space="preserve"> Programs</w:t>
      </w:r>
      <w:del w:id="2139" w:author="Author">
        <w:r w:rsidDel="00416BBE">
          <w:delText xml:space="preserve"> – Part B Child Identification</w:delText>
        </w:r>
        <w:r w:rsidDel="00C33BFC">
          <w:delText>.</w:delText>
        </w:r>
      </w:del>
    </w:p>
    <w:p w14:paraId="7C5EC977" w14:textId="77777777" w:rsidR="009A7287" w:rsidRDefault="009A7287" w:rsidP="00253E03">
      <w:pPr>
        <w:pStyle w:val="upar3"/>
        <w:spacing w:after="240"/>
      </w:pPr>
      <w:r w:rsidRPr="009A7287">
        <w:t xml:space="preserve">The </w:t>
      </w:r>
      <w:del w:id="2140" w:author="Author">
        <w:r w:rsidRPr="009A7287" w:rsidDel="00416BBE">
          <w:delText xml:space="preserve">Colorado </w:delText>
        </w:r>
      </w:del>
      <w:r w:rsidRPr="009A7287">
        <w:t xml:space="preserve">Department </w:t>
      </w:r>
      <w:del w:id="2141" w:author="Author">
        <w:r w:rsidRPr="009A7287" w:rsidDel="00416BBE">
          <w:delText xml:space="preserve">of Education </w:delText>
        </w:r>
      </w:del>
      <w:r w:rsidRPr="009A7287">
        <w:t xml:space="preserve">is the </w:t>
      </w:r>
      <w:del w:id="2142" w:author="Author">
        <w:r w:rsidRPr="009A7287" w:rsidDel="00416BBE">
          <w:delText>state educational agency</w:delText>
        </w:r>
      </w:del>
      <w:ins w:id="2143" w:author="Author">
        <w:r w:rsidR="00416BBE">
          <w:t>SEA</w:t>
        </w:r>
      </w:ins>
      <w:r w:rsidRPr="009A7287">
        <w:t xml:space="preserve"> responsible for compliance with IDEA Part B and </w:t>
      </w:r>
      <w:ins w:id="2144" w:author="Author">
        <w:r w:rsidR="00C81D4C">
          <w:t xml:space="preserve">the </w:t>
        </w:r>
      </w:ins>
      <w:r w:rsidRPr="009A7287">
        <w:t xml:space="preserve">ECEA. </w:t>
      </w:r>
      <w:del w:id="2145" w:author="Author">
        <w:r w:rsidRPr="009A7287" w:rsidDel="00416BBE">
          <w:delText>Administrative Units</w:delText>
        </w:r>
      </w:del>
      <w:ins w:id="2146" w:author="Author">
        <w:r w:rsidR="00416BBE">
          <w:t>AUs</w:t>
        </w:r>
      </w:ins>
      <w:r w:rsidRPr="009A7287">
        <w:t xml:space="preserve"> are the </w:t>
      </w:r>
      <w:del w:id="2147" w:author="Author">
        <w:r w:rsidRPr="009A7287" w:rsidDel="00416BBE">
          <w:delText>local educational agencies</w:delText>
        </w:r>
      </w:del>
      <w:ins w:id="2148" w:author="Author">
        <w:r w:rsidR="00416BBE">
          <w:t>LEAs</w:t>
        </w:r>
      </w:ins>
      <w:r w:rsidRPr="009A7287">
        <w:t xml:space="preserve"> pursuant to IDEA Part B and ECEA and are responsible for initial evaluations. However, </w:t>
      </w:r>
      <w:del w:id="2149" w:author="Author">
        <w:r w:rsidRPr="009A7287" w:rsidDel="00416BBE">
          <w:delText>Department of Early Childhood</w:delText>
        </w:r>
      </w:del>
      <w:ins w:id="2150" w:author="Author">
        <w:r w:rsidR="00416BBE">
          <w:t>CDEC</w:t>
        </w:r>
      </w:ins>
      <w:r w:rsidRPr="009A7287">
        <w:t xml:space="preserve"> programs may receive information about preschool children that triggers Child Find identification and referral obligations. Each </w:t>
      </w:r>
      <w:del w:id="2151" w:author="Author">
        <w:r w:rsidRPr="009A7287" w:rsidDel="00416BBE">
          <w:delText>Department of Early Childhood</w:delText>
        </w:r>
      </w:del>
      <w:ins w:id="2152" w:author="Author">
        <w:r w:rsidR="00416BBE">
          <w:t>CDEC</w:t>
        </w:r>
      </w:ins>
      <w:r w:rsidRPr="009A7287">
        <w:t xml:space="preserve"> program shall comply with the Child Find identification and referral procedures established by the Department</w:t>
      </w:r>
      <w:del w:id="2153" w:author="Author">
        <w:r w:rsidRPr="009A7287" w:rsidDel="00416BBE">
          <w:delText xml:space="preserve"> of Education</w:delText>
        </w:r>
      </w:del>
      <w:r w:rsidRPr="009A7287">
        <w:t xml:space="preserve">. The </w:t>
      </w:r>
      <w:del w:id="2154" w:author="Author">
        <w:r w:rsidRPr="009A7287" w:rsidDel="00416BBE">
          <w:delText>administrative unit</w:delText>
        </w:r>
      </w:del>
      <w:ins w:id="2155" w:author="Author">
        <w:r w:rsidR="00416BBE">
          <w:t>AU</w:t>
        </w:r>
      </w:ins>
      <w:r w:rsidRPr="009A7287">
        <w:t xml:space="preserve"> shall remain responsible for all initial evaluation requirements.</w:t>
      </w:r>
    </w:p>
    <w:p w14:paraId="5B63E5BF" w14:textId="77777777" w:rsidR="000801E7" w:rsidRDefault="000801E7" w:rsidP="00253E03">
      <w:pPr>
        <w:pStyle w:val="par1"/>
        <w:spacing w:after="240"/>
      </w:pPr>
      <w:r>
        <w:t>4.02(2)</w:t>
      </w:r>
      <w:r>
        <w:tab/>
        <w:t>IDEA Part B Child Find</w:t>
      </w:r>
      <w:del w:id="2156" w:author="Author">
        <w:r w:rsidDel="005153DD">
          <w:delText>.</w:delText>
        </w:r>
      </w:del>
    </w:p>
    <w:p w14:paraId="2271B29F" w14:textId="77777777" w:rsidR="000801E7" w:rsidRDefault="000801E7" w:rsidP="00253E03">
      <w:pPr>
        <w:pStyle w:val="par2"/>
        <w:spacing w:after="240"/>
      </w:pPr>
      <w:r>
        <w:t>4.02(2)(a)</w:t>
      </w:r>
      <w:r>
        <w:tab/>
        <w:t>The IDEA Part B child find process shall:</w:t>
      </w:r>
    </w:p>
    <w:p w14:paraId="7EDE3641" w14:textId="77777777" w:rsidR="000801E7" w:rsidRDefault="000801E7" w:rsidP="00253E03">
      <w:pPr>
        <w:pStyle w:val="par3"/>
        <w:spacing w:after="240"/>
      </w:pPr>
      <w:r>
        <w:t>4.02(2)(a)(i)</w:t>
      </w:r>
      <w:r>
        <w:tab/>
        <w:t xml:space="preserve">Be a process designed to inform the public and to identify children ages </w:t>
      </w:r>
      <w:del w:id="2157" w:author="Author">
        <w:r w:rsidDel="005153DD">
          <w:delText xml:space="preserve">3 </w:delText>
        </w:r>
      </w:del>
      <w:ins w:id="2158" w:author="Author">
        <w:r w:rsidR="005153DD">
          <w:t xml:space="preserve">three </w:t>
        </w:r>
      </w:ins>
      <w:r>
        <w:t xml:space="preserve">to 21 who may be eligible to receive special education services. Notice shall be published or announced in newspapers or other media with adequate circulation to notify parents throughout the </w:t>
      </w:r>
      <w:del w:id="2159" w:author="Author">
        <w:r w:rsidDel="005153DD">
          <w:delText>administrative unit</w:delText>
        </w:r>
      </w:del>
      <w:ins w:id="2160" w:author="Author">
        <w:r w:rsidR="005153DD">
          <w:t>AU;</w:t>
        </w:r>
      </w:ins>
      <w:del w:id="2161" w:author="Author">
        <w:r w:rsidDel="005153DD">
          <w:delText>.</w:delText>
        </w:r>
      </w:del>
    </w:p>
    <w:p w14:paraId="2DD45A2B" w14:textId="77777777" w:rsidR="000801E7" w:rsidRDefault="000801E7" w:rsidP="00253E03">
      <w:pPr>
        <w:pStyle w:val="par3"/>
        <w:spacing w:after="240"/>
      </w:pPr>
      <w:r>
        <w:t>4.02(2)(a)(ii)</w:t>
      </w:r>
      <w:r>
        <w:tab/>
        <w:t>Be designed to utilize available resources within the community</w:t>
      </w:r>
      <w:ins w:id="2162" w:author="Author">
        <w:r w:rsidR="005153DD">
          <w:t>; and</w:t>
        </w:r>
      </w:ins>
      <w:del w:id="2163" w:author="Author">
        <w:r w:rsidDel="005153DD">
          <w:delText>.</w:delText>
        </w:r>
      </w:del>
    </w:p>
    <w:p w14:paraId="4693F585" w14:textId="77777777" w:rsidR="000801E7" w:rsidRDefault="000801E7" w:rsidP="00253E03">
      <w:pPr>
        <w:pStyle w:val="par3"/>
        <w:spacing w:after="240"/>
      </w:pPr>
      <w:r>
        <w:t>4.02(2)(a)(iii)</w:t>
      </w:r>
      <w:r>
        <w:tab/>
        <w:t>Involve families and provide information to the families.</w:t>
      </w:r>
    </w:p>
    <w:p w14:paraId="353EB740" w14:textId="77777777" w:rsidR="004072CD" w:rsidRDefault="000801E7" w:rsidP="00253E03">
      <w:pPr>
        <w:pStyle w:val="par2"/>
        <w:spacing w:after="240"/>
      </w:pPr>
      <w:r>
        <w:t>4.02(2)(b)</w:t>
      </w:r>
      <w:r>
        <w:tab/>
        <w:t xml:space="preserve">Each </w:t>
      </w:r>
      <w:del w:id="2164" w:author="Author">
        <w:r w:rsidDel="005153DD">
          <w:delText>administrative unit</w:delText>
        </w:r>
      </w:del>
      <w:ins w:id="2165" w:author="Author">
        <w:r w:rsidR="005153DD">
          <w:t>AU</w:t>
        </w:r>
      </w:ins>
      <w:r>
        <w:t xml:space="preserve"> and state-operated program shall have one person designated as the </w:t>
      </w:r>
      <w:ins w:id="2166" w:author="Author">
        <w:r w:rsidR="005153DD">
          <w:t>C</w:t>
        </w:r>
      </w:ins>
      <w:del w:id="2167" w:author="Author">
        <w:r w:rsidDel="005153DD">
          <w:delText>c</w:delText>
        </w:r>
      </w:del>
      <w:r>
        <w:t xml:space="preserve">hild </w:t>
      </w:r>
      <w:ins w:id="2168" w:author="Author">
        <w:r w:rsidR="005153DD">
          <w:t>F</w:t>
        </w:r>
      </w:ins>
      <w:del w:id="2169" w:author="Author">
        <w:r w:rsidDel="005153DD">
          <w:delText>f</w:delText>
        </w:r>
      </w:del>
      <w:r>
        <w:t>ind coordinator who shall be responsible for an ongoing child identification process.</w:t>
      </w:r>
    </w:p>
    <w:p w14:paraId="4208D41D" w14:textId="77777777" w:rsidR="000801E7" w:rsidRDefault="000801E7" w:rsidP="00253E03">
      <w:pPr>
        <w:pStyle w:val="par2"/>
        <w:spacing w:after="240"/>
      </w:pPr>
      <w:r>
        <w:t>4.02(2)(c)</w:t>
      </w:r>
      <w:r>
        <w:tab/>
        <w:t xml:space="preserve">The </w:t>
      </w:r>
      <w:ins w:id="2170" w:author="Author">
        <w:r w:rsidR="005153DD">
          <w:t>C</w:t>
        </w:r>
      </w:ins>
      <w:del w:id="2171" w:author="Author">
        <w:r w:rsidDel="005153DD">
          <w:delText>c</w:delText>
        </w:r>
      </w:del>
      <w:r>
        <w:t xml:space="preserve">hild </w:t>
      </w:r>
      <w:ins w:id="2172" w:author="Author">
        <w:r w:rsidR="005153DD">
          <w:t>F</w:t>
        </w:r>
      </w:ins>
      <w:del w:id="2173" w:author="Author">
        <w:r w:rsidDel="005153DD">
          <w:delText>f</w:delText>
        </w:r>
      </w:del>
      <w:r>
        <w:t xml:space="preserve">ind process shall include specific strategies for children </w:t>
      </w:r>
      <w:ins w:id="2174" w:author="Author">
        <w:r w:rsidR="005153DD">
          <w:t>three</w:t>
        </w:r>
      </w:ins>
      <w:del w:id="2175" w:author="Author">
        <w:r w:rsidDel="005153DD">
          <w:delText>3</w:delText>
        </w:r>
      </w:del>
      <w:r>
        <w:t xml:space="preserve"> through five years of age, children in school, and children out of school who are discontinuers or dropouts. It shall be available throughout the year and shall include the following components:</w:t>
      </w:r>
    </w:p>
    <w:p w14:paraId="67BE2969" w14:textId="77777777" w:rsidR="000801E7" w:rsidRDefault="000801E7" w:rsidP="00253E03">
      <w:pPr>
        <w:pStyle w:val="par3"/>
        <w:spacing w:after="240"/>
      </w:pPr>
      <w:r>
        <w:lastRenderedPageBreak/>
        <w:t>4.02(2)(c)(i)</w:t>
      </w:r>
      <w:r>
        <w:tab/>
        <w:t>Planning and development in the areas of public awareness, community referral systems, community</w:t>
      </w:r>
      <w:ins w:id="2176" w:author="Author">
        <w:r w:rsidR="005153DD">
          <w:t>-</w:t>
        </w:r>
      </w:ins>
      <w:r>
        <w:t xml:space="preserve"> and building</w:t>
      </w:r>
      <w:ins w:id="2177" w:author="Author">
        <w:r w:rsidR="005153DD">
          <w:t>-</w:t>
        </w:r>
      </w:ins>
      <w:del w:id="2178" w:author="Author">
        <w:r w:rsidDel="005153DD">
          <w:delText xml:space="preserve"> </w:delText>
        </w:r>
      </w:del>
      <w:r>
        <w:t>based screening, diagnostic evaluations, service coordination</w:t>
      </w:r>
      <w:ins w:id="2179" w:author="Author">
        <w:r w:rsidR="005153DD">
          <w:t>,</w:t>
        </w:r>
      </w:ins>
      <w:r>
        <w:t xml:space="preserve"> and staff development</w:t>
      </w:r>
      <w:ins w:id="2180" w:author="Author">
        <w:r w:rsidR="005153DD">
          <w:t>;</w:t>
        </w:r>
      </w:ins>
      <w:del w:id="2181" w:author="Author">
        <w:r w:rsidDel="005153DD">
          <w:delText>.</w:delText>
        </w:r>
      </w:del>
    </w:p>
    <w:p w14:paraId="054788ED" w14:textId="77777777" w:rsidR="000801E7" w:rsidRDefault="000801E7" w:rsidP="00253E03">
      <w:pPr>
        <w:pStyle w:val="par3"/>
        <w:spacing w:after="240"/>
      </w:pPr>
      <w:r>
        <w:t>4.02(2)(c)(ii)</w:t>
      </w:r>
      <w:r>
        <w:tab/>
        <w:t>Coordination and implementation in the areas of interagency collaboration, public awareness, referral, screening</w:t>
      </w:r>
      <w:ins w:id="2182" w:author="Author">
        <w:r w:rsidR="005153DD">
          <w:t>,</w:t>
        </w:r>
      </w:ins>
      <w:r>
        <w:t xml:space="preserve"> and resource coordination</w:t>
      </w:r>
      <w:ins w:id="2183" w:author="Author">
        <w:r w:rsidR="005153DD">
          <w:t>;</w:t>
        </w:r>
      </w:ins>
      <w:del w:id="2184" w:author="Author">
        <w:r w:rsidDel="005153DD">
          <w:delText>.</w:delText>
        </w:r>
      </w:del>
    </w:p>
    <w:p w14:paraId="245C8F2B" w14:textId="77777777" w:rsidR="000801E7" w:rsidRDefault="000801E7" w:rsidP="00253E03">
      <w:pPr>
        <w:pStyle w:val="par3"/>
        <w:spacing w:after="240"/>
      </w:pPr>
      <w:r>
        <w:t>4.02(2)(c)(iii)</w:t>
      </w:r>
      <w:r>
        <w:tab/>
        <w:t xml:space="preserve">Screening procedures for identifying from the total population of children ages </w:t>
      </w:r>
      <w:ins w:id="2185" w:author="Author">
        <w:r w:rsidR="005153DD">
          <w:t>three</w:t>
        </w:r>
      </w:ins>
      <w:del w:id="2186" w:author="Author">
        <w:r w:rsidDel="005153DD">
          <w:delText>3</w:delText>
        </w:r>
      </w:del>
      <w:r>
        <w:t xml:space="preserve"> to 21 years those who may need more in-depth evaluation to determine eligibility for special education and related services</w:t>
      </w:r>
      <w:ins w:id="2187" w:author="Author">
        <w:r w:rsidR="005153DD">
          <w:t>;</w:t>
        </w:r>
      </w:ins>
      <w:del w:id="2188" w:author="Author">
        <w:r w:rsidDel="005153DD">
          <w:delText>.</w:delText>
        </w:r>
      </w:del>
    </w:p>
    <w:p w14:paraId="0DED1866" w14:textId="77777777" w:rsidR="000801E7" w:rsidRDefault="005153DD" w:rsidP="00253E03">
      <w:pPr>
        <w:pStyle w:val="upar4"/>
        <w:spacing w:after="240"/>
      </w:pPr>
      <w:ins w:id="2189" w:author="Author">
        <w:r>
          <w:t>(</w:t>
        </w:r>
      </w:ins>
      <w:r w:rsidR="000801E7">
        <w:t>Follow up to vision and hearing screening shall interface with the vision and hearing screenings which occur for all children in public kindergarten</w:t>
      </w:r>
      <w:ins w:id="2190" w:author="Author">
        <w:r w:rsidR="00FC3685">
          <w:t xml:space="preserve"> and</w:t>
        </w:r>
      </w:ins>
      <w:del w:id="2191" w:author="Author">
        <w:r w:rsidR="000801E7" w:rsidDel="00FC3685">
          <w:delText>,</w:delText>
        </w:r>
      </w:del>
      <w:r w:rsidR="000801E7">
        <w:t xml:space="preserve"> grades </w:t>
      </w:r>
      <w:del w:id="2192" w:author="Author">
        <w:r w:rsidR="000801E7" w:rsidDel="005153DD">
          <w:delText>1</w:delText>
        </w:r>
      </w:del>
      <w:ins w:id="2193" w:author="Author">
        <w:r>
          <w:t>one</w:t>
        </w:r>
      </w:ins>
      <w:r w:rsidR="000801E7">
        <w:t xml:space="preserve">, </w:t>
      </w:r>
      <w:ins w:id="2194" w:author="Author">
        <w:r>
          <w:t>two</w:t>
        </w:r>
      </w:ins>
      <w:del w:id="2195" w:author="Author">
        <w:r w:rsidR="000801E7" w:rsidDel="005153DD">
          <w:delText>2</w:delText>
        </w:r>
      </w:del>
      <w:r w:rsidR="000801E7">
        <w:t xml:space="preserve">, </w:t>
      </w:r>
      <w:del w:id="2196" w:author="Author">
        <w:r w:rsidR="000801E7" w:rsidDel="005153DD">
          <w:delText>3</w:delText>
        </w:r>
      </w:del>
      <w:ins w:id="2197" w:author="Author">
        <w:r>
          <w:t>three</w:t>
        </w:r>
      </w:ins>
      <w:r w:rsidR="000801E7">
        <w:t xml:space="preserve">, </w:t>
      </w:r>
      <w:ins w:id="2198" w:author="Author">
        <w:r>
          <w:t>five</w:t>
        </w:r>
      </w:ins>
      <w:del w:id="2199" w:author="Author">
        <w:r w:rsidR="000801E7" w:rsidDel="005153DD">
          <w:delText>5</w:delText>
        </w:r>
      </w:del>
      <w:r w:rsidR="000801E7">
        <w:t xml:space="preserve">, </w:t>
      </w:r>
      <w:ins w:id="2200" w:author="Author">
        <w:r>
          <w:t>seven,</w:t>
        </w:r>
      </w:ins>
      <w:del w:id="2201" w:author="Author">
        <w:r w:rsidR="000801E7" w:rsidDel="005153DD">
          <w:delText>7</w:delText>
        </w:r>
      </w:del>
      <w:r w:rsidR="000801E7">
        <w:t xml:space="preserve"> and </w:t>
      </w:r>
      <w:ins w:id="2202" w:author="Author">
        <w:r>
          <w:t>nine</w:t>
        </w:r>
      </w:ins>
      <w:del w:id="2203" w:author="Author">
        <w:r w:rsidR="000801E7" w:rsidDel="005153DD">
          <w:delText>9</w:delText>
        </w:r>
      </w:del>
      <w:r w:rsidR="000801E7">
        <w:t xml:space="preserve"> yearly in accordance with </w:t>
      </w:r>
      <w:ins w:id="2204" w:author="Author">
        <w:r>
          <w:t>s</w:t>
        </w:r>
      </w:ins>
      <w:del w:id="2205" w:author="Author">
        <w:r w:rsidR="000801E7" w:rsidDel="005153DD">
          <w:delText>S</w:delText>
        </w:r>
      </w:del>
      <w:r w:rsidR="000801E7">
        <w:t>ection 22-1-116, C.R.S. Appropriate educational referrals shall be made if the child is suspected of having an educationally significant vision or hearing loss and parents shall be informed of any need for further medical evaluation.</w:t>
      </w:r>
      <w:ins w:id="2206" w:author="Author">
        <w:r>
          <w:t>)</w:t>
        </w:r>
      </w:ins>
    </w:p>
    <w:p w14:paraId="5BCDC83C" w14:textId="77777777" w:rsidR="000801E7" w:rsidRDefault="000801E7" w:rsidP="00253E03">
      <w:pPr>
        <w:pStyle w:val="par3"/>
        <w:spacing w:after="240"/>
      </w:pPr>
      <w:r>
        <w:t>4.02(2)(c)(iv)</w:t>
      </w:r>
      <w:r>
        <w:tab/>
        <w:t>A systematic procedure for considering those children ages 17 to 21 who are out of school and who may have a disability</w:t>
      </w:r>
      <w:ins w:id="2207" w:author="Author">
        <w:r w:rsidR="00FC3685">
          <w:t>;</w:t>
        </w:r>
      </w:ins>
      <w:del w:id="2208" w:author="Author">
        <w:r w:rsidDel="00FC3685">
          <w:delText>.</w:delText>
        </w:r>
      </w:del>
    </w:p>
    <w:p w14:paraId="00879512" w14:textId="7CBFEC08" w:rsidR="000801E7" w:rsidRDefault="000801E7" w:rsidP="00253E03">
      <w:pPr>
        <w:pStyle w:val="par3"/>
        <w:spacing w:after="240"/>
      </w:pPr>
      <w:r>
        <w:t>4.02(2)(c)(v)</w:t>
      </w:r>
      <w:r>
        <w:tab/>
        <w:t>Referral procedures to ensure that parents of children are given information about all public and private resources that can meet identified needs. This may include a process for a building</w:t>
      </w:r>
      <w:ins w:id="2209" w:author="Author">
        <w:r w:rsidR="00FC3685">
          <w:t>-</w:t>
        </w:r>
      </w:ins>
      <w:del w:id="2210" w:author="Author">
        <w:r w:rsidDel="00FC3685">
          <w:delText xml:space="preserve"> </w:delText>
        </w:r>
      </w:del>
      <w:r>
        <w:t>level referral. The purpose</w:t>
      </w:r>
      <w:ins w:id="2211" w:author="Author">
        <w:r w:rsidR="00FC3685">
          <w:t>s</w:t>
        </w:r>
      </w:ins>
      <w:r>
        <w:t xml:space="preserve"> of the building</w:t>
      </w:r>
      <w:ins w:id="2212" w:author="Author">
        <w:r w:rsidR="00FC3685">
          <w:t>-</w:t>
        </w:r>
      </w:ins>
      <w:del w:id="2213" w:author="Author">
        <w:r w:rsidDel="00FC3685">
          <w:delText xml:space="preserve"> </w:delText>
        </w:r>
      </w:del>
      <w:r>
        <w:t xml:space="preserve">level process </w:t>
      </w:r>
      <w:del w:id="2214" w:author="Author">
        <w:r w:rsidDel="00FC3685">
          <w:delText xml:space="preserve">is </w:delText>
        </w:r>
      </w:del>
      <w:ins w:id="2215" w:author="Author">
        <w:r w:rsidR="00FC3685">
          <w:t xml:space="preserve">are </w:t>
        </w:r>
      </w:ins>
      <w:r>
        <w:t>to consider all pertinent information</w:t>
      </w:r>
      <w:ins w:id="2216" w:author="Author">
        <w:r w:rsidR="00FC3685">
          <w:t>, including</w:t>
        </w:r>
      </w:ins>
      <w:del w:id="2217" w:author="Author">
        <w:r w:rsidDel="00FC3685">
          <w:delText>,</w:delText>
        </w:r>
      </w:del>
      <w:r>
        <w:t xml:space="preserve"> the unique needs of the child</w:t>
      </w:r>
      <w:ins w:id="2218" w:author="Author">
        <w:r w:rsidR="00FC3685">
          <w:t>,</w:t>
        </w:r>
      </w:ins>
      <w:r>
        <w:t xml:space="preserve"> </w:t>
      </w:r>
      <w:del w:id="2219" w:author="Author">
        <w:r w:rsidDel="00FC3685">
          <w:delText xml:space="preserve">and </w:delText>
        </w:r>
      </w:del>
      <w:r>
        <w:t>to generate alternative strategies, such as Response to Intervention (RtI</w:t>
      </w:r>
      <w:r w:rsidR="12D3AE35">
        <w:t>)</w:t>
      </w:r>
      <w:ins w:id="2220" w:author="Author">
        <w:r w:rsidR="0FB39D60">
          <w:t xml:space="preserve"> </w:t>
        </w:r>
        <w:commentRangeStart w:id="2221"/>
        <w:r w:rsidR="0FB39D60">
          <w:t>and multi-tiered system of supports (MTSS</w:t>
        </w:r>
        <w:r>
          <w:t>)</w:t>
        </w:r>
      </w:ins>
      <w:commentRangeEnd w:id="2221"/>
      <w:r w:rsidR="006D4A7A">
        <w:rPr>
          <w:rStyle w:val="CommentReference"/>
          <w:sz w:val="24"/>
          <w:szCs w:val="24"/>
        </w:rPr>
        <w:commentReference w:id="2221"/>
      </w:r>
      <w:r>
        <w:t>, for meeting these needs in non-special education settings</w:t>
      </w:r>
      <w:ins w:id="2222" w:author="Author">
        <w:r w:rsidR="00FC3685">
          <w:t>, and</w:t>
        </w:r>
      </w:ins>
      <w:del w:id="2223" w:author="Author">
        <w:r w:rsidDel="00FC3685">
          <w:delText xml:space="preserve"> or</w:delText>
        </w:r>
      </w:del>
      <w:r>
        <w:t xml:space="preserve"> to determine the need for special education referral. These procedures may include dropout prevention strategies and recruitment of special education discontinuers</w:t>
      </w:r>
      <w:ins w:id="2224" w:author="Author">
        <w:r w:rsidR="00FC3685">
          <w:t>; and</w:t>
        </w:r>
      </w:ins>
      <w:del w:id="2225" w:author="Author">
        <w:r w:rsidDel="00FC3685">
          <w:delText>.</w:delText>
        </w:r>
      </w:del>
    </w:p>
    <w:p w14:paraId="6C6E7CE6" w14:textId="77777777" w:rsidR="000801E7" w:rsidRDefault="000801E7" w:rsidP="00253E03">
      <w:pPr>
        <w:pStyle w:val="par3"/>
        <w:spacing w:after="240"/>
      </w:pPr>
      <w:r>
        <w:t>4.02(2)(c)(vi)</w:t>
      </w:r>
      <w:r>
        <w:tab/>
        <w:t>Evaluation of the effectiveness and efficiency of child identification procedures.</w:t>
      </w:r>
    </w:p>
    <w:p w14:paraId="65BA6795" w14:textId="77777777" w:rsidR="000801E7" w:rsidRDefault="000801E7" w:rsidP="00253E03">
      <w:pPr>
        <w:pStyle w:val="par1"/>
        <w:spacing w:after="240"/>
      </w:pPr>
      <w:r>
        <w:lastRenderedPageBreak/>
        <w:t>4.02(3)</w:t>
      </w:r>
      <w:r>
        <w:tab/>
        <w:t xml:space="preserve">Special </w:t>
      </w:r>
      <w:ins w:id="2226" w:author="Author">
        <w:r w:rsidR="00A85951">
          <w:t>e</w:t>
        </w:r>
      </w:ins>
      <w:del w:id="2227" w:author="Author">
        <w:r w:rsidDel="00A85951">
          <w:delText>E</w:delText>
        </w:r>
      </w:del>
      <w:r>
        <w:t xml:space="preserve">ducation </w:t>
      </w:r>
      <w:ins w:id="2228" w:author="Author">
        <w:r w:rsidR="00A85951">
          <w:t>r</w:t>
        </w:r>
      </w:ins>
      <w:del w:id="2229" w:author="Author">
        <w:r w:rsidDel="00A85951">
          <w:delText>R</w:delText>
        </w:r>
      </w:del>
      <w:r>
        <w:t xml:space="preserve">eferral </w:t>
      </w:r>
      <w:ins w:id="2230" w:author="Author">
        <w:r w:rsidR="00A85951">
          <w:t>p</w:t>
        </w:r>
      </w:ins>
      <w:del w:id="2231" w:author="Author">
        <w:r w:rsidDel="00A85951">
          <w:delText>P</w:delText>
        </w:r>
      </w:del>
      <w:r>
        <w:t>rocess</w:t>
      </w:r>
    </w:p>
    <w:p w14:paraId="3B24B764" w14:textId="77777777" w:rsidR="000801E7" w:rsidRDefault="000801E7" w:rsidP="00253E03">
      <w:pPr>
        <w:pStyle w:val="upar2"/>
        <w:spacing w:after="240"/>
      </w:pPr>
      <w:r>
        <w:t>A special education referral shall be clearly distinguished from a building</w:t>
      </w:r>
      <w:ins w:id="2232" w:author="Author">
        <w:r w:rsidR="00FC3685">
          <w:t>-</w:t>
        </w:r>
      </w:ins>
      <w:del w:id="2233" w:author="Author">
        <w:r w:rsidDel="00FC3685">
          <w:delText xml:space="preserve"> </w:delText>
        </w:r>
      </w:del>
      <w:r>
        <w:t>level referral or a referral for screening</w:t>
      </w:r>
      <w:ins w:id="2234" w:author="Author">
        <w:r w:rsidR="00FC3685">
          <w:t xml:space="preserve"> –</w:t>
        </w:r>
      </w:ins>
      <w:r>
        <w:t xml:space="preserve"> both of which are regular education processes. The </w:t>
      </w:r>
      <w:del w:id="2235" w:author="Author">
        <w:r w:rsidDel="00FC3685">
          <w:delText>administrative unit</w:delText>
        </w:r>
      </w:del>
      <w:ins w:id="2236" w:author="Author">
        <w:r w:rsidR="00FC3685">
          <w:t>AU</w:t>
        </w:r>
      </w:ins>
      <w:r>
        <w:t xml:space="preserve"> or state-operated program shall establish and follow procedures for referring a child for an initial evaluation to determine whether the child has a disability and needs special education and related services.</w:t>
      </w:r>
    </w:p>
    <w:p w14:paraId="0A9C3F43" w14:textId="77777777" w:rsidR="000801E7" w:rsidRDefault="000801E7" w:rsidP="00253E03">
      <w:pPr>
        <w:pStyle w:val="par2"/>
        <w:spacing w:after="240"/>
      </w:pPr>
      <w:r>
        <w:t>4.02(3)(a)</w:t>
      </w:r>
      <w:r>
        <w:tab/>
        <w:t>A special education referral may be initiated by:</w:t>
      </w:r>
    </w:p>
    <w:p w14:paraId="2733AF34" w14:textId="77777777" w:rsidR="000801E7" w:rsidRDefault="000801E7" w:rsidP="00253E03">
      <w:pPr>
        <w:pStyle w:val="par3"/>
        <w:spacing w:after="240"/>
        <w:ind w:firstLine="0"/>
      </w:pPr>
      <w:r>
        <w:t>4.02(3)(a)(i)</w:t>
      </w:r>
      <w:r>
        <w:tab/>
        <w:t xml:space="preserve">An </w:t>
      </w:r>
      <w:del w:id="2237" w:author="Author">
        <w:r w:rsidDel="00FC3685">
          <w:delText>administrative unit</w:delText>
        </w:r>
      </w:del>
      <w:ins w:id="2238" w:author="Author">
        <w:r w:rsidR="00FC3685">
          <w:t>AU</w:t>
        </w:r>
      </w:ins>
      <w:r>
        <w:t xml:space="preserve"> or state-operated program because of a building</w:t>
      </w:r>
      <w:ins w:id="2239" w:author="Author">
        <w:r w:rsidR="00FC3685">
          <w:t>-</w:t>
        </w:r>
      </w:ins>
      <w:del w:id="2240" w:author="Author">
        <w:r w:rsidDel="00FC3685">
          <w:delText xml:space="preserve"> </w:delText>
        </w:r>
      </w:del>
      <w:r>
        <w:t xml:space="preserve">level screening </w:t>
      </w:r>
      <w:del w:id="2241" w:author="Author">
        <w:r w:rsidDel="00FC3685">
          <w:delText>and/</w:delText>
        </w:r>
      </w:del>
      <w:r>
        <w:t>or referral process; or</w:t>
      </w:r>
    </w:p>
    <w:p w14:paraId="04D52AC5" w14:textId="5D4A3FFE" w:rsidR="000801E7" w:rsidRDefault="00B044A1">
      <w:pPr>
        <w:pStyle w:val="par3"/>
        <w:spacing w:after="240"/>
        <w:ind w:left="1440" w:firstLine="0"/>
        <w:pPrChange w:id="2242" w:author="Author">
          <w:pPr>
            <w:pStyle w:val="par3"/>
          </w:pPr>
        </w:pPrChange>
      </w:pPr>
      <w:ins w:id="2243" w:author="Author">
        <w:r>
          <w:tab/>
        </w:r>
      </w:ins>
      <w:r w:rsidR="000801E7">
        <w:t>4.02(3)(a)(ii)</w:t>
      </w:r>
      <w:r w:rsidR="000801E7">
        <w:tab/>
        <w:t>The parent of the child; or</w:t>
      </w:r>
    </w:p>
    <w:p w14:paraId="00D688FC" w14:textId="1DD8DD6F" w:rsidR="000801E7" w:rsidRDefault="00B044A1" w:rsidP="00253E03">
      <w:pPr>
        <w:pStyle w:val="par3"/>
        <w:spacing w:after="240"/>
      </w:pPr>
      <w:ins w:id="2244" w:author="Author">
        <w:r>
          <w:tab/>
        </w:r>
      </w:ins>
      <w:r w:rsidR="000801E7">
        <w:t>4.02(3)(a)(iii)</w:t>
      </w:r>
      <w:r w:rsidR="000801E7">
        <w:tab/>
        <w:t xml:space="preserve">A </w:t>
      </w:r>
      <w:del w:id="2245" w:author="Author">
        <w:r w:rsidR="000801E7" w:rsidDel="00FC3685">
          <w:delText>Department of Early Childhood</w:delText>
        </w:r>
      </w:del>
      <w:ins w:id="2246" w:author="Author">
        <w:r w:rsidR="00FC3685">
          <w:t>CDEC</w:t>
        </w:r>
      </w:ins>
      <w:r w:rsidR="000801E7">
        <w:t xml:space="preserve"> program.</w:t>
      </w:r>
    </w:p>
    <w:p w14:paraId="4151CE9D" w14:textId="0BAE4553" w:rsidR="000801E7" w:rsidRDefault="00B044A1">
      <w:pPr>
        <w:pStyle w:val="upar4"/>
        <w:spacing w:after="240"/>
        <w:ind w:left="1440" w:hanging="1440"/>
        <w:pPrChange w:id="2247" w:author="Author">
          <w:pPr>
            <w:pStyle w:val="upar4"/>
          </w:pPr>
        </w:pPrChange>
      </w:pPr>
      <w:ins w:id="2248" w:author="Author">
        <w:r>
          <w:tab/>
          <w:t>4.0</w:t>
        </w:r>
        <w:r w:rsidR="00261F31">
          <w:t>2(3)(b)</w:t>
        </w:r>
        <w:r w:rsidR="00261F31">
          <w:tab/>
        </w:r>
      </w:ins>
      <w:r w:rsidR="000801E7">
        <w:t xml:space="preserve">Any other interested person who believes that a child needs an initial evaluation </w:t>
      </w:r>
      <w:del w:id="2249" w:author="Author">
        <w:r w:rsidR="000801E7" w:rsidDel="00FC3685">
          <w:delText xml:space="preserve">must </w:delText>
        </w:r>
      </w:del>
      <w:ins w:id="2250" w:author="Author">
        <w:r w:rsidR="00FC3685">
          <w:t xml:space="preserve">shall </w:t>
        </w:r>
      </w:ins>
      <w:r w:rsidR="000801E7">
        <w:t xml:space="preserve">work with the parent or the appropriate </w:t>
      </w:r>
      <w:del w:id="2251" w:author="Author">
        <w:r w:rsidR="000801E7" w:rsidDel="00FC3685">
          <w:delText>administrative unit</w:delText>
        </w:r>
      </w:del>
      <w:ins w:id="2252" w:author="Author">
        <w:r w:rsidR="00FC3685">
          <w:t>CDEC</w:t>
        </w:r>
      </w:ins>
      <w:r w:rsidR="000801E7">
        <w:t xml:space="preserve">, state-operated program, or </w:t>
      </w:r>
      <w:del w:id="2253" w:author="Author">
        <w:r w:rsidR="000801E7" w:rsidDel="00FC3685">
          <w:delText>Department of Early Childhood</w:delText>
        </w:r>
      </w:del>
      <w:ins w:id="2254" w:author="Author">
        <w:r w:rsidR="00FC3685">
          <w:t>CDEC</w:t>
        </w:r>
      </w:ins>
      <w:r w:rsidR="000801E7">
        <w:t xml:space="preserve"> program.</w:t>
      </w:r>
    </w:p>
    <w:p w14:paraId="7A70372C" w14:textId="77777777" w:rsidR="000801E7" w:rsidRDefault="000801E7" w:rsidP="00253E03">
      <w:pPr>
        <w:pStyle w:val="par2"/>
        <w:spacing w:after="240"/>
      </w:pPr>
      <w:r>
        <w:t>4.02(3)(b)</w:t>
      </w:r>
      <w:r>
        <w:tab/>
        <w:t xml:space="preserve">Parental </w:t>
      </w:r>
      <w:ins w:id="2255" w:author="Author">
        <w:r w:rsidR="00A85951">
          <w:t>n</w:t>
        </w:r>
      </w:ins>
      <w:del w:id="2256" w:author="Author">
        <w:r w:rsidDel="00A85951">
          <w:delText>N</w:delText>
        </w:r>
      </w:del>
      <w:r>
        <w:t xml:space="preserve">otification of </w:t>
      </w:r>
      <w:ins w:id="2257" w:author="Author">
        <w:r w:rsidR="00A85951">
          <w:t>r</w:t>
        </w:r>
      </w:ins>
      <w:del w:id="2258" w:author="Author">
        <w:r w:rsidDel="00A85951">
          <w:delText>R</w:delText>
        </w:r>
      </w:del>
      <w:r>
        <w:t>eferral</w:t>
      </w:r>
    </w:p>
    <w:p w14:paraId="3E018BFE" w14:textId="49F0AE2B" w:rsidR="000801E7" w:rsidRDefault="000801E7" w:rsidP="00253E03">
      <w:pPr>
        <w:pStyle w:val="par3"/>
        <w:spacing w:after="240"/>
      </w:pPr>
      <w:r>
        <w:t>4.02(3)(b)(i)</w:t>
      </w:r>
      <w:r>
        <w:tab/>
      </w:r>
      <w:commentRangeStart w:id="2259"/>
      <w:r>
        <w:t xml:space="preserve">Referrals from an </w:t>
      </w:r>
      <w:del w:id="2260" w:author="Author">
        <w:r w:rsidDel="000801E7">
          <w:delText>administrative unit</w:delText>
        </w:r>
      </w:del>
      <w:ins w:id="2261" w:author="Author">
        <w:r w:rsidR="00C33BFC">
          <w:t>AU</w:t>
        </w:r>
      </w:ins>
      <w:r>
        <w:t xml:space="preserve"> or state</w:t>
      </w:r>
      <w:ins w:id="2262" w:author="Author">
        <w:r w:rsidR="00C33BFC">
          <w:t>-</w:t>
        </w:r>
      </w:ins>
      <w:del w:id="2263" w:author="Author">
        <w:r w:rsidDel="000801E7">
          <w:delText xml:space="preserve"> </w:delText>
        </w:r>
      </w:del>
      <w:r>
        <w:t xml:space="preserve">operated program: </w:t>
      </w:r>
      <w:ins w:id="2264" w:author="Author">
        <w:r w:rsidR="00B103D8">
          <w:t xml:space="preserve">Within 10 days of a referral, the child’s AU shall inform the child’s parent of the referral and provide the child’s parent with </w:t>
        </w:r>
      </w:ins>
      <w:del w:id="2265" w:author="Author">
        <w:r w:rsidDel="000801E7">
          <w:delText xml:space="preserve">A parent of any child referred shall be informed of the referral and be provided with </w:delText>
        </w:r>
      </w:del>
      <w:r>
        <w:t xml:space="preserve">prior written notice consistent with </w:t>
      </w:r>
      <w:ins w:id="2266" w:author="Author">
        <w:r w:rsidR="00FC3685">
          <w:t>s</w:t>
        </w:r>
      </w:ins>
      <w:del w:id="2267" w:author="Author">
        <w:r w:rsidDel="000801E7">
          <w:delText>S</w:delText>
        </w:r>
      </w:del>
      <w:r>
        <w:t xml:space="preserve">ection 6.02(3) </w:t>
      </w:r>
      <w:ins w:id="2268" w:author="Author">
        <w:r w:rsidR="00FC3685">
          <w:t xml:space="preserve">of these Rules </w:t>
        </w:r>
      </w:ins>
      <w:r>
        <w:t>and 34 C</w:t>
      </w:r>
      <w:ins w:id="2269" w:author="Author">
        <w:r w:rsidR="00FC3685">
          <w:t>.</w:t>
        </w:r>
      </w:ins>
      <w:r>
        <w:t>F</w:t>
      </w:r>
      <w:ins w:id="2270" w:author="Author">
        <w:r w:rsidR="00FC3685">
          <w:t>.</w:t>
        </w:r>
      </w:ins>
      <w:r>
        <w:t>R</w:t>
      </w:r>
      <w:ins w:id="2271" w:author="Author">
        <w:r w:rsidR="00FC3685">
          <w:t>.</w:t>
        </w:r>
      </w:ins>
      <w:r>
        <w:t xml:space="preserve"> §</w:t>
      </w:r>
      <w:ins w:id="2272" w:author="Author">
        <w:r w:rsidR="00FC3685">
          <w:t xml:space="preserve"> </w:t>
        </w:r>
      </w:ins>
      <w:r>
        <w:t>300.503</w:t>
      </w:r>
      <w:ins w:id="2273" w:author="Author">
        <w:r w:rsidR="336597A7">
          <w:t>,</w:t>
        </w:r>
        <w:r w:rsidR="00B103D8">
          <w:t xml:space="preserve"> </w:t>
        </w:r>
      </w:ins>
      <w:del w:id="2274" w:author="Author">
        <w:r w:rsidDel="000801E7">
          <w:delText xml:space="preserve"> and </w:delText>
        </w:r>
      </w:del>
      <w:r>
        <w:t xml:space="preserve">a copy of the </w:t>
      </w:r>
      <w:ins w:id="2275" w:author="Author">
        <w:r w:rsidR="00FC3685">
          <w:t>p</w:t>
        </w:r>
      </w:ins>
      <w:del w:id="2276" w:author="Author">
        <w:r w:rsidDel="000801E7">
          <w:delText>P</w:delText>
        </w:r>
      </w:del>
      <w:r>
        <w:t xml:space="preserve">rocedural </w:t>
      </w:r>
      <w:ins w:id="2277" w:author="Author">
        <w:r w:rsidR="00FC3685">
          <w:t>s</w:t>
        </w:r>
      </w:ins>
      <w:del w:id="2278" w:author="Author">
        <w:r w:rsidDel="000801E7">
          <w:delText>S</w:delText>
        </w:r>
      </w:del>
      <w:r>
        <w:t xml:space="preserve">afeguards </w:t>
      </w:r>
      <w:ins w:id="2279" w:author="Author">
        <w:r w:rsidR="00FC3685">
          <w:t>n</w:t>
        </w:r>
      </w:ins>
      <w:del w:id="2280" w:author="Author">
        <w:r w:rsidDel="000801E7">
          <w:delText>N</w:delText>
        </w:r>
      </w:del>
      <w:r>
        <w:t xml:space="preserve">otice consistent with </w:t>
      </w:r>
      <w:ins w:id="2281" w:author="Author">
        <w:r w:rsidR="00FC3685">
          <w:t>s</w:t>
        </w:r>
      </w:ins>
      <w:del w:id="2282" w:author="Author">
        <w:r w:rsidDel="000801E7">
          <w:delText>S</w:delText>
        </w:r>
      </w:del>
      <w:r>
        <w:t>ection 6.02(4)</w:t>
      </w:r>
      <w:ins w:id="2283" w:author="Author">
        <w:r w:rsidR="00FC3685">
          <w:t xml:space="preserve"> of these Rules</w:t>
        </w:r>
      </w:ins>
      <w:r>
        <w:t xml:space="preserve"> and 34 C</w:t>
      </w:r>
      <w:ins w:id="2284" w:author="Author">
        <w:r w:rsidR="00FC3685">
          <w:t>.</w:t>
        </w:r>
      </w:ins>
      <w:r>
        <w:t>F</w:t>
      </w:r>
      <w:ins w:id="2285" w:author="Author">
        <w:r w:rsidR="00FC3685">
          <w:t>.</w:t>
        </w:r>
      </w:ins>
      <w:r>
        <w:t>R</w:t>
      </w:r>
      <w:ins w:id="2286" w:author="Author">
        <w:r w:rsidR="00FC3685">
          <w:t>.</w:t>
        </w:r>
      </w:ins>
      <w:r>
        <w:t xml:space="preserve"> §</w:t>
      </w:r>
      <w:ins w:id="2287" w:author="Author">
        <w:r w:rsidR="00FC3685">
          <w:t xml:space="preserve"> </w:t>
        </w:r>
      </w:ins>
      <w:r>
        <w:t>300.504</w:t>
      </w:r>
      <w:ins w:id="2288" w:author="Author">
        <w:r w:rsidR="00B103D8">
          <w:t>, and a form to provide consent for an evaluation consistent with section 4.02(4)(a) of these Rules and 34 C.F.R. § 300.300.</w:t>
        </w:r>
      </w:ins>
      <w:del w:id="2289" w:author="Author">
        <w:r w:rsidDel="000801E7">
          <w:delText>.</w:delText>
        </w:r>
      </w:del>
      <w:commentRangeEnd w:id="2259"/>
      <w:r w:rsidR="006D4A7A">
        <w:rPr>
          <w:rStyle w:val="CommentReference"/>
          <w:sz w:val="24"/>
          <w:szCs w:val="24"/>
        </w:rPr>
        <w:commentReference w:id="2259"/>
      </w:r>
    </w:p>
    <w:p w14:paraId="5C647699" w14:textId="77777777" w:rsidR="00230535" w:rsidRDefault="000801E7" w:rsidP="00253E03">
      <w:pPr>
        <w:pStyle w:val="par3"/>
        <w:spacing w:after="240"/>
      </w:pPr>
      <w:r>
        <w:t>4.02(3)(b)(ii)</w:t>
      </w:r>
      <w:r>
        <w:tab/>
      </w:r>
      <w:r w:rsidR="00230535" w:rsidRPr="00230535">
        <w:t xml:space="preserve">Referrals from a </w:t>
      </w:r>
      <w:del w:id="2290" w:author="Author">
        <w:r w:rsidR="00230535" w:rsidRPr="00230535" w:rsidDel="00FC3685">
          <w:delText>Department of Early Childhood</w:delText>
        </w:r>
      </w:del>
      <w:ins w:id="2291" w:author="Author">
        <w:r w:rsidR="00FC3685">
          <w:t>CDEC</w:t>
        </w:r>
      </w:ins>
      <w:r w:rsidR="00230535" w:rsidRPr="00230535">
        <w:t xml:space="preserve"> </w:t>
      </w:r>
      <w:ins w:id="2292" w:author="Author">
        <w:r w:rsidR="00FC3685">
          <w:t>p</w:t>
        </w:r>
      </w:ins>
      <w:del w:id="2293" w:author="Author">
        <w:r w:rsidR="00230535" w:rsidRPr="00230535" w:rsidDel="00FC3685">
          <w:delText>P</w:delText>
        </w:r>
      </w:del>
      <w:r w:rsidR="00230535" w:rsidRPr="00230535">
        <w:t xml:space="preserve">rogram: The program shall comply with all Child Find procedures established by the Department </w:t>
      </w:r>
      <w:del w:id="2294" w:author="Author">
        <w:r w:rsidR="00230535" w:rsidRPr="00230535" w:rsidDel="00FC3685">
          <w:delText xml:space="preserve">of Education </w:delText>
        </w:r>
      </w:del>
      <w:r w:rsidR="00230535" w:rsidRPr="00230535">
        <w:t xml:space="preserve">for parental notification of referral. The </w:t>
      </w:r>
      <w:del w:id="2295" w:author="Author">
        <w:r w:rsidR="00230535" w:rsidRPr="00230535" w:rsidDel="00FC3685">
          <w:delText>administrative unit</w:delText>
        </w:r>
      </w:del>
      <w:ins w:id="2296" w:author="Author">
        <w:r w:rsidR="00FC3685">
          <w:t>AU</w:t>
        </w:r>
      </w:ins>
      <w:r w:rsidR="00230535" w:rsidRPr="00230535">
        <w:t xml:space="preserve"> shall remain responsible for all initial evaluation requirements.</w:t>
      </w:r>
    </w:p>
    <w:p w14:paraId="1526B7EE" w14:textId="77777777" w:rsidR="000801E7" w:rsidRDefault="000801E7" w:rsidP="00253E03">
      <w:pPr>
        <w:pStyle w:val="par2"/>
        <w:spacing w:after="240"/>
      </w:pPr>
      <w:r>
        <w:lastRenderedPageBreak/>
        <w:t>4.02(3)(c)</w:t>
      </w:r>
      <w:r>
        <w:tab/>
      </w:r>
      <w:commentRangeStart w:id="2297"/>
      <w:del w:id="2298" w:author="Author">
        <w:r w:rsidDel="007B3E15">
          <w:delText>Once a written special education referral has been initiated, t</w:delText>
        </w:r>
      </w:del>
      <w:commentRangeEnd w:id="2297"/>
      <w:r w:rsidR="006D4A7A">
        <w:rPr>
          <w:rStyle w:val="CommentReference"/>
          <w:sz w:val="24"/>
          <w:szCs w:val="24"/>
        </w:rPr>
        <w:commentReference w:id="2297"/>
      </w:r>
      <w:ins w:id="2299" w:author="Author">
        <w:r w:rsidR="007B3E15">
          <w:t>T</w:t>
        </w:r>
      </w:ins>
      <w:r>
        <w:t>he initial evaluation</w:t>
      </w:r>
      <w:del w:id="2300" w:author="Author">
        <w:r w:rsidDel="007B3E15">
          <w:delText>,</w:delText>
        </w:r>
      </w:del>
      <w:r>
        <w:t xml:space="preserve"> shall be completed within 60 </w:t>
      </w:r>
      <w:del w:id="2301" w:author="Author">
        <w:r w:rsidDel="00D34541">
          <w:delText xml:space="preserve">calendar </w:delText>
        </w:r>
      </w:del>
      <w:r>
        <w:t>days from the point of initiation of the special education referral. The special education referral process is initiated when one of the following occurs:</w:t>
      </w:r>
    </w:p>
    <w:p w14:paraId="096AF1F7" w14:textId="77777777" w:rsidR="000801E7" w:rsidRDefault="000801E7" w:rsidP="00253E03">
      <w:pPr>
        <w:pStyle w:val="par3"/>
        <w:spacing w:after="240"/>
      </w:pPr>
      <w:r>
        <w:t>4.02(3)(c)(i)</w:t>
      </w:r>
      <w:r>
        <w:tab/>
        <w:t>The parent is informed of the special education referral as a result of the building</w:t>
      </w:r>
      <w:ins w:id="2302" w:author="Author">
        <w:r w:rsidR="007B3E15">
          <w:t>-</w:t>
        </w:r>
      </w:ins>
      <w:del w:id="2303" w:author="Author">
        <w:r w:rsidDel="007B3E15">
          <w:delText xml:space="preserve"> </w:delText>
        </w:r>
      </w:del>
      <w:r>
        <w:t>level process or screening and the parent provides written consent to conduct the initial evaluation; or</w:t>
      </w:r>
    </w:p>
    <w:p w14:paraId="66D155AA" w14:textId="77777777" w:rsidR="000801E7" w:rsidRDefault="000801E7" w:rsidP="00253E03">
      <w:pPr>
        <w:pStyle w:val="par3"/>
        <w:spacing w:after="240"/>
      </w:pPr>
      <w:r>
        <w:t>4.02(3)(c)(ii)</w:t>
      </w:r>
      <w:r>
        <w:tab/>
        <w:t>The request for an initial evaluation is received from the parent and the parent provides written consent to conduct the initial evaluation.</w:t>
      </w:r>
    </w:p>
    <w:p w14:paraId="07D038CC" w14:textId="77777777" w:rsidR="000801E7" w:rsidRDefault="000801E7" w:rsidP="00253E03">
      <w:pPr>
        <w:pStyle w:val="par3"/>
        <w:spacing w:after="240"/>
      </w:pPr>
      <w:r>
        <w:t>4.02(3)(c)(iii)</w:t>
      </w:r>
      <w:r>
        <w:tab/>
        <w:t>Exception. The time</w:t>
      </w:r>
      <w:del w:id="2304" w:author="Author">
        <w:r w:rsidDel="007B3E15">
          <w:delText xml:space="preserve"> </w:delText>
        </w:r>
      </w:del>
      <w:r>
        <w:t xml:space="preserve">frame described in </w:t>
      </w:r>
      <w:ins w:id="2305" w:author="Author">
        <w:r w:rsidR="007B3E15">
          <w:t>s</w:t>
        </w:r>
      </w:ins>
      <w:del w:id="2306" w:author="Author">
        <w:r w:rsidDel="007B3E15">
          <w:delText>S</w:delText>
        </w:r>
      </w:del>
      <w:r>
        <w:t>ection 4.02(3)(c)</w:t>
      </w:r>
      <w:ins w:id="2307" w:author="Author">
        <w:r w:rsidR="007B3E15">
          <w:t xml:space="preserve"> of these Rules</w:t>
        </w:r>
      </w:ins>
      <w:r>
        <w:t xml:space="preserve"> within which to conduct an initial evaluation shall not apply to the </w:t>
      </w:r>
      <w:del w:id="2308" w:author="Author">
        <w:r w:rsidDel="007B3E15">
          <w:delText>administrative unit</w:delText>
        </w:r>
      </w:del>
      <w:ins w:id="2309" w:author="Author">
        <w:r w:rsidR="007B3E15">
          <w:t>AU</w:t>
        </w:r>
      </w:ins>
      <w:r>
        <w:t xml:space="preserve"> or state-operated program if:</w:t>
      </w:r>
    </w:p>
    <w:p w14:paraId="5A1F9C03" w14:textId="77777777" w:rsidR="000801E7" w:rsidRDefault="000801E7" w:rsidP="00253E03">
      <w:pPr>
        <w:pStyle w:val="par4"/>
        <w:spacing w:after="240"/>
      </w:pPr>
      <w:r>
        <w:t>4.02(3)(c)(iii)(A)</w:t>
      </w:r>
      <w:r>
        <w:tab/>
        <w:t>The parent of a child repeatedly fails or refuses to produce the child for evaluation; or</w:t>
      </w:r>
    </w:p>
    <w:p w14:paraId="09B0F7E2" w14:textId="77777777" w:rsidR="000801E7" w:rsidRDefault="000801E7" w:rsidP="00253E03">
      <w:pPr>
        <w:pStyle w:val="par4"/>
        <w:spacing w:after="240"/>
      </w:pPr>
      <w:r>
        <w:t>4.02(3)(c)(iii)(B)</w:t>
      </w:r>
      <w:r>
        <w:tab/>
        <w:t xml:space="preserve">A child enrolls in a school of another AU or state-operated program after the relevant timeframe in </w:t>
      </w:r>
      <w:ins w:id="2310" w:author="Author">
        <w:r w:rsidR="001D1D7C">
          <w:t>s</w:t>
        </w:r>
      </w:ins>
      <w:del w:id="2311" w:author="Author">
        <w:r w:rsidDel="001D1D7C">
          <w:delText>S</w:delText>
        </w:r>
      </w:del>
      <w:r>
        <w:t xml:space="preserve">ection 4.02(3)(c) of these Rules has begun, and prior to a determination by the child’s previous AU or state-operated program as to whether the child is child with a disability under </w:t>
      </w:r>
      <w:ins w:id="2312" w:author="Author">
        <w:r w:rsidR="001D1D7C">
          <w:t>s</w:t>
        </w:r>
      </w:ins>
      <w:del w:id="2313" w:author="Author">
        <w:r w:rsidDel="001D1D7C">
          <w:delText>S</w:delText>
        </w:r>
      </w:del>
      <w:r>
        <w:t>ection 2.0</w:t>
      </w:r>
      <w:r w:rsidR="00230535">
        <w:t>9</w:t>
      </w:r>
      <w:r>
        <w:t xml:space="preserve"> of these Rules.</w:t>
      </w:r>
    </w:p>
    <w:p w14:paraId="652255F1" w14:textId="77777777" w:rsidR="000801E7" w:rsidRDefault="000801E7" w:rsidP="00253E03">
      <w:pPr>
        <w:pStyle w:val="par3"/>
        <w:spacing w:after="240"/>
      </w:pPr>
      <w:r>
        <w:t>4.02(3)(c)(iv)</w:t>
      </w:r>
      <w:r>
        <w:tab/>
        <w:t>The exception in Section 4.02(3)(c)(iii)</w:t>
      </w:r>
      <w:ins w:id="2314" w:author="Author">
        <w:r w:rsidR="001D1D7C">
          <w:t>(B)</w:t>
        </w:r>
      </w:ins>
      <w:r>
        <w:t xml:space="preserve"> applies only if the subsequent AU or state-operated program is making sufficient progress to ensure a prompt completion of the evaluation</w:t>
      </w:r>
      <w:del w:id="2315" w:author="Author">
        <w:r w:rsidDel="001D1D7C">
          <w:delText>,</w:delText>
        </w:r>
      </w:del>
      <w:r>
        <w:t xml:space="preserve"> and the parent and subsequent AU or state-operated program agree to a specific time</w:t>
      </w:r>
      <w:ins w:id="2316" w:author="Author">
        <w:r w:rsidR="001D1D7C">
          <w:t>frame for</w:t>
        </w:r>
      </w:ins>
      <w:r>
        <w:t xml:space="preserve"> when the evaluation will be completed.</w:t>
      </w:r>
    </w:p>
    <w:p w14:paraId="7147EB45" w14:textId="77777777" w:rsidR="00126F96" w:rsidRDefault="000801E7" w:rsidP="00253E03">
      <w:pPr>
        <w:pStyle w:val="par2"/>
        <w:spacing w:after="240"/>
      </w:pPr>
      <w:r>
        <w:t>4.02(3)(d)</w:t>
      </w:r>
      <w:r>
        <w:tab/>
      </w:r>
      <w:commentRangeStart w:id="2317"/>
      <w:ins w:id="2318" w:author="Author">
        <w:r w:rsidR="001D1D7C">
          <w:t xml:space="preserve">AUs and state-operated programs </w:t>
        </w:r>
      </w:ins>
      <w:del w:id="2319" w:author="Author">
        <w:r w:rsidDel="001D1D7C">
          <w:delText xml:space="preserve">A record </w:delText>
        </w:r>
      </w:del>
      <w:r>
        <w:t xml:space="preserve">shall </w:t>
      </w:r>
      <w:del w:id="2320" w:author="Author">
        <w:r w:rsidDel="001D1D7C">
          <w:delText xml:space="preserve">be </w:delText>
        </w:r>
      </w:del>
      <w:r>
        <w:t>maintain</w:t>
      </w:r>
      <w:del w:id="2321" w:author="Author">
        <w:r w:rsidDel="001D1D7C">
          <w:delText>ed</w:delText>
        </w:r>
      </w:del>
      <w:r>
        <w:t xml:space="preserve"> </w:t>
      </w:r>
      <w:ins w:id="2322" w:author="Author">
        <w:r w:rsidR="001D1D7C">
          <w:t xml:space="preserve">a record </w:t>
        </w:r>
      </w:ins>
      <w:r>
        <w:t>of the disposition of each special education referral</w:t>
      </w:r>
      <w:commentRangeEnd w:id="2317"/>
      <w:r w:rsidR="001D1D7C">
        <w:rPr>
          <w:rStyle w:val="CommentReference"/>
          <w:sz w:val="24"/>
          <w:szCs w:val="24"/>
        </w:rPr>
        <w:commentReference w:id="2317"/>
      </w:r>
      <w:r>
        <w:t>.</w:t>
      </w:r>
    </w:p>
    <w:p w14:paraId="6F19A568" w14:textId="77777777" w:rsidR="000801E7" w:rsidRDefault="000801E7" w:rsidP="00253E03">
      <w:pPr>
        <w:pStyle w:val="par1"/>
        <w:spacing w:after="240"/>
      </w:pPr>
      <w:r>
        <w:t>4.02(4)</w:t>
      </w:r>
      <w:r>
        <w:tab/>
        <w:t xml:space="preserve">Initial </w:t>
      </w:r>
      <w:ins w:id="2323" w:author="Author">
        <w:r w:rsidR="00A85951">
          <w:t>e</w:t>
        </w:r>
      </w:ins>
      <w:del w:id="2324" w:author="Author">
        <w:r w:rsidDel="00A85951">
          <w:delText>E</w:delText>
        </w:r>
      </w:del>
      <w:r>
        <w:t xml:space="preserve">valuation </w:t>
      </w:r>
      <w:ins w:id="2325" w:author="Author">
        <w:r w:rsidR="00A85951">
          <w:t>p</w:t>
        </w:r>
      </w:ins>
      <w:del w:id="2326" w:author="Author">
        <w:r w:rsidDel="00A85951">
          <w:delText>P</w:delText>
        </w:r>
      </w:del>
      <w:r>
        <w:t>rocess</w:t>
      </w:r>
      <w:del w:id="2327" w:author="Author">
        <w:r w:rsidDel="001D1D7C">
          <w:delText>.</w:delText>
        </w:r>
      </w:del>
    </w:p>
    <w:p w14:paraId="45EB83FD" w14:textId="77777777" w:rsidR="000801E7" w:rsidRDefault="000801E7" w:rsidP="00253E03">
      <w:pPr>
        <w:pStyle w:val="upar2"/>
        <w:spacing w:after="240"/>
      </w:pPr>
      <w:r>
        <w:t xml:space="preserve">An initial evaluation process for children ages three to </w:t>
      </w:r>
      <w:del w:id="2328" w:author="Author">
        <w:r w:rsidDel="001D1D7C">
          <w:delText>twenty-one</w:delText>
        </w:r>
      </w:del>
      <w:ins w:id="2329" w:author="Author">
        <w:r w:rsidR="001D1D7C">
          <w:t>21</w:t>
        </w:r>
      </w:ins>
      <w:r>
        <w:t xml:space="preserve"> shall be provided for the purposes of determining whether the child is a child with a disability </w:t>
      </w:r>
      <w:r>
        <w:lastRenderedPageBreak/>
        <w:t xml:space="preserve">under </w:t>
      </w:r>
      <w:ins w:id="2330" w:author="Author">
        <w:r w:rsidR="00F5471A">
          <w:t>s</w:t>
        </w:r>
      </w:ins>
      <w:del w:id="2331" w:author="Author">
        <w:r w:rsidDel="00F5471A">
          <w:delText>S</w:delText>
        </w:r>
      </w:del>
      <w:r>
        <w:t>ection 2.0</w:t>
      </w:r>
      <w:r w:rsidR="00230535">
        <w:t>9</w:t>
      </w:r>
      <w:r>
        <w:t xml:space="preserve"> of these Rules and what the educational needs of the child are. The requirements and procedures for initial evaluations shall be in accordance with 34 C</w:t>
      </w:r>
      <w:ins w:id="2332" w:author="Author">
        <w:r w:rsidR="001D1D7C">
          <w:t>.</w:t>
        </w:r>
      </w:ins>
      <w:r>
        <w:t>F</w:t>
      </w:r>
      <w:ins w:id="2333" w:author="Author">
        <w:r w:rsidR="001D1D7C">
          <w:t>.</w:t>
        </w:r>
      </w:ins>
      <w:r>
        <w:t>R</w:t>
      </w:r>
      <w:ins w:id="2334" w:author="Author">
        <w:r w:rsidR="001D1D7C">
          <w:t>.</w:t>
        </w:r>
      </w:ins>
      <w:r>
        <w:t xml:space="preserve"> §</w:t>
      </w:r>
      <w:ins w:id="2335" w:author="Author">
        <w:r w:rsidR="001D1D7C">
          <w:t xml:space="preserve">§ </w:t>
        </w:r>
      </w:ins>
      <w:r>
        <w:t xml:space="preserve">300.301, </w:t>
      </w:r>
      <w:del w:id="2336" w:author="Author">
        <w:r w:rsidDel="001D1D7C">
          <w:delText>§</w:delText>
        </w:r>
      </w:del>
      <w:r>
        <w:t>300.304</w:t>
      </w:r>
      <w:ins w:id="2337" w:author="Author">
        <w:r w:rsidR="001D1D7C">
          <w:t>,</w:t>
        </w:r>
      </w:ins>
      <w:r>
        <w:t xml:space="preserve"> and </w:t>
      </w:r>
      <w:del w:id="2338" w:author="Author">
        <w:r w:rsidDel="001D1D7C">
          <w:delText>§</w:delText>
        </w:r>
      </w:del>
      <w:r>
        <w:t>300.305 and shall ensure that the initial evaluation is sufficiently comprehensive to appropriately identify all of the child’s special education and related services needs, whether or not commonly linked to the disability category in which the child has been classified.</w:t>
      </w:r>
    </w:p>
    <w:p w14:paraId="77334877" w14:textId="77777777" w:rsidR="000801E7" w:rsidDel="00F5471A" w:rsidRDefault="000801E7" w:rsidP="00253E03">
      <w:pPr>
        <w:pStyle w:val="par2"/>
        <w:spacing w:after="240"/>
        <w:rPr>
          <w:del w:id="2339" w:author="Author"/>
        </w:rPr>
      </w:pPr>
      <w:r>
        <w:t>4.02(4)(a)</w:t>
      </w:r>
      <w:r>
        <w:tab/>
      </w:r>
      <w:del w:id="2340" w:author="Author">
        <w:r w:rsidDel="00F5471A">
          <w:delText>Parental Consent.</w:delText>
        </w:r>
      </w:del>
    </w:p>
    <w:p w14:paraId="056FE8FB" w14:textId="77777777" w:rsidR="000801E7" w:rsidRDefault="000801E7" w:rsidP="00253E03">
      <w:pPr>
        <w:pStyle w:val="par2"/>
        <w:spacing w:after="240"/>
      </w:pPr>
      <w:r>
        <w:t xml:space="preserve">Prior to conducting an initial evaluation, the </w:t>
      </w:r>
      <w:del w:id="2341" w:author="Author">
        <w:r w:rsidDel="00F5471A">
          <w:delText>administrative unit</w:delText>
        </w:r>
      </w:del>
      <w:ins w:id="2342" w:author="Author">
        <w:r w:rsidR="00F5471A">
          <w:t>AU</w:t>
        </w:r>
      </w:ins>
      <w:r>
        <w:t xml:space="preserve"> or state-operated program shall comply with the parental consent requirements set forth in 34 C</w:t>
      </w:r>
      <w:ins w:id="2343" w:author="Author">
        <w:r w:rsidR="00F5471A">
          <w:t>.</w:t>
        </w:r>
      </w:ins>
      <w:r>
        <w:t>F</w:t>
      </w:r>
      <w:ins w:id="2344" w:author="Author">
        <w:r w:rsidR="00F5471A">
          <w:t>.</w:t>
        </w:r>
      </w:ins>
      <w:r>
        <w:t>R</w:t>
      </w:r>
      <w:ins w:id="2345" w:author="Author">
        <w:r w:rsidR="00F5471A">
          <w:t>.</w:t>
        </w:r>
      </w:ins>
      <w:r>
        <w:t xml:space="preserve"> §</w:t>
      </w:r>
      <w:ins w:id="2346" w:author="Author">
        <w:r w:rsidR="00F5471A">
          <w:t xml:space="preserve"> </w:t>
        </w:r>
      </w:ins>
      <w:r>
        <w:t>300.300.</w:t>
      </w:r>
    </w:p>
    <w:p w14:paraId="3149A074" w14:textId="77777777" w:rsidR="000801E7" w:rsidDel="00F5471A" w:rsidRDefault="000801E7" w:rsidP="00253E03">
      <w:pPr>
        <w:pStyle w:val="par2"/>
        <w:spacing w:after="240"/>
        <w:rPr>
          <w:del w:id="2347" w:author="Author"/>
        </w:rPr>
      </w:pPr>
      <w:r>
        <w:t>4.02(4)(b)</w:t>
      </w:r>
      <w:r>
        <w:tab/>
      </w:r>
      <w:del w:id="2348" w:author="Author">
        <w:r w:rsidDel="00F5471A">
          <w:delText>Screening for instructional purposes is not an evaluation.</w:delText>
        </w:r>
      </w:del>
    </w:p>
    <w:p w14:paraId="709D4F9D" w14:textId="77777777" w:rsidR="000801E7" w:rsidRDefault="000801E7" w:rsidP="00253E03">
      <w:pPr>
        <w:pStyle w:val="par2"/>
        <w:spacing w:after="240"/>
      </w:pPr>
      <w:r>
        <w:t>The screening of a student by a teacher or a specialist to determine appropriate instructional strategies for curriculum implementation shall not be considered to be an evaluation for eligibility for special education and related services.</w:t>
      </w:r>
    </w:p>
    <w:p w14:paraId="5E043331" w14:textId="77777777" w:rsidR="000801E7" w:rsidDel="00F5471A" w:rsidRDefault="000801E7" w:rsidP="00253E03">
      <w:pPr>
        <w:pStyle w:val="par2"/>
        <w:spacing w:after="240"/>
        <w:rPr>
          <w:del w:id="2349" w:author="Author"/>
        </w:rPr>
      </w:pPr>
      <w:r>
        <w:t>4.02(4)(c)</w:t>
      </w:r>
      <w:r>
        <w:tab/>
      </w:r>
      <w:del w:id="2350" w:author="Author">
        <w:r w:rsidDel="00F5471A">
          <w:delText>Personnel shall be appropriately licensed and endorsed.</w:delText>
        </w:r>
      </w:del>
    </w:p>
    <w:p w14:paraId="622CD410" w14:textId="77777777" w:rsidR="000801E7" w:rsidRDefault="000801E7" w:rsidP="00253E03">
      <w:pPr>
        <w:pStyle w:val="par2"/>
        <w:spacing w:after="240"/>
      </w:pPr>
      <w:del w:id="2351" w:author="Author">
        <w:r w:rsidDel="00F5471A">
          <w:delText>Administrative unit</w:delText>
        </w:r>
      </w:del>
      <w:ins w:id="2352" w:author="Author">
        <w:r w:rsidR="00F5471A">
          <w:t>AU</w:t>
        </w:r>
      </w:ins>
      <w:r>
        <w:t xml:space="preserve"> and state-operated program personnel evaluating children for the purpose of determining eligibility for special education services shall be appropriately licensed and endorsed. For those areas where </w:t>
      </w:r>
      <w:del w:id="2353" w:author="Author">
        <w:r w:rsidDel="00F5471A">
          <w:delText xml:space="preserve">CDE </w:delText>
        </w:r>
      </w:del>
      <w:ins w:id="2354" w:author="Author">
        <w:r w:rsidR="00F5471A">
          <w:t xml:space="preserve">Department </w:t>
        </w:r>
      </w:ins>
      <w:r>
        <w:t>licensure and endorsement are not available, appropriate professional licensure, registration</w:t>
      </w:r>
      <w:ins w:id="2355" w:author="Author">
        <w:r w:rsidR="00F5471A">
          <w:t>,</w:t>
        </w:r>
      </w:ins>
      <w:r>
        <w:t xml:space="preserve"> or credentials is required.</w:t>
      </w:r>
    </w:p>
    <w:p w14:paraId="6CD04DEA" w14:textId="77777777" w:rsidR="000801E7" w:rsidRDefault="000801E7" w:rsidP="00253E03">
      <w:pPr>
        <w:pStyle w:val="par1"/>
        <w:spacing w:after="240"/>
      </w:pPr>
      <w:r>
        <w:t>4.02(5)</w:t>
      </w:r>
      <w:r>
        <w:tab/>
        <w:t>Reevaluations</w:t>
      </w:r>
      <w:del w:id="2356" w:author="Author">
        <w:r w:rsidDel="00F5471A">
          <w:delText>.</w:delText>
        </w:r>
      </w:del>
    </w:p>
    <w:p w14:paraId="0E49FDA0" w14:textId="77777777" w:rsidR="000801E7" w:rsidRDefault="000801E7" w:rsidP="00253E03">
      <w:pPr>
        <w:pStyle w:val="upar2"/>
        <w:spacing w:after="240"/>
      </w:pPr>
      <w:r>
        <w:t>The requirements and procedures for conducting and completing reevaluations shall be consistent with 34 C</w:t>
      </w:r>
      <w:ins w:id="2357" w:author="Author">
        <w:r w:rsidR="00F5471A">
          <w:t>.</w:t>
        </w:r>
      </w:ins>
      <w:r>
        <w:t>F</w:t>
      </w:r>
      <w:ins w:id="2358" w:author="Author">
        <w:r w:rsidR="00F5471A">
          <w:t>.</w:t>
        </w:r>
      </w:ins>
      <w:r>
        <w:t>R</w:t>
      </w:r>
      <w:ins w:id="2359" w:author="Author">
        <w:r w:rsidR="00F5471A">
          <w:t>.</w:t>
        </w:r>
      </w:ins>
      <w:r>
        <w:t xml:space="preserve"> §</w:t>
      </w:r>
      <w:ins w:id="2360" w:author="Author">
        <w:r w:rsidR="00F5471A">
          <w:t xml:space="preserve"> </w:t>
        </w:r>
      </w:ins>
      <w:r>
        <w:t xml:space="preserve">300.303 and </w:t>
      </w:r>
      <w:ins w:id="2361" w:author="Author">
        <w:r w:rsidR="00F5471A">
          <w:t>s</w:t>
        </w:r>
      </w:ins>
      <w:del w:id="2362" w:author="Author">
        <w:r w:rsidDel="00F5471A">
          <w:delText>S</w:delText>
        </w:r>
      </w:del>
      <w:r>
        <w:t xml:space="preserve">ection 4.02(4) of these Rules. The additional procedures for identifying specific learning disability shall also be utilized consistent with </w:t>
      </w:r>
      <w:ins w:id="2363" w:author="Author">
        <w:r w:rsidR="00F5471A">
          <w:t>s</w:t>
        </w:r>
      </w:ins>
      <w:del w:id="2364" w:author="Author">
        <w:r w:rsidDel="00F5471A">
          <w:delText>S</w:delText>
        </w:r>
      </w:del>
      <w:r>
        <w:t>ection 4.02(7) of these Rules.</w:t>
      </w:r>
    </w:p>
    <w:p w14:paraId="4793A117" w14:textId="77777777" w:rsidR="000801E7" w:rsidRDefault="000801E7" w:rsidP="00253E03">
      <w:pPr>
        <w:pStyle w:val="par1"/>
        <w:spacing w:after="240"/>
      </w:pPr>
      <w:r>
        <w:t>4.02(6)</w:t>
      </w:r>
      <w:r>
        <w:tab/>
        <w:t xml:space="preserve">Determination of </w:t>
      </w:r>
      <w:ins w:id="2365" w:author="Author">
        <w:r w:rsidR="00A85951">
          <w:t>d</w:t>
        </w:r>
      </w:ins>
      <w:del w:id="2366" w:author="Author">
        <w:r w:rsidDel="00A85951">
          <w:delText>D</w:delText>
        </w:r>
      </w:del>
      <w:r>
        <w:t xml:space="preserve">isability and </w:t>
      </w:r>
      <w:ins w:id="2367" w:author="Author">
        <w:r w:rsidR="00A85951">
          <w:t>e</w:t>
        </w:r>
      </w:ins>
      <w:del w:id="2368" w:author="Author">
        <w:r w:rsidDel="00A85951">
          <w:delText>E</w:delText>
        </w:r>
      </w:del>
      <w:r>
        <w:t>ligibility</w:t>
      </w:r>
      <w:del w:id="2369" w:author="Author">
        <w:r w:rsidDel="00F5471A">
          <w:delText>.</w:delText>
        </w:r>
      </w:del>
    </w:p>
    <w:p w14:paraId="0597D184" w14:textId="77777777" w:rsidR="000801E7" w:rsidRDefault="000801E7" w:rsidP="00253E03">
      <w:pPr>
        <w:pStyle w:val="upar2"/>
        <w:spacing w:after="240"/>
      </w:pPr>
      <w:r>
        <w:t>Requirements and procedures for determining disability and eligibility shall be consistent with 34 C</w:t>
      </w:r>
      <w:ins w:id="2370" w:author="Author">
        <w:r w:rsidR="00BB38CC">
          <w:t>.</w:t>
        </w:r>
      </w:ins>
      <w:r>
        <w:t>F</w:t>
      </w:r>
      <w:ins w:id="2371" w:author="Author">
        <w:r w:rsidR="00BB38CC">
          <w:t>.</w:t>
        </w:r>
      </w:ins>
      <w:r>
        <w:t>R</w:t>
      </w:r>
      <w:ins w:id="2372" w:author="Author">
        <w:r w:rsidR="00BB38CC">
          <w:t>.</w:t>
        </w:r>
      </w:ins>
      <w:r>
        <w:t xml:space="preserve"> §</w:t>
      </w:r>
      <w:ins w:id="2373" w:author="Author">
        <w:r w:rsidR="00BB38CC">
          <w:t xml:space="preserve"> </w:t>
        </w:r>
      </w:ins>
      <w:r>
        <w:t xml:space="preserve">300.306. Once a special education referral has been made and the initial evaluation has been completed, a meeting shall be held to determine if the child has a disability and if the child is eligible for special </w:t>
      </w:r>
      <w:r>
        <w:lastRenderedPageBreak/>
        <w:t xml:space="preserve">education. If the child is determined to have a disability and is eligible, an IEP shall be developed for the child in accordance with </w:t>
      </w:r>
      <w:ins w:id="2374" w:author="Author">
        <w:r w:rsidR="00BB38CC">
          <w:t>s</w:t>
        </w:r>
      </w:ins>
      <w:del w:id="2375" w:author="Author">
        <w:r w:rsidDel="00BB38CC">
          <w:delText>S</w:delText>
        </w:r>
      </w:del>
      <w:r>
        <w:t>ection 4.03 of these Rules. These functions may occur at the same meeting or at different meetings.</w:t>
      </w:r>
    </w:p>
    <w:p w14:paraId="2C4D667B" w14:textId="77777777" w:rsidR="000801E7" w:rsidRDefault="000801E7" w:rsidP="00253E03">
      <w:pPr>
        <w:pStyle w:val="par2"/>
        <w:spacing w:after="240"/>
      </w:pPr>
      <w:r>
        <w:t>4.02(6)(a)</w:t>
      </w:r>
      <w:r>
        <w:tab/>
        <w:t>Timeline</w:t>
      </w:r>
      <w:del w:id="2376" w:author="Author">
        <w:r w:rsidDel="00F5471A">
          <w:delText>.</w:delText>
        </w:r>
      </w:del>
    </w:p>
    <w:p w14:paraId="306158FF" w14:textId="6029746F" w:rsidR="000801E7" w:rsidRDefault="000801E7" w:rsidP="00253E03">
      <w:pPr>
        <w:pStyle w:val="par3"/>
        <w:spacing w:after="240"/>
      </w:pPr>
      <w:r>
        <w:t>4.02(6)(a)(i)</w:t>
      </w:r>
      <w:r>
        <w:tab/>
        <w:t>A meeting to discuss the initial evaluation of the child and to determine if the child has a disability and is eligible for special education shall be held within a reasonable time</w:t>
      </w:r>
      <w:commentRangeStart w:id="2377"/>
      <w:ins w:id="2378" w:author="Author">
        <w:r w:rsidR="0EB082D1">
          <w:t>,</w:t>
        </w:r>
      </w:ins>
      <w:r w:rsidR="484F3ED1">
        <w:t xml:space="preserve"> </w:t>
      </w:r>
      <w:ins w:id="2379" w:author="Author">
        <w:r w:rsidR="30A095B6">
          <w:t>but no later than 90 days of consent being provided to conduct the evaluation</w:t>
        </w:r>
        <w:r w:rsidR="2998C930">
          <w:t>,</w:t>
        </w:r>
        <w:r>
          <w:t xml:space="preserve"> </w:t>
        </w:r>
      </w:ins>
      <w:commentRangeEnd w:id="2377"/>
      <w:r w:rsidR="006D4A7A">
        <w:rPr>
          <w:rStyle w:val="CommentReference"/>
          <w:sz w:val="24"/>
          <w:szCs w:val="24"/>
        </w:rPr>
        <w:commentReference w:id="2377"/>
      </w:r>
      <w:r>
        <w:t>after the initial evaluation is completed.</w:t>
      </w:r>
    </w:p>
    <w:p w14:paraId="21A00016" w14:textId="21F3ECB3" w:rsidR="000801E7" w:rsidRDefault="000801E7" w:rsidP="00253E03">
      <w:pPr>
        <w:pStyle w:val="par3"/>
        <w:spacing w:after="240"/>
      </w:pPr>
      <w:r>
        <w:t>4.02(6)(a)(ii)</w:t>
      </w:r>
      <w:r>
        <w:tab/>
        <w:t xml:space="preserve">Following a reevaluation, a meeting shall be held </w:t>
      </w:r>
      <w:commentRangeStart w:id="2380"/>
      <w:r>
        <w:t>within a reasonable time</w:t>
      </w:r>
      <w:ins w:id="2381" w:author="Author">
        <w:r w:rsidR="761B82B3">
          <w:t>, but no later than 30 days of the reevaluation being completed,</w:t>
        </w:r>
      </w:ins>
      <w:r>
        <w:t xml:space="preserve"> </w:t>
      </w:r>
      <w:commentRangeEnd w:id="2380"/>
      <w:r w:rsidR="006D4A7A">
        <w:rPr>
          <w:rStyle w:val="CommentReference"/>
          <w:sz w:val="24"/>
          <w:szCs w:val="24"/>
        </w:rPr>
        <w:commentReference w:id="2380"/>
      </w:r>
      <w:r>
        <w:t xml:space="preserve">to discuss the reevaluation of the child </w:t>
      </w:r>
      <w:ins w:id="2382" w:author="Author">
        <w:r w:rsidR="00F5471A">
          <w:t xml:space="preserve">and </w:t>
        </w:r>
      </w:ins>
      <w:r>
        <w:t>to determine if the child continues to be eligible for special education and/or to identify all of the child’s special education and related services needs.</w:t>
      </w:r>
    </w:p>
    <w:p w14:paraId="1230107B" w14:textId="77777777" w:rsidR="000801E7" w:rsidRDefault="000801E7" w:rsidP="00253E03">
      <w:pPr>
        <w:pStyle w:val="par2"/>
        <w:spacing w:after="240"/>
      </w:pPr>
      <w:r>
        <w:t>4.02(6)(b)</w:t>
      </w:r>
      <w:r>
        <w:tab/>
        <w:t>Participants</w:t>
      </w:r>
      <w:del w:id="2383" w:author="Author">
        <w:r w:rsidDel="00F5471A">
          <w:delText>.</w:delText>
        </w:r>
      </w:del>
    </w:p>
    <w:p w14:paraId="58F4F2E8" w14:textId="77777777" w:rsidR="000801E7" w:rsidRDefault="000801E7" w:rsidP="00253E03">
      <w:pPr>
        <w:pStyle w:val="upar3"/>
        <w:spacing w:after="240"/>
      </w:pPr>
      <w:r>
        <w:t xml:space="preserve">Meetings to determine if the child has a disability and is eligible for special education, whether held separately or in connection with a meeting to develop an IEP, </w:t>
      </w:r>
      <w:del w:id="2384" w:author="Author">
        <w:r w:rsidDel="002C3DCA">
          <w:delText xml:space="preserve">must </w:delText>
        </w:r>
      </w:del>
      <w:ins w:id="2385" w:author="Author">
        <w:r w:rsidR="002C3DCA">
          <w:t xml:space="preserve">shall </w:t>
        </w:r>
      </w:ins>
      <w:r>
        <w:t>include:</w:t>
      </w:r>
    </w:p>
    <w:p w14:paraId="48179F46" w14:textId="77777777" w:rsidR="000801E7" w:rsidRDefault="000801E7" w:rsidP="00253E03">
      <w:pPr>
        <w:pStyle w:val="par3"/>
        <w:spacing w:after="240"/>
      </w:pPr>
      <w:r>
        <w:t>4.02(6)(b)(i)</w:t>
      </w:r>
      <w:r>
        <w:tab/>
        <w:t>A multidisciplinary team</w:t>
      </w:r>
      <w:ins w:id="2386" w:author="Author">
        <w:r w:rsidR="002C3DCA">
          <w:t xml:space="preserve"> that is</w:t>
        </w:r>
      </w:ins>
      <w:r>
        <w:t xml:space="preserve"> knowledgeable about the child and about the meaning of the evaluation data</w:t>
      </w:r>
      <w:ins w:id="2387" w:author="Author">
        <w:r w:rsidR="002C3DCA">
          <w:t xml:space="preserve"> and that</w:t>
        </w:r>
      </w:ins>
      <w:del w:id="2388" w:author="Author">
        <w:r w:rsidDel="002C3DCA">
          <w:delText>. The multidisciplinary team</w:delText>
        </w:r>
      </w:del>
      <w:r>
        <w:t xml:space="preserve"> </w:t>
      </w:r>
      <w:del w:id="2389" w:author="Author">
        <w:r w:rsidDel="002C3DCA">
          <w:delText xml:space="preserve">shall </w:delText>
        </w:r>
      </w:del>
      <w:r>
        <w:t>include</w:t>
      </w:r>
      <w:ins w:id="2390" w:author="Author">
        <w:r w:rsidR="002C3DCA">
          <w:t>s</w:t>
        </w:r>
      </w:ins>
      <w:r>
        <w:t>:</w:t>
      </w:r>
    </w:p>
    <w:p w14:paraId="4D4616F9" w14:textId="77777777" w:rsidR="000801E7" w:rsidRDefault="000801E7" w:rsidP="00253E03">
      <w:pPr>
        <w:pStyle w:val="par4"/>
        <w:spacing w:after="240"/>
      </w:pPr>
      <w:r>
        <w:t>4.02(6)(b)(i)(A)</w:t>
      </w:r>
      <w:r>
        <w:tab/>
        <w:t>At least one teacher or other specialist with knowledge in the area of the child’s suspected disability;</w:t>
      </w:r>
    </w:p>
    <w:p w14:paraId="14EC206E" w14:textId="77777777" w:rsidR="000801E7" w:rsidRDefault="000801E7" w:rsidP="00253E03">
      <w:pPr>
        <w:pStyle w:val="par4"/>
        <w:spacing w:after="240"/>
      </w:pPr>
      <w:r>
        <w:t>4.02(6)(b)(i)(B)</w:t>
      </w:r>
      <w:r>
        <w:tab/>
        <w:t>As necessary, other qualified professionals</w:t>
      </w:r>
      <w:ins w:id="2391" w:author="Author">
        <w:r w:rsidR="002C3DCA">
          <w:t xml:space="preserve"> (</w:t>
        </w:r>
      </w:ins>
      <w:del w:id="2392" w:author="Author">
        <w:r w:rsidDel="002C3DCA">
          <w:delText xml:space="preserve">, </w:delText>
        </w:r>
      </w:del>
      <w:r>
        <w:t xml:space="preserve">e.g., </w:t>
      </w:r>
      <w:del w:id="2393" w:author="Author">
        <w:r w:rsidDel="002C3DCA">
          <w:delText xml:space="preserve">an </w:delText>
        </w:r>
      </w:del>
      <w:r>
        <w:t>occupational therapist</w:t>
      </w:r>
      <w:ins w:id="2394" w:author="Author">
        <w:r w:rsidR="002C3DCA">
          <w:t>,</w:t>
        </w:r>
      </w:ins>
      <w:del w:id="2395" w:author="Author">
        <w:r w:rsidDel="002C3DCA">
          <w:delText>; a</w:delText>
        </w:r>
      </w:del>
      <w:r>
        <w:t xml:space="preserve"> speech language pathologist</w:t>
      </w:r>
      <w:ins w:id="2396" w:author="Author">
        <w:r w:rsidR="002C3DCA">
          <w:t xml:space="preserve">, </w:t>
        </w:r>
      </w:ins>
      <w:del w:id="2397" w:author="Author">
        <w:r w:rsidDel="002C3DCA">
          <w:delText xml:space="preserve">; a </w:delText>
        </w:r>
      </w:del>
      <w:r>
        <w:t>physical therapist</w:t>
      </w:r>
      <w:ins w:id="2398" w:author="Author">
        <w:r w:rsidR="002C3DCA">
          <w:t>,</w:t>
        </w:r>
      </w:ins>
      <w:del w:id="2399" w:author="Author">
        <w:r w:rsidDel="002C3DCA">
          <w:delText>;</w:delText>
        </w:r>
      </w:del>
      <w:r>
        <w:t xml:space="preserve"> </w:t>
      </w:r>
      <w:del w:id="2400" w:author="Author">
        <w:r w:rsidDel="002C3DCA">
          <w:delText>and a</w:delText>
        </w:r>
      </w:del>
      <w:ins w:id="2401" w:author="Author">
        <w:r w:rsidR="002C3DCA">
          <w:t>or</w:t>
        </w:r>
      </w:ins>
      <w:r>
        <w:t xml:space="preserve"> school psychologist</w:t>
      </w:r>
      <w:ins w:id="2402" w:author="Author">
        <w:r w:rsidR="002C3DCA">
          <w:t>)</w:t>
        </w:r>
      </w:ins>
      <w:r>
        <w:t>; and</w:t>
      </w:r>
    </w:p>
    <w:p w14:paraId="41A4EADC" w14:textId="77777777" w:rsidR="000801E7" w:rsidRDefault="000801E7" w:rsidP="00253E03">
      <w:pPr>
        <w:pStyle w:val="par4"/>
        <w:spacing w:after="240"/>
      </w:pPr>
      <w:r>
        <w:t>4.02(6)(b)(i)(C)</w:t>
      </w:r>
      <w:r>
        <w:tab/>
        <w:t>The parent of the child.</w:t>
      </w:r>
    </w:p>
    <w:p w14:paraId="6ED2DE06" w14:textId="77777777" w:rsidR="000801E7" w:rsidRDefault="000801E7" w:rsidP="00253E03">
      <w:pPr>
        <w:pStyle w:val="par3"/>
        <w:spacing w:after="240"/>
      </w:pPr>
      <w:r>
        <w:t>4.02(6)(b)(ii)</w:t>
      </w:r>
      <w:r>
        <w:tab/>
      </w:r>
      <w:commentRangeStart w:id="2403"/>
      <w:ins w:id="2404" w:author="Author">
        <w:r w:rsidR="002C3DCA">
          <w:t xml:space="preserve">The multidisciplinary team composition shall be </w:t>
        </w:r>
      </w:ins>
      <w:del w:id="2405" w:author="Author">
        <w:r w:rsidDel="002C3DCA">
          <w:delText>A</w:delText>
        </w:r>
      </w:del>
      <w:ins w:id="2406" w:author="Author">
        <w:r w:rsidR="002C3DCA">
          <w:t>a</w:t>
        </w:r>
      </w:ins>
      <w:r>
        <w:t xml:space="preserve">t the discretion of the special education director for the </w:t>
      </w:r>
      <w:del w:id="2407" w:author="Author">
        <w:r w:rsidDel="002C3DCA">
          <w:delText xml:space="preserve">administrative unit </w:delText>
        </w:r>
        <w:r w:rsidDel="002C3DCA">
          <w:lastRenderedPageBreak/>
          <w:delText>of residence</w:delText>
        </w:r>
      </w:del>
      <w:ins w:id="2408" w:author="Author">
        <w:r w:rsidR="002C3DCA">
          <w:t>AUR</w:t>
        </w:r>
      </w:ins>
      <w:r>
        <w:t>, the special education director</w:t>
      </w:r>
      <w:ins w:id="2409" w:author="Author">
        <w:r w:rsidR="002C3DCA">
          <w:t>,</w:t>
        </w:r>
      </w:ins>
      <w:r>
        <w:t xml:space="preserve"> or designee for the </w:t>
      </w:r>
      <w:del w:id="2410" w:author="Author">
        <w:r w:rsidDel="002C3DCA">
          <w:delText>administrative unit of residence</w:delText>
        </w:r>
      </w:del>
      <w:ins w:id="2411" w:author="Author">
        <w:r w:rsidR="002C3DCA">
          <w:t>AUR</w:t>
        </w:r>
      </w:ins>
      <w:commentRangeEnd w:id="2403"/>
      <w:r w:rsidR="00A63B42">
        <w:rPr>
          <w:rStyle w:val="CommentReference"/>
          <w:sz w:val="24"/>
          <w:szCs w:val="24"/>
        </w:rPr>
        <w:commentReference w:id="2403"/>
      </w:r>
      <w:r>
        <w:t>.</w:t>
      </w:r>
    </w:p>
    <w:p w14:paraId="2A9C7FCC" w14:textId="77777777" w:rsidR="000801E7" w:rsidRDefault="000801E7" w:rsidP="00253E03">
      <w:pPr>
        <w:pStyle w:val="par2"/>
        <w:spacing w:after="240"/>
      </w:pPr>
      <w:r>
        <w:t>4.02(6)(c)</w:t>
      </w:r>
      <w:r>
        <w:tab/>
        <w:t>Change of disability and/or eligibility</w:t>
      </w:r>
      <w:del w:id="2412" w:author="Author">
        <w:r w:rsidDel="00F5471A">
          <w:delText>.</w:delText>
        </w:r>
      </w:del>
    </w:p>
    <w:p w14:paraId="50DF7313" w14:textId="77777777" w:rsidR="000801E7" w:rsidRDefault="000801E7" w:rsidP="00253E03">
      <w:pPr>
        <w:pStyle w:val="upar3"/>
        <w:spacing w:after="240"/>
      </w:pPr>
      <w:r>
        <w:t xml:space="preserve">A change of disability and/or eligibility may only be made after </w:t>
      </w:r>
      <w:ins w:id="2413" w:author="Author">
        <w:r w:rsidR="00771218">
          <w:t xml:space="preserve">a </w:t>
        </w:r>
      </w:ins>
      <w:r>
        <w:t xml:space="preserve">reevaluation conducted in accordance with </w:t>
      </w:r>
      <w:ins w:id="2414" w:author="Author">
        <w:r w:rsidR="00771218">
          <w:t>s</w:t>
        </w:r>
      </w:ins>
      <w:del w:id="2415" w:author="Author">
        <w:r w:rsidDel="00771218">
          <w:delText>S</w:delText>
        </w:r>
      </w:del>
      <w:r>
        <w:t xml:space="preserve">ection 4.02(5) of these Rules and at a meeting in which the results of </w:t>
      </w:r>
      <w:ins w:id="2416" w:author="Author">
        <w:r w:rsidR="00771218">
          <w:t xml:space="preserve">the </w:t>
        </w:r>
      </w:ins>
      <w:r>
        <w:t xml:space="preserve">reevaluation are considered in accordance with </w:t>
      </w:r>
      <w:ins w:id="2417" w:author="Author">
        <w:r w:rsidR="00771218">
          <w:t>s</w:t>
        </w:r>
      </w:ins>
      <w:del w:id="2418" w:author="Author">
        <w:r w:rsidDel="00771218">
          <w:delText>S</w:delText>
        </w:r>
      </w:del>
      <w:r>
        <w:t>ection 4.02(6)(a)(ii)</w:t>
      </w:r>
      <w:ins w:id="2419" w:author="Author">
        <w:r w:rsidR="00771218">
          <w:t xml:space="preserve"> of these Rules</w:t>
        </w:r>
      </w:ins>
      <w:r>
        <w:t xml:space="preserve">. In addition, a change involving a specific learning disability shall be made consistent with the additional procedures set forth in </w:t>
      </w:r>
      <w:ins w:id="2420" w:author="Author">
        <w:r w:rsidR="00771218">
          <w:t>s</w:t>
        </w:r>
      </w:ins>
      <w:del w:id="2421" w:author="Author">
        <w:r w:rsidDel="00771218">
          <w:delText>S</w:delText>
        </w:r>
      </w:del>
      <w:r>
        <w:t>ection 4.02(7) of these Rules.</w:t>
      </w:r>
    </w:p>
    <w:p w14:paraId="274E820F" w14:textId="77777777" w:rsidR="000801E7" w:rsidRDefault="000801E7" w:rsidP="00253E03">
      <w:pPr>
        <w:pStyle w:val="par3"/>
        <w:spacing w:after="240"/>
      </w:pPr>
      <w:r>
        <w:t>4.02(6)(c)(i)</w:t>
      </w:r>
      <w:r>
        <w:tab/>
        <w:t xml:space="preserve">The </w:t>
      </w:r>
      <w:ins w:id="2422" w:author="Author">
        <w:r w:rsidR="00771218">
          <w:t>re</w:t>
        </w:r>
      </w:ins>
      <w:r>
        <w:t>evaluation described in Section 4.02(6)(c)</w:t>
      </w:r>
      <w:ins w:id="2423" w:author="Author">
        <w:r w:rsidR="00771218">
          <w:t xml:space="preserve"> of these Rules</w:t>
        </w:r>
      </w:ins>
      <w:r>
        <w:t xml:space="preserve"> is not required before the termination of a child’s eligibility for special education due to graduation from secondary school with a regular diploma</w:t>
      </w:r>
      <w:del w:id="2424" w:author="Author">
        <w:r w:rsidDel="00771218">
          <w:delText>,</w:delText>
        </w:r>
      </w:del>
      <w:r>
        <w:t xml:space="preserve"> or due to reaching age 21.</w:t>
      </w:r>
    </w:p>
    <w:p w14:paraId="09E05158" w14:textId="77777777" w:rsidR="000801E7" w:rsidRDefault="000801E7" w:rsidP="00253E03">
      <w:pPr>
        <w:pStyle w:val="par3"/>
        <w:spacing w:after="240"/>
      </w:pPr>
      <w:r>
        <w:t>4.02(6)(c)(ii)</w:t>
      </w:r>
      <w:r>
        <w:tab/>
        <w:t>For a child whose eligibility terminates under circumstances described in Section 4.02(6)(c)(i)</w:t>
      </w:r>
      <w:ins w:id="2425" w:author="Author">
        <w:r w:rsidR="00771218">
          <w:t xml:space="preserve"> of these Rules</w:t>
        </w:r>
      </w:ins>
      <w:r>
        <w:t xml:space="preserve">, the </w:t>
      </w:r>
      <w:del w:id="2426" w:author="Author">
        <w:r w:rsidDel="00771218">
          <w:delText>administrative unit</w:delText>
        </w:r>
      </w:del>
      <w:ins w:id="2427" w:author="Author">
        <w:r w:rsidR="00771218">
          <w:t xml:space="preserve">AU or </w:t>
        </w:r>
      </w:ins>
      <w:del w:id="2428" w:author="Author">
        <w:r w:rsidDel="00771218">
          <w:delText>/</w:delText>
        </w:r>
      </w:del>
      <w:r>
        <w:t xml:space="preserve">state-operated program </w:t>
      </w:r>
      <w:del w:id="2429" w:author="Author">
        <w:r w:rsidDel="008D6DC4">
          <w:delText xml:space="preserve">must </w:delText>
        </w:r>
      </w:del>
      <w:ins w:id="2430" w:author="Author">
        <w:r w:rsidR="008D6DC4">
          <w:t xml:space="preserve">shall </w:t>
        </w:r>
      </w:ins>
      <w:r>
        <w:t>provide the child with a summary of the child’s academic achievement and functional performance, which shall include recommendations on how to assist the child in meeting the child’s postsecondary goals.</w:t>
      </w:r>
    </w:p>
    <w:p w14:paraId="7D9D52EA" w14:textId="77777777" w:rsidR="000801E7" w:rsidRDefault="000801E7" w:rsidP="00253E03">
      <w:pPr>
        <w:pStyle w:val="par1"/>
        <w:spacing w:after="240"/>
      </w:pPr>
      <w:r>
        <w:t>4.02(7)</w:t>
      </w:r>
      <w:r>
        <w:tab/>
        <w:t>Additional procedures for identifying children with specific learning disabilities</w:t>
      </w:r>
      <w:del w:id="2431" w:author="Author">
        <w:r w:rsidDel="00771218">
          <w:delText>.</w:delText>
        </w:r>
      </w:del>
    </w:p>
    <w:p w14:paraId="1782D2D2" w14:textId="77777777" w:rsidR="000801E7" w:rsidRDefault="000801E7" w:rsidP="00253E03">
      <w:pPr>
        <w:pStyle w:val="upar2"/>
        <w:spacing w:after="240"/>
      </w:pPr>
      <w:r>
        <w:t xml:space="preserve">The definition and criteria for the </w:t>
      </w:r>
      <w:ins w:id="2432" w:author="Author">
        <w:r w:rsidR="00771218">
          <w:t>s</w:t>
        </w:r>
      </w:ins>
      <w:del w:id="2433" w:author="Author">
        <w:r w:rsidDel="00771218">
          <w:delText>S</w:delText>
        </w:r>
      </w:del>
      <w:r>
        <w:t xml:space="preserve">pecific </w:t>
      </w:r>
      <w:ins w:id="2434" w:author="Author">
        <w:r w:rsidR="00771218">
          <w:t>l</w:t>
        </w:r>
      </w:ins>
      <w:del w:id="2435" w:author="Author">
        <w:r w:rsidDel="00771218">
          <w:delText>L</w:delText>
        </w:r>
      </w:del>
      <w:r>
        <w:t xml:space="preserve">earning </w:t>
      </w:r>
      <w:ins w:id="2436" w:author="Author">
        <w:r w:rsidR="00771218">
          <w:t>d</w:t>
        </w:r>
      </w:ins>
      <w:del w:id="2437" w:author="Author">
        <w:r w:rsidDel="00771218">
          <w:delText>D</w:delText>
        </w:r>
      </w:del>
      <w:r>
        <w:t xml:space="preserve">isability category are set forth in </w:t>
      </w:r>
      <w:ins w:id="2438" w:author="Author">
        <w:r w:rsidR="00771218">
          <w:t>s</w:t>
        </w:r>
      </w:ins>
      <w:del w:id="2439" w:author="Author">
        <w:r w:rsidDel="00771218">
          <w:delText>S</w:delText>
        </w:r>
      </w:del>
      <w:r>
        <w:t>ection 2.0</w:t>
      </w:r>
      <w:r w:rsidR="00230535">
        <w:t>9</w:t>
      </w:r>
      <w:r>
        <w:t>(6) of these Rules. The additional requirements and procedures for identifying children with specific learning disabilities shall be consistent with 34 C</w:t>
      </w:r>
      <w:ins w:id="2440" w:author="Author">
        <w:r w:rsidR="00771218">
          <w:t>.</w:t>
        </w:r>
      </w:ins>
      <w:r>
        <w:t>F</w:t>
      </w:r>
      <w:ins w:id="2441" w:author="Author">
        <w:r w:rsidR="00771218">
          <w:t>.</w:t>
        </w:r>
      </w:ins>
      <w:r>
        <w:t>R</w:t>
      </w:r>
      <w:ins w:id="2442" w:author="Author">
        <w:r w:rsidR="00771218">
          <w:t>.</w:t>
        </w:r>
      </w:ins>
      <w:r>
        <w:t xml:space="preserve"> §</w:t>
      </w:r>
      <w:ins w:id="2443" w:author="Author">
        <w:r w:rsidR="00771218">
          <w:t xml:space="preserve">§ </w:t>
        </w:r>
      </w:ins>
      <w:r>
        <w:t xml:space="preserve">300.307(b), </w:t>
      </w:r>
      <w:del w:id="2444" w:author="Author">
        <w:r w:rsidDel="00771218">
          <w:delText>§</w:delText>
        </w:r>
      </w:del>
      <w:r>
        <w:t xml:space="preserve">300.308, </w:t>
      </w:r>
      <w:del w:id="2445" w:author="Author">
        <w:r w:rsidDel="00771218">
          <w:delText>§</w:delText>
        </w:r>
      </w:del>
      <w:r>
        <w:t>300.309(b)</w:t>
      </w:r>
      <w:del w:id="2446" w:author="Author">
        <w:r w:rsidDel="00771218">
          <w:delText xml:space="preserve"> </w:delText>
        </w:r>
      </w:del>
      <w:r>
        <w:t>-</w:t>
      </w:r>
      <w:del w:id="2447" w:author="Author">
        <w:r w:rsidDel="00771218">
          <w:delText xml:space="preserve"> </w:delText>
        </w:r>
      </w:del>
      <w:r>
        <w:t xml:space="preserve">(c), </w:t>
      </w:r>
      <w:del w:id="2448" w:author="Author">
        <w:r w:rsidDel="00771218">
          <w:delText>§</w:delText>
        </w:r>
      </w:del>
      <w:r>
        <w:t>300.310</w:t>
      </w:r>
      <w:ins w:id="2449" w:author="Author">
        <w:r w:rsidR="00771218">
          <w:t>,</w:t>
        </w:r>
      </w:ins>
      <w:r>
        <w:t xml:space="preserve"> and </w:t>
      </w:r>
      <w:del w:id="2450" w:author="Author">
        <w:r w:rsidDel="00771218">
          <w:delText>§</w:delText>
        </w:r>
      </w:del>
      <w:r>
        <w:t>300.311.</w:t>
      </w:r>
    </w:p>
    <w:p w14:paraId="10DE86DA" w14:textId="77777777" w:rsidR="000801E7" w:rsidRDefault="000801E7" w:rsidP="00253E03">
      <w:pPr>
        <w:pStyle w:val="par2"/>
        <w:spacing w:after="240"/>
      </w:pPr>
      <w:r>
        <w:t>4.02(7)(a)</w:t>
      </w:r>
      <w:r>
        <w:tab/>
        <w:t>Exception: The optional documentary statement contained in 34 C</w:t>
      </w:r>
      <w:ins w:id="2451" w:author="Author">
        <w:r w:rsidR="00771218">
          <w:t>.</w:t>
        </w:r>
      </w:ins>
      <w:r>
        <w:t>F</w:t>
      </w:r>
      <w:ins w:id="2452" w:author="Author">
        <w:r w:rsidR="00771218">
          <w:t>.</w:t>
        </w:r>
      </w:ins>
      <w:r>
        <w:t>R</w:t>
      </w:r>
      <w:ins w:id="2453" w:author="Author">
        <w:r w:rsidR="00771218">
          <w:t>.</w:t>
        </w:r>
      </w:ins>
      <w:r>
        <w:t xml:space="preserve"> §</w:t>
      </w:r>
      <w:ins w:id="2454" w:author="Author">
        <w:r w:rsidR="00771218">
          <w:t xml:space="preserve"> </w:t>
        </w:r>
      </w:ins>
      <w:r>
        <w:t>300.311(a)(5)(ii)(B) shall not apply.</w:t>
      </w:r>
    </w:p>
    <w:p w14:paraId="43E81464" w14:textId="77777777" w:rsidR="000801E7" w:rsidRDefault="000801E7" w:rsidP="00253E03">
      <w:pPr>
        <w:pStyle w:val="par1"/>
        <w:spacing w:after="240"/>
      </w:pPr>
      <w:r>
        <w:t>4.02(8)</w:t>
      </w:r>
      <w:r>
        <w:tab/>
        <w:t>Record of meeting</w:t>
      </w:r>
      <w:del w:id="2455" w:author="Author">
        <w:r w:rsidDel="00771218">
          <w:delText>.</w:delText>
        </w:r>
      </w:del>
    </w:p>
    <w:p w14:paraId="396306D6" w14:textId="0C6B3026" w:rsidR="000801E7" w:rsidRDefault="000801E7" w:rsidP="00253E03">
      <w:pPr>
        <w:pStyle w:val="upar2"/>
        <w:spacing w:after="240" w:line="259" w:lineRule="auto"/>
      </w:pPr>
      <w:r>
        <w:t xml:space="preserve">If the determination of disability and eligibility occur at </w:t>
      </w:r>
      <w:commentRangeStart w:id="2456"/>
      <w:r>
        <w:t xml:space="preserve">a separate </w:t>
      </w:r>
      <w:ins w:id="2457" w:author="Author">
        <w:r w:rsidR="067A6756">
          <w:t>group</w:t>
        </w:r>
        <w:r w:rsidR="389219D8">
          <w:t xml:space="preserve"> </w:t>
        </w:r>
      </w:ins>
      <w:r w:rsidR="16EAC6D9">
        <w:t>meeting</w:t>
      </w:r>
      <w:ins w:id="2458" w:author="Author">
        <w:r w:rsidR="0A47FF86">
          <w:t xml:space="preserve"> (e.g., multidisciplinary team meeting)</w:t>
        </w:r>
      </w:ins>
      <w:r>
        <w:t xml:space="preserve"> from the IEP </w:t>
      </w:r>
      <w:ins w:id="2459" w:author="Author">
        <w:r w:rsidR="00213E6A">
          <w:t xml:space="preserve">team </w:t>
        </w:r>
      </w:ins>
      <w:commentRangeEnd w:id="2456"/>
      <w:r w:rsidR="00A63B42">
        <w:rPr>
          <w:rStyle w:val="CommentReference"/>
          <w:sz w:val="24"/>
          <w:szCs w:val="24"/>
        </w:rPr>
        <w:commentReference w:id="2456"/>
      </w:r>
      <w:r>
        <w:t xml:space="preserve">meeting, a record of the meeting shall be maintained which </w:t>
      </w:r>
      <w:del w:id="2460" w:author="Author">
        <w:r w:rsidDel="008D6DC4">
          <w:delText xml:space="preserve">must </w:delText>
        </w:r>
      </w:del>
      <w:ins w:id="2461" w:author="Author">
        <w:r w:rsidR="008D6DC4">
          <w:t xml:space="preserve">shall </w:t>
        </w:r>
      </w:ins>
      <w:r>
        <w:t xml:space="preserve">include, when applicable, a </w:t>
      </w:r>
      <w:r>
        <w:lastRenderedPageBreak/>
        <w:t xml:space="preserve">statement of the child's disability and the criteria utilized to determine eligibility as identified in </w:t>
      </w:r>
      <w:ins w:id="2462" w:author="Author">
        <w:r w:rsidR="00447EC2">
          <w:t>s</w:t>
        </w:r>
      </w:ins>
      <w:del w:id="2463" w:author="Author">
        <w:r w:rsidDel="00447EC2">
          <w:delText>S</w:delText>
        </w:r>
      </w:del>
      <w:r>
        <w:t>ection 2.0</w:t>
      </w:r>
      <w:r w:rsidR="00230535">
        <w:t>3</w:t>
      </w:r>
      <w:r>
        <w:t xml:space="preserve"> of these Rules.</w:t>
      </w:r>
    </w:p>
    <w:p w14:paraId="270A16A9" w14:textId="77777777" w:rsidR="000801E7" w:rsidRDefault="000801E7" w:rsidP="00253E03">
      <w:pPr>
        <w:pStyle w:val="Heading3"/>
        <w:spacing w:after="240"/>
      </w:pPr>
      <w:r>
        <w:t>4.03</w:t>
      </w:r>
      <w:r>
        <w:tab/>
        <w:t>Individualized Education Programs</w:t>
      </w:r>
    </w:p>
    <w:p w14:paraId="49141FD8" w14:textId="77777777" w:rsidR="000801E7" w:rsidRDefault="000801E7" w:rsidP="00253E03">
      <w:pPr>
        <w:pStyle w:val="upar1"/>
        <w:spacing w:after="240"/>
      </w:pPr>
      <w:del w:id="2464" w:author="Author">
        <w:r w:rsidDel="00447EC2">
          <w:delText xml:space="preserve">The term </w:delText>
        </w:r>
        <w:r w:rsidR="007C5B91" w:rsidDel="00447EC2">
          <w:delText>“</w:delText>
        </w:r>
      </w:del>
      <w:r>
        <w:t xml:space="preserve">Individualized </w:t>
      </w:r>
      <w:ins w:id="2465" w:author="Author">
        <w:r w:rsidR="00447EC2">
          <w:t>e</w:t>
        </w:r>
      </w:ins>
      <w:del w:id="2466" w:author="Author">
        <w:r w:rsidDel="00447EC2">
          <w:delText>E</w:delText>
        </w:r>
      </w:del>
      <w:r>
        <w:t xml:space="preserve">ducation </w:t>
      </w:r>
      <w:ins w:id="2467" w:author="Author">
        <w:r w:rsidR="00447EC2">
          <w:t>p</w:t>
        </w:r>
      </w:ins>
      <w:del w:id="2468" w:author="Author">
        <w:r w:rsidDel="00447EC2">
          <w:delText>P</w:delText>
        </w:r>
      </w:del>
      <w:r>
        <w:t>rogram</w:t>
      </w:r>
      <w:del w:id="2469" w:author="Author">
        <w:r w:rsidR="004072CD" w:rsidDel="00447EC2">
          <w:delText>”</w:delText>
        </w:r>
      </w:del>
      <w:r>
        <w:t xml:space="preserve"> </w:t>
      </w:r>
      <w:ins w:id="2470" w:author="Author">
        <w:r w:rsidR="00447EC2">
          <w:t>(</w:t>
        </w:r>
      </w:ins>
      <w:del w:id="2471" w:author="Author">
        <w:r w:rsidDel="00447EC2">
          <w:delText xml:space="preserve">or </w:delText>
        </w:r>
        <w:r w:rsidR="007C5B91" w:rsidDel="00447EC2">
          <w:delText>“</w:delText>
        </w:r>
      </w:del>
      <w:r>
        <w:t>IEP</w:t>
      </w:r>
      <w:ins w:id="2472" w:author="Author">
        <w:r w:rsidR="00447EC2">
          <w:t>)</w:t>
        </w:r>
      </w:ins>
      <w:del w:id="2473" w:author="Author">
        <w:r w:rsidR="004072CD" w:rsidDel="00447EC2">
          <w:delText>”</w:delText>
        </w:r>
      </w:del>
      <w:r>
        <w:t xml:space="preserve"> means a written statement for each child with a disability that is developed, reviewed</w:t>
      </w:r>
      <w:ins w:id="2474" w:author="Author">
        <w:r w:rsidR="00447EC2">
          <w:t>,</w:t>
        </w:r>
      </w:ins>
      <w:r>
        <w:t xml:space="preserve"> and</w:t>
      </w:r>
      <w:del w:id="2475" w:author="Author">
        <w:r w:rsidDel="00447EC2">
          <w:delText>/or</w:delText>
        </w:r>
      </w:del>
      <w:r>
        <w:t xml:space="preserve"> revised in accordance with these Rules. Except as is otherwise set forth in this </w:t>
      </w:r>
      <w:ins w:id="2476" w:author="Author">
        <w:r w:rsidR="00447EC2">
          <w:t>s</w:t>
        </w:r>
      </w:ins>
      <w:del w:id="2477" w:author="Author">
        <w:r w:rsidDel="00447EC2">
          <w:delText>S</w:delText>
        </w:r>
      </w:del>
      <w:r>
        <w:t>ection 4.03, the requirements regarding IEPs shall be consistent with 34 C</w:t>
      </w:r>
      <w:ins w:id="2478" w:author="Author">
        <w:r w:rsidR="0054382B">
          <w:t>.</w:t>
        </w:r>
      </w:ins>
      <w:r>
        <w:t>F</w:t>
      </w:r>
      <w:ins w:id="2479" w:author="Author">
        <w:r w:rsidR="0054382B">
          <w:t>.</w:t>
        </w:r>
      </w:ins>
      <w:r>
        <w:t>R</w:t>
      </w:r>
      <w:ins w:id="2480" w:author="Author">
        <w:r w:rsidR="0054382B">
          <w:t>.</w:t>
        </w:r>
      </w:ins>
      <w:r>
        <w:t xml:space="preserve"> §</w:t>
      </w:r>
      <w:ins w:id="2481" w:author="Author">
        <w:r w:rsidR="0054382B">
          <w:t xml:space="preserve">§ </w:t>
        </w:r>
      </w:ins>
      <w:r>
        <w:t xml:space="preserve">300.320 through </w:t>
      </w:r>
      <w:del w:id="2482" w:author="Author">
        <w:r w:rsidDel="0054382B">
          <w:delText>§</w:delText>
        </w:r>
      </w:del>
      <w:r>
        <w:t>300.325.</w:t>
      </w:r>
    </w:p>
    <w:p w14:paraId="24168221" w14:textId="77777777" w:rsidR="00193533" w:rsidRDefault="000801E7" w:rsidP="00253E03">
      <w:pPr>
        <w:pStyle w:val="par1"/>
        <w:spacing w:after="240"/>
        <w:rPr>
          <w:ins w:id="2483" w:author="Author"/>
        </w:rPr>
      </w:pPr>
      <w:r>
        <w:t>4.03(1)</w:t>
      </w:r>
      <w:r>
        <w:tab/>
      </w:r>
      <w:ins w:id="2484" w:author="Author">
        <w:r w:rsidR="00193533">
          <w:t xml:space="preserve">When IEPs </w:t>
        </w:r>
        <w:r w:rsidR="008D6DC4">
          <w:t>shall</w:t>
        </w:r>
        <w:r w:rsidR="00193533">
          <w:t xml:space="preserve"> be in effect</w:t>
        </w:r>
      </w:ins>
    </w:p>
    <w:p w14:paraId="0E8AEB9B" w14:textId="77777777" w:rsidR="000801E7" w:rsidRDefault="00193533" w:rsidP="00253E03">
      <w:pPr>
        <w:pStyle w:val="par1"/>
        <w:spacing w:after="240"/>
      </w:pPr>
      <w:ins w:id="2485" w:author="Author">
        <w:r>
          <w:tab/>
        </w:r>
      </w:ins>
      <w:r w:rsidR="000801E7">
        <w:t xml:space="preserve">The requirements governing when IEPs </w:t>
      </w:r>
      <w:del w:id="2486" w:author="Author">
        <w:r w:rsidR="000801E7" w:rsidDel="008D6DC4">
          <w:delText xml:space="preserve">must </w:delText>
        </w:r>
      </w:del>
      <w:ins w:id="2487" w:author="Author">
        <w:r w:rsidR="008D6DC4">
          <w:t xml:space="preserve">shall </w:t>
        </w:r>
      </w:ins>
      <w:r w:rsidR="000801E7">
        <w:t>be in effect shall be consistent with 34 C</w:t>
      </w:r>
      <w:ins w:id="2488" w:author="Author">
        <w:r w:rsidR="0054382B">
          <w:t>.</w:t>
        </w:r>
      </w:ins>
      <w:r w:rsidR="000801E7">
        <w:t>F</w:t>
      </w:r>
      <w:ins w:id="2489" w:author="Author">
        <w:r w:rsidR="0054382B">
          <w:t>.</w:t>
        </w:r>
      </w:ins>
      <w:r w:rsidR="000801E7">
        <w:t>R</w:t>
      </w:r>
      <w:ins w:id="2490" w:author="Author">
        <w:r w:rsidR="0054382B">
          <w:t>.</w:t>
        </w:r>
      </w:ins>
      <w:r w:rsidR="000801E7">
        <w:t xml:space="preserve"> §</w:t>
      </w:r>
      <w:ins w:id="2491" w:author="Author">
        <w:r w:rsidR="0054382B">
          <w:t xml:space="preserve"> </w:t>
        </w:r>
      </w:ins>
      <w:r w:rsidR="000801E7">
        <w:t>300.323. The topics addressed by 34 C</w:t>
      </w:r>
      <w:ins w:id="2492" w:author="Author">
        <w:r w:rsidR="0054382B">
          <w:t>.</w:t>
        </w:r>
      </w:ins>
      <w:r w:rsidR="000801E7">
        <w:t>F</w:t>
      </w:r>
      <w:ins w:id="2493" w:author="Author">
        <w:r w:rsidR="0054382B">
          <w:t>.</w:t>
        </w:r>
      </w:ins>
      <w:r w:rsidR="000801E7">
        <w:t>R</w:t>
      </w:r>
      <w:ins w:id="2494" w:author="Author">
        <w:r w:rsidR="0054382B">
          <w:t>.</w:t>
        </w:r>
      </w:ins>
      <w:r w:rsidR="000801E7">
        <w:t xml:space="preserve"> §</w:t>
      </w:r>
      <w:ins w:id="2495" w:author="Author">
        <w:r w:rsidR="0054382B">
          <w:t xml:space="preserve"> </w:t>
        </w:r>
      </w:ins>
      <w:r w:rsidR="000801E7">
        <w:t>300.323 include:</w:t>
      </w:r>
    </w:p>
    <w:p w14:paraId="027D54F5" w14:textId="77777777" w:rsidR="000801E7" w:rsidRDefault="000801E7" w:rsidP="00253E03">
      <w:pPr>
        <w:pStyle w:val="par2"/>
        <w:spacing w:after="240"/>
      </w:pPr>
      <w:r>
        <w:t>4.03(1)(a)</w:t>
      </w:r>
      <w:r>
        <w:tab/>
        <w:t xml:space="preserve">The general requirement that an IEP for each child with a disability </w:t>
      </w:r>
      <w:del w:id="2496" w:author="Author">
        <w:r w:rsidDel="008D6DC4">
          <w:delText xml:space="preserve">must </w:delText>
        </w:r>
      </w:del>
      <w:ins w:id="2497" w:author="Author">
        <w:r w:rsidR="008D6DC4">
          <w:t xml:space="preserve">shall </w:t>
        </w:r>
      </w:ins>
      <w:r>
        <w:t>be in effect at the beginning of each school year;</w:t>
      </w:r>
    </w:p>
    <w:p w14:paraId="1D30DE99" w14:textId="77777777" w:rsidR="000801E7" w:rsidRDefault="000801E7" w:rsidP="00253E03">
      <w:pPr>
        <w:pStyle w:val="par2"/>
        <w:spacing w:after="240"/>
      </w:pPr>
      <w:r>
        <w:t>4.03(1)(b)</w:t>
      </w:r>
      <w:r>
        <w:tab/>
        <w:t>Options for utilizing an IEP for children age</w:t>
      </w:r>
      <w:ins w:id="2498" w:author="Author">
        <w:r w:rsidR="0054382B">
          <w:t>s</w:t>
        </w:r>
      </w:ins>
      <w:del w:id="2499" w:author="Author">
        <w:r w:rsidDel="0054382B">
          <w:delText>d</w:delText>
        </w:r>
      </w:del>
      <w:r>
        <w:t xml:space="preserve"> three through five;</w:t>
      </w:r>
    </w:p>
    <w:p w14:paraId="76D851C6" w14:textId="77777777" w:rsidR="000801E7" w:rsidRDefault="000801E7" w:rsidP="00253E03">
      <w:pPr>
        <w:pStyle w:val="par2"/>
        <w:spacing w:after="240"/>
      </w:pPr>
      <w:r>
        <w:t>4.03(1)(c)</w:t>
      </w:r>
      <w:r>
        <w:tab/>
        <w:t xml:space="preserve">The </w:t>
      </w:r>
      <w:del w:id="2500" w:author="Author">
        <w:r w:rsidDel="0054382B">
          <w:delText>administrative unit of residence</w:delText>
        </w:r>
      </w:del>
      <w:ins w:id="2501" w:author="Author">
        <w:r w:rsidR="0054382B">
          <w:t>AUR</w:t>
        </w:r>
      </w:ins>
      <w:r>
        <w:t xml:space="preserve"> shall participate in meetings regarding the transition planning process from infant/toddler to special education preschool services consistent with the requirements of 34 C</w:t>
      </w:r>
      <w:ins w:id="2502" w:author="Author">
        <w:r w:rsidR="0054382B">
          <w:t>.</w:t>
        </w:r>
      </w:ins>
      <w:r>
        <w:t>F</w:t>
      </w:r>
      <w:ins w:id="2503" w:author="Author">
        <w:r w:rsidR="0054382B">
          <w:t>.</w:t>
        </w:r>
      </w:ins>
      <w:r>
        <w:t>R</w:t>
      </w:r>
      <w:ins w:id="2504" w:author="Author">
        <w:r w:rsidR="0054382B">
          <w:t>.</w:t>
        </w:r>
      </w:ins>
      <w:r>
        <w:t xml:space="preserve"> §</w:t>
      </w:r>
      <w:ins w:id="2505" w:author="Author">
        <w:r w:rsidR="0054382B">
          <w:t xml:space="preserve"> </w:t>
        </w:r>
      </w:ins>
      <w:r>
        <w:t>300.124;</w:t>
      </w:r>
    </w:p>
    <w:p w14:paraId="63C600A1" w14:textId="77777777" w:rsidR="000801E7" w:rsidRDefault="000801E7" w:rsidP="00253E03">
      <w:pPr>
        <w:pStyle w:val="par2"/>
        <w:spacing w:after="240"/>
      </w:pPr>
      <w:r>
        <w:t>4.03(1)(d)</w:t>
      </w:r>
      <w:r>
        <w:tab/>
        <w:t>The initial provision of services, including timelines;</w:t>
      </w:r>
    </w:p>
    <w:p w14:paraId="3E130950" w14:textId="77777777" w:rsidR="000801E7" w:rsidRDefault="000801E7" w:rsidP="00253E03">
      <w:pPr>
        <w:pStyle w:val="par3"/>
        <w:spacing w:after="240"/>
      </w:pPr>
      <w:r>
        <w:t>4.03(1)(d)(i)</w:t>
      </w:r>
      <w:r>
        <w:tab/>
        <w:t xml:space="preserve">Exception: The initial IEP for a child shall be developed within 90 </w:t>
      </w:r>
      <w:del w:id="2506" w:author="Author">
        <w:r w:rsidDel="00D34541">
          <w:delText xml:space="preserve">calendar </w:delText>
        </w:r>
      </w:del>
      <w:r>
        <w:t>days of the date that parental consent was obtained to conduct the initial evaluation.</w:t>
      </w:r>
    </w:p>
    <w:p w14:paraId="7B592052" w14:textId="77777777" w:rsidR="000801E7" w:rsidRDefault="000801E7" w:rsidP="00253E03">
      <w:pPr>
        <w:pStyle w:val="par2"/>
        <w:spacing w:after="240"/>
      </w:pPr>
      <w:r>
        <w:t>4.03(1)(e)</w:t>
      </w:r>
      <w:r>
        <w:tab/>
        <w:t>Accessibility of the child’s IEP to teachers and others;</w:t>
      </w:r>
    </w:p>
    <w:p w14:paraId="2539D6F6" w14:textId="77777777" w:rsidR="000801E7" w:rsidRDefault="000801E7" w:rsidP="00253E03">
      <w:pPr>
        <w:pStyle w:val="par2"/>
        <w:spacing w:after="240"/>
      </w:pPr>
      <w:r>
        <w:t>4.03(1)(f)</w:t>
      </w:r>
      <w:r>
        <w:tab/>
        <w:t>IEPs for children who transfer public agencies within the State;</w:t>
      </w:r>
    </w:p>
    <w:p w14:paraId="36F867DF" w14:textId="77777777" w:rsidR="000801E7" w:rsidRDefault="000801E7" w:rsidP="00253E03">
      <w:pPr>
        <w:pStyle w:val="par2"/>
        <w:spacing w:after="240"/>
      </w:pPr>
      <w:r>
        <w:t>4.03(1)(g)</w:t>
      </w:r>
      <w:r>
        <w:tab/>
        <w:t>IEPs for children who transfer from another State; and</w:t>
      </w:r>
    </w:p>
    <w:p w14:paraId="72B59AF1" w14:textId="77777777" w:rsidR="000801E7" w:rsidRDefault="000801E7" w:rsidP="00253E03">
      <w:pPr>
        <w:pStyle w:val="par2"/>
        <w:spacing w:after="240"/>
      </w:pPr>
      <w:r>
        <w:t>4.03(1)(h)</w:t>
      </w:r>
      <w:r>
        <w:tab/>
        <w:t>Transmittal of records.</w:t>
      </w:r>
    </w:p>
    <w:p w14:paraId="3C0613F3" w14:textId="77777777" w:rsidR="00193533" w:rsidRDefault="000801E7" w:rsidP="00253E03">
      <w:pPr>
        <w:pStyle w:val="par1"/>
        <w:spacing w:after="240"/>
        <w:rPr>
          <w:ins w:id="2507" w:author="Author"/>
        </w:rPr>
      </w:pPr>
      <w:r>
        <w:t>4.03(2)</w:t>
      </w:r>
      <w:r>
        <w:tab/>
      </w:r>
      <w:ins w:id="2508" w:author="Author">
        <w:r w:rsidR="00193533">
          <w:t>Development, review, and revision of IEPs</w:t>
        </w:r>
      </w:ins>
    </w:p>
    <w:p w14:paraId="5038299E" w14:textId="77777777" w:rsidR="000801E7" w:rsidRDefault="00193533" w:rsidP="00253E03">
      <w:pPr>
        <w:pStyle w:val="par1"/>
        <w:spacing w:after="240"/>
      </w:pPr>
      <w:ins w:id="2509" w:author="Author">
        <w:r>
          <w:lastRenderedPageBreak/>
          <w:tab/>
        </w:r>
        <w:r w:rsidR="002A23C6">
          <w:t xml:space="preserve">4.03(2)(a) </w:t>
        </w:r>
      </w:ins>
      <w:r w:rsidR="000801E7">
        <w:t>The requirements for the development, review, and revision of the IEP shall be consistent with 34 C</w:t>
      </w:r>
      <w:ins w:id="2510" w:author="Author">
        <w:r w:rsidR="0054382B">
          <w:t>.</w:t>
        </w:r>
      </w:ins>
      <w:r w:rsidR="000801E7">
        <w:t>F</w:t>
      </w:r>
      <w:ins w:id="2511" w:author="Author">
        <w:r w:rsidR="0054382B">
          <w:t>.</w:t>
        </w:r>
      </w:ins>
      <w:r w:rsidR="000801E7">
        <w:t>R</w:t>
      </w:r>
      <w:ins w:id="2512" w:author="Author">
        <w:r w:rsidR="0054382B">
          <w:t>.</w:t>
        </w:r>
      </w:ins>
      <w:r w:rsidR="000801E7">
        <w:t xml:space="preserve"> §</w:t>
      </w:r>
      <w:ins w:id="2513" w:author="Author">
        <w:r w:rsidR="0054382B">
          <w:t xml:space="preserve"> </w:t>
        </w:r>
      </w:ins>
      <w:r w:rsidR="000801E7">
        <w:t xml:space="preserve">300.324. The topics </w:t>
      </w:r>
      <w:del w:id="2514" w:author="Author">
        <w:r w:rsidR="000801E7" w:rsidDel="0054382B">
          <w:delText xml:space="preserve">covered </w:delText>
        </w:r>
      </w:del>
      <w:ins w:id="2515" w:author="Author">
        <w:r w:rsidR="0054382B">
          <w:t xml:space="preserve">addressed </w:t>
        </w:r>
      </w:ins>
      <w:r w:rsidR="000801E7">
        <w:t>by 34 C</w:t>
      </w:r>
      <w:ins w:id="2516" w:author="Author">
        <w:r w:rsidR="0054382B">
          <w:t>.</w:t>
        </w:r>
      </w:ins>
      <w:r w:rsidR="000801E7">
        <w:t>F</w:t>
      </w:r>
      <w:ins w:id="2517" w:author="Author">
        <w:r w:rsidR="0054382B">
          <w:t>.</w:t>
        </w:r>
      </w:ins>
      <w:r w:rsidR="000801E7">
        <w:t>R</w:t>
      </w:r>
      <w:ins w:id="2518" w:author="Author">
        <w:r w:rsidR="0054382B">
          <w:t>.</w:t>
        </w:r>
      </w:ins>
      <w:r w:rsidR="000801E7">
        <w:t xml:space="preserve"> §</w:t>
      </w:r>
      <w:ins w:id="2519" w:author="Author">
        <w:r w:rsidR="0054382B">
          <w:t xml:space="preserve"> </w:t>
        </w:r>
      </w:ins>
      <w:r w:rsidR="000801E7">
        <w:t>300.324 include:</w:t>
      </w:r>
    </w:p>
    <w:p w14:paraId="15A17229" w14:textId="77777777" w:rsidR="000801E7" w:rsidRDefault="002A23C6" w:rsidP="00253E03">
      <w:pPr>
        <w:pStyle w:val="par2"/>
        <w:spacing w:after="240"/>
      </w:pPr>
      <w:ins w:id="2520" w:author="Author">
        <w:r>
          <w:tab/>
        </w:r>
      </w:ins>
      <w:r w:rsidR="000801E7">
        <w:t>4.03(2)(a)</w:t>
      </w:r>
      <w:ins w:id="2521" w:author="Author">
        <w:r>
          <w:t>(i)</w:t>
        </w:r>
      </w:ins>
      <w:r w:rsidR="000801E7">
        <w:tab/>
        <w:t xml:space="preserve">General factors that the IEP </w:t>
      </w:r>
      <w:ins w:id="2522" w:author="Author">
        <w:r w:rsidR="006877F3">
          <w:t>t</w:t>
        </w:r>
      </w:ins>
      <w:del w:id="2523" w:author="Author">
        <w:r w:rsidR="000801E7" w:rsidDel="006877F3">
          <w:delText>T</w:delText>
        </w:r>
      </w:del>
      <w:r w:rsidR="000801E7">
        <w:t xml:space="preserve">eam </w:t>
      </w:r>
      <w:del w:id="2524" w:author="Author">
        <w:r w:rsidR="000801E7" w:rsidDel="008D6DC4">
          <w:delText xml:space="preserve">must </w:delText>
        </w:r>
      </w:del>
      <w:ins w:id="2525" w:author="Author">
        <w:r w:rsidR="008D6DC4">
          <w:t xml:space="preserve">shall </w:t>
        </w:r>
      </w:ins>
      <w:r w:rsidR="000801E7">
        <w:t>consider;</w:t>
      </w:r>
    </w:p>
    <w:p w14:paraId="6DA5479D" w14:textId="77777777" w:rsidR="000801E7" w:rsidRDefault="002A23C6" w:rsidP="00253E03">
      <w:pPr>
        <w:pStyle w:val="par2"/>
        <w:spacing w:after="240"/>
      </w:pPr>
      <w:ins w:id="2526" w:author="Author">
        <w:r>
          <w:tab/>
        </w:r>
      </w:ins>
      <w:r w:rsidR="000801E7">
        <w:t>4.03(2)(</w:t>
      </w:r>
      <w:ins w:id="2527" w:author="Author">
        <w:r>
          <w:t>a</w:t>
        </w:r>
      </w:ins>
      <w:del w:id="2528" w:author="Author">
        <w:r w:rsidR="000801E7" w:rsidDel="002A23C6">
          <w:delText>b</w:delText>
        </w:r>
      </w:del>
      <w:r w:rsidR="000801E7">
        <w:t>)</w:t>
      </w:r>
      <w:ins w:id="2529" w:author="Author">
        <w:r>
          <w:t>(ii)</w:t>
        </w:r>
      </w:ins>
      <w:r w:rsidR="000801E7">
        <w:tab/>
        <w:t xml:space="preserve">Special factors that the IEP </w:t>
      </w:r>
      <w:ins w:id="2530" w:author="Author">
        <w:r w:rsidR="006877F3">
          <w:t>t</w:t>
        </w:r>
      </w:ins>
      <w:del w:id="2531" w:author="Author">
        <w:r w:rsidR="000801E7" w:rsidDel="006877F3">
          <w:delText>T</w:delText>
        </w:r>
      </w:del>
      <w:r w:rsidR="000801E7">
        <w:t xml:space="preserve">eam </w:t>
      </w:r>
      <w:del w:id="2532" w:author="Author">
        <w:r w:rsidR="000801E7" w:rsidDel="008D6DC4">
          <w:delText xml:space="preserve">must </w:delText>
        </w:r>
      </w:del>
      <w:ins w:id="2533" w:author="Author">
        <w:r w:rsidR="008D6DC4">
          <w:t xml:space="preserve">shall </w:t>
        </w:r>
      </w:ins>
      <w:r w:rsidR="000801E7">
        <w:t>consider;</w:t>
      </w:r>
    </w:p>
    <w:p w14:paraId="78B93F21" w14:textId="77777777" w:rsidR="000801E7" w:rsidRDefault="002A23C6" w:rsidP="00253E03">
      <w:pPr>
        <w:pStyle w:val="par2"/>
        <w:spacing w:after="240"/>
      </w:pPr>
      <w:ins w:id="2534" w:author="Author">
        <w:r>
          <w:tab/>
        </w:r>
      </w:ins>
      <w:r w:rsidR="000801E7">
        <w:t>4.03(2)(</w:t>
      </w:r>
      <w:ins w:id="2535" w:author="Author">
        <w:r>
          <w:t>a</w:t>
        </w:r>
      </w:ins>
      <w:del w:id="2536" w:author="Author">
        <w:r w:rsidR="000801E7" w:rsidDel="002A23C6">
          <w:delText>c</w:delText>
        </w:r>
      </w:del>
      <w:r w:rsidR="000801E7">
        <w:t>)</w:t>
      </w:r>
      <w:ins w:id="2537" w:author="Author">
        <w:r>
          <w:t>(iii)</w:t>
        </w:r>
      </w:ins>
      <w:r w:rsidR="000801E7">
        <w:tab/>
        <w:t>Requirements with respect to the general education teacher;</w:t>
      </w:r>
    </w:p>
    <w:p w14:paraId="75B7C0CF" w14:textId="77777777" w:rsidR="000801E7" w:rsidRDefault="002A23C6" w:rsidP="00253E03">
      <w:pPr>
        <w:pStyle w:val="par2"/>
        <w:spacing w:after="240"/>
      </w:pPr>
      <w:ins w:id="2538" w:author="Author">
        <w:r>
          <w:tab/>
        </w:r>
      </w:ins>
      <w:r w:rsidR="000801E7">
        <w:t>4.03(2)(</w:t>
      </w:r>
      <w:ins w:id="2539" w:author="Author">
        <w:r>
          <w:t>a</w:t>
        </w:r>
      </w:ins>
      <w:del w:id="2540" w:author="Author">
        <w:r w:rsidR="000801E7" w:rsidDel="002A23C6">
          <w:delText>d</w:delText>
        </w:r>
      </w:del>
      <w:r w:rsidR="000801E7">
        <w:t>)</w:t>
      </w:r>
      <w:ins w:id="2541" w:author="Author">
        <w:r>
          <w:t>(iv)</w:t>
        </w:r>
      </w:ins>
      <w:r w:rsidR="000801E7">
        <w:tab/>
        <w:t xml:space="preserve">IEP changes mutually agreed to by the parent and the </w:t>
      </w:r>
      <w:del w:id="2542" w:author="Author">
        <w:r w:rsidR="000801E7" w:rsidDel="006877F3">
          <w:delText>administrative unit</w:delText>
        </w:r>
      </w:del>
      <w:ins w:id="2543" w:author="Author">
        <w:r w:rsidR="006877F3">
          <w:t>AU</w:t>
        </w:r>
      </w:ins>
      <w:r w:rsidR="000801E7">
        <w:t xml:space="preserve"> or state-operated program after the annual IEP review meeting and without convening the IEP </w:t>
      </w:r>
      <w:ins w:id="2544" w:author="Author">
        <w:r w:rsidR="006877F3">
          <w:t>t</w:t>
        </w:r>
      </w:ins>
      <w:del w:id="2545" w:author="Author">
        <w:r w:rsidR="000801E7" w:rsidDel="006877F3">
          <w:delText>T</w:delText>
        </w:r>
      </w:del>
      <w:r w:rsidR="000801E7">
        <w:t>eam;</w:t>
      </w:r>
    </w:p>
    <w:p w14:paraId="256CADBA" w14:textId="77777777" w:rsidR="000801E7" w:rsidRDefault="002A23C6" w:rsidP="00253E03">
      <w:pPr>
        <w:pStyle w:val="par2"/>
        <w:spacing w:after="240"/>
      </w:pPr>
      <w:ins w:id="2546" w:author="Author">
        <w:r>
          <w:tab/>
        </w:r>
      </w:ins>
      <w:r w:rsidR="000801E7">
        <w:t>4.03(2)(</w:t>
      </w:r>
      <w:ins w:id="2547" w:author="Author">
        <w:r>
          <w:t>a)(v)</w:t>
        </w:r>
      </w:ins>
      <w:del w:id="2548" w:author="Author">
        <w:r w:rsidR="000801E7" w:rsidDel="002A23C6">
          <w:delText>e)</w:delText>
        </w:r>
      </w:del>
      <w:r w:rsidR="000801E7">
        <w:tab/>
        <w:t xml:space="preserve">Consolidation of IEP </w:t>
      </w:r>
      <w:ins w:id="2549" w:author="Author">
        <w:r w:rsidR="006877F3">
          <w:t>t</w:t>
        </w:r>
      </w:ins>
      <w:del w:id="2550" w:author="Author">
        <w:r w:rsidR="000801E7" w:rsidDel="006877F3">
          <w:delText>T</w:delText>
        </w:r>
      </w:del>
      <w:r w:rsidR="000801E7">
        <w:t>eam meetings;</w:t>
      </w:r>
    </w:p>
    <w:p w14:paraId="55517B08" w14:textId="77777777" w:rsidR="000801E7" w:rsidRDefault="002A23C6" w:rsidP="00253E03">
      <w:pPr>
        <w:pStyle w:val="par2"/>
        <w:spacing w:after="240"/>
      </w:pPr>
      <w:ins w:id="2551" w:author="Author">
        <w:r>
          <w:tab/>
        </w:r>
      </w:ins>
      <w:r w:rsidR="000801E7">
        <w:t>4.03(2)(</w:t>
      </w:r>
      <w:ins w:id="2552" w:author="Author">
        <w:r>
          <w:t>a</w:t>
        </w:r>
      </w:ins>
      <w:del w:id="2553" w:author="Author">
        <w:r w:rsidR="000801E7" w:rsidDel="002A23C6">
          <w:delText>f</w:delText>
        </w:r>
      </w:del>
      <w:r w:rsidR="000801E7">
        <w:t>)</w:t>
      </w:r>
      <w:ins w:id="2554" w:author="Author">
        <w:r>
          <w:t>(vi)</w:t>
        </w:r>
      </w:ins>
      <w:r w:rsidR="000801E7">
        <w:tab/>
        <w:t>Amendments to the IEP;</w:t>
      </w:r>
    </w:p>
    <w:p w14:paraId="31E9C02B" w14:textId="77777777" w:rsidR="000801E7" w:rsidRDefault="002A23C6" w:rsidP="00253E03">
      <w:pPr>
        <w:pStyle w:val="par2"/>
        <w:spacing w:after="240"/>
      </w:pPr>
      <w:ins w:id="2555" w:author="Author">
        <w:r>
          <w:tab/>
        </w:r>
      </w:ins>
      <w:r w:rsidR="000801E7">
        <w:t>4.03(2)(</w:t>
      </w:r>
      <w:ins w:id="2556" w:author="Author">
        <w:r>
          <w:t>a</w:t>
        </w:r>
      </w:ins>
      <w:del w:id="2557" w:author="Author">
        <w:r w:rsidR="000801E7" w:rsidDel="002A23C6">
          <w:delText>g</w:delText>
        </w:r>
      </w:del>
      <w:r w:rsidR="000801E7">
        <w:t>)</w:t>
      </w:r>
      <w:ins w:id="2558" w:author="Author">
        <w:r>
          <w:t>(vii)</w:t>
        </w:r>
      </w:ins>
      <w:r w:rsidR="000801E7">
        <w:tab/>
        <w:t>Review and revision of the IEP;</w:t>
      </w:r>
    </w:p>
    <w:p w14:paraId="6F7DF86D" w14:textId="77777777" w:rsidR="000801E7" w:rsidRDefault="002A23C6" w:rsidP="00253E03">
      <w:pPr>
        <w:pStyle w:val="par2"/>
        <w:spacing w:after="240"/>
      </w:pPr>
      <w:ins w:id="2559" w:author="Author">
        <w:r>
          <w:tab/>
        </w:r>
      </w:ins>
      <w:r w:rsidR="000801E7">
        <w:t>4.03(2)(</w:t>
      </w:r>
      <w:ins w:id="2560" w:author="Author">
        <w:r>
          <w:t>a</w:t>
        </w:r>
      </w:ins>
      <w:del w:id="2561" w:author="Author">
        <w:r w:rsidR="000801E7" w:rsidDel="002A23C6">
          <w:delText>h</w:delText>
        </w:r>
      </w:del>
      <w:r w:rsidR="000801E7">
        <w:t>)</w:t>
      </w:r>
      <w:ins w:id="2562" w:author="Author">
        <w:r>
          <w:t>(viii)</w:t>
        </w:r>
      </w:ins>
      <w:r w:rsidR="000801E7">
        <w:tab/>
        <w:t>Failure to meet transition objectives;</w:t>
      </w:r>
    </w:p>
    <w:p w14:paraId="4EB06063" w14:textId="77777777" w:rsidR="000801E7" w:rsidRDefault="002A23C6" w:rsidP="00253E03">
      <w:pPr>
        <w:pStyle w:val="par2"/>
        <w:spacing w:after="240"/>
      </w:pPr>
      <w:ins w:id="2563" w:author="Author">
        <w:r>
          <w:tab/>
        </w:r>
      </w:ins>
      <w:r w:rsidR="000801E7">
        <w:t>4.03(2)(</w:t>
      </w:r>
      <w:ins w:id="2564" w:author="Author">
        <w:r>
          <w:t>a</w:t>
        </w:r>
      </w:ins>
      <w:del w:id="2565" w:author="Author">
        <w:r w:rsidR="000801E7" w:rsidDel="002A23C6">
          <w:delText>i</w:delText>
        </w:r>
      </w:del>
      <w:r w:rsidR="000801E7">
        <w:t>)</w:t>
      </w:r>
      <w:ins w:id="2566" w:author="Author">
        <w:r>
          <w:t>(ix)</w:t>
        </w:r>
      </w:ins>
      <w:r w:rsidR="000801E7">
        <w:tab/>
        <w:t>Rule of construction;</w:t>
      </w:r>
      <w:ins w:id="2567" w:author="Author">
        <w:r w:rsidR="006877F3">
          <w:t xml:space="preserve"> and</w:t>
        </w:r>
      </w:ins>
    </w:p>
    <w:p w14:paraId="5F6E9A4B" w14:textId="77777777" w:rsidR="000801E7" w:rsidRDefault="002A23C6" w:rsidP="00253E03">
      <w:pPr>
        <w:pStyle w:val="par2"/>
        <w:spacing w:after="240"/>
      </w:pPr>
      <w:ins w:id="2568" w:author="Author">
        <w:r>
          <w:tab/>
        </w:r>
      </w:ins>
      <w:r w:rsidR="000801E7">
        <w:t>4.03(2)(</w:t>
      </w:r>
      <w:ins w:id="2569" w:author="Author">
        <w:r>
          <w:t>a</w:t>
        </w:r>
      </w:ins>
      <w:del w:id="2570" w:author="Author">
        <w:r w:rsidR="000801E7" w:rsidDel="002A23C6">
          <w:delText>j</w:delText>
        </w:r>
      </w:del>
      <w:r w:rsidR="000801E7">
        <w:t>)</w:t>
      </w:r>
      <w:ins w:id="2571" w:author="Author">
        <w:r>
          <w:t>(x)</w:t>
        </w:r>
      </w:ins>
      <w:r w:rsidR="000801E7">
        <w:tab/>
        <w:t>Children with disabilities in adult prisons</w:t>
      </w:r>
      <w:ins w:id="2572" w:author="Author">
        <w:r w:rsidR="006877F3">
          <w:t>.</w:t>
        </w:r>
      </w:ins>
      <w:del w:id="2573" w:author="Author">
        <w:r w:rsidR="000801E7" w:rsidDel="006877F3">
          <w:delText>;</w:delText>
        </w:r>
      </w:del>
    </w:p>
    <w:p w14:paraId="31221167" w14:textId="77777777" w:rsidR="002A23C6" w:rsidRDefault="002A23C6" w:rsidP="00253E03">
      <w:pPr>
        <w:pStyle w:val="par1"/>
        <w:spacing w:after="240"/>
        <w:rPr>
          <w:ins w:id="2574" w:author="Author"/>
        </w:rPr>
      </w:pPr>
      <w:ins w:id="2575" w:author="Author">
        <w:r>
          <w:tab/>
          <w:t>4.03(2)(b) The relative responsibilities of AUs, state-operated programs, and approved facility schools for IEP development, review, and revision are established in section 8.00 of these Rules.</w:t>
        </w:r>
      </w:ins>
    </w:p>
    <w:p w14:paraId="03027450" w14:textId="77777777" w:rsidR="000801E7" w:rsidDel="002A23C6" w:rsidRDefault="002A23C6" w:rsidP="00253E03">
      <w:pPr>
        <w:pStyle w:val="par1"/>
        <w:spacing w:after="240"/>
        <w:rPr>
          <w:del w:id="2576" w:author="Author"/>
        </w:rPr>
      </w:pPr>
      <w:ins w:id="2577" w:author="Author">
        <w:r>
          <w:tab/>
        </w:r>
      </w:ins>
      <w:commentRangeStart w:id="2578"/>
      <w:del w:id="2579" w:author="Author">
        <w:r w:rsidR="000801E7" w:rsidDel="002A23C6">
          <w:delText>4.03(3)</w:delText>
        </w:r>
        <w:r w:rsidR="000801E7" w:rsidDel="002A23C6">
          <w:tab/>
          <w:delText>Meetings to review and revise each child’s IEP and to determine the child’s placement shall be initiated and conducted at least once every 365 days.</w:delText>
        </w:r>
      </w:del>
      <w:commentRangeEnd w:id="2578"/>
      <w:r w:rsidR="00A63B42">
        <w:rPr>
          <w:rStyle w:val="CommentReference"/>
          <w:sz w:val="24"/>
          <w:szCs w:val="24"/>
        </w:rPr>
        <w:commentReference w:id="2578"/>
      </w:r>
    </w:p>
    <w:p w14:paraId="1034D704" w14:textId="77777777" w:rsidR="000801E7" w:rsidDel="00CB1080" w:rsidRDefault="000801E7" w:rsidP="00253E03">
      <w:pPr>
        <w:pStyle w:val="par1"/>
        <w:spacing w:after="240"/>
        <w:rPr>
          <w:del w:id="2580" w:author="Author"/>
        </w:rPr>
      </w:pPr>
      <w:r>
        <w:t>4.03(</w:t>
      </w:r>
      <w:ins w:id="2581" w:author="Author">
        <w:r w:rsidR="002A23C6">
          <w:t>3</w:t>
        </w:r>
      </w:ins>
      <w:del w:id="2582" w:author="Author">
        <w:r w:rsidDel="002A23C6">
          <w:delText>4</w:delText>
        </w:r>
      </w:del>
      <w:r>
        <w:t>)</w:t>
      </w:r>
      <w:r>
        <w:tab/>
      </w:r>
      <w:del w:id="2583" w:author="Author">
        <w:r w:rsidDel="00CB1080">
          <w:delText xml:space="preserve">Responsibility for IEP </w:delText>
        </w:r>
        <w:r w:rsidDel="00D431CF">
          <w:delText>M</w:delText>
        </w:r>
        <w:r w:rsidDel="00CB1080">
          <w:delText>eetings</w:delText>
        </w:r>
        <w:r w:rsidDel="00D431CF">
          <w:delText>.</w:delText>
        </w:r>
      </w:del>
    </w:p>
    <w:p w14:paraId="56295F8A" w14:textId="77777777" w:rsidR="000801E7" w:rsidDel="002A23C6" w:rsidRDefault="000801E7" w:rsidP="00253E03">
      <w:pPr>
        <w:pStyle w:val="par1"/>
        <w:spacing w:after="240"/>
        <w:rPr>
          <w:del w:id="2584" w:author="Author"/>
        </w:rPr>
      </w:pPr>
      <w:commentRangeStart w:id="2585"/>
      <w:del w:id="2586" w:author="Author">
        <w:r w:rsidDel="002A23C6">
          <w:delText xml:space="preserve">The relative responsibilities of </w:delText>
        </w:r>
        <w:r w:rsidDel="00D431CF">
          <w:delText>administrative units</w:delText>
        </w:r>
        <w:r w:rsidDel="002A23C6">
          <w:delText xml:space="preserve">, state-operated programs and approved facility schools for IEP development, review and revision are established in </w:delText>
        </w:r>
        <w:r w:rsidDel="00D431CF">
          <w:delText xml:space="preserve">Rule </w:delText>
        </w:r>
        <w:r w:rsidDel="002A23C6">
          <w:delText>8.00.</w:delText>
        </w:r>
      </w:del>
      <w:commentRangeEnd w:id="2585"/>
      <w:r w:rsidR="00A63B42">
        <w:rPr>
          <w:rStyle w:val="CommentReference"/>
          <w:sz w:val="24"/>
          <w:szCs w:val="24"/>
        </w:rPr>
        <w:commentReference w:id="2585"/>
      </w:r>
    </w:p>
    <w:p w14:paraId="0C430CA0" w14:textId="77777777" w:rsidR="000801E7" w:rsidDel="00CB1080" w:rsidRDefault="000801E7" w:rsidP="00253E03">
      <w:pPr>
        <w:pStyle w:val="par1"/>
        <w:spacing w:after="240"/>
        <w:rPr>
          <w:del w:id="2587" w:author="Author"/>
        </w:rPr>
      </w:pPr>
      <w:del w:id="2588" w:author="Author">
        <w:r w:rsidDel="002A23C6">
          <w:delText>4.03(5)</w:delText>
        </w:r>
        <w:r w:rsidDel="002A23C6">
          <w:tab/>
        </w:r>
        <w:r w:rsidDel="00CB1080">
          <w:delText>Participants in meetings</w:delText>
        </w:r>
        <w:r w:rsidDel="00D431CF">
          <w:delText>.</w:delText>
        </w:r>
      </w:del>
    </w:p>
    <w:p w14:paraId="0348014A" w14:textId="77777777" w:rsidR="000801E7" w:rsidRDefault="000801E7" w:rsidP="00253E03">
      <w:pPr>
        <w:pStyle w:val="par1"/>
        <w:spacing w:after="240"/>
      </w:pPr>
      <w:r>
        <w:lastRenderedPageBreak/>
        <w:t>Except as is otherwise provided for in this Section 4.03(</w:t>
      </w:r>
      <w:ins w:id="2589" w:author="Author">
        <w:r w:rsidR="002A23C6">
          <w:t>3</w:t>
        </w:r>
      </w:ins>
      <w:del w:id="2590" w:author="Author">
        <w:r w:rsidDel="002A23C6">
          <w:delText>5</w:delText>
        </w:r>
      </w:del>
      <w:r>
        <w:t xml:space="preserve">), the IEP </w:t>
      </w:r>
      <w:ins w:id="2591" w:author="Author">
        <w:r w:rsidR="00D431CF">
          <w:t>t</w:t>
        </w:r>
      </w:ins>
      <w:del w:id="2592" w:author="Author">
        <w:r w:rsidDel="00D431CF">
          <w:delText>T</w:delText>
        </w:r>
      </w:del>
      <w:r>
        <w:t>eam requirements contained in 34 C</w:t>
      </w:r>
      <w:ins w:id="2593" w:author="Author">
        <w:r w:rsidR="00D431CF">
          <w:t>.</w:t>
        </w:r>
      </w:ins>
      <w:r>
        <w:t>F</w:t>
      </w:r>
      <w:ins w:id="2594" w:author="Author">
        <w:r w:rsidR="00D431CF">
          <w:t>.</w:t>
        </w:r>
      </w:ins>
      <w:r>
        <w:t>R</w:t>
      </w:r>
      <w:ins w:id="2595" w:author="Author">
        <w:r w:rsidR="00D431CF">
          <w:t>.</w:t>
        </w:r>
      </w:ins>
      <w:r>
        <w:t xml:space="preserve"> §</w:t>
      </w:r>
      <w:ins w:id="2596" w:author="Author">
        <w:r w:rsidR="00D431CF">
          <w:t xml:space="preserve"> </w:t>
        </w:r>
      </w:ins>
      <w:r>
        <w:t>300.321 shall apply in their entirety to meetings held for the development of an initial IEP or for the review of an IEP.</w:t>
      </w:r>
    </w:p>
    <w:p w14:paraId="7C6618F8" w14:textId="77777777" w:rsidR="000801E7" w:rsidRDefault="002A23C6" w:rsidP="00253E03">
      <w:pPr>
        <w:pStyle w:val="par2"/>
        <w:spacing w:after="240"/>
      </w:pPr>
      <w:ins w:id="2597" w:author="Author">
        <w:r>
          <w:tab/>
        </w:r>
      </w:ins>
      <w:r w:rsidR="000801E7">
        <w:t>4.03(</w:t>
      </w:r>
      <w:ins w:id="2598" w:author="Author">
        <w:r>
          <w:t>3</w:t>
        </w:r>
      </w:ins>
      <w:del w:id="2599" w:author="Author">
        <w:r w:rsidR="000801E7" w:rsidDel="002A23C6">
          <w:delText>5</w:delText>
        </w:r>
      </w:del>
      <w:r w:rsidR="000801E7">
        <w:t>)(a)</w:t>
      </w:r>
      <w:r w:rsidR="000801E7">
        <w:tab/>
        <w:t xml:space="preserve">The </w:t>
      </w:r>
      <w:ins w:id="2600" w:author="Author">
        <w:r w:rsidR="00213E6A">
          <w:t>special education director</w:t>
        </w:r>
      </w:ins>
      <w:del w:id="2601" w:author="Author">
        <w:r w:rsidR="000801E7" w:rsidDel="00D431CF">
          <w:delText>D</w:delText>
        </w:r>
        <w:r w:rsidR="000801E7" w:rsidDel="00213E6A">
          <w:delText>irector of special education</w:delText>
        </w:r>
      </w:del>
      <w:r w:rsidR="000801E7">
        <w:t xml:space="preserve"> or designee who is knowledgeable about the availability of resources of the </w:t>
      </w:r>
      <w:del w:id="2602" w:author="Author">
        <w:r w:rsidR="000801E7" w:rsidDel="00D431CF">
          <w:delText>administrative unit</w:delText>
        </w:r>
      </w:del>
      <w:ins w:id="2603" w:author="Author">
        <w:r w:rsidR="00D431CF">
          <w:t>AU</w:t>
        </w:r>
      </w:ins>
      <w:r w:rsidR="000801E7">
        <w:t xml:space="preserve"> and has the authority to commit those resources shall be a required agency representative consistent with 34 C</w:t>
      </w:r>
      <w:ins w:id="2604" w:author="Author">
        <w:r w:rsidR="00D431CF">
          <w:t>.</w:t>
        </w:r>
      </w:ins>
      <w:r w:rsidR="000801E7">
        <w:t>F</w:t>
      </w:r>
      <w:ins w:id="2605" w:author="Author">
        <w:r w:rsidR="00D431CF">
          <w:t>.</w:t>
        </w:r>
      </w:ins>
      <w:r w:rsidR="000801E7">
        <w:t>R</w:t>
      </w:r>
      <w:ins w:id="2606" w:author="Author">
        <w:r w:rsidR="00D431CF">
          <w:t>.</w:t>
        </w:r>
      </w:ins>
      <w:r w:rsidR="000801E7">
        <w:t xml:space="preserve"> </w:t>
      </w:r>
      <w:ins w:id="2607" w:author="Author">
        <w:r w:rsidR="00D431CF">
          <w:rPr>
            <w:rFonts w:cs="Arial"/>
          </w:rPr>
          <w:t>§</w:t>
        </w:r>
        <w:r w:rsidR="00D431CF">
          <w:t xml:space="preserve"> </w:t>
        </w:r>
      </w:ins>
      <w:r w:rsidR="000801E7">
        <w:t>300.321(a)(4). The requirements contained in 34 C</w:t>
      </w:r>
      <w:ins w:id="2608" w:author="Author">
        <w:r w:rsidR="00D431CF">
          <w:t>.</w:t>
        </w:r>
      </w:ins>
      <w:r w:rsidR="000801E7">
        <w:t>F</w:t>
      </w:r>
      <w:ins w:id="2609" w:author="Author">
        <w:r w:rsidR="00D431CF">
          <w:t>.</w:t>
        </w:r>
      </w:ins>
      <w:r w:rsidR="000801E7">
        <w:t>R</w:t>
      </w:r>
      <w:ins w:id="2610" w:author="Author">
        <w:r w:rsidR="00D431CF">
          <w:t>.</w:t>
        </w:r>
      </w:ins>
      <w:r w:rsidR="000801E7">
        <w:t xml:space="preserve"> §</w:t>
      </w:r>
      <w:ins w:id="2611" w:author="Author">
        <w:r w:rsidR="00D431CF">
          <w:t xml:space="preserve"> </w:t>
        </w:r>
      </w:ins>
      <w:r w:rsidR="000801E7">
        <w:t xml:space="preserve">300.321(e) regarding the non-attendance or excusal of certain IEP </w:t>
      </w:r>
      <w:ins w:id="2612" w:author="Author">
        <w:r w:rsidR="00D431CF">
          <w:t>t</w:t>
        </w:r>
      </w:ins>
      <w:del w:id="2613" w:author="Author">
        <w:r w:rsidR="000801E7" w:rsidDel="00D431CF">
          <w:delText>T</w:delText>
        </w:r>
      </w:del>
      <w:r w:rsidR="000801E7">
        <w:t xml:space="preserve">eam members shall not apply to this IEP </w:t>
      </w:r>
      <w:ins w:id="2614" w:author="Author">
        <w:r w:rsidR="00D431CF">
          <w:t>t</w:t>
        </w:r>
      </w:ins>
      <w:del w:id="2615" w:author="Author">
        <w:r w:rsidR="000801E7" w:rsidDel="00D431CF">
          <w:delText>T</w:delText>
        </w:r>
      </w:del>
      <w:r w:rsidR="000801E7">
        <w:t>eam member.</w:t>
      </w:r>
    </w:p>
    <w:p w14:paraId="73D8DEEC" w14:textId="0F0F7359" w:rsidR="000801E7" w:rsidRDefault="002A23C6" w:rsidP="00253E03">
      <w:pPr>
        <w:pStyle w:val="par2"/>
        <w:spacing w:after="240"/>
      </w:pPr>
      <w:ins w:id="2616" w:author="Author">
        <w:r>
          <w:tab/>
        </w:r>
      </w:ins>
      <w:r w:rsidR="000801E7">
        <w:t>4.03(</w:t>
      </w:r>
      <w:ins w:id="2617" w:author="Author">
        <w:r>
          <w:t>3</w:t>
        </w:r>
      </w:ins>
      <w:del w:id="2618" w:author="Author">
        <w:r w:rsidR="000801E7" w:rsidDel="002A23C6">
          <w:delText>5</w:delText>
        </w:r>
      </w:del>
      <w:r w:rsidR="000801E7">
        <w:t>)(b)</w:t>
      </w:r>
      <w:r w:rsidR="000801E7">
        <w:tab/>
        <w:t xml:space="preserve">If the meeting is not the responsibility of the </w:t>
      </w:r>
      <w:del w:id="2619" w:author="Author">
        <w:r w:rsidR="000801E7" w:rsidDel="00D431CF">
          <w:delText>administrative unit of residence</w:delText>
        </w:r>
      </w:del>
      <w:ins w:id="2620" w:author="Author">
        <w:r w:rsidR="00D431CF">
          <w:t>AUR</w:t>
        </w:r>
      </w:ins>
      <w:r w:rsidR="000801E7">
        <w:t xml:space="preserve">, the special education director or designee for the </w:t>
      </w:r>
      <w:del w:id="2621" w:author="Author">
        <w:r w:rsidR="000801E7" w:rsidDel="00D431CF">
          <w:delText>administrative unit of residence</w:delText>
        </w:r>
      </w:del>
      <w:ins w:id="2622" w:author="Author">
        <w:r w:rsidR="00D431CF">
          <w:t>AUR</w:t>
        </w:r>
      </w:ins>
      <w:r w:rsidR="000801E7">
        <w:t xml:space="preserve"> may, at </w:t>
      </w:r>
      <w:del w:id="2623" w:author="Author">
        <w:r w:rsidR="000801E7">
          <w:delText>his/her</w:delText>
        </w:r>
      </w:del>
      <w:ins w:id="2624" w:author="Author">
        <w:r w:rsidR="005534CE">
          <w:t>the special education director’</w:t>
        </w:r>
        <w:r w:rsidR="006E0DCA">
          <w:t>s</w:t>
        </w:r>
      </w:ins>
      <w:r w:rsidR="000801E7">
        <w:t xml:space="preserve"> discretion, participate in the meeting.</w:t>
      </w:r>
    </w:p>
    <w:p w14:paraId="61ED0C2D" w14:textId="77777777" w:rsidR="000801E7" w:rsidRDefault="002A23C6" w:rsidP="00253E03">
      <w:pPr>
        <w:pStyle w:val="par2"/>
        <w:spacing w:after="240"/>
      </w:pPr>
      <w:ins w:id="2625" w:author="Author">
        <w:r>
          <w:tab/>
        </w:r>
      </w:ins>
      <w:r w:rsidR="000801E7">
        <w:t>4.03(</w:t>
      </w:r>
      <w:ins w:id="2626" w:author="Author">
        <w:r>
          <w:t>3</w:t>
        </w:r>
      </w:ins>
      <w:del w:id="2627" w:author="Author">
        <w:r w:rsidR="000801E7" w:rsidDel="002A23C6">
          <w:delText>5</w:delText>
        </w:r>
      </w:del>
      <w:r w:rsidR="000801E7">
        <w:t>)(c)</w:t>
      </w:r>
      <w:r w:rsidR="000801E7">
        <w:tab/>
        <w:t xml:space="preserve">If the child has been publicly placed at an approved facility school, private school, or </w:t>
      </w:r>
      <w:del w:id="2628" w:author="Author">
        <w:r w:rsidR="000801E7" w:rsidDel="00D431CF">
          <w:delText>Department of Early Childhood</w:delText>
        </w:r>
      </w:del>
      <w:ins w:id="2629" w:author="Author">
        <w:r w:rsidR="00D431CF">
          <w:t>CDEC</w:t>
        </w:r>
      </w:ins>
      <w:r w:rsidR="000801E7">
        <w:t xml:space="preserve"> program, a representative of the approved facility school, private school, or </w:t>
      </w:r>
      <w:del w:id="2630" w:author="Author">
        <w:r w:rsidR="000801E7" w:rsidDel="00D431CF">
          <w:delText>Department of Early Childhood</w:delText>
        </w:r>
      </w:del>
      <w:ins w:id="2631" w:author="Author">
        <w:r w:rsidR="00D431CF">
          <w:t>CDEC</w:t>
        </w:r>
      </w:ins>
      <w:r w:rsidR="000801E7">
        <w:t xml:space="preserve"> program </w:t>
      </w:r>
      <w:del w:id="2632" w:author="Author">
        <w:r w:rsidR="000801E7" w:rsidDel="008D6DC4">
          <w:delText xml:space="preserve">must </w:delText>
        </w:r>
      </w:del>
      <w:ins w:id="2633" w:author="Author">
        <w:r w:rsidR="008D6DC4">
          <w:t xml:space="preserve">shall </w:t>
        </w:r>
      </w:ins>
      <w:r w:rsidR="000801E7">
        <w:t xml:space="preserve">attend the IEP </w:t>
      </w:r>
      <w:ins w:id="2634" w:author="Author">
        <w:r w:rsidR="00D431CF">
          <w:t>t</w:t>
        </w:r>
      </w:ins>
      <w:del w:id="2635" w:author="Author">
        <w:r w:rsidR="000801E7" w:rsidDel="00D431CF">
          <w:delText>T</w:delText>
        </w:r>
      </w:del>
      <w:r w:rsidR="000801E7">
        <w:t xml:space="preserve">eam meeting. If the representative is unable to attend, their participation </w:t>
      </w:r>
      <w:del w:id="2636" w:author="Author">
        <w:r w:rsidR="000801E7" w:rsidDel="008D6DC4">
          <w:delText xml:space="preserve">must </w:delText>
        </w:r>
      </w:del>
      <w:ins w:id="2637" w:author="Author">
        <w:r w:rsidR="008D6DC4">
          <w:t xml:space="preserve">shall </w:t>
        </w:r>
      </w:ins>
      <w:r w:rsidR="000801E7">
        <w:t>be ensured through methods consistent with 34 C</w:t>
      </w:r>
      <w:ins w:id="2638" w:author="Author">
        <w:r w:rsidR="00D431CF">
          <w:t>.</w:t>
        </w:r>
      </w:ins>
      <w:r w:rsidR="000801E7">
        <w:t>F</w:t>
      </w:r>
      <w:ins w:id="2639" w:author="Author">
        <w:r w:rsidR="00D431CF">
          <w:t>.</w:t>
        </w:r>
      </w:ins>
      <w:r w:rsidR="000801E7">
        <w:t>R</w:t>
      </w:r>
      <w:ins w:id="2640" w:author="Author">
        <w:r w:rsidR="00D431CF">
          <w:t>.</w:t>
        </w:r>
      </w:ins>
      <w:r w:rsidR="000801E7">
        <w:t xml:space="preserve"> §</w:t>
      </w:r>
      <w:ins w:id="2641" w:author="Author">
        <w:r w:rsidR="00D431CF">
          <w:t xml:space="preserve"> </w:t>
        </w:r>
      </w:ins>
      <w:r w:rsidR="000801E7">
        <w:t>300.328.</w:t>
      </w:r>
    </w:p>
    <w:p w14:paraId="5DF911B5" w14:textId="77777777" w:rsidR="002A23C6" w:rsidRDefault="002A23C6" w:rsidP="00253E03">
      <w:pPr>
        <w:pStyle w:val="par1"/>
        <w:spacing w:after="240"/>
        <w:rPr>
          <w:ins w:id="2642" w:author="Author"/>
        </w:rPr>
      </w:pPr>
      <w:commentRangeStart w:id="2643"/>
      <w:ins w:id="2644" w:author="Author">
        <w:r>
          <w:t>4.03(3)</w:t>
        </w:r>
        <w:r>
          <w:tab/>
          <w:t>Annual reviews</w:t>
        </w:r>
      </w:ins>
    </w:p>
    <w:p w14:paraId="37293428" w14:textId="77777777" w:rsidR="002A23C6" w:rsidRDefault="002A23C6" w:rsidP="00253E03">
      <w:pPr>
        <w:pStyle w:val="par1"/>
        <w:spacing w:after="240"/>
        <w:rPr>
          <w:ins w:id="2645" w:author="Author"/>
        </w:rPr>
      </w:pPr>
      <w:ins w:id="2646" w:author="Author">
        <w:r>
          <w:tab/>
          <w:t>Meetings to review and revise each child’s IEP and to determine the child’s placement shall be initiated and conducted at least once every 365 days.</w:t>
        </w:r>
      </w:ins>
      <w:commentRangeEnd w:id="2643"/>
      <w:r w:rsidR="00A63B42">
        <w:rPr>
          <w:rStyle w:val="CommentReference"/>
          <w:sz w:val="24"/>
          <w:szCs w:val="24"/>
        </w:rPr>
        <w:commentReference w:id="2643"/>
      </w:r>
    </w:p>
    <w:p w14:paraId="42C2AF7C" w14:textId="77777777" w:rsidR="000801E7" w:rsidDel="00193533" w:rsidRDefault="000801E7" w:rsidP="00253E03">
      <w:pPr>
        <w:pStyle w:val="par1"/>
        <w:spacing w:after="240"/>
        <w:rPr>
          <w:del w:id="2647" w:author="Author"/>
        </w:rPr>
      </w:pPr>
      <w:r>
        <w:t>4.03(</w:t>
      </w:r>
      <w:ins w:id="2648" w:author="Author">
        <w:r w:rsidR="002A23C6">
          <w:t>4</w:t>
        </w:r>
      </w:ins>
      <w:del w:id="2649" w:author="Author">
        <w:r w:rsidDel="002A23C6">
          <w:delText>6</w:delText>
        </w:r>
      </w:del>
      <w:r>
        <w:t>)</w:t>
      </w:r>
      <w:r>
        <w:tab/>
      </w:r>
      <w:ins w:id="2650" w:author="Author">
        <w:r w:rsidR="00193533">
          <w:t>IEP content</w:t>
        </w:r>
      </w:ins>
      <w:del w:id="2651" w:author="Author">
        <w:r w:rsidDel="00CB1080">
          <w:delText>Content of IEP/Record of Meeting.</w:delText>
        </w:r>
      </w:del>
    </w:p>
    <w:p w14:paraId="41D2F06E" w14:textId="77777777" w:rsidR="00193533" w:rsidRDefault="00193533" w:rsidP="00253E03">
      <w:pPr>
        <w:pStyle w:val="par1"/>
        <w:spacing w:after="240"/>
        <w:rPr>
          <w:ins w:id="2652" w:author="Author"/>
        </w:rPr>
      </w:pPr>
    </w:p>
    <w:p w14:paraId="545E7145" w14:textId="77777777" w:rsidR="000801E7" w:rsidRDefault="00193533" w:rsidP="00253E03">
      <w:pPr>
        <w:pStyle w:val="par1"/>
        <w:spacing w:after="240"/>
      </w:pPr>
      <w:ins w:id="2653" w:author="Author">
        <w:r>
          <w:tab/>
        </w:r>
      </w:ins>
      <w:r w:rsidR="000801E7">
        <w:t xml:space="preserve">The IEP </w:t>
      </w:r>
      <w:del w:id="2654" w:author="Author">
        <w:r w:rsidR="000801E7" w:rsidDel="008D6DC4">
          <w:delText xml:space="preserve">must </w:delText>
        </w:r>
      </w:del>
      <w:ins w:id="2655" w:author="Author">
        <w:r w:rsidR="008D6DC4">
          <w:t xml:space="preserve">shall </w:t>
        </w:r>
      </w:ins>
      <w:r w:rsidR="000801E7">
        <w:t>meet the IEP content requirements established by 34 C</w:t>
      </w:r>
      <w:ins w:id="2656" w:author="Author">
        <w:r w:rsidR="00CB1080">
          <w:t>.</w:t>
        </w:r>
      </w:ins>
      <w:r w:rsidR="000801E7">
        <w:t>F</w:t>
      </w:r>
      <w:ins w:id="2657" w:author="Author">
        <w:r w:rsidR="00CB1080">
          <w:t>.</w:t>
        </w:r>
      </w:ins>
      <w:r w:rsidR="000801E7">
        <w:t>R</w:t>
      </w:r>
      <w:ins w:id="2658" w:author="Author">
        <w:r w:rsidR="00CB1080">
          <w:t>.</w:t>
        </w:r>
      </w:ins>
      <w:r w:rsidR="000801E7">
        <w:t xml:space="preserve"> §</w:t>
      </w:r>
      <w:ins w:id="2659" w:author="Author">
        <w:r w:rsidR="00CB1080">
          <w:t xml:space="preserve"> </w:t>
        </w:r>
      </w:ins>
      <w:r w:rsidR="000801E7">
        <w:t xml:space="preserve">300.320(a) and </w:t>
      </w:r>
      <w:del w:id="2660" w:author="Author">
        <w:r w:rsidR="000801E7" w:rsidDel="00CB1080">
          <w:delText>§</w:delText>
        </w:r>
      </w:del>
      <w:r w:rsidR="000801E7">
        <w:t>300.320(c). In addition, the following IEP content is required:</w:t>
      </w:r>
    </w:p>
    <w:p w14:paraId="462C3E94" w14:textId="77777777" w:rsidR="000801E7" w:rsidRDefault="000801E7" w:rsidP="00253E03">
      <w:pPr>
        <w:pStyle w:val="par2"/>
        <w:spacing w:after="240"/>
      </w:pPr>
      <w:r>
        <w:t>4.03(</w:t>
      </w:r>
      <w:ins w:id="2661" w:author="Author">
        <w:r w:rsidR="002A23C6">
          <w:t>4</w:t>
        </w:r>
      </w:ins>
      <w:del w:id="2662" w:author="Author">
        <w:r w:rsidDel="002A23C6">
          <w:delText>6</w:delText>
        </w:r>
      </w:del>
      <w:r>
        <w:t>)(a)</w:t>
      </w:r>
      <w:r>
        <w:tab/>
        <w:t xml:space="preserve">The </w:t>
      </w:r>
      <w:del w:id="2663" w:author="Author">
        <w:r w:rsidDel="00B50F04">
          <w:delText xml:space="preserve">written </w:delText>
        </w:r>
      </w:del>
      <w:r>
        <w:t xml:space="preserve">IEP for each child with a hearing disability shall include a </w:t>
      </w:r>
      <w:ins w:id="2664" w:author="Author">
        <w:r w:rsidR="00CB1080">
          <w:t>c</w:t>
        </w:r>
      </w:ins>
      <w:del w:id="2665" w:author="Author">
        <w:r w:rsidDel="00CB1080">
          <w:delText>C</w:delText>
        </w:r>
      </w:del>
      <w:r>
        <w:t xml:space="preserve">ommunication </w:t>
      </w:r>
      <w:ins w:id="2666" w:author="Author">
        <w:r w:rsidR="00CB1080">
          <w:t>p</w:t>
        </w:r>
      </w:ins>
      <w:del w:id="2667" w:author="Author">
        <w:r w:rsidDel="00CB1080">
          <w:delText>P</w:delText>
        </w:r>
      </w:del>
      <w:r>
        <w:t xml:space="preserve">lan as developed by the IEP team. The </w:t>
      </w:r>
      <w:ins w:id="2668" w:author="Author">
        <w:r w:rsidR="00CB1080">
          <w:t>p</w:t>
        </w:r>
      </w:ins>
      <w:del w:id="2669" w:author="Author">
        <w:r w:rsidDel="00CB1080">
          <w:delText>P</w:delText>
        </w:r>
      </w:del>
      <w:r>
        <w:t>lan shall include the following:</w:t>
      </w:r>
    </w:p>
    <w:p w14:paraId="2A699DCA" w14:textId="77777777" w:rsidR="00B50F04" w:rsidRDefault="000801E7" w:rsidP="00253E03">
      <w:pPr>
        <w:pStyle w:val="par3"/>
        <w:spacing w:after="240"/>
        <w:rPr>
          <w:ins w:id="2670" w:author="Author"/>
        </w:rPr>
      </w:pPr>
      <w:r>
        <w:lastRenderedPageBreak/>
        <w:t>4.03(</w:t>
      </w:r>
      <w:ins w:id="2671" w:author="Author">
        <w:r w:rsidR="002A23C6">
          <w:t>4</w:t>
        </w:r>
      </w:ins>
      <w:del w:id="2672" w:author="Author">
        <w:r w:rsidDel="002A23C6">
          <w:delText>6</w:delText>
        </w:r>
      </w:del>
      <w:r>
        <w:t>)(a)(i)</w:t>
      </w:r>
      <w:r>
        <w:tab/>
        <w:t xml:space="preserve">A statement identifying the child’s primary communication mode as one or more of the following: </w:t>
      </w:r>
      <w:ins w:id="2673" w:author="Author">
        <w:r w:rsidR="00CB1080">
          <w:t>a</w:t>
        </w:r>
      </w:ins>
      <w:del w:id="2674" w:author="Author">
        <w:r w:rsidDel="00CB1080">
          <w:delText>A</w:delText>
        </w:r>
      </w:del>
      <w:r>
        <w:t xml:space="preserve">ural, </w:t>
      </w:r>
      <w:ins w:id="2675" w:author="Author">
        <w:r w:rsidR="00CB1080">
          <w:t>o</w:t>
        </w:r>
      </w:ins>
      <w:del w:id="2676" w:author="Author">
        <w:r w:rsidDel="00CB1080">
          <w:delText>O</w:delText>
        </w:r>
      </w:del>
      <w:r>
        <w:t xml:space="preserve">ral, </w:t>
      </w:r>
      <w:ins w:id="2677" w:author="Author">
        <w:r w:rsidR="00CB1080">
          <w:t>s</w:t>
        </w:r>
      </w:ins>
      <w:del w:id="2678" w:author="Author">
        <w:r w:rsidDel="00CB1080">
          <w:delText>S</w:delText>
        </w:r>
      </w:del>
      <w:r>
        <w:t>peech-based, English</w:t>
      </w:r>
      <w:ins w:id="2679" w:author="Author">
        <w:r w:rsidR="00CB1080">
          <w:t>-b</w:t>
        </w:r>
      </w:ins>
      <w:del w:id="2680" w:author="Author">
        <w:r w:rsidDel="00CB1080">
          <w:delText xml:space="preserve"> B</w:delText>
        </w:r>
      </w:del>
      <w:r>
        <w:t xml:space="preserve">ased </w:t>
      </w:r>
      <w:ins w:id="2681" w:author="Author">
        <w:r w:rsidR="00CB1080">
          <w:t>m</w:t>
        </w:r>
      </w:ins>
      <w:del w:id="2682" w:author="Author">
        <w:r w:rsidDel="00CB1080">
          <w:delText>M</w:delText>
        </w:r>
      </w:del>
      <w:r>
        <w:t xml:space="preserve">anual or </w:t>
      </w:r>
      <w:ins w:id="2683" w:author="Author">
        <w:r w:rsidR="00CB1080">
          <w:t>s</w:t>
        </w:r>
      </w:ins>
      <w:del w:id="2684" w:author="Author">
        <w:r w:rsidDel="00CB1080">
          <w:delText>S</w:delText>
        </w:r>
      </w:del>
      <w:r>
        <w:t xml:space="preserve">ign </w:t>
      </w:r>
      <w:ins w:id="2685" w:author="Author">
        <w:r w:rsidR="00CB1080">
          <w:t>s</w:t>
        </w:r>
      </w:ins>
      <w:del w:id="2686" w:author="Author">
        <w:r w:rsidDel="00CB1080">
          <w:delText>S</w:delText>
        </w:r>
      </w:del>
      <w:r>
        <w:t>ystem</w:t>
      </w:r>
      <w:ins w:id="2687" w:author="Author">
        <w:r w:rsidR="00CB1080">
          <w:t>s</w:t>
        </w:r>
      </w:ins>
      <w:r>
        <w:t xml:space="preserve">, </w:t>
      </w:r>
      <w:ins w:id="2688" w:author="Author">
        <w:r w:rsidR="00B50F04">
          <w:t xml:space="preserve">or </w:t>
        </w:r>
      </w:ins>
      <w:r>
        <w:t>American Sign Language</w:t>
      </w:r>
      <w:ins w:id="2689" w:author="Author">
        <w:r w:rsidR="00B50F04">
          <w:t>;</w:t>
        </w:r>
      </w:ins>
      <w:del w:id="2690" w:author="Author">
        <w:r w:rsidDel="00B50F04">
          <w:delText>.</w:delText>
        </w:r>
      </w:del>
    </w:p>
    <w:p w14:paraId="30D7290C" w14:textId="77777777" w:rsidR="000801E7" w:rsidRDefault="00B50F04" w:rsidP="00253E03">
      <w:pPr>
        <w:pStyle w:val="par3"/>
        <w:spacing w:after="240"/>
      </w:pPr>
      <w:ins w:id="2691" w:author="Author">
        <w:r>
          <w:tab/>
        </w:r>
      </w:ins>
      <w:del w:id="2692" w:author="Author">
        <w:r w:rsidR="000801E7" w:rsidDel="00B50F04">
          <w:delText xml:space="preserve"> Further, </w:delText>
        </w:r>
      </w:del>
      <w:ins w:id="2693" w:author="Author">
        <w:r>
          <w:t>T</w:t>
        </w:r>
      </w:ins>
      <w:del w:id="2694" w:author="Author">
        <w:r w:rsidR="000801E7" w:rsidDel="00B50F04">
          <w:delText>t</w:delText>
        </w:r>
      </w:del>
      <w:r w:rsidR="000801E7">
        <w:t>here should be no denial of opportunity for instruction in a particular communication mode based on:</w:t>
      </w:r>
    </w:p>
    <w:p w14:paraId="494E82F5" w14:textId="77777777" w:rsidR="000801E7" w:rsidRDefault="000801E7" w:rsidP="00253E03">
      <w:pPr>
        <w:pStyle w:val="par4"/>
        <w:spacing w:after="240"/>
      </w:pPr>
      <w:r>
        <w:t>4.03(6)(a)(i)(A)</w:t>
      </w:r>
      <w:r>
        <w:tab/>
        <w:t>residual hearing,</w:t>
      </w:r>
    </w:p>
    <w:p w14:paraId="6402C36C" w14:textId="77777777" w:rsidR="000801E7" w:rsidRDefault="000801E7" w:rsidP="00253E03">
      <w:pPr>
        <w:pStyle w:val="par4"/>
        <w:spacing w:after="240"/>
      </w:pPr>
      <w:r>
        <w:t>4.03(6)(a)(i)(B)</w:t>
      </w:r>
      <w:r>
        <w:tab/>
        <w:t xml:space="preserve">the parents’ inability to communicate in the child’s communication mode or language, </w:t>
      </w:r>
      <w:del w:id="2695" w:author="Author">
        <w:r w:rsidDel="00B50F04">
          <w:delText>n</w:delText>
        </w:r>
      </w:del>
      <w:r>
        <w:t>or</w:t>
      </w:r>
    </w:p>
    <w:p w14:paraId="590FFEF1" w14:textId="77777777" w:rsidR="000801E7" w:rsidRDefault="000801E7" w:rsidP="00253E03">
      <w:pPr>
        <w:pStyle w:val="par4"/>
        <w:spacing w:after="240"/>
      </w:pPr>
      <w:r>
        <w:t>4.03(6)(a)(i)(C)</w:t>
      </w:r>
      <w:r>
        <w:tab/>
        <w:t>the child’s experience with another mode of communication or language.</w:t>
      </w:r>
    </w:p>
    <w:p w14:paraId="55B4554A" w14:textId="744D007E" w:rsidR="000801E7" w:rsidRDefault="000801E7" w:rsidP="00253E03">
      <w:pPr>
        <w:pStyle w:val="par3"/>
        <w:spacing w:after="240" w:line="259" w:lineRule="auto"/>
      </w:pPr>
      <w:r>
        <w:t>4.03(</w:t>
      </w:r>
      <w:ins w:id="2696" w:author="Author">
        <w:r w:rsidR="002A23C6">
          <w:t>4</w:t>
        </w:r>
      </w:ins>
      <w:del w:id="2697" w:author="Author">
        <w:r w:rsidDel="002A23C6">
          <w:delText>6</w:delText>
        </w:r>
      </w:del>
      <w:r>
        <w:t>)(a)(ii)</w:t>
      </w:r>
      <w:r>
        <w:tab/>
        <w:t xml:space="preserve">A statement documenting that an explanation was given of all educational options provided by the </w:t>
      </w:r>
      <w:del w:id="2698" w:author="Author">
        <w:r>
          <w:delText>school district</w:delText>
        </w:r>
      </w:del>
      <w:r>
        <w:t xml:space="preserve"> </w:t>
      </w:r>
      <w:ins w:id="2699" w:author="Author">
        <w:r w:rsidR="4CB0CD56">
          <w:t>AU</w:t>
        </w:r>
      </w:ins>
      <w:r>
        <w:t>and available to the child</w:t>
      </w:r>
      <w:ins w:id="2700" w:author="Author">
        <w:r w:rsidR="00CB1080">
          <w:t>;</w:t>
        </w:r>
      </w:ins>
      <w:del w:id="2701" w:author="Author">
        <w:r w:rsidDel="00CB1080">
          <w:delText>.</w:delText>
        </w:r>
      </w:del>
    </w:p>
    <w:p w14:paraId="0238EDC0" w14:textId="213F8776" w:rsidR="000801E7" w:rsidRDefault="000801E7" w:rsidP="00253E03">
      <w:pPr>
        <w:pStyle w:val="par3"/>
        <w:spacing w:after="240"/>
      </w:pPr>
      <w:r>
        <w:t>4.03(</w:t>
      </w:r>
      <w:ins w:id="2702" w:author="Author">
        <w:r w:rsidR="002A23C6">
          <w:t>4</w:t>
        </w:r>
      </w:ins>
      <w:del w:id="2703" w:author="Author">
        <w:r w:rsidDel="002A23C6">
          <w:delText>6</w:delText>
        </w:r>
      </w:del>
      <w:r>
        <w:t>)(a)(iii)</w:t>
      </w:r>
      <w:r>
        <w:tab/>
        <w:t xml:space="preserve">A statement documenting that the IEP team, in addressing the child’s needs, considered the availability of </w:t>
      </w:r>
      <w:ins w:id="2704" w:author="Author">
        <w:r w:rsidR="00CB1080">
          <w:t>D</w:t>
        </w:r>
      </w:ins>
      <w:del w:id="2705" w:author="Author">
        <w:r w:rsidDel="00CB1080">
          <w:delText>d</w:delText>
        </w:r>
      </w:del>
      <w:r>
        <w:t xml:space="preserve">eaf/hard of hearing adult role models and a </w:t>
      </w:r>
      <w:ins w:id="2706" w:author="Author">
        <w:r w:rsidR="00B50F04">
          <w:t>D</w:t>
        </w:r>
      </w:ins>
      <w:del w:id="2707" w:author="Author">
        <w:r w:rsidDel="00B50F04">
          <w:delText>d</w:delText>
        </w:r>
      </w:del>
      <w:r>
        <w:t>eaf/hard of hearing peer group of the child’s communication mode or language</w:t>
      </w:r>
      <w:ins w:id="2708" w:author="Author">
        <w:r w:rsidR="00B50F04">
          <w:t>;</w:t>
        </w:r>
      </w:ins>
      <w:del w:id="2709" w:author="Author">
        <w:r w:rsidDel="00B50F04">
          <w:delText>.</w:delText>
        </w:r>
      </w:del>
    </w:p>
    <w:p w14:paraId="5D058782" w14:textId="77777777" w:rsidR="000801E7" w:rsidRDefault="000801E7" w:rsidP="00253E03">
      <w:pPr>
        <w:pStyle w:val="par3"/>
        <w:spacing w:after="240"/>
      </w:pPr>
      <w:r>
        <w:t>4.03(</w:t>
      </w:r>
      <w:ins w:id="2710" w:author="Author">
        <w:r w:rsidR="002A23C6">
          <w:t>4</w:t>
        </w:r>
      </w:ins>
      <w:del w:id="2711" w:author="Author">
        <w:r w:rsidDel="002A23C6">
          <w:delText>6</w:delText>
        </w:r>
      </w:del>
      <w:r>
        <w:t>)(a)(iv)</w:t>
      </w:r>
      <w:r>
        <w:tab/>
        <w:t>The communication-accessible academic instruction, school services, and extracurricular activities the student will receive</w:t>
      </w:r>
      <w:del w:id="2712" w:author="Author">
        <w:r w:rsidDel="00B50F04">
          <w:delText xml:space="preserve"> </w:delText>
        </w:r>
        <w:commentRangeStart w:id="2713"/>
        <w:r w:rsidDel="00B50F04">
          <w:delText>must be identified</w:delText>
        </w:r>
      </w:del>
      <w:commentRangeEnd w:id="2713"/>
      <w:r w:rsidR="00A63B42">
        <w:rPr>
          <w:rStyle w:val="CommentReference"/>
          <w:sz w:val="24"/>
          <w:szCs w:val="24"/>
        </w:rPr>
        <w:commentReference w:id="2713"/>
      </w:r>
      <w:ins w:id="2714" w:author="Author">
        <w:r w:rsidR="00B50F04">
          <w:t>;</w:t>
        </w:r>
      </w:ins>
      <w:del w:id="2715" w:author="Author">
        <w:r w:rsidDel="00B50F04">
          <w:delText>.</w:delText>
        </w:r>
      </w:del>
    </w:p>
    <w:p w14:paraId="382C7F3D" w14:textId="4DC1F85C" w:rsidR="000801E7" w:rsidRDefault="00CC297C" w:rsidP="00253E03">
      <w:pPr>
        <w:pStyle w:val="upar4"/>
        <w:spacing w:after="240"/>
        <w:ind w:left="1440" w:hanging="1440"/>
      </w:pPr>
      <w:ins w:id="2716" w:author="Author">
        <w:r>
          <w:tab/>
          <w:t>4.03(4)(b)</w:t>
        </w:r>
        <w:r>
          <w:tab/>
        </w:r>
      </w:ins>
      <w:r w:rsidR="000801E7">
        <w:t xml:space="preserve">The teachers, interpreters, and other specialists delivering the communication plan to the student </w:t>
      </w:r>
      <w:del w:id="2717" w:author="Author">
        <w:r w:rsidR="000801E7" w:rsidDel="008D6DC4">
          <w:delText xml:space="preserve">must </w:delText>
        </w:r>
      </w:del>
      <w:ins w:id="2718" w:author="Author">
        <w:r w:rsidR="008D6DC4">
          <w:t xml:space="preserve">shall </w:t>
        </w:r>
      </w:ins>
      <w:r w:rsidR="000801E7">
        <w:t>have demonstrated proficiency in, and be able to accommodate for, the child’s primary communication mode or language</w:t>
      </w:r>
      <w:del w:id="2719" w:author="Author">
        <w:r w:rsidR="000801E7">
          <w:delText>.</w:delText>
        </w:r>
      </w:del>
    </w:p>
    <w:p w14:paraId="1E1A1F0E" w14:textId="1368A0EF" w:rsidR="000801E7" w:rsidRDefault="000801E7" w:rsidP="00253E03">
      <w:pPr>
        <w:pStyle w:val="par2"/>
        <w:spacing w:after="240"/>
      </w:pPr>
      <w:r>
        <w:t>4.03(</w:t>
      </w:r>
      <w:ins w:id="2720" w:author="Author">
        <w:r w:rsidR="002A23C6">
          <w:t>4</w:t>
        </w:r>
      </w:ins>
      <w:del w:id="2721" w:author="Author">
        <w:r w:rsidDel="002A23C6">
          <w:delText>6</w:delText>
        </w:r>
      </w:del>
      <w:r>
        <w:t>)(</w:t>
      </w:r>
      <w:ins w:id="2722" w:author="Author">
        <w:r w:rsidR="00CC297C">
          <w:t>c</w:t>
        </w:r>
      </w:ins>
      <w:del w:id="2723" w:author="Author">
        <w:r>
          <w:delText>b</w:delText>
        </w:r>
      </w:del>
      <w:r>
        <w:t>)</w:t>
      </w:r>
      <w:r>
        <w:tab/>
        <w:t xml:space="preserve">The </w:t>
      </w:r>
      <w:commentRangeStart w:id="2724"/>
      <w:del w:id="2725" w:author="Author">
        <w:r w:rsidDel="00B50F04">
          <w:delText xml:space="preserve">written </w:delText>
        </w:r>
      </w:del>
      <w:commentRangeEnd w:id="2724"/>
      <w:r w:rsidR="00A63B42">
        <w:rPr>
          <w:rStyle w:val="CommentReference"/>
          <w:sz w:val="24"/>
          <w:szCs w:val="24"/>
        </w:rPr>
        <w:commentReference w:id="2724"/>
      </w:r>
      <w:r>
        <w:t xml:space="preserve">IEP for each child with a vision disability shall include a </w:t>
      </w:r>
      <w:ins w:id="2726" w:author="Author">
        <w:r w:rsidR="00EB3181">
          <w:t>l</w:t>
        </w:r>
      </w:ins>
      <w:del w:id="2727" w:author="Author">
        <w:r w:rsidDel="00EB3181">
          <w:delText>L</w:delText>
        </w:r>
      </w:del>
      <w:r>
        <w:t xml:space="preserve">earning </w:t>
      </w:r>
      <w:ins w:id="2728" w:author="Author">
        <w:r w:rsidR="00EB3181">
          <w:t>m</w:t>
        </w:r>
      </w:ins>
      <w:del w:id="2729" w:author="Author">
        <w:r w:rsidDel="00EB3181">
          <w:delText>M</w:delText>
        </w:r>
      </w:del>
      <w:r>
        <w:t xml:space="preserve">edia </w:t>
      </w:r>
      <w:ins w:id="2730" w:author="Author">
        <w:r w:rsidR="00EB3181">
          <w:t>p</w:t>
        </w:r>
      </w:ins>
      <w:del w:id="2731" w:author="Author">
        <w:r w:rsidDel="00EB3181">
          <w:delText>P</w:delText>
        </w:r>
      </w:del>
      <w:r>
        <w:t xml:space="preserve">lan </w:t>
      </w:r>
      <w:del w:id="2732" w:author="Author">
        <w:r w:rsidDel="00EB3181">
          <w:delText xml:space="preserve">as </w:delText>
        </w:r>
      </w:del>
      <w:r>
        <w:t>developed by the IEP team based on comprehensive assessment of the student’s learning and literacy modalities by a licensed teacher endorsed in the area of visual impairment. Braille shall be the literacy medium selected unless the IEP team determines, based on the comprehensive literacy learning media assessment</w:t>
      </w:r>
      <w:ins w:id="2733" w:author="Author">
        <w:r w:rsidR="00EB3181">
          <w:t>,</w:t>
        </w:r>
      </w:ins>
      <w:r>
        <w:t xml:space="preserve"> that instruction in Braille is not appropriate.</w:t>
      </w:r>
    </w:p>
    <w:p w14:paraId="6B261208" w14:textId="2FF2B04A" w:rsidR="000801E7" w:rsidRDefault="000801E7" w:rsidP="00253E03">
      <w:pPr>
        <w:pStyle w:val="par3"/>
        <w:spacing w:after="240"/>
      </w:pPr>
      <w:r>
        <w:lastRenderedPageBreak/>
        <w:t>4.03(</w:t>
      </w:r>
      <w:ins w:id="2734" w:author="Author">
        <w:r w:rsidR="002A23C6">
          <w:t>4</w:t>
        </w:r>
      </w:ins>
      <w:del w:id="2735" w:author="Author">
        <w:r w:rsidDel="002A23C6">
          <w:delText>6</w:delText>
        </w:r>
      </w:del>
      <w:r>
        <w:t>)(</w:t>
      </w:r>
      <w:ins w:id="2736" w:author="Author">
        <w:r w:rsidR="00CC297C">
          <w:t>c</w:t>
        </w:r>
      </w:ins>
      <w:del w:id="2737" w:author="Author">
        <w:r>
          <w:delText>b</w:delText>
        </w:r>
      </w:del>
      <w:r>
        <w:t>)(i)</w:t>
      </w:r>
      <w:r>
        <w:tab/>
        <w:t xml:space="preserve">The </w:t>
      </w:r>
      <w:ins w:id="2738" w:author="Author">
        <w:r w:rsidR="00EB3181">
          <w:t xml:space="preserve">learning media </w:t>
        </w:r>
      </w:ins>
      <w:r>
        <w:t>plan shall include the following:</w:t>
      </w:r>
    </w:p>
    <w:p w14:paraId="2E8EB4B8" w14:textId="0C61DAF5" w:rsidR="000801E7" w:rsidRDefault="000801E7" w:rsidP="00253E03">
      <w:pPr>
        <w:pStyle w:val="par4"/>
        <w:spacing w:after="240"/>
      </w:pPr>
      <w:r>
        <w:t>4.03(</w:t>
      </w:r>
      <w:ins w:id="2739" w:author="Author">
        <w:r w:rsidR="002A23C6">
          <w:t>4</w:t>
        </w:r>
      </w:ins>
      <w:del w:id="2740" w:author="Author">
        <w:r w:rsidDel="002A23C6">
          <w:delText>6</w:delText>
        </w:r>
      </w:del>
      <w:r>
        <w:t>)(</w:t>
      </w:r>
      <w:ins w:id="2741" w:author="Author">
        <w:r w:rsidR="00CC297C">
          <w:t>c</w:t>
        </w:r>
      </w:ins>
      <w:del w:id="2742" w:author="Author">
        <w:r>
          <w:delText>b</w:delText>
        </w:r>
      </w:del>
      <w:r>
        <w:t>)(i)(A)</w:t>
      </w:r>
      <w:r>
        <w:tab/>
        <w:t>A statement of how the selected learning and literacy mode or modes will be implemented as the student’s primary or secondary mode for achieving literacy and why such mode or modes have been selected</w:t>
      </w:r>
      <w:ins w:id="2743" w:author="Author">
        <w:r w:rsidR="00EB3181">
          <w:t>;</w:t>
        </w:r>
      </w:ins>
      <w:del w:id="2744" w:author="Author">
        <w:r w:rsidDel="00EB3181">
          <w:delText>,</w:delText>
        </w:r>
      </w:del>
    </w:p>
    <w:p w14:paraId="33B7BB67" w14:textId="211994D7" w:rsidR="000801E7" w:rsidRDefault="000801E7" w:rsidP="00253E03">
      <w:pPr>
        <w:pStyle w:val="par4"/>
        <w:spacing w:after="240"/>
      </w:pPr>
      <w:r>
        <w:t>4.03(</w:t>
      </w:r>
      <w:ins w:id="2745" w:author="Author">
        <w:r w:rsidR="002A23C6">
          <w:t>4</w:t>
        </w:r>
      </w:ins>
      <w:del w:id="2746" w:author="Author">
        <w:r w:rsidDel="002A23C6">
          <w:delText>6</w:delText>
        </w:r>
      </w:del>
      <w:r>
        <w:t>)(</w:t>
      </w:r>
      <w:ins w:id="2747" w:author="Author">
        <w:r w:rsidR="00CC297C">
          <w:t>c</w:t>
        </w:r>
      </w:ins>
      <w:del w:id="2748" w:author="Author">
        <w:r>
          <w:delText>b</w:delText>
        </w:r>
      </w:del>
      <w:r>
        <w:t>)(i)(B)</w:t>
      </w:r>
      <w:r>
        <w:tab/>
        <w:t>A statement of how the student’s instruction in the selected learning and literacy mode or modes will be integrated into educational activities</w:t>
      </w:r>
      <w:ins w:id="2749" w:author="Author">
        <w:r w:rsidR="00EB3181">
          <w:t>;</w:t>
        </w:r>
      </w:ins>
      <w:del w:id="2750" w:author="Author">
        <w:r w:rsidDel="00EB3181">
          <w:delText>.</w:delText>
        </w:r>
      </w:del>
    </w:p>
    <w:p w14:paraId="2A9D3FFA" w14:textId="6D6FB98B" w:rsidR="000801E7" w:rsidRDefault="000801E7" w:rsidP="00253E03">
      <w:pPr>
        <w:pStyle w:val="par4"/>
        <w:spacing w:after="240"/>
      </w:pPr>
      <w:r>
        <w:t>4.03(</w:t>
      </w:r>
      <w:ins w:id="2751" w:author="Author">
        <w:r w:rsidR="002A23C6">
          <w:t>4</w:t>
        </w:r>
      </w:ins>
      <w:del w:id="2752" w:author="Author">
        <w:r w:rsidDel="002A23C6">
          <w:delText>6</w:delText>
        </w:r>
      </w:del>
      <w:r>
        <w:t>)(</w:t>
      </w:r>
      <w:ins w:id="2753" w:author="Author">
        <w:r w:rsidR="00CC297C">
          <w:t>c</w:t>
        </w:r>
      </w:ins>
      <w:del w:id="2754" w:author="Author">
        <w:r>
          <w:delText>b</w:delText>
        </w:r>
      </w:del>
      <w:r>
        <w:t>)(i)(C)</w:t>
      </w:r>
      <w:r>
        <w:tab/>
        <w:t>The date on which the student’s instruction in the selected mode or modes shall commence, the amount of instructional time to be dedicated to each learning and literacy mode, and the service provider responsible for each area of instruction</w:t>
      </w:r>
      <w:ins w:id="2755" w:author="Author">
        <w:r w:rsidR="00EB3181">
          <w:t>;</w:t>
        </w:r>
      </w:ins>
      <w:del w:id="2756" w:author="Author">
        <w:r w:rsidDel="00EB3181">
          <w:delText>,</w:delText>
        </w:r>
      </w:del>
      <w:r>
        <w:t xml:space="preserve"> and</w:t>
      </w:r>
    </w:p>
    <w:p w14:paraId="6DAC2053" w14:textId="722E0799" w:rsidR="000801E7" w:rsidRDefault="000801E7" w:rsidP="00253E03">
      <w:pPr>
        <w:pStyle w:val="par4"/>
        <w:spacing w:after="240"/>
      </w:pPr>
      <w:r>
        <w:t>4.03(</w:t>
      </w:r>
      <w:ins w:id="2757" w:author="Author">
        <w:r w:rsidR="002A23C6">
          <w:t>4</w:t>
        </w:r>
      </w:ins>
      <w:del w:id="2758" w:author="Author">
        <w:r w:rsidDel="002A23C6">
          <w:delText>6</w:delText>
        </w:r>
      </w:del>
      <w:r>
        <w:t>)(</w:t>
      </w:r>
      <w:ins w:id="2759" w:author="Author">
        <w:r w:rsidR="00CC297C">
          <w:t>c</w:t>
        </w:r>
      </w:ins>
      <w:del w:id="2760" w:author="Author">
        <w:r>
          <w:delText>b</w:delText>
        </w:r>
      </w:del>
      <w:r>
        <w:t>)(i)(D)</w:t>
      </w:r>
      <w:r>
        <w:tab/>
        <w:t>A statement of the level of competency in each selected learning and literacy mode or modes which the student should achieve by the end of the period covered by the IEP.</w:t>
      </w:r>
    </w:p>
    <w:p w14:paraId="7F610D6E" w14:textId="6AE66D65" w:rsidR="000801E7" w:rsidRDefault="000801E7" w:rsidP="00253E03">
      <w:pPr>
        <w:pStyle w:val="par3"/>
        <w:spacing w:after="240"/>
      </w:pPr>
      <w:r>
        <w:t>4.03(</w:t>
      </w:r>
      <w:ins w:id="2761" w:author="Author">
        <w:r w:rsidR="002A23C6">
          <w:t>4</w:t>
        </w:r>
      </w:ins>
      <w:del w:id="2762" w:author="Author">
        <w:r w:rsidDel="002A23C6">
          <w:delText>6</w:delText>
        </w:r>
      </w:del>
      <w:r>
        <w:t>)(</w:t>
      </w:r>
      <w:ins w:id="2763" w:author="Author">
        <w:r w:rsidR="00CC297C">
          <w:t>c</w:t>
        </w:r>
      </w:ins>
      <w:del w:id="2764" w:author="Author">
        <w:r>
          <w:delText>b</w:delText>
        </w:r>
      </w:del>
      <w:r>
        <w:t>)(ii)</w:t>
      </w:r>
      <w:r>
        <w:tab/>
        <w:t xml:space="preserve">Colorado teachers licensed and endorsed in Visual Impairment </w:t>
      </w:r>
      <w:del w:id="2765" w:author="Author">
        <w:r w:rsidDel="008D6DC4">
          <w:delText xml:space="preserve">must </w:delText>
        </w:r>
      </w:del>
      <w:ins w:id="2766" w:author="Author">
        <w:r w:rsidR="008D6DC4">
          <w:t xml:space="preserve">shall </w:t>
        </w:r>
      </w:ins>
      <w:r>
        <w:t xml:space="preserve">have demonstrated competency in reading and writing literary Braille per the guidelines developed by the </w:t>
      </w:r>
      <w:del w:id="2767" w:author="Author">
        <w:r w:rsidDel="00EB3181">
          <w:delText xml:space="preserve">Colorado </w:delText>
        </w:r>
      </w:del>
      <w:r>
        <w:t>Department</w:t>
      </w:r>
      <w:del w:id="2768" w:author="Author">
        <w:r w:rsidDel="00EB3181">
          <w:delText xml:space="preserve"> of Education</w:delText>
        </w:r>
      </w:del>
      <w:r>
        <w:t>.</w:t>
      </w:r>
    </w:p>
    <w:p w14:paraId="494D29C6" w14:textId="24FF9C6D" w:rsidR="000801E7" w:rsidRDefault="000801E7" w:rsidP="00253E03">
      <w:pPr>
        <w:pStyle w:val="par2"/>
        <w:spacing w:after="240"/>
      </w:pPr>
      <w:r>
        <w:t>4.03(</w:t>
      </w:r>
      <w:ins w:id="2769" w:author="Author">
        <w:r w:rsidR="002A23C6">
          <w:t>4</w:t>
        </w:r>
      </w:ins>
      <w:del w:id="2770" w:author="Author">
        <w:r w:rsidDel="002A23C6">
          <w:delText>6</w:delText>
        </w:r>
      </w:del>
      <w:r>
        <w:t>)(</w:t>
      </w:r>
      <w:ins w:id="2771" w:author="Author">
        <w:r w:rsidR="00CC297C">
          <w:t>d</w:t>
        </w:r>
      </w:ins>
      <w:del w:id="2772" w:author="Author">
        <w:r>
          <w:delText>c</w:delText>
        </w:r>
      </w:del>
      <w:r>
        <w:t>)</w:t>
      </w:r>
      <w:r w:rsidR="00587231">
        <w:tab/>
      </w:r>
      <w:r>
        <w:t xml:space="preserve">Academic </w:t>
      </w:r>
      <w:ins w:id="2773" w:author="Author">
        <w:r w:rsidR="00A85951">
          <w:t>c</w:t>
        </w:r>
      </w:ins>
      <w:del w:id="2774" w:author="Author">
        <w:r w:rsidDel="00A85951">
          <w:delText>C</w:delText>
        </w:r>
      </w:del>
      <w:r>
        <w:t xml:space="preserve">ontent </w:t>
      </w:r>
      <w:ins w:id="2775" w:author="Author">
        <w:r w:rsidR="00A85951">
          <w:t>s</w:t>
        </w:r>
      </w:ins>
      <w:del w:id="2776" w:author="Author">
        <w:r w:rsidDel="00A85951">
          <w:delText>S</w:delText>
        </w:r>
      </w:del>
      <w:r>
        <w:t>tandards</w:t>
      </w:r>
    </w:p>
    <w:p w14:paraId="304871AA" w14:textId="24534762" w:rsidR="000801E7" w:rsidRDefault="000801E7" w:rsidP="00253E03">
      <w:pPr>
        <w:pStyle w:val="par3"/>
        <w:spacing w:after="240" w:line="259" w:lineRule="auto"/>
      </w:pPr>
      <w:r>
        <w:t>4.03(</w:t>
      </w:r>
      <w:ins w:id="2777" w:author="Author">
        <w:r w:rsidR="002A23C6">
          <w:t>4</w:t>
        </w:r>
      </w:ins>
      <w:del w:id="2778" w:author="Author">
        <w:r w:rsidDel="002A23C6">
          <w:delText>6</w:delText>
        </w:r>
      </w:del>
      <w:r>
        <w:t>)(</w:t>
      </w:r>
      <w:ins w:id="2779" w:author="Author">
        <w:r w:rsidR="00CC297C">
          <w:t>d</w:t>
        </w:r>
      </w:ins>
      <w:del w:id="2780" w:author="Author">
        <w:r>
          <w:delText>c</w:delText>
        </w:r>
      </w:del>
      <w:r>
        <w:t>)(i)</w:t>
      </w:r>
      <w:r>
        <w:tab/>
        <w:t xml:space="preserve">The IEP for a child enrolled in a school district or </w:t>
      </w:r>
      <w:del w:id="2781" w:author="Author">
        <w:r>
          <w:delText>the</w:delText>
        </w:r>
      </w:del>
      <w:ins w:id="2782" w:author="Author">
        <w:r w:rsidR="646EF565">
          <w:t>a</w:t>
        </w:r>
      </w:ins>
      <w:r>
        <w:t xml:space="preserve"> State Charter School Institute </w:t>
      </w:r>
      <w:ins w:id="2783" w:author="Author">
        <w:r w:rsidR="10A417C7">
          <w:t xml:space="preserve">school </w:t>
        </w:r>
      </w:ins>
      <w:r>
        <w:t>shall specify:</w:t>
      </w:r>
    </w:p>
    <w:p w14:paraId="663D4D57" w14:textId="6DAF4A77" w:rsidR="000801E7" w:rsidRDefault="000801E7" w:rsidP="00253E03">
      <w:pPr>
        <w:pStyle w:val="par4"/>
        <w:spacing w:after="240"/>
      </w:pPr>
      <w:r>
        <w:t>4.03(</w:t>
      </w:r>
      <w:ins w:id="2784" w:author="Author">
        <w:r w:rsidR="002A23C6">
          <w:t>4</w:t>
        </w:r>
      </w:ins>
      <w:del w:id="2785" w:author="Author">
        <w:r w:rsidDel="002A23C6">
          <w:delText>6</w:delText>
        </w:r>
      </w:del>
      <w:r>
        <w:t>)(</w:t>
      </w:r>
      <w:ins w:id="2786" w:author="Author">
        <w:r w:rsidR="00CC297C">
          <w:t>d</w:t>
        </w:r>
      </w:ins>
      <w:del w:id="2787" w:author="Author">
        <w:r>
          <w:delText>c</w:delText>
        </w:r>
      </w:del>
      <w:r>
        <w:t>)(i)(A)</w:t>
      </w:r>
      <w:r>
        <w:tab/>
        <w:t>Whether the child shall achieve the content standards adopted by the district in which the child is enrolled or by the State Charter School Institute; or</w:t>
      </w:r>
    </w:p>
    <w:p w14:paraId="58CCE07D" w14:textId="78C8A3F3" w:rsidR="000801E7" w:rsidRDefault="000801E7" w:rsidP="00253E03">
      <w:pPr>
        <w:pStyle w:val="par4"/>
        <w:spacing w:after="240"/>
      </w:pPr>
      <w:r>
        <w:t>4.03(</w:t>
      </w:r>
      <w:ins w:id="2788" w:author="Author">
        <w:r w:rsidR="002A23C6">
          <w:t>4</w:t>
        </w:r>
      </w:ins>
      <w:del w:id="2789" w:author="Author">
        <w:r w:rsidDel="002A23C6">
          <w:delText>6</w:delText>
        </w:r>
      </w:del>
      <w:r>
        <w:t>)(</w:t>
      </w:r>
      <w:ins w:id="2790" w:author="Author">
        <w:r w:rsidR="00CC297C">
          <w:t>d</w:t>
        </w:r>
      </w:ins>
      <w:del w:id="2791" w:author="Author">
        <w:r>
          <w:delText>c</w:delText>
        </w:r>
      </w:del>
      <w:r>
        <w:t>)(i)(B)</w:t>
      </w:r>
      <w:r>
        <w:tab/>
        <w:t xml:space="preserve">Whether the child shall achieve individualized standards which would indicate that the child has met the requirements of </w:t>
      </w:r>
      <w:del w:id="2792" w:author="Author">
        <w:r>
          <w:delText>his or her</w:delText>
        </w:r>
      </w:del>
      <w:ins w:id="2793" w:author="Author">
        <w:r w:rsidR="00CA4CE3">
          <w:t>their</w:t>
        </w:r>
      </w:ins>
      <w:r>
        <w:t xml:space="preserve"> IEP</w:t>
      </w:r>
      <w:ins w:id="2794" w:author="Author">
        <w:r w:rsidR="009F5DB1">
          <w:t>.</w:t>
        </w:r>
      </w:ins>
      <w:del w:id="2795" w:author="Author">
        <w:r w:rsidDel="009F5DB1">
          <w:delText>:</w:delText>
        </w:r>
      </w:del>
    </w:p>
    <w:p w14:paraId="46CD0C1A" w14:textId="444690B2" w:rsidR="000801E7" w:rsidRDefault="000801E7" w:rsidP="00253E03">
      <w:pPr>
        <w:pStyle w:val="par3"/>
        <w:spacing w:after="240"/>
      </w:pPr>
      <w:r>
        <w:lastRenderedPageBreak/>
        <w:t>4.03(</w:t>
      </w:r>
      <w:ins w:id="2796" w:author="Author">
        <w:r w:rsidR="002A23C6">
          <w:t>4</w:t>
        </w:r>
      </w:ins>
      <w:del w:id="2797" w:author="Author">
        <w:r w:rsidDel="002A23C6">
          <w:delText>6</w:delText>
        </w:r>
      </w:del>
      <w:r>
        <w:t>)(</w:t>
      </w:r>
      <w:ins w:id="2798" w:author="Author">
        <w:r w:rsidR="00CC297C">
          <w:t>d</w:t>
        </w:r>
      </w:ins>
      <w:del w:id="2799" w:author="Author">
        <w:r>
          <w:delText>c</w:delText>
        </w:r>
      </w:del>
      <w:r>
        <w:t>)(ii)</w:t>
      </w:r>
      <w:r>
        <w:tab/>
        <w:t>For each child attending school in an approved facility school or state-operated program, the IEP shall specify:</w:t>
      </w:r>
    </w:p>
    <w:p w14:paraId="4356227A" w14:textId="6229DA66" w:rsidR="000801E7" w:rsidRDefault="000801E7" w:rsidP="00253E03">
      <w:pPr>
        <w:pStyle w:val="par4"/>
        <w:spacing w:after="240"/>
      </w:pPr>
      <w:r>
        <w:t>4.03(</w:t>
      </w:r>
      <w:ins w:id="2800" w:author="Author">
        <w:r w:rsidR="002A23C6">
          <w:t>4</w:t>
        </w:r>
      </w:ins>
      <w:del w:id="2801" w:author="Author">
        <w:r w:rsidDel="002A23C6">
          <w:delText>6</w:delText>
        </w:r>
      </w:del>
      <w:r>
        <w:t>)(</w:t>
      </w:r>
      <w:ins w:id="2802" w:author="Author">
        <w:r w:rsidR="00CC297C">
          <w:t>d</w:t>
        </w:r>
      </w:ins>
      <w:del w:id="2803" w:author="Author">
        <w:r>
          <w:delText>c</w:delText>
        </w:r>
      </w:del>
      <w:r>
        <w:t>)(ii)(A)</w:t>
      </w:r>
      <w:r>
        <w:tab/>
        <w:t>Whether the child shall achieve State or local content standards; or</w:t>
      </w:r>
    </w:p>
    <w:p w14:paraId="5A7584C6" w14:textId="7AAC5DCF" w:rsidR="000801E7" w:rsidRDefault="000801E7" w:rsidP="00253E03">
      <w:pPr>
        <w:pStyle w:val="par4"/>
        <w:spacing w:after="240"/>
      </w:pPr>
      <w:r>
        <w:t>4.03(</w:t>
      </w:r>
      <w:ins w:id="2804" w:author="Author">
        <w:r w:rsidR="002A23C6">
          <w:t>4</w:t>
        </w:r>
      </w:ins>
      <w:del w:id="2805" w:author="Author">
        <w:r w:rsidDel="002A23C6">
          <w:delText>6</w:delText>
        </w:r>
      </w:del>
      <w:r>
        <w:t>)(</w:t>
      </w:r>
      <w:ins w:id="2806" w:author="Author">
        <w:r w:rsidR="00CC297C">
          <w:t>d</w:t>
        </w:r>
      </w:ins>
      <w:del w:id="2807" w:author="Author">
        <w:r>
          <w:delText>c</w:delText>
        </w:r>
      </w:del>
      <w:r>
        <w:t>)(ii)(B)</w:t>
      </w:r>
      <w:r>
        <w:tab/>
        <w:t xml:space="preserve">Whether the child shall achieve individualized standards which would indicate that the child has met the requirements of </w:t>
      </w:r>
      <w:del w:id="2808" w:author="Author">
        <w:r>
          <w:delText>his or her</w:delText>
        </w:r>
      </w:del>
      <w:ins w:id="2809" w:author="Author">
        <w:r w:rsidR="00EB5D75">
          <w:t>their</w:t>
        </w:r>
      </w:ins>
      <w:r>
        <w:t xml:space="preserve"> IEP.</w:t>
      </w:r>
    </w:p>
    <w:p w14:paraId="697393B1" w14:textId="4197B779" w:rsidR="000801E7" w:rsidDel="00E6672D" w:rsidRDefault="000801E7" w:rsidP="00253E03">
      <w:pPr>
        <w:pStyle w:val="par2"/>
        <w:spacing w:after="240"/>
        <w:rPr>
          <w:del w:id="2810" w:author="Author"/>
        </w:rPr>
      </w:pPr>
      <w:commentRangeStart w:id="2811"/>
      <w:r>
        <w:t>4.03(</w:t>
      </w:r>
      <w:ins w:id="2812" w:author="Author">
        <w:r w:rsidR="002A23C6">
          <w:t>4</w:t>
        </w:r>
      </w:ins>
      <w:del w:id="2813" w:author="Author">
        <w:r w:rsidDel="002A23C6">
          <w:delText>6</w:delText>
        </w:r>
      </w:del>
      <w:r>
        <w:t>)(</w:t>
      </w:r>
      <w:ins w:id="2814" w:author="Author">
        <w:r w:rsidR="00CC297C">
          <w:t>e</w:t>
        </w:r>
      </w:ins>
      <w:del w:id="2815" w:author="Author">
        <w:r>
          <w:delText>d</w:delText>
        </w:r>
      </w:del>
      <w:r>
        <w:t>)</w:t>
      </w:r>
      <w:r>
        <w:tab/>
      </w:r>
      <w:del w:id="2816" w:author="Author">
        <w:r w:rsidDel="00E6672D">
          <w:delText>Exception: In lieu of 34 CFR §300.320(b), the IEP content requirement for transition services shall be as follows:</w:delText>
        </w:r>
      </w:del>
      <w:commentRangeEnd w:id="2811"/>
      <w:r w:rsidR="00A63B42">
        <w:rPr>
          <w:rStyle w:val="CommentReference"/>
          <w:sz w:val="24"/>
          <w:szCs w:val="24"/>
        </w:rPr>
        <w:commentReference w:id="2811"/>
      </w:r>
    </w:p>
    <w:p w14:paraId="11F5DF7F" w14:textId="68926422" w:rsidR="000801E7" w:rsidRDefault="000801E7" w:rsidP="00253E03">
      <w:pPr>
        <w:pStyle w:val="par2"/>
        <w:spacing w:after="240" w:line="259" w:lineRule="auto"/>
      </w:pPr>
      <w:del w:id="2817" w:author="Author">
        <w:r w:rsidDel="00E6672D">
          <w:delText>4.03(6)(d)(i)</w:delText>
        </w:r>
        <w:r w:rsidDel="00E6672D">
          <w:tab/>
        </w:r>
      </w:del>
      <w:ins w:id="2818" w:author="Author">
        <w:r w:rsidR="1DC34588">
          <w:t>In lieu of</w:t>
        </w:r>
        <w:r w:rsidR="00E6672D">
          <w:t xml:space="preserve"> 34 C.F.R. § 300.320(b), b</w:t>
        </w:r>
      </w:ins>
      <w:del w:id="2819" w:author="Author">
        <w:r w:rsidDel="00E6672D">
          <w:delText>B</w:delText>
        </w:r>
      </w:del>
      <w:r>
        <w:t xml:space="preserve">eginning with the first IEP developed when the child is age 15, but no later than the end of </w:t>
      </w:r>
      <w:del w:id="2820" w:author="Author">
        <w:r w:rsidDel="00E6672D">
          <w:delText xml:space="preserve">9th </w:delText>
        </w:r>
      </w:del>
      <w:ins w:id="2821" w:author="Author">
        <w:r w:rsidR="00E6672D">
          <w:t xml:space="preserve">ninth </w:t>
        </w:r>
      </w:ins>
      <w:r>
        <w:t xml:space="preserve">grade, or earlier if deemed appropriate by the IEP </w:t>
      </w:r>
      <w:ins w:id="2822" w:author="Author">
        <w:r w:rsidR="00E6672D">
          <w:t>t</w:t>
        </w:r>
      </w:ins>
      <w:del w:id="2823" w:author="Author">
        <w:r w:rsidDel="00E6672D">
          <w:delText>T</w:delText>
        </w:r>
      </w:del>
      <w:r>
        <w:t xml:space="preserve">eam, and updated annually, thereafter, the IEP </w:t>
      </w:r>
      <w:del w:id="2824" w:author="Author">
        <w:r w:rsidDel="008D6DC4">
          <w:delText xml:space="preserve">must </w:delText>
        </w:r>
      </w:del>
      <w:ins w:id="2825" w:author="Author">
        <w:r w:rsidR="008D6DC4">
          <w:t xml:space="preserve">shall </w:t>
        </w:r>
      </w:ins>
      <w:r>
        <w:t>include:</w:t>
      </w:r>
    </w:p>
    <w:p w14:paraId="208BB7B9" w14:textId="74667EBC" w:rsidR="000801E7" w:rsidRDefault="000801E7" w:rsidP="00253E03">
      <w:pPr>
        <w:pStyle w:val="par3"/>
        <w:spacing w:after="240"/>
      </w:pPr>
      <w:r>
        <w:t>4.03(</w:t>
      </w:r>
      <w:ins w:id="2826" w:author="Author">
        <w:r w:rsidR="002A23C6">
          <w:t>4</w:t>
        </w:r>
      </w:ins>
      <w:del w:id="2827" w:author="Author">
        <w:r w:rsidDel="002A23C6">
          <w:delText>6</w:delText>
        </w:r>
      </w:del>
      <w:r>
        <w:t>)(</w:t>
      </w:r>
      <w:ins w:id="2828" w:author="Author">
        <w:r w:rsidR="00CC297C">
          <w:t>e</w:t>
        </w:r>
      </w:ins>
      <w:del w:id="2829" w:author="Author">
        <w:r>
          <w:delText>d</w:delText>
        </w:r>
      </w:del>
      <w:r>
        <w:t>)(i</w:t>
      </w:r>
      <w:ins w:id="2830" w:author="Author">
        <w:r w:rsidR="00E6672D">
          <w:t>i</w:t>
        </w:r>
      </w:ins>
      <w:del w:id="2831" w:author="Author">
        <w:r w:rsidDel="00E6672D">
          <w:delText>i</w:delText>
        </w:r>
      </w:del>
      <w:r>
        <w:t>)</w:t>
      </w:r>
      <w:r>
        <w:tab/>
        <w:t>Appropriate measurable postsecondary goals based upon age-appropriate transition assessments related to training, education, employment, and, where appropriate, independent living skills; and</w:t>
      </w:r>
      <w:del w:id="2832" w:author="Author">
        <w:r w:rsidDel="00E6672D">
          <w:delText>;</w:delText>
        </w:r>
      </w:del>
    </w:p>
    <w:p w14:paraId="2B13EA9B" w14:textId="1B18F413" w:rsidR="000801E7" w:rsidRDefault="000801E7" w:rsidP="00253E03">
      <w:pPr>
        <w:pStyle w:val="par3"/>
        <w:spacing w:after="240"/>
      </w:pPr>
      <w:r>
        <w:t>4.03(</w:t>
      </w:r>
      <w:ins w:id="2833" w:author="Author">
        <w:r w:rsidR="002A23C6">
          <w:t>4</w:t>
        </w:r>
      </w:ins>
      <w:del w:id="2834" w:author="Author">
        <w:r w:rsidDel="002A23C6">
          <w:delText>6</w:delText>
        </w:r>
      </w:del>
      <w:r>
        <w:t>)(</w:t>
      </w:r>
      <w:ins w:id="2835" w:author="Author">
        <w:r w:rsidR="00CC297C">
          <w:t>e</w:t>
        </w:r>
      </w:ins>
      <w:del w:id="2836" w:author="Author">
        <w:r>
          <w:delText>d</w:delText>
        </w:r>
      </w:del>
      <w:r>
        <w:t>)(i</w:t>
      </w:r>
      <w:del w:id="2837" w:author="Author">
        <w:r w:rsidDel="00E6672D">
          <w:delText>i</w:delText>
        </w:r>
      </w:del>
      <w:r>
        <w:t>i)</w:t>
      </w:r>
      <w:r>
        <w:tab/>
        <w:t xml:space="preserve">The transition services (as defined in </w:t>
      </w:r>
      <w:ins w:id="2838" w:author="Author">
        <w:r w:rsidR="00E6672D">
          <w:t>s</w:t>
        </w:r>
      </w:ins>
      <w:del w:id="2839" w:author="Author">
        <w:r w:rsidDel="00E6672D">
          <w:delText>S</w:delText>
        </w:r>
      </w:del>
      <w:r>
        <w:t>ection 2.51 of these Rules and including courses of study) needed to assist the child in reaching those goals.</w:t>
      </w:r>
    </w:p>
    <w:p w14:paraId="361C1134" w14:textId="27584775" w:rsidR="000801E7" w:rsidRDefault="000801E7" w:rsidP="00253E03">
      <w:pPr>
        <w:pStyle w:val="par2"/>
        <w:spacing w:after="240"/>
      </w:pPr>
      <w:r>
        <w:t>4.03(</w:t>
      </w:r>
      <w:ins w:id="2840" w:author="Author">
        <w:r w:rsidR="002A23C6">
          <w:t>4</w:t>
        </w:r>
      </w:ins>
      <w:del w:id="2841" w:author="Author">
        <w:r w:rsidDel="002A23C6">
          <w:delText>6</w:delText>
        </w:r>
      </w:del>
      <w:r>
        <w:t>)(</w:t>
      </w:r>
      <w:ins w:id="2842" w:author="Author">
        <w:r w:rsidR="00CC297C">
          <w:t>f</w:t>
        </w:r>
      </w:ins>
      <w:del w:id="2843" w:author="Author">
        <w:r>
          <w:delText>e</w:delText>
        </w:r>
      </w:del>
      <w:r>
        <w:t>)</w:t>
      </w:r>
      <w:r>
        <w:tab/>
        <w:t>Beginning no</w:t>
      </w:r>
      <w:del w:id="2844" w:author="Author">
        <w:r w:rsidDel="00E6672D">
          <w:delText>t</w:delText>
        </w:r>
      </w:del>
      <w:r>
        <w:t xml:space="preserve"> later than one year before the child reaches the age of majority (i.e., age 21), the IEP </w:t>
      </w:r>
      <w:del w:id="2845" w:author="Author">
        <w:r w:rsidDel="008D6DC4">
          <w:delText xml:space="preserve">must </w:delText>
        </w:r>
      </w:del>
      <w:ins w:id="2846" w:author="Author">
        <w:r w:rsidR="008D6DC4">
          <w:t xml:space="preserve">shall </w:t>
        </w:r>
      </w:ins>
      <w:r>
        <w:t xml:space="preserve">include a statement that the child has been informed of the child’s rights under </w:t>
      </w:r>
      <w:ins w:id="2847" w:author="Author">
        <w:r w:rsidR="00E6672D">
          <w:t xml:space="preserve">section </w:t>
        </w:r>
      </w:ins>
      <w:r>
        <w:t>6.02(9) of these Rules and 34 C</w:t>
      </w:r>
      <w:ins w:id="2848" w:author="Author">
        <w:r w:rsidR="00E6672D">
          <w:t>.</w:t>
        </w:r>
      </w:ins>
      <w:r>
        <w:t>F</w:t>
      </w:r>
      <w:ins w:id="2849" w:author="Author">
        <w:r w:rsidR="00E6672D">
          <w:t>.</w:t>
        </w:r>
      </w:ins>
      <w:r>
        <w:t>R</w:t>
      </w:r>
      <w:ins w:id="2850" w:author="Author">
        <w:r w:rsidR="00E6672D">
          <w:t>.</w:t>
        </w:r>
      </w:ins>
      <w:r>
        <w:t xml:space="preserve"> §</w:t>
      </w:r>
      <w:ins w:id="2851" w:author="Author">
        <w:r w:rsidR="00E6672D">
          <w:t xml:space="preserve"> </w:t>
        </w:r>
      </w:ins>
      <w:r>
        <w:t>300.520.</w:t>
      </w:r>
    </w:p>
    <w:p w14:paraId="6DCCCA02" w14:textId="00BA2315" w:rsidR="000801E7" w:rsidDel="00E6672D" w:rsidRDefault="000801E7" w:rsidP="00253E03">
      <w:pPr>
        <w:pStyle w:val="par2"/>
        <w:spacing w:after="240"/>
        <w:rPr>
          <w:del w:id="2852" w:author="Author"/>
        </w:rPr>
      </w:pPr>
      <w:r>
        <w:t>4.03(</w:t>
      </w:r>
      <w:ins w:id="2853" w:author="Author">
        <w:r w:rsidR="002A23C6">
          <w:t>4</w:t>
        </w:r>
      </w:ins>
      <w:del w:id="2854" w:author="Author">
        <w:r w:rsidDel="002A23C6">
          <w:delText>6</w:delText>
        </w:r>
      </w:del>
      <w:r>
        <w:t>)(</w:t>
      </w:r>
      <w:ins w:id="2855" w:author="Author">
        <w:r w:rsidR="00CC297C">
          <w:t>g</w:t>
        </w:r>
      </w:ins>
      <w:del w:id="2856" w:author="Author">
        <w:r>
          <w:delText>f</w:delText>
        </w:r>
      </w:del>
      <w:r>
        <w:t>)</w:t>
      </w:r>
      <w:r>
        <w:tab/>
      </w:r>
      <w:del w:id="2857" w:author="Author">
        <w:r w:rsidDel="00E6672D">
          <w:delText>Benchmarks and Short-Term Objectives.</w:delText>
        </w:r>
      </w:del>
    </w:p>
    <w:p w14:paraId="646EB1ED" w14:textId="77777777" w:rsidR="000801E7" w:rsidRPr="007B0D17" w:rsidRDefault="000801E7" w:rsidP="00253E03">
      <w:pPr>
        <w:pStyle w:val="par2"/>
        <w:spacing w:after="240"/>
      </w:pPr>
      <w:del w:id="2858" w:author="Author">
        <w:r w:rsidRPr="007B0D17" w:rsidDel="00E6672D">
          <w:delText>4.03(6)(f)(i)</w:delText>
        </w:r>
        <w:r w:rsidRPr="007B0D17" w:rsidDel="00E6672D">
          <w:tab/>
        </w:r>
      </w:del>
      <w:r w:rsidRPr="007B0D17">
        <w:t>Consistent with 34 C</w:t>
      </w:r>
      <w:ins w:id="2859" w:author="Author">
        <w:r w:rsidR="00E6672D">
          <w:t>.</w:t>
        </w:r>
      </w:ins>
      <w:r w:rsidRPr="007B0D17">
        <w:t>F</w:t>
      </w:r>
      <w:ins w:id="2860" w:author="Author">
        <w:r w:rsidR="00E6672D">
          <w:t>.</w:t>
        </w:r>
      </w:ins>
      <w:r w:rsidRPr="007B0D17">
        <w:t>R</w:t>
      </w:r>
      <w:ins w:id="2861" w:author="Author">
        <w:r w:rsidR="00E6672D">
          <w:t>.</w:t>
        </w:r>
      </w:ins>
      <w:r w:rsidRPr="007B0D17">
        <w:t xml:space="preserve"> §</w:t>
      </w:r>
      <w:ins w:id="2862" w:author="Author">
        <w:r w:rsidR="00E6672D">
          <w:t xml:space="preserve"> </w:t>
        </w:r>
      </w:ins>
      <w:r w:rsidRPr="007B0D17">
        <w:t>300.320(a)(2)(ii), for students with disabilities who take alternate assessments aligned to alternate achievement standards, the IEP shall contain a description of benchmarks or short-term objectives.</w:t>
      </w:r>
    </w:p>
    <w:p w14:paraId="05ACAD0A" w14:textId="7FE08C5B" w:rsidR="000801E7" w:rsidRPr="007B0D17" w:rsidRDefault="000801E7" w:rsidP="00253E03">
      <w:pPr>
        <w:pStyle w:val="par3"/>
        <w:spacing w:after="240"/>
      </w:pPr>
      <w:r w:rsidRPr="007B0D17">
        <w:t>4.03(</w:t>
      </w:r>
      <w:ins w:id="2863" w:author="Author">
        <w:r w:rsidR="002A23C6">
          <w:t>4</w:t>
        </w:r>
      </w:ins>
      <w:del w:id="2864" w:author="Author">
        <w:r w:rsidRPr="007B0D17" w:rsidDel="002A23C6">
          <w:delText>6</w:delText>
        </w:r>
      </w:del>
      <w:r w:rsidRPr="007B0D17">
        <w:t>)(</w:t>
      </w:r>
      <w:ins w:id="2865" w:author="Author">
        <w:r w:rsidR="00CC297C">
          <w:t>g</w:t>
        </w:r>
      </w:ins>
      <w:del w:id="2866" w:author="Author">
        <w:r w:rsidRPr="007B0D17">
          <w:delText>f</w:delText>
        </w:r>
      </w:del>
      <w:r w:rsidRPr="007B0D17">
        <w:t>)(i</w:t>
      </w:r>
      <w:del w:id="2867" w:author="Author">
        <w:r w:rsidRPr="007B0D17" w:rsidDel="00E6672D">
          <w:delText>i</w:delText>
        </w:r>
      </w:del>
      <w:r w:rsidRPr="007B0D17">
        <w:t>)</w:t>
      </w:r>
      <w:r w:rsidRPr="007B0D17">
        <w:tab/>
        <w:t xml:space="preserve">Rule of construction: Nothing in these Rules shall be construed to prohibit an </w:t>
      </w:r>
      <w:del w:id="2868" w:author="Author">
        <w:r w:rsidRPr="007B0D17" w:rsidDel="00E6672D">
          <w:delText>administrative unit</w:delText>
        </w:r>
      </w:del>
      <w:ins w:id="2869" w:author="Author">
        <w:r w:rsidR="00E6672D">
          <w:t>AU</w:t>
        </w:r>
      </w:ins>
      <w:r w:rsidRPr="007B0D17">
        <w:t xml:space="preserve"> or state-operated </w:t>
      </w:r>
      <w:r w:rsidRPr="007B0D17">
        <w:lastRenderedPageBreak/>
        <w:t>program from including benchmarks or short-term objectives in a child’s IEP</w:t>
      </w:r>
      <w:ins w:id="2870" w:author="Author">
        <w:r w:rsidR="00E6672D">
          <w:t>, regardless of whether the child takes alternative assessments.</w:t>
        </w:r>
      </w:ins>
      <w:del w:id="2871" w:author="Author">
        <w:r w:rsidRPr="007B0D17" w:rsidDel="00E6672D">
          <w:delText>.</w:delText>
        </w:r>
      </w:del>
    </w:p>
    <w:p w14:paraId="4C77073D" w14:textId="77777777" w:rsidR="000801E7" w:rsidRDefault="000801E7" w:rsidP="00253E03">
      <w:pPr>
        <w:pStyle w:val="par1"/>
        <w:spacing w:after="240"/>
      </w:pPr>
      <w:r>
        <w:t>4.03(</w:t>
      </w:r>
      <w:ins w:id="2872" w:author="Author">
        <w:r w:rsidR="002A23C6">
          <w:t>5</w:t>
        </w:r>
      </w:ins>
      <w:del w:id="2873" w:author="Author">
        <w:r w:rsidDel="002A23C6">
          <w:delText>7</w:delText>
        </w:r>
      </w:del>
      <w:r>
        <w:t>)</w:t>
      </w:r>
      <w:r>
        <w:tab/>
        <w:t xml:space="preserve">Parent </w:t>
      </w:r>
      <w:ins w:id="2874" w:author="Author">
        <w:r w:rsidR="00193533">
          <w:t>p</w:t>
        </w:r>
      </w:ins>
      <w:del w:id="2875" w:author="Author">
        <w:r w:rsidDel="00193533">
          <w:delText>P</w:delText>
        </w:r>
      </w:del>
      <w:r>
        <w:t>articipation</w:t>
      </w:r>
    </w:p>
    <w:p w14:paraId="0D5D8841" w14:textId="77777777" w:rsidR="000801E7" w:rsidRDefault="000801E7" w:rsidP="00253E03">
      <w:pPr>
        <w:pStyle w:val="par2"/>
        <w:spacing w:after="240"/>
      </w:pPr>
      <w:r>
        <w:t>4.03(</w:t>
      </w:r>
      <w:ins w:id="2876" w:author="Author">
        <w:r w:rsidR="002A23C6">
          <w:t>5</w:t>
        </w:r>
      </w:ins>
      <w:del w:id="2877" w:author="Author">
        <w:r w:rsidDel="002A23C6">
          <w:delText>7</w:delText>
        </w:r>
      </w:del>
      <w:r>
        <w:t>)(a)</w:t>
      </w:r>
      <w:r>
        <w:tab/>
        <w:t>The requirements for ensuring parent participation in the development of IEPs shall be consistent with 34 C</w:t>
      </w:r>
      <w:ins w:id="2878" w:author="Author">
        <w:r w:rsidR="008176FE">
          <w:t>.</w:t>
        </w:r>
      </w:ins>
      <w:r>
        <w:t>F</w:t>
      </w:r>
      <w:ins w:id="2879" w:author="Author">
        <w:r w:rsidR="008176FE">
          <w:t>.</w:t>
        </w:r>
      </w:ins>
      <w:r>
        <w:t>R</w:t>
      </w:r>
      <w:ins w:id="2880" w:author="Author">
        <w:r w:rsidR="008176FE">
          <w:t>.</w:t>
        </w:r>
      </w:ins>
      <w:r>
        <w:t xml:space="preserve"> §</w:t>
      </w:r>
      <w:ins w:id="2881" w:author="Author">
        <w:r w:rsidR="008176FE">
          <w:t xml:space="preserve"> </w:t>
        </w:r>
      </w:ins>
      <w:r>
        <w:t>300.322.</w:t>
      </w:r>
    </w:p>
    <w:p w14:paraId="5840D7F7" w14:textId="7BEFB907" w:rsidR="000801E7" w:rsidRDefault="000801E7" w:rsidP="00253E03">
      <w:pPr>
        <w:pStyle w:val="par2"/>
        <w:spacing w:after="240"/>
      </w:pPr>
      <w:r>
        <w:t>4.03(</w:t>
      </w:r>
      <w:ins w:id="2882" w:author="Author">
        <w:r w:rsidR="002A23C6">
          <w:t>5</w:t>
        </w:r>
      </w:ins>
      <w:del w:id="2883" w:author="Author">
        <w:r w:rsidDel="002A23C6">
          <w:delText>7</w:delText>
        </w:r>
      </w:del>
      <w:r>
        <w:t>)(b)</w:t>
      </w:r>
      <w:r>
        <w:tab/>
      </w:r>
      <w:r w:rsidDel="008176FE">
        <w:t>Exception: In lieu of</w:t>
      </w:r>
      <w:r>
        <w:t xml:space="preserve"> 34 C</w:t>
      </w:r>
      <w:ins w:id="2884" w:author="Author">
        <w:r w:rsidR="008176FE">
          <w:t>.</w:t>
        </w:r>
      </w:ins>
      <w:r>
        <w:t>F</w:t>
      </w:r>
      <w:ins w:id="2885" w:author="Author">
        <w:r w:rsidR="008176FE">
          <w:t>.</w:t>
        </w:r>
      </w:ins>
      <w:r>
        <w:t>R</w:t>
      </w:r>
      <w:ins w:id="2886" w:author="Author">
        <w:r w:rsidR="008176FE">
          <w:t>.</w:t>
        </w:r>
      </w:ins>
      <w:r>
        <w:t xml:space="preserve"> §</w:t>
      </w:r>
      <w:ins w:id="2887" w:author="Author">
        <w:r w:rsidR="008176FE">
          <w:t xml:space="preserve"> </w:t>
        </w:r>
      </w:ins>
      <w:r>
        <w:t>300.322(b)(2), the requirements regarding parent participation at meetings involving postsecondary goals and services for a child shall be as follows:</w:t>
      </w:r>
    </w:p>
    <w:p w14:paraId="4AA9FAF8" w14:textId="77777777" w:rsidR="000801E7" w:rsidRDefault="000801E7" w:rsidP="00253E03">
      <w:pPr>
        <w:pStyle w:val="par3"/>
        <w:spacing w:after="240"/>
      </w:pPr>
      <w:r>
        <w:t>4.03(</w:t>
      </w:r>
      <w:ins w:id="2888" w:author="Author">
        <w:r w:rsidR="002A23C6">
          <w:t>5</w:t>
        </w:r>
      </w:ins>
      <w:del w:id="2889" w:author="Author">
        <w:r w:rsidDel="002A23C6">
          <w:delText>7</w:delText>
        </w:r>
      </w:del>
      <w:r>
        <w:t>)(b)(i)</w:t>
      </w:r>
      <w:r>
        <w:tab/>
        <w:t xml:space="preserve">Beginning with the first IEP developed when the child is age 15, but no later than the end of </w:t>
      </w:r>
      <w:ins w:id="2890" w:author="Author">
        <w:r w:rsidR="008176FE">
          <w:t>nin</w:t>
        </w:r>
        <w:r w:rsidR="004A0346">
          <w:t>th</w:t>
        </w:r>
      </w:ins>
      <w:del w:id="2891" w:author="Author">
        <w:r w:rsidDel="008176FE">
          <w:delText>9th</w:delText>
        </w:r>
      </w:del>
      <w:r>
        <w:t xml:space="preserve"> grade, or earlier if deemed appropriate by the IEP </w:t>
      </w:r>
      <w:ins w:id="2892" w:author="Author">
        <w:r w:rsidR="008176FE">
          <w:t>t</w:t>
        </w:r>
      </w:ins>
      <w:del w:id="2893" w:author="Author">
        <w:r w:rsidDel="008176FE">
          <w:delText>T</w:delText>
        </w:r>
      </w:del>
      <w:r>
        <w:t xml:space="preserve">eam, and updated annually, thereafter, the notice of meeting </w:t>
      </w:r>
      <w:del w:id="2894" w:author="Author">
        <w:r w:rsidDel="008D6DC4">
          <w:delText>must</w:delText>
        </w:r>
      </w:del>
      <w:ins w:id="2895" w:author="Author">
        <w:r w:rsidR="008D6DC4">
          <w:t>shall</w:t>
        </w:r>
      </w:ins>
      <w:r>
        <w:t>:</w:t>
      </w:r>
    </w:p>
    <w:p w14:paraId="760DC692" w14:textId="77777777" w:rsidR="000801E7" w:rsidRDefault="000801E7" w:rsidP="00253E03">
      <w:pPr>
        <w:pStyle w:val="par4"/>
        <w:spacing w:after="240"/>
      </w:pPr>
      <w:r>
        <w:t>4.03(</w:t>
      </w:r>
      <w:ins w:id="2896" w:author="Author">
        <w:r w:rsidR="002A23C6">
          <w:t>5</w:t>
        </w:r>
      </w:ins>
      <w:del w:id="2897" w:author="Author">
        <w:r w:rsidDel="002A23C6">
          <w:delText>7</w:delText>
        </w:r>
      </w:del>
      <w:r>
        <w:t>)(b)(i)(A)</w:t>
      </w:r>
      <w:r>
        <w:tab/>
        <w:t xml:space="preserve">Indicate that a purpose of the meeting will be the consideration of the postsecondary goals and transition services in accordance with </w:t>
      </w:r>
      <w:ins w:id="2898" w:author="Author">
        <w:r w:rsidR="008176FE">
          <w:t>s</w:t>
        </w:r>
      </w:ins>
      <w:del w:id="2899" w:author="Author">
        <w:r w:rsidDel="008176FE">
          <w:delText>S</w:delText>
        </w:r>
      </w:del>
      <w:r>
        <w:t>ection 4.03(6)(d) of these Rules;</w:t>
      </w:r>
    </w:p>
    <w:p w14:paraId="0987BE03" w14:textId="77777777" w:rsidR="000801E7" w:rsidRDefault="000801E7" w:rsidP="00253E03">
      <w:pPr>
        <w:pStyle w:val="par4"/>
        <w:spacing w:after="240"/>
      </w:pPr>
      <w:r>
        <w:t>4.03(</w:t>
      </w:r>
      <w:ins w:id="2900" w:author="Author">
        <w:r w:rsidR="002A23C6">
          <w:t>5</w:t>
        </w:r>
      </w:ins>
      <w:del w:id="2901" w:author="Author">
        <w:r w:rsidDel="002A23C6">
          <w:delText>7</w:delText>
        </w:r>
      </w:del>
      <w:r>
        <w:t>)(b)(i)(B)</w:t>
      </w:r>
      <w:r>
        <w:tab/>
        <w:t xml:space="preserve">Indicate that the responsible </w:t>
      </w:r>
      <w:ins w:id="2902" w:author="Author">
        <w:r w:rsidR="008176FE">
          <w:t xml:space="preserve">AU </w:t>
        </w:r>
      </w:ins>
      <w:del w:id="2903" w:author="Author">
        <w:r w:rsidDel="008176FE">
          <w:delText xml:space="preserve">administrative unit </w:delText>
        </w:r>
      </w:del>
      <w:r>
        <w:t>or state-operated program will invite the student; and</w:t>
      </w:r>
    </w:p>
    <w:p w14:paraId="37912D04" w14:textId="77777777" w:rsidR="000801E7" w:rsidRDefault="000801E7" w:rsidP="00253E03">
      <w:pPr>
        <w:pStyle w:val="par4"/>
        <w:spacing w:after="240"/>
      </w:pPr>
      <w:r>
        <w:t>4.03(</w:t>
      </w:r>
      <w:ins w:id="2904" w:author="Author">
        <w:r w:rsidR="002A23C6">
          <w:t>5</w:t>
        </w:r>
      </w:ins>
      <w:del w:id="2905" w:author="Author">
        <w:r w:rsidDel="002A23C6">
          <w:delText>7</w:delText>
        </w:r>
      </w:del>
      <w:r>
        <w:t>)(b)(i)(C)</w:t>
      </w:r>
      <w:r>
        <w:tab/>
        <w:t xml:space="preserve">Identify any other agency that will be invited to send a representative. </w:t>
      </w:r>
      <w:ins w:id="2906" w:author="Author">
        <w:r w:rsidR="008176FE">
          <w:t>C</w:t>
        </w:r>
      </w:ins>
      <w:del w:id="2907" w:author="Author">
        <w:r w:rsidDel="008176FE">
          <w:delText>c</w:delText>
        </w:r>
      </w:del>
      <w:r>
        <w:t>onsistent with 34 C</w:t>
      </w:r>
      <w:ins w:id="2908" w:author="Author">
        <w:r w:rsidR="008176FE">
          <w:t>.</w:t>
        </w:r>
      </w:ins>
      <w:r>
        <w:t>F</w:t>
      </w:r>
      <w:ins w:id="2909" w:author="Author">
        <w:r w:rsidR="008176FE">
          <w:t>.</w:t>
        </w:r>
      </w:ins>
      <w:r>
        <w:t>R</w:t>
      </w:r>
      <w:ins w:id="2910" w:author="Author">
        <w:r w:rsidR="008176FE">
          <w:t>.</w:t>
        </w:r>
      </w:ins>
      <w:r>
        <w:t xml:space="preserve"> §</w:t>
      </w:r>
      <w:ins w:id="2911" w:author="Author">
        <w:r w:rsidR="008176FE">
          <w:t xml:space="preserve"> </w:t>
        </w:r>
      </w:ins>
      <w:r>
        <w:t xml:space="preserve">300.321(b)(3), the </w:t>
      </w:r>
      <w:del w:id="2912" w:author="Author">
        <w:r w:rsidDel="008176FE">
          <w:delText>administrative unit</w:delText>
        </w:r>
      </w:del>
      <w:ins w:id="2913" w:author="Author">
        <w:r w:rsidR="008176FE">
          <w:t>AU</w:t>
        </w:r>
      </w:ins>
      <w:r>
        <w:t xml:space="preserve"> or state-operated program </w:t>
      </w:r>
      <w:del w:id="2914" w:author="Author">
        <w:r w:rsidDel="008D6DC4">
          <w:delText xml:space="preserve">must </w:delText>
        </w:r>
      </w:del>
      <w:ins w:id="2915" w:author="Author">
        <w:r w:rsidR="008D6DC4">
          <w:t xml:space="preserve">shall </w:t>
        </w:r>
      </w:ins>
      <w:r>
        <w:t>obtain the consent of the parent to invite such representative.</w:t>
      </w:r>
    </w:p>
    <w:p w14:paraId="5778C792" w14:textId="77777777" w:rsidR="002A23C6" w:rsidRDefault="000801E7" w:rsidP="00253E03">
      <w:pPr>
        <w:pStyle w:val="par1"/>
        <w:spacing w:after="240"/>
        <w:rPr>
          <w:ins w:id="2916" w:author="Author"/>
        </w:rPr>
      </w:pPr>
      <w:r>
        <w:t>4.03(</w:t>
      </w:r>
      <w:ins w:id="2917" w:author="Author">
        <w:r w:rsidR="002A23C6">
          <w:t>6</w:t>
        </w:r>
      </w:ins>
      <w:del w:id="2918" w:author="Author">
        <w:r w:rsidDel="002A23C6">
          <w:delText>8</w:delText>
        </w:r>
      </w:del>
      <w:r>
        <w:t>)</w:t>
      </w:r>
      <w:r>
        <w:tab/>
      </w:r>
      <w:ins w:id="2919" w:author="Author">
        <w:r w:rsidR="002A23C6">
          <w:t>Placement</w:t>
        </w:r>
      </w:ins>
    </w:p>
    <w:p w14:paraId="4F8D1311" w14:textId="77777777" w:rsidR="000801E7" w:rsidRDefault="002A23C6" w:rsidP="00253E03">
      <w:pPr>
        <w:pStyle w:val="par1"/>
        <w:spacing w:after="240"/>
      </w:pPr>
      <w:ins w:id="2920" w:author="Author">
        <w:r>
          <w:tab/>
          <w:t>4.02(6)(a)</w:t>
        </w:r>
        <w:r>
          <w:tab/>
        </w:r>
      </w:ins>
      <w:r w:rsidR="000801E7">
        <w:t>The requirements for parent involvement in educational placement decisions shall be consistent with 34 C</w:t>
      </w:r>
      <w:ins w:id="2921" w:author="Author">
        <w:r w:rsidR="008176FE">
          <w:t>.</w:t>
        </w:r>
      </w:ins>
      <w:r w:rsidR="000801E7">
        <w:t>F</w:t>
      </w:r>
      <w:ins w:id="2922" w:author="Author">
        <w:r w:rsidR="008176FE">
          <w:t>.</w:t>
        </w:r>
      </w:ins>
      <w:r w:rsidR="000801E7">
        <w:t>R</w:t>
      </w:r>
      <w:ins w:id="2923" w:author="Author">
        <w:r w:rsidR="008176FE">
          <w:t>.</w:t>
        </w:r>
      </w:ins>
      <w:r w:rsidR="000801E7">
        <w:t xml:space="preserve"> §</w:t>
      </w:r>
      <w:ins w:id="2924" w:author="Author">
        <w:r w:rsidR="008176FE">
          <w:t xml:space="preserve">§ </w:t>
        </w:r>
      </w:ins>
      <w:r w:rsidR="000801E7">
        <w:t xml:space="preserve">300.116, </w:t>
      </w:r>
      <w:del w:id="2925" w:author="Author">
        <w:r w:rsidR="000801E7" w:rsidDel="008176FE">
          <w:delText>§</w:delText>
        </w:r>
      </w:del>
      <w:r w:rsidR="000801E7">
        <w:t xml:space="preserve">300.327, and </w:t>
      </w:r>
      <w:del w:id="2926" w:author="Author">
        <w:r w:rsidR="000801E7" w:rsidDel="008176FE">
          <w:delText>§</w:delText>
        </w:r>
      </w:del>
      <w:r w:rsidR="000801E7">
        <w:t>300.501(c).</w:t>
      </w:r>
    </w:p>
    <w:p w14:paraId="722143A5" w14:textId="74FE9EA6" w:rsidR="00983CAB" w:rsidRDefault="000801E7" w:rsidP="00253E03">
      <w:pPr>
        <w:pStyle w:val="par2"/>
        <w:spacing w:after="240"/>
      </w:pPr>
      <w:r>
        <w:t>4.03(</w:t>
      </w:r>
      <w:ins w:id="2927" w:author="Author">
        <w:r w:rsidR="002A23C6">
          <w:t>6</w:t>
        </w:r>
      </w:ins>
      <w:del w:id="2928" w:author="Author">
        <w:r w:rsidDel="002A23C6">
          <w:delText>8</w:delText>
        </w:r>
      </w:del>
      <w:r>
        <w:t>)(</w:t>
      </w:r>
      <w:ins w:id="2929" w:author="Author">
        <w:r w:rsidR="002A23C6">
          <w:t>b</w:t>
        </w:r>
      </w:ins>
      <w:del w:id="2930" w:author="Author">
        <w:r w:rsidDel="002A23C6">
          <w:delText>a</w:delText>
        </w:r>
      </w:del>
      <w:r>
        <w:t>)</w:t>
      </w:r>
      <w:r>
        <w:tab/>
        <w:t xml:space="preserve">The determination of placement </w:t>
      </w:r>
      <w:del w:id="2931" w:author="Author">
        <w:r w:rsidDel="008D6DC4">
          <w:delText xml:space="preserve">must </w:delText>
        </w:r>
      </w:del>
      <w:ins w:id="2932" w:author="Author">
        <w:r w:rsidR="008D6DC4">
          <w:t xml:space="preserve">shall </w:t>
        </w:r>
      </w:ins>
      <w:r>
        <w:t xml:space="preserve">be based on the child’s IEP and made by the IEP </w:t>
      </w:r>
      <w:ins w:id="2933" w:author="Author">
        <w:r w:rsidR="008176FE">
          <w:t>t</w:t>
        </w:r>
      </w:ins>
      <w:del w:id="2934" w:author="Author">
        <w:r w:rsidDel="008176FE">
          <w:delText>T</w:delText>
        </w:r>
      </w:del>
      <w:r>
        <w:t xml:space="preserve">eam. The terms </w:t>
      </w:r>
      <w:r w:rsidR="007C5B91">
        <w:t>“</w:t>
      </w:r>
      <w:r>
        <w:t>placement</w:t>
      </w:r>
      <w:r w:rsidR="004072CD">
        <w:t>”</w:t>
      </w:r>
      <w:r>
        <w:t xml:space="preserve"> or </w:t>
      </w:r>
      <w:r w:rsidR="007C5B91">
        <w:t>“</w:t>
      </w:r>
      <w:r>
        <w:t>educational placement</w:t>
      </w:r>
      <w:r w:rsidR="004072CD">
        <w:t>”</w:t>
      </w:r>
      <w:r>
        <w:t xml:space="preserve"> are used interchangeably and mean the provision of special education and related services and do not mean a specific place, such as a specific classroom or specific school. Decisions regarding the physical </w:t>
      </w:r>
      <w:r>
        <w:lastRenderedPageBreak/>
        <w:t xml:space="preserve">location in which a child’s IEP will be implemented and the assignment of special education staff responsibilities shall be made by the </w:t>
      </w:r>
      <w:ins w:id="2935" w:author="Author">
        <w:r w:rsidR="46404351">
          <w:t>d</w:t>
        </w:r>
      </w:ins>
      <w:del w:id="2936" w:author="Author">
        <w:r w:rsidDel="00C81D4C">
          <w:delText>D</w:delText>
        </w:r>
      </w:del>
      <w:r w:rsidDel="00213E6A">
        <w:t xml:space="preserve">irector of </w:t>
      </w:r>
      <w:ins w:id="2937" w:author="Author">
        <w:r w:rsidR="23E3CED9">
          <w:t>s</w:t>
        </w:r>
      </w:ins>
      <w:del w:id="2938" w:author="Author">
        <w:r w:rsidDel="000801E7">
          <w:delText>S</w:delText>
        </w:r>
      </w:del>
      <w:r>
        <w:t xml:space="preserve">pecial </w:t>
      </w:r>
      <w:ins w:id="2939" w:author="Author">
        <w:r w:rsidR="7B4B4E43">
          <w:t>e</w:t>
        </w:r>
      </w:ins>
      <w:del w:id="2940" w:author="Author">
        <w:r w:rsidDel="00C81D4C">
          <w:delText>E</w:delText>
        </w:r>
      </w:del>
      <w:r w:rsidDel="00213E6A">
        <w:t>ducation</w:t>
      </w:r>
      <w:r>
        <w:t xml:space="preserve"> or designee, subject to the limitations in this section 4.03(8)</w:t>
      </w:r>
      <w:ins w:id="2941" w:author="Author">
        <w:r w:rsidR="008176FE">
          <w:t xml:space="preserve"> of these Rules.</w:t>
        </w:r>
      </w:ins>
      <w:del w:id="2942" w:author="Author">
        <w:r w:rsidDel="008176FE">
          <w:delText>.</w:delText>
        </w:r>
      </w:del>
    </w:p>
    <w:p w14:paraId="012D144B" w14:textId="77777777" w:rsidR="000801E7" w:rsidRDefault="000801E7" w:rsidP="00253E03">
      <w:pPr>
        <w:pStyle w:val="par2"/>
        <w:spacing w:after="240"/>
      </w:pPr>
      <w:r>
        <w:t>4.03(</w:t>
      </w:r>
      <w:ins w:id="2943" w:author="Author">
        <w:r w:rsidR="002A23C6">
          <w:t>6</w:t>
        </w:r>
      </w:ins>
      <w:del w:id="2944" w:author="Author">
        <w:r w:rsidDel="002A23C6">
          <w:delText>8</w:delText>
        </w:r>
      </w:del>
      <w:r>
        <w:t>)(</w:t>
      </w:r>
      <w:ins w:id="2945" w:author="Author">
        <w:r w:rsidR="002A23C6">
          <w:t>c</w:t>
        </w:r>
      </w:ins>
      <w:del w:id="2946" w:author="Author">
        <w:r w:rsidDel="002A23C6">
          <w:delText>b</w:delText>
        </w:r>
      </w:del>
      <w:r>
        <w:t>)</w:t>
      </w:r>
      <w:r w:rsidR="00983CAB">
        <w:tab/>
      </w:r>
      <w:r>
        <w:t>Change in placement</w:t>
      </w:r>
      <w:del w:id="2947" w:author="Author">
        <w:r w:rsidDel="008176FE">
          <w:delText>.</w:delText>
        </w:r>
      </w:del>
    </w:p>
    <w:p w14:paraId="397044C2" w14:textId="77777777" w:rsidR="000801E7" w:rsidRDefault="000801E7" w:rsidP="00253E03">
      <w:pPr>
        <w:pStyle w:val="par3"/>
        <w:spacing w:after="240"/>
      </w:pPr>
      <w:r>
        <w:t>4.03(</w:t>
      </w:r>
      <w:ins w:id="2948" w:author="Author">
        <w:r w:rsidR="002A23C6">
          <w:t>6</w:t>
        </w:r>
      </w:ins>
      <w:del w:id="2949" w:author="Author">
        <w:r w:rsidDel="002A23C6">
          <w:delText>8</w:delText>
        </w:r>
      </w:del>
      <w:r>
        <w:t>)(</w:t>
      </w:r>
      <w:ins w:id="2950" w:author="Author">
        <w:r w:rsidR="002A23C6">
          <w:t>c</w:t>
        </w:r>
      </w:ins>
      <w:del w:id="2951" w:author="Author">
        <w:r w:rsidDel="002A23C6">
          <w:delText>b</w:delText>
        </w:r>
      </w:del>
      <w:r>
        <w:t>)(i)</w:t>
      </w:r>
      <w:r>
        <w:tab/>
        <w:t>Nonsignificant change in program/services</w:t>
      </w:r>
      <w:del w:id="2952" w:author="Author">
        <w:r w:rsidDel="008176FE">
          <w:delText>.</w:delText>
        </w:r>
      </w:del>
    </w:p>
    <w:p w14:paraId="230A9335" w14:textId="77777777" w:rsidR="000801E7" w:rsidRDefault="000801E7" w:rsidP="00253E03">
      <w:pPr>
        <w:pStyle w:val="upar4"/>
        <w:spacing w:after="240"/>
      </w:pPr>
      <w:r>
        <w:t>When a child’s educational program is altered, such as a change in the amount of a given service, the change in program/services is a nonsignificant change in program/services.</w:t>
      </w:r>
    </w:p>
    <w:p w14:paraId="67BE1731" w14:textId="77777777" w:rsidR="008176FE" w:rsidRDefault="008176FE" w:rsidP="00253E03">
      <w:pPr>
        <w:pStyle w:val="par4"/>
        <w:spacing w:after="240"/>
        <w:rPr>
          <w:ins w:id="2953" w:author="Author"/>
        </w:rPr>
      </w:pPr>
      <w:commentRangeStart w:id="2954"/>
      <w:ins w:id="2955" w:author="Author">
        <w:r>
          <w:t>4.03(</w:t>
        </w:r>
        <w:r w:rsidR="002A23C6">
          <w:t>6</w:t>
        </w:r>
        <w:r>
          <w:t>)(</w:t>
        </w:r>
        <w:r w:rsidR="002A23C6">
          <w:t>c</w:t>
        </w:r>
        <w:r>
          <w:t>)(i)(A)</w:t>
        </w:r>
        <w:r>
          <w:tab/>
          <w:t xml:space="preserve">A non-significant change in program/services </w:t>
        </w:r>
        <w:r w:rsidR="008D6DC4">
          <w:t>shall</w:t>
        </w:r>
        <w:r>
          <w:t xml:space="preserve"> be made by the IEP team unless the parent and the AU or state-operated program mutually agree to change the IEP after the annual IEP </w:t>
        </w:r>
        <w:r w:rsidR="00213E6A">
          <w:t xml:space="preserve">team </w:t>
        </w:r>
        <w:r>
          <w:t>meeting in a school year consistent with 34 C.F.R. § 300.324(a)(4).</w:t>
        </w:r>
      </w:ins>
    </w:p>
    <w:p w14:paraId="028CA2D3" w14:textId="77777777" w:rsidR="000801E7" w:rsidRDefault="000801E7" w:rsidP="00253E03">
      <w:pPr>
        <w:pStyle w:val="par4"/>
        <w:spacing w:after="240"/>
      </w:pPr>
      <w:r>
        <w:t>4.03(</w:t>
      </w:r>
      <w:ins w:id="2956" w:author="Author">
        <w:r w:rsidR="002A23C6">
          <w:t>6</w:t>
        </w:r>
      </w:ins>
      <w:del w:id="2957" w:author="Author">
        <w:r w:rsidDel="002A23C6">
          <w:delText>8</w:delText>
        </w:r>
      </w:del>
      <w:r>
        <w:t>)(</w:t>
      </w:r>
      <w:ins w:id="2958" w:author="Author">
        <w:r w:rsidR="002A23C6">
          <w:t>c</w:t>
        </w:r>
      </w:ins>
      <w:del w:id="2959" w:author="Author">
        <w:r w:rsidDel="002A23C6">
          <w:delText>b</w:delText>
        </w:r>
      </w:del>
      <w:r>
        <w:t>)(i)(</w:t>
      </w:r>
      <w:ins w:id="2960" w:author="Author">
        <w:r w:rsidR="008176FE">
          <w:t>B</w:t>
        </w:r>
      </w:ins>
      <w:del w:id="2961" w:author="Author">
        <w:r w:rsidDel="008176FE">
          <w:delText>A</w:delText>
        </w:r>
      </w:del>
      <w:r>
        <w:t>)</w:t>
      </w:r>
      <w:r>
        <w:tab/>
        <w:t xml:space="preserve">Prior written notice of such changes </w:t>
      </w:r>
      <w:del w:id="2962" w:author="Author">
        <w:r w:rsidDel="008D6DC4">
          <w:delText xml:space="preserve">must </w:delText>
        </w:r>
      </w:del>
      <w:ins w:id="2963" w:author="Author">
        <w:r w:rsidR="008D6DC4">
          <w:t xml:space="preserve">shall </w:t>
        </w:r>
      </w:ins>
      <w:r>
        <w:t>be provided to the parent.</w:t>
      </w:r>
    </w:p>
    <w:p w14:paraId="684F1AF8" w14:textId="77777777" w:rsidR="000801E7" w:rsidRDefault="000801E7" w:rsidP="00253E03">
      <w:pPr>
        <w:pStyle w:val="par4"/>
        <w:spacing w:after="240"/>
        <w:rPr>
          <w:ins w:id="2964" w:author="Author"/>
        </w:rPr>
      </w:pPr>
      <w:r>
        <w:t>4.03(</w:t>
      </w:r>
      <w:ins w:id="2965" w:author="Author">
        <w:r w:rsidR="002A23C6">
          <w:t>6</w:t>
        </w:r>
      </w:ins>
      <w:del w:id="2966" w:author="Author">
        <w:r w:rsidDel="002A23C6">
          <w:delText>8</w:delText>
        </w:r>
      </w:del>
      <w:r>
        <w:t>)(</w:t>
      </w:r>
      <w:ins w:id="2967" w:author="Author">
        <w:r w:rsidR="002A23C6">
          <w:t>c</w:t>
        </w:r>
      </w:ins>
      <w:del w:id="2968" w:author="Author">
        <w:r w:rsidDel="002A23C6">
          <w:delText>b</w:delText>
        </w:r>
      </w:del>
      <w:r>
        <w:t>)(i)(</w:t>
      </w:r>
      <w:ins w:id="2969" w:author="Author">
        <w:r w:rsidR="008176FE">
          <w:t>C</w:t>
        </w:r>
      </w:ins>
      <w:del w:id="2970" w:author="Author">
        <w:r w:rsidDel="008176FE">
          <w:delText>B</w:delText>
        </w:r>
      </w:del>
      <w:r>
        <w:t>)</w:t>
      </w:r>
      <w:r>
        <w:tab/>
        <w:t>Consent</w:t>
      </w:r>
      <w:ins w:id="2971" w:author="Author">
        <w:r w:rsidR="008176FE">
          <w:t xml:space="preserve"> of the parent</w:t>
        </w:r>
      </w:ins>
      <w:r>
        <w:t xml:space="preserve"> is not required.</w:t>
      </w:r>
    </w:p>
    <w:p w14:paraId="3DCA7D47" w14:textId="77777777" w:rsidR="008176FE" w:rsidDel="008176FE" w:rsidRDefault="008176FE" w:rsidP="00253E03">
      <w:pPr>
        <w:pStyle w:val="par4"/>
        <w:spacing w:after="240"/>
        <w:rPr>
          <w:del w:id="2972" w:author="Author"/>
        </w:rPr>
      </w:pPr>
      <w:ins w:id="2973" w:author="Author">
        <w:r>
          <w:t>4.03(</w:t>
        </w:r>
        <w:r w:rsidR="002A23C6">
          <w:t>6</w:t>
        </w:r>
        <w:r>
          <w:t>)(</w:t>
        </w:r>
        <w:r w:rsidR="002A23C6">
          <w:t>c</w:t>
        </w:r>
        <w:r>
          <w:t>)(i)(D)</w:t>
        </w:r>
        <w:r>
          <w:tab/>
          <w:t>Reevaluation is not required.</w:t>
        </w:r>
      </w:ins>
    </w:p>
    <w:p w14:paraId="1C34EDD4" w14:textId="52250E4D" w:rsidR="000801E7" w:rsidRDefault="000801E7" w:rsidP="00253E03">
      <w:pPr>
        <w:pStyle w:val="par4"/>
        <w:spacing w:after="240"/>
      </w:pPr>
      <w:del w:id="2974" w:author="Author">
        <w:r w:rsidDel="008176FE">
          <w:delText>4.03(8)(b)(i)(C)</w:delText>
        </w:r>
        <w:r w:rsidDel="008176FE">
          <w:tab/>
          <w:delText>A non-significant change in program/services must be made by the IEP Team unless the parent and the administrative unit or state-operated program mutually agree to change the IEP after the annual IEP meeting in a school year consistent with 34 CFR §300.324(a)(4). However, reevaluation is not required.</w:delText>
        </w:r>
      </w:del>
      <w:commentRangeEnd w:id="2954"/>
      <w:r w:rsidR="00453050">
        <w:rPr>
          <w:rStyle w:val="CommentReference"/>
          <w:sz w:val="24"/>
          <w:szCs w:val="24"/>
        </w:rPr>
        <w:commentReference w:id="2954"/>
      </w:r>
    </w:p>
    <w:p w14:paraId="35949A1C" w14:textId="77777777" w:rsidR="000801E7" w:rsidRDefault="000801E7" w:rsidP="00253E03">
      <w:pPr>
        <w:pStyle w:val="par3"/>
        <w:spacing w:after="240"/>
      </w:pPr>
      <w:r>
        <w:t>4.03(</w:t>
      </w:r>
      <w:ins w:id="2975" w:author="Author">
        <w:r w:rsidR="002A23C6">
          <w:t>6</w:t>
        </w:r>
      </w:ins>
      <w:del w:id="2976" w:author="Author">
        <w:r w:rsidDel="002A23C6">
          <w:delText>8</w:delText>
        </w:r>
      </w:del>
      <w:r>
        <w:t>)(</w:t>
      </w:r>
      <w:ins w:id="2977" w:author="Author">
        <w:r w:rsidR="002A23C6">
          <w:t>c</w:t>
        </w:r>
      </w:ins>
      <w:del w:id="2978" w:author="Author">
        <w:r w:rsidDel="002A23C6">
          <w:delText>b</w:delText>
        </w:r>
      </w:del>
      <w:r>
        <w:t>)(ii)</w:t>
      </w:r>
      <w:r>
        <w:tab/>
        <w:t>Significant change in placement</w:t>
      </w:r>
      <w:del w:id="2979" w:author="Author">
        <w:r w:rsidDel="004C4706">
          <w:delText>:</w:delText>
        </w:r>
      </w:del>
    </w:p>
    <w:p w14:paraId="20E8F193" w14:textId="77777777" w:rsidR="00F97496" w:rsidRDefault="00F97496" w:rsidP="00253E03">
      <w:pPr>
        <w:pStyle w:val="par4"/>
        <w:spacing w:after="240"/>
      </w:pPr>
      <w:r>
        <w:t>4.03(</w:t>
      </w:r>
      <w:ins w:id="2980" w:author="Author">
        <w:r w:rsidR="002A23C6">
          <w:t>6</w:t>
        </w:r>
      </w:ins>
      <w:del w:id="2981" w:author="Author">
        <w:r w:rsidDel="002A23C6">
          <w:delText>8</w:delText>
        </w:r>
      </w:del>
      <w:r>
        <w:t>)(</w:t>
      </w:r>
      <w:ins w:id="2982" w:author="Author">
        <w:r w:rsidR="002A23C6">
          <w:t>c</w:t>
        </w:r>
      </w:ins>
      <w:del w:id="2983" w:author="Author">
        <w:r w:rsidDel="002A23C6">
          <w:delText>b</w:delText>
        </w:r>
      </w:del>
      <w:r>
        <w:t>)(ii)(A)</w:t>
      </w:r>
      <w:r>
        <w:tab/>
        <w:t>A significant change in placement for educational purposes includes:</w:t>
      </w:r>
    </w:p>
    <w:p w14:paraId="2388603B" w14:textId="77777777" w:rsidR="00620295" w:rsidRDefault="00F97496" w:rsidP="00253E03">
      <w:pPr>
        <w:pStyle w:val="par5"/>
        <w:spacing w:after="240"/>
      </w:pPr>
      <w:r>
        <w:t>4.03(</w:t>
      </w:r>
      <w:ins w:id="2984" w:author="Author">
        <w:r w:rsidR="002A23C6">
          <w:t>6</w:t>
        </w:r>
      </w:ins>
      <w:del w:id="2985" w:author="Author">
        <w:r w:rsidDel="002A23C6">
          <w:delText>8</w:delText>
        </w:r>
      </w:del>
      <w:r>
        <w:t>)(</w:t>
      </w:r>
      <w:ins w:id="2986" w:author="Author">
        <w:r w:rsidR="002A23C6">
          <w:t>c</w:t>
        </w:r>
      </w:ins>
      <w:del w:id="2987" w:author="Author">
        <w:r w:rsidDel="002A23C6">
          <w:delText>b</w:delText>
        </w:r>
      </w:del>
      <w:r>
        <w:t xml:space="preserve">)(ii)(A)(I) </w:t>
      </w:r>
      <w:ins w:id="2988" w:author="Author">
        <w:r w:rsidR="004C4706">
          <w:t>P</w:t>
        </w:r>
      </w:ins>
      <w:del w:id="2989" w:author="Author">
        <w:r w:rsidDel="004C4706">
          <w:delText>p</w:delText>
        </w:r>
      </w:del>
      <w:r>
        <w:t xml:space="preserve">lacement or referral to a private school or approved facility school by the </w:t>
      </w:r>
      <w:del w:id="2990" w:author="Author">
        <w:r w:rsidDel="004C4706">
          <w:delText>administrative unit</w:delText>
        </w:r>
      </w:del>
      <w:ins w:id="2991" w:author="Author">
        <w:r w:rsidR="004C4706">
          <w:t>AU;</w:t>
        </w:r>
      </w:ins>
      <w:del w:id="2992" w:author="Author">
        <w:r w:rsidDel="004C4706">
          <w:delText>,</w:delText>
        </w:r>
      </w:del>
    </w:p>
    <w:p w14:paraId="41E08A61" w14:textId="402EA1A0" w:rsidR="00620295" w:rsidRDefault="00F97496" w:rsidP="00253E03">
      <w:pPr>
        <w:pStyle w:val="par5"/>
        <w:spacing w:after="240" w:line="259" w:lineRule="auto"/>
      </w:pPr>
      <w:r>
        <w:lastRenderedPageBreak/>
        <w:t>4.03(</w:t>
      </w:r>
      <w:ins w:id="2993" w:author="Author">
        <w:r w:rsidR="002A23C6">
          <w:t>6</w:t>
        </w:r>
      </w:ins>
      <w:del w:id="2994" w:author="Author">
        <w:r w:rsidDel="002A23C6">
          <w:delText>8</w:delText>
        </w:r>
      </w:del>
      <w:r>
        <w:t>)(</w:t>
      </w:r>
      <w:ins w:id="2995" w:author="Author">
        <w:r w:rsidR="002A23C6">
          <w:t>c</w:t>
        </w:r>
      </w:ins>
      <w:del w:id="2996" w:author="Author">
        <w:r w:rsidDel="002A23C6">
          <w:delText>b</w:delText>
        </w:r>
      </w:del>
      <w:r>
        <w:t xml:space="preserve">)(ii)(A)(II) </w:t>
      </w:r>
      <w:ins w:id="2997" w:author="Author">
        <w:r w:rsidR="004C4706">
          <w:t>T</w:t>
        </w:r>
      </w:ins>
      <w:del w:id="2998" w:author="Author">
        <w:r w:rsidDel="004C4706">
          <w:delText>t</w:delText>
        </w:r>
      </w:del>
      <w:r>
        <w:t>he AU’s addition or termination of</w:t>
      </w:r>
      <w:ins w:id="2999" w:author="Author">
        <w:r>
          <w:t xml:space="preserve"> </w:t>
        </w:r>
        <w:r w:rsidR="2701B1D3">
          <w:t>a</w:t>
        </w:r>
      </w:ins>
      <w:r w:rsidR="676C5E54">
        <w:t xml:space="preserve"> </w:t>
      </w:r>
      <w:del w:id="3000" w:author="Author">
        <w:r w:rsidR="466BE601" w:rsidDel="489E3ECB">
          <w:delText>an</w:delText>
        </w:r>
      </w:del>
      <w:r w:rsidR="676C5E54">
        <w:t xml:space="preserve"> </w:t>
      </w:r>
      <w:del w:id="3001" w:author="Author">
        <w:r w:rsidR="466BE601" w:rsidDel="489E3ECB">
          <w:delText>instructiona</w:delText>
        </w:r>
      </w:del>
      <w:ins w:id="3002" w:author="Author">
        <w:r w:rsidR="0579CD14">
          <w:t>special education</w:t>
        </w:r>
        <w:r w:rsidR="0B62D2D7">
          <w:t xml:space="preserve"> service</w:t>
        </w:r>
      </w:ins>
      <w:del w:id="3003" w:author="Author">
        <w:r w:rsidR="466BE601" w:rsidDel="489E3ECB">
          <w:delText>l</w:delText>
        </w:r>
      </w:del>
      <w:r>
        <w:t xml:space="preserve"> or </w:t>
      </w:r>
      <w:ins w:id="3004" w:author="Author">
        <w:r w:rsidR="43870075">
          <w:t xml:space="preserve">a </w:t>
        </w:r>
      </w:ins>
      <w:r>
        <w:t>related service</w:t>
      </w:r>
      <w:ins w:id="3005" w:author="Author">
        <w:r w:rsidR="004C4706">
          <w:t>;</w:t>
        </w:r>
      </w:ins>
      <w:del w:id="3006" w:author="Author">
        <w:r w:rsidDel="004C4706">
          <w:delText>,</w:delText>
        </w:r>
      </w:del>
    </w:p>
    <w:p w14:paraId="5E2987FF" w14:textId="77777777" w:rsidR="00F97496" w:rsidRDefault="00F97496" w:rsidP="00253E03">
      <w:pPr>
        <w:pStyle w:val="par5"/>
        <w:spacing w:after="240"/>
      </w:pPr>
      <w:r>
        <w:t>4.03(</w:t>
      </w:r>
      <w:ins w:id="3007" w:author="Author">
        <w:r w:rsidR="002A23C6">
          <w:t>6</w:t>
        </w:r>
      </w:ins>
      <w:del w:id="3008" w:author="Author">
        <w:r w:rsidDel="002A23C6">
          <w:delText>8</w:delText>
        </w:r>
      </w:del>
      <w:r>
        <w:t>)(</w:t>
      </w:r>
      <w:ins w:id="3009" w:author="Author">
        <w:r w:rsidR="002A23C6">
          <w:t>c</w:t>
        </w:r>
      </w:ins>
      <w:del w:id="3010" w:author="Author">
        <w:r w:rsidDel="002A23C6">
          <w:delText>b</w:delText>
        </w:r>
      </w:del>
      <w:r>
        <w:t xml:space="preserve">)(ii)(A)(III) </w:t>
      </w:r>
      <w:ins w:id="3011" w:author="Author">
        <w:r w:rsidR="004C4706">
          <w:t>W</w:t>
        </w:r>
      </w:ins>
      <w:del w:id="3012" w:author="Author">
        <w:r w:rsidDel="004C4706">
          <w:delText>w</w:delText>
        </w:r>
      </w:del>
      <w:r>
        <w:t>hen the student moves or is moved from in-person learning to online or at-home learning or from a brick-and-mortar school to an online school/program or vice versa</w:t>
      </w:r>
      <w:ins w:id="3013" w:author="Author">
        <w:r w:rsidR="004C4706">
          <w:t>;</w:t>
        </w:r>
      </w:ins>
      <w:del w:id="3014" w:author="Author">
        <w:r w:rsidDel="004C4706">
          <w:delText>,</w:delText>
        </w:r>
      </w:del>
      <w:r>
        <w:t xml:space="preserve"> </w:t>
      </w:r>
      <w:ins w:id="3015" w:author="Author">
        <w:r w:rsidR="004C4706">
          <w:t>and</w:t>
        </w:r>
      </w:ins>
      <w:del w:id="3016" w:author="Author">
        <w:r w:rsidDel="004C4706">
          <w:delText>or</w:delText>
        </w:r>
      </w:del>
    </w:p>
    <w:p w14:paraId="7A533CE4" w14:textId="77777777" w:rsidR="00F97496" w:rsidDel="004C4706" w:rsidRDefault="00F97496" w:rsidP="00253E03">
      <w:pPr>
        <w:pStyle w:val="par5"/>
        <w:spacing w:after="240"/>
        <w:rPr>
          <w:del w:id="3017" w:author="Author"/>
        </w:rPr>
      </w:pPr>
      <w:r>
        <w:t>4.03(</w:t>
      </w:r>
      <w:ins w:id="3018" w:author="Author">
        <w:r w:rsidR="002A23C6">
          <w:t>6</w:t>
        </w:r>
      </w:ins>
      <w:del w:id="3019" w:author="Author">
        <w:r w:rsidDel="002A23C6">
          <w:delText>8</w:delText>
        </w:r>
      </w:del>
      <w:r>
        <w:t>)(</w:t>
      </w:r>
      <w:ins w:id="3020" w:author="Author">
        <w:r w:rsidR="002A23C6">
          <w:t>c</w:t>
        </w:r>
      </w:ins>
      <w:del w:id="3021" w:author="Author">
        <w:r w:rsidDel="002A23C6">
          <w:delText>b</w:delText>
        </w:r>
      </w:del>
      <w:r>
        <w:t>)(ii)(A)(IV)</w:t>
      </w:r>
      <w:ins w:id="3022" w:author="Author">
        <w:r w:rsidR="004C4706">
          <w:t xml:space="preserve"> </w:t>
        </w:r>
      </w:ins>
      <w:del w:id="3023" w:author="Author">
        <w:r w:rsidDel="004C4706">
          <w:delText xml:space="preserve"> </w:delText>
        </w:r>
      </w:del>
      <w:ins w:id="3024" w:author="Author">
        <w:r w:rsidR="004C4706">
          <w:t>A</w:t>
        </w:r>
      </w:ins>
      <w:del w:id="3025" w:author="Author">
        <w:r w:rsidDel="004C4706">
          <w:delText>a</w:delText>
        </w:r>
      </w:del>
      <w:r>
        <w:t>ny change which would result in</w:t>
      </w:r>
      <w:ins w:id="3026" w:author="Author">
        <w:r w:rsidR="004C4706">
          <w:t xml:space="preserve"> </w:t>
        </w:r>
      </w:ins>
      <w:del w:id="3027" w:author="Author">
        <w:r w:rsidDel="004C4706">
          <w:delText xml:space="preserve"> the following:</w:delText>
        </w:r>
      </w:del>
    </w:p>
    <w:p w14:paraId="6653EF50" w14:textId="77777777" w:rsidR="00F97496" w:rsidDel="004C4706" w:rsidRDefault="00F97496" w:rsidP="00253E03">
      <w:pPr>
        <w:pStyle w:val="par5"/>
        <w:spacing w:after="240"/>
        <w:rPr>
          <w:del w:id="3028" w:author="Author"/>
        </w:rPr>
      </w:pPr>
      <w:del w:id="3029" w:author="Author">
        <w:r w:rsidDel="004C4706">
          <w:delText>4.03(8)(b)(ii)(A)(IV)(</w:delText>
        </w:r>
        <w:r w:rsidRPr="002F0248" w:rsidDel="004C4706">
          <w:rPr>
            <w:i/>
            <w:iCs/>
          </w:rPr>
          <w:delText>1</w:delText>
        </w:r>
        <w:r w:rsidDel="004C4706">
          <w:delText>)</w:delText>
        </w:r>
        <w:r w:rsidDel="004C4706">
          <w:tab/>
          <w:delText>T</w:delText>
        </w:r>
      </w:del>
      <w:ins w:id="3030" w:author="Author">
        <w:r w:rsidR="004C4706">
          <w:t>t</w:t>
        </w:r>
      </w:ins>
      <w:r>
        <w:t xml:space="preserve">he child having different opportunities to participate in nonacademic and extracurricular services; </w:t>
      </w:r>
      <w:del w:id="3031" w:author="Author">
        <w:r w:rsidDel="004C4706">
          <w:delText>or</w:delText>
        </w:r>
      </w:del>
      <w:ins w:id="3032" w:author="Author">
        <w:r w:rsidR="004C4706">
          <w:t>and</w:t>
        </w:r>
      </w:ins>
    </w:p>
    <w:p w14:paraId="43C5CF6B" w14:textId="77777777" w:rsidR="00F97496" w:rsidRDefault="00F97496" w:rsidP="00253E03">
      <w:pPr>
        <w:pStyle w:val="par5"/>
        <w:spacing w:after="240"/>
      </w:pPr>
      <w:r>
        <w:t>4.03(</w:t>
      </w:r>
      <w:ins w:id="3033" w:author="Author">
        <w:r w:rsidR="002A23C6">
          <w:t>6</w:t>
        </w:r>
      </w:ins>
      <w:del w:id="3034" w:author="Author">
        <w:r w:rsidDel="002A23C6">
          <w:delText>8</w:delText>
        </w:r>
      </w:del>
      <w:r>
        <w:t>)(</w:t>
      </w:r>
      <w:ins w:id="3035" w:author="Author">
        <w:r w:rsidR="002A23C6">
          <w:t>c</w:t>
        </w:r>
      </w:ins>
      <w:del w:id="3036" w:author="Author">
        <w:r w:rsidDel="002A23C6">
          <w:delText>b</w:delText>
        </w:r>
      </w:del>
      <w:r>
        <w:t>)(ii)(A)(</w:t>
      </w:r>
      <w:del w:id="3037" w:author="Author">
        <w:r w:rsidDel="004C4706">
          <w:delText>I</w:delText>
        </w:r>
      </w:del>
      <w:r>
        <w:t>V)</w:t>
      </w:r>
      <w:del w:id="3038" w:author="Author">
        <w:r w:rsidDel="004C4706">
          <w:delText>(</w:delText>
        </w:r>
        <w:r w:rsidRPr="002F0248" w:rsidDel="004C4706">
          <w:rPr>
            <w:i/>
            <w:iCs/>
          </w:rPr>
          <w:delText>2</w:delText>
        </w:r>
        <w:r w:rsidDel="004C4706">
          <w:delText>)</w:delText>
        </w:r>
      </w:del>
      <w:ins w:id="3039" w:author="Author">
        <w:r w:rsidR="004C4706">
          <w:t xml:space="preserve"> Any change </w:t>
        </w:r>
      </w:ins>
      <w:del w:id="3040" w:author="Author">
        <w:r w:rsidDel="004C4706">
          <w:tab/>
          <w:delText>The new placement option is</w:delText>
        </w:r>
      </w:del>
      <w:ins w:id="3041" w:author="Author">
        <w:r w:rsidR="004C4706">
          <w:t>that amounts to</w:t>
        </w:r>
      </w:ins>
      <w:r>
        <w:t xml:space="preserve"> a change in the educational environment categor</w:t>
      </w:r>
      <w:ins w:id="3042" w:author="Author">
        <w:r w:rsidR="004C4706">
          <w:t>y</w:t>
        </w:r>
      </w:ins>
      <w:del w:id="3043" w:author="Author">
        <w:r w:rsidDel="004C4706">
          <w:delText>ies</w:delText>
        </w:r>
      </w:del>
      <w:r>
        <w:t xml:space="preserve"> required for reporting data to the Secretary of the U.S. Department of Education pursuant to Section 618 of the IDEA</w:t>
      </w:r>
      <w:ins w:id="3044" w:author="Author">
        <w:r w:rsidR="004C4706">
          <w:t>.</w:t>
        </w:r>
      </w:ins>
      <w:del w:id="3045" w:author="Author">
        <w:r w:rsidDel="004C4706">
          <w:delText>; or</w:delText>
        </w:r>
      </w:del>
    </w:p>
    <w:p w14:paraId="16B309E0" w14:textId="77777777" w:rsidR="004C4706" w:rsidRDefault="00F97496" w:rsidP="00253E03">
      <w:pPr>
        <w:pStyle w:val="par4"/>
        <w:spacing w:after="240"/>
        <w:rPr>
          <w:ins w:id="3046" w:author="Author"/>
        </w:rPr>
      </w:pPr>
      <w:r>
        <w:t>4.03(</w:t>
      </w:r>
      <w:ins w:id="3047" w:author="Author">
        <w:r w:rsidR="002A23C6">
          <w:t>6</w:t>
        </w:r>
      </w:ins>
      <w:del w:id="3048" w:author="Author">
        <w:r w:rsidDel="002A23C6">
          <w:delText>8</w:delText>
        </w:r>
      </w:del>
      <w:r>
        <w:t>)(</w:t>
      </w:r>
      <w:ins w:id="3049" w:author="Author">
        <w:r w:rsidR="002A23C6">
          <w:t>c</w:t>
        </w:r>
      </w:ins>
      <w:del w:id="3050" w:author="Author">
        <w:r w:rsidDel="002A23C6">
          <w:delText>b</w:delText>
        </w:r>
      </w:del>
      <w:r>
        <w:t>)(ii)(B)</w:t>
      </w:r>
      <w:r>
        <w:tab/>
        <w:t>A significant change in placement shall be made only</w:t>
      </w:r>
      <w:ins w:id="3051" w:author="Author">
        <w:r w:rsidR="004C4706">
          <w:t>:</w:t>
        </w:r>
      </w:ins>
    </w:p>
    <w:p w14:paraId="6D8E8D38" w14:textId="77777777" w:rsidR="004C4706" w:rsidRDefault="004C4706" w:rsidP="00253E03">
      <w:pPr>
        <w:pStyle w:val="par4"/>
        <w:spacing w:after="240"/>
        <w:rPr>
          <w:ins w:id="3052" w:author="Author"/>
        </w:rPr>
      </w:pPr>
      <w:ins w:id="3053" w:author="Author">
        <w:r>
          <w:tab/>
          <w:t>4.03(</w:t>
        </w:r>
        <w:r w:rsidR="002A23C6">
          <w:t>6</w:t>
        </w:r>
        <w:r>
          <w:t xml:space="preserve">)(b)(ii)(B)(I) </w:t>
        </w:r>
      </w:ins>
      <w:del w:id="3054" w:author="Author">
        <w:r w:rsidR="00F97496" w:rsidDel="004C4706">
          <w:delText xml:space="preserve"> </w:delText>
        </w:r>
      </w:del>
      <w:ins w:id="3055" w:author="Author">
        <w:r>
          <w:t>U</w:t>
        </w:r>
      </w:ins>
      <w:del w:id="3056" w:author="Author">
        <w:r w:rsidR="00F97496" w:rsidDel="004C4706">
          <w:delText>u</w:delText>
        </w:r>
      </w:del>
      <w:r w:rsidR="00F97496">
        <w:t xml:space="preserve">pon consideration of </w:t>
      </w:r>
      <w:ins w:id="3057" w:author="Author">
        <w:r>
          <w:t xml:space="preserve">a </w:t>
        </w:r>
      </w:ins>
      <w:r w:rsidR="00F97496">
        <w:t>reevaluation consistent with 34 C</w:t>
      </w:r>
      <w:ins w:id="3058" w:author="Author">
        <w:r>
          <w:t>.</w:t>
        </w:r>
      </w:ins>
      <w:r w:rsidR="00F97496">
        <w:t>F</w:t>
      </w:r>
      <w:ins w:id="3059" w:author="Author">
        <w:r>
          <w:t>.</w:t>
        </w:r>
      </w:ins>
      <w:r w:rsidR="00F97496">
        <w:t>R</w:t>
      </w:r>
      <w:ins w:id="3060" w:author="Author">
        <w:r>
          <w:t>.</w:t>
        </w:r>
      </w:ins>
      <w:r w:rsidR="00F97496">
        <w:t xml:space="preserve"> </w:t>
      </w:r>
      <w:ins w:id="3061" w:author="Author">
        <w:r>
          <w:rPr>
            <w:rFonts w:cs="Arial"/>
          </w:rPr>
          <w:t>§</w:t>
        </w:r>
        <w:r>
          <w:t xml:space="preserve"> </w:t>
        </w:r>
      </w:ins>
      <w:r w:rsidR="00F97496">
        <w:t>300.305</w:t>
      </w:r>
      <w:ins w:id="3062" w:author="Author">
        <w:r>
          <w:t>; and</w:t>
        </w:r>
      </w:ins>
    </w:p>
    <w:p w14:paraId="10CC9C0D" w14:textId="34236E86" w:rsidR="00F97496" w:rsidRDefault="004C4706" w:rsidP="00253E03">
      <w:pPr>
        <w:pStyle w:val="par4"/>
        <w:spacing w:after="240"/>
      </w:pPr>
      <w:ins w:id="3063" w:author="Author">
        <w:r>
          <w:tab/>
          <w:t>4.03(</w:t>
        </w:r>
        <w:r w:rsidR="002A23C6">
          <w:t>6</w:t>
        </w:r>
        <w:r>
          <w:t>)(b)(ii)(B)(II)</w:t>
        </w:r>
        <w:del w:id="3064" w:author="Author">
          <w:r w:rsidDel="00453050">
            <w:delText xml:space="preserve"> B</w:delText>
          </w:r>
        </w:del>
      </w:ins>
      <w:del w:id="3065" w:author="Author">
        <w:r w:rsidR="00F97496" w:rsidDel="004C4706">
          <w:delText>. A significant change in placement shall be made only b</w:delText>
        </w:r>
      </w:del>
      <w:r w:rsidR="00F97496">
        <w:t xml:space="preserve">y an IEP </w:t>
      </w:r>
      <w:ins w:id="3066" w:author="Author">
        <w:r>
          <w:t>t</w:t>
        </w:r>
      </w:ins>
      <w:del w:id="3067" w:author="Author">
        <w:r w:rsidR="00F97496" w:rsidDel="004C4706">
          <w:delText>T</w:delText>
        </w:r>
      </w:del>
      <w:r w:rsidR="00F97496">
        <w:t xml:space="preserve">eam with the addition of those persons conducting the reevaluation unless the parent and the </w:t>
      </w:r>
      <w:del w:id="3068" w:author="Author">
        <w:r w:rsidR="00F97496" w:rsidDel="004C4706">
          <w:delText>administrative unit</w:delText>
        </w:r>
      </w:del>
      <w:ins w:id="3069" w:author="Author">
        <w:r>
          <w:t>AU</w:t>
        </w:r>
      </w:ins>
      <w:r w:rsidR="00F97496">
        <w:t xml:space="preserve"> or state-operated program mutually agree to change the IEP after the annual IEP </w:t>
      </w:r>
      <w:ins w:id="3070" w:author="Author">
        <w:r w:rsidR="00213E6A">
          <w:t xml:space="preserve">team </w:t>
        </w:r>
      </w:ins>
      <w:r w:rsidR="00F97496">
        <w:t>meeting in a school year consistent with 34 C</w:t>
      </w:r>
      <w:ins w:id="3071" w:author="Author">
        <w:r>
          <w:t>.</w:t>
        </w:r>
      </w:ins>
      <w:r w:rsidR="00F97496">
        <w:t>F</w:t>
      </w:r>
      <w:ins w:id="3072" w:author="Author">
        <w:r>
          <w:t>.</w:t>
        </w:r>
      </w:ins>
      <w:r w:rsidR="00F97496">
        <w:t>R</w:t>
      </w:r>
      <w:ins w:id="3073" w:author="Author">
        <w:r>
          <w:t>.</w:t>
        </w:r>
      </w:ins>
      <w:r w:rsidR="00F97496">
        <w:t xml:space="preserve"> §</w:t>
      </w:r>
      <w:ins w:id="3074" w:author="Author">
        <w:r>
          <w:t xml:space="preserve"> </w:t>
        </w:r>
      </w:ins>
      <w:r w:rsidR="00F97496">
        <w:t>300.324(a)(4).</w:t>
      </w:r>
    </w:p>
    <w:p w14:paraId="148B5832" w14:textId="613FEF5D" w:rsidR="00A2779D" w:rsidRDefault="00A2779D" w:rsidP="00253E03">
      <w:pPr>
        <w:pStyle w:val="par3"/>
        <w:spacing w:after="240"/>
        <w:ind w:left="2880" w:hanging="1440"/>
        <w:rPr>
          <w:ins w:id="3075" w:author="Author"/>
        </w:rPr>
      </w:pPr>
      <w:ins w:id="3076" w:author="Author">
        <w:r>
          <w:tab/>
        </w:r>
        <w:commentRangeStart w:id="3077"/>
        <w:r>
          <w:t>4.03(6)(c)(iii)(C)</w:t>
        </w:r>
        <w:r>
          <w:tab/>
          <w:t xml:space="preserve">Before an AU may place a child with a disability in a facility school, the AU </w:t>
        </w:r>
        <w:r w:rsidR="001840AF">
          <w:t>shall</w:t>
        </w:r>
        <w:r>
          <w:t xml:space="preserve"> convene the </w:t>
        </w:r>
        <w:r w:rsidR="001840AF">
          <w:t>child’s</w:t>
        </w:r>
        <w:r>
          <w:t xml:space="preserve"> IEP team to discuss whether the facility school is the </w:t>
        </w:r>
        <w:r w:rsidR="000D368B">
          <w:t>LRE</w:t>
        </w:r>
        <w:r>
          <w:t xml:space="preserve"> for the </w:t>
        </w:r>
        <w:r w:rsidR="001840AF">
          <w:t>child</w:t>
        </w:r>
        <w:r>
          <w:t xml:space="preserve"> and can provide the </w:t>
        </w:r>
        <w:r w:rsidR="001840AF">
          <w:t>child</w:t>
        </w:r>
        <w:r>
          <w:t xml:space="preserve"> with FAPE.</w:t>
        </w:r>
        <w:r w:rsidR="001840AF">
          <w:t xml:space="preserve"> If the child’s IEP team determines that the facility is not the </w:t>
        </w:r>
        <w:r w:rsidR="000D368B">
          <w:t>LRE</w:t>
        </w:r>
        <w:r w:rsidR="001840AF">
          <w:t xml:space="preserve"> for the child or </w:t>
        </w:r>
        <w:r w:rsidR="001840AF">
          <w:lastRenderedPageBreak/>
          <w:t xml:space="preserve">cannot provide the child with FAPE, the AU </w:t>
        </w:r>
        <w:r w:rsidR="0013765F">
          <w:t>shall</w:t>
        </w:r>
        <w:r w:rsidR="001840AF">
          <w:t xml:space="preserve"> not place the child in the facility.</w:t>
        </w:r>
        <w:r w:rsidR="0013765F">
          <w:t xml:space="preserve"> A child’s IEP shall not be unilaterally modified (i.e., changed without an IEP team meeting) by a facility to reflect placement in the facility.</w:t>
        </w:r>
      </w:ins>
      <w:commentRangeEnd w:id="3077"/>
      <w:r w:rsidR="00453050">
        <w:rPr>
          <w:rStyle w:val="CommentReference"/>
          <w:sz w:val="24"/>
          <w:szCs w:val="24"/>
        </w:rPr>
        <w:commentReference w:id="3077"/>
      </w:r>
    </w:p>
    <w:p w14:paraId="40C335DA" w14:textId="77777777" w:rsidR="000801E7" w:rsidRDefault="000801E7" w:rsidP="00253E03">
      <w:pPr>
        <w:pStyle w:val="par3"/>
        <w:spacing w:after="240"/>
      </w:pPr>
      <w:r>
        <w:t>4.03(</w:t>
      </w:r>
      <w:ins w:id="3078" w:author="Author">
        <w:r w:rsidR="002A23C6">
          <w:t>6</w:t>
        </w:r>
      </w:ins>
      <w:del w:id="3079" w:author="Author">
        <w:r w:rsidDel="002A23C6">
          <w:delText>8</w:delText>
        </w:r>
      </w:del>
      <w:r>
        <w:t>)(</w:t>
      </w:r>
      <w:ins w:id="3080" w:author="Author">
        <w:r w:rsidR="002A23C6">
          <w:t>c</w:t>
        </w:r>
      </w:ins>
      <w:del w:id="3081" w:author="Author">
        <w:r w:rsidDel="002A23C6">
          <w:delText>b</w:delText>
        </w:r>
      </w:del>
      <w:r>
        <w:t>)(iii)</w:t>
      </w:r>
      <w:r>
        <w:tab/>
      </w:r>
      <w:ins w:id="3082" w:author="Author">
        <w:r w:rsidR="004C4706">
          <w:t>C</w:t>
        </w:r>
      </w:ins>
      <w:del w:id="3083" w:author="Author">
        <w:r w:rsidDel="004C4706">
          <w:delText>A c</w:delText>
        </w:r>
      </w:del>
      <w:r>
        <w:t>hange in building or location</w:t>
      </w:r>
    </w:p>
    <w:p w14:paraId="1BF5D52C" w14:textId="77777777" w:rsidR="000801E7" w:rsidRDefault="000801E7" w:rsidP="00253E03">
      <w:pPr>
        <w:pStyle w:val="upar4"/>
        <w:spacing w:after="240"/>
      </w:pPr>
      <w:r>
        <w:t xml:space="preserve">A change in building or location that is not a change in placement, as described in </w:t>
      </w:r>
      <w:ins w:id="3084" w:author="Author">
        <w:r w:rsidR="00193533">
          <w:t>s</w:t>
        </w:r>
      </w:ins>
      <w:del w:id="3085" w:author="Author">
        <w:r w:rsidDel="00193533">
          <w:delText>S</w:delText>
        </w:r>
      </w:del>
      <w:r>
        <w:t>ection 4.03(8)(b)</w:t>
      </w:r>
      <w:ins w:id="3086" w:author="Author">
        <w:r w:rsidR="00193533">
          <w:t xml:space="preserve"> of these Rules</w:t>
        </w:r>
      </w:ins>
      <w:r>
        <w:t xml:space="preserve">, may be accomplished without convening the child’s IEP </w:t>
      </w:r>
      <w:ins w:id="3087" w:author="Author">
        <w:r w:rsidR="00193533">
          <w:t>t</w:t>
        </w:r>
      </w:ins>
      <w:del w:id="3088" w:author="Author">
        <w:r w:rsidDel="00193533">
          <w:delText>T</w:delText>
        </w:r>
      </w:del>
      <w:r>
        <w:t xml:space="preserve">eam or conducting a reevaluation. Decisions changing location or building should be made with due consideration for the impact on the child’s total education program and </w:t>
      </w:r>
      <w:del w:id="3089" w:author="Author">
        <w:r w:rsidDel="008D6DC4">
          <w:delText xml:space="preserve">must </w:delText>
        </w:r>
      </w:del>
      <w:ins w:id="3090" w:author="Author">
        <w:r w:rsidR="008D6DC4">
          <w:t xml:space="preserve">shall </w:t>
        </w:r>
      </w:ins>
      <w:r>
        <w:t xml:space="preserve">include parent participation. A location or building decision that does not constitute a change in placement does not require prior written notice or an IEP </w:t>
      </w:r>
      <w:ins w:id="3091" w:author="Author">
        <w:r w:rsidR="002819AB">
          <w:t>t</w:t>
        </w:r>
      </w:ins>
      <w:del w:id="3092" w:author="Author">
        <w:r w:rsidDel="002819AB">
          <w:delText>T</w:delText>
        </w:r>
      </w:del>
      <w:r>
        <w:t>eam meeting, except as provided in section 4.03(8)(c) of these Rules.</w:t>
      </w:r>
    </w:p>
    <w:p w14:paraId="40FFBED1" w14:textId="77777777" w:rsidR="00F97496" w:rsidRPr="00F97496" w:rsidRDefault="00F97496" w:rsidP="00253E03">
      <w:pPr>
        <w:pStyle w:val="par3"/>
        <w:spacing w:after="240"/>
      </w:pPr>
      <w:r w:rsidRPr="00F97496">
        <w:t>4.03(</w:t>
      </w:r>
      <w:ins w:id="3093" w:author="Author">
        <w:r w:rsidR="002A23C6">
          <w:t>6</w:t>
        </w:r>
      </w:ins>
      <w:del w:id="3094" w:author="Author">
        <w:r w:rsidRPr="00F97496" w:rsidDel="002A23C6">
          <w:delText>8</w:delText>
        </w:r>
      </w:del>
      <w:r w:rsidRPr="00F97496">
        <w:t>)(</w:t>
      </w:r>
      <w:ins w:id="3095" w:author="Author">
        <w:r w:rsidR="002A23C6">
          <w:t>c</w:t>
        </w:r>
      </w:ins>
      <w:del w:id="3096" w:author="Author">
        <w:r w:rsidRPr="00F97496" w:rsidDel="002A23C6">
          <w:delText>b</w:delText>
        </w:r>
      </w:del>
      <w:r w:rsidRPr="00F97496">
        <w:t>)(</w:t>
      </w:r>
      <w:r w:rsidR="005D48CF">
        <w:t>i</w:t>
      </w:r>
      <w:r w:rsidRPr="00F97496">
        <w:t>v)</w:t>
      </w:r>
      <w:r w:rsidRPr="00F97496">
        <w:tab/>
        <w:t xml:space="preserve">Public </w:t>
      </w:r>
      <w:ins w:id="3097" w:author="Author">
        <w:r w:rsidR="00193533">
          <w:t>s</w:t>
        </w:r>
      </w:ins>
      <w:del w:id="3098" w:author="Author">
        <w:r w:rsidRPr="00F97496" w:rsidDel="00193533">
          <w:delText>S</w:delText>
        </w:r>
      </w:del>
      <w:r w:rsidRPr="00F97496">
        <w:t xml:space="preserve">chool </w:t>
      </w:r>
      <w:ins w:id="3099" w:author="Author">
        <w:r w:rsidR="00193533">
          <w:t>c</w:t>
        </w:r>
      </w:ins>
      <w:del w:id="3100" w:author="Author">
        <w:r w:rsidRPr="00F97496" w:rsidDel="00193533">
          <w:delText>C</w:delText>
        </w:r>
      </w:del>
      <w:r w:rsidRPr="00F97496">
        <w:t>hoice</w:t>
      </w:r>
      <w:del w:id="3101" w:author="Author">
        <w:r w:rsidRPr="00F97496" w:rsidDel="00193533">
          <w:delText>.</w:delText>
        </w:r>
      </w:del>
    </w:p>
    <w:p w14:paraId="2E483CDB" w14:textId="77777777" w:rsidR="00126F96" w:rsidRPr="00193533" w:rsidRDefault="00F97496" w:rsidP="00253E03">
      <w:pPr>
        <w:pStyle w:val="upar4"/>
        <w:spacing w:after="240"/>
        <w:rPr>
          <w:rFonts w:cs="Times New Roman"/>
        </w:rPr>
      </w:pPr>
      <w:r w:rsidRPr="00F97496">
        <w:rPr>
          <w:rFonts w:cs="Times New Roman"/>
        </w:rPr>
        <w:t xml:space="preserve">When a student transfers to a new school or program under </w:t>
      </w:r>
      <w:ins w:id="3102" w:author="Author">
        <w:r w:rsidR="002819AB">
          <w:rPr>
            <w:rFonts w:cs="Times New Roman"/>
          </w:rPr>
          <w:t>s</w:t>
        </w:r>
      </w:ins>
      <w:del w:id="3103" w:author="Author">
        <w:r w:rsidRPr="00F97496" w:rsidDel="002819AB">
          <w:rPr>
            <w:rFonts w:cs="Times New Roman"/>
          </w:rPr>
          <w:delText>S</w:delText>
        </w:r>
      </w:del>
      <w:r w:rsidRPr="00F97496">
        <w:rPr>
          <w:rFonts w:cs="Times New Roman"/>
        </w:rPr>
        <w:t xml:space="preserve">ections 22-30.5-104(3) (to a charter school), 22-30.5-507(3) (to a </w:t>
      </w:r>
      <w:del w:id="3104" w:author="Author">
        <w:r w:rsidRPr="00F97496" w:rsidDel="002819AB">
          <w:rPr>
            <w:rFonts w:cs="Times New Roman"/>
          </w:rPr>
          <w:delText xml:space="preserve">CSI </w:delText>
        </w:r>
      </w:del>
      <w:ins w:id="3105" w:author="Author">
        <w:r w:rsidR="002819AB">
          <w:rPr>
            <w:rFonts w:cs="Times New Roman"/>
          </w:rPr>
          <w:t>State Charter School Institute</w:t>
        </w:r>
        <w:r w:rsidR="002819AB" w:rsidRPr="00F97496">
          <w:rPr>
            <w:rFonts w:cs="Times New Roman"/>
          </w:rPr>
          <w:t xml:space="preserve"> </w:t>
        </w:r>
      </w:ins>
      <w:r w:rsidRPr="00F97496">
        <w:rPr>
          <w:rFonts w:cs="Times New Roman"/>
        </w:rPr>
        <w:t>school), 22-30.7-101 et seq. (to an online school or program), 22-32.5-101 et seq. (to an innovation school/zone), or 22-36-101(1)</w:t>
      </w:r>
      <w:ins w:id="3106" w:author="Author">
        <w:r w:rsidR="002819AB">
          <w:rPr>
            <w:rFonts w:cs="Times New Roman"/>
          </w:rPr>
          <w:t xml:space="preserve"> </w:t>
        </w:r>
        <w:r w:rsidR="002819AB" w:rsidRPr="00F97496">
          <w:rPr>
            <w:rFonts w:cs="Times New Roman"/>
          </w:rPr>
          <w:t>(open enrollment to any inter- or intra-district school of choice)</w:t>
        </w:r>
      </w:ins>
      <w:r w:rsidRPr="00F97496">
        <w:rPr>
          <w:rFonts w:cs="Times New Roman"/>
        </w:rPr>
        <w:t>, C.R.S.</w:t>
      </w:r>
      <w:del w:id="3107" w:author="Author">
        <w:r w:rsidRPr="00F97496" w:rsidDel="002819AB">
          <w:rPr>
            <w:rFonts w:cs="Times New Roman"/>
          </w:rPr>
          <w:delText xml:space="preserve"> (open enrollment to any inter- or intra-district school of choice)</w:delText>
        </w:r>
      </w:del>
      <w:r w:rsidRPr="00F97496">
        <w:rPr>
          <w:rFonts w:cs="Times New Roman"/>
        </w:rPr>
        <w:t>, the requirements contained in 34 C</w:t>
      </w:r>
      <w:ins w:id="3108" w:author="Author">
        <w:r w:rsidR="002819AB">
          <w:rPr>
            <w:rFonts w:cs="Times New Roman"/>
          </w:rPr>
          <w:t>.</w:t>
        </w:r>
      </w:ins>
      <w:r w:rsidRPr="00F97496">
        <w:rPr>
          <w:rFonts w:cs="Times New Roman"/>
        </w:rPr>
        <w:t>F</w:t>
      </w:r>
      <w:ins w:id="3109" w:author="Author">
        <w:r w:rsidR="002819AB">
          <w:rPr>
            <w:rFonts w:cs="Times New Roman"/>
          </w:rPr>
          <w:t>.</w:t>
        </w:r>
      </w:ins>
      <w:r w:rsidRPr="00F97496">
        <w:rPr>
          <w:rFonts w:cs="Times New Roman"/>
        </w:rPr>
        <w:t>R</w:t>
      </w:r>
      <w:ins w:id="3110" w:author="Author">
        <w:r w:rsidR="002819AB">
          <w:rPr>
            <w:rFonts w:cs="Times New Roman"/>
          </w:rPr>
          <w:t>.</w:t>
        </w:r>
      </w:ins>
      <w:r w:rsidRPr="00F97496">
        <w:rPr>
          <w:rFonts w:cs="Times New Roman"/>
        </w:rPr>
        <w:t xml:space="preserve"> §</w:t>
      </w:r>
      <w:ins w:id="3111" w:author="Author">
        <w:r w:rsidR="002819AB">
          <w:rPr>
            <w:rFonts w:cs="Times New Roman"/>
          </w:rPr>
          <w:t xml:space="preserve"> </w:t>
        </w:r>
      </w:ins>
      <w:r w:rsidRPr="00F97496">
        <w:rPr>
          <w:rFonts w:cs="Times New Roman"/>
        </w:rPr>
        <w:t>300.323(e) or 34 C</w:t>
      </w:r>
      <w:ins w:id="3112" w:author="Author">
        <w:r w:rsidR="002819AB">
          <w:rPr>
            <w:rFonts w:cs="Times New Roman"/>
          </w:rPr>
          <w:t>.</w:t>
        </w:r>
      </w:ins>
      <w:r w:rsidRPr="00F97496">
        <w:rPr>
          <w:rFonts w:cs="Times New Roman"/>
        </w:rPr>
        <w:t>F</w:t>
      </w:r>
      <w:ins w:id="3113" w:author="Author">
        <w:r w:rsidR="002819AB">
          <w:rPr>
            <w:rFonts w:cs="Times New Roman"/>
          </w:rPr>
          <w:t>.</w:t>
        </w:r>
      </w:ins>
      <w:r w:rsidRPr="00F97496">
        <w:rPr>
          <w:rFonts w:cs="Times New Roman"/>
        </w:rPr>
        <w:t>R</w:t>
      </w:r>
      <w:ins w:id="3114" w:author="Author">
        <w:r w:rsidR="002819AB">
          <w:rPr>
            <w:rFonts w:cs="Times New Roman"/>
          </w:rPr>
          <w:t>.</w:t>
        </w:r>
      </w:ins>
      <w:r w:rsidRPr="00F97496">
        <w:rPr>
          <w:rFonts w:cs="Times New Roman"/>
        </w:rPr>
        <w:t xml:space="preserve"> §</w:t>
      </w:r>
      <w:ins w:id="3115" w:author="Author">
        <w:r w:rsidR="002819AB">
          <w:rPr>
            <w:rFonts w:cs="Times New Roman"/>
          </w:rPr>
          <w:t xml:space="preserve"> </w:t>
        </w:r>
      </w:ins>
      <w:r w:rsidRPr="00F97496">
        <w:rPr>
          <w:rFonts w:cs="Times New Roman"/>
        </w:rPr>
        <w:t xml:space="preserve">300.323(a) apply, depending on the timing of the transfer. The </w:t>
      </w:r>
      <w:del w:id="3116" w:author="Author">
        <w:r w:rsidRPr="00F97496" w:rsidDel="002819AB">
          <w:rPr>
            <w:rFonts w:cs="Times New Roman"/>
          </w:rPr>
          <w:delText>administrative unit</w:delText>
        </w:r>
      </w:del>
      <w:ins w:id="3117" w:author="Author">
        <w:r w:rsidR="002819AB">
          <w:rPr>
            <w:rFonts w:cs="Times New Roman"/>
          </w:rPr>
          <w:t>AU</w:t>
        </w:r>
      </w:ins>
      <w:r w:rsidRPr="00F97496">
        <w:rPr>
          <w:rFonts w:cs="Times New Roman"/>
        </w:rPr>
        <w:t xml:space="preserve"> shall not inquire about the transferring child’s IEP or disability status until after the child has been admitted unless the transfer is part of a centralized districtwide admissions process. If the transfer is part of such a process</w:t>
      </w:r>
      <w:ins w:id="3118" w:author="Author">
        <w:r w:rsidR="002819AB">
          <w:rPr>
            <w:rFonts w:cs="Times New Roman"/>
          </w:rPr>
          <w:t>,</w:t>
        </w:r>
      </w:ins>
      <w:r w:rsidRPr="00F97496">
        <w:rPr>
          <w:rFonts w:cs="Times New Roman"/>
        </w:rPr>
        <w:t xml:space="preserve"> the district </w:t>
      </w:r>
      <w:del w:id="3119" w:author="Author">
        <w:r w:rsidRPr="00F97496" w:rsidDel="008D6DC4">
          <w:rPr>
            <w:rFonts w:cs="Times New Roman"/>
          </w:rPr>
          <w:delText xml:space="preserve">must </w:delText>
        </w:r>
      </w:del>
      <w:ins w:id="3120" w:author="Author">
        <w:r w:rsidR="008D6DC4">
          <w:rPr>
            <w:rFonts w:cs="Times New Roman"/>
          </w:rPr>
          <w:t>shall</w:t>
        </w:r>
        <w:r w:rsidR="008D6DC4" w:rsidRPr="00F97496">
          <w:rPr>
            <w:rFonts w:cs="Times New Roman"/>
          </w:rPr>
          <w:t xml:space="preserve"> </w:t>
        </w:r>
      </w:ins>
      <w:r w:rsidRPr="00F97496">
        <w:rPr>
          <w:rFonts w:cs="Times New Roman"/>
        </w:rPr>
        <w:t>ensure</w:t>
      </w:r>
      <w:ins w:id="3121" w:author="Author">
        <w:r w:rsidR="002819AB">
          <w:rPr>
            <w:rFonts w:cs="Times New Roman"/>
          </w:rPr>
          <w:t>,</w:t>
        </w:r>
      </w:ins>
      <w:r w:rsidRPr="00F97496">
        <w:rPr>
          <w:rFonts w:cs="Times New Roman"/>
        </w:rPr>
        <w:t xml:space="preserve"> and should provide assurance in applicable public communications</w:t>
      </w:r>
      <w:ins w:id="3122" w:author="Author">
        <w:r w:rsidR="002819AB">
          <w:rPr>
            <w:rFonts w:cs="Times New Roman"/>
          </w:rPr>
          <w:t>,</w:t>
        </w:r>
      </w:ins>
      <w:r w:rsidRPr="00F97496">
        <w:rPr>
          <w:rFonts w:cs="Times New Roman"/>
        </w:rPr>
        <w:t xml:space="preserve"> that it does not use the information collected until after the admissions have been completed. Following admissions, if the transfer constitutes a significant change in placement, as described in </w:t>
      </w:r>
      <w:ins w:id="3123" w:author="Author">
        <w:r w:rsidR="002819AB">
          <w:rPr>
            <w:rFonts w:cs="Times New Roman"/>
          </w:rPr>
          <w:t>s</w:t>
        </w:r>
      </w:ins>
      <w:del w:id="3124" w:author="Author">
        <w:r w:rsidRPr="00F97496" w:rsidDel="002819AB">
          <w:rPr>
            <w:rFonts w:cs="Times New Roman"/>
          </w:rPr>
          <w:delText>S</w:delText>
        </w:r>
      </w:del>
      <w:r w:rsidRPr="00F97496">
        <w:rPr>
          <w:rFonts w:cs="Times New Roman"/>
        </w:rPr>
        <w:t xml:space="preserve">ection 4.03(8)(b)(ii) of these Rules, the </w:t>
      </w:r>
      <w:del w:id="3125" w:author="Author">
        <w:r w:rsidRPr="00F97496" w:rsidDel="002819AB">
          <w:rPr>
            <w:rFonts w:cs="Times New Roman"/>
          </w:rPr>
          <w:delText>administrative unit</w:delText>
        </w:r>
      </w:del>
      <w:ins w:id="3126" w:author="Author">
        <w:r w:rsidR="002819AB">
          <w:rPr>
            <w:rFonts w:cs="Times New Roman"/>
          </w:rPr>
          <w:t>AU</w:t>
        </w:r>
      </w:ins>
      <w:r w:rsidRPr="00F97496">
        <w:rPr>
          <w:rFonts w:cs="Times New Roman"/>
        </w:rPr>
        <w:t xml:space="preserve"> in which the receiving school or program is located </w:t>
      </w:r>
      <w:del w:id="3127" w:author="Author">
        <w:r w:rsidRPr="00F97496" w:rsidDel="008D6DC4">
          <w:rPr>
            <w:rFonts w:cs="Times New Roman"/>
          </w:rPr>
          <w:delText xml:space="preserve">must </w:delText>
        </w:r>
      </w:del>
      <w:ins w:id="3128" w:author="Author">
        <w:r w:rsidR="008D6DC4">
          <w:rPr>
            <w:rFonts w:cs="Times New Roman"/>
          </w:rPr>
          <w:t>shall</w:t>
        </w:r>
        <w:r w:rsidR="008D6DC4" w:rsidRPr="00F97496">
          <w:rPr>
            <w:rFonts w:cs="Times New Roman"/>
          </w:rPr>
          <w:t xml:space="preserve"> </w:t>
        </w:r>
      </w:ins>
      <w:r w:rsidRPr="00F97496">
        <w:rPr>
          <w:rFonts w:cs="Times New Roman"/>
        </w:rPr>
        <w:t xml:space="preserve">comply with </w:t>
      </w:r>
      <w:ins w:id="3129" w:author="Author">
        <w:r w:rsidR="002819AB">
          <w:rPr>
            <w:rFonts w:cs="Times New Roman"/>
          </w:rPr>
          <w:t>s</w:t>
        </w:r>
      </w:ins>
      <w:del w:id="3130" w:author="Author">
        <w:r w:rsidRPr="00F97496" w:rsidDel="002819AB">
          <w:rPr>
            <w:rFonts w:cs="Times New Roman"/>
          </w:rPr>
          <w:delText>S</w:delText>
        </w:r>
      </w:del>
      <w:r w:rsidRPr="00F97496">
        <w:rPr>
          <w:rFonts w:cs="Times New Roman"/>
        </w:rPr>
        <w:t xml:space="preserve">ection 4.03(8)(b)(ii)(B) </w:t>
      </w:r>
      <w:ins w:id="3131" w:author="Author">
        <w:r w:rsidR="002819AB">
          <w:rPr>
            <w:rFonts w:cs="Times New Roman"/>
          </w:rPr>
          <w:t xml:space="preserve">of these Rules </w:t>
        </w:r>
      </w:ins>
      <w:r w:rsidRPr="00F97496">
        <w:rPr>
          <w:rFonts w:cs="Times New Roman"/>
        </w:rPr>
        <w:t xml:space="preserve">and also convene an IEP </w:t>
      </w:r>
      <w:ins w:id="3132" w:author="Author">
        <w:r w:rsidR="002819AB">
          <w:rPr>
            <w:rFonts w:cs="Times New Roman"/>
          </w:rPr>
          <w:lastRenderedPageBreak/>
          <w:t>t</w:t>
        </w:r>
      </w:ins>
      <w:del w:id="3133" w:author="Author">
        <w:r w:rsidRPr="00F97496" w:rsidDel="002819AB">
          <w:rPr>
            <w:rFonts w:cs="Times New Roman"/>
          </w:rPr>
          <w:delText>T</w:delText>
        </w:r>
      </w:del>
      <w:r w:rsidRPr="00F97496">
        <w:rPr>
          <w:rFonts w:cs="Times New Roman"/>
        </w:rPr>
        <w:t xml:space="preserve">eam to ensure that the receiving school or program is an appropriate placement for the student. When the applicable contract between a charter school and its authorizer or alternative </w:t>
      </w:r>
      <w:del w:id="3134" w:author="Author">
        <w:r w:rsidRPr="00F97496" w:rsidDel="002819AB">
          <w:rPr>
            <w:rFonts w:cs="Times New Roman"/>
          </w:rPr>
          <w:delText>administrative unit</w:delText>
        </w:r>
      </w:del>
      <w:ins w:id="3135" w:author="Author">
        <w:r w:rsidR="002819AB">
          <w:rPr>
            <w:rFonts w:cs="Times New Roman"/>
          </w:rPr>
          <w:t>AU</w:t>
        </w:r>
      </w:ins>
      <w:r w:rsidRPr="00F97496">
        <w:rPr>
          <w:rFonts w:cs="Times New Roman"/>
        </w:rPr>
        <w:t xml:space="preserve"> allows the charter school to provide the special education services and to conduct the IEP </w:t>
      </w:r>
      <w:ins w:id="3136" w:author="Author">
        <w:r w:rsidR="00213E6A">
          <w:rPr>
            <w:rFonts w:cs="Times New Roman"/>
          </w:rPr>
          <w:t xml:space="preserve">team </w:t>
        </w:r>
      </w:ins>
      <w:r w:rsidRPr="00F97496">
        <w:rPr>
          <w:rFonts w:cs="Times New Roman"/>
        </w:rPr>
        <w:t xml:space="preserve">meeting required by this </w:t>
      </w:r>
      <w:del w:id="3137" w:author="Author">
        <w:r w:rsidRPr="00F97496" w:rsidDel="00C723FE">
          <w:rPr>
            <w:rFonts w:cs="Times New Roman"/>
          </w:rPr>
          <w:delText>Rule</w:delText>
        </w:r>
      </w:del>
      <w:ins w:id="3138" w:author="Author">
        <w:r w:rsidR="00C723FE">
          <w:rPr>
            <w:rFonts w:cs="Times New Roman"/>
          </w:rPr>
          <w:t>section</w:t>
        </w:r>
      </w:ins>
      <w:r w:rsidRPr="00F97496">
        <w:rPr>
          <w:rFonts w:cs="Times New Roman"/>
        </w:rPr>
        <w:t xml:space="preserve">, the charter school shall be responsible for the evaluation and IEP </w:t>
      </w:r>
      <w:ins w:id="3139" w:author="Author">
        <w:r w:rsidR="00213E6A">
          <w:rPr>
            <w:rFonts w:cs="Times New Roman"/>
          </w:rPr>
          <w:t xml:space="preserve">team </w:t>
        </w:r>
      </w:ins>
      <w:r w:rsidRPr="00F97496">
        <w:rPr>
          <w:rFonts w:cs="Times New Roman"/>
        </w:rPr>
        <w:t xml:space="preserve">meeting. However, the </w:t>
      </w:r>
      <w:del w:id="3140" w:author="Author">
        <w:r w:rsidRPr="00F97496" w:rsidDel="002819AB">
          <w:rPr>
            <w:rFonts w:cs="Times New Roman"/>
          </w:rPr>
          <w:delText>administrative unit</w:delText>
        </w:r>
      </w:del>
      <w:ins w:id="3141" w:author="Author">
        <w:r w:rsidR="002819AB">
          <w:rPr>
            <w:rFonts w:cs="Times New Roman"/>
          </w:rPr>
          <w:t>AU</w:t>
        </w:r>
      </w:ins>
      <w:r w:rsidRPr="00F97496">
        <w:rPr>
          <w:rFonts w:cs="Times New Roman"/>
        </w:rPr>
        <w:t xml:space="preserve"> of the charter school remains ultimately responsible for ensuring compliance with all special education requirements.</w:t>
      </w:r>
    </w:p>
    <w:p w14:paraId="24536ABD" w14:textId="77777777" w:rsidR="000801E7" w:rsidRDefault="000801E7" w:rsidP="00253E03">
      <w:pPr>
        <w:pStyle w:val="par2"/>
        <w:spacing w:after="240"/>
        <w:rPr>
          <w:ins w:id="3142" w:author="Author"/>
        </w:rPr>
      </w:pPr>
      <w:r>
        <w:t>4.03(</w:t>
      </w:r>
      <w:ins w:id="3143" w:author="Author">
        <w:r w:rsidR="002A23C6">
          <w:t>6</w:t>
        </w:r>
      </w:ins>
      <w:del w:id="3144" w:author="Author">
        <w:r w:rsidDel="002A23C6">
          <w:delText>8</w:delText>
        </w:r>
      </w:del>
      <w:r>
        <w:t>)(</w:t>
      </w:r>
      <w:ins w:id="3145" w:author="Author">
        <w:r w:rsidR="002A23C6">
          <w:t>d</w:t>
        </w:r>
      </w:ins>
      <w:del w:id="3146" w:author="Author">
        <w:r w:rsidDel="002A23C6">
          <w:delText>c</w:delText>
        </w:r>
      </w:del>
      <w:r>
        <w:t>)</w:t>
      </w:r>
      <w:r>
        <w:tab/>
        <w:t xml:space="preserve">The </w:t>
      </w:r>
      <w:del w:id="3147" w:author="Author">
        <w:r w:rsidDel="00193533">
          <w:delText>administrative unit</w:delText>
        </w:r>
      </w:del>
      <w:ins w:id="3148" w:author="Author">
        <w:r w:rsidR="00193533">
          <w:t>AU</w:t>
        </w:r>
      </w:ins>
      <w:r>
        <w:t xml:space="preserve"> or state-operated program shall consider the cost to the </w:t>
      </w:r>
      <w:del w:id="3149" w:author="Author">
        <w:r w:rsidDel="00193533">
          <w:delText>administrative unit</w:delText>
        </w:r>
      </w:del>
      <w:ins w:id="3150" w:author="Author">
        <w:r w:rsidR="00193533">
          <w:t>AU</w:t>
        </w:r>
      </w:ins>
      <w:r>
        <w:t xml:space="preserve"> or state-operated program when choosing between two or more appropriate placements. However, as required by </w:t>
      </w:r>
      <w:ins w:id="3151" w:author="Author">
        <w:r w:rsidR="00193533">
          <w:t>s</w:t>
        </w:r>
      </w:ins>
      <w:del w:id="3152" w:author="Author">
        <w:r w:rsidDel="00193533">
          <w:delText>S</w:delText>
        </w:r>
      </w:del>
      <w:r>
        <w:t xml:space="preserve">ections 22-30.5-104(3), 22-30.5-507(3), and 22-36-101(1), C.R.S., an </w:t>
      </w:r>
      <w:ins w:id="3153" w:author="Author">
        <w:r w:rsidR="00193533">
          <w:t xml:space="preserve">AU </w:t>
        </w:r>
      </w:ins>
      <w:del w:id="3154" w:author="Author">
        <w:r w:rsidDel="00193533">
          <w:delText xml:space="preserve">administrative unit </w:delText>
        </w:r>
      </w:del>
      <w:r>
        <w:t xml:space="preserve">shall not choose a location other than the parents’ school of choice unless the IEP team determines that an appropriate placement cannot be provided at that location. An </w:t>
      </w:r>
      <w:ins w:id="3155" w:author="Author">
        <w:r w:rsidR="00193533">
          <w:t xml:space="preserve">AU </w:t>
        </w:r>
      </w:ins>
      <w:del w:id="3156" w:author="Author">
        <w:r w:rsidDel="00193533">
          <w:delText xml:space="preserve">administrative unit </w:delText>
        </w:r>
      </w:del>
      <w:r>
        <w:t xml:space="preserve">that determines that the parents’ school of choice is not an appropriate educational placement shall include a specific explanation of its determination in either the IEP or a separate prior written notice </w:t>
      </w:r>
      <w:ins w:id="3157" w:author="Author">
        <w:r w:rsidR="00193533">
          <w:t xml:space="preserve">that is </w:t>
        </w:r>
      </w:ins>
      <w:r>
        <w:t>compliant with 34 C.F.R. § 300.503.</w:t>
      </w:r>
    </w:p>
    <w:p w14:paraId="16EE2357" w14:textId="05B12FDC" w:rsidR="00F84BA0" w:rsidRDefault="00F84BA0" w:rsidP="00253E03">
      <w:pPr>
        <w:pStyle w:val="par2"/>
        <w:spacing w:after="240"/>
      </w:pPr>
      <w:commentRangeStart w:id="3158"/>
      <w:ins w:id="3159" w:author="Author">
        <w:r>
          <w:t>4.03(6)(e)</w:t>
        </w:r>
        <w:r>
          <w:tab/>
        </w:r>
        <w:r w:rsidRPr="00F84BA0">
          <w:t xml:space="preserve">Additional </w:t>
        </w:r>
        <w:r>
          <w:t>requirements</w:t>
        </w:r>
        <w:r w:rsidRPr="00F84BA0">
          <w:t xml:space="preserve"> for </w:t>
        </w:r>
        <w:r>
          <w:t>placing</w:t>
        </w:r>
        <w:r w:rsidRPr="00F84BA0">
          <w:t xml:space="preserve"> children </w:t>
        </w:r>
        <w:r>
          <w:t xml:space="preserve">who </w:t>
        </w:r>
        <w:r w:rsidR="002148E9">
          <w:t>have a Hearing Impairment, including Deafness</w:t>
        </w:r>
        <w:r w:rsidR="00340262">
          <w:t>,</w:t>
        </w:r>
        <w:r w:rsidR="002148E9">
          <w:t xml:space="preserve"> or a Visual Impairment, including Blindness</w:t>
        </w:r>
      </w:ins>
      <w:r w:rsidR="000E27D6">
        <w:t>:</w:t>
      </w:r>
      <w:ins w:id="3160" w:author="Author">
        <w:r w:rsidR="242CF8A7">
          <w:t xml:space="preserve"> When an IEP team discusses the educational placement of a child who </w:t>
        </w:r>
        <w:r w:rsidR="006D5210">
          <w:t>has a Hearing Impairment, including Deafness</w:t>
        </w:r>
        <w:r w:rsidR="00340262">
          <w:t>,</w:t>
        </w:r>
        <w:r w:rsidR="006D5210">
          <w:t xml:space="preserve"> or a Visual Impairment, including Blindness</w:t>
        </w:r>
        <w:r w:rsidR="242CF8A7">
          <w:t xml:space="preserve">, the </w:t>
        </w:r>
        <w:r w:rsidR="7F8627B8">
          <w:t>AU</w:t>
        </w:r>
        <w:r w:rsidR="242CF8A7">
          <w:t xml:space="preserve"> or state</w:t>
        </w:r>
        <w:r w:rsidR="4DB6E0C7">
          <w:t>-</w:t>
        </w:r>
        <w:r w:rsidR="242CF8A7">
          <w:t xml:space="preserve">operated program shall inform the team members, including the parent, of CSDB and its services, and the team shall consider whether CSDB—an educational program specifically designed to serve students who </w:t>
        </w:r>
        <w:r w:rsidR="006D5210">
          <w:t>have a Hearing Impairment, including Deafness or a Visual Impairment, including Blindness</w:t>
        </w:r>
        <w:r w:rsidR="242CF8A7">
          <w:t>—may be appropriate for the child, while ensuring that any placement decision is based on providing the child with FAPE in the</w:t>
        </w:r>
        <w:r w:rsidR="6D2CDD5B">
          <w:t xml:space="preserve"> L</w:t>
        </w:r>
        <w:r w:rsidR="242CF8A7">
          <w:t>RE.</w:t>
        </w:r>
      </w:ins>
      <w:commentRangeEnd w:id="3158"/>
      <w:r w:rsidR="000E27D6">
        <w:rPr>
          <w:rStyle w:val="CommentReference"/>
          <w:sz w:val="24"/>
          <w:szCs w:val="24"/>
        </w:rPr>
        <w:commentReference w:id="3158"/>
      </w:r>
    </w:p>
    <w:p w14:paraId="0C223B40" w14:textId="77777777" w:rsidR="000801E7" w:rsidRDefault="000801E7" w:rsidP="00253E03">
      <w:pPr>
        <w:pStyle w:val="par1"/>
        <w:spacing w:after="240"/>
      </w:pPr>
      <w:r>
        <w:t>4.03(</w:t>
      </w:r>
      <w:ins w:id="3161" w:author="Author">
        <w:r w:rsidR="007110A0">
          <w:t>7</w:t>
        </w:r>
      </w:ins>
      <w:del w:id="3162" w:author="Author">
        <w:r w:rsidDel="007110A0">
          <w:delText>9</w:delText>
        </w:r>
      </w:del>
      <w:r>
        <w:t>)</w:t>
      </w:r>
      <w:r>
        <w:tab/>
        <w:t xml:space="preserve">Participation of </w:t>
      </w:r>
      <w:del w:id="3163" w:author="Author">
        <w:r w:rsidDel="00193533">
          <w:delText>the Administrative Unit of Residence</w:delText>
        </w:r>
      </w:del>
      <w:ins w:id="3164" w:author="Author">
        <w:r w:rsidR="00193533">
          <w:t>AURs</w:t>
        </w:r>
      </w:ins>
    </w:p>
    <w:p w14:paraId="1847B71B" w14:textId="77777777" w:rsidR="000801E7" w:rsidRDefault="000801E7" w:rsidP="00253E03">
      <w:pPr>
        <w:pStyle w:val="upar2"/>
        <w:spacing w:after="240"/>
      </w:pPr>
      <w:r>
        <w:t xml:space="preserve">If the </w:t>
      </w:r>
      <w:del w:id="3165" w:author="Author">
        <w:r w:rsidDel="00193533">
          <w:delText>administrative unit of residence</w:delText>
        </w:r>
      </w:del>
      <w:ins w:id="3166" w:author="Author">
        <w:r w:rsidR="00193533">
          <w:t>AUR</w:t>
        </w:r>
      </w:ins>
      <w:r>
        <w:t xml:space="preserve"> is not responsible for a meeting, as set forth in </w:t>
      </w:r>
      <w:ins w:id="3167" w:author="Author">
        <w:r w:rsidR="00193533">
          <w:t>s</w:t>
        </w:r>
      </w:ins>
      <w:del w:id="3168" w:author="Author">
        <w:r w:rsidDel="00193533">
          <w:delText>S</w:delText>
        </w:r>
      </w:del>
      <w:r>
        <w:t xml:space="preserve">ection 8.00 of these Rules, the </w:t>
      </w:r>
      <w:del w:id="3169" w:author="Author">
        <w:r w:rsidDel="00E7662E">
          <w:delText>administrative unit of attendance</w:delText>
        </w:r>
      </w:del>
      <w:ins w:id="3170" w:author="Author">
        <w:r w:rsidR="00E7662E">
          <w:t>AUA</w:t>
        </w:r>
      </w:ins>
      <w:r>
        <w:t xml:space="preserve"> or state-operated program shall timely notify the </w:t>
      </w:r>
      <w:ins w:id="3171" w:author="Author">
        <w:r w:rsidR="00193533">
          <w:t>s</w:t>
        </w:r>
      </w:ins>
      <w:del w:id="3172" w:author="Author">
        <w:r w:rsidDel="00193533">
          <w:delText>S</w:delText>
        </w:r>
      </w:del>
      <w:r>
        <w:t xml:space="preserve">pecial </w:t>
      </w:r>
      <w:ins w:id="3173" w:author="Author">
        <w:r w:rsidR="00193533">
          <w:t>e</w:t>
        </w:r>
      </w:ins>
      <w:del w:id="3174" w:author="Author">
        <w:r w:rsidDel="00193533">
          <w:delText>E</w:delText>
        </w:r>
      </w:del>
      <w:r>
        <w:t xml:space="preserve">ducation </w:t>
      </w:r>
      <w:ins w:id="3175" w:author="Author">
        <w:r w:rsidR="00193533">
          <w:t>d</w:t>
        </w:r>
      </w:ins>
      <w:del w:id="3176" w:author="Author">
        <w:r w:rsidDel="00193533">
          <w:delText>D</w:delText>
        </w:r>
      </w:del>
      <w:r>
        <w:t>irector</w:t>
      </w:r>
      <w:ins w:id="3177" w:author="Author">
        <w:r w:rsidR="00193533">
          <w:t xml:space="preserve"> or the </w:t>
        </w:r>
        <w:r w:rsidR="00193533">
          <w:lastRenderedPageBreak/>
          <w:t xml:space="preserve">director’s </w:t>
        </w:r>
      </w:ins>
      <w:del w:id="3178" w:author="Author">
        <w:r w:rsidDel="00193533">
          <w:delText>/</w:delText>
        </w:r>
      </w:del>
      <w:r>
        <w:t xml:space="preserve">designee for the </w:t>
      </w:r>
      <w:del w:id="3179" w:author="Author">
        <w:r w:rsidDel="00193533">
          <w:delText>administrative unit of residence</w:delText>
        </w:r>
      </w:del>
      <w:ins w:id="3180" w:author="Author">
        <w:r w:rsidR="00193533">
          <w:t>AUR</w:t>
        </w:r>
      </w:ins>
      <w:r>
        <w:t>. Such notification shall be provided at the same time and in the same manner that the parent is notified of the meeting.</w:t>
      </w:r>
    </w:p>
    <w:p w14:paraId="12484AC6" w14:textId="77777777" w:rsidR="000801E7" w:rsidRDefault="000801E7" w:rsidP="00253E03">
      <w:pPr>
        <w:pStyle w:val="par1"/>
        <w:spacing w:after="240"/>
      </w:pPr>
      <w:r>
        <w:t>4.03(</w:t>
      </w:r>
      <w:ins w:id="3181" w:author="Author">
        <w:r w:rsidR="007110A0">
          <w:t>8</w:t>
        </w:r>
      </w:ins>
      <w:del w:id="3182" w:author="Author">
        <w:r w:rsidDel="007110A0">
          <w:delText>10</w:delText>
        </w:r>
      </w:del>
      <w:r>
        <w:t>)</w:t>
      </w:r>
      <w:r>
        <w:tab/>
        <w:t xml:space="preserve">Private </w:t>
      </w:r>
      <w:ins w:id="3183" w:author="Author">
        <w:r w:rsidR="00193533">
          <w:t>p</w:t>
        </w:r>
      </w:ins>
      <w:del w:id="3184" w:author="Author">
        <w:r w:rsidDel="00193533">
          <w:delText>P</w:delText>
        </w:r>
      </w:del>
      <w:r>
        <w:t xml:space="preserve">lacements </w:t>
      </w:r>
      <w:ins w:id="3185" w:author="Author">
        <w:r w:rsidR="00193533">
          <w:t>m</w:t>
        </w:r>
      </w:ins>
      <w:del w:id="3186" w:author="Author">
        <w:r w:rsidDel="00193533">
          <w:delText>M</w:delText>
        </w:r>
      </w:del>
      <w:r>
        <w:t xml:space="preserve">ade by </w:t>
      </w:r>
      <w:del w:id="3187" w:author="Author">
        <w:r w:rsidDel="00193533">
          <w:delText>Administrative Units</w:delText>
        </w:r>
      </w:del>
      <w:ins w:id="3188" w:author="Author">
        <w:r w:rsidR="00193533">
          <w:t>AUs</w:t>
        </w:r>
      </w:ins>
      <w:r>
        <w:t xml:space="preserve"> and </w:t>
      </w:r>
      <w:ins w:id="3189" w:author="Author">
        <w:r w:rsidR="00193533">
          <w:t>p</w:t>
        </w:r>
      </w:ins>
      <w:del w:id="3190" w:author="Author">
        <w:r w:rsidDel="00193533">
          <w:delText>P</w:delText>
        </w:r>
      </w:del>
      <w:r>
        <w:t xml:space="preserve">ublic </w:t>
      </w:r>
      <w:ins w:id="3191" w:author="Author">
        <w:r w:rsidR="00193533">
          <w:t>a</w:t>
        </w:r>
      </w:ins>
      <w:del w:id="3192" w:author="Author">
        <w:r w:rsidDel="00193533">
          <w:delText>A</w:delText>
        </w:r>
      </w:del>
      <w:r>
        <w:t>gencies</w:t>
      </w:r>
    </w:p>
    <w:p w14:paraId="7A6937BD" w14:textId="77777777" w:rsidR="000801E7" w:rsidRDefault="000801E7" w:rsidP="00253E03">
      <w:pPr>
        <w:pStyle w:val="upar2"/>
        <w:spacing w:after="240"/>
      </w:pPr>
      <w:r>
        <w:t xml:space="preserve">Every </w:t>
      </w:r>
      <w:ins w:id="3193" w:author="Author">
        <w:r w:rsidR="00193533">
          <w:t xml:space="preserve">AU </w:t>
        </w:r>
      </w:ins>
      <w:del w:id="3194" w:author="Author">
        <w:r w:rsidDel="00193533">
          <w:delText xml:space="preserve">administrative unit </w:delText>
        </w:r>
      </w:del>
      <w:r>
        <w:t xml:space="preserve">and every public agency, as that term is defined in </w:t>
      </w:r>
      <w:ins w:id="3195" w:author="Author">
        <w:r w:rsidR="00193533">
          <w:t>s</w:t>
        </w:r>
      </w:ins>
      <w:del w:id="3196" w:author="Author">
        <w:r w:rsidDel="00193533">
          <w:delText>S</w:delText>
        </w:r>
      </w:del>
      <w:r>
        <w:t>ection 9.01(5) of these Rules, shall comply with the out-of-home and out-of-district placement requirements set forth in 34 C</w:t>
      </w:r>
      <w:ins w:id="3197" w:author="Author">
        <w:r w:rsidR="00193533">
          <w:t>.</w:t>
        </w:r>
      </w:ins>
      <w:r>
        <w:t>F</w:t>
      </w:r>
      <w:ins w:id="3198" w:author="Author">
        <w:r w:rsidR="00193533">
          <w:t>.</w:t>
        </w:r>
      </w:ins>
      <w:r>
        <w:t>R</w:t>
      </w:r>
      <w:ins w:id="3199" w:author="Author">
        <w:r w:rsidR="00193533">
          <w:t>.</w:t>
        </w:r>
      </w:ins>
      <w:r>
        <w:t xml:space="preserve"> §</w:t>
      </w:r>
      <w:ins w:id="3200" w:author="Author">
        <w:r w:rsidR="00193533">
          <w:t xml:space="preserve"> </w:t>
        </w:r>
      </w:ins>
      <w:r>
        <w:t xml:space="preserve">300.325 and </w:t>
      </w:r>
      <w:ins w:id="3201" w:author="Author">
        <w:r w:rsidR="00193533">
          <w:t>s</w:t>
        </w:r>
      </w:ins>
      <w:del w:id="3202" w:author="Author">
        <w:r w:rsidDel="00193533">
          <w:delText>S</w:delText>
        </w:r>
      </w:del>
      <w:r>
        <w:t>ection 9.00 of these Rules.</w:t>
      </w:r>
    </w:p>
    <w:p w14:paraId="318C3523" w14:textId="77777777" w:rsidR="000801E7" w:rsidRDefault="000801E7" w:rsidP="00253E03">
      <w:pPr>
        <w:pStyle w:val="par1"/>
        <w:spacing w:after="240"/>
      </w:pPr>
      <w:r>
        <w:t>4.03(</w:t>
      </w:r>
      <w:ins w:id="3203" w:author="Author">
        <w:r w:rsidR="007110A0">
          <w:t>9</w:t>
        </w:r>
      </w:ins>
      <w:del w:id="3204" w:author="Author">
        <w:r w:rsidDel="007110A0">
          <w:delText>11</w:delText>
        </w:r>
      </w:del>
      <w:r>
        <w:t>)</w:t>
      </w:r>
      <w:r>
        <w:tab/>
        <w:t xml:space="preserve">Alternative </w:t>
      </w:r>
      <w:ins w:id="3205" w:author="Author">
        <w:r w:rsidR="00193533">
          <w:t>m</w:t>
        </w:r>
      </w:ins>
      <w:del w:id="3206" w:author="Author">
        <w:r w:rsidDel="00193533">
          <w:delText>M</w:delText>
        </w:r>
      </w:del>
      <w:r>
        <w:t xml:space="preserve">eans of </w:t>
      </w:r>
      <w:ins w:id="3207" w:author="Author">
        <w:r w:rsidR="00193533">
          <w:t>m</w:t>
        </w:r>
      </w:ins>
      <w:del w:id="3208" w:author="Author">
        <w:r w:rsidDel="00193533">
          <w:delText>M</w:delText>
        </w:r>
      </w:del>
      <w:r>
        <w:t xml:space="preserve">eeting </w:t>
      </w:r>
      <w:ins w:id="3209" w:author="Author">
        <w:r w:rsidR="00193533">
          <w:t>p</w:t>
        </w:r>
      </w:ins>
      <w:del w:id="3210" w:author="Author">
        <w:r w:rsidDel="00193533">
          <w:delText>P</w:delText>
        </w:r>
      </w:del>
      <w:r>
        <w:t>articipation</w:t>
      </w:r>
    </w:p>
    <w:p w14:paraId="6ADF53B5" w14:textId="77777777" w:rsidR="000801E7" w:rsidRDefault="000801E7" w:rsidP="00253E03">
      <w:pPr>
        <w:pStyle w:val="upar2"/>
        <w:spacing w:after="240"/>
      </w:pPr>
      <w:r>
        <w:t>Alternative means of meeting participation and carrying out administrative matters involving procedural safeguards shall be consistent with 34 C</w:t>
      </w:r>
      <w:ins w:id="3211" w:author="Author">
        <w:r w:rsidR="007110A0">
          <w:t>.</w:t>
        </w:r>
      </w:ins>
      <w:r>
        <w:t>F</w:t>
      </w:r>
      <w:ins w:id="3212" w:author="Author">
        <w:r w:rsidR="007110A0">
          <w:t>.</w:t>
        </w:r>
      </w:ins>
      <w:r>
        <w:t>R</w:t>
      </w:r>
      <w:ins w:id="3213" w:author="Author">
        <w:r w:rsidR="007110A0">
          <w:t>.</w:t>
        </w:r>
      </w:ins>
      <w:r>
        <w:t xml:space="preserve"> §</w:t>
      </w:r>
      <w:ins w:id="3214" w:author="Author">
        <w:r w:rsidR="007110A0">
          <w:t xml:space="preserve"> </w:t>
        </w:r>
      </w:ins>
      <w:r>
        <w:t>300.328.</w:t>
      </w:r>
    </w:p>
    <w:p w14:paraId="149B3859" w14:textId="77777777" w:rsidR="000801E7" w:rsidRDefault="000801E7" w:rsidP="00253E03">
      <w:pPr>
        <w:pStyle w:val="Heading2"/>
        <w:spacing w:after="240"/>
      </w:pPr>
      <w:r>
        <w:t>5.00</w:t>
      </w:r>
      <w:r>
        <w:tab/>
        <w:t>REQUIREMENTS FOR FUNDING ELIGIBILITY</w:t>
      </w:r>
    </w:p>
    <w:p w14:paraId="21CD6FE5" w14:textId="77777777" w:rsidR="000801E7" w:rsidRDefault="000801E7" w:rsidP="00253E03">
      <w:pPr>
        <w:pStyle w:val="Heading3"/>
        <w:spacing w:after="240"/>
      </w:pPr>
      <w:r>
        <w:t>5.01</w:t>
      </w:r>
      <w:r>
        <w:tab/>
        <w:t>State Eligibility</w:t>
      </w:r>
    </w:p>
    <w:p w14:paraId="614A7B8E" w14:textId="77777777" w:rsidR="000801E7" w:rsidRDefault="000801E7" w:rsidP="00253E03">
      <w:pPr>
        <w:pStyle w:val="upar1"/>
        <w:spacing w:after="240"/>
      </w:pPr>
      <w:r>
        <w:t>The State of Colorado (</w:t>
      </w:r>
      <w:r w:rsidR="007C5B91">
        <w:t>“</w:t>
      </w:r>
      <w:r>
        <w:t>State</w:t>
      </w:r>
      <w:r w:rsidR="004072CD">
        <w:t>”</w:t>
      </w:r>
      <w:r>
        <w:t xml:space="preserve">) is eligible for assistance under </w:t>
      </w:r>
      <w:ins w:id="3215" w:author="Author">
        <w:r w:rsidR="00E26522">
          <w:t xml:space="preserve">IDEA </w:t>
        </w:r>
      </w:ins>
      <w:r>
        <w:t xml:space="preserve">Part B </w:t>
      </w:r>
      <w:del w:id="3216" w:author="Author">
        <w:r w:rsidDel="00E26522">
          <w:delText xml:space="preserve">of the </w:delText>
        </w:r>
        <w:r w:rsidDel="002819AB">
          <w:delText>Individuals with Disabilities Education Act (</w:delText>
        </w:r>
        <w:r w:rsidR="007C5B91" w:rsidDel="002819AB">
          <w:delText>“</w:delText>
        </w:r>
        <w:r w:rsidDel="00E26522">
          <w:delText>IDEA</w:delText>
        </w:r>
        <w:r w:rsidR="004072CD" w:rsidDel="002819AB">
          <w:delText>”</w:delText>
        </w:r>
        <w:r w:rsidDel="002819AB">
          <w:delText>)</w:delText>
        </w:r>
        <w:r w:rsidDel="00E26522">
          <w:delText xml:space="preserve"> </w:delText>
        </w:r>
      </w:del>
      <w:r>
        <w:t xml:space="preserve">if the State has in effect policies and procedures to ensure that the State meets the </w:t>
      </w:r>
      <w:del w:id="3217" w:author="Author">
        <w:r w:rsidDel="00B70E01">
          <w:delText xml:space="preserve">conditions </w:delText>
        </w:r>
      </w:del>
      <w:ins w:id="3218" w:author="Author">
        <w:r w:rsidR="003C1514">
          <w:t xml:space="preserve">requirements </w:t>
        </w:r>
      </w:ins>
      <w:r>
        <w:t>of 34 C</w:t>
      </w:r>
      <w:ins w:id="3219" w:author="Author">
        <w:r w:rsidR="002819AB">
          <w:t>.</w:t>
        </w:r>
      </w:ins>
      <w:r>
        <w:t>F</w:t>
      </w:r>
      <w:ins w:id="3220" w:author="Author">
        <w:r w:rsidR="002819AB">
          <w:t>.</w:t>
        </w:r>
      </w:ins>
      <w:r>
        <w:t>R</w:t>
      </w:r>
      <w:ins w:id="3221" w:author="Author">
        <w:r w:rsidR="002819AB">
          <w:t>.</w:t>
        </w:r>
      </w:ins>
      <w:r>
        <w:t xml:space="preserve"> §</w:t>
      </w:r>
      <w:del w:id="3222" w:author="Author">
        <w:r w:rsidDel="002819AB">
          <w:delText xml:space="preserve"> </w:delText>
        </w:r>
      </w:del>
      <w:r>
        <w:t>§</w:t>
      </w:r>
      <w:ins w:id="3223" w:author="Author">
        <w:r w:rsidR="002819AB">
          <w:t xml:space="preserve"> </w:t>
        </w:r>
      </w:ins>
      <w:r>
        <w:t>300.101 through 300.176</w:t>
      </w:r>
      <w:ins w:id="3224" w:author="Author">
        <w:r w:rsidR="00B70E01">
          <w:t>, including requirements regarding:</w:t>
        </w:r>
      </w:ins>
      <w:del w:id="3225" w:author="Author">
        <w:r w:rsidDel="00870811">
          <w:delText xml:space="preserve"> </w:delText>
        </w:r>
        <w:r w:rsidDel="003C1514">
          <w:delText>as follows:</w:delText>
        </w:r>
      </w:del>
    </w:p>
    <w:p w14:paraId="0172EEDA" w14:textId="77777777" w:rsidR="000801E7" w:rsidRDefault="000801E7" w:rsidP="00253E03">
      <w:pPr>
        <w:pStyle w:val="par1"/>
        <w:spacing w:after="240"/>
      </w:pPr>
      <w:r>
        <w:t>5.01(1)</w:t>
      </w:r>
      <w:r>
        <w:tab/>
        <w:t>FAPE</w:t>
      </w:r>
      <w:ins w:id="3226" w:author="Author">
        <w:r w:rsidR="00B70E01">
          <w:t>,</w:t>
        </w:r>
      </w:ins>
      <w:r>
        <w:t xml:space="preserve"> </w:t>
      </w:r>
      <w:del w:id="3227" w:author="Author">
        <w:r w:rsidDel="00B70E01">
          <w:delText xml:space="preserve">requirements </w:delText>
        </w:r>
        <w:r w:rsidDel="003C1514">
          <w:delText xml:space="preserve">as </w:delText>
        </w:r>
      </w:del>
      <w:r>
        <w:t>established by:</w:t>
      </w:r>
    </w:p>
    <w:p w14:paraId="3141C2C4" w14:textId="77777777" w:rsidR="000801E7" w:rsidDel="00261264" w:rsidRDefault="000801E7" w:rsidP="00253E03">
      <w:pPr>
        <w:pStyle w:val="par2"/>
        <w:spacing w:after="240"/>
        <w:rPr>
          <w:del w:id="3228" w:author="Author"/>
        </w:rPr>
      </w:pPr>
      <w:commentRangeStart w:id="3229"/>
      <w:r>
        <w:t>5.01(1)(a)</w:t>
      </w:r>
      <w:r>
        <w:tab/>
        <w:t>34 C</w:t>
      </w:r>
      <w:ins w:id="3230" w:author="Author">
        <w:r w:rsidR="00733EF8">
          <w:t>.</w:t>
        </w:r>
      </w:ins>
      <w:r>
        <w:t>F</w:t>
      </w:r>
      <w:ins w:id="3231" w:author="Author">
        <w:r w:rsidR="00733EF8">
          <w:t>.</w:t>
        </w:r>
      </w:ins>
      <w:r>
        <w:t>R</w:t>
      </w:r>
      <w:ins w:id="3232" w:author="Author">
        <w:r w:rsidR="00733EF8">
          <w:t>.</w:t>
        </w:r>
      </w:ins>
      <w:r>
        <w:t xml:space="preserve"> §</w:t>
      </w:r>
      <w:ins w:id="3233" w:author="Author">
        <w:r w:rsidR="00733EF8">
          <w:t xml:space="preserve"> </w:t>
        </w:r>
      </w:ins>
      <w:r>
        <w:t>300.101</w:t>
      </w:r>
      <w:ins w:id="3234" w:author="Author">
        <w:r w:rsidR="003C1514">
          <w:t>,</w:t>
        </w:r>
      </w:ins>
      <w:r>
        <w:t xml:space="preserve"> which addresses </w:t>
      </w:r>
      <w:del w:id="3235" w:author="Author">
        <w:r w:rsidDel="00261264">
          <w:delText>the following topics:</w:delText>
        </w:r>
      </w:del>
    </w:p>
    <w:p w14:paraId="42D99B11" w14:textId="77777777" w:rsidR="000801E7" w:rsidDel="00261264" w:rsidRDefault="000801E7">
      <w:pPr>
        <w:pStyle w:val="par2"/>
        <w:spacing w:after="240"/>
        <w:rPr>
          <w:del w:id="3236" w:author="Author"/>
        </w:rPr>
        <w:pPrChange w:id="3237" w:author="Author">
          <w:pPr>
            <w:pStyle w:val="par3"/>
          </w:pPr>
        </w:pPrChange>
      </w:pPr>
      <w:del w:id="3238" w:author="Author">
        <w:r w:rsidDel="00261264">
          <w:delText>5.01(1)(a)(i)</w:delText>
        </w:r>
        <w:r w:rsidDel="00261264">
          <w:tab/>
          <w:delText>G</w:delText>
        </w:r>
      </w:del>
      <w:ins w:id="3239" w:author="Author">
        <w:r w:rsidR="00261264">
          <w:t>g</w:t>
        </w:r>
      </w:ins>
      <w:r>
        <w:t>eneral requirements for FAPE</w:t>
      </w:r>
      <w:ins w:id="3240" w:author="Author">
        <w:r w:rsidR="00261264">
          <w:t xml:space="preserve">, </w:t>
        </w:r>
      </w:ins>
      <w:del w:id="3241" w:author="Author">
        <w:r w:rsidDel="00261264">
          <w:delText>;</w:delText>
        </w:r>
      </w:del>
    </w:p>
    <w:p w14:paraId="311EB38E" w14:textId="77777777" w:rsidR="000801E7" w:rsidDel="00261264" w:rsidRDefault="000801E7">
      <w:pPr>
        <w:pStyle w:val="par2"/>
        <w:spacing w:after="240"/>
        <w:rPr>
          <w:del w:id="3242" w:author="Author"/>
        </w:rPr>
        <w:pPrChange w:id="3243" w:author="Author">
          <w:pPr>
            <w:pStyle w:val="par3"/>
          </w:pPr>
        </w:pPrChange>
      </w:pPr>
      <w:del w:id="3244" w:author="Author">
        <w:r w:rsidDel="00261264">
          <w:delText>5.01(1)(a)(ii)</w:delText>
        </w:r>
        <w:r w:rsidDel="00261264">
          <w:tab/>
        </w:r>
      </w:del>
      <w:r>
        <w:t xml:space="preserve">FAPE for children beginning at age </w:t>
      </w:r>
      <w:ins w:id="3245" w:author="Author">
        <w:r w:rsidR="00E26522">
          <w:t>three</w:t>
        </w:r>
      </w:ins>
      <w:del w:id="3246" w:author="Author">
        <w:r w:rsidDel="00E26522">
          <w:delText>3</w:delText>
        </w:r>
      </w:del>
      <w:ins w:id="3247" w:author="Author">
        <w:r w:rsidR="00261264">
          <w:t>,</w:t>
        </w:r>
      </w:ins>
      <w:del w:id="3248" w:author="Author">
        <w:r w:rsidDel="00261264">
          <w:delText>;</w:delText>
        </w:r>
      </w:del>
      <w:r>
        <w:t xml:space="preserve"> and</w:t>
      </w:r>
      <w:ins w:id="3249" w:author="Author">
        <w:r w:rsidR="00261264">
          <w:t xml:space="preserve"> c</w:t>
        </w:r>
      </w:ins>
    </w:p>
    <w:p w14:paraId="01DB1E9D" w14:textId="03B7F59F" w:rsidR="000801E7" w:rsidRDefault="000801E7">
      <w:pPr>
        <w:pStyle w:val="par2"/>
        <w:spacing w:after="240"/>
        <w:pPrChange w:id="3250" w:author="Author">
          <w:pPr>
            <w:pStyle w:val="par3"/>
          </w:pPr>
        </w:pPrChange>
      </w:pPr>
      <w:del w:id="3251" w:author="Author">
        <w:r w:rsidDel="00261264">
          <w:delText>5.01(1)(a)(iii)</w:delText>
        </w:r>
        <w:r w:rsidDel="00261264">
          <w:tab/>
          <w:delText>C</w:delText>
        </w:r>
      </w:del>
      <w:r>
        <w:t>hildren advancing from grade to grade</w:t>
      </w:r>
      <w:ins w:id="3252" w:author="Author">
        <w:r w:rsidR="000E27D6">
          <w:t>;</w:t>
        </w:r>
      </w:ins>
      <w:del w:id="3253" w:author="Author">
        <w:r w:rsidDel="000E27D6">
          <w:delText>.</w:delText>
        </w:r>
      </w:del>
      <w:commentRangeEnd w:id="3229"/>
      <w:r w:rsidR="000E27D6">
        <w:rPr>
          <w:rStyle w:val="CommentReference"/>
          <w:sz w:val="24"/>
          <w:szCs w:val="24"/>
        </w:rPr>
        <w:commentReference w:id="3229"/>
      </w:r>
    </w:p>
    <w:p w14:paraId="4E322036" w14:textId="77777777" w:rsidR="000801E7" w:rsidDel="00261264" w:rsidRDefault="000801E7" w:rsidP="00253E03">
      <w:pPr>
        <w:pStyle w:val="par2"/>
        <w:spacing w:after="240"/>
        <w:rPr>
          <w:del w:id="3254" w:author="Author"/>
        </w:rPr>
      </w:pPr>
      <w:commentRangeStart w:id="3255"/>
      <w:r>
        <w:t>5.01(1)(b)</w:t>
      </w:r>
      <w:r>
        <w:tab/>
        <w:t>34 C</w:t>
      </w:r>
      <w:ins w:id="3256" w:author="Author">
        <w:r w:rsidR="006E6418">
          <w:t>.</w:t>
        </w:r>
      </w:ins>
      <w:r>
        <w:t>F</w:t>
      </w:r>
      <w:ins w:id="3257" w:author="Author">
        <w:r w:rsidR="006E6418">
          <w:t>.</w:t>
        </w:r>
      </w:ins>
      <w:r>
        <w:t>R</w:t>
      </w:r>
      <w:ins w:id="3258" w:author="Author">
        <w:r w:rsidR="006E6418">
          <w:t>.</w:t>
        </w:r>
      </w:ins>
      <w:r>
        <w:t xml:space="preserve"> §</w:t>
      </w:r>
      <w:ins w:id="3259" w:author="Author">
        <w:r w:rsidR="002819AB">
          <w:t xml:space="preserve"> </w:t>
        </w:r>
      </w:ins>
      <w:r>
        <w:t>300.102</w:t>
      </w:r>
      <w:ins w:id="3260" w:author="Author">
        <w:r w:rsidR="006E6418">
          <w:t>,</w:t>
        </w:r>
      </w:ins>
      <w:r>
        <w:t xml:space="preserve"> which establishes the limitations and exceptions to FAPE requirements</w:t>
      </w:r>
      <w:ins w:id="3261" w:author="Author">
        <w:r w:rsidR="00261264">
          <w:t>,</w:t>
        </w:r>
      </w:ins>
      <w:r>
        <w:t xml:space="preserve"> including</w:t>
      </w:r>
      <w:ins w:id="3262" w:author="Author">
        <w:r w:rsidR="00261264">
          <w:t xml:space="preserve"> </w:t>
        </w:r>
      </w:ins>
      <w:del w:id="3263" w:author="Author">
        <w:r w:rsidDel="00261264">
          <w:delText>:</w:delText>
        </w:r>
      </w:del>
    </w:p>
    <w:p w14:paraId="740A93C7" w14:textId="77777777" w:rsidR="000801E7" w:rsidDel="00261264" w:rsidRDefault="000801E7">
      <w:pPr>
        <w:pStyle w:val="par2"/>
        <w:spacing w:after="240"/>
        <w:rPr>
          <w:del w:id="3264" w:author="Author"/>
        </w:rPr>
        <w:pPrChange w:id="3265" w:author="Author">
          <w:pPr>
            <w:pStyle w:val="par3"/>
          </w:pPr>
        </w:pPrChange>
      </w:pPr>
      <w:del w:id="3266" w:author="Author">
        <w:r w:rsidDel="00261264">
          <w:delText>5.01(1)(b)(i)</w:delText>
        </w:r>
        <w:r w:rsidDel="00261264">
          <w:tab/>
          <w:delText>C</w:delText>
        </w:r>
      </w:del>
      <w:ins w:id="3267" w:author="Author">
        <w:r w:rsidR="00261264">
          <w:t>c</w:t>
        </w:r>
      </w:ins>
      <w:r>
        <w:t>hildren who do not meet the State’s age requirements for FAPE</w:t>
      </w:r>
      <w:ins w:id="3268" w:author="Author">
        <w:r w:rsidR="00261264">
          <w:t>, c</w:t>
        </w:r>
      </w:ins>
      <w:del w:id="3269" w:author="Author">
        <w:r w:rsidDel="00261264">
          <w:delText>;</w:delText>
        </w:r>
      </w:del>
    </w:p>
    <w:p w14:paraId="54D43A2B" w14:textId="77777777" w:rsidR="000801E7" w:rsidDel="00870811" w:rsidRDefault="000801E7">
      <w:pPr>
        <w:pStyle w:val="par2"/>
        <w:spacing w:after="240"/>
        <w:rPr>
          <w:del w:id="3270" w:author="Author"/>
        </w:rPr>
        <w:pPrChange w:id="3271" w:author="Author">
          <w:pPr>
            <w:pStyle w:val="par3"/>
          </w:pPr>
        </w:pPrChange>
      </w:pPr>
      <w:del w:id="3272" w:author="Author">
        <w:r w:rsidDel="00261264">
          <w:lastRenderedPageBreak/>
          <w:delText>5.01(1)(b)(ii)</w:delText>
        </w:r>
        <w:r w:rsidDel="00261264">
          <w:tab/>
          <w:delText>C</w:delText>
        </w:r>
      </w:del>
      <w:r>
        <w:t>hildren incarcerated in adult correctional facilities</w:t>
      </w:r>
      <w:ins w:id="3273" w:author="Author">
        <w:r w:rsidR="00870811">
          <w:t xml:space="preserve">, children with disabilities who have graduated from high school with a regular diploma, and </w:t>
        </w:r>
      </w:ins>
      <w:del w:id="3274" w:author="Author">
        <w:r w:rsidDel="00870811">
          <w:delText>;</w:delText>
        </w:r>
      </w:del>
    </w:p>
    <w:p w14:paraId="6CC86DA4" w14:textId="77777777" w:rsidR="000801E7" w:rsidDel="00870811" w:rsidRDefault="000801E7">
      <w:pPr>
        <w:pStyle w:val="par2"/>
        <w:spacing w:after="240"/>
        <w:rPr>
          <w:del w:id="3275" w:author="Author"/>
        </w:rPr>
        <w:pPrChange w:id="3276" w:author="Author">
          <w:pPr>
            <w:pStyle w:val="par3"/>
          </w:pPr>
        </w:pPrChange>
      </w:pPr>
      <w:del w:id="3277" w:author="Author">
        <w:r w:rsidDel="00870811">
          <w:delText>5.01(1)(b)(iii)</w:delText>
        </w:r>
        <w:r w:rsidDel="00870811">
          <w:tab/>
          <w:delText>Children with disabilities who have graduated from high school with a regular diploma; and</w:delText>
        </w:r>
      </w:del>
    </w:p>
    <w:p w14:paraId="60232D9A" w14:textId="77777777" w:rsidR="000801E7" w:rsidRDefault="000801E7">
      <w:pPr>
        <w:pStyle w:val="par2"/>
        <w:spacing w:after="240"/>
        <w:pPrChange w:id="3278" w:author="Author">
          <w:pPr>
            <w:pStyle w:val="par3"/>
          </w:pPr>
        </w:pPrChange>
      </w:pPr>
      <w:del w:id="3279" w:author="Author">
        <w:r w:rsidDel="00870811">
          <w:delText>5.01(1)(b)(iv)</w:delText>
        </w:r>
        <w:r w:rsidDel="00870811">
          <w:tab/>
          <w:delText>C</w:delText>
        </w:r>
      </w:del>
      <w:ins w:id="3280" w:author="Author">
        <w:r w:rsidR="00870811">
          <w:t>c</w:t>
        </w:r>
      </w:ins>
      <w:r>
        <w:t xml:space="preserve">hildren who are eligible under </w:t>
      </w:r>
      <w:del w:id="3281" w:author="Author">
        <w:r w:rsidDel="006E6418">
          <w:delText xml:space="preserve">Subpart </w:delText>
        </w:r>
      </w:del>
      <w:r>
        <w:t>34 C</w:t>
      </w:r>
      <w:ins w:id="3282" w:author="Author">
        <w:r w:rsidR="006E6418">
          <w:t>.</w:t>
        </w:r>
      </w:ins>
      <w:r>
        <w:t>F</w:t>
      </w:r>
      <w:ins w:id="3283" w:author="Author">
        <w:r w:rsidR="006E6418">
          <w:t>.</w:t>
        </w:r>
      </w:ins>
      <w:r>
        <w:t>R</w:t>
      </w:r>
      <w:ins w:id="3284" w:author="Author">
        <w:r w:rsidR="006E6418">
          <w:t>.</w:t>
        </w:r>
      </w:ins>
      <w:r>
        <w:t xml:space="preserve"> §</w:t>
      </w:r>
      <w:ins w:id="3285" w:author="Author">
        <w:r w:rsidR="006E6418">
          <w:t xml:space="preserve">§ </w:t>
        </w:r>
      </w:ins>
      <w:r>
        <w:t xml:space="preserve">300.800 through </w:t>
      </w:r>
      <w:del w:id="3286" w:author="Author">
        <w:r w:rsidDel="006E6418">
          <w:delText>§</w:delText>
        </w:r>
      </w:del>
      <w:r>
        <w:t>300.818 (preschool grants for children with disabilities</w:t>
      </w:r>
      <w:commentRangeEnd w:id="3255"/>
      <w:r w:rsidR="000E27D6">
        <w:rPr>
          <w:rStyle w:val="CommentReference"/>
          <w:sz w:val="24"/>
          <w:szCs w:val="24"/>
        </w:rPr>
        <w:commentReference w:id="3255"/>
      </w:r>
      <w:r>
        <w:t>);</w:t>
      </w:r>
    </w:p>
    <w:p w14:paraId="4099650E" w14:textId="77777777" w:rsidR="000801E7" w:rsidRDefault="000801E7" w:rsidP="00253E03">
      <w:pPr>
        <w:pStyle w:val="par2"/>
        <w:spacing w:after="240"/>
      </w:pPr>
      <w:r>
        <w:t>5.01(1)(c)</w:t>
      </w:r>
      <w:r>
        <w:tab/>
        <w:t>34 C</w:t>
      </w:r>
      <w:ins w:id="3287" w:author="Author">
        <w:r w:rsidR="002819AB">
          <w:t>.</w:t>
        </w:r>
      </w:ins>
      <w:r>
        <w:t>F</w:t>
      </w:r>
      <w:ins w:id="3288" w:author="Author">
        <w:r w:rsidR="002819AB">
          <w:t>.</w:t>
        </w:r>
      </w:ins>
      <w:r>
        <w:t>R</w:t>
      </w:r>
      <w:ins w:id="3289" w:author="Author">
        <w:r w:rsidR="002819AB">
          <w:t>.</w:t>
        </w:r>
      </w:ins>
      <w:r>
        <w:t xml:space="preserve"> §</w:t>
      </w:r>
      <w:ins w:id="3290" w:author="Author">
        <w:r w:rsidR="002819AB">
          <w:t xml:space="preserve"> </w:t>
        </w:r>
      </w:ins>
      <w:r>
        <w:t>300.103 - Methods and payments;</w:t>
      </w:r>
    </w:p>
    <w:p w14:paraId="57C6AA71" w14:textId="77777777" w:rsidR="000801E7" w:rsidRDefault="000801E7" w:rsidP="00253E03">
      <w:pPr>
        <w:pStyle w:val="par2"/>
        <w:spacing w:after="240"/>
      </w:pPr>
      <w:r>
        <w:t>5.01(1)(d)</w:t>
      </w:r>
      <w:r>
        <w:tab/>
        <w:t>34 C</w:t>
      </w:r>
      <w:ins w:id="3291" w:author="Author">
        <w:r w:rsidR="002819AB">
          <w:t>.</w:t>
        </w:r>
      </w:ins>
      <w:r>
        <w:t>F</w:t>
      </w:r>
      <w:ins w:id="3292" w:author="Author">
        <w:r w:rsidR="002819AB">
          <w:t>.</w:t>
        </w:r>
      </w:ins>
      <w:r>
        <w:t>R</w:t>
      </w:r>
      <w:ins w:id="3293" w:author="Author">
        <w:r w:rsidR="002819AB">
          <w:t>.</w:t>
        </w:r>
      </w:ins>
      <w:r>
        <w:t xml:space="preserve"> §</w:t>
      </w:r>
      <w:ins w:id="3294" w:author="Author">
        <w:r w:rsidR="002819AB">
          <w:t xml:space="preserve"> </w:t>
        </w:r>
      </w:ins>
      <w:r>
        <w:t>300.104 - Residential placement;</w:t>
      </w:r>
    </w:p>
    <w:p w14:paraId="7B85A184" w14:textId="77777777" w:rsidR="000801E7" w:rsidRDefault="000801E7" w:rsidP="00253E03">
      <w:pPr>
        <w:pStyle w:val="par2"/>
        <w:spacing w:after="240"/>
      </w:pPr>
      <w:r>
        <w:t>5.01(1)(e)</w:t>
      </w:r>
      <w:r>
        <w:tab/>
        <w:t>34 C</w:t>
      </w:r>
      <w:ins w:id="3295" w:author="Author">
        <w:r w:rsidR="002819AB">
          <w:t>.</w:t>
        </w:r>
      </w:ins>
      <w:r>
        <w:t>F</w:t>
      </w:r>
      <w:ins w:id="3296" w:author="Author">
        <w:r w:rsidR="002819AB">
          <w:t>.</w:t>
        </w:r>
      </w:ins>
      <w:r>
        <w:t>R</w:t>
      </w:r>
      <w:ins w:id="3297" w:author="Author">
        <w:r w:rsidR="002819AB">
          <w:t>.</w:t>
        </w:r>
      </w:ins>
      <w:r>
        <w:t xml:space="preserve"> §</w:t>
      </w:r>
      <w:ins w:id="3298" w:author="Author">
        <w:r w:rsidR="002819AB">
          <w:t xml:space="preserve"> </w:t>
        </w:r>
      </w:ins>
      <w:r>
        <w:t>300.105 - Assistive technology;</w:t>
      </w:r>
    </w:p>
    <w:p w14:paraId="50923771" w14:textId="776DE72A" w:rsidR="000801E7" w:rsidRDefault="000801E7" w:rsidP="00253E03">
      <w:pPr>
        <w:pStyle w:val="par2"/>
        <w:spacing w:after="240"/>
      </w:pPr>
      <w:r>
        <w:t>5.01(1)(f)</w:t>
      </w:r>
      <w:r>
        <w:tab/>
        <w:t>34 C</w:t>
      </w:r>
      <w:ins w:id="3299" w:author="Author">
        <w:r w:rsidR="002819AB">
          <w:t>.</w:t>
        </w:r>
      </w:ins>
      <w:r>
        <w:t>F</w:t>
      </w:r>
      <w:ins w:id="3300" w:author="Author">
        <w:r w:rsidR="002819AB">
          <w:t>.</w:t>
        </w:r>
      </w:ins>
      <w:r>
        <w:t>R</w:t>
      </w:r>
      <w:ins w:id="3301" w:author="Author">
        <w:r w:rsidR="002819AB">
          <w:t>.</w:t>
        </w:r>
      </w:ins>
      <w:r>
        <w:t xml:space="preserve"> §</w:t>
      </w:r>
      <w:ins w:id="3302" w:author="Author">
        <w:r w:rsidR="002819AB">
          <w:t xml:space="preserve"> </w:t>
        </w:r>
      </w:ins>
      <w:r>
        <w:t xml:space="preserve">300.106 - </w:t>
      </w:r>
      <w:del w:id="3303" w:author="Author">
        <w:r w:rsidDel="001D7D43">
          <w:delText>Extended school year</w:delText>
        </w:r>
      </w:del>
      <w:ins w:id="3304" w:author="Author">
        <w:r w:rsidR="001D7D43">
          <w:t>ESY</w:t>
        </w:r>
      </w:ins>
      <w:r>
        <w:t xml:space="preserve"> services;</w:t>
      </w:r>
    </w:p>
    <w:p w14:paraId="1465D8DF" w14:textId="77777777" w:rsidR="000801E7" w:rsidRDefault="000801E7" w:rsidP="00253E03">
      <w:pPr>
        <w:pStyle w:val="par2"/>
        <w:spacing w:after="240"/>
      </w:pPr>
      <w:r>
        <w:t>5.01(1)(g)</w:t>
      </w:r>
      <w:r>
        <w:tab/>
        <w:t>34 C</w:t>
      </w:r>
      <w:ins w:id="3305" w:author="Author">
        <w:r w:rsidR="002819AB">
          <w:t>.</w:t>
        </w:r>
      </w:ins>
      <w:r>
        <w:t>F</w:t>
      </w:r>
      <w:ins w:id="3306" w:author="Author">
        <w:r w:rsidR="002819AB">
          <w:t>.</w:t>
        </w:r>
      </w:ins>
      <w:r>
        <w:t>R</w:t>
      </w:r>
      <w:ins w:id="3307" w:author="Author">
        <w:r w:rsidR="002819AB">
          <w:t>.</w:t>
        </w:r>
      </w:ins>
      <w:r>
        <w:t xml:space="preserve"> §</w:t>
      </w:r>
      <w:ins w:id="3308" w:author="Author">
        <w:r w:rsidR="002819AB">
          <w:t xml:space="preserve"> </w:t>
        </w:r>
      </w:ins>
      <w:r>
        <w:t>300.107 - Nonacademic services;</w:t>
      </w:r>
    </w:p>
    <w:p w14:paraId="223DAF4A" w14:textId="77777777" w:rsidR="000801E7" w:rsidRDefault="000801E7" w:rsidP="00253E03">
      <w:pPr>
        <w:pStyle w:val="par2"/>
        <w:spacing w:after="240"/>
      </w:pPr>
      <w:r>
        <w:t>5.01(1)(h)</w:t>
      </w:r>
      <w:r>
        <w:tab/>
        <w:t>34 C</w:t>
      </w:r>
      <w:ins w:id="3309" w:author="Author">
        <w:r w:rsidR="002819AB">
          <w:t>.</w:t>
        </w:r>
      </w:ins>
      <w:r>
        <w:t>F</w:t>
      </w:r>
      <w:ins w:id="3310" w:author="Author">
        <w:r w:rsidR="002819AB">
          <w:t>.</w:t>
        </w:r>
      </w:ins>
      <w:r>
        <w:t>R</w:t>
      </w:r>
      <w:ins w:id="3311" w:author="Author">
        <w:r w:rsidR="002819AB">
          <w:t>.</w:t>
        </w:r>
      </w:ins>
      <w:r>
        <w:t xml:space="preserve"> §</w:t>
      </w:r>
      <w:ins w:id="3312" w:author="Author">
        <w:r w:rsidR="002819AB">
          <w:t xml:space="preserve"> </w:t>
        </w:r>
      </w:ins>
      <w:r>
        <w:t>300.108 - Physical education;</w:t>
      </w:r>
    </w:p>
    <w:p w14:paraId="337A8047" w14:textId="77777777" w:rsidR="000801E7" w:rsidRDefault="000801E7" w:rsidP="00253E03">
      <w:pPr>
        <w:pStyle w:val="par2"/>
        <w:spacing w:after="240"/>
      </w:pPr>
      <w:r>
        <w:t>5.01(1)(i)</w:t>
      </w:r>
      <w:r>
        <w:tab/>
        <w:t>34 C</w:t>
      </w:r>
      <w:ins w:id="3313" w:author="Author">
        <w:r w:rsidR="002819AB">
          <w:t>.</w:t>
        </w:r>
      </w:ins>
      <w:r>
        <w:t>F</w:t>
      </w:r>
      <w:ins w:id="3314" w:author="Author">
        <w:r w:rsidR="002819AB">
          <w:t>.</w:t>
        </w:r>
      </w:ins>
      <w:r>
        <w:t>R</w:t>
      </w:r>
      <w:ins w:id="3315" w:author="Author">
        <w:r w:rsidR="002819AB">
          <w:t>.</w:t>
        </w:r>
      </w:ins>
      <w:r>
        <w:t xml:space="preserve"> §</w:t>
      </w:r>
      <w:ins w:id="3316" w:author="Author">
        <w:r w:rsidR="002819AB">
          <w:t xml:space="preserve"> </w:t>
        </w:r>
      </w:ins>
      <w:r>
        <w:t>300.109 - Full educational opportunity goal;</w:t>
      </w:r>
    </w:p>
    <w:p w14:paraId="7D97E7D3" w14:textId="77777777" w:rsidR="000801E7" w:rsidRDefault="000801E7" w:rsidP="00253E03">
      <w:pPr>
        <w:pStyle w:val="par2"/>
        <w:spacing w:after="240"/>
      </w:pPr>
      <w:r>
        <w:t>5.01(1)(j)</w:t>
      </w:r>
      <w:r>
        <w:tab/>
        <w:t>34 C</w:t>
      </w:r>
      <w:ins w:id="3317" w:author="Author">
        <w:r w:rsidR="002819AB">
          <w:t>.</w:t>
        </w:r>
      </w:ins>
      <w:r>
        <w:t>F</w:t>
      </w:r>
      <w:ins w:id="3318" w:author="Author">
        <w:r w:rsidR="002819AB">
          <w:t>.</w:t>
        </w:r>
      </w:ins>
      <w:r>
        <w:t>R</w:t>
      </w:r>
      <w:ins w:id="3319" w:author="Author">
        <w:r w:rsidR="002819AB">
          <w:t>.</w:t>
        </w:r>
      </w:ins>
      <w:r>
        <w:t xml:space="preserve"> §</w:t>
      </w:r>
      <w:ins w:id="3320" w:author="Author">
        <w:r w:rsidR="002819AB">
          <w:t xml:space="preserve"> </w:t>
        </w:r>
      </w:ins>
      <w:r>
        <w:t>300.110 - Program options;</w:t>
      </w:r>
    </w:p>
    <w:p w14:paraId="47A58728" w14:textId="77777777" w:rsidR="000801E7" w:rsidRDefault="000801E7" w:rsidP="00253E03">
      <w:pPr>
        <w:pStyle w:val="par2"/>
        <w:spacing w:after="240"/>
      </w:pPr>
      <w:r>
        <w:t>5.01(1)(k)</w:t>
      </w:r>
      <w:r>
        <w:tab/>
        <w:t>34 C</w:t>
      </w:r>
      <w:ins w:id="3321" w:author="Author">
        <w:r w:rsidR="002819AB">
          <w:t>.</w:t>
        </w:r>
      </w:ins>
      <w:r>
        <w:t>F</w:t>
      </w:r>
      <w:ins w:id="3322" w:author="Author">
        <w:r w:rsidR="002819AB">
          <w:t>.</w:t>
        </w:r>
      </w:ins>
      <w:r>
        <w:t>R</w:t>
      </w:r>
      <w:ins w:id="3323" w:author="Author">
        <w:r w:rsidR="002819AB">
          <w:t>.</w:t>
        </w:r>
      </w:ins>
      <w:r>
        <w:t xml:space="preserve"> §</w:t>
      </w:r>
      <w:ins w:id="3324" w:author="Author">
        <w:r w:rsidR="002819AB">
          <w:t xml:space="preserve"> </w:t>
        </w:r>
      </w:ins>
      <w:r>
        <w:t xml:space="preserve">300.111 - Child </w:t>
      </w:r>
      <w:ins w:id="3325" w:author="Author">
        <w:r w:rsidR="006E6418">
          <w:t>F</w:t>
        </w:r>
      </w:ins>
      <w:del w:id="3326" w:author="Author">
        <w:r w:rsidDel="006E6418">
          <w:delText>f</w:delText>
        </w:r>
      </w:del>
      <w:r>
        <w:t>ind;</w:t>
      </w:r>
    </w:p>
    <w:p w14:paraId="343EECF6" w14:textId="77777777" w:rsidR="000801E7" w:rsidRDefault="000801E7" w:rsidP="00253E03">
      <w:pPr>
        <w:pStyle w:val="par2"/>
        <w:spacing w:after="240"/>
      </w:pPr>
      <w:r>
        <w:t>5.01(1)(l)</w:t>
      </w:r>
      <w:r>
        <w:tab/>
        <w:t>34 C</w:t>
      </w:r>
      <w:ins w:id="3327" w:author="Author">
        <w:r w:rsidR="002819AB">
          <w:t>.</w:t>
        </w:r>
      </w:ins>
      <w:r>
        <w:t>F</w:t>
      </w:r>
      <w:ins w:id="3328" w:author="Author">
        <w:r w:rsidR="002819AB">
          <w:t>.</w:t>
        </w:r>
      </w:ins>
      <w:r>
        <w:t>R</w:t>
      </w:r>
      <w:ins w:id="3329" w:author="Author">
        <w:r w:rsidR="002819AB">
          <w:t>.</w:t>
        </w:r>
      </w:ins>
      <w:r>
        <w:t xml:space="preserve"> §</w:t>
      </w:r>
      <w:ins w:id="3330" w:author="Author">
        <w:r w:rsidR="002819AB">
          <w:t xml:space="preserve"> </w:t>
        </w:r>
      </w:ins>
      <w:r>
        <w:t>300.112 - IEPs; and</w:t>
      </w:r>
    </w:p>
    <w:p w14:paraId="6D1574A1" w14:textId="77777777" w:rsidR="000801E7" w:rsidRDefault="000801E7" w:rsidP="00253E03">
      <w:pPr>
        <w:pStyle w:val="par2"/>
        <w:spacing w:after="240"/>
      </w:pPr>
      <w:r>
        <w:t>5.01(1)(m)</w:t>
      </w:r>
      <w:r>
        <w:tab/>
        <w:t>34 C</w:t>
      </w:r>
      <w:ins w:id="3331" w:author="Author">
        <w:r w:rsidR="002819AB">
          <w:t>.</w:t>
        </w:r>
      </w:ins>
      <w:r>
        <w:t>F</w:t>
      </w:r>
      <w:ins w:id="3332" w:author="Author">
        <w:r w:rsidR="002819AB">
          <w:t>.</w:t>
        </w:r>
      </w:ins>
      <w:r>
        <w:t>R</w:t>
      </w:r>
      <w:ins w:id="3333" w:author="Author">
        <w:r w:rsidR="002819AB">
          <w:t>.</w:t>
        </w:r>
      </w:ins>
      <w:r>
        <w:t xml:space="preserve"> §</w:t>
      </w:r>
      <w:ins w:id="3334" w:author="Author">
        <w:r w:rsidR="002819AB">
          <w:t xml:space="preserve"> </w:t>
        </w:r>
      </w:ins>
      <w:r>
        <w:t>300.113 - Routine checking of hearing aids and external components of surgically implanted medical devices</w:t>
      </w:r>
      <w:ins w:id="3335" w:author="Author">
        <w:r w:rsidR="00B70E01">
          <w:t>;</w:t>
        </w:r>
      </w:ins>
      <w:del w:id="3336" w:author="Author">
        <w:r w:rsidDel="00B70E01">
          <w:delText>.</w:delText>
        </w:r>
      </w:del>
    </w:p>
    <w:p w14:paraId="6B282777" w14:textId="77777777" w:rsidR="000801E7" w:rsidRDefault="000801E7" w:rsidP="00253E03">
      <w:pPr>
        <w:pStyle w:val="par1"/>
        <w:spacing w:after="240"/>
      </w:pPr>
      <w:r>
        <w:t>5.01(2)</w:t>
      </w:r>
      <w:r>
        <w:tab/>
        <w:t>Least restrictive environment (LRE)</w:t>
      </w:r>
      <w:ins w:id="3337" w:author="Author">
        <w:r w:rsidR="00B70E01">
          <w:t xml:space="preserve">, </w:t>
        </w:r>
      </w:ins>
      <w:del w:id="3338" w:author="Author">
        <w:r w:rsidDel="00B70E01">
          <w:delText xml:space="preserve"> requirements </w:delText>
        </w:r>
        <w:r w:rsidDel="00870811">
          <w:delText xml:space="preserve">as </w:delText>
        </w:r>
      </w:del>
      <w:r>
        <w:t>established by:</w:t>
      </w:r>
    </w:p>
    <w:p w14:paraId="7E7EFE7B" w14:textId="77777777" w:rsidR="000801E7" w:rsidRDefault="000801E7" w:rsidP="00253E03">
      <w:pPr>
        <w:pStyle w:val="par2"/>
        <w:spacing w:after="240"/>
      </w:pPr>
      <w:r>
        <w:t>5.01(2)(a)</w:t>
      </w:r>
      <w:r>
        <w:tab/>
        <w:t>34 C</w:t>
      </w:r>
      <w:ins w:id="3339" w:author="Author">
        <w:r w:rsidR="002819AB">
          <w:t>.</w:t>
        </w:r>
      </w:ins>
      <w:r>
        <w:t>F</w:t>
      </w:r>
      <w:ins w:id="3340" w:author="Author">
        <w:r w:rsidR="002819AB">
          <w:t>.</w:t>
        </w:r>
      </w:ins>
      <w:r>
        <w:t>R</w:t>
      </w:r>
      <w:ins w:id="3341" w:author="Author">
        <w:r w:rsidR="002819AB">
          <w:t>.</w:t>
        </w:r>
      </w:ins>
      <w:r>
        <w:t xml:space="preserve"> §</w:t>
      </w:r>
      <w:ins w:id="3342" w:author="Author">
        <w:r w:rsidR="002819AB">
          <w:t xml:space="preserve"> </w:t>
        </w:r>
      </w:ins>
      <w:r>
        <w:t>300.114 - General requirements;</w:t>
      </w:r>
    </w:p>
    <w:p w14:paraId="68F5B76E" w14:textId="77777777" w:rsidR="000801E7" w:rsidRDefault="000801E7" w:rsidP="00253E03">
      <w:pPr>
        <w:pStyle w:val="par2"/>
        <w:spacing w:after="240"/>
      </w:pPr>
      <w:r>
        <w:t>5.01(2)(b)</w:t>
      </w:r>
      <w:r>
        <w:tab/>
        <w:t>34 C</w:t>
      </w:r>
      <w:ins w:id="3343" w:author="Author">
        <w:r w:rsidR="002819AB">
          <w:t>.</w:t>
        </w:r>
      </w:ins>
      <w:r>
        <w:t>F</w:t>
      </w:r>
      <w:ins w:id="3344" w:author="Author">
        <w:r w:rsidR="002819AB">
          <w:t>.</w:t>
        </w:r>
      </w:ins>
      <w:r>
        <w:t>R</w:t>
      </w:r>
      <w:ins w:id="3345" w:author="Author">
        <w:r w:rsidR="002819AB">
          <w:t>.</w:t>
        </w:r>
      </w:ins>
      <w:r>
        <w:t xml:space="preserve"> §</w:t>
      </w:r>
      <w:ins w:id="3346" w:author="Author">
        <w:r w:rsidR="002819AB">
          <w:t xml:space="preserve"> </w:t>
        </w:r>
      </w:ins>
      <w:r>
        <w:t>300.115 - Continuum of alternative placements;</w:t>
      </w:r>
    </w:p>
    <w:p w14:paraId="358AF5D1" w14:textId="77777777" w:rsidR="000801E7" w:rsidRDefault="000801E7" w:rsidP="00253E03">
      <w:pPr>
        <w:pStyle w:val="par2"/>
        <w:spacing w:after="240"/>
      </w:pPr>
      <w:r>
        <w:t>5.01(2)(c)</w:t>
      </w:r>
      <w:r>
        <w:tab/>
        <w:t>34 C</w:t>
      </w:r>
      <w:ins w:id="3347" w:author="Author">
        <w:r w:rsidR="002819AB">
          <w:t>.</w:t>
        </w:r>
      </w:ins>
      <w:r>
        <w:t>F</w:t>
      </w:r>
      <w:ins w:id="3348" w:author="Author">
        <w:r w:rsidR="002819AB">
          <w:t>.</w:t>
        </w:r>
      </w:ins>
      <w:r>
        <w:t>R</w:t>
      </w:r>
      <w:ins w:id="3349" w:author="Author">
        <w:r w:rsidR="002819AB">
          <w:t>.</w:t>
        </w:r>
      </w:ins>
      <w:r>
        <w:t xml:space="preserve"> §</w:t>
      </w:r>
      <w:ins w:id="3350" w:author="Author">
        <w:r w:rsidR="002819AB">
          <w:t xml:space="preserve"> </w:t>
        </w:r>
      </w:ins>
      <w:r>
        <w:t>300.116 - Placements;</w:t>
      </w:r>
    </w:p>
    <w:p w14:paraId="2F051A42" w14:textId="77777777" w:rsidR="000801E7" w:rsidRDefault="000801E7" w:rsidP="00253E03">
      <w:pPr>
        <w:pStyle w:val="par2"/>
        <w:spacing w:after="240"/>
      </w:pPr>
      <w:r>
        <w:t>5.01(2)(d)</w:t>
      </w:r>
      <w:r>
        <w:tab/>
        <w:t>34 C</w:t>
      </w:r>
      <w:ins w:id="3351" w:author="Author">
        <w:r w:rsidR="002819AB">
          <w:t>.</w:t>
        </w:r>
      </w:ins>
      <w:r>
        <w:t>F</w:t>
      </w:r>
      <w:ins w:id="3352" w:author="Author">
        <w:r w:rsidR="002819AB">
          <w:t>.</w:t>
        </w:r>
      </w:ins>
      <w:r>
        <w:t>R</w:t>
      </w:r>
      <w:ins w:id="3353" w:author="Author">
        <w:r w:rsidR="002819AB">
          <w:t>.</w:t>
        </w:r>
      </w:ins>
      <w:r>
        <w:t xml:space="preserve"> §</w:t>
      </w:r>
      <w:ins w:id="3354" w:author="Author">
        <w:r w:rsidR="002819AB">
          <w:t xml:space="preserve"> </w:t>
        </w:r>
      </w:ins>
      <w:r>
        <w:t>300.117 - Nonacademic settings;</w:t>
      </w:r>
    </w:p>
    <w:p w14:paraId="71CD2CD1" w14:textId="77777777" w:rsidR="000801E7" w:rsidRDefault="000801E7" w:rsidP="00253E03">
      <w:pPr>
        <w:pStyle w:val="par2"/>
        <w:spacing w:after="240"/>
      </w:pPr>
      <w:r>
        <w:lastRenderedPageBreak/>
        <w:t>5.01(2)(e)</w:t>
      </w:r>
      <w:r>
        <w:tab/>
        <w:t>34 C</w:t>
      </w:r>
      <w:ins w:id="3355" w:author="Author">
        <w:r w:rsidR="002819AB">
          <w:t>.</w:t>
        </w:r>
      </w:ins>
      <w:r>
        <w:t>F</w:t>
      </w:r>
      <w:ins w:id="3356" w:author="Author">
        <w:r w:rsidR="002819AB">
          <w:t>.</w:t>
        </w:r>
      </w:ins>
      <w:r>
        <w:t>R</w:t>
      </w:r>
      <w:ins w:id="3357" w:author="Author">
        <w:r w:rsidR="002819AB">
          <w:t>.</w:t>
        </w:r>
      </w:ins>
      <w:r>
        <w:t xml:space="preserve"> §</w:t>
      </w:r>
      <w:ins w:id="3358" w:author="Author">
        <w:r w:rsidR="002819AB">
          <w:t xml:space="preserve"> </w:t>
        </w:r>
      </w:ins>
      <w:r>
        <w:t>300.118 - Children in public or private institutions;</w:t>
      </w:r>
    </w:p>
    <w:p w14:paraId="673D3BC5" w14:textId="77777777" w:rsidR="000801E7" w:rsidRDefault="000801E7" w:rsidP="00253E03">
      <w:pPr>
        <w:pStyle w:val="par2"/>
        <w:spacing w:after="240"/>
      </w:pPr>
      <w:r>
        <w:t>5.01(2)(f)</w:t>
      </w:r>
      <w:r>
        <w:tab/>
        <w:t>34 C</w:t>
      </w:r>
      <w:ins w:id="3359" w:author="Author">
        <w:r w:rsidR="002819AB">
          <w:t>.</w:t>
        </w:r>
      </w:ins>
      <w:r>
        <w:t>F</w:t>
      </w:r>
      <w:ins w:id="3360" w:author="Author">
        <w:r w:rsidR="002819AB">
          <w:t>.</w:t>
        </w:r>
      </w:ins>
      <w:r>
        <w:t>R</w:t>
      </w:r>
      <w:ins w:id="3361" w:author="Author">
        <w:r w:rsidR="002819AB">
          <w:t>.</w:t>
        </w:r>
      </w:ins>
      <w:r>
        <w:t xml:space="preserve"> §</w:t>
      </w:r>
      <w:ins w:id="3362" w:author="Author">
        <w:r w:rsidR="002819AB">
          <w:t xml:space="preserve"> </w:t>
        </w:r>
      </w:ins>
      <w:r>
        <w:t>300.119 - Technical assistance and training activities; and</w:t>
      </w:r>
    </w:p>
    <w:p w14:paraId="332AD97F" w14:textId="77777777" w:rsidR="000801E7" w:rsidRDefault="000801E7" w:rsidP="00253E03">
      <w:pPr>
        <w:pStyle w:val="par2"/>
        <w:spacing w:after="240"/>
      </w:pPr>
      <w:r>
        <w:t>5.01(2)(g)</w:t>
      </w:r>
      <w:r>
        <w:tab/>
        <w:t>34 C</w:t>
      </w:r>
      <w:ins w:id="3363" w:author="Author">
        <w:r w:rsidR="002819AB">
          <w:t>.</w:t>
        </w:r>
      </w:ins>
      <w:r>
        <w:t>F</w:t>
      </w:r>
      <w:ins w:id="3364" w:author="Author">
        <w:r w:rsidR="002819AB">
          <w:t>.</w:t>
        </w:r>
      </w:ins>
      <w:r>
        <w:t>R</w:t>
      </w:r>
      <w:ins w:id="3365" w:author="Author">
        <w:r w:rsidR="002819AB">
          <w:t>.</w:t>
        </w:r>
      </w:ins>
      <w:r>
        <w:t xml:space="preserve"> §</w:t>
      </w:r>
      <w:ins w:id="3366" w:author="Author">
        <w:r w:rsidR="002819AB">
          <w:t xml:space="preserve"> </w:t>
        </w:r>
      </w:ins>
      <w:r>
        <w:t>300.120 - Monitoring activities</w:t>
      </w:r>
      <w:ins w:id="3367" w:author="Author">
        <w:r w:rsidR="00B70E01">
          <w:t>;</w:t>
        </w:r>
      </w:ins>
      <w:del w:id="3368" w:author="Author">
        <w:r w:rsidDel="00B70E01">
          <w:delText>.</w:delText>
        </w:r>
      </w:del>
    </w:p>
    <w:p w14:paraId="0DE6AA51" w14:textId="77777777" w:rsidR="000801E7" w:rsidRDefault="000801E7" w:rsidP="00253E03">
      <w:pPr>
        <w:pStyle w:val="par1"/>
        <w:spacing w:after="240"/>
      </w:pPr>
      <w:r>
        <w:t>5.01(3)</w:t>
      </w:r>
      <w:r>
        <w:tab/>
      </w:r>
      <w:del w:id="3369" w:author="Author">
        <w:r w:rsidDel="00B70E01">
          <w:delText>Requirements for p</w:delText>
        </w:r>
      </w:del>
      <w:ins w:id="3370" w:author="Author">
        <w:r w:rsidR="00B70E01">
          <w:t>P</w:t>
        </w:r>
      </w:ins>
      <w:r>
        <w:t>rocedural safeguards</w:t>
      </w:r>
      <w:ins w:id="3371" w:author="Author">
        <w:r w:rsidR="00B70E01">
          <w:t xml:space="preserve">, </w:t>
        </w:r>
      </w:ins>
      <w:del w:id="3372" w:author="Author">
        <w:r w:rsidDel="009529F9">
          <w:delText xml:space="preserve"> as</w:delText>
        </w:r>
        <w:r w:rsidDel="00B70E01">
          <w:delText xml:space="preserve"> </w:delText>
        </w:r>
      </w:del>
      <w:r>
        <w:t>established by 34 C</w:t>
      </w:r>
      <w:ins w:id="3373" w:author="Author">
        <w:r w:rsidR="002819AB">
          <w:t>.</w:t>
        </w:r>
      </w:ins>
      <w:r>
        <w:t>F</w:t>
      </w:r>
      <w:ins w:id="3374" w:author="Author">
        <w:r w:rsidR="002819AB">
          <w:t>.</w:t>
        </w:r>
      </w:ins>
      <w:r>
        <w:t>R</w:t>
      </w:r>
      <w:ins w:id="3375" w:author="Author">
        <w:r w:rsidR="002819AB">
          <w:t>.</w:t>
        </w:r>
      </w:ins>
      <w:r>
        <w:t xml:space="preserve"> </w:t>
      </w:r>
      <w:ins w:id="3376" w:author="Author">
        <w:r w:rsidR="002819AB">
          <w:t xml:space="preserve">§§ </w:t>
        </w:r>
      </w:ins>
      <w:r>
        <w:t xml:space="preserve">300.121 and </w:t>
      </w:r>
      <w:del w:id="3377" w:author="Author">
        <w:r w:rsidDel="002819AB">
          <w:delText>§</w:delText>
        </w:r>
      </w:del>
      <w:r>
        <w:t xml:space="preserve">300.500 through </w:t>
      </w:r>
      <w:del w:id="3378" w:author="Author">
        <w:r w:rsidDel="002819AB">
          <w:delText>§</w:delText>
        </w:r>
      </w:del>
      <w:r>
        <w:t>300.536</w:t>
      </w:r>
      <w:ins w:id="3379" w:author="Author">
        <w:r w:rsidR="009529F9">
          <w:t>,</w:t>
        </w:r>
      </w:ins>
      <w:r>
        <w:t xml:space="preserve"> except as is otherwise provided for in </w:t>
      </w:r>
      <w:ins w:id="3380" w:author="Author">
        <w:r w:rsidR="002819AB">
          <w:t>s</w:t>
        </w:r>
      </w:ins>
      <w:del w:id="3381" w:author="Author">
        <w:r w:rsidDel="002819AB">
          <w:delText>S</w:delText>
        </w:r>
      </w:del>
      <w:r>
        <w:t>ection 6.02 of these Rules</w:t>
      </w:r>
      <w:ins w:id="3382" w:author="Author">
        <w:r w:rsidR="00B70E01">
          <w:t>;</w:t>
        </w:r>
      </w:ins>
      <w:del w:id="3383" w:author="Author">
        <w:r w:rsidDel="00B70E01">
          <w:delText>.</w:delText>
        </w:r>
      </w:del>
    </w:p>
    <w:p w14:paraId="65209C59" w14:textId="77777777" w:rsidR="000801E7" w:rsidRDefault="000801E7" w:rsidP="00253E03">
      <w:pPr>
        <w:pStyle w:val="par1"/>
        <w:spacing w:after="240"/>
      </w:pPr>
      <w:r>
        <w:t>5.01(4)</w:t>
      </w:r>
      <w:r>
        <w:tab/>
      </w:r>
      <w:del w:id="3384" w:author="Author">
        <w:r w:rsidDel="00B70E01">
          <w:delText>Requirements for e</w:delText>
        </w:r>
      </w:del>
      <w:ins w:id="3385" w:author="Author">
        <w:r w:rsidR="00B70E01">
          <w:t>E</w:t>
        </w:r>
      </w:ins>
      <w:r>
        <w:t>valuation</w:t>
      </w:r>
      <w:ins w:id="3386" w:author="Author">
        <w:r w:rsidR="00B70E01">
          <w:t xml:space="preserve">, </w:t>
        </w:r>
      </w:ins>
      <w:del w:id="3387" w:author="Author">
        <w:r w:rsidDel="009529F9">
          <w:delText xml:space="preserve"> as</w:delText>
        </w:r>
        <w:r w:rsidDel="00B70E01">
          <w:delText xml:space="preserve"> </w:delText>
        </w:r>
      </w:del>
      <w:r>
        <w:t>established by 34 C</w:t>
      </w:r>
      <w:ins w:id="3388" w:author="Author">
        <w:r w:rsidR="002819AB">
          <w:t>.</w:t>
        </w:r>
      </w:ins>
      <w:r>
        <w:t>F</w:t>
      </w:r>
      <w:ins w:id="3389" w:author="Author">
        <w:r w:rsidR="002819AB">
          <w:t>.</w:t>
        </w:r>
      </w:ins>
      <w:r>
        <w:t>R</w:t>
      </w:r>
      <w:ins w:id="3390" w:author="Author">
        <w:r w:rsidR="002819AB">
          <w:t>.</w:t>
        </w:r>
      </w:ins>
      <w:r>
        <w:t xml:space="preserve"> §</w:t>
      </w:r>
      <w:ins w:id="3391" w:author="Author">
        <w:r w:rsidR="002819AB">
          <w:t xml:space="preserve">§ </w:t>
        </w:r>
      </w:ins>
      <w:r>
        <w:t xml:space="preserve">300.122 and </w:t>
      </w:r>
      <w:del w:id="3392" w:author="Author">
        <w:r w:rsidDel="002819AB">
          <w:delText>§</w:delText>
        </w:r>
      </w:del>
      <w:r>
        <w:t xml:space="preserve">300.300 through </w:t>
      </w:r>
      <w:del w:id="3393" w:author="Author">
        <w:r w:rsidDel="002819AB">
          <w:delText>§</w:delText>
        </w:r>
      </w:del>
      <w:r>
        <w:t>300.311</w:t>
      </w:r>
      <w:ins w:id="3394" w:author="Author">
        <w:r w:rsidR="002819AB">
          <w:t>,</w:t>
        </w:r>
      </w:ins>
      <w:r>
        <w:t xml:space="preserve"> except as is otherwise provided for in </w:t>
      </w:r>
      <w:del w:id="3395" w:author="Author">
        <w:r w:rsidDel="002819AB">
          <w:delText>S</w:delText>
        </w:r>
      </w:del>
      <w:ins w:id="3396" w:author="Author">
        <w:r w:rsidR="002819AB">
          <w:t>s</w:t>
        </w:r>
      </w:ins>
      <w:r>
        <w:t>ection 4.03 of these Rules</w:t>
      </w:r>
      <w:ins w:id="3397" w:author="Author">
        <w:r w:rsidR="00B70E01">
          <w:t>;</w:t>
        </w:r>
      </w:ins>
      <w:del w:id="3398" w:author="Author">
        <w:r w:rsidDel="00B70E01">
          <w:delText>.</w:delText>
        </w:r>
      </w:del>
    </w:p>
    <w:p w14:paraId="2F1AE1A4" w14:textId="1FDE9C6A" w:rsidR="000801E7" w:rsidRDefault="000801E7" w:rsidP="00253E03">
      <w:pPr>
        <w:pStyle w:val="par1"/>
        <w:spacing w:after="240"/>
      </w:pPr>
      <w:r>
        <w:t>5.01(5)</w:t>
      </w:r>
      <w:r>
        <w:tab/>
      </w:r>
      <w:del w:id="3399" w:author="Author">
        <w:r w:rsidDel="00B70E01">
          <w:delText>Requirements for s</w:delText>
        </w:r>
      </w:del>
      <w:ins w:id="3400" w:author="Author">
        <w:r w:rsidR="00B70E01">
          <w:t>S</w:t>
        </w:r>
      </w:ins>
      <w:r>
        <w:t xml:space="preserve">afeguarding the confidentiality of </w:t>
      </w:r>
      <w:del w:id="3401" w:author="Author">
        <w:r w:rsidDel="003E7262">
          <w:delText>personally identifiable information</w:delText>
        </w:r>
      </w:del>
      <w:ins w:id="3402" w:author="Author">
        <w:r w:rsidR="003E7262">
          <w:t>PII</w:t>
        </w:r>
        <w:r w:rsidR="00B70E01">
          <w:t xml:space="preserve">, </w:t>
        </w:r>
      </w:ins>
      <w:del w:id="3403" w:author="Author">
        <w:r w:rsidDel="009529F9">
          <w:delText xml:space="preserve"> as</w:delText>
        </w:r>
        <w:r w:rsidDel="00B70E01">
          <w:delText xml:space="preserve"> </w:delText>
        </w:r>
      </w:del>
      <w:r>
        <w:t>established by 34 C</w:t>
      </w:r>
      <w:ins w:id="3404" w:author="Author">
        <w:r w:rsidR="002819AB">
          <w:t>.</w:t>
        </w:r>
      </w:ins>
      <w:r>
        <w:t>F</w:t>
      </w:r>
      <w:ins w:id="3405" w:author="Author">
        <w:r w:rsidR="002819AB">
          <w:t>.</w:t>
        </w:r>
      </w:ins>
      <w:r>
        <w:t>R</w:t>
      </w:r>
      <w:ins w:id="3406" w:author="Author">
        <w:r w:rsidR="002819AB">
          <w:t>.</w:t>
        </w:r>
      </w:ins>
      <w:r>
        <w:t xml:space="preserve"> §</w:t>
      </w:r>
      <w:ins w:id="3407" w:author="Author">
        <w:r w:rsidR="002819AB">
          <w:t xml:space="preserve">§ </w:t>
        </w:r>
      </w:ins>
      <w:r>
        <w:t xml:space="preserve">300.123 and </w:t>
      </w:r>
      <w:del w:id="3408" w:author="Author">
        <w:r w:rsidDel="002819AB">
          <w:delText>§</w:delText>
        </w:r>
      </w:del>
      <w:r>
        <w:t xml:space="preserve">300.610 through </w:t>
      </w:r>
      <w:del w:id="3409" w:author="Author">
        <w:r w:rsidDel="002819AB">
          <w:delText>§</w:delText>
        </w:r>
      </w:del>
      <w:r>
        <w:t xml:space="preserve">300.626 and </w:t>
      </w:r>
      <w:ins w:id="3410" w:author="Author">
        <w:r w:rsidR="002819AB">
          <w:t>s</w:t>
        </w:r>
      </w:ins>
      <w:del w:id="3411" w:author="Author">
        <w:r w:rsidDel="002819AB">
          <w:delText>S</w:delText>
        </w:r>
      </w:del>
      <w:r>
        <w:t>ection 6.01 of these Rules</w:t>
      </w:r>
      <w:ins w:id="3412" w:author="Author">
        <w:r w:rsidR="00B70E01">
          <w:t>;</w:t>
        </w:r>
      </w:ins>
      <w:del w:id="3413" w:author="Author">
        <w:r w:rsidDel="00B70E01">
          <w:delText>.</w:delText>
        </w:r>
      </w:del>
    </w:p>
    <w:p w14:paraId="354F2C37" w14:textId="77777777" w:rsidR="000801E7" w:rsidRDefault="000801E7" w:rsidP="00253E03">
      <w:pPr>
        <w:pStyle w:val="par1"/>
        <w:spacing w:after="240"/>
      </w:pPr>
      <w:r>
        <w:t>5.01(6)</w:t>
      </w:r>
      <w:r>
        <w:tab/>
      </w:r>
      <w:del w:id="3414" w:author="Author">
        <w:r w:rsidDel="00B70E01">
          <w:delText>Requirements regarding t</w:delText>
        </w:r>
      </w:del>
      <w:ins w:id="3415" w:author="Author">
        <w:r w:rsidR="00B70E01">
          <w:t>T</w:t>
        </w:r>
      </w:ins>
      <w:del w:id="3416" w:author="Author">
        <w:r w:rsidDel="00565A8C">
          <w:delText>he t</w:delText>
        </w:r>
      </w:del>
      <w:r>
        <w:t xml:space="preserve">ransition of children from </w:t>
      </w:r>
      <w:ins w:id="3417" w:author="Author">
        <w:r w:rsidR="00360B2F">
          <w:t xml:space="preserve">IDEA </w:t>
        </w:r>
      </w:ins>
      <w:r>
        <w:t xml:space="preserve">Part C programs to preschool programs under </w:t>
      </w:r>
      <w:ins w:id="3418" w:author="Author">
        <w:r w:rsidR="002819AB">
          <w:t xml:space="preserve">IDEA </w:t>
        </w:r>
      </w:ins>
      <w:r>
        <w:t>Part B</w:t>
      </w:r>
      <w:del w:id="3419" w:author="Author">
        <w:r w:rsidDel="002819AB">
          <w:delText xml:space="preserve"> of IDEA</w:delText>
        </w:r>
      </w:del>
      <w:ins w:id="3420" w:author="Author">
        <w:r w:rsidR="00B70E01">
          <w:t xml:space="preserve">, </w:t>
        </w:r>
      </w:ins>
      <w:del w:id="3421" w:author="Author">
        <w:r w:rsidDel="009529F9">
          <w:delText xml:space="preserve"> as</w:delText>
        </w:r>
        <w:r w:rsidDel="00B70E01">
          <w:delText xml:space="preserve"> </w:delText>
        </w:r>
      </w:del>
      <w:r>
        <w:t>established by 34 C</w:t>
      </w:r>
      <w:ins w:id="3422" w:author="Author">
        <w:r w:rsidR="002819AB">
          <w:t>.</w:t>
        </w:r>
      </w:ins>
      <w:r>
        <w:t>F</w:t>
      </w:r>
      <w:ins w:id="3423" w:author="Author">
        <w:r w:rsidR="002819AB">
          <w:t>.</w:t>
        </w:r>
      </w:ins>
      <w:r>
        <w:t>R</w:t>
      </w:r>
      <w:ins w:id="3424" w:author="Author">
        <w:r w:rsidR="002819AB">
          <w:t>.</w:t>
        </w:r>
      </w:ins>
      <w:r>
        <w:t xml:space="preserve"> §</w:t>
      </w:r>
      <w:ins w:id="3425" w:author="Author">
        <w:r w:rsidR="002819AB">
          <w:t xml:space="preserve"> </w:t>
        </w:r>
      </w:ins>
      <w:r>
        <w:t>300.124</w:t>
      </w:r>
      <w:ins w:id="3426" w:author="Author">
        <w:r w:rsidR="00B70E01">
          <w:t>;</w:t>
        </w:r>
      </w:ins>
      <w:del w:id="3427" w:author="Author">
        <w:r w:rsidDel="00B70E01">
          <w:delText>.</w:delText>
        </w:r>
      </w:del>
    </w:p>
    <w:p w14:paraId="39601971" w14:textId="77777777" w:rsidR="000801E7" w:rsidRDefault="000801E7" w:rsidP="00253E03">
      <w:pPr>
        <w:pStyle w:val="par1"/>
        <w:spacing w:after="240"/>
      </w:pPr>
      <w:r>
        <w:t>5.01(7)</w:t>
      </w:r>
      <w:r>
        <w:tab/>
      </w:r>
      <w:del w:id="3428" w:author="Author">
        <w:r w:rsidDel="00B70E01">
          <w:delText>Requirements regarding c</w:delText>
        </w:r>
      </w:del>
      <w:ins w:id="3429" w:author="Author">
        <w:r w:rsidR="00B70E01">
          <w:t>C</w:t>
        </w:r>
      </w:ins>
      <w:r>
        <w:t>hildren with disabilities enrolled by their parents in private schools</w:t>
      </w:r>
      <w:ins w:id="3430" w:author="Author">
        <w:r w:rsidR="00B70E01">
          <w:t>,</w:t>
        </w:r>
        <w:r w:rsidR="009529F9">
          <w:t xml:space="preserve"> </w:t>
        </w:r>
      </w:ins>
      <w:del w:id="3431" w:author="Author">
        <w:r w:rsidDel="009529F9">
          <w:delText xml:space="preserve"> as </w:delText>
        </w:r>
      </w:del>
      <w:r>
        <w:t>established by 34 C</w:t>
      </w:r>
      <w:ins w:id="3432" w:author="Author">
        <w:r w:rsidR="00B70E01">
          <w:t>.</w:t>
        </w:r>
      </w:ins>
      <w:r>
        <w:t>F</w:t>
      </w:r>
      <w:ins w:id="3433" w:author="Author">
        <w:r w:rsidR="00B70E01">
          <w:t>.</w:t>
        </w:r>
      </w:ins>
      <w:r>
        <w:t>R</w:t>
      </w:r>
      <w:ins w:id="3434" w:author="Author">
        <w:r w:rsidR="00B70E01">
          <w:t>.</w:t>
        </w:r>
      </w:ins>
      <w:r>
        <w:t xml:space="preserve"> §</w:t>
      </w:r>
      <w:ins w:id="3435" w:author="Author">
        <w:r w:rsidR="002819AB">
          <w:t xml:space="preserve">§ </w:t>
        </w:r>
      </w:ins>
      <w:r>
        <w:t xml:space="preserve">300.129 through </w:t>
      </w:r>
      <w:del w:id="3436" w:author="Author">
        <w:r w:rsidDel="002819AB">
          <w:delText>§</w:delText>
        </w:r>
      </w:del>
      <w:r>
        <w:t>300.144</w:t>
      </w:r>
      <w:ins w:id="3437" w:author="Author">
        <w:r w:rsidR="00B70E01">
          <w:t>;</w:t>
        </w:r>
      </w:ins>
      <w:del w:id="3438" w:author="Author">
        <w:r w:rsidDel="00B70E01">
          <w:delText>.</w:delText>
        </w:r>
      </w:del>
    </w:p>
    <w:p w14:paraId="36BCC743" w14:textId="77777777" w:rsidR="000801E7" w:rsidRDefault="000801E7" w:rsidP="00253E03">
      <w:pPr>
        <w:pStyle w:val="par1"/>
        <w:spacing w:after="240"/>
      </w:pPr>
      <w:r>
        <w:t>5.01(8)</w:t>
      </w:r>
      <w:r>
        <w:tab/>
      </w:r>
      <w:del w:id="3439" w:author="Author">
        <w:r w:rsidDel="00B70E01">
          <w:delText>Requirements regarding c</w:delText>
        </w:r>
      </w:del>
      <w:ins w:id="3440" w:author="Author">
        <w:r w:rsidR="00B70E01">
          <w:t>C</w:t>
        </w:r>
      </w:ins>
      <w:r>
        <w:t xml:space="preserve">hildren with disabilities placed in or referred to private schools or approved facility schools by an </w:t>
      </w:r>
      <w:del w:id="3441" w:author="Author">
        <w:r w:rsidDel="002819AB">
          <w:delText>administrative unit</w:delText>
        </w:r>
      </w:del>
      <w:ins w:id="3442" w:author="Author">
        <w:r w:rsidR="002819AB">
          <w:t>AU</w:t>
        </w:r>
      </w:ins>
      <w:r>
        <w:t xml:space="preserve"> or a state-operated program as means of providing special education services</w:t>
      </w:r>
      <w:ins w:id="3443" w:author="Author">
        <w:r w:rsidR="00565A8C">
          <w:t>,</w:t>
        </w:r>
        <w:r w:rsidR="009529F9">
          <w:t xml:space="preserve"> </w:t>
        </w:r>
      </w:ins>
      <w:del w:id="3444" w:author="Author">
        <w:r w:rsidDel="009529F9">
          <w:delText xml:space="preserve"> as</w:delText>
        </w:r>
        <w:r w:rsidDel="00565A8C">
          <w:delText xml:space="preserve"> </w:delText>
        </w:r>
      </w:del>
      <w:r>
        <w:t>established by 34 C</w:t>
      </w:r>
      <w:ins w:id="3445" w:author="Author">
        <w:r w:rsidR="002819AB">
          <w:t>.</w:t>
        </w:r>
      </w:ins>
      <w:r>
        <w:t>F</w:t>
      </w:r>
      <w:ins w:id="3446" w:author="Author">
        <w:r w:rsidR="002819AB">
          <w:t>.</w:t>
        </w:r>
      </w:ins>
      <w:r>
        <w:t>R</w:t>
      </w:r>
      <w:ins w:id="3447" w:author="Author">
        <w:r w:rsidR="002819AB">
          <w:t>.</w:t>
        </w:r>
      </w:ins>
      <w:r>
        <w:t xml:space="preserve"> §</w:t>
      </w:r>
      <w:ins w:id="3448" w:author="Author">
        <w:r w:rsidR="002819AB">
          <w:t xml:space="preserve">§ </w:t>
        </w:r>
      </w:ins>
      <w:r>
        <w:t xml:space="preserve">300.145 through </w:t>
      </w:r>
      <w:del w:id="3449" w:author="Author">
        <w:r w:rsidDel="002819AB">
          <w:delText>§</w:delText>
        </w:r>
      </w:del>
      <w:r>
        <w:t>300.147</w:t>
      </w:r>
      <w:ins w:id="3450" w:author="Author">
        <w:r w:rsidR="00B70E01">
          <w:t>;</w:t>
        </w:r>
      </w:ins>
      <w:del w:id="3451" w:author="Author">
        <w:r w:rsidDel="00B70E01">
          <w:delText>.</w:delText>
        </w:r>
      </w:del>
    </w:p>
    <w:p w14:paraId="03352C8F" w14:textId="77777777" w:rsidR="000801E7" w:rsidRDefault="000801E7" w:rsidP="00253E03">
      <w:pPr>
        <w:pStyle w:val="par1"/>
        <w:spacing w:after="240"/>
      </w:pPr>
      <w:r>
        <w:t>5.01(9)</w:t>
      </w:r>
      <w:r>
        <w:tab/>
      </w:r>
      <w:del w:id="3452" w:author="Author">
        <w:r w:rsidDel="00B70E01">
          <w:delText>Requirements regarding c</w:delText>
        </w:r>
      </w:del>
      <w:ins w:id="3453" w:author="Author">
        <w:r w:rsidR="00B70E01">
          <w:t>C</w:t>
        </w:r>
      </w:ins>
      <w:r>
        <w:t>hildren with disabilities enrolled by their parents in private schools when FAPE is at issue</w:t>
      </w:r>
      <w:ins w:id="3454" w:author="Author">
        <w:r w:rsidR="00B70E01">
          <w:t>,</w:t>
        </w:r>
      </w:ins>
      <w:del w:id="3455" w:author="Author">
        <w:r w:rsidDel="009529F9">
          <w:delText xml:space="preserve"> as</w:delText>
        </w:r>
      </w:del>
      <w:r>
        <w:t xml:space="preserve"> established by 34 C</w:t>
      </w:r>
      <w:ins w:id="3456" w:author="Author">
        <w:r w:rsidR="002819AB">
          <w:t>.</w:t>
        </w:r>
      </w:ins>
      <w:r>
        <w:t>F</w:t>
      </w:r>
      <w:ins w:id="3457" w:author="Author">
        <w:r w:rsidR="002819AB">
          <w:t>.</w:t>
        </w:r>
      </w:ins>
      <w:r>
        <w:t>R</w:t>
      </w:r>
      <w:ins w:id="3458" w:author="Author">
        <w:r w:rsidR="002819AB">
          <w:t>.</w:t>
        </w:r>
      </w:ins>
      <w:r>
        <w:t xml:space="preserve"> §</w:t>
      </w:r>
      <w:ins w:id="3459" w:author="Author">
        <w:r w:rsidR="002819AB">
          <w:t xml:space="preserve"> </w:t>
        </w:r>
      </w:ins>
      <w:r>
        <w:t>300.148</w:t>
      </w:r>
      <w:ins w:id="3460" w:author="Author">
        <w:r w:rsidR="00B70E01">
          <w:t>;</w:t>
        </w:r>
      </w:ins>
      <w:del w:id="3461" w:author="Author">
        <w:r w:rsidDel="00B70E01">
          <w:delText>.</w:delText>
        </w:r>
      </w:del>
    </w:p>
    <w:p w14:paraId="29FB2DE9" w14:textId="77777777" w:rsidR="000801E7" w:rsidRDefault="000801E7" w:rsidP="00253E03">
      <w:pPr>
        <w:pStyle w:val="par1"/>
        <w:spacing w:after="240"/>
      </w:pPr>
      <w:r>
        <w:t>5.01(10)</w:t>
      </w:r>
      <w:r>
        <w:tab/>
      </w:r>
      <w:del w:id="3462" w:author="Author">
        <w:r w:rsidDel="00B70E01">
          <w:delText>Requirements regarding t</w:delText>
        </w:r>
      </w:del>
      <w:ins w:id="3463" w:author="Author">
        <w:r w:rsidR="00B70E01">
          <w:t>T</w:t>
        </w:r>
      </w:ins>
      <w:r>
        <w:t>he Department’s responsibilities for general supervision</w:t>
      </w:r>
      <w:ins w:id="3464" w:author="Author">
        <w:r w:rsidR="00B70E01">
          <w:t xml:space="preserve">, </w:t>
        </w:r>
      </w:ins>
      <w:del w:id="3465" w:author="Author">
        <w:r w:rsidDel="009529F9">
          <w:delText xml:space="preserve"> as</w:delText>
        </w:r>
        <w:r w:rsidDel="00B70E01">
          <w:delText xml:space="preserve"> </w:delText>
        </w:r>
      </w:del>
      <w:r>
        <w:t>established by 34 C</w:t>
      </w:r>
      <w:ins w:id="3466" w:author="Author">
        <w:r w:rsidR="002819AB">
          <w:t>.</w:t>
        </w:r>
      </w:ins>
      <w:r>
        <w:t>F</w:t>
      </w:r>
      <w:ins w:id="3467" w:author="Author">
        <w:r w:rsidR="002819AB">
          <w:t>.</w:t>
        </w:r>
      </w:ins>
      <w:r>
        <w:t>R</w:t>
      </w:r>
      <w:ins w:id="3468" w:author="Author">
        <w:r w:rsidR="002819AB">
          <w:t>.</w:t>
        </w:r>
      </w:ins>
      <w:r>
        <w:t xml:space="preserve"> §</w:t>
      </w:r>
      <w:ins w:id="3469" w:author="Author">
        <w:r w:rsidR="002819AB">
          <w:t xml:space="preserve">§ </w:t>
        </w:r>
      </w:ins>
      <w:r>
        <w:t xml:space="preserve">300.149 and </w:t>
      </w:r>
      <w:del w:id="3470" w:author="Author">
        <w:r w:rsidDel="002819AB">
          <w:delText>§</w:delText>
        </w:r>
      </w:del>
      <w:r>
        <w:t>300.150</w:t>
      </w:r>
      <w:ins w:id="3471" w:author="Author">
        <w:r w:rsidR="00B70E01">
          <w:t>;</w:t>
        </w:r>
      </w:ins>
      <w:del w:id="3472" w:author="Author">
        <w:r w:rsidDel="00B70E01">
          <w:delText>.</w:delText>
        </w:r>
      </w:del>
    </w:p>
    <w:p w14:paraId="241D13D2" w14:textId="77777777" w:rsidR="000801E7" w:rsidRDefault="000801E7" w:rsidP="00253E03">
      <w:pPr>
        <w:pStyle w:val="par1"/>
        <w:spacing w:after="240"/>
      </w:pPr>
      <w:r>
        <w:t>5.01(11)</w:t>
      </w:r>
      <w:r>
        <w:tab/>
      </w:r>
      <w:del w:id="3473" w:author="Author">
        <w:r w:rsidDel="00B70E01">
          <w:delText xml:space="preserve">Requirements regarding </w:delText>
        </w:r>
      </w:del>
      <w:r>
        <w:t>State complaint procedures</w:t>
      </w:r>
      <w:ins w:id="3474" w:author="Author">
        <w:r w:rsidR="00B70E01">
          <w:t>,</w:t>
        </w:r>
      </w:ins>
      <w:del w:id="3475" w:author="Author">
        <w:r w:rsidDel="009529F9">
          <w:delText xml:space="preserve"> as</w:delText>
        </w:r>
      </w:del>
      <w:r>
        <w:t xml:space="preserve"> established by 34 C</w:t>
      </w:r>
      <w:ins w:id="3476" w:author="Author">
        <w:r w:rsidR="002819AB">
          <w:t>.</w:t>
        </w:r>
      </w:ins>
      <w:r>
        <w:t>F</w:t>
      </w:r>
      <w:ins w:id="3477" w:author="Author">
        <w:r w:rsidR="002819AB">
          <w:t>.</w:t>
        </w:r>
      </w:ins>
      <w:r>
        <w:t>R</w:t>
      </w:r>
      <w:ins w:id="3478" w:author="Author">
        <w:r w:rsidR="002819AB">
          <w:t>.</w:t>
        </w:r>
      </w:ins>
      <w:r>
        <w:t xml:space="preserve"> §</w:t>
      </w:r>
      <w:ins w:id="3479" w:author="Author">
        <w:r w:rsidR="002819AB">
          <w:t xml:space="preserve">§ </w:t>
        </w:r>
      </w:ins>
      <w:r>
        <w:t xml:space="preserve">300.151 through </w:t>
      </w:r>
      <w:del w:id="3480" w:author="Author">
        <w:r w:rsidDel="002819AB">
          <w:delText>§</w:delText>
        </w:r>
      </w:del>
      <w:r>
        <w:t>300.153 and the Department’s specific procedures</w:t>
      </w:r>
      <w:ins w:id="3481" w:author="Author">
        <w:r w:rsidR="00B70E01">
          <w:t>;</w:t>
        </w:r>
      </w:ins>
      <w:del w:id="3482" w:author="Author">
        <w:r w:rsidDel="00B70E01">
          <w:delText>.</w:delText>
        </w:r>
      </w:del>
    </w:p>
    <w:p w14:paraId="0A8E3769" w14:textId="77777777" w:rsidR="000801E7" w:rsidRDefault="000801E7" w:rsidP="00253E03">
      <w:pPr>
        <w:pStyle w:val="par1"/>
        <w:spacing w:after="240"/>
      </w:pPr>
      <w:r>
        <w:t>5.01(12)</w:t>
      </w:r>
      <w:r>
        <w:tab/>
      </w:r>
      <w:del w:id="3483" w:author="Author">
        <w:r w:rsidDel="00B70E01">
          <w:delText>Requirements regarding m</w:delText>
        </w:r>
      </w:del>
      <w:ins w:id="3484" w:author="Author">
        <w:r w:rsidR="00B70E01">
          <w:t>M</w:t>
        </w:r>
      </w:ins>
      <w:r>
        <w:t>ethods for ensuring services</w:t>
      </w:r>
      <w:ins w:id="3485" w:author="Author">
        <w:r w:rsidR="00B70E01">
          <w:t xml:space="preserve">, </w:t>
        </w:r>
      </w:ins>
      <w:del w:id="3486" w:author="Author">
        <w:r w:rsidDel="009529F9">
          <w:delText xml:space="preserve"> as</w:delText>
        </w:r>
        <w:r w:rsidDel="00B70E01">
          <w:delText xml:space="preserve"> </w:delText>
        </w:r>
      </w:del>
      <w:r>
        <w:t>established by 34 C</w:t>
      </w:r>
      <w:ins w:id="3487" w:author="Author">
        <w:r w:rsidR="002819AB">
          <w:t>.</w:t>
        </w:r>
      </w:ins>
      <w:r>
        <w:t>F</w:t>
      </w:r>
      <w:ins w:id="3488" w:author="Author">
        <w:r w:rsidR="002819AB">
          <w:t>.</w:t>
        </w:r>
      </w:ins>
      <w:r>
        <w:t>R</w:t>
      </w:r>
      <w:ins w:id="3489" w:author="Author">
        <w:r w:rsidR="002819AB">
          <w:t>.</w:t>
        </w:r>
      </w:ins>
      <w:r>
        <w:t xml:space="preserve"> §</w:t>
      </w:r>
      <w:ins w:id="3490" w:author="Author">
        <w:r w:rsidR="002819AB">
          <w:t xml:space="preserve"> </w:t>
        </w:r>
      </w:ins>
      <w:r>
        <w:t>300.154</w:t>
      </w:r>
      <w:ins w:id="3491" w:author="Author">
        <w:r w:rsidR="00B70E01">
          <w:t>;</w:t>
        </w:r>
      </w:ins>
      <w:del w:id="3492" w:author="Author">
        <w:r w:rsidDel="00B70E01">
          <w:delText>.</w:delText>
        </w:r>
      </w:del>
    </w:p>
    <w:p w14:paraId="0CF05BA3" w14:textId="77777777" w:rsidR="000801E7" w:rsidRDefault="000801E7" w:rsidP="00253E03">
      <w:pPr>
        <w:pStyle w:val="par1"/>
        <w:spacing w:after="240"/>
      </w:pPr>
      <w:r>
        <w:lastRenderedPageBreak/>
        <w:t>5.01(13)</w:t>
      </w:r>
      <w:r>
        <w:tab/>
      </w:r>
      <w:del w:id="3493" w:author="Author">
        <w:r w:rsidDel="00B70E01">
          <w:delText>Requirements regarding h</w:delText>
        </w:r>
      </w:del>
      <w:ins w:id="3494" w:author="Author">
        <w:r w:rsidR="00B70E01">
          <w:t>H</w:t>
        </w:r>
      </w:ins>
      <w:r>
        <w:t>earings related to LEA eligibility</w:t>
      </w:r>
      <w:ins w:id="3495" w:author="Author">
        <w:r w:rsidR="00B70E01">
          <w:t xml:space="preserve">, </w:t>
        </w:r>
      </w:ins>
      <w:del w:id="3496" w:author="Author">
        <w:r w:rsidDel="009529F9">
          <w:delText xml:space="preserve"> as</w:delText>
        </w:r>
        <w:r w:rsidDel="00B70E01">
          <w:delText xml:space="preserve"> </w:delText>
        </w:r>
      </w:del>
      <w:r>
        <w:t>established by 34 C</w:t>
      </w:r>
      <w:ins w:id="3497" w:author="Author">
        <w:r w:rsidR="002819AB">
          <w:t>.</w:t>
        </w:r>
      </w:ins>
      <w:r>
        <w:t>F</w:t>
      </w:r>
      <w:ins w:id="3498" w:author="Author">
        <w:r w:rsidR="002819AB">
          <w:t>.</w:t>
        </w:r>
      </w:ins>
      <w:r>
        <w:t>R</w:t>
      </w:r>
      <w:ins w:id="3499" w:author="Author">
        <w:r w:rsidR="002819AB">
          <w:t>.</w:t>
        </w:r>
      </w:ins>
      <w:r>
        <w:t xml:space="preserve"> §</w:t>
      </w:r>
      <w:ins w:id="3500" w:author="Author">
        <w:r w:rsidR="002819AB">
          <w:t xml:space="preserve"> </w:t>
        </w:r>
      </w:ins>
      <w:r>
        <w:t xml:space="preserve">300.155 and </w:t>
      </w:r>
      <w:ins w:id="3501" w:author="Author">
        <w:r w:rsidR="002819AB">
          <w:t>s</w:t>
        </w:r>
      </w:ins>
      <w:del w:id="3502" w:author="Author">
        <w:r w:rsidDel="002819AB">
          <w:delText>S</w:delText>
        </w:r>
      </w:del>
      <w:r>
        <w:t>ection 3.01 of these Rules</w:t>
      </w:r>
      <w:ins w:id="3503" w:author="Author">
        <w:r w:rsidR="00B70E01">
          <w:t>;</w:t>
        </w:r>
      </w:ins>
      <w:del w:id="3504" w:author="Author">
        <w:r w:rsidDel="00B70E01">
          <w:delText>.</w:delText>
        </w:r>
      </w:del>
    </w:p>
    <w:p w14:paraId="7BF8414C" w14:textId="77777777" w:rsidR="000801E7" w:rsidRDefault="000801E7" w:rsidP="00253E03">
      <w:pPr>
        <w:pStyle w:val="par1"/>
        <w:spacing w:after="240"/>
      </w:pPr>
      <w:r>
        <w:t>5.01(14)</w:t>
      </w:r>
      <w:r>
        <w:tab/>
      </w:r>
      <w:del w:id="3505" w:author="Author">
        <w:r w:rsidDel="00B70E01">
          <w:delText>Requirements regarding p</w:delText>
        </w:r>
      </w:del>
      <w:ins w:id="3506" w:author="Author">
        <w:r w:rsidR="00B70E01">
          <w:t>P</w:t>
        </w:r>
      </w:ins>
      <w:r>
        <w:t>ersonnel qualifications</w:t>
      </w:r>
      <w:ins w:id="3507" w:author="Author">
        <w:r w:rsidR="00B70E01">
          <w:t xml:space="preserve">, </w:t>
        </w:r>
      </w:ins>
      <w:del w:id="3508" w:author="Author">
        <w:r w:rsidDel="009529F9">
          <w:delText xml:space="preserve"> as</w:delText>
        </w:r>
        <w:r w:rsidDel="00B70E01">
          <w:delText xml:space="preserve"> </w:delText>
        </w:r>
      </w:del>
      <w:r>
        <w:t>established by 34 C</w:t>
      </w:r>
      <w:ins w:id="3509" w:author="Author">
        <w:r w:rsidR="002819AB">
          <w:t>.</w:t>
        </w:r>
      </w:ins>
      <w:r>
        <w:t>F</w:t>
      </w:r>
      <w:ins w:id="3510" w:author="Author">
        <w:r w:rsidR="002819AB">
          <w:t>.</w:t>
        </w:r>
      </w:ins>
      <w:r>
        <w:t>R</w:t>
      </w:r>
      <w:ins w:id="3511" w:author="Author">
        <w:r w:rsidR="002819AB">
          <w:t>.</w:t>
        </w:r>
      </w:ins>
      <w:r>
        <w:t xml:space="preserve"> §</w:t>
      </w:r>
      <w:ins w:id="3512" w:author="Author">
        <w:r w:rsidR="002819AB">
          <w:t xml:space="preserve"> </w:t>
        </w:r>
      </w:ins>
      <w:r>
        <w:t xml:space="preserve">300.156 and </w:t>
      </w:r>
      <w:ins w:id="3513" w:author="Author">
        <w:r w:rsidR="002819AB">
          <w:t>s</w:t>
        </w:r>
      </w:ins>
      <w:del w:id="3514" w:author="Author">
        <w:r w:rsidDel="002819AB">
          <w:delText>S</w:delText>
        </w:r>
      </w:del>
      <w:r>
        <w:t>ections 2.20 and 3.04 of these Rules</w:t>
      </w:r>
      <w:ins w:id="3515" w:author="Author">
        <w:r w:rsidR="00B70E01">
          <w:t>;</w:t>
        </w:r>
      </w:ins>
      <w:del w:id="3516" w:author="Author">
        <w:r w:rsidDel="00B70E01">
          <w:delText>.</w:delText>
        </w:r>
      </w:del>
    </w:p>
    <w:p w14:paraId="7DEDEC94" w14:textId="77777777" w:rsidR="000801E7" w:rsidRDefault="000801E7" w:rsidP="00253E03">
      <w:pPr>
        <w:pStyle w:val="par1"/>
        <w:spacing w:after="240"/>
      </w:pPr>
      <w:r>
        <w:t>5.01(15)</w:t>
      </w:r>
      <w:r>
        <w:tab/>
      </w:r>
      <w:del w:id="3517" w:author="Author">
        <w:r w:rsidDel="00B70E01">
          <w:delText>Requirements regarding p</w:delText>
        </w:r>
      </w:del>
      <w:ins w:id="3518" w:author="Author">
        <w:r w:rsidR="00B70E01">
          <w:t>P</w:t>
        </w:r>
      </w:ins>
      <w:r>
        <w:t>erformance goals and indicators</w:t>
      </w:r>
      <w:ins w:id="3519" w:author="Author">
        <w:r w:rsidR="002819AB">
          <w:t>,</w:t>
        </w:r>
      </w:ins>
      <w:r>
        <w:t xml:space="preserve"> </w:t>
      </w:r>
      <w:del w:id="3520" w:author="Author">
        <w:r w:rsidDel="00B70E01">
          <w:delText xml:space="preserve">as </w:delText>
        </w:r>
      </w:del>
      <w:r>
        <w:t>established by 34 C</w:t>
      </w:r>
      <w:ins w:id="3521" w:author="Author">
        <w:r w:rsidR="002819AB">
          <w:t>.</w:t>
        </w:r>
      </w:ins>
      <w:r>
        <w:t>F</w:t>
      </w:r>
      <w:ins w:id="3522" w:author="Author">
        <w:r w:rsidR="002819AB">
          <w:t>.</w:t>
        </w:r>
      </w:ins>
      <w:r>
        <w:t>R</w:t>
      </w:r>
      <w:ins w:id="3523" w:author="Author">
        <w:r w:rsidR="002819AB">
          <w:t>.</w:t>
        </w:r>
      </w:ins>
      <w:r>
        <w:t xml:space="preserve"> §</w:t>
      </w:r>
      <w:ins w:id="3524" w:author="Author">
        <w:r w:rsidR="002819AB">
          <w:t xml:space="preserve"> </w:t>
        </w:r>
      </w:ins>
      <w:r>
        <w:t>300.157</w:t>
      </w:r>
      <w:ins w:id="3525" w:author="Author">
        <w:r w:rsidR="00B70E01">
          <w:t>;</w:t>
        </w:r>
      </w:ins>
      <w:del w:id="3526" w:author="Author">
        <w:r w:rsidDel="00B70E01">
          <w:delText>.</w:delText>
        </w:r>
      </w:del>
    </w:p>
    <w:p w14:paraId="2B99E03B" w14:textId="77777777" w:rsidR="000801E7" w:rsidRDefault="000801E7" w:rsidP="00253E03">
      <w:pPr>
        <w:pStyle w:val="par1"/>
        <w:spacing w:after="240"/>
      </w:pPr>
      <w:r>
        <w:t>5.01(16)</w:t>
      </w:r>
      <w:r>
        <w:tab/>
      </w:r>
      <w:del w:id="3527" w:author="Author">
        <w:r w:rsidDel="00B70E01">
          <w:delText>Requirements regarding t</w:delText>
        </w:r>
        <w:r w:rsidDel="00565A8C">
          <w:delText>he s</w:delText>
        </w:r>
      </w:del>
      <w:ins w:id="3528" w:author="Author">
        <w:r w:rsidR="00565A8C">
          <w:t>S</w:t>
        </w:r>
      </w:ins>
      <w:r>
        <w:t>upplementation of state, local</w:t>
      </w:r>
      <w:ins w:id="3529" w:author="Author">
        <w:r w:rsidR="002819AB">
          <w:t>,</w:t>
        </w:r>
      </w:ins>
      <w:r>
        <w:t xml:space="preserve"> and other federal funds</w:t>
      </w:r>
      <w:ins w:id="3530" w:author="Author">
        <w:r w:rsidR="00B70E01">
          <w:t xml:space="preserve">, </w:t>
        </w:r>
      </w:ins>
      <w:del w:id="3531" w:author="Author">
        <w:r w:rsidDel="00B70E01">
          <w:delText xml:space="preserve"> as </w:delText>
        </w:r>
      </w:del>
      <w:r>
        <w:t>established by 34 C</w:t>
      </w:r>
      <w:ins w:id="3532" w:author="Author">
        <w:r w:rsidR="002819AB">
          <w:t>.</w:t>
        </w:r>
      </w:ins>
      <w:r>
        <w:t>F</w:t>
      </w:r>
      <w:ins w:id="3533" w:author="Author">
        <w:r w:rsidR="002819AB">
          <w:t>.</w:t>
        </w:r>
      </w:ins>
      <w:r>
        <w:t>R</w:t>
      </w:r>
      <w:ins w:id="3534" w:author="Author">
        <w:r w:rsidR="002819AB">
          <w:t>.</w:t>
        </w:r>
      </w:ins>
      <w:r>
        <w:t xml:space="preserve"> §</w:t>
      </w:r>
      <w:ins w:id="3535" w:author="Author">
        <w:r w:rsidR="002819AB">
          <w:t xml:space="preserve">§ </w:t>
        </w:r>
      </w:ins>
      <w:r>
        <w:t xml:space="preserve">300.162 through </w:t>
      </w:r>
      <w:del w:id="3536" w:author="Author">
        <w:r w:rsidDel="002819AB">
          <w:delText>§</w:delText>
        </w:r>
      </w:del>
      <w:r>
        <w:t xml:space="preserve">300.164 and </w:t>
      </w:r>
      <w:del w:id="3537" w:author="Author">
        <w:r w:rsidDel="002819AB">
          <w:delText>§</w:delText>
        </w:r>
      </w:del>
      <w:r>
        <w:t>300.166</w:t>
      </w:r>
      <w:ins w:id="3538" w:author="Author">
        <w:r w:rsidR="00B70E01">
          <w:t>;</w:t>
        </w:r>
      </w:ins>
      <w:del w:id="3539" w:author="Author">
        <w:r w:rsidDel="00B70E01">
          <w:delText>.</w:delText>
        </w:r>
      </w:del>
    </w:p>
    <w:p w14:paraId="493BF1A7" w14:textId="77777777" w:rsidR="000801E7" w:rsidRDefault="000801E7" w:rsidP="00253E03">
      <w:pPr>
        <w:pStyle w:val="par1"/>
        <w:spacing w:after="240"/>
      </w:pPr>
      <w:r>
        <w:t>5.01(17)</w:t>
      </w:r>
      <w:r>
        <w:tab/>
      </w:r>
      <w:del w:id="3540" w:author="Author">
        <w:r w:rsidDel="00B70E01">
          <w:delText>Requirements regarding p</w:delText>
        </w:r>
      </w:del>
      <w:ins w:id="3541" w:author="Author">
        <w:r w:rsidR="00B70E01">
          <w:t>P</w:t>
        </w:r>
      </w:ins>
      <w:r>
        <w:t>ublic participation</w:t>
      </w:r>
      <w:ins w:id="3542" w:author="Author">
        <w:r w:rsidR="00B70E01">
          <w:t xml:space="preserve">, </w:t>
        </w:r>
      </w:ins>
      <w:del w:id="3543" w:author="Author">
        <w:r w:rsidDel="009529F9">
          <w:delText xml:space="preserve"> as</w:delText>
        </w:r>
        <w:r w:rsidDel="00B70E01">
          <w:delText xml:space="preserve"> </w:delText>
        </w:r>
      </w:del>
      <w:r>
        <w:t>established by 34 C</w:t>
      </w:r>
      <w:ins w:id="3544" w:author="Author">
        <w:r w:rsidR="0072180C">
          <w:t>.</w:t>
        </w:r>
      </w:ins>
      <w:r>
        <w:t>F</w:t>
      </w:r>
      <w:ins w:id="3545" w:author="Author">
        <w:r w:rsidR="0072180C">
          <w:t>.</w:t>
        </w:r>
      </w:ins>
      <w:r>
        <w:t>R</w:t>
      </w:r>
      <w:ins w:id="3546" w:author="Author">
        <w:r w:rsidR="0072180C">
          <w:t>.</w:t>
        </w:r>
      </w:ins>
      <w:r>
        <w:t xml:space="preserve"> §</w:t>
      </w:r>
      <w:ins w:id="3547" w:author="Author">
        <w:r w:rsidR="0072180C">
          <w:t xml:space="preserve"> </w:t>
        </w:r>
      </w:ins>
      <w:r>
        <w:t>300.165</w:t>
      </w:r>
      <w:ins w:id="3548" w:author="Author">
        <w:r w:rsidR="00B70E01">
          <w:t>;</w:t>
        </w:r>
      </w:ins>
      <w:del w:id="3549" w:author="Author">
        <w:r w:rsidDel="00B70E01">
          <w:delText>.</w:delText>
        </w:r>
      </w:del>
    </w:p>
    <w:p w14:paraId="1BB272AE" w14:textId="77777777" w:rsidR="000801E7" w:rsidRDefault="000801E7" w:rsidP="00253E03">
      <w:pPr>
        <w:pStyle w:val="par1"/>
        <w:spacing w:after="240"/>
      </w:pPr>
      <w:r>
        <w:t>5.01(18)</w:t>
      </w:r>
      <w:r>
        <w:tab/>
      </w:r>
      <w:del w:id="3550" w:author="Author">
        <w:r w:rsidDel="00B70E01">
          <w:delText>Requirements regarding t</w:delText>
        </w:r>
      </w:del>
      <w:ins w:id="3551" w:author="Author">
        <w:r w:rsidR="00B70E01">
          <w:t>T</w:t>
        </w:r>
      </w:ins>
      <w:r>
        <w:t>he Colorado Special Education Advisory Committee</w:t>
      </w:r>
      <w:ins w:id="3552" w:author="Author">
        <w:r w:rsidR="00B70E01">
          <w:t xml:space="preserve">, </w:t>
        </w:r>
      </w:ins>
      <w:del w:id="3553" w:author="Author">
        <w:r w:rsidDel="009529F9">
          <w:delText xml:space="preserve"> as</w:delText>
        </w:r>
        <w:r w:rsidDel="00B70E01">
          <w:delText xml:space="preserve"> </w:delText>
        </w:r>
      </w:del>
      <w:r>
        <w:t>established by 34 C</w:t>
      </w:r>
      <w:ins w:id="3554" w:author="Author">
        <w:r w:rsidR="0072180C">
          <w:t>.</w:t>
        </w:r>
      </w:ins>
      <w:r>
        <w:t>F</w:t>
      </w:r>
      <w:ins w:id="3555" w:author="Author">
        <w:r w:rsidR="0072180C">
          <w:t>.</w:t>
        </w:r>
      </w:ins>
      <w:r>
        <w:t>R</w:t>
      </w:r>
      <w:ins w:id="3556" w:author="Author">
        <w:r w:rsidR="0072180C">
          <w:t>.</w:t>
        </w:r>
      </w:ins>
      <w:r>
        <w:t xml:space="preserve"> §</w:t>
      </w:r>
      <w:ins w:id="3557" w:author="Author">
        <w:r w:rsidR="0072180C">
          <w:t xml:space="preserve">§ </w:t>
        </w:r>
      </w:ins>
      <w:r>
        <w:t xml:space="preserve">300.168 and </w:t>
      </w:r>
      <w:del w:id="3558" w:author="Author">
        <w:r w:rsidDel="0072180C">
          <w:delText>§</w:delText>
        </w:r>
      </w:del>
      <w:r>
        <w:t>300.169</w:t>
      </w:r>
      <w:ins w:id="3559" w:author="Author">
        <w:r w:rsidR="007012DE">
          <w:t>;</w:t>
        </w:r>
      </w:ins>
      <w:del w:id="3560" w:author="Author">
        <w:r w:rsidDel="007012DE">
          <w:delText>.</w:delText>
        </w:r>
      </w:del>
    </w:p>
    <w:p w14:paraId="27E63CFA" w14:textId="77777777" w:rsidR="000801E7" w:rsidRDefault="000801E7" w:rsidP="00253E03">
      <w:pPr>
        <w:pStyle w:val="par1"/>
        <w:spacing w:after="240"/>
      </w:pPr>
      <w:r>
        <w:t>5.01(19)</w:t>
      </w:r>
      <w:r>
        <w:tab/>
      </w:r>
      <w:del w:id="3561" w:author="Author">
        <w:r w:rsidDel="00B70E01">
          <w:delText>Requirements regarding s</w:delText>
        </w:r>
      </w:del>
      <w:ins w:id="3562" w:author="Author">
        <w:r w:rsidR="00B70E01">
          <w:t>S</w:t>
        </w:r>
      </w:ins>
      <w:r>
        <w:t>uspension and expulsion rates</w:t>
      </w:r>
      <w:ins w:id="3563" w:author="Author">
        <w:r w:rsidR="007012DE">
          <w:t>,</w:t>
        </w:r>
        <w:r w:rsidR="009529F9">
          <w:t xml:space="preserve"> </w:t>
        </w:r>
      </w:ins>
      <w:del w:id="3564" w:author="Author">
        <w:r w:rsidDel="009529F9">
          <w:delText xml:space="preserve"> as</w:delText>
        </w:r>
        <w:r w:rsidDel="007012DE">
          <w:delText xml:space="preserve"> </w:delText>
        </w:r>
      </w:del>
      <w:r>
        <w:t>established by 34 C</w:t>
      </w:r>
      <w:ins w:id="3565" w:author="Author">
        <w:r w:rsidR="0072180C">
          <w:t>.</w:t>
        </w:r>
      </w:ins>
      <w:r>
        <w:t>F</w:t>
      </w:r>
      <w:ins w:id="3566" w:author="Author">
        <w:r w:rsidR="0072180C">
          <w:t>.</w:t>
        </w:r>
      </w:ins>
      <w:r>
        <w:t>R</w:t>
      </w:r>
      <w:ins w:id="3567" w:author="Author">
        <w:r w:rsidR="0072180C">
          <w:t>.</w:t>
        </w:r>
      </w:ins>
      <w:r>
        <w:t xml:space="preserve"> §</w:t>
      </w:r>
      <w:ins w:id="3568" w:author="Author">
        <w:r w:rsidR="0072180C">
          <w:t xml:space="preserve"> </w:t>
        </w:r>
      </w:ins>
      <w:r>
        <w:t>300.170</w:t>
      </w:r>
      <w:ins w:id="3569" w:author="Author">
        <w:r w:rsidR="007012DE">
          <w:t>;</w:t>
        </w:r>
      </w:ins>
      <w:del w:id="3570" w:author="Author">
        <w:r w:rsidDel="007012DE">
          <w:delText>.</w:delText>
        </w:r>
      </w:del>
    </w:p>
    <w:p w14:paraId="46BE0C66" w14:textId="77777777" w:rsidR="000801E7" w:rsidRDefault="000801E7" w:rsidP="00253E03">
      <w:pPr>
        <w:pStyle w:val="par1"/>
        <w:spacing w:after="240"/>
      </w:pPr>
      <w:r>
        <w:t>5.01(20)</w:t>
      </w:r>
      <w:r>
        <w:tab/>
      </w:r>
      <w:del w:id="3571" w:author="Author">
        <w:r w:rsidDel="00B70E01">
          <w:delText xml:space="preserve">Requirements regarding </w:delText>
        </w:r>
        <w:r w:rsidDel="0072180C">
          <w:delText xml:space="preserve">an </w:delText>
        </w:r>
        <w:r w:rsidDel="00B70E01">
          <w:delText>a</w:delText>
        </w:r>
      </w:del>
      <w:ins w:id="3572" w:author="Author">
        <w:r w:rsidR="00B70E01">
          <w:t>A</w:t>
        </w:r>
      </w:ins>
      <w:r>
        <w:t>nnual description</w:t>
      </w:r>
      <w:ins w:id="3573" w:author="Author">
        <w:r w:rsidR="0072180C">
          <w:t>s</w:t>
        </w:r>
      </w:ins>
      <w:r>
        <w:t xml:space="preserve"> of </w:t>
      </w:r>
      <w:ins w:id="3574" w:author="Author">
        <w:r w:rsidR="0072180C">
          <w:t xml:space="preserve">how IDEA </w:t>
        </w:r>
      </w:ins>
      <w:r>
        <w:t>Part B funds</w:t>
      </w:r>
      <w:ins w:id="3575" w:author="Author">
        <w:r w:rsidR="0072180C">
          <w:t xml:space="preserve"> will be used and allocated</w:t>
        </w:r>
        <w:r w:rsidR="00565A8C">
          <w:t xml:space="preserve">, </w:t>
        </w:r>
      </w:ins>
      <w:del w:id="3576" w:author="Author">
        <w:r w:rsidDel="009529F9">
          <w:delText xml:space="preserve"> as</w:delText>
        </w:r>
        <w:r w:rsidDel="00565A8C">
          <w:delText xml:space="preserve"> </w:delText>
        </w:r>
      </w:del>
      <w:r>
        <w:t>established by 34 C</w:t>
      </w:r>
      <w:ins w:id="3577" w:author="Author">
        <w:r w:rsidR="0072180C">
          <w:t>.</w:t>
        </w:r>
      </w:ins>
      <w:r>
        <w:t>F</w:t>
      </w:r>
      <w:ins w:id="3578" w:author="Author">
        <w:r w:rsidR="0072180C">
          <w:t>.</w:t>
        </w:r>
      </w:ins>
      <w:r>
        <w:t>R</w:t>
      </w:r>
      <w:ins w:id="3579" w:author="Author">
        <w:r w:rsidR="0072180C">
          <w:t>.</w:t>
        </w:r>
      </w:ins>
      <w:r>
        <w:t xml:space="preserve"> §</w:t>
      </w:r>
      <w:ins w:id="3580" w:author="Author">
        <w:r w:rsidR="0072180C">
          <w:t xml:space="preserve"> </w:t>
        </w:r>
      </w:ins>
      <w:r>
        <w:t>300.171</w:t>
      </w:r>
      <w:ins w:id="3581" w:author="Author">
        <w:r w:rsidR="007012DE">
          <w:t>;</w:t>
        </w:r>
      </w:ins>
      <w:del w:id="3582" w:author="Author">
        <w:r w:rsidDel="007012DE">
          <w:delText>.</w:delText>
        </w:r>
      </w:del>
    </w:p>
    <w:p w14:paraId="03EE8D22" w14:textId="77777777" w:rsidR="000801E7" w:rsidRDefault="000801E7" w:rsidP="00253E03">
      <w:pPr>
        <w:pStyle w:val="par1"/>
        <w:spacing w:after="240"/>
      </w:pPr>
      <w:r>
        <w:t>5.01(21)</w:t>
      </w:r>
      <w:r>
        <w:tab/>
      </w:r>
      <w:del w:id="3583" w:author="Author">
        <w:r w:rsidDel="00B70E01">
          <w:delText>Requirements regarding a</w:delText>
        </w:r>
      </w:del>
      <w:ins w:id="3584" w:author="Author">
        <w:r w:rsidR="00B70E01">
          <w:t>A</w:t>
        </w:r>
      </w:ins>
      <w:r>
        <w:t>ccess to instructional materials, including the Department’s adoption of the National Instructional Materials Accessibility Standard (NIMAS)</w:t>
      </w:r>
      <w:ins w:id="3585" w:author="Author">
        <w:r w:rsidR="0072180C">
          <w:t>,</w:t>
        </w:r>
      </w:ins>
      <w:r>
        <w:t xml:space="preserve"> </w:t>
      </w:r>
      <w:del w:id="3586" w:author="Author">
        <w:r w:rsidDel="009529F9">
          <w:delText xml:space="preserve">as </w:delText>
        </w:r>
      </w:del>
      <w:r>
        <w:t>established by 34 C</w:t>
      </w:r>
      <w:ins w:id="3587" w:author="Author">
        <w:r w:rsidR="0072180C">
          <w:t>.</w:t>
        </w:r>
      </w:ins>
      <w:r>
        <w:t>F</w:t>
      </w:r>
      <w:ins w:id="3588" w:author="Author">
        <w:r w:rsidR="0072180C">
          <w:t>.</w:t>
        </w:r>
      </w:ins>
      <w:r>
        <w:t>R</w:t>
      </w:r>
      <w:ins w:id="3589" w:author="Author">
        <w:r w:rsidR="0072180C">
          <w:t>.</w:t>
        </w:r>
      </w:ins>
      <w:r>
        <w:t xml:space="preserve"> §</w:t>
      </w:r>
      <w:ins w:id="3590" w:author="Author">
        <w:r w:rsidR="0072180C">
          <w:t xml:space="preserve"> </w:t>
        </w:r>
      </w:ins>
      <w:r>
        <w:t>300.172</w:t>
      </w:r>
      <w:ins w:id="3591" w:author="Author">
        <w:r w:rsidR="00B70E01">
          <w:t>;</w:t>
        </w:r>
      </w:ins>
      <w:del w:id="3592" w:author="Author">
        <w:r w:rsidDel="00B70E01">
          <w:delText>.</w:delText>
        </w:r>
      </w:del>
    </w:p>
    <w:p w14:paraId="71A9104A" w14:textId="77777777" w:rsidR="00126F96" w:rsidRDefault="000801E7" w:rsidP="00253E03">
      <w:pPr>
        <w:pStyle w:val="par2"/>
        <w:spacing w:after="240"/>
      </w:pPr>
      <w:r>
        <w:t>5.01(21)(a)</w:t>
      </w:r>
      <w:r>
        <w:tab/>
        <w:t xml:space="preserve">The Department adopts the NIMAS, published as Appendix C to </w:t>
      </w:r>
      <w:ins w:id="3593" w:author="Author">
        <w:r w:rsidR="0072180C">
          <w:t xml:space="preserve">34 C.F.R. </w:t>
        </w:r>
      </w:ins>
      <w:r>
        <w:t>Part 300</w:t>
      </w:r>
      <w:del w:id="3594" w:author="Author">
        <w:r w:rsidDel="0072180C">
          <w:delText xml:space="preserve"> of 34 CFR</w:delText>
        </w:r>
      </w:del>
      <w:r>
        <w:t>.</w:t>
      </w:r>
    </w:p>
    <w:p w14:paraId="7DE2D6E6" w14:textId="77777777" w:rsidR="000801E7" w:rsidRDefault="000801E7" w:rsidP="00253E03">
      <w:pPr>
        <w:pStyle w:val="par2"/>
        <w:spacing w:after="240"/>
      </w:pPr>
      <w:r>
        <w:t>5.01(21)(b)</w:t>
      </w:r>
      <w:r>
        <w:tab/>
        <w:t>The Department shall coordinate with the National Instructional Materials Access Center (NIMAC) for purposes of providing instructional materials in a timely manner to children with disabilities who may qualify to receive books and other publications in specialized formats.</w:t>
      </w:r>
    </w:p>
    <w:p w14:paraId="025B24AD" w14:textId="77777777" w:rsidR="000801E7" w:rsidRDefault="000801E7" w:rsidP="00253E03">
      <w:pPr>
        <w:pStyle w:val="par2"/>
        <w:spacing w:after="240"/>
      </w:pPr>
      <w:r>
        <w:t>5.01(21)(c)</w:t>
      </w:r>
      <w:r>
        <w:tab/>
        <w:t xml:space="preserve">Definitions applicable to this subsection and </w:t>
      </w:r>
      <w:commentRangeStart w:id="3595"/>
      <w:ins w:id="3596" w:author="Author">
        <w:r w:rsidR="0072180C">
          <w:t>s</w:t>
        </w:r>
      </w:ins>
      <w:del w:id="3597" w:author="Author">
        <w:r w:rsidDel="0072180C">
          <w:delText>S</w:delText>
        </w:r>
      </w:del>
      <w:r>
        <w:t>ection 5.02(10) of these Rules</w:t>
      </w:r>
      <w:commentRangeEnd w:id="3595"/>
      <w:r w:rsidR="000E27D6">
        <w:rPr>
          <w:rStyle w:val="CommentReference"/>
          <w:sz w:val="24"/>
          <w:szCs w:val="24"/>
        </w:rPr>
        <w:commentReference w:id="3595"/>
      </w:r>
      <w:r>
        <w:t>:</w:t>
      </w:r>
    </w:p>
    <w:p w14:paraId="7D9AC2B5" w14:textId="77777777" w:rsidR="000801E7" w:rsidRDefault="000801E7" w:rsidP="00253E03">
      <w:pPr>
        <w:pStyle w:val="par3"/>
        <w:spacing w:after="240"/>
      </w:pPr>
      <w:r>
        <w:lastRenderedPageBreak/>
        <w:t>5.01(21)(c)(i)</w:t>
      </w:r>
      <w:r>
        <w:tab/>
      </w:r>
      <w:r w:rsidR="007C5B91">
        <w:t>“</w:t>
      </w:r>
      <w:r>
        <w:t>In a timely manner</w:t>
      </w:r>
      <w:r w:rsidR="004072CD">
        <w:t>”</w:t>
      </w:r>
      <w:r>
        <w:t xml:space="preserve"> means that all reasonable steps have been taken to provide children with disabilities instructional materials at the same time that instructional materials are provided to nondisabled peers;</w:t>
      </w:r>
    </w:p>
    <w:p w14:paraId="352C8CFF" w14:textId="77777777" w:rsidR="000801E7" w:rsidRDefault="000801E7" w:rsidP="00253E03">
      <w:pPr>
        <w:pStyle w:val="par3"/>
        <w:spacing w:after="240"/>
      </w:pPr>
      <w:r>
        <w:t>5.01(21)(c)(ii)</w:t>
      </w:r>
      <w:r>
        <w:tab/>
        <w:t>When used in 34 C</w:t>
      </w:r>
      <w:ins w:id="3598" w:author="Author">
        <w:r w:rsidR="0072180C">
          <w:t>.</w:t>
        </w:r>
      </w:ins>
      <w:r>
        <w:t>F</w:t>
      </w:r>
      <w:ins w:id="3599" w:author="Author">
        <w:r w:rsidR="0072180C">
          <w:t>.</w:t>
        </w:r>
      </w:ins>
      <w:r>
        <w:t>R</w:t>
      </w:r>
      <w:ins w:id="3600" w:author="Author">
        <w:r w:rsidR="0072180C">
          <w:t>.</w:t>
        </w:r>
      </w:ins>
      <w:r>
        <w:t xml:space="preserve"> §</w:t>
      </w:r>
      <w:ins w:id="3601" w:author="Author">
        <w:r w:rsidR="0072180C">
          <w:t xml:space="preserve"> </w:t>
        </w:r>
      </w:ins>
      <w:r>
        <w:t xml:space="preserve">300.172, the term </w:t>
      </w:r>
      <w:commentRangeStart w:id="3602"/>
      <w:r w:rsidR="007C5B91">
        <w:t>“</w:t>
      </w:r>
      <w:r>
        <w:t>blind persons or other persons with print disabilities</w:t>
      </w:r>
      <w:r w:rsidR="004072CD">
        <w:t>”</w:t>
      </w:r>
      <w:r>
        <w:t xml:space="preserve"> </w:t>
      </w:r>
      <w:commentRangeEnd w:id="3602"/>
      <w:r w:rsidR="000E27D6">
        <w:rPr>
          <w:rStyle w:val="CommentReference"/>
          <w:sz w:val="24"/>
          <w:szCs w:val="24"/>
        </w:rPr>
        <w:commentReference w:id="3602"/>
      </w:r>
      <w:r>
        <w:t>has the meaning given it in 34 C</w:t>
      </w:r>
      <w:ins w:id="3603" w:author="Author">
        <w:r w:rsidR="0072180C">
          <w:t>.</w:t>
        </w:r>
      </w:ins>
      <w:r>
        <w:t>F</w:t>
      </w:r>
      <w:ins w:id="3604" w:author="Author">
        <w:r w:rsidR="0072180C">
          <w:t>.</w:t>
        </w:r>
      </w:ins>
      <w:r>
        <w:t>R</w:t>
      </w:r>
      <w:ins w:id="3605" w:author="Author">
        <w:r w:rsidR="0072180C">
          <w:t>.</w:t>
        </w:r>
      </w:ins>
      <w:r>
        <w:t xml:space="preserve"> §</w:t>
      </w:r>
      <w:ins w:id="3606" w:author="Author">
        <w:r w:rsidR="0072180C">
          <w:t xml:space="preserve"> </w:t>
        </w:r>
      </w:ins>
      <w:r>
        <w:t>300.172(e)(1)(ii);</w:t>
      </w:r>
    </w:p>
    <w:p w14:paraId="0929EB21" w14:textId="77777777" w:rsidR="000801E7" w:rsidRDefault="000801E7" w:rsidP="00253E03">
      <w:pPr>
        <w:pStyle w:val="par3"/>
        <w:spacing w:after="240"/>
      </w:pPr>
      <w:r>
        <w:t>5.01(21)(c)(iii)</w:t>
      </w:r>
      <w:r>
        <w:tab/>
      </w:r>
      <w:r w:rsidR="007C5B91">
        <w:t>“</w:t>
      </w:r>
      <w:r>
        <w:t>National Instructional Materials Access Center</w:t>
      </w:r>
      <w:r w:rsidR="004072CD">
        <w:t>”</w:t>
      </w:r>
      <w:r>
        <w:t xml:space="preserve"> or </w:t>
      </w:r>
      <w:r w:rsidR="007C5B91">
        <w:t>“</w:t>
      </w:r>
      <w:r>
        <w:t>NIMAC</w:t>
      </w:r>
      <w:r w:rsidR="004072CD">
        <w:t>”</w:t>
      </w:r>
      <w:r>
        <w:t xml:space="preserve"> has the meaning given the term in 34 C</w:t>
      </w:r>
      <w:ins w:id="3607" w:author="Author">
        <w:r w:rsidR="0072180C">
          <w:t>.</w:t>
        </w:r>
      </w:ins>
      <w:r>
        <w:t>F</w:t>
      </w:r>
      <w:ins w:id="3608" w:author="Author">
        <w:r w:rsidR="0072180C">
          <w:t>.</w:t>
        </w:r>
      </w:ins>
      <w:r>
        <w:t>R</w:t>
      </w:r>
      <w:ins w:id="3609" w:author="Author">
        <w:r w:rsidR="0072180C">
          <w:t>.</w:t>
        </w:r>
      </w:ins>
      <w:r>
        <w:t xml:space="preserve"> §</w:t>
      </w:r>
      <w:ins w:id="3610" w:author="Author">
        <w:r w:rsidR="0072180C">
          <w:t xml:space="preserve"> </w:t>
        </w:r>
      </w:ins>
      <w:r>
        <w:t>300.172(e)(1)(ii);</w:t>
      </w:r>
      <w:ins w:id="3611" w:author="Author">
        <w:r w:rsidR="006C4900">
          <w:t xml:space="preserve"> and</w:t>
        </w:r>
      </w:ins>
    </w:p>
    <w:p w14:paraId="282E1852" w14:textId="77777777" w:rsidR="000801E7" w:rsidRDefault="000801E7" w:rsidP="00253E03">
      <w:pPr>
        <w:pStyle w:val="par3"/>
        <w:spacing w:after="240"/>
      </w:pPr>
      <w:r>
        <w:t>5.01(21)(c)(iv)</w:t>
      </w:r>
      <w:r>
        <w:tab/>
      </w:r>
      <w:r w:rsidR="007C5B91">
        <w:t>“</w:t>
      </w:r>
      <w:r>
        <w:t>National Instructional Materials Accessibility Standard</w:t>
      </w:r>
      <w:r w:rsidR="004072CD">
        <w:t>”</w:t>
      </w:r>
      <w:r>
        <w:t xml:space="preserve"> or </w:t>
      </w:r>
      <w:r w:rsidR="007C5B91">
        <w:t>“</w:t>
      </w:r>
      <w:r>
        <w:t>NIMAS</w:t>
      </w:r>
      <w:r w:rsidR="004072CD">
        <w:t>”</w:t>
      </w:r>
      <w:r>
        <w:t xml:space="preserve"> has the meaning given the term in 34 C</w:t>
      </w:r>
      <w:ins w:id="3612" w:author="Author">
        <w:r w:rsidR="0072180C">
          <w:t>.</w:t>
        </w:r>
      </w:ins>
      <w:r>
        <w:t>F</w:t>
      </w:r>
      <w:ins w:id="3613" w:author="Author">
        <w:r w:rsidR="0072180C">
          <w:t>.</w:t>
        </w:r>
      </w:ins>
      <w:r>
        <w:t>R</w:t>
      </w:r>
      <w:ins w:id="3614" w:author="Author">
        <w:r w:rsidR="0072180C">
          <w:t>.</w:t>
        </w:r>
      </w:ins>
      <w:r>
        <w:t xml:space="preserve"> §</w:t>
      </w:r>
      <w:ins w:id="3615" w:author="Author">
        <w:r w:rsidR="0072180C">
          <w:t xml:space="preserve"> </w:t>
        </w:r>
      </w:ins>
      <w:r>
        <w:t>300.172(e)(1)(iii).</w:t>
      </w:r>
    </w:p>
    <w:p w14:paraId="0B67D8A2" w14:textId="77777777" w:rsidR="000801E7" w:rsidRDefault="000801E7" w:rsidP="00253E03">
      <w:pPr>
        <w:pStyle w:val="par1"/>
        <w:spacing w:after="240"/>
      </w:pPr>
      <w:r>
        <w:t>5.01(22)</w:t>
      </w:r>
      <w:r>
        <w:tab/>
      </w:r>
      <w:del w:id="3616" w:author="Author">
        <w:r w:rsidDel="00B70E01">
          <w:delText>Requirements regarding o</w:delText>
        </w:r>
      </w:del>
      <w:ins w:id="3617" w:author="Author">
        <w:r w:rsidR="00B70E01">
          <w:t>O</w:t>
        </w:r>
      </w:ins>
      <w:r>
        <w:t>veridentification and disproportionality</w:t>
      </w:r>
      <w:ins w:id="3618" w:author="Author">
        <w:r w:rsidR="00B70E01">
          <w:t xml:space="preserve">, </w:t>
        </w:r>
      </w:ins>
      <w:del w:id="3619" w:author="Author">
        <w:r w:rsidDel="00B70E01">
          <w:delText xml:space="preserve"> </w:delText>
        </w:r>
        <w:r w:rsidDel="009529F9">
          <w:delText xml:space="preserve">as </w:delText>
        </w:r>
      </w:del>
      <w:r>
        <w:t xml:space="preserve">established </w:t>
      </w:r>
      <w:del w:id="3620" w:author="Author">
        <w:r w:rsidDel="009529F9">
          <w:delText xml:space="preserve">in </w:delText>
        </w:r>
      </w:del>
      <w:ins w:id="3621" w:author="Author">
        <w:r w:rsidR="009529F9">
          <w:t xml:space="preserve">by </w:t>
        </w:r>
      </w:ins>
      <w:r>
        <w:t>34 C</w:t>
      </w:r>
      <w:ins w:id="3622" w:author="Author">
        <w:r w:rsidR="0072180C">
          <w:t>.</w:t>
        </w:r>
      </w:ins>
      <w:r>
        <w:t>F</w:t>
      </w:r>
      <w:ins w:id="3623" w:author="Author">
        <w:r w:rsidR="0072180C">
          <w:t>.</w:t>
        </w:r>
      </w:ins>
      <w:r>
        <w:t>R</w:t>
      </w:r>
      <w:ins w:id="3624" w:author="Author">
        <w:r w:rsidR="0072180C">
          <w:t>.</w:t>
        </w:r>
      </w:ins>
      <w:r>
        <w:t xml:space="preserve"> §</w:t>
      </w:r>
      <w:ins w:id="3625" w:author="Author">
        <w:r w:rsidR="0072180C">
          <w:t xml:space="preserve"> </w:t>
        </w:r>
      </w:ins>
      <w:r>
        <w:t>300.173</w:t>
      </w:r>
      <w:ins w:id="3626" w:author="Author">
        <w:r w:rsidR="00B70E01">
          <w:t>;</w:t>
        </w:r>
      </w:ins>
      <w:del w:id="3627" w:author="Author">
        <w:r w:rsidDel="00B70E01">
          <w:delText>.</w:delText>
        </w:r>
      </w:del>
    </w:p>
    <w:p w14:paraId="29EE8656" w14:textId="77777777" w:rsidR="000801E7" w:rsidRDefault="000801E7" w:rsidP="00253E03">
      <w:pPr>
        <w:pStyle w:val="par1"/>
        <w:spacing w:after="240"/>
      </w:pPr>
      <w:r>
        <w:t>5.01(23)</w:t>
      </w:r>
      <w:r>
        <w:tab/>
      </w:r>
      <w:del w:id="3628" w:author="Author">
        <w:r w:rsidDel="00CF5DD1">
          <w:delText>Requirements, including the rule of construction, regarding t</w:delText>
        </w:r>
      </w:del>
      <w:ins w:id="3629" w:author="Author">
        <w:r w:rsidR="00CF5DD1">
          <w:t>T</w:t>
        </w:r>
      </w:ins>
      <w:r>
        <w:t>he prohibition on mandatory medication</w:t>
      </w:r>
      <w:ins w:id="3630" w:author="Author">
        <w:r w:rsidR="00CF5DD1">
          <w:t>,</w:t>
        </w:r>
      </w:ins>
      <w:r>
        <w:t xml:space="preserve"> </w:t>
      </w:r>
      <w:del w:id="3631" w:author="Author">
        <w:r w:rsidDel="00CF5DD1">
          <w:delText xml:space="preserve">as </w:delText>
        </w:r>
      </w:del>
      <w:r>
        <w:t>established by 34 C</w:t>
      </w:r>
      <w:ins w:id="3632" w:author="Author">
        <w:r w:rsidR="0072180C">
          <w:t>.</w:t>
        </w:r>
      </w:ins>
      <w:r>
        <w:t>F</w:t>
      </w:r>
      <w:ins w:id="3633" w:author="Author">
        <w:r w:rsidR="0072180C">
          <w:t>.</w:t>
        </w:r>
      </w:ins>
      <w:r>
        <w:t>R</w:t>
      </w:r>
      <w:ins w:id="3634" w:author="Author">
        <w:r w:rsidR="0072180C">
          <w:t>.</w:t>
        </w:r>
      </w:ins>
      <w:r>
        <w:t xml:space="preserve"> §</w:t>
      </w:r>
      <w:ins w:id="3635" w:author="Author">
        <w:r w:rsidR="0072180C">
          <w:t xml:space="preserve"> </w:t>
        </w:r>
      </w:ins>
      <w:r>
        <w:t>300.174</w:t>
      </w:r>
      <w:ins w:id="3636" w:author="Author">
        <w:r w:rsidR="00CF5DD1">
          <w:t>; and</w:t>
        </w:r>
      </w:ins>
      <w:del w:id="3637" w:author="Author">
        <w:r w:rsidDel="00CF5DD1">
          <w:delText>.</w:delText>
        </w:r>
      </w:del>
    </w:p>
    <w:p w14:paraId="3EA44FA8" w14:textId="77777777" w:rsidR="000801E7" w:rsidRDefault="000801E7" w:rsidP="00253E03">
      <w:pPr>
        <w:pStyle w:val="par2"/>
        <w:spacing w:after="240"/>
      </w:pPr>
      <w:r>
        <w:t>5.01(23)(a)</w:t>
      </w:r>
      <w:r>
        <w:tab/>
        <w:t xml:space="preserve">Personnel of the Department, an </w:t>
      </w:r>
      <w:del w:id="3638" w:author="Author">
        <w:r w:rsidDel="0072180C">
          <w:delText>administrative unit</w:delText>
        </w:r>
      </w:del>
      <w:ins w:id="3639" w:author="Author">
        <w:r w:rsidR="0072180C">
          <w:t>AU</w:t>
        </w:r>
      </w:ins>
      <w:r>
        <w:t xml:space="preserve">, a school district, a state-operated program, or a </w:t>
      </w:r>
      <w:del w:id="3640" w:author="Author">
        <w:r w:rsidDel="0072180C">
          <w:delText>Department of Early Childhood</w:delText>
        </w:r>
      </w:del>
      <w:ins w:id="3641" w:author="Author">
        <w:r w:rsidR="0072180C">
          <w:t>CDEC</w:t>
        </w:r>
      </w:ins>
      <w:r>
        <w:t xml:space="preserve"> program are prohibited from requiring parents to obtain a prescription for substances identified in 34 C</w:t>
      </w:r>
      <w:ins w:id="3642" w:author="Author">
        <w:r w:rsidR="0072180C">
          <w:t>.</w:t>
        </w:r>
      </w:ins>
      <w:r>
        <w:t>F</w:t>
      </w:r>
      <w:ins w:id="3643" w:author="Author">
        <w:r w:rsidR="0072180C">
          <w:t>.</w:t>
        </w:r>
      </w:ins>
      <w:r>
        <w:t>R</w:t>
      </w:r>
      <w:ins w:id="3644" w:author="Author">
        <w:r w:rsidR="0072180C">
          <w:t>.</w:t>
        </w:r>
      </w:ins>
      <w:r>
        <w:t xml:space="preserve"> §</w:t>
      </w:r>
      <w:ins w:id="3645" w:author="Author">
        <w:r w:rsidR="0072180C">
          <w:t xml:space="preserve"> </w:t>
        </w:r>
      </w:ins>
      <w:r>
        <w:t xml:space="preserve">300.174(a) as a condition of attending school, receiving an evaluation under </w:t>
      </w:r>
      <w:ins w:id="3646" w:author="Author">
        <w:r w:rsidR="0072180C">
          <w:t>s</w:t>
        </w:r>
      </w:ins>
      <w:del w:id="3647" w:author="Author">
        <w:r w:rsidDel="0072180C">
          <w:delText>S</w:delText>
        </w:r>
      </w:del>
      <w:r>
        <w:t>ection 4.02 of these Rules, or receiving special education services.</w:t>
      </w:r>
    </w:p>
    <w:p w14:paraId="4090C5A2" w14:textId="77777777" w:rsidR="000801E7" w:rsidRDefault="000801E7" w:rsidP="00253E03">
      <w:pPr>
        <w:pStyle w:val="par1"/>
        <w:spacing w:after="240"/>
      </w:pPr>
      <w:r>
        <w:t>5.01(24)</w:t>
      </w:r>
      <w:r>
        <w:tab/>
      </w:r>
      <w:del w:id="3648" w:author="Author">
        <w:r w:rsidDel="00B70E01">
          <w:delText>Requirements regarding the p</w:delText>
        </w:r>
      </w:del>
      <w:ins w:id="3649" w:author="Author">
        <w:r w:rsidR="00B70E01">
          <w:t>P</w:t>
        </w:r>
      </w:ins>
      <w:r>
        <w:t>articipation of all children with disabilities in general state and district-wide assessment programs</w:t>
      </w:r>
      <w:ins w:id="3650" w:author="Author">
        <w:r w:rsidR="00B70E01">
          <w:t>,</w:t>
        </w:r>
      </w:ins>
      <w:r>
        <w:t xml:space="preserve"> </w:t>
      </w:r>
      <w:del w:id="3651" w:author="Author">
        <w:r w:rsidDel="009529F9">
          <w:delText xml:space="preserve">as </w:delText>
        </w:r>
      </w:del>
      <w:r>
        <w:t xml:space="preserve">established </w:t>
      </w:r>
      <w:del w:id="3652" w:author="Author">
        <w:r w:rsidDel="009529F9">
          <w:delText xml:space="preserve">in </w:delText>
        </w:r>
      </w:del>
      <w:ins w:id="3653" w:author="Author">
        <w:r w:rsidR="009529F9">
          <w:t xml:space="preserve">by </w:t>
        </w:r>
      </w:ins>
      <w:r>
        <w:t>34 C</w:t>
      </w:r>
      <w:ins w:id="3654" w:author="Author">
        <w:r w:rsidR="0072180C">
          <w:t>.</w:t>
        </w:r>
      </w:ins>
      <w:r>
        <w:t>F</w:t>
      </w:r>
      <w:ins w:id="3655" w:author="Author">
        <w:r w:rsidR="0072180C">
          <w:t>.</w:t>
        </w:r>
      </w:ins>
      <w:r>
        <w:t>R</w:t>
      </w:r>
      <w:ins w:id="3656" w:author="Author">
        <w:r w:rsidR="0072180C">
          <w:t>.</w:t>
        </w:r>
      </w:ins>
      <w:r>
        <w:t xml:space="preserve"> §</w:t>
      </w:r>
      <w:ins w:id="3657" w:author="Author">
        <w:r w:rsidR="0072180C">
          <w:t xml:space="preserve"> </w:t>
        </w:r>
      </w:ins>
      <w:r>
        <w:t>300.160.</w:t>
      </w:r>
    </w:p>
    <w:p w14:paraId="0CFABD62" w14:textId="77777777" w:rsidR="000801E7" w:rsidRDefault="000801E7" w:rsidP="00253E03">
      <w:pPr>
        <w:pStyle w:val="Heading3"/>
        <w:spacing w:after="240"/>
      </w:pPr>
      <w:commentRangeStart w:id="3658"/>
      <w:r>
        <w:t>5.02</w:t>
      </w:r>
      <w:r>
        <w:tab/>
      </w:r>
      <w:del w:id="3659" w:author="Author">
        <w:r w:rsidDel="00F054D7">
          <w:delText>Administrative Unit</w:delText>
        </w:r>
      </w:del>
      <w:ins w:id="3660" w:author="Author">
        <w:r w:rsidR="00F054D7">
          <w:t>AU</w:t>
        </w:r>
      </w:ins>
      <w:r>
        <w:t xml:space="preserve"> Eligibility</w:t>
      </w:r>
      <w:commentRangeEnd w:id="3658"/>
      <w:r w:rsidR="00080E3A">
        <w:rPr>
          <w:rStyle w:val="CommentReference"/>
          <w:sz w:val="24"/>
          <w:szCs w:val="26"/>
        </w:rPr>
        <w:commentReference w:id="3658"/>
      </w:r>
    </w:p>
    <w:p w14:paraId="0A4010CD" w14:textId="77777777" w:rsidR="00064B58" w:rsidRDefault="000801E7" w:rsidP="00253E03">
      <w:pPr>
        <w:pStyle w:val="upar1"/>
        <w:spacing w:after="240"/>
        <w:rPr>
          <w:ins w:id="3661" w:author="Author"/>
        </w:rPr>
      </w:pPr>
      <w:r>
        <w:t xml:space="preserve">An </w:t>
      </w:r>
      <w:del w:id="3662" w:author="Author">
        <w:r w:rsidDel="00724381">
          <w:delText>administrative unit</w:delText>
        </w:r>
      </w:del>
      <w:ins w:id="3663" w:author="Author">
        <w:r w:rsidR="00724381">
          <w:t>AU</w:t>
        </w:r>
      </w:ins>
      <w:r>
        <w:t xml:space="preserve"> is eligible for assistance under </w:t>
      </w:r>
      <w:ins w:id="3664" w:author="Author">
        <w:r w:rsidR="00724381">
          <w:t xml:space="preserve">IDEA </w:t>
        </w:r>
      </w:ins>
      <w:r>
        <w:t>Part B</w:t>
      </w:r>
      <w:ins w:id="3665" w:author="Author">
        <w:r w:rsidR="0054272B">
          <w:t xml:space="preserve"> for a fiscal year</w:t>
        </w:r>
      </w:ins>
      <w:del w:id="3666" w:author="Author">
        <w:r w:rsidDel="00724381">
          <w:delText xml:space="preserve"> of the Individuals with Disabilities Education Act (</w:delText>
        </w:r>
        <w:r w:rsidR="007C5B91" w:rsidDel="00724381">
          <w:delText>“</w:delText>
        </w:r>
        <w:r w:rsidDel="00724381">
          <w:delText>IDEA</w:delText>
        </w:r>
        <w:r w:rsidR="004072CD" w:rsidDel="00724381">
          <w:delText>”</w:delText>
        </w:r>
        <w:r w:rsidDel="00724381">
          <w:delText xml:space="preserve"> )</w:delText>
        </w:r>
      </w:del>
      <w:r>
        <w:t xml:space="preserve"> if the </w:t>
      </w:r>
      <w:del w:id="3667" w:author="Author">
        <w:r w:rsidDel="00724381">
          <w:delText>administrative unit</w:delText>
        </w:r>
      </w:del>
      <w:ins w:id="3668" w:author="Author">
        <w:r w:rsidR="00724381">
          <w:t>AU</w:t>
        </w:r>
      </w:ins>
      <w:r>
        <w:t xml:space="preserve"> submits a plan that provides assurance to the Department tha</w:t>
      </w:r>
      <w:ins w:id="3669" w:author="Author">
        <w:r w:rsidR="00064B58">
          <w:t>t:</w:t>
        </w:r>
      </w:ins>
    </w:p>
    <w:p w14:paraId="56D144CA" w14:textId="77777777" w:rsidR="00064B58" w:rsidRDefault="00064B58" w:rsidP="00253E03">
      <w:pPr>
        <w:pStyle w:val="upar1"/>
        <w:spacing w:after="240"/>
        <w:rPr>
          <w:ins w:id="3670" w:author="Author"/>
        </w:rPr>
      </w:pPr>
      <w:ins w:id="3671" w:author="Author">
        <w:r>
          <w:lastRenderedPageBreak/>
          <w:t>5.02(1)</w:t>
        </w:r>
        <w:r>
          <w:tab/>
        </w:r>
        <w:r w:rsidR="0054272B">
          <w:t>Pursuant to 34 C.F.R. § 300.201, t</w:t>
        </w:r>
        <w:r>
          <w:t>he AU’s policies and practices are consistent with State policies</w:t>
        </w:r>
        <w:r w:rsidR="006842C4">
          <w:t>, procedures, and programs</w:t>
        </w:r>
        <w:r>
          <w:t xml:space="preserve"> established by the relevant subsections of section 5.01 of these Rules</w:t>
        </w:r>
        <w:r w:rsidR="0054272B">
          <w:t xml:space="preserve"> and</w:t>
        </w:r>
        <w:r w:rsidR="006842C4">
          <w:t xml:space="preserve"> </w:t>
        </w:r>
        <w:r w:rsidR="00BB38CC">
          <w:t>IDEA</w:t>
        </w:r>
        <w:r>
          <w:t xml:space="preserve"> </w:t>
        </w:r>
        <w:r w:rsidR="006842C4">
          <w:t>Part B</w:t>
        </w:r>
        <w:r>
          <w:t>;</w:t>
        </w:r>
        <w:r w:rsidR="006842C4">
          <w:t xml:space="preserve"> and</w:t>
        </w:r>
      </w:ins>
    </w:p>
    <w:p w14:paraId="3548DBB1" w14:textId="77777777" w:rsidR="000801E7" w:rsidRDefault="00064B58" w:rsidP="00253E03">
      <w:pPr>
        <w:pStyle w:val="upar1"/>
        <w:spacing w:after="240"/>
      </w:pPr>
      <w:ins w:id="3672" w:author="Author">
        <w:r>
          <w:t>5.02(2)</w:t>
        </w:r>
        <w:r>
          <w:tab/>
        </w:r>
      </w:ins>
      <w:del w:id="3673" w:author="Author">
        <w:r w:rsidR="000801E7" w:rsidDel="00064B58">
          <w:delText>t t</w:delText>
        </w:r>
      </w:del>
      <w:ins w:id="3674" w:author="Author">
        <w:r>
          <w:t>T</w:t>
        </w:r>
      </w:ins>
      <w:r w:rsidR="000801E7">
        <w:t xml:space="preserve">he </w:t>
      </w:r>
      <w:del w:id="3675" w:author="Author">
        <w:r w:rsidR="000801E7" w:rsidDel="00724381">
          <w:delText>administrative unit</w:delText>
        </w:r>
      </w:del>
      <w:ins w:id="3676" w:author="Author">
        <w:r w:rsidR="00724381">
          <w:t>AU</w:t>
        </w:r>
      </w:ins>
      <w:r w:rsidR="000801E7">
        <w:t xml:space="preserve"> meets each of the conditions</w:t>
      </w:r>
      <w:ins w:id="3677" w:author="Author">
        <w:r w:rsidR="00724381">
          <w:t xml:space="preserve"> and requirements</w:t>
        </w:r>
      </w:ins>
      <w:r w:rsidR="000801E7">
        <w:t xml:space="preserve"> established by 34 C</w:t>
      </w:r>
      <w:ins w:id="3678" w:author="Author">
        <w:r w:rsidR="00724381">
          <w:t>.</w:t>
        </w:r>
      </w:ins>
      <w:r w:rsidR="000801E7">
        <w:t>F</w:t>
      </w:r>
      <w:ins w:id="3679" w:author="Author">
        <w:r w:rsidR="00724381">
          <w:t>.</w:t>
        </w:r>
      </w:ins>
      <w:r w:rsidR="000801E7">
        <w:t>R</w:t>
      </w:r>
      <w:ins w:id="3680" w:author="Author">
        <w:r w:rsidR="00724381">
          <w:t>.</w:t>
        </w:r>
      </w:ins>
      <w:r w:rsidR="000801E7">
        <w:t xml:space="preserve"> §</w:t>
      </w:r>
      <w:ins w:id="3681" w:author="Author">
        <w:r w:rsidR="00724381">
          <w:t xml:space="preserve">§ </w:t>
        </w:r>
      </w:ins>
      <w:r w:rsidR="000801E7">
        <w:t>300.20</w:t>
      </w:r>
      <w:ins w:id="3682" w:author="Author">
        <w:r w:rsidR="0054272B">
          <w:t>2</w:t>
        </w:r>
      </w:ins>
      <w:del w:id="3683" w:author="Author">
        <w:r w:rsidR="000801E7" w:rsidDel="0054272B">
          <w:delText>0</w:delText>
        </w:r>
      </w:del>
      <w:r w:rsidR="000801E7">
        <w:t xml:space="preserve"> through </w:t>
      </w:r>
      <w:del w:id="3684" w:author="Author">
        <w:r w:rsidR="000801E7" w:rsidDel="00724381">
          <w:delText>§</w:delText>
        </w:r>
      </w:del>
      <w:r w:rsidR="000801E7">
        <w:t>300.213</w:t>
      </w:r>
      <w:ins w:id="3685" w:author="Author">
        <w:r>
          <w:t>, including:</w:t>
        </w:r>
      </w:ins>
      <w:del w:id="3686" w:author="Author">
        <w:r w:rsidR="000801E7" w:rsidDel="00064B58">
          <w:delText xml:space="preserve"> as follows:</w:delText>
        </w:r>
      </w:del>
    </w:p>
    <w:p w14:paraId="4720D4C4" w14:textId="77777777" w:rsidR="000801E7" w:rsidDel="00064B58" w:rsidRDefault="00064B58" w:rsidP="00253E03">
      <w:pPr>
        <w:pStyle w:val="par1"/>
        <w:spacing w:after="240"/>
        <w:rPr>
          <w:del w:id="3687" w:author="Author"/>
        </w:rPr>
      </w:pPr>
      <w:ins w:id="3688" w:author="Author">
        <w:r>
          <w:tab/>
        </w:r>
      </w:ins>
      <w:del w:id="3689" w:author="Author">
        <w:r w:rsidR="000801E7" w:rsidDel="00064B58">
          <w:delText>5.02(1)</w:delText>
        </w:r>
        <w:r w:rsidR="000801E7" w:rsidDel="00064B58">
          <w:tab/>
          <w:delText xml:space="preserve">Consistency with State policies established </w:delText>
        </w:r>
        <w:r w:rsidR="000801E7" w:rsidDel="00724381">
          <w:delText xml:space="preserve">under </w:delText>
        </w:r>
        <w:r w:rsidR="000801E7" w:rsidDel="00064B58">
          <w:delText xml:space="preserve">the relevant subsections of </w:delText>
        </w:r>
        <w:r w:rsidR="000801E7" w:rsidDel="00724381">
          <w:delText>S</w:delText>
        </w:r>
        <w:r w:rsidR="000801E7" w:rsidDel="00064B58">
          <w:delText xml:space="preserve">ection 5.01 of these Rules and 34 CFR §300.101 through </w:delText>
        </w:r>
        <w:r w:rsidR="000801E7" w:rsidDel="00724381">
          <w:delText>§</w:delText>
        </w:r>
        <w:r w:rsidR="000801E7" w:rsidDel="00064B58">
          <w:delText>300.163</w:delText>
        </w:r>
        <w:r w:rsidR="000801E7" w:rsidDel="00724381">
          <w:delText>,</w:delText>
        </w:r>
        <w:r w:rsidR="000801E7" w:rsidDel="00064B58">
          <w:delText xml:space="preserve"> </w:delText>
        </w:r>
        <w:r w:rsidR="000801E7" w:rsidDel="00724381">
          <w:delText>and §</w:delText>
        </w:r>
        <w:r w:rsidR="000801E7" w:rsidDel="00064B58">
          <w:delText xml:space="preserve">300.165 through </w:delText>
        </w:r>
        <w:r w:rsidR="000801E7" w:rsidDel="00724381">
          <w:delText>§</w:delText>
        </w:r>
        <w:r w:rsidR="000801E7" w:rsidDel="00064B58">
          <w:delText xml:space="preserve">300.174 and </w:delText>
        </w:r>
        <w:r w:rsidR="000801E7" w:rsidDel="00724381">
          <w:delText>§</w:delText>
        </w:r>
        <w:r w:rsidR="000801E7" w:rsidDel="00064B58">
          <w:delText>300.201;</w:delText>
        </w:r>
      </w:del>
    </w:p>
    <w:p w14:paraId="518F3746" w14:textId="77777777" w:rsidR="000801E7" w:rsidRDefault="000801E7" w:rsidP="00253E03">
      <w:pPr>
        <w:pStyle w:val="par1"/>
        <w:spacing w:after="240"/>
      </w:pPr>
      <w:r>
        <w:t>5.02(2)</w:t>
      </w:r>
      <w:ins w:id="3690" w:author="Author">
        <w:r w:rsidR="00064B58">
          <w:t>(a)</w:t>
        </w:r>
      </w:ins>
      <w:r>
        <w:tab/>
      </w:r>
      <w:ins w:id="3691" w:author="Author">
        <w:r w:rsidR="00064B58">
          <w:t xml:space="preserve">34 C.F.R. § 300.202 - </w:t>
        </w:r>
      </w:ins>
      <w:del w:id="3692" w:author="Author">
        <w:r w:rsidDel="00064B58">
          <w:delText xml:space="preserve">Requirements regarding the </w:delText>
        </w:r>
      </w:del>
      <w:ins w:id="3693" w:author="Author">
        <w:r w:rsidR="00064B58">
          <w:t>U</w:t>
        </w:r>
      </w:ins>
      <w:del w:id="3694" w:author="Author">
        <w:r w:rsidDel="00064B58">
          <w:delText>u</w:delText>
        </w:r>
      </w:del>
      <w:r>
        <w:t xml:space="preserve">se of </w:t>
      </w:r>
      <w:ins w:id="3695" w:author="Author">
        <w:r w:rsidR="00F20D72">
          <w:t xml:space="preserve">IDEA </w:t>
        </w:r>
      </w:ins>
      <w:del w:id="3696" w:author="Author">
        <w:r w:rsidDel="00064B58">
          <w:delText xml:space="preserve">amounts of </w:delText>
        </w:r>
      </w:del>
      <w:r>
        <w:t>Part B funds</w:t>
      </w:r>
      <w:del w:id="3697" w:author="Author">
        <w:r w:rsidDel="00064B58">
          <w:delText xml:space="preserve"> as established in 34 CFR §300.202</w:delText>
        </w:r>
      </w:del>
      <w:r>
        <w:t>;</w:t>
      </w:r>
    </w:p>
    <w:p w14:paraId="7E484A9F" w14:textId="77777777" w:rsidR="000801E7" w:rsidRDefault="00064B58" w:rsidP="00253E03">
      <w:pPr>
        <w:pStyle w:val="par1"/>
        <w:spacing w:after="240"/>
      </w:pPr>
      <w:ins w:id="3698" w:author="Author">
        <w:r>
          <w:tab/>
        </w:r>
      </w:ins>
      <w:r w:rsidR="000801E7">
        <w:t>5.02(</w:t>
      </w:r>
      <w:del w:id="3699" w:author="Author">
        <w:r w:rsidR="000801E7" w:rsidDel="00064B58">
          <w:delText>3</w:delText>
        </w:r>
      </w:del>
      <w:ins w:id="3700" w:author="Author">
        <w:r>
          <w:t>2</w:t>
        </w:r>
      </w:ins>
      <w:r w:rsidR="000801E7">
        <w:t>)</w:t>
      </w:r>
      <w:ins w:id="3701" w:author="Author">
        <w:r>
          <w:t>(b)</w:t>
        </w:r>
      </w:ins>
      <w:r w:rsidR="000801E7">
        <w:tab/>
      </w:r>
      <w:ins w:id="3702" w:author="Author">
        <w:r>
          <w:t xml:space="preserve">34 C.F.R. § 300.203 - </w:t>
        </w:r>
      </w:ins>
      <w:del w:id="3703" w:author="Author">
        <w:r w:rsidR="000801E7" w:rsidDel="00064B58">
          <w:delText>Requirements regarding m</w:delText>
        </w:r>
      </w:del>
      <w:ins w:id="3704" w:author="Author">
        <w:r>
          <w:t>M</w:t>
        </w:r>
      </w:ins>
      <w:r w:rsidR="000801E7">
        <w:t>aintenance of effort</w:t>
      </w:r>
      <w:del w:id="3705" w:author="Author">
        <w:r w:rsidR="000801E7" w:rsidDel="00064B58">
          <w:delText xml:space="preserve"> as established in 34 CFR §300.203</w:delText>
        </w:r>
      </w:del>
      <w:r w:rsidR="000801E7">
        <w:t>;</w:t>
      </w:r>
    </w:p>
    <w:p w14:paraId="3663BFEE" w14:textId="77777777" w:rsidR="000801E7" w:rsidRDefault="00064B58" w:rsidP="00253E03">
      <w:pPr>
        <w:pStyle w:val="par1"/>
        <w:spacing w:after="240"/>
      </w:pPr>
      <w:ins w:id="3706" w:author="Author">
        <w:r>
          <w:tab/>
        </w:r>
      </w:ins>
      <w:r w:rsidR="000801E7">
        <w:t>5.02(</w:t>
      </w:r>
      <w:del w:id="3707" w:author="Author">
        <w:r w:rsidR="000801E7" w:rsidDel="00064B58">
          <w:delText>4</w:delText>
        </w:r>
      </w:del>
      <w:ins w:id="3708" w:author="Author">
        <w:r>
          <w:t>2</w:t>
        </w:r>
      </w:ins>
      <w:r w:rsidR="000801E7">
        <w:t>)</w:t>
      </w:r>
      <w:ins w:id="3709" w:author="Author">
        <w:r>
          <w:t>(c)</w:t>
        </w:r>
      </w:ins>
      <w:r w:rsidR="000801E7">
        <w:tab/>
      </w:r>
      <w:ins w:id="3710" w:author="Author">
        <w:r>
          <w:t xml:space="preserve">34 C.F.R. § 300.204 - </w:t>
        </w:r>
      </w:ins>
      <w:del w:id="3711" w:author="Author">
        <w:r w:rsidR="000801E7" w:rsidDel="00064B58">
          <w:delText>Requirements regarding e</w:delText>
        </w:r>
      </w:del>
      <w:ins w:id="3712" w:author="Author">
        <w:r>
          <w:t>E</w:t>
        </w:r>
      </w:ins>
      <w:r w:rsidR="000801E7">
        <w:t>xceptions to maintenance of effort</w:t>
      </w:r>
      <w:del w:id="3713" w:author="Author">
        <w:r w:rsidR="000801E7" w:rsidDel="00064B58">
          <w:delText xml:space="preserve"> established </w:delText>
        </w:r>
        <w:r w:rsidR="000801E7" w:rsidDel="00724381">
          <w:delText xml:space="preserve">in </w:delText>
        </w:r>
        <w:r w:rsidR="000801E7" w:rsidDel="00064B58">
          <w:delText>34 CFR §300.204</w:delText>
        </w:r>
      </w:del>
      <w:r w:rsidR="000801E7">
        <w:t>;</w:t>
      </w:r>
    </w:p>
    <w:p w14:paraId="2BC6E534" w14:textId="77777777" w:rsidR="000801E7" w:rsidRDefault="00064B58" w:rsidP="00253E03">
      <w:pPr>
        <w:pStyle w:val="par1"/>
        <w:spacing w:after="240"/>
      </w:pPr>
      <w:ins w:id="3714" w:author="Author">
        <w:r>
          <w:tab/>
        </w:r>
      </w:ins>
      <w:r w:rsidR="000801E7">
        <w:t>5.02(</w:t>
      </w:r>
      <w:del w:id="3715" w:author="Author">
        <w:r w:rsidR="000801E7" w:rsidDel="00064B58">
          <w:delText>5</w:delText>
        </w:r>
      </w:del>
      <w:ins w:id="3716" w:author="Author">
        <w:r>
          <w:t>2</w:t>
        </w:r>
      </w:ins>
      <w:r w:rsidR="000801E7">
        <w:t>)</w:t>
      </w:r>
      <w:ins w:id="3717" w:author="Author">
        <w:r>
          <w:t>(d)</w:t>
        </w:r>
      </w:ins>
      <w:r w:rsidR="000801E7">
        <w:tab/>
      </w:r>
      <w:ins w:id="3718" w:author="Author">
        <w:r>
          <w:t xml:space="preserve">34 C.F.R. § 300.205 - </w:t>
        </w:r>
      </w:ins>
      <w:del w:id="3719" w:author="Author">
        <w:r w:rsidR="000801E7" w:rsidDel="00064B58">
          <w:delText>Requirements regarding a</w:delText>
        </w:r>
      </w:del>
      <w:ins w:id="3720" w:author="Author">
        <w:r>
          <w:t>A</w:t>
        </w:r>
      </w:ins>
      <w:r w:rsidR="000801E7">
        <w:t>djustment of local fiscal efforts in certain fiscal years</w:t>
      </w:r>
      <w:ins w:id="3721" w:author="Author">
        <w:r w:rsidDel="00064B58">
          <w:t xml:space="preserve"> </w:t>
        </w:r>
      </w:ins>
      <w:del w:id="3722" w:author="Author">
        <w:r w:rsidR="000801E7" w:rsidDel="00064B58">
          <w:delText xml:space="preserve"> as established in 34 CFR §300.205</w:delText>
        </w:r>
      </w:del>
      <w:r w:rsidR="000801E7">
        <w:t>;</w:t>
      </w:r>
    </w:p>
    <w:p w14:paraId="0853CA45" w14:textId="317D87DA" w:rsidR="000801E7" w:rsidRDefault="00064B58" w:rsidP="00253E03">
      <w:pPr>
        <w:pStyle w:val="par1"/>
        <w:spacing w:after="240"/>
      </w:pPr>
      <w:ins w:id="3723" w:author="Author">
        <w:r>
          <w:tab/>
        </w:r>
      </w:ins>
      <w:r w:rsidR="000801E7">
        <w:t>5.02(</w:t>
      </w:r>
      <w:del w:id="3724" w:author="Author">
        <w:r w:rsidR="000801E7" w:rsidDel="00064B58">
          <w:delText>6</w:delText>
        </w:r>
      </w:del>
      <w:ins w:id="3725" w:author="Author">
        <w:r>
          <w:t>2</w:t>
        </w:r>
      </w:ins>
      <w:r w:rsidR="000801E7">
        <w:t>)</w:t>
      </w:r>
      <w:ins w:id="3726" w:author="Author">
        <w:r>
          <w:t>(e)</w:t>
        </w:r>
      </w:ins>
      <w:r w:rsidR="000801E7">
        <w:tab/>
      </w:r>
      <w:ins w:id="3727" w:author="Author">
        <w:r>
          <w:t xml:space="preserve">34 C.F.R. § 300.206 - </w:t>
        </w:r>
      </w:ins>
      <w:del w:id="3728" w:author="Author">
        <w:r w:rsidR="000801E7" w:rsidDel="00064B58">
          <w:delText>Requirements regarding s</w:delText>
        </w:r>
      </w:del>
      <w:ins w:id="3729" w:author="Author">
        <w:r>
          <w:t>S</w:t>
        </w:r>
      </w:ins>
      <w:r w:rsidR="000801E7">
        <w:t xml:space="preserve">choolwide programs under Title I of the </w:t>
      </w:r>
      <w:r w:rsidR="595573CE">
        <w:t>ES</w:t>
      </w:r>
      <w:ins w:id="3730" w:author="Author">
        <w:r w:rsidR="13D71CCD">
          <w:t>S</w:t>
        </w:r>
      </w:ins>
      <w:del w:id="3731" w:author="Author">
        <w:r w:rsidDel="595573CE">
          <w:delText>E</w:delText>
        </w:r>
      </w:del>
      <w:r w:rsidR="595573CE">
        <w:t>A</w:t>
      </w:r>
      <w:del w:id="3732" w:author="Author">
        <w:r w:rsidR="000801E7" w:rsidDel="006842C4">
          <w:delText xml:space="preserve"> as established in</w:delText>
        </w:r>
        <w:r w:rsidR="000801E7" w:rsidDel="00064B58">
          <w:delText xml:space="preserve"> 34 CFR §300.206</w:delText>
        </w:r>
      </w:del>
      <w:r w:rsidR="000801E7">
        <w:t>;</w:t>
      </w:r>
    </w:p>
    <w:p w14:paraId="11836C65" w14:textId="77777777" w:rsidR="000801E7" w:rsidRDefault="00064B58" w:rsidP="00253E03">
      <w:pPr>
        <w:pStyle w:val="par1"/>
        <w:spacing w:after="240"/>
      </w:pPr>
      <w:ins w:id="3733" w:author="Author">
        <w:r>
          <w:tab/>
        </w:r>
      </w:ins>
      <w:r w:rsidR="000801E7">
        <w:t>5.02(</w:t>
      </w:r>
      <w:ins w:id="3734" w:author="Author">
        <w:r>
          <w:t>2</w:t>
        </w:r>
      </w:ins>
      <w:del w:id="3735" w:author="Author">
        <w:r w:rsidR="000801E7" w:rsidDel="00064B58">
          <w:delText>7</w:delText>
        </w:r>
      </w:del>
      <w:r w:rsidR="000801E7">
        <w:t>)</w:t>
      </w:r>
      <w:ins w:id="3736" w:author="Author">
        <w:r>
          <w:t>(f)</w:t>
        </w:r>
      </w:ins>
      <w:r w:rsidR="000801E7">
        <w:tab/>
      </w:r>
      <w:ins w:id="3737" w:author="Author">
        <w:r w:rsidR="006842C4">
          <w:t xml:space="preserve">34 C.F.R. § 300.207 - </w:t>
        </w:r>
      </w:ins>
      <w:del w:id="3738" w:author="Author">
        <w:r w:rsidR="000801E7" w:rsidDel="006842C4">
          <w:delText>Requirements regarding p</w:delText>
        </w:r>
      </w:del>
      <w:ins w:id="3739" w:author="Author">
        <w:r w:rsidR="006842C4">
          <w:t>P</w:t>
        </w:r>
      </w:ins>
      <w:r w:rsidR="000801E7">
        <w:t>ersonnel development</w:t>
      </w:r>
      <w:del w:id="3740" w:author="Author">
        <w:r w:rsidR="000801E7" w:rsidDel="006842C4">
          <w:delText xml:space="preserve"> as established in 34 CFR §300.207</w:delText>
        </w:r>
      </w:del>
      <w:r w:rsidR="000801E7">
        <w:t>;</w:t>
      </w:r>
    </w:p>
    <w:p w14:paraId="79E2226C" w14:textId="77777777" w:rsidR="000801E7" w:rsidRDefault="00064B58" w:rsidP="00253E03">
      <w:pPr>
        <w:pStyle w:val="par1"/>
        <w:spacing w:after="240"/>
      </w:pPr>
      <w:ins w:id="3741" w:author="Author">
        <w:r>
          <w:tab/>
        </w:r>
      </w:ins>
      <w:r w:rsidR="000801E7">
        <w:t>5.02(</w:t>
      </w:r>
      <w:del w:id="3742" w:author="Author">
        <w:r w:rsidR="000801E7" w:rsidDel="00064B58">
          <w:delText>8</w:delText>
        </w:r>
      </w:del>
      <w:ins w:id="3743" w:author="Author">
        <w:r>
          <w:t>2</w:t>
        </w:r>
      </w:ins>
      <w:r w:rsidR="000801E7">
        <w:t>)</w:t>
      </w:r>
      <w:ins w:id="3744" w:author="Author">
        <w:r>
          <w:t>(g)</w:t>
        </w:r>
      </w:ins>
      <w:r w:rsidR="000801E7">
        <w:tab/>
      </w:r>
      <w:ins w:id="3745" w:author="Author">
        <w:r w:rsidR="006842C4">
          <w:t xml:space="preserve">34 C.F.R. § 300.208 - </w:t>
        </w:r>
      </w:ins>
      <w:del w:id="3746" w:author="Author">
        <w:r w:rsidR="000801E7" w:rsidDel="006842C4">
          <w:delText>Requirements regarding p</w:delText>
        </w:r>
      </w:del>
      <w:ins w:id="3747" w:author="Author">
        <w:r w:rsidR="006842C4">
          <w:t>P</w:t>
        </w:r>
      </w:ins>
      <w:r w:rsidR="000801E7">
        <w:t>ermissive use of funds</w:t>
      </w:r>
      <w:del w:id="3748" w:author="Author">
        <w:r w:rsidR="000801E7" w:rsidDel="006842C4">
          <w:delText xml:space="preserve"> as established in 34 CFR §300.208</w:delText>
        </w:r>
      </w:del>
      <w:r w:rsidR="000801E7">
        <w:t>;</w:t>
      </w:r>
    </w:p>
    <w:p w14:paraId="734F913A" w14:textId="77777777" w:rsidR="000801E7" w:rsidRDefault="00064B58" w:rsidP="00253E03">
      <w:pPr>
        <w:pStyle w:val="par1"/>
        <w:spacing w:after="240"/>
      </w:pPr>
      <w:ins w:id="3749" w:author="Author">
        <w:r>
          <w:tab/>
        </w:r>
      </w:ins>
      <w:r w:rsidR="000801E7">
        <w:t>5.02(</w:t>
      </w:r>
      <w:del w:id="3750" w:author="Author">
        <w:r w:rsidR="000801E7" w:rsidDel="00064B58">
          <w:delText>9</w:delText>
        </w:r>
      </w:del>
      <w:ins w:id="3751" w:author="Author">
        <w:r>
          <w:t>2</w:t>
        </w:r>
      </w:ins>
      <w:r w:rsidR="000801E7">
        <w:t>)</w:t>
      </w:r>
      <w:ins w:id="3752" w:author="Author">
        <w:r>
          <w:t>(h)</w:t>
        </w:r>
      </w:ins>
      <w:r w:rsidR="000801E7">
        <w:tab/>
      </w:r>
      <w:ins w:id="3753" w:author="Author">
        <w:r w:rsidR="006842C4">
          <w:t xml:space="preserve">34 C.F.R. § 300.209 - </w:t>
        </w:r>
      </w:ins>
      <w:del w:id="3754" w:author="Author">
        <w:r w:rsidR="000801E7" w:rsidDel="006842C4">
          <w:delText>Requirements regarding the t</w:delText>
        </w:r>
      </w:del>
      <w:ins w:id="3755" w:author="Author">
        <w:r w:rsidR="006842C4">
          <w:t>T</w:t>
        </w:r>
      </w:ins>
      <w:r w:rsidR="000801E7">
        <w:t>reatment of charter schools</w:t>
      </w:r>
      <w:del w:id="3756" w:author="Author">
        <w:r w:rsidR="000801E7" w:rsidDel="006842C4">
          <w:delText xml:space="preserve"> as established in 34 CFR §300.209</w:delText>
        </w:r>
      </w:del>
      <w:r w:rsidR="000801E7">
        <w:t>;</w:t>
      </w:r>
    </w:p>
    <w:p w14:paraId="4E8351FC" w14:textId="77777777" w:rsidR="000801E7" w:rsidRDefault="00064B58" w:rsidP="00253E03">
      <w:pPr>
        <w:pStyle w:val="par1"/>
        <w:spacing w:after="240"/>
      </w:pPr>
      <w:ins w:id="3757" w:author="Author">
        <w:r>
          <w:tab/>
        </w:r>
      </w:ins>
      <w:r w:rsidR="000801E7">
        <w:t>5.02(</w:t>
      </w:r>
      <w:del w:id="3758" w:author="Author">
        <w:r w:rsidR="000801E7" w:rsidDel="00064B58">
          <w:delText>10</w:delText>
        </w:r>
      </w:del>
      <w:ins w:id="3759" w:author="Author">
        <w:r>
          <w:t>2</w:t>
        </w:r>
      </w:ins>
      <w:r w:rsidR="000801E7">
        <w:t>)</w:t>
      </w:r>
      <w:ins w:id="3760" w:author="Author">
        <w:r>
          <w:t>(i)</w:t>
        </w:r>
      </w:ins>
      <w:r w:rsidR="000801E7">
        <w:tab/>
      </w:r>
      <w:ins w:id="3761" w:author="Author">
        <w:r w:rsidR="006842C4">
          <w:t xml:space="preserve">34 C.F.R. § 300.210 - </w:t>
        </w:r>
      </w:ins>
      <w:del w:id="3762" w:author="Author">
        <w:r w:rsidR="000801E7" w:rsidDel="006842C4">
          <w:delText>Requirements regarding the p</w:delText>
        </w:r>
      </w:del>
      <w:ins w:id="3763" w:author="Author">
        <w:r w:rsidR="006842C4">
          <w:t>P</w:t>
        </w:r>
      </w:ins>
      <w:r w:rsidR="000801E7">
        <w:t xml:space="preserve">urchase of instructional materials </w:t>
      </w:r>
      <w:del w:id="3764" w:author="Author">
        <w:r w:rsidR="000801E7" w:rsidDel="006842C4">
          <w:delText>as established in 34 CFR §300.210</w:delText>
        </w:r>
      </w:del>
      <w:r w:rsidR="000801E7">
        <w:t>;</w:t>
      </w:r>
    </w:p>
    <w:p w14:paraId="1EED0A63" w14:textId="77777777" w:rsidR="000801E7" w:rsidRDefault="00064B58" w:rsidP="00253E03">
      <w:pPr>
        <w:pStyle w:val="par1"/>
        <w:spacing w:after="240"/>
      </w:pPr>
      <w:ins w:id="3765" w:author="Author">
        <w:r>
          <w:tab/>
        </w:r>
      </w:ins>
      <w:r w:rsidR="000801E7">
        <w:t>5.02(</w:t>
      </w:r>
      <w:ins w:id="3766" w:author="Author">
        <w:r>
          <w:t>2</w:t>
        </w:r>
      </w:ins>
      <w:del w:id="3767" w:author="Author">
        <w:r w:rsidR="000801E7" w:rsidDel="00064B58">
          <w:delText>11</w:delText>
        </w:r>
      </w:del>
      <w:r w:rsidR="000801E7">
        <w:t>)</w:t>
      </w:r>
      <w:ins w:id="3768" w:author="Author">
        <w:r>
          <w:t>(j)</w:t>
        </w:r>
      </w:ins>
      <w:r w:rsidR="000801E7">
        <w:tab/>
      </w:r>
      <w:ins w:id="3769" w:author="Author">
        <w:r w:rsidR="006842C4">
          <w:t xml:space="preserve">34 C.F.R. § 300.211 - </w:t>
        </w:r>
      </w:ins>
      <w:del w:id="3770" w:author="Author">
        <w:r w:rsidR="000801E7" w:rsidDel="006842C4">
          <w:delText>Requirements regarding the p</w:delText>
        </w:r>
      </w:del>
      <w:ins w:id="3771" w:author="Author">
        <w:r w:rsidR="006842C4">
          <w:t>P</w:t>
        </w:r>
      </w:ins>
      <w:r w:rsidR="000801E7">
        <w:t xml:space="preserve">rovision of information to the </w:t>
      </w:r>
      <w:ins w:id="3772" w:author="Author">
        <w:r w:rsidR="006842C4">
          <w:t>D</w:t>
        </w:r>
      </w:ins>
      <w:del w:id="3773" w:author="Author">
        <w:r w:rsidR="000801E7" w:rsidDel="006842C4">
          <w:delText>d</w:delText>
        </w:r>
      </w:del>
      <w:r w:rsidR="000801E7">
        <w:t>epartment</w:t>
      </w:r>
      <w:del w:id="3774" w:author="Author">
        <w:r w:rsidR="000801E7" w:rsidDel="006842C4">
          <w:delText xml:space="preserve"> as established in 34 CFR §300.211</w:delText>
        </w:r>
      </w:del>
      <w:r w:rsidR="000801E7">
        <w:t>;</w:t>
      </w:r>
    </w:p>
    <w:p w14:paraId="06B449A4" w14:textId="77777777" w:rsidR="000801E7" w:rsidRDefault="00064B58" w:rsidP="00253E03">
      <w:pPr>
        <w:pStyle w:val="par1"/>
        <w:spacing w:after="240"/>
      </w:pPr>
      <w:ins w:id="3775" w:author="Author">
        <w:r>
          <w:lastRenderedPageBreak/>
          <w:tab/>
        </w:r>
      </w:ins>
      <w:r w:rsidR="000801E7">
        <w:t>5.02(</w:t>
      </w:r>
      <w:del w:id="3776" w:author="Author">
        <w:r w:rsidR="000801E7" w:rsidDel="00064B58">
          <w:delText>12</w:delText>
        </w:r>
      </w:del>
      <w:ins w:id="3777" w:author="Author">
        <w:r>
          <w:t>2</w:t>
        </w:r>
      </w:ins>
      <w:r w:rsidR="000801E7">
        <w:t>)</w:t>
      </w:r>
      <w:ins w:id="3778" w:author="Author">
        <w:r>
          <w:t>(k)</w:t>
        </w:r>
      </w:ins>
      <w:r w:rsidR="000801E7">
        <w:tab/>
      </w:r>
      <w:ins w:id="3779" w:author="Author">
        <w:r w:rsidR="006842C4">
          <w:t xml:space="preserve">34 C.F.R. § 300.212 - </w:t>
        </w:r>
      </w:ins>
      <w:del w:id="3780" w:author="Author">
        <w:r w:rsidR="000801E7" w:rsidDel="006842C4">
          <w:delText>Requirements regarding the a</w:delText>
        </w:r>
      </w:del>
      <w:ins w:id="3781" w:author="Author">
        <w:r w:rsidR="006842C4">
          <w:t>A</w:t>
        </w:r>
      </w:ins>
      <w:r w:rsidR="000801E7">
        <w:t xml:space="preserve">ccessibility of all </w:t>
      </w:r>
      <w:ins w:id="3782" w:author="Author">
        <w:r w:rsidR="00360B2F">
          <w:t xml:space="preserve">IDEA </w:t>
        </w:r>
      </w:ins>
      <w:r w:rsidR="000801E7">
        <w:t xml:space="preserve">Part B </w:t>
      </w:r>
      <w:ins w:id="3783" w:author="Author">
        <w:r w:rsidR="006842C4">
          <w:t>e</w:t>
        </w:r>
      </w:ins>
      <w:del w:id="3784" w:author="Author">
        <w:r w:rsidR="000801E7" w:rsidDel="006842C4">
          <w:delText>E</w:delText>
        </w:r>
      </w:del>
      <w:r w:rsidR="000801E7">
        <w:t xml:space="preserve">ligibility </w:t>
      </w:r>
      <w:ins w:id="3785" w:author="Author">
        <w:r w:rsidR="006842C4">
          <w:t>d</w:t>
        </w:r>
      </w:ins>
      <w:del w:id="3786" w:author="Author">
        <w:r w:rsidR="000801E7" w:rsidDel="006842C4">
          <w:delText>D</w:delText>
        </w:r>
      </w:del>
      <w:r w:rsidR="000801E7">
        <w:t>ocuments to parents and the general public</w:t>
      </w:r>
      <w:del w:id="3787" w:author="Author">
        <w:r w:rsidR="000801E7" w:rsidDel="006842C4">
          <w:delText xml:space="preserve"> as established in 34 CFR §300.212</w:delText>
        </w:r>
      </w:del>
      <w:r w:rsidR="000801E7">
        <w:t>;</w:t>
      </w:r>
    </w:p>
    <w:p w14:paraId="4D79CB9B" w14:textId="77777777" w:rsidR="000801E7" w:rsidRDefault="00064B58" w:rsidP="00253E03">
      <w:pPr>
        <w:pStyle w:val="par1"/>
        <w:spacing w:after="240"/>
      </w:pPr>
      <w:ins w:id="3788" w:author="Author">
        <w:r>
          <w:tab/>
        </w:r>
      </w:ins>
      <w:r w:rsidR="000801E7">
        <w:t>5.02(</w:t>
      </w:r>
      <w:del w:id="3789" w:author="Author">
        <w:r w:rsidR="000801E7" w:rsidDel="00064B58">
          <w:delText>13</w:delText>
        </w:r>
      </w:del>
      <w:ins w:id="3790" w:author="Author">
        <w:r>
          <w:t>2</w:t>
        </w:r>
      </w:ins>
      <w:r w:rsidR="000801E7">
        <w:t>)</w:t>
      </w:r>
      <w:ins w:id="3791" w:author="Author">
        <w:r>
          <w:t>(l)</w:t>
        </w:r>
      </w:ins>
      <w:r w:rsidR="000801E7">
        <w:tab/>
      </w:r>
      <w:ins w:id="3792" w:author="Author">
        <w:r w:rsidR="006842C4">
          <w:t xml:space="preserve">34 C.F.R. § 300.213 - </w:t>
        </w:r>
      </w:ins>
      <w:del w:id="3793" w:author="Author">
        <w:r w:rsidR="000801E7" w:rsidDel="006842C4">
          <w:delText>Requirements regarding r</w:delText>
        </w:r>
      </w:del>
      <w:ins w:id="3794" w:author="Author">
        <w:r w:rsidR="006842C4">
          <w:t>R</w:t>
        </w:r>
      </w:ins>
      <w:r w:rsidR="000801E7">
        <w:t>ecords pertaining to migratory children with disabilities</w:t>
      </w:r>
      <w:del w:id="3795" w:author="Author">
        <w:r w:rsidR="000801E7" w:rsidDel="006842C4">
          <w:delText xml:space="preserve"> as established in 34 CFR §300.213</w:delText>
        </w:r>
      </w:del>
      <w:r w:rsidR="000801E7">
        <w:t>;</w:t>
      </w:r>
    </w:p>
    <w:p w14:paraId="5484C788" w14:textId="77777777" w:rsidR="000801E7" w:rsidDel="0054272B" w:rsidRDefault="000801E7" w:rsidP="00253E03">
      <w:pPr>
        <w:pStyle w:val="par1"/>
        <w:spacing w:after="240"/>
        <w:rPr>
          <w:del w:id="3796" w:author="Author"/>
        </w:rPr>
      </w:pPr>
      <w:del w:id="3797" w:author="Author">
        <w:r w:rsidDel="0054272B">
          <w:delText>5.02(14)</w:delText>
        </w:r>
        <w:r w:rsidDel="0054272B">
          <w:tab/>
          <w:delText>Requirements regarding prior local plans as established by 34 CFR §300.220;</w:delText>
        </w:r>
      </w:del>
    </w:p>
    <w:p w14:paraId="04E79E87" w14:textId="77777777" w:rsidR="000801E7" w:rsidDel="0054272B" w:rsidRDefault="000801E7" w:rsidP="00253E03">
      <w:pPr>
        <w:pStyle w:val="par1"/>
        <w:spacing w:after="240"/>
        <w:rPr>
          <w:del w:id="3798" w:author="Author"/>
        </w:rPr>
      </w:pPr>
      <w:del w:id="3799" w:author="Author">
        <w:r w:rsidDel="0054272B">
          <w:delText>5.02(15)</w:delText>
        </w:r>
        <w:r w:rsidDel="0054272B">
          <w:tab/>
          <w:delText>Requirements regarding administrative unit and state-operated program compliance with 34 CFR §</w:delText>
        </w:r>
        <w:r w:rsidDel="00724381">
          <w:delText xml:space="preserve"> </w:delText>
        </w:r>
        <w:r w:rsidDel="0054272B">
          <w:delText>§300.200 through 300.221; and</w:delText>
        </w:r>
      </w:del>
    </w:p>
    <w:p w14:paraId="44B946A8" w14:textId="77777777" w:rsidR="000801E7" w:rsidRDefault="000801E7" w:rsidP="00253E03">
      <w:pPr>
        <w:pStyle w:val="par1"/>
        <w:spacing w:after="240"/>
      </w:pPr>
      <w:r>
        <w:t>5.02(16)</w:t>
      </w:r>
      <w:r>
        <w:tab/>
      </w:r>
      <w:ins w:id="3800" w:author="Author">
        <w:r w:rsidR="0054272B">
          <w:t xml:space="preserve">The AU meets the </w:t>
        </w:r>
      </w:ins>
      <w:del w:id="3801" w:author="Author">
        <w:r w:rsidDel="0054272B">
          <w:delText>R</w:delText>
        </w:r>
      </w:del>
      <w:ins w:id="3802" w:author="Author">
        <w:r w:rsidR="0054272B">
          <w:t>r</w:t>
        </w:r>
      </w:ins>
      <w:r>
        <w:t>equirements regarding early intervening services</w:t>
      </w:r>
      <w:ins w:id="3803" w:author="Author">
        <w:r w:rsidR="0054272B">
          <w:t xml:space="preserve">, as established by 34 C.F.R. </w:t>
        </w:r>
        <w:r w:rsidR="0054272B">
          <w:rPr>
            <w:rFonts w:cs="Arial"/>
          </w:rPr>
          <w:t>§</w:t>
        </w:r>
        <w:r w:rsidR="0054272B">
          <w:t xml:space="preserve"> 300.226</w:t>
        </w:r>
      </w:ins>
      <w:r>
        <w:t>.</w:t>
      </w:r>
    </w:p>
    <w:p w14:paraId="12D87BEB" w14:textId="77777777" w:rsidR="000801E7" w:rsidRDefault="000801E7" w:rsidP="00253E03">
      <w:pPr>
        <w:pStyle w:val="Heading3"/>
        <w:spacing w:after="240"/>
      </w:pPr>
      <w:r>
        <w:t>5.03</w:t>
      </w:r>
      <w:r>
        <w:tab/>
        <w:t>State-Operated Program Eligibility</w:t>
      </w:r>
    </w:p>
    <w:p w14:paraId="16169488" w14:textId="77777777" w:rsidR="000801E7" w:rsidRDefault="000801E7" w:rsidP="00253E03">
      <w:pPr>
        <w:pStyle w:val="upar1"/>
        <w:spacing w:after="240"/>
      </w:pPr>
      <w:r>
        <w:t xml:space="preserve">A state-operated program is eligible for assistance under </w:t>
      </w:r>
      <w:ins w:id="3804" w:author="Author">
        <w:r w:rsidR="006842C4">
          <w:t xml:space="preserve">IDEA </w:t>
        </w:r>
      </w:ins>
      <w:r>
        <w:t xml:space="preserve">Part B </w:t>
      </w:r>
      <w:del w:id="3805" w:author="Author">
        <w:r w:rsidDel="006842C4">
          <w:delText xml:space="preserve">of the IDEA </w:delText>
        </w:r>
      </w:del>
      <w:r>
        <w:t>if the state-operated program demonstrates to the satisfaction of the Department that it meets the requirements set forth in 34 C</w:t>
      </w:r>
      <w:ins w:id="3806" w:author="Author">
        <w:r w:rsidR="006842C4">
          <w:t>.</w:t>
        </w:r>
      </w:ins>
      <w:r>
        <w:t>F</w:t>
      </w:r>
      <w:ins w:id="3807" w:author="Author">
        <w:r w:rsidR="006842C4">
          <w:t>.</w:t>
        </w:r>
      </w:ins>
      <w:r>
        <w:t>R</w:t>
      </w:r>
      <w:ins w:id="3808" w:author="Author">
        <w:r w:rsidR="006842C4">
          <w:t>.</w:t>
        </w:r>
      </w:ins>
      <w:r>
        <w:t xml:space="preserve"> §</w:t>
      </w:r>
      <w:ins w:id="3809" w:author="Author">
        <w:r w:rsidR="006842C4">
          <w:t xml:space="preserve"> </w:t>
        </w:r>
      </w:ins>
      <w:r>
        <w:t>300.228.</w:t>
      </w:r>
    </w:p>
    <w:p w14:paraId="7B4CD4AF" w14:textId="77777777" w:rsidR="000801E7" w:rsidRDefault="000801E7" w:rsidP="00253E03">
      <w:pPr>
        <w:pStyle w:val="Heading3"/>
        <w:spacing w:after="240"/>
      </w:pPr>
      <w:r>
        <w:t>5.04</w:t>
      </w:r>
      <w:r>
        <w:tab/>
        <w:t>Additional Funding and Reporting Requirements</w:t>
      </w:r>
    </w:p>
    <w:p w14:paraId="4D882F04" w14:textId="77777777" w:rsidR="000801E7" w:rsidRDefault="000801E7" w:rsidP="00253E03">
      <w:pPr>
        <w:pStyle w:val="par1"/>
        <w:spacing w:after="240"/>
      </w:pPr>
      <w:r>
        <w:t>5.04(1)</w:t>
      </w:r>
      <w:r>
        <w:tab/>
        <w:t xml:space="preserve">In order to receive funding under </w:t>
      </w:r>
      <w:ins w:id="3810" w:author="Author">
        <w:r w:rsidR="0054272B">
          <w:t xml:space="preserve">IDEA </w:t>
        </w:r>
      </w:ins>
      <w:r>
        <w:t>Part B</w:t>
      </w:r>
      <w:del w:id="3811" w:author="Author">
        <w:r w:rsidDel="0054272B">
          <w:delText xml:space="preserve"> of the IDEA</w:delText>
        </w:r>
      </w:del>
      <w:r>
        <w:t xml:space="preserve">, </w:t>
      </w:r>
      <w:del w:id="3812" w:author="Author">
        <w:r w:rsidDel="00B8332F">
          <w:delText>administrative units</w:delText>
        </w:r>
      </w:del>
      <w:ins w:id="3813" w:author="Author">
        <w:r w:rsidR="00B8332F">
          <w:t>AUs</w:t>
        </w:r>
      </w:ins>
      <w:r>
        <w:t xml:space="preserve"> and state-operated programs </w:t>
      </w:r>
      <w:del w:id="3814" w:author="Author">
        <w:r w:rsidDel="008D6DC4">
          <w:delText xml:space="preserve">must </w:delText>
        </w:r>
      </w:del>
      <w:ins w:id="3815" w:author="Author">
        <w:r w:rsidR="008D6DC4">
          <w:t xml:space="preserve">shall </w:t>
        </w:r>
      </w:ins>
      <w:r>
        <w:t>timely provide the</w:t>
      </w:r>
      <w:ins w:id="3816" w:author="Author">
        <w:r w:rsidR="00B8332F">
          <w:t xml:space="preserve"> program</w:t>
        </w:r>
      </w:ins>
      <w:r>
        <w:t xml:space="preserve"> information required by Section 618 of the Act, 20 U</w:t>
      </w:r>
      <w:ins w:id="3817" w:author="Author">
        <w:r w:rsidR="00BD09C2">
          <w:t>.</w:t>
        </w:r>
      </w:ins>
      <w:r>
        <w:t>S</w:t>
      </w:r>
      <w:ins w:id="3818" w:author="Author">
        <w:r w:rsidR="00BD09C2">
          <w:t>.</w:t>
        </w:r>
      </w:ins>
      <w:r>
        <w:t>C</w:t>
      </w:r>
      <w:ins w:id="3819" w:author="Author">
        <w:r w:rsidR="00BD09C2">
          <w:t>.</w:t>
        </w:r>
      </w:ins>
      <w:r>
        <w:t xml:space="preserve"> §</w:t>
      </w:r>
      <w:ins w:id="3820" w:author="Author">
        <w:r w:rsidR="00BD09C2">
          <w:t xml:space="preserve"> </w:t>
        </w:r>
      </w:ins>
      <w:r>
        <w:t>1418.</w:t>
      </w:r>
    </w:p>
    <w:p w14:paraId="7C808697" w14:textId="77777777" w:rsidR="000801E7" w:rsidRDefault="000801E7" w:rsidP="00253E03">
      <w:pPr>
        <w:pStyle w:val="par1"/>
        <w:spacing w:after="240"/>
      </w:pPr>
      <w:r>
        <w:t>5.04(2)</w:t>
      </w:r>
      <w:r>
        <w:tab/>
        <w:t xml:space="preserve">In order to receive funding under the </w:t>
      </w:r>
      <w:del w:id="3821" w:author="Author">
        <w:r w:rsidDel="00360B2F">
          <w:delText>Exceptional Children’s Educational Act</w:delText>
        </w:r>
      </w:del>
      <w:ins w:id="3822" w:author="Author">
        <w:r w:rsidR="00360B2F">
          <w:t>ECEA</w:t>
        </w:r>
      </w:ins>
      <w:r>
        <w:t xml:space="preserve">, </w:t>
      </w:r>
      <w:del w:id="3823" w:author="Author">
        <w:r w:rsidDel="00E7662E">
          <w:delText>administrative units</w:delText>
        </w:r>
      </w:del>
      <w:ins w:id="3824" w:author="Author">
        <w:r w:rsidR="00E7662E">
          <w:t>AUs,</w:t>
        </w:r>
      </w:ins>
      <w:r>
        <w:t xml:space="preserve"> and state-operated programs </w:t>
      </w:r>
      <w:del w:id="3825" w:author="Author">
        <w:r w:rsidDel="008D6DC4">
          <w:delText xml:space="preserve">must </w:delText>
        </w:r>
      </w:del>
      <w:ins w:id="3826" w:author="Author">
        <w:r w:rsidR="008D6DC4">
          <w:t xml:space="preserve">shall </w:t>
        </w:r>
      </w:ins>
      <w:r>
        <w:t xml:space="preserve">timely provide the information required by </w:t>
      </w:r>
      <w:ins w:id="3827" w:author="Author">
        <w:r w:rsidR="00CF5DD1">
          <w:t>s</w:t>
        </w:r>
      </w:ins>
      <w:del w:id="3828" w:author="Author">
        <w:r w:rsidDel="00CF5DD1">
          <w:delText>S</w:delText>
        </w:r>
      </w:del>
      <w:r>
        <w:t>ection</w:t>
      </w:r>
      <w:ins w:id="3829" w:author="Author">
        <w:r w:rsidR="00CF5DD1">
          <w:t>s</w:t>
        </w:r>
      </w:ins>
      <w:r>
        <w:t xml:space="preserve"> 22-20-114(4) and </w:t>
      </w:r>
      <w:ins w:id="3830" w:author="Author">
        <w:r w:rsidR="00CF5DD1">
          <w:t>22-20-114</w:t>
        </w:r>
      </w:ins>
      <w:r>
        <w:t>(6), C.R.S.</w:t>
      </w:r>
    </w:p>
    <w:p w14:paraId="69B83C66" w14:textId="58B06541" w:rsidR="000801E7" w:rsidRDefault="000801E7" w:rsidP="00253E03">
      <w:pPr>
        <w:pStyle w:val="Heading2"/>
        <w:spacing w:after="240"/>
      </w:pPr>
      <w:r>
        <w:t>6.00</w:t>
      </w:r>
      <w:r>
        <w:tab/>
        <w:t>CONFIDENTIALITY OF INFORMATION</w:t>
      </w:r>
      <w:ins w:id="3831" w:author="Author">
        <w:r w:rsidR="00A0045B">
          <w:t>,</w:t>
        </w:r>
      </w:ins>
      <w:del w:id="3832" w:author="Author">
        <w:r w:rsidDel="00A0045B">
          <w:delText xml:space="preserve"> AND </w:delText>
        </w:r>
      </w:del>
      <w:ins w:id="3833" w:author="Author">
        <w:r w:rsidR="00A0045B">
          <w:t xml:space="preserve"> </w:t>
        </w:r>
      </w:ins>
      <w:r>
        <w:t>PROCEDURAL SAFEGUARDS</w:t>
      </w:r>
      <w:ins w:id="3834" w:author="Author">
        <w:r w:rsidR="00A0045B">
          <w:t>,</w:t>
        </w:r>
      </w:ins>
      <w:del w:id="3835" w:author="Author">
        <w:r w:rsidDel="00A0045B">
          <w:delText xml:space="preserve"> -</w:delText>
        </w:r>
      </w:del>
      <w:r>
        <w:t xml:space="preserve"> DUE PROCESS PROCEDURES</w:t>
      </w:r>
      <w:ins w:id="3836" w:author="Author">
        <w:r w:rsidR="00A0045B">
          <w:t>,</w:t>
        </w:r>
      </w:ins>
      <w:r>
        <w:t xml:space="preserve"> </w:t>
      </w:r>
      <w:del w:id="3837" w:author="Author">
        <w:r w:rsidDel="00A0045B">
          <w:delText>FOR PARENTS AND CHILDREN</w:delText>
        </w:r>
      </w:del>
      <w:commentRangeStart w:id="3838"/>
      <w:ins w:id="3839" w:author="Author">
        <w:r w:rsidR="00A0045B">
          <w:t>AND STATE COMPLAINT PROCEDURES</w:t>
        </w:r>
      </w:ins>
      <w:commentRangeEnd w:id="3838"/>
      <w:r w:rsidR="00A0045B">
        <w:rPr>
          <w:rStyle w:val="CommentReference"/>
          <w:sz w:val="24"/>
          <w:szCs w:val="28"/>
        </w:rPr>
        <w:commentReference w:id="3838"/>
      </w:r>
    </w:p>
    <w:p w14:paraId="5BF20479" w14:textId="77777777" w:rsidR="000801E7" w:rsidRDefault="000801E7" w:rsidP="00253E03">
      <w:pPr>
        <w:pStyle w:val="Heading3"/>
        <w:spacing w:after="240"/>
      </w:pPr>
      <w:r>
        <w:t>6.01</w:t>
      </w:r>
      <w:r>
        <w:tab/>
        <w:t>Confidentiality of Information</w:t>
      </w:r>
    </w:p>
    <w:p w14:paraId="6EA2739D" w14:textId="69A830B3" w:rsidR="000801E7" w:rsidRDefault="1A1427A7" w:rsidP="00253E03">
      <w:pPr>
        <w:pStyle w:val="upar1"/>
        <w:spacing w:after="240"/>
      </w:pPr>
      <w:commentRangeStart w:id="3840"/>
      <w:ins w:id="3841" w:author="Author">
        <w:r>
          <w:t>Privacy and c</w:t>
        </w:r>
        <w:r w:rsidR="29AA9FA0">
          <w:t>onfidentiality p</w:t>
        </w:r>
        <w:r w:rsidR="071CD323">
          <w:t xml:space="preserve">olicies and </w:t>
        </w:r>
      </w:ins>
      <w:del w:id="3842" w:author="Author">
        <w:r w:rsidR="66BC5A0E" w:rsidDel="484F3ED1">
          <w:delText>P</w:delText>
        </w:r>
      </w:del>
      <w:ins w:id="3843" w:author="Author">
        <w:r w:rsidR="34C97851">
          <w:t>p</w:t>
        </w:r>
      </w:ins>
      <w:r w:rsidR="12D3AE35">
        <w:t xml:space="preserve">rocedures </w:t>
      </w:r>
      <w:ins w:id="3844" w:author="Author">
        <w:r w:rsidR="35C862B3">
          <w:t>of AUs, state-operated programs, and approved facility schools</w:t>
        </w:r>
        <w:r w:rsidR="000801E7">
          <w:t xml:space="preserve"> </w:t>
        </w:r>
      </w:ins>
      <w:del w:id="3845" w:author="Author">
        <w:r w:rsidR="000801E7">
          <w:delText>regarding the confidentiality of information</w:delText>
        </w:r>
      </w:del>
      <w:r w:rsidR="000801E7">
        <w:t xml:space="preserve"> shall be consistent with</w:t>
      </w:r>
      <w:ins w:id="3846" w:author="Author">
        <w:r w:rsidR="000801E7">
          <w:t xml:space="preserve"> </w:t>
        </w:r>
        <w:r w:rsidR="04E971A8">
          <w:t>IDEA privacy</w:t>
        </w:r>
        <w:r w:rsidR="0DE48807">
          <w:t xml:space="preserve"> and confidentiality</w:t>
        </w:r>
        <w:r w:rsidR="04E971A8">
          <w:t xml:space="preserve"> requirements, including</w:t>
        </w:r>
      </w:ins>
      <w:r w:rsidR="12D3AE35">
        <w:t xml:space="preserve"> </w:t>
      </w:r>
      <w:r w:rsidR="000801E7">
        <w:t>34 C</w:t>
      </w:r>
      <w:ins w:id="3847" w:author="Author">
        <w:r w:rsidR="009A73D2">
          <w:t>.</w:t>
        </w:r>
      </w:ins>
      <w:r w:rsidR="000801E7">
        <w:t>F</w:t>
      </w:r>
      <w:ins w:id="3848" w:author="Author">
        <w:r w:rsidR="009A73D2">
          <w:t>.</w:t>
        </w:r>
      </w:ins>
      <w:r w:rsidR="000801E7">
        <w:t>R</w:t>
      </w:r>
      <w:ins w:id="3849" w:author="Author">
        <w:r w:rsidR="009A73D2">
          <w:t>.</w:t>
        </w:r>
      </w:ins>
      <w:r w:rsidR="000801E7">
        <w:t xml:space="preserve"> §</w:t>
      </w:r>
      <w:ins w:id="3850" w:author="Author">
        <w:r w:rsidR="009A73D2">
          <w:t xml:space="preserve">§ </w:t>
        </w:r>
      </w:ins>
      <w:r w:rsidR="000801E7">
        <w:t xml:space="preserve">300.611 through </w:t>
      </w:r>
      <w:del w:id="3851" w:author="Author">
        <w:r w:rsidR="000801E7" w:rsidDel="009A73D2">
          <w:delText>§</w:delText>
        </w:r>
      </w:del>
      <w:commentRangeEnd w:id="3840"/>
      <w:r w:rsidR="00080E3A">
        <w:rPr>
          <w:rStyle w:val="CommentReference"/>
          <w:sz w:val="24"/>
          <w:szCs w:val="24"/>
        </w:rPr>
        <w:commentReference w:id="3840"/>
      </w:r>
      <w:r w:rsidR="000801E7">
        <w:t>300.626</w:t>
      </w:r>
      <w:ins w:id="3852" w:author="Author">
        <w:r w:rsidR="009A73D2">
          <w:t>,</w:t>
        </w:r>
      </w:ins>
      <w:r w:rsidR="000801E7">
        <w:t xml:space="preserve"> which address the following topics:</w:t>
      </w:r>
    </w:p>
    <w:p w14:paraId="693A502F" w14:textId="77777777" w:rsidR="000801E7" w:rsidRDefault="000801E7" w:rsidP="00253E03">
      <w:pPr>
        <w:pStyle w:val="par1"/>
        <w:spacing w:after="240"/>
      </w:pPr>
      <w:r>
        <w:t>6.01(1)</w:t>
      </w:r>
      <w:r>
        <w:tab/>
        <w:t>34 C</w:t>
      </w:r>
      <w:ins w:id="3853" w:author="Author">
        <w:r w:rsidR="008A778A">
          <w:t>.</w:t>
        </w:r>
      </w:ins>
      <w:r>
        <w:t>F</w:t>
      </w:r>
      <w:ins w:id="3854" w:author="Author">
        <w:r w:rsidR="008A778A">
          <w:t>.</w:t>
        </w:r>
      </w:ins>
      <w:r>
        <w:t>R</w:t>
      </w:r>
      <w:ins w:id="3855" w:author="Author">
        <w:r w:rsidR="008A778A">
          <w:t>.</w:t>
        </w:r>
      </w:ins>
      <w:r>
        <w:t xml:space="preserve"> §</w:t>
      </w:r>
      <w:ins w:id="3856" w:author="Author">
        <w:r w:rsidR="008A778A">
          <w:t xml:space="preserve"> </w:t>
        </w:r>
      </w:ins>
      <w:r>
        <w:t>300.611 - Definitions;</w:t>
      </w:r>
    </w:p>
    <w:p w14:paraId="7D23088B" w14:textId="77777777" w:rsidR="000801E7" w:rsidRDefault="000801E7" w:rsidP="00253E03">
      <w:pPr>
        <w:pStyle w:val="par1"/>
        <w:spacing w:after="240"/>
      </w:pPr>
      <w:r>
        <w:lastRenderedPageBreak/>
        <w:t>6.01(2)</w:t>
      </w:r>
      <w:r>
        <w:tab/>
        <w:t>34 C</w:t>
      </w:r>
      <w:ins w:id="3857" w:author="Author">
        <w:r w:rsidR="008A778A">
          <w:t>.</w:t>
        </w:r>
      </w:ins>
      <w:r>
        <w:t>F</w:t>
      </w:r>
      <w:ins w:id="3858" w:author="Author">
        <w:r w:rsidR="008A778A">
          <w:t>.</w:t>
        </w:r>
      </w:ins>
      <w:r>
        <w:t>R</w:t>
      </w:r>
      <w:ins w:id="3859" w:author="Author">
        <w:r w:rsidR="008A778A">
          <w:t>.</w:t>
        </w:r>
      </w:ins>
      <w:r>
        <w:t xml:space="preserve"> §</w:t>
      </w:r>
      <w:ins w:id="3860" w:author="Author">
        <w:r w:rsidR="008A778A">
          <w:t xml:space="preserve"> </w:t>
        </w:r>
      </w:ins>
      <w:r>
        <w:t>300.612 - Notice to parents;</w:t>
      </w:r>
    </w:p>
    <w:p w14:paraId="440BA4CC" w14:textId="77777777" w:rsidR="000801E7" w:rsidRDefault="000801E7" w:rsidP="00253E03">
      <w:pPr>
        <w:pStyle w:val="par1"/>
        <w:spacing w:after="240"/>
      </w:pPr>
      <w:r>
        <w:t>6.01(3)</w:t>
      </w:r>
      <w:r>
        <w:tab/>
        <w:t>34 C</w:t>
      </w:r>
      <w:ins w:id="3861" w:author="Author">
        <w:r w:rsidR="008A778A">
          <w:t>.</w:t>
        </w:r>
      </w:ins>
      <w:r>
        <w:t>F</w:t>
      </w:r>
      <w:ins w:id="3862" w:author="Author">
        <w:r w:rsidR="008A778A">
          <w:t>.</w:t>
        </w:r>
      </w:ins>
      <w:r>
        <w:t>R</w:t>
      </w:r>
      <w:ins w:id="3863" w:author="Author">
        <w:r w:rsidR="008A778A">
          <w:t>.</w:t>
        </w:r>
      </w:ins>
      <w:r>
        <w:t xml:space="preserve"> §</w:t>
      </w:r>
      <w:ins w:id="3864" w:author="Author">
        <w:r w:rsidR="008A778A">
          <w:t xml:space="preserve"> </w:t>
        </w:r>
      </w:ins>
      <w:r>
        <w:t>300.613 - Parent access to records;</w:t>
      </w:r>
    </w:p>
    <w:p w14:paraId="0DBDF9F5" w14:textId="77777777" w:rsidR="000801E7" w:rsidRDefault="000801E7" w:rsidP="00253E03">
      <w:pPr>
        <w:pStyle w:val="par1"/>
        <w:spacing w:after="240"/>
      </w:pPr>
      <w:r>
        <w:t>6.01(4)</w:t>
      </w:r>
      <w:r>
        <w:tab/>
        <w:t>34 C</w:t>
      </w:r>
      <w:ins w:id="3865" w:author="Author">
        <w:r w:rsidR="008A778A">
          <w:t>.</w:t>
        </w:r>
      </w:ins>
      <w:r>
        <w:t>F</w:t>
      </w:r>
      <w:ins w:id="3866" w:author="Author">
        <w:r w:rsidR="008A778A">
          <w:t>.</w:t>
        </w:r>
      </w:ins>
      <w:r>
        <w:t>R</w:t>
      </w:r>
      <w:ins w:id="3867" w:author="Author">
        <w:r w:rsidR="008A778A">
          <w:t>.</w:t>
        </w:r>
      </w:ins>
      <w:r>
        <w:t xml:space="preserve"> §</w:t>
      </w:r>
      <w:ins w:id="3868" w:author="Author">
        <w:r w:rsidR="008A778A">
          <w:t xml:space="preserve"> </w:t>
        </w:r>
      </w:ins>
      <w:r>
        <w:t>300.614 - Record of access;</w:t>
      </w:r>
    </w:p>
    <w:p w14:paraId="4C2AE94B" w14:textId="77777777" w:rsidR="000801E7" w:rsidRDefault="000801E7" w:rsidP="00253E03">
      <w:pPr>
        <w:pStyle w:val="par1"/>
        <w:spacing w:after="240"/>
      </w:pPr>
      <w:r>
        <w:t>6.01(5)</w:t>
      </w:r>
      <w:r>
        <w:tab/>
        <w:t>34 C</w:t>
      </w:r>
      <w:ins w:id="3869" w:author="Author">
        <w:r w:rsidR="008A778A">
          <w:t>.</w:t>
        </w:r>
      </w:ins>
      <w:r>
        <w:t>F</w:t>
      </w:r>
      <w:ins w:id="3870" w:author="Author">
        <w:r w:rsidR="008A778A">
          <w:t>.</w:t>
        </w:r>
      </w:ins>
      <w:r>
        <w:t>R</w:t>
      </w:r>
      <w:ins w:id="3871" w:author="Author">
        <w:r w:rsidR="008A778A">
          <w:t>.</w:t>
        </w:r>
      </w:ins>
      <w:r>
        <w:t xml:space="preserve"> §</w:t>
      </w:r>
      <w:ins w:id="3872" w:author="Author">
        <w:r w:rsidR="008A778A">
          <w:t xml:space="preserve"> </w:t>
        </w:r>
      </w:ins>
      <w:r>
        <w:t>300.615 - Records on more than one child;</w:t>
      </w:r>
    </w:p>
    <w:p w14:paraId="2544D26A" w14:textId="77777777" w:rsidR="000801E7" w:rsidRDefault="000801E7" w:rsidP="00253E03">
      <w:pPr>
        <w:pStyle w:val="par1"/>
        <w:spacing w:after="240"/>
      </w:pPr>
      <w:r>
        <w:t>6.01(6)</w:t>
      </w:r>
      <w:r>
        <w:tab/>
        <w:t>34 C</w:t>
      </w:r>
      <w:ins w:id="3873" w:author="Author">
        <w:r w:rsidR="008A778A">
          <w:t>.</w:t>
        </w:r>
      </w:ins>
      <w:r>
        <w:t>F</w:t>
      </w:r>
      <w:ins w:id="3874" w:author="Author">
        <w:r w:rsidR="008A778A">
          <w:t>.</w:t>
        </w:r>
      </w:ins>
      <w:r>
        <w:t>R</w:t>
      </w:r>
      <w:ins w:id="3875" w:author="Author">
        <w:r w:rsidR="008A778A">
          <w:t>.</w:t>
        </w:r>
      </w:ins>
      <w:r>
        <w:t xml:space="preserve"> §</w:t>
      </w:r>
      <w:ins w:id="3876" w:author="Author">
        <w:r w:rsidR="008A778A">
          <w:t xml:space="preserve"> </w:t>
        </w:r>
      </w:ins>
      <w:r>
        <w:t>300.616 - List of types and locations of information;</w:t>
      </w:r>
    </w:p>
    <w:p w14:paraId="5C490320" w14:textId="77777777" w:rsidR="000801E7" w:rsidRDefault="000801E7" w:rsidP="00253E03">
      <w:pPr>
        <w:pStyle w:val="par1"/>
        <w:spacing w:after="240"/>
      </w:pPr>
      <w:r>
        <w:t>6.01(7)</w:t>
      </w:r>
      <w:r>
        <w:tab/>
        <w:t>34 C</w:t>
      </w:r>
      <w:ins w:id="3877" w:author="Author">
        <w:r w:rsidR="008A778A">
          <w:t>.</w:t>
        </w:r>
      </w:ins>
      <w:r>
        <w:t>F</w:t>
      </w:r>
      <w:ins w:id="3878" w:author="Author">
        <w:r w:rsidR="008A778A">
          <w:t>.</w:t>
        </w:r>
      </w:ins>
      <w:r>
        <w:t>R</w:t>
      </w:r>
      <w:ins w:id="3879" w:author="Author">
        <w:r w:rsidR="008A778A">
          <w:t>.</w:t>
        </w:r>
      </w:ins>
      <w:r>
        <w:t xml:space="preserve"> §</w:t>
      </w:r>
      <w:ins w:id="3880" w:author="Author">
        <w:r w:rsidR="008A778A">
          <w:t xml:space="preserve"> </w:t>
        </w:r>
      </w:ins>
      <w:r>
        <w:t>300.617 - Fees;</w:t>
      </w:r>
    </w:p>
    <w:p w14:paraId="7809BB90" w14:textId="77777777" w:rsidR="000801E7" w:rsidRDefault="000801E7" w:rsidP="00253E03">
      <w:pPr>
        <w:pStyle w:val="par1"/>
        <w:spacing w:after="240"/>
      </w:pPr>
      <w:r>
        <w:t>6.01(8)</w:t>
      </w:r>
      <w:r>
        <w:tab/>
        <w:t>34 C</w:t>
      </w:r>
      <w:ins w:id="3881" w:author="Author">
        <w:r w:rsidR="008A778A">
          <w:t>.</w:t>
        </w:r>
      </w:ins>
      <w:r>
        <w:t>F</w:t>
      </w:r>
      <w:ins w:id="3882" w:author="Author">
        <w:r w:rsidR="008A778A">
          <w:t>.</w:t>
        </w:r>
      </w:ins>
      <w:r>
        <w:t>R</w:t>
      </w:r>
      <w:ins w:id="3883" w:author="Author">
        <w:r w:rsidR="008A778A">
          <w:t>.</w:t>
        </w:r>
      </w:ins>
      <w:r>
        <w:t xml:space="preserve"> §</w:t>
      </w:r>
      <w:ins w:id="3884" w:author="Author">
        <w:r w:rsidR="008A778A">
          <w:t xml:space="preserve"> </w:t>
        </w:r>
      </w:ins>
      <w:r>
        <w:t xml:space="preserve">300.618 - Amendment of records at </w:t>
      </w:r>
      <w:ins w:id="3885" w:author="Author">
        <w:r w:rsidR="008A778A">
          <w:t xml:space="preserve">a </w:t>
        </w:r>
      </w:ins>
      <w:r>
        <w:t>parent’s request;</w:t>
      </w:r>
    </w:p>
    <w:p w14:paraId="286D7475" w14:textId="77777777" w:rsidR="000801E7" w:rsidRDefault="000801E7" w:rsidP="00253E03">
      <w:pPr>
        <w:pStyle w:val="par1"/>
        <w:spacing w:after="240"/>
      </w:pPr>
      <w:r>
        <w:t>6.01(9)</w:t>
      </w:r>
      <w:r>
        <w:tab/>
        <w:t>34 C</w:t>
      </w:r>
      <w:ins w:id="3886" w:author="Author">
        <w:r w:rsidR="008A778A">
          <w:t>.</w:t>
        </w:r>
      </w:ins>
      <w:r>
        <w:t>F</w:t>
      </w:r>
      <w:ins w:id="3887" w:author="Author">
        <w:r w:rsidR="008A778A">
          <w:t>.</w:t>
        </w:r>
      </w:ins>
      <w:r>
        <w:t>R</w:t>
      </w:r>
      <w:ins w:id="3888" w:author="Author">
        <w:r w:rsidR="008A778A">
          <w:t>.</w:t>
        </w:r>
      </w:ins>
      <w:r>
        <w:t xml:space="preserve"> §</w:t>
      </w:r>
      <w:ins w:id="3889" w:author="Author">
        <w:r w:rsidR="008A778A">
          <w:t xml:space="preserve"> </w:t>
        </w:r>
      </w:ins>
      <w:r>
        <w:t>300.619 - Opportunity for a hearing;</w:t>
      </w:r>
    </w:p>
    <w:p w14:paraId="0A196AC6" w14:textId="77777777" w:rsidR="000801E7" w:rsidRDefault="000801E7" w:rsidP="00253E03">
      <w:pPr>
        <w:pStyle w:val="par1"/>
        <w:spacing w:after="240"/>
      </w:pPr>
      <w:r>
        <w:t>6.01(10)</w:t>
      </w:r>
      <w:r>
        <w:tab/>
        <w:t>34 C</w:t>
      </w:r>
      <w:ins w:id="3890" w:author="Author">
        <w:r w:rsidR="008A778A">
          <w:t>.</w:t>
        </w:r>
      </w:ins>
      <w:r>
        <w:t>F</w:t>
      </w:r>
      <w:ins w:id="3891" w:author="Author">
        <w:r w:rsidR="008A778A">
          <w:t>.</w:t>
        </w:r>
      </w:ins>
      <w:r>
        <w:t>R</w:t>
      </w:r>
      <w:ins w:id="3892" w:author="Author">
        <w:r w:rsidR="008A778A">
          <w:t>.</w:t>
        </w:r>
      </w:ins>
      <w:r>
        <w:t xml:space="preserve"> §</w:t>
      </w:r>
      <w:ins w:id="3893" w:author="Author">
        <w:r w:rsidR="008A778A">
          <w:t xml:space="preserve"> </w:t>
        </w:r>
      </w:ins>
      <w:r>
        <w:t xml:space="preserve">300.620 - Result of </w:t>
      </w:r>
      <w:ins w:id="3894" w:author="Author">
        <w:r w:rsidR="008A778A">
          <w:t xml:space="preserve">a </w:t>
        </w:r>
      </w:ins>
      <w:r>
        <w:t>hearing;</w:t>
      </w:r>
    </w:p>
    <w:p w14:paraId="0C21DF3C" w14:textId="77777777" w:rsidR="000801E7" w:rsidRDefault="000801E7" w:rsidP="00253E03">
      <w:pPr>
        <w:pStyle w:val="par1"/>
        <w:spacing w:after="240"/>
      </w:pPr>
      <w:r>
        <w:t>6.01(11)</w:t>
      </w:r>
      <w:r>
        <w:tab/>
        <w:t>34 C</w:t>
      </w:r>
      <w:ins w:id="3895" w:author="Author">
        <w:r w:rsidR="008A778A">
          <w:t>.</w:t>
        </w:r>
      </w:ins>
      <w:r>
        <w:t>F</w:t>
      </w:r>
      <w:ins w:id="3896" w:author="Author">
        <w:r w:rsidR="008A778A">
          <w:t>.</w:t>
        </w:r>
      </w:ins>
      <w:r>
        <w:t>R</w:t>
      </w:r>
      <w:ins w:id="3897" w:author="Author">
        <w:r w:rsidR="008A778A">
          <w:t>.</w:t>
        </w:r>
      </w:ins>
      <w:r>
        <w:t xml:space="preserve"> §</w:t>
      </w:r>
      <w:ins w:id="3898" w:author="Author">
        <w:r w:rsidR="008A778A">
          <w:t xml:space="preserve"> </w:t>
        </w:r>
      </w:ins>
      <w:r>
        <w:t>300.621 - Hearing procedures;</w:t>
      </w:r>
    </w:p>
    <w:p w14:paraId="0A7DC835" w14:textId="77777777" w:rsidR="000801E7" w:rsidRDefault="000801E7" w:rsidP="00253E03">
      <w:pPr>
        <w:pStyle w:val="par1"/>
        <w:spacing w:after="240"/>
      </w:pPr>
      <w:r>
        <w:t>6.01(12)</w:t>
      </w:r>
      <w:r>
        <w:tab/>
        <w:t>34 C</w:t>
      </w:r>
      <w:ins w:id="3899" w:author="Author">
        <w:r w:rsidR="008A778A">
          <w:t>.</w:t>
        </w:r>
      </w:ins>
      <w:r>
        <w:t>F</w:t>
      </w:r>
      <w:ins w:id="3900" w:author="Author">
        <w:r w:rsidR="008A778A">
          <w:t>.</w:t>
        </w:r>
      </w:ins>
      <w:r>
        <w:t>R</w:t>
      </w:r>
      <w:ins w:id="3901" w:author="Author">
        <w:r w:rsidR="008A778A">
          <w:t>.</w:t>
        </w:r>
      </w:ins>
      <w:r>
        <w:t xml:space="preserve"> §</w:t>
      </w:r>
      <w:ins w:id="3902" w:author="Author">
        <w:r w:rsidR="008A778A">
          <w:t xml:space="preserve"> </w:t>
        </w:r>
      </w:ins>
      <w:r>
        <w:t xml:space="preserve">300.622 </w:t>
      </w:r>
      <w:del w:id="3903" w:author="Author">
        <w:r w:rsidDel="008A778A">
          <w:delText>-</w:delText>
        </w:r>
      </w:del>
      <w:ins w:id="3904" w:author="Author">
        <w:r w:rsidR="00800DC9">
          <w:t>-</w:t>
        </w:r>
      </w:ins>
      <w:r>
        <w:t xml:space="preserve"> </w:t>
      </w:r>
      <w:ins w:id="3905" w:author="Author">
        <w:r w:rsidR="008A778A">
          <w:t xml:space="preserve">Parental </w:t>
        </w:r>
      </w:ins>
      <w:del w:id="3906" w:author="Author">
        <w:r w:rsidDel="008A778A">
          <w:delText>C</w:delText>
        </w:r>
      </w:del>
      <w:ins w:id="3907" w:author="Author">
        <w:r w:rsidR="008A778A">
          <w:t>c</w:t>
        </w:r>
      </w:ins>
      <w:r>
        <w:t>onsent</w:t>
      </w:r>
      <w:ins w:id="3908" w:author="Author">
        <w:r w:rsidR="008A778A">
          <w:t xml:space="preserve"> to release PII</w:t>
        </w:r>
      </w:ins>
      <w:r>
        <w:t>;</w:t>
      </w:r>
    </w:p>
    <w:p w14:paraId="167650B4" w14:textId="77777777" w:rsidR="000801E7" w:rsidRDefault="000801E7" w:rsidP="00253E03">
      <w:pPr>
        <w:pStyle w:val="par1"/>
        <w:spacing w:after="240"/>
      </w:pPr>
      <w:r>
        <w:t>6.01(13)</w:t>
      </w:r>
      <w:r>
        <w:tab/>
        <w:t>34 C</w:t>
      </w:r>
      <w:ins w:id="3909" w:author="Author">
        <w:r w:rsidR="008A778A">
          <w:t>.</w:t>
        </w:r>
      </w:ins>
      <w:r>
        <w:t>F</w:t>
      </w:r>
      <w:ins w:id="3910" w:author="Author">
        <w:r w:rsidR="008A778A">
          <w:t>.</w:t>
        </w:r>
      </w:ins>
      <w:r>
        <w:t>R</w:t>
      </w:r>
      <w:ins w:id="3911" w:author="Author">
        <w:r w:rsidR="008A778A">
          <w:t>.</w:t>
        </w:r>
      </w:ins>
      <w:r>
        <w:t xml:space="preserve"> §</w:t>
      </w:r>
      <w:ins w:id="3912" w:author="Author">
        <w:r w:rsidR="008A778A">
          <w:t xml:space="preserve"> </w:t>
        </w:r>
      </w:ins>
      <w:r>
        <w:t xml:space="preserve">300.623 </w:t>
      </w:r>
      <w:del w:id="3913" w:author="Author">
        <w:r w:rsidDel="008A778A">
          <w:delText>-</w:delText>
        </w:r>
      </w:del>
      <w:ins w:id="3914" w:author="Author">
        <w:r w:rsidR="00800DC9">
          <w:t>-</w:t>
        </w:r>
      </w:ins>
      <w:r>
        <w:t xml:space="preserve"> Safeguards</w:t>
      </w:r>
      <w:ins w:id="3915" w:author="Author">
        <w:r w:rsidR="008A778A">
          <w:t xml:space="preserve"> for confidentiality</w:t>
        </w:r>
      </w:ins>
      <w:r>
        <w:t>;</w:t>
      </w:r>
    </w:p>
    <w:p w14:paraId="5402CCC0" w14:textId="77777777" w:rsidR="000801E7" w:rsidRDefault="000801E7" w:rsidP="00253E03">
      <w:pPr>
        <w:pStyle w:val="par1"/>
        <w:spacing w:after="240"/>
      </w:pPr>
      <w:r>
        <w:t>6.01(14)</w:t>
      </w:r>
      <w:r>
        <w:tab/>
        <w:t>34 C</w:t>
      </w:r>
      <w:ins w:id="3916" w:author="Author">
        <w:r w:rsidR="008A778A">
          <w:t>.</w:t>
        </w:r>
      </w:ins>
      <w:r>
        <w:t>F</w:t>
      </w:r>
      <w:ins w:id="3917" w:author="Author">
        <w:r w:rsidR="008A778A">
          <w:t>.</w:t>
        </w:r>
      </w:ins>
      <w:r>
        <w:t>R</w:t>
      </w:r>
      <w:ins w:id="3918" w:author="Author">
        <w:r w:rsidR="008A778A">
          <w:t>.</w:t>
        </w:r>
      </w:ins>
      <w:r>
        <w:t xml:space="preserve"> §</w:t>
      </w:r>
      <w:ins w:id="3919" w:author="Author">
        <w:r w:rsidR="008A778A">
          <w:t xml:space="preserve"> </w:t>
        </w:r>
      </w:ins>
      <w:r>
        <w:t>300.624 - Destruction of information;</w:t>
      </w:r>
    </w:p>
    <w:p w14:paraId="0A75C6E8" w14:textId="77777777" w:rsidR="000801E7" w:rsidRDefault="000801E7" w:rsidP="00253E03">
      <w:pPr>
        <w:pStyle w:val="par1"/>
        <w:spacing w:after="240"/>
      </w:pPr>
      <w:r>
        <w:t>6.01(15)</w:t>
      </w:r>
      <w:r>
        <w:tab/>
        <w:t>34 C</w:t>
      </w:r>
      <w:ins w:id="3920" w:author="Author">
        <w:r w:rsidR="008A778A">
          <w:t>.</w:t>
        </w:r>
      </w:ins>
      <w:r>
        <w:t>F</w:t>
      </w:r>
      <w:ins w:id="3921" w:author="Author">
        <w:r w:rsidR="008A778A">
          <w:t>.</w:t>
        </w:r>
      </w:ins>
      <w:r>
        <w:t>R</w:t>
      </w:r>
      <w:ins w:id="3922" w:author="Author">
        <w:r w:rsidR="008A778A">
          <w:t>.</w:t>
        </w:r>
      </w:ins>
      <w:r>
        <w:t xml:space="preserve"> §</w:t>
      </w:r>
      <w:ins w:id="3923" w:author="Author">
        <w:r w:rsidR="008A778A">
          <w:t xml:space="preserve"> </w:t>
        </w:r>
      </w:ins>
      <w:r>
        <w:t>300.625 - Children’s rights; and</w:t>
      </w:r>
    </w:p>
    <w:p w14:paraId="635C6DFF" w14:textId="77777777" w:rsidR="000801E7" w:rsidRDefault="000801E7" w:rsidP="00253E03">
      <w:pPr>
        <w:pStyle w:val="par1"/>
        <w:spacing w:after="240"/>
      </w:pPr>
      <w:r>
        <w:t>6.01(16)</w:t>
      </w:r>
      <w:r>
        <w:tab/>
        <w:t>34 C</w:t>
      </w:r>
      <w:ins w:id="3924" w:author="Author">
        <w:r w:rsidR="008A778A">
          <w:t>.</w:t>
        </w:r>
      </w:ins>
      <w:r>
        <w:t>F</w:t>
      </w:r>
      <w:ins w:id="3925" w:author="Author">
        <w:r w:rsidR="008A778A">
          <w:t>.</w:t>
        </w:r>
      </w:ins>
      <w:r>
        <w:t>R</w:t>
      </w:r>
      <w:ins w:id="3926" w:author="Author">
        <w:r w:rsidR="008A778A">
          <w:t>.</w:t>
        </w:r>
      </w:ins>
      <w:r>
        <w:t xml:space="preserve"> §</w:t>
      </w:r>
      <w:ins w:id="3927" w:author="Author">
        <w:r w:rsidR="008A778A">
          <w:t xml:space="preserve"> </w:t>
        </w:r>
      </w:ins>
      <w:r>
        <w:t>300.626 - Enforcement.</w:t>
      </w:r>
    </w:p>
    <w:p w14:paraId="6BF4C6EC" w14:textId="0A59C607" w:rsidR="000801E7" w:rsidRDefault="000801E7" w:rsidP="00253E03">
      <w:pPr>
        <w:pStyle w:val="Heading3"/>
        <w:spacing w:after="240"/>
      </w:pPr>
      <w:r>
        <w:t>6.02</w:t>
      </w:r>
      <w:r>
        <w:tab/>
        <w:t>Procedural Safeguards</w:t>
      </w:r>
      <w:ins w:id="3928" w:author="Author">
        <w:r w:rsidR="00A0045B">
          <w:t>,</w:t>
        </w:r>
      </w:ins>
      <w:r>
        <w:t xml:space="preserve"> </w:t>
      </w:r>
      <w:del w:id="3929" w:author="Author">
        <w:r w:rsidDel="00A0045B">
          <w:delText xml:space="preserve">and </w:delText>
        </w:r>
      </w:del>
      <w:r>
        <w:t>Due Process Procedures</w:t>
      </w:r>
      <w:del w:id="3930" w:author="Author">
        <w:r w:rsidDel="00A0045B">
          <w:delText xml:space="preserve"> for Parents and Children</w:delText>
        </w:r>
      </w:del>
    </w:p>
    <w:p w14:paraId="28802C2B" w14:textId="77777777" w:rsidR="000801E7" w:rsidRDefault="000801E7" w:rsidP="00253E03">
      <w:pPr>
        <w:pStyle w:val="upar1"/>
        <w:spacing w:after="240"/>
      </w:pPr>
      <w:r>
        <w:t xml:space="preserve">Except as otherwise provided for in this </w:t>
      </w:r>
      <w:ins w:id="3931" w:author="Author">
        <w:r w:rsidR="00800DC9">
          <w:t>s</w:t>
        </w:r>
      </w:ins>
      <w:del w:id="3932" w:author="Author">
        <w:r w:rsidDel="00800DC9">
          <w:delText>S</w:delText>
        </w:r>
      </w:del>
      <w:r>
        <w:t xml:space="preserve">ection 6.02, each </w:t>
      </w:r>
      <w:del w:id="3933" w:author="Author">
        <w:r w:rsidDel="00800DC9">
          <w:delText>administrative unit</w:delText>
        </w:r>
      </w:del>
      <w:ins w:id="3934" w:author="Author">
        <w:r w:rsidR="00800DC9">
          <w:t>AU</w:t>
        </w:r>
      </w:ins>
      <w:r>
        <w:t xml:space="preserve"> and state-operated program shall establish, maintain, and implement procedural safeguards that meet the requirements of 34 C</w:t>
      </w:r>
      <w:ins w:id="3935" w:author="Author">
        <w:r w:rsidR="00800DC9">
          <w:t>.</w:t>
        </w:r>
      </w:ins>
      <w:r>
        <w:t>F</w:t>
      </w:r>
      <w:ins w:id="3936" w:author="Author">
        <w:r w:rsidR="00800DC9">
          <w:t>.</w:t>
        </w:r>
      </w:ins>
      <w:r>
        <w:t>R</w:t>
      </w:r>
      <w:ins w:id="3937" w:author="Author">
        <w:r w:rsidR="00800DC9">
          <w:t>.</w:t>
        </w:r>
      </w:ins>
      <w:r>
        <w:t xml:space="preserve"> §</w:t>
      </w:r>
      <w:del w:id="3938" w:author="Author">
        <w:r w:rsidDel="00800DC9">
          <w:delText xml:space="preserve"> </w:delText>
        </w:r>
      </w:del>
      <w:r>
        <w:t>§</w:t>
      </w:r>
      <w:ins w:id="3939" w:author="Author">
        <w:r w:rsidR="00800DC9">
          <w:t xml:space="preserve"> </w:t>
        </w:r>
      </w:ins>
      <w:r>
        <w:t xml:space="preserve">300.500 through 300.536. The topics addressed by </w:t>
      </w:r>
      <w:del w:id="3940" w:author="Author">
        <w:r w:rsidDel="00800DC9">
          <w:delText xml:space="preserve">such </w:delText>
        </w:r>
      </w:del>
      <w:ins w:id="3941" w:author="Author">
        <w:r w:rsidR="00800DC9">
          <w:t xml:space="preserve">these </w:t>
        </w:r>
      </w:ins>
      <w:r>
        <w:t>regulations include:</w:t>
      </w:r>
    </w:p>
    <w:p w14:paraId="582B3EC4" w14:textId="77777777" w:rsidR="000801E7" w:rsidRDefault="000801E7" w:rsidP="00253E03">
      <w:pPr>
        <w:pStyle w:val="par1"/>
        <w:spacing w:after="240"/>
      </w:pPr>
      <w:r>
        <w:t>6.02(1)</w:t>
      </w:r>
      <w:r>
        <w:tab/>
        <w:t>34 C</w:t>
      </w:r>
      <w:ins w:id="3942" w:author="Author">
        <w:r w:rsidR="00800DC9">
          <w:t>.</w:t>
        </w:r>
      </w:ins>
      <w:r>
        <w:t>F</w:t>
      </w:r>
      <w:ins w:id="3943" w:author="Author">
        <w:r w:rsidR="00800DC9">
          <w:t>.</w:t>
        </w:r>
      </w:ins>
      <w:r>
        <w:t>R</w:t>
      </w:r>
      <w:ins w:id="3944" w:author="Author">
        <w:r w:rsidR="00800DC9">
          <w:t>.</w:t>
        </w:r>
      </w:ins>
      <w:r>
        <w:t xml:space="preserve"> §</w:t>
      </w:r>
      <w:ins w:id="3945" w:author="Author">
        <w:r w:rsidR="00800DC9">
          <w:t xml:space="preserve"> </w:t>
        </w:r>
      </w:ins>
      <w:r>
        <w:t>300.501</w:t>
      </w:r>
      <w:del w:id="3946" w:author="Author">
        <w:r w:rsidDel="00800DC9">
          <w:delText>—</w:delText>
        </w:r>
      </w:del>
      <w:ins w:id="3947" w:author="Author">
        <w:r w:rsidR="00800DC9">
          <w:t xml:space="preserve"> - </w:t>
        </w:r>
      </w:ins>
      <w:r>
        <w:t>Opportunity to examine records and parent participation in meetings</w:t>
      </w:r>
      <w:ins w:id="3948" w:author="Author">
        <w:r w:rsidR="00800DC9">
          <w:t>;</w:t>
        </w:r>
      </w:ins>
      <w:del w:id="3949" w:author="Author">
        <w:r w:rsidDel="00800DC9">
          <w:delText>.</w:delText>
        </w:r>
      </w:del>
    </w:p>
    <w:p w14:paraId="0E13DA8B" w14:textId="77777777" w:rsidR="000801E7" w:rsidRDefault="000801E7" w:rsidP="00253E03">
      <w:pPr>
        <w:pStyle w:val="par1"/>
        <w:spacing w:after="240"/>
      </w:pPr>
      <w:r>
        <w:t>6.02(2)</w:t>
      </w:r>
      <w:r>
        <w:tab/>
        <w:t>34 C</w:t>
      </w:r>
      <w:ins w:id="3950" w:author="Author">
        <w:r w:rsidR="00800DC9">
          <w:t>.</w:t>
        </w:r>
      </w:ins>
      <w:r>
        <w:t>F</w:t>
      </w:r>
      <w:ins w:id="3951" w:author="Author">
        <w:r w:rsidR="00800DC9">
          <w:t>.</w:t>
        </w:r>
      </w:ins>
      <w:r>
        <w:t>R</w:t>
      </w:r>
      <w:ins w:id="3952" w:author="Author">
        <w:r w:rsidR="00800DC9">
          <w:t>.</w:t>
        </w:r>
      </w:ins>
      <w:r>
        <w:t xml:space="preserve"> §</w:t>
      </w:r>
      <w:ins w:id="3953" w:author="Author">
        <w:r w:rsidR="00800DC9">
          <w:t xml:space="preserve"> </w:t>
        </w:r>
      </w:ins>
      <w:r>
        <w:t>300.502</w:t>
      </w:r>
      <w:ins w:id="3954" w:author="Author">
        <w:r w:rsidR="00800DC9">
          <w:t xml:space="preserve"> - </w:t>
        </w:r>
      </w:ins>
      <w:del w:id="3955" w:author="Author">
        <w:r w:rsidDel="00800DC9">
          <w:delText>—</w:delText>
        </w:r>
      </w:del>
      <w:r>
        <w:t>Independent educational evaluation</w:t>
      </w:r>
      <w:ins w:id="3956" w:author="Author">
        <w:r w:rsidR="00800DC9">
          <w:t>s;</w:t>
        </w:r>
      </w:ins>
      <w:del w:id="3957" w:author="Author">
        <w:r w:rsidDel="00800DC9">
          <w:delText>.</w:delText>
        </w:r>
      </w:del>
    </w:p>
    <w:p w14:paraId="2AB3CB35" w14:textId="77777777" w:rsidR="000801E7" w:rsidRDefault="000801E7" w:rsidP="00253E03">
      <w:pPr>
        <w:pStyle w:val="par1"/>
        <w:spacing w:after="240"/>
      </w:pPr>
      <w:r>
        <w:lastRenderedPageBreak/>
        <w:t>6.02(3)</w:t>
      </w:r>
      <w:r>
        <w:tab/>
        <w:t>34 C</w:t>
      </w:r>
      <w:ins w:id="3958" w:author="Author">
        <w:r w:rsidR="00800DC9">
          <w:t>.</w:t>
        </w:r>
      </w:ins>
      <w:r>
        <w:t>F</w:t>
      </w:r>
      <w:ins w:id="3959" w:author="Author">
        <w:r w:rsidR="00800DC9">
          <w:t>.</w:t>
        </w:r>
      </w:ins>
      <w:r>
        <w:t>R</w:t>
      </w:r>
      <w:ins w:id="3960" w:author="Author">
        <w:r w:rsidR="00800DC9">
          <w:t>.</w:t>
        </w:r>
      </w:ins>
      <w:r>
        <w:t xml:space="preserve"> §</w:t>
      </w:r>
      <w:ins w:id="3961" w:author="Author">
        <w:r w:rsidR="00800DC9">
          <w:t xml:space="preserve"> </w:t>
        </w:r>
      </w:ins>
      <w:r>
        <w:t>300.503</w:t>
      </w:r>
      <w:ins w:id="3962" w:author="Author">
        <w:r w:rsidR="00800DC9">
          <w:t xml:space="preserve"> - </w:t>
        </w:r>
      </w:ins>
      <w:del w:id="3963" w:author="Author">
        <w:r w:rsidDel="00800DC9">
          <w:delText>—</w:delText>
        </w:r>
      </w:del>
      <w:r>
        <w:t>Prior written notice</w:t>
      </w:r>
      <w:ins w:id="3964" w:author="Author">
        <w:r w:rsidR="00800DC9">
          <w:t>s</w:t>
        </w:r>
      </w:ins>
      <w:del w:id="3965" w:author="Author">
        <w:r w:rsidDel="00800DC9">
          <w:delText xml:space="preserve"> and content of prior written notice</w:delText>
        </w:r>
      </w:del>
      <w:ins w:id="3966" w:author="Author">
        <w:r w:rsidR="00800DC9">
          <w:t>;</w:t>
        </w:r>
      </w:ins>
      <w:del w:id="3967" w:author="Author">
        <w:r w:rsidDel="00800DC9">
          <w:delText>.</w:delText>
        </w:r>
      </w:del>
    </w:p>
    <w:p w14:paraId="4E877962" w14:textId="77777777" w:rsidR="000801E7" w:rsidRDefault="000801E7" w:rsidP="00253E03">
      <w:pPr>
        <w:pStyle w:val="par1"/>
        <w:spacing w:after="240"/>
      </w:pPr>
      <w:r>
        <w:t>6.02(4)</w:t>
      </w:r>
      <w:r>
        <w:tab/>
        <w:t>34 C</w:t>
      </w:r>
      <w:ins w:id="3968" w:author="Author">
        <w:r w:rsidR="00800DC9">
          <w:t>.</w:t>
        </w:r>
      </w:ins>
      <w:r>
        <w:t>F</w:t>
      </w:r>
      <w:ins w:id="3969" w:author="Author">
        <w:r w:rsidR="00800DC9">
          <w:t>.</w:t>
        </w:r>
      </w:ins>
      <w:r>
        <w:t>R</w:t>
      </w:r>
      <w:ins w:id="3970" w:author="Author">
        <w:r w:rsidR="00800DC9">
          <w:t>.</w:t>
        </w:r>
      </w:ins>
      <w:r>
        <w:t xml:space="preserve"> §</w:t>
      </w:r>
      <w:ins w:id="3971" w:author="Author">
        <w:r w:rsidR="00800DC9">
          <w:t xml:space="preserve"> </w:t>
        </w:r>
      </w:ins>
      <w:r>
        <w:t>300.504</w:t>
      </w:r>
      <w:ins w:id="3972" w:author="Author">
        <w:r w:rsidR="00800DC9">
          <w:t xml:space="preserve"> - </w:t>
        </w:r>
      </w:ins>
      <w:del w:id="3973" w:author="Author">
        <w:r w:rsidDel="00800DC9">
          <w:delText>—</w:delText>
        </w:r>
      </w:del>
      <w:r>
        <w:t xml:space="preserve">Procedural </w:t>
      </w:r>
      <w:ins w:id="3974" w:author="Author">
        <w:r w:rsidR="00800DC9">
          <w:t>s</w:t>
        </w:r>
      </w:ins>
      <w:del w:id="3975" w:author="Author">
        <w:r w:rsidDel="00800DC9">
          <w:delText>S</w:delText>
        </w:r>
      </w:del>
      <w:r>
        <w:t>afeguards</w:t>
      </w:r>
      <w:ins w:id="3976" w:author="Author">
        <w:r w:rsidR="00800DC9">
          <w:t>;</w:t>
        </w:r>
      </w:ins>
      <w:del w:id="3977" w:author="Author">
        <w:r w:rsidDel="00800DC9">
          <w:delText xml:space="preserve"> Notice.</w:delText>
        </w:r>
      </w:del>
    </w:p>
    <w:p w14:paraId="3E48893B" w14:textId="77777777" w:rsidR="000801E7" w:rsidRDefault="000801E7" w:rsidP="00253E03">
      <w:pPr>
        <w:pStyle w:val="par1"/>
        <w:spacing w:after="240"/>
      </w:pPr>
      <w:r>
        <w:t>6.02(5)</w:t>
      </w:r>
      <w:r>
        <w:tab/>
        <w:t>34 C</w:t>
      </w:r>
      <w:ins w:id="3978" w:author="Author">
        <w:r w:rsidR="00800DC9">
          <w:t>.</w:t>
        </w:r>
      </w:ins>
      <w:r>
        <w:t>F</w:t>
      </w:r>
      <w:ins w:id="3979" w:author="Author">
        <w:r w:rsidR="00800DC9">
          <w:t>.</w:t>
        </w:r>
      </w:ins>
      <w:r>
        <w:t>R</w:t>
      </w:r>
      <w:ins w:id="3980" w:author="Author">
        <w:r w:rsidR="00800DC9">
          <w:t>.</w:t>
        </w:r>
      </w:ins>
      <w:r>
        <w:t xml:space="preserve"> §</w:t>
      </w:r>
      <w:ins w:id="3981" w:author="Author">
        <w:r w:rsidR="00800DC9">
          <w:t xml:space="preserve"> </w:t>
        </w:r>
      </w:ins>
      <w:r>
        <w:t>300.505</w:t>
      </w:r>
      <w:ins w:id="3982" w:author="Author">
        <w:r w:rsidR="00800DC9">
          <w:t xml:space="preserve"> - </w:t>
        </w:r>
      </w:ins>
      <w:del w:id="3983" w:author="Author">
        <w:r w:rsidDel="00800DC9">
          <w:delText>—</w:delText>
        </w:r>
      </w:del>
      <w:r>
        <w:t>Electronic mail</w:t>
      </w:r>
      <w:ins w:id="3984" w:author="Author">
        <w:r w:rsidR="00800DC9">
          <w:t>; and</w:t>
        </w:r>
      </w:ins>
      <w:del w:id="3985" w:author="Author">
        <w:r w:rsidDel="00800DC9">
          <w:delText>.</w:delText>
        </w:r>
      </w:del>
    </w:p>
    <w:p w14:paraId="7FC57419" w14:textId="77777777" w:rsidR="000801E7" w:rsidRDefault="000801E7" w:rsidP="00253E03">
      <w:pPr>
        <w:pStyle w:val="par1"/>
        <w:spacing w:after="240"/>
      </w:pPr>
      <w:r>
        <w:t>6.02(6)</w:t>
      </w:r>
      <w:r>
        <w:tab/>
        <w:t>34 C</w:t>
      </w:r>
      <w:ins w:id="3986" w:author="Author">
        <w:r w:rsidR="00800DC9">
          <w:t>.</w:t>
        </w:r>
      </w:ins>
      <w:r>
        <w:t>F</w:t>
      </w:r>
      <w:ins w:id="3987" w:author="Author">
        <w:r w:rsidR="00800DC9">
          <w:t>.</w:t>
        </w:r>
      </w:ins>
      <w:r>
        <w:t>R</w:t>
      </w:r>
      <w:ins w:id="3988" w:author="Author">
        <w:r w:rsidR="00800DC9">
          <w:t>.</w:t>
        </w:r>
      </w:ins>
      <w:r>
        <w:t xml:space="preserve"> §</w:t>
      </w:r>
      <w:ins w:id="3989" w:author="Author">
        <w:r w:rsidR="00800DC9">
          <w:t xml:space="preserve"> </w:t>
        </w:r>
      </w:ins>
      <w:r>
        <w:t>300.506</w:t>
      </w:r>
      <w:ins w:id="3990" w:author="Author">
        <w:r w:rsidR="00800DC9">
          <w:t xml:space="preserve"> - </w:t>
        </w:r>
      </w:ins>
      <w:del w:id="3991" w:author="Author">
        <w:r w:rsidDel="00800DC9">
          <w:delText>—</w:delText>
        </w:r>
      </w:del>
      <w:r>
        <w:t>Mediation.</w:t>
      </w:r>
    </w:p>
    <w:p w14:paraId="5503D0DA" w14:textId="77777777" w:rsidR="000801E7" w:rsidRDefault="000801E7" w:rsidP="00253E03">
      <w:pPr>
        <w:pStyle w:val="par1"/>
        <w:spacing w:after="240"/>
      </w:pPr>
      <w:r>
        <w:t>6.02(7)</w:t>
      </w:r>
      <w:r>
        <w:tab/>
        <w:t>[</w:t>
      </w:r>
      <w:r w:rsidRPr="004671C1">
        <w:rPr>
          <w:u w:val="single"/>
        </w:rPr>
        <w:t>Repealed</w:t>
      </w:r>
      <w:r>
        <w:t>]</w:t>
      </w:r>
    </w:p>
    <w:p w14:paraId="0E701915" w14:textId="77777777" w:rsidR="000801E7" w:rsidRDefault="000801E7" w:rsidP="00253E03">
      <w:pPr>
        <w:pStyle w:val="par1"/>
        <w:spacing w:after="240"/>
      </w:pPr>
      <w:r>
        <w:t>6.02(7.5)</w:t>
      </w:r>
      <w:r>
        <w:tab/>
        <w:t xml:space="preserve">Due </w:t>
      </w:r>
      <w:ins w:id="3992" w:author="Author">
        <w:r w:rsidR="0045080E">
          <w:t>p</w:t>
        </w:r>
      </w:ins>
      <w:del w:id="3993" w:author="Author">
        <w:r w:rsidDel="0045080E">
          <w:delText>P</w:delText>
        </w:r>
      </w:del>
      <w:r>
        <w:t xml:space="preserve">rocess </w:t>
      </w:r>
      <w:ins w:id="3994" w:author="Author">
        <w:r w:rsidR="0045080E">
          <w:t>c</w:t>
        </w:r>
      </w:ins>
      <w:del w:id="3995" w:author="Author">
        <w:r w:rsidDel="0045080E">
          <w:delText>C</w:delText>
        </w:r>
      </w:del>
      <w:r>
        <w:t xml:space="preserve">omplaints and </w:t>
      </w:r>
      <w:ins w:id="3996" w:author="Author">
        <w:r w:rsidR="0045080E">
          <w:t>c</w:t>
        </w:r>
      </w:ins>
      <w:del w:id="3997" w:author="Author">
        <w:r w:rsidDel="0045080E">
          <w:delText>C</w:delText>
        </w:r>
      </w:del>
      <w:r>
        <w:t xml:space="preserve">ivil </w:t>
      </w:r>
      <w:ins w:id="3998" w:author="Author">
        <w:r w:rsidR="0045080E">
          <w:t>a</w:t>
        </w:r>
      </w:ins>
      <w:del w:id="3999" w:author="Author">
        <w:r w:rsidDel="0045080E">
          <w:delText>A</w:delText>
        </w:r>
      </w:del>
      <w:r>
        <w:t>ctions</w:t>
      </w:r>
    </w:p>
    <w:p w14:paraId="7D7F04F4" w14:textId="77777777" w:rsidR="000801E7" w:rsidRDefault="000801E7" w:rsidP="00253E03">
      <w:pPr>
        <w:pStyle w:val="par2"/>
        <w:spacing w:after="240"/>
      </w:pPr>
      <w:r>
        <w:t>6.02(7.5)(a)</w:t>
      </w:r>
      <w:r>
        <w:tab/>
        <w:t>General</w:t>
      </w:r>
      <w:del w:id="4000" w:author="Author">
        <w:r w:rsidDel="00D77401">
          <w:delText>.</w:delText>
        </w:r>
      </w:del>
    </w:p>
    <w:p w14:paraId="0CEE0C0A" w14:textId="77777777" w:rsidR="000801E7" w:rsidRDefault="000801E7" w:rsidP="00253E03">
      <w:pPr>
        <w:pStyle w:val="upar3"/>
        <w:spacing w:after="240"/>
      </w:pPr>
      <w:r>
        <w:t xml:space="preserve">Except as is otherwise provided for in this </w:t>
      </w:r>
      <w:del w:id="4001" w:author="Author">
        <w:r w:rsidDel="00800DC9">
          <w:delText>S</w:delText>
        </w:r>
      </w:del>
      <w:ins w:id="4002" w:author="Author">
        <w:r w:rsidR="00800DC9">
          <w:t>s</w:t>
        </w:r>
      </w:ins>
      <w:r>
        <w:t>ection 6.02(7.5), the requirements regarding resolution meetings and due process hearings shall be consistent with 34 C</w:t>
      </w:r>
      <w:ins w:id="4003" w:author="Author">
        <w:r w:rsidR="00800DC9">
          <w:t>.</w:t>
        </w:r>
      </w:ins>
      <w:r>
        <w:t>F</w:t>
      </w:r>
      <w:ins w:id="4004" w:author="Author">
        <w:r w:rsidR="00800DC9">
          <w:t>.</w:t>
        </w:r>
      </w:ins>
      <w:r>
        <w:t>R</w:t>
      </w:r>
      <w:ins w:id="4005" w:author="Author">
        <w:r w:rsidR="00800DC9">
          <w:t>.</w:t>
        </w:r>
      </w:ins>
      <w:r>
        <w:t xml:space="preserve"> §</w:t>
      </w:r>
      <w:ins w:id="4006" w:author="Author">
        <w:r w:rsidR="00800DC9">
          <w:t xml:space="preserve">§ </w:t>
        </w:r>
      </w:ins>
      <w:r>
        <w:t xml:space="preserve">300.507 through </w:t>
      </w:r>
      <w:del w:id="4007" w:author="Author">
        <w:r w:rsidDel="00800DC9">
          <w:delText>§</w:delText>
        </w:r>
      </w:del>
      <w:r>
        <w:t>300.515.</w:t>
      </w:r>
    </w:p>
    <w:p w14:paraId="235097CD" w14:textId="638D7AF5" w:rsidR="000801E7" w:rsidDel="00080E3A" w:rsidRDefault="000801E7" w:rsidP="00253E03">
      <w:pPr>
        <w:pStyle w:val="par3"/>
        <w:spacing w:after="240"/>
        <w:rPr>
          <w:del w:id="4008" w:author="Author"/>
        </w:rPr>
      </w:pPr>
      <w:commentRangeStart w:id="4009"/>
      <w:del w:id="4010" w:author="Author">
        <w:r w:rsidDel="00080E3A">
          <w:delText>6.02(7.5)(a)(i)</w:delText>
        </w:r>
        <w:r w:rsidDel="00080E3A">
          <w:tab/>
          <w:delText>Procedures regarding the due process complaint, including the content of the due process complaint and filing requirements, shall be consistent with 34 C</w:delText>
        </w:r>
      </w:del>
      <w:ins w:id="4011" w:author="Author">
        <w:del w:id="4012" w:author="Author">
          <w:r w:rsidR="00800DC9" w:rsidDel="00080E3A">
            <w:delText>.</w:delText>
          </w:r>
        </w:del>
      </w:ins>
      <w:del w:id="4013" w:author="Author">
        <w:r w:rsidDel="00080E3A">
          <w:delText>F</w:delText>
        </w:r>
      </w:del>
      <w:ins w:id="4014" w:author="Author">
        <w:del w:id="4015" w:author="Author">
          <w:r w:rsidR="00800DC9" w:rsidDel="00080E3A">
            <w:delText>.</w:delText>
          </w:r>
        </w:del>
      </w:ins>
      <w:del w:id="4016" w:author="Author">
        <w:r w:rsidDel="00080E3A">
          <w:delText>R</w:delText>
        </w:r>
      </w:del>
      <w:ins w:id="4017" w:author="Author">
        <w:del w:id="4018" w:author="Author">
          <w:r w:rsidR="00800DC9" w:rsidDel="00080E3A">
            <w:delText>.</w:delText>
          </w:r>
        </w:del>
      </w:ins>
      <w:del w:id="4019" w:author="Author">
        <w:r w:rsidDel="00080E3A">
          <w:delText xml:space="preserve"> §</w:delText>
        </w:r>
      </w:del>
      <w:ins w:id="4020" w:author="Author">
        <w:del w:id="4021" w:author="Author">
          <w:r w:rsidR="00800DC9" w:rsidDel="00080E3A">
            <w:delText xml:space="preserve">§ </w:delText>
          </w:r>
        </w:del>
      </w:ins>
      <w:del w:id="4022" w:author="Author">
        <w:r w:rsidDel="00080E3A">
          <w:delText>300.507 and §300.508.</w:delText>
        </w:r>
      </w:del>
      <w:commentRangeEnd w:id="4009"/>
      <w:r w:rsidR="00080E3A">
        <w:rPr>
          <w:rStyle w:val="CommentReference"/>
          <w:sz w:val="24"/>
          <w:szCs w:val="24"/>
        </w:rPr>
        <w:commentReference w:id="4009"/>
      </w:r>
    </w:p>
    <w:p w14:paraId="65DC67D7" w14:textId="77777777" w:rsidR="000801E7" w:rsidRDefault="000801E7" w:rsidP="00253E03">
      <w:pPr>
        <w:pStyle w:val="par3"/>
        <w:spacing w:after="240"/>
      </w:pPr>
      <w:r>
        <w:t>6.02(7.5)(a)(ii)</w:t>
      </w:r>
      <w:r>
        <w:tab/>
        <w:t>Consistent with 34 C</w:t>
      </w:r>
      <w:ins w:id="4023" w:author="Author">
        <w:r w:rsidR="00800DC9">
          <w:t>.</w:t>
        </w:r>
      </w:ins>
      <w:r>
        <w:t>F</w:t>
      </w:r>
      <w:ins w:id="4024" w:author="Author">
        <w:r w:rsidR="00800DC9">
          <w:t>.</w:t>
        </w:r>
      </w:ins>
      <w:r>
        <w:t>R</w:t>
      </w:r>
      <w:ins w:id="4025" w:author="Author">
        <w:r w:rsidR="00800DC9">
          <w:t>.</w:t>
        </w:r>
      </w:ins>
      <w:r>
        <w:t xml:space="preserve"> §</w:t>
      </w:r>
      <w:ins w:id="4026" w:author="Author">
        <w:r w:rsidR="00800DC9">
          <w:t xml:space="preserve"> </w:t>
        </w:r>
      </w:ins>
      <w:r>
        <w:t>300.509, a parent</w:t>
      </w:r>
      <w:ins w:id="4027" w:author="Author">
        <w:r w:rsidR="00800DC9">
          <w:t xml:space="preserve">, an </w:t>
        </w:r>
      </w:ins>
      <w:del w:id="4028" w:author="Author">
        <w:r w:rsidDel="00800DC9">
          <w:delText xml:space="preserve"> or the administrative unit</w:delText>
        </w:r>
      </w:del>
      <w:ins w:id="4029" w:author="Author">
        <w:r w:rsidR="00800DC9">
          <w:t>AU,</w:t>
        </w:r>
      </w:ins>
      <w:r>
        <w:t xml:space="preserve"> or </w:t>
      </w:r>
      <w:ins w:id="4030" w:author="Author">
        <w:r w:rsidR="00800DC9">
          <w:t xml:space="preserve">a </w:t>
        </w:r>
      </w:ins>
      <w:r>
        <w:t>state-operated program may use the model due process complaint form developed by the Department, or another form or other document, so long as the form or document that is used meets the due process complaint content requirements as set forth in 34 C</w:t>
      </w:r>
      <w:ins w:id="4031" w:author="Author">
        <w:r w:rsidR="00800DC9">
          <w:t>.</w:t>
        </w:r>
      </w:ins>
      <w:r>
        <w:t>F</w:t>
      </w:r>
      <w:ins w:id="4032" w:author="Author">
        <w:r w:rsidR="00800DC9">
          <w:t>.</w:t>
        </w:r>
      </w:ins>
      <w:r>
        <w:t>R</w:t>
      </w:r>
      <w:ins w:id="4033" w:author="Author">
        <w:r w:rsidR="00800DC9">
          <w:t>.</w:t>
        </w:r>
      </w:ins>
      <w:r>
        <w:t xml:space="preserve"> §</w:t>
      </w:r>
      <w:ins w:id="4034" w:author="Author">
        <w:r w:rsidR="00800DC9">
          <w:t xml:space="preserve"> </w:t>
        </w:r>
      </w:ins>
      <w:r>
        <w:t>300.508(b).</w:t>
      </w:r>
    </w:p>
    <w:p w14:paraId="5388912D" w14:textId="77777777" w:rsidR="000801E7" w:rsidRDefault="000801E7" w:rsidP="00253E03">
      <w:pPr>
        <w:pStyle w:val="par3"/>
        <w:spacing w:after="240"/>
      </w:pPr>
      <w:r>
        <w:t>6.02(7.5)(a)(iii)</w:t>
      </w:r>
      <w:r>
        <w:tab/>
        <w:t xml:space="preserve">Upon receipt of the first due process complaint filed by a parent in a school year, the </w:t>
      </w:r>
      <w:ins w:id="4035" w:author="Author">
        <w:r w:rsidR="00FA2E64">
          <w:t>s</w:t>
        </w:r>
      </w:ins>
      <w:del w:id="4036" w:author="Author">
        <w:r w:rsidDel="00FA2E64">
          <w:delText>S</w:delText>
        </w:r>
      </w:del>
      <w:r>
        <w:t xml:space="preserve">pecial </w:t>
      </w:r>
      <w:del w:id="4037" w:author="Author">
        <w:r w:rsidDel="00FA2E64">
          <w:delText>E</w:delText>
        </w:r>
      </w:del>
      <w:ins w:id="4038" w:author="Author">
        <w:r w:rsidR="00FA2E64">
          <w:t>e</w:t>
        </w:r>
      </w:ins>
      <w:r>
        <w:t xml:space="preserve">ducation </w:t>
      </w:r>
      <w:ins w:id="4039" w:author="Author">
        <w:r w:rsidR="00FA2E64">
          <w:t>d</w:t>
        </w:r>
      </w:ins>
      <w:del w:id="4040" w:author="Author">
        <w:r w:rsidDel="00FA2E64">
          <w:delText>D</w:delText>
        </w:r>
      </w:del>
      <w:r>
        <w:t xml:space="preserve">irector of the </w:t>
      </w:r>
      <w:del w:id="4041" w:author="Author">
        <w:r w:rsidDel="00800DC9">
          <w:delText>administrative unit</w:delText>
        </w:r>
      </w:del>
      <w:ins w:id="4042" w:author="Author">
        <w:r w:rsidR="00800DC9">
          <w:t>AU</w:t>
        </w:r>
        <w:r w:rsidR="00C06C43">
          <w:t xml:space="preserve">, </w:t>
        </w:r>
      </w:ins>
      <w:del w:id="4043" w:author="Author">
        <w:r w:rsidDel="00C06C43">
          <w:delText xml:space="preserve"> or </w:delText>
        </w:r>
      </w:del>
      <w:r>
        <w:t>state-operated program</w:t>
      </w:r>
      <w:ins w:id="4044" w:author="Author">
        <w:r w:rsidR="00C06C43">
          <w:t xml:space="preserve">, </w:t>
        </w:r>
        <w:commentRangeStart w:id="4045"/>
        <w:r w:rsidR="00C06C43">
          <w:t>or approved facility school</w:t>
        </w:r>
      </w:ins>
      <w:r>
        <w:t xml:space="preserve"> </w:t>
      </w:r>
      <w:commentRangeEnd w:id="4045"/>
      <w:r w:rsidR="00080E3A">
        <w:rPr>
          <w:rStyle w:val="CommentReference"/>
          <w:sz w:val="24"/>
          <w:szCs w:val="24"/>
        </w:rPr>
        <w:commentReference w:id="4045"/>
      </w:r>
      <w:del w:id="4046" w:author="Author">
        <w:r w:rsidDel="008D6DC4">
          <w:delText xml:space="preserve">must </w:delText>
        </w:r>
      </w:del>
      <w:ins w:id="4047" w:author="Author">
        <w:r w:rsidR="008D6DC4">
          <w:t xml:space="preserve">shall </w:t>
        </w:r>
      </w:ins>
      <w:r>
        <w:t>provide the parent with a copy of the procedural safeguards notice available to parents consistent with 34 C</w:t>
      </w:r>
      <w:ins w:id="4048" w:author="Author">
        <w:r w:rsidR="00800DC9">
          <w:t>.</w:t>
        </w:r>
      </w:ins>
      <w:r>
        <w:t>F</w:t>
      </w:r>
      <w:ins w:id="4049" w:author="Author">
        <w:r w:rsidR="00800DC9">
          <w:t>.</w:t>
        </w:r>
      </w:ins>
      <w:r>
        <w:t>R</w:t>
      </w:r>
      <w:ins w:id="4050" w:author="Author">
        <w:r w:rsidR="00800DC9">
          <w:t>.</w:t>
        </w:r>
      </w:ins>
      <w:r>
        <w:t xml:space="preserve"> §</w:t>
      </w:r>
      <w:ins w:id="4051" w:author="Author">
        <w:r w:rsidR="00800DC9">
          <w:t xml:space="preserve"> </w:t>
        </w:r>
      </w:ins>
      <w:r>
        <w:t>300.504.</w:t>
      </w:r>
    </w:p>
    <w:p w14:paraId="39363EAB" w14:textId="77777777" w:rsidR="009A166A" w:rsidRDefault="009A166A" w:rsidP="00253E03">
      <w:pPr>
        <w:pStyle w:val="par3"/>
        <w:spacing w:after="240"/>
        <w:rPr>
          <w:ins w:id="4052" w:author="Author"/>
        </w:rPr>
      </w:pPr>
      <w:r w:rsidRPr="009A166A">
        <w:t>6.02(7.5)(a)(iv)</w:t>
      </w:r>
      <w:r w:rsidRPr="009A166A">
        <w:tab/>
        <w:t>A due process complaint can be filed against the Department.</w:t>
      </w:r>
    </w:p>
    <w:p w14:paraId="710EFF5C" w14:textId="77777777" w:rsidR="001840AF" w:rsidRDefault="001840AF" w:rsidP="00253E03">
      <w:pPr>
        <w:pStyle w:val="par3"/>
        <w:spacing w:after="240"/>
      </w:pPr>
      <w:commentRangeStart w:id="4053"/>
      <w:ins w:id="4054" w:author="Author">
        <w:r>
          <w:lastRenderedPageBreak/>
          <w:t>6.02(7.5)(a)(v)</w:t>
        </w:r>
        <w:r>
          <w:tab/>
          <w:t>A due process complaint alleg</w:t>
        </w:r>
        <w:r w:rsidR="00960CD9">
          <w:t>ing</w:t>
        </w:r>
        <w:r>
          <w:t xml:space="preserve"> a failure to implement a child’s IEP can be filed against an approved facility school.</w:t>
        </w:r>
      </w:ins>
      <w:commentRangeEnd w:id="4053"/>
      <w:r w:rsidR="00080E3A">
        <w:rPr>
          <w:rStyle w:val="CommentReference"/>
          <w:sz w:val="24"/>
          <w:szCs w:val="24"/>
        </w:rPr>
        <w:commentReference w:id="4053"/>
      </w:r>
    </w:p>
    <w:p w14:paraId="67675312" w14:textId="77777777" w:rsidR="000801E7" w:rsidRDefault="000801E7" w:rsidP="00253E03">
      <w:pPr>
        <w:pStyle w:val="par2"/>
        <w:spacing w:after="240"/>
      </w:pPr>
      <w:r>
        <w:t>6.02(7.5)(</w:t>
      </w:r>
      <w:commentRangeStart w:id="4055"/>
      <w:r>
        <w:t>b</w:t>
      </w:r>
      <w:commentRangeEnd w:id="4055"/>
      <w:r w:rsidR="00800DC9">
        <w:rPr>
          <w:rStyle w:val="CommentReference"/>
          <w:sz w:val="24"/>
          <w:szCs w:val="24"/>
        </w:rPr>
        <w:commentReference w:id="4055"/>
      </w:r>
      <w:r>
        <w:t>)</w:t>
      </w:r>
      <w:r>
        <w:tab/>
      </w:r>
      <w:del w:id="4056" w:author="Author">
        <w:r w:rsidDel="00800DC9">
          <w:delText>Due Process Complaint – s</w:delText>
        </w:r>
      </w:del>
      <w:ins w:id="4057" w:author="Author">
        <w:r w:rsidR="00800DC9">
          <w:t>S</w:t>
        </w:r>
      </w:ins>
      <w:r>
        <w:t>pecific filing requirements</w:t>
      </w:r>
      <w:del w:id="4058" w:author="Author">
        <w:r w:rsidDel="00800DC9">
          <w:delText>.</w:delText>
        </w:r>
      </w:del>
    </w:p>
    <w:p w14:paraId="01EAD40D" w14:textId="77777777" w:rsidR="000801E7" w:rsidRDefault="000801E7" w:rsidP="00253E03">
      <w:pPr>
        <w:pStyle w:val="par3"/>
        <w:spacing w:after="240"/>
      </w:pPr>
      <w:r>
        <w:t>6.02(7.5)(b)(i)</w:t>
      </w:r>
      <w:r>
        <w:tab/>
        <w:t>The party filing a due process complaint shall file a copy of the due process complaint with the Department at the same time that the due process complaint is filed with the opposing party to ensure that the Department timely assigns an Administrative Law Judge (ALJ) to the case.</w:t>
      </w:r>
    </w:p>
    <w:p w14:paraId="28D5A987" w14:textId="77777777" w:rsidR="000801E7" w:rsidRDefault="000801E7" w:rsidP="00253E03">
      <w:pPr>
        <w:pStyle w:val="par3"/>
        <w:spacing w:after="240"/>
      </w:pPr>
      <w:r>
        <w:t>6.02(7.5)(b)(ii)</w:t>
      </w:r>
      <w:r>
        <w:tab/>
      </w:r>
      <w:r w:rsidR="00861AFC" w:rsidRPr="00861AFC">
        <w:t xml:space="preserve">If the party filing the complaint is a parent, the party shall file the due process complaint with the </w:t>
      </w:r>
      <w:ins w:id="4059" w:author="Author">
        <w:r w:rsidR="00FA2E64">
          <w:t>s</w:t>
        </w:r>
      </w:ins>
      <w:del w:id="4060" w:author="Author">
        <w:r w:rsidR="00861AFC" w:rsidRPr="00861AFC" w:rsidDel="00FA2E64">
          <w:delText>S</w:delText>
        </w:r>
      </w:del>
      <w:r w:rsidR="00861AFC" w:rsidRPr="00861AFC">
        <w:t xml:space="preserve">pecial </w:t>
      </w:r>
      <w:ins w:id="4061" w:author="Author">
        <w:r w:rsidR="00FA2E64">
          <w:t>e</w:t>
        </w:r>
      </w:ins>
      <w:del w:id="4062" w:author="Author">
        <w:r w:rsidR="00861AFC" w:rsidRPr="00861AFC" w:rsidDel="00FA2E64">
          <w:delText>E</w:delText>
        </w:r>
      </w:del>
      <w:r w:rsidR="00861AFC" w:rsidRPr="00861AFC">
        <w:t xml:space="preserve">ducation </w:t>
      </w:r>
      <w:ins w:id="4063" w:author="Author">
        <w:r w:rsidR="00FA2E64">
          <w:t>d</w:t>
        </w:r>
      </w:ins>
      <w:del w:id="4064" w:author="Author">
        <w:r w:rsidR="00861AFC" w:rsidRPr="00861AFC" w:rsidDel="00FA2E64">
          <w:delText>D</w:delText>
        </w:r>
      </w:del>
      <w:r w:rsidR="00861AFC" w:rsidRPr="00861AFC">
        <w:t xml:space="preserve">irector of the affected </w:t>
      </w:r>
      <w:del w:id="4065" w:author="Author">
        <w:r w:rsidR="00861AFC" w:rsidRPr="00861AFC" w:rsidDel="00800DC9">
          <w:delText>administrative unit</w:delText>
        </w:r>
      </w:del>
      <w:ins w:id="4066" w:author="Author">
        <w:r w:rsidR="00800DC9">
          <w:t>AU</w:t>
        </w:r>
        <w:r w:rsidR="001840AF">
          <w:t xml:space="preserve">, </w:t>
        </w:r>
      </w:ins>
      <w:del w:id="4067" w:author="Author">
        <w:r w:rsidR="00861AFC" w:rsidRPr="00861AFC" w:rsidDel="001840AF">
          <w:delText xml:space="preserve"> or </w:delText>
        </w:r>
      </w:del>
      <w:r w:rsidR="00861AFC" w:rsidRPr="00861AFC">
        <w:t>state-operated program</w:t>
      </w:r>
      <w:ins w:id="4068" w:author="Author">
        <w:r w:rsidR="001840AF">
          <w:t xml:space="preserve">, </w:t>
        </w:r>
        <w:commentRangeStart w:id="4069"/>
        <w:r w:rsidR="001840AF">
          <w:t>or approved facility school</w:t>
        </w:r>
      </w:ins>
      <w:commentRangeEnd w:id="4069"/>
      <w:r w:rsidR="00080E3A" w:rsidRPr="00861AFC">
        <w:rPr>
          <w:rStyle w:val="CommentReference"/>
          <w:sz w:val="24"/>
          <w:szCs w:val="24"/>
        </w:rPr>
        <w:commentReference w:id="4069"/>
      </w:r>
      <w:r w:rsidR="00861AFC" w:rsidRPr="00861AFC">
        <w:t>. If the due process complaint is filed against the Department, the party need only file the complaint with the Department.</w:t>
      </w:r>
    </w:p>
    <w:p w14:paraId="27D5595E" w14:textId="77777777" w:rsidR="000801E7" w:rsidRDefault="000801E7" w:rsidP="00253E03">
      <w:pPr>
        <w:pStyle w:val="par3"/>
        <w:spacing w:after="240"/>
      </w:pPr>
      <w:r>
        <w:t>6.02(7.5)(b)(iii)</w:t>
      </w:r>
      <w:r>
        <w:tab/>
        <w:t>All timelines related to the due process complaint begin on the date that the complaint is received by both the opposing party and the Department.</w:t>
      </w:r>
    </w:p>
    <w:p w14:paraId="3ED233E7" w14:textId="77777777" w:rsidR="000801E7" w:rsidRDefault="000801E7" w:rsidP="00253E03">
      <w:pPr>
        <w:pStyle w:val="par3"/>
        <w:spacing w:after="240"/>
      </w:pPr>
      <w:r>
        <w:t>6.02(7.5)(b)(iv)</w:t>
      </w:r>
      <w:r>
        <w:tab/>
        <w:t xml:space="preserve">Regardless of whether the </w:t>
      </w:r>
      <w:del w:id="4070" w:author="Author">
        <w:r w:rsidDel="005A0795">
          <w:delText>administrative unit</w:delText>
        </w:r>
      </w:del>
      <w:ins w:id="4071" w:author="Author">
        <w:r w:rsidR="005A0795">
          <w:t xml:space="preserve">AU, </w:t>
        </w:r>
      </w:ins>
      <w:del w:id="4072" w:author="Author">
        <w:r w:rsidDel="005A0795">
          <w:delText>/</w:delText>
        </w:r>
      </w:del>
      <w:r>
        <w:t>state-operated program</w:t>
      </w:r>
      <w:ins w:id="4073" w:author="Author">
        <w:r w:rsidR="005A0795">
          <w:t>,</w:t>
        </w:r>
      </w:ins>
      <w:r>
        <w:t xml:space="preserve"> </w:t>
      </w:r>
      <w:commentRangeStart w:id="4074"/>
      <w:ins w:id="4075" w:author="Author">
        <w:r w:rsidR="00C06C43">
          <w:t>approved facility school</w:t>
        </w:r>
      </w:ins>
      <w:commentRangeEnd w:id="4074"/>
      <w:r w:rsidR="00080E3A">
        <w:rPr>
          <w:rStyle w:val="CommentReference"/>
          <w:sz w:val="24"/>
          <w:szCs w:val="24"/>
        </w:rPr>
        <w:commentReference w:id="4074"/>
      </w:r>
      <w:ins w:id="4076" w:author="Author">
        <w:r w:rsidR="00C06C43">
          <w:t xml:space="preserve">, </w:t>
        </w:r>
      </w:ins>
      <w:r>
        <w:t xml:space="preserve">or </w:t>
      </w:r>
      <w:del w:id="4077" w:author="Author">
        <w:r w:rsidDel="005A0795">
          <w:delText xml:space="preserve">the </w:delText>
        </w:r>
      </w:del>
      <w:r>
        <w:t xml:space="preserve">parent has initiated the due process complaint, when the </w:t>
      </w:r>
      <w:ins w:id="4078" w:author="Author">
        <w:r w:rsidR="00FA2E64">
          <w:t>s</w:t>
        </w:r>
      </w:ins>
      <w:del w:id="4079" w:author="Author">
        <w:r w:rsidDel="00FA2E64">
          <w:delText>S</w:delText>
        </w:r>
      </w:del>
      <w:r>
        <w:t xml:space="preserve">pecial </w:t>
      </w:r>
      <w:ins w:id="4080" w:author="Author">
        <w:r w:rsidR="00FA2E64">
          <w:t>e</w:t>
        </w:r>
      </w:ins>
      <w:del w:id="4081" w:author="Author">
        <w:r w:rsidDel="00FA2E64">
          <w:delText>E</w:delText>
        </w:r>
      </w:del>
      <w:r>
        <w:t xml:space="preserve">ducation </w:t>
      </w:r>
      <w:ins w:id="4082" w:author="Author">
        <w:r w:rsidR="00FA2E64">
          <w:t>d</w:t>
        </w:r>
      </w:ins>
      <w:del w:id="4083" w:author="Author">
        <w:r w:rsidDel="00FA2E64">
          <w:delText>D</w:delText>
        </w:r>
      </w:del>
      <w:r>
        <w:t xml:space="preserve">irector of the </w:t>
      </w:r>
      <w:del w:id="4084" w:author="Author">
        <w:r w:rsidDel="005A0795">
          <w:delText>administrative unit</w:delText>
        </w:r>
      </w:del>
      <w:ins w:id="4085" w:author="Author">
        <w:r w:rsidR="005A0795">
          <w:t>AU</w:t>
        </w:r>
        <w:r w:rsidR="00C06C43">
          <w:t xml:space="preserve">, </w:t>
        </w:r>
      </w:ins>
      <w:del w:id="4086" w:author="Author">
        <w:r w:rsidDel="00C06C43">
          <w:delText xml:space="preserve"> or </w:delText>
        </w:r>
      </w:del>
      <w:r>
        <w:t>state-operated program</w:t>
      </w:r>
      <w:ins w:id="4087" w:author="Author">
        <w:r w:rsidR="00C06C43">
          <w:t>, or approved facility school</w:t>
        </w:r>
      </w:ins>
      <w:r>
        <w:t xml:space="preserve"> knows that a due process complaint has been filed, </w:t>
      </w:r>
      <w:del w:id="4088" w:author="Author">
        <w:r w:rsidDel="005A0795">
          <w:delText xml:space="preserve">it is the responsibility of </w:delText>
        </w:r>
      </w:del>
      <w:r>
        <w:t xml:space="preserve">the </w:t>
      </w:r>
      <w:ins w:id="4089" w:author="Author">
        <w:r w:rsidR="00FA2E64">
          <w:t>s</w:t>
        </w:r>
      </w:ins>
      <w:del w:id="4090" w:author="Author">
        <w:r w:rsidDel="00FA2E64">
          <w:delText>S</w:delText>
        </w:r>
      </w:del>
      <w:r>
        <w:t xml:space="preserve">pecial </w:t>
      </w:r>
      <w:ins w:id="4091" w:author="Author">
        <w:r w:rsidR="00FA2E64">
          <w:t>e</w:t>
        </w:r>
      </w:ins>
      <w:del w:id="4092" w:author="Author">
        <w:r w:rsidDel="00FA2E64">
          <w:delText>E</w:delText>
        </w:r>
      </w:del>
      <w:r>
        <w:t xml:space="preserve">ducation </w:t>
      </w:r>
      <w:ins w:id="4093" w:author="Author">
        <w:r w:rsidR="00FA2E64">
          <w:t>d</w:t>
        </w:r>
      </w:ins>
      <w:del w:id="4094" w:author="Author">
        <w:r w:rsidDel="00FA2E64">
          <w:delText>D</w:delText>
        </w:r>
      </w:del>
      <w:r>
        <w:t xml:space="preserve">irector </w:t>
      </w:r>
      <w:del w:id="4095" w:author="Author">
        <w:r w:rsidDel="005A0795">
          <w:delText>to</w:delText>
        </w:r>
      </w:del>
      <w:ins w:id="4096" w:author="Author">
        <w:r w:rsidR="005A0795">
          <w:t>shall immediately</w:t>
        </w:r>
      </w:ins>
      <w:r>
        <w:t>:</w:t>
      </w:r>
    </w:p>
    <w:p w14:paraId="211E0D12" w14:textId="77777777" w:rsidR="000801E7" w:rsidRDefault="000801E7" w:rsidP="00253E03">
      <w:pPr>
        <w:pStyle w:val="par4"/>
        <w:spacing w:after="240"/>
      </w:pPr>
      <w:r>
        <w:t>6.02(7.5)(b)(iv)(A)</w:t>
      </w:r>
      <w:r>
        <w:tab/>
        <w:t xml:space="preserve">By telephone, </w:t>
      </w:r>
      <w:del w:id="4097" w:author="Author">
        <w:r w:rsidDel="005A0795">
          <w:delText xml:space="preserve">immediately </w:delText>
        </w:r>
      </w:del>
      <w:r>
        <w:t>notify the Department of the existence of the due process complaint; and</w:t>
      </w:r>
    </w:p>
    <w:p w14:paraId="18E83173" w14:textId="2BEA8151" w:rsidR="000801E7" w:rsidRDefault="000801E7" w:rsidP="00253E03">
      <w:pPr>
        <w:pStyle w:val="par4"/>
        <w:spacing w:after="240"/>
      </w:pPr>
      <w:r>
        <w:t>6.02(7.5)(b)(iv)(B)</w:t>
      </w:r>
      <w:r>
        <w:tab/>
      </w:r>
      <w:r w:rsidR="00861AFC" w:rsidRPr="00861AFC">
        <w:t>By facsimile,</w:t>
      </w:r>
      <w:ins w:id="4098" w:author="Author">
        <w:r w:rsidR="00861AFC" w:rsidRPr="00861AFC">
          <w:t xml:space="preserve"> </w:t>
        </w:r>
        <w:r w:rsidR="048214A1">
          <w:t>or by the secure electronic filing system once available,</w:t>
        </w:r>
      </w:ins>
      <w:r w:rsidR="00861AFC">
        <w:t xml:space="preserve"> </w:t>
      </w:r>
      <w:del w:id="4099" w:author="Author">
        <w:r w:rsidR="00861AFC" w:rsidRPr="00861AFC" w:rsidDel="005A0795">
          <w:delText xml:space="preserve">immediately </w:delText>
        </w:r>
      </w:del>
      <w:r w:rsidR="00861AFC" w:rsidRPr="00861AFC">
        <w:t>provide a complete copy of the due process complaint to the Department</w:t>
      </w:r>
      <w:ins w:id="4100" w:author="Author">
        <w:r w:rsidR="005A0795">
          <w:t>,</w:t>
        </w:r>
      </w:ins>
      <w:r w:rsidR="00861AFC" w:rsidRPr="00861AFC">
        <w:t xml:space="preserve"> accompanied by a written statement documenting the date when the due process complaint was filed. The Department </w:t>
      </w:r>
      <w:del w:id="4101" w:author="Author">
        <w:r w:rsidR="00861AFC" w:rsidRPr="00861AFC" w:rsidDel="00E7662E">
          <w:delText xml:space="preserve">will </w:delText>
        </w:r>
      </w:del>
      <w:ins w:id="4102" w:author="Author">
        <w:r w:rsidR="00E7662E">
          <w:t>shall</w:t>
        </w:r>
        <w:r w:rsidR="00E7662E" w:rsidRPr="00861AFC">
          <w:t xml:space="preserve"> </w:t>
        </w:r>
      </w:ins>
      <w:r w:rsidR="00861AFC" w:rsidRPr="00861AFC">
        <w:t xml:space="preserve">notify the public once secure electronic submission </w:t>
      </w:r>
      <w:r w:rsidR="00861AFC" w:rsidRPr="00861AFC">
        <w:lastRenderedPageBreak/>
        <w:t>of due process complaints is available, and the parties may then submit any required documentation via this option.</w:t>
      </w:r>
    </w:p>
    <w:p w14:paraId="1EBDCE50" w14:textId="77777777" w:rsidR="00126F96" w:rsidRDefault="000801E7" w:rsidP="00253E03">
      <w:pPr>
        <w:pStyle w:val="par3"/>
        <w:spacing w:after="240"/>
      </w:pPr>
      <w:r>
        <w:t>6.02(7.5)(b)(v)</w:t>
      </w:r>
      <w:r>
        <w:tab/>
        <w:t xml:space="preserve">Under no circumstance may the party receiving a due process complaint unilaterally determine that the due process complaint is insufficient or that it fails to state a claim under federal or state </w:t>
      </w:r>
      <w:del w:id="4103" w:author="Author">
        <w:r w:rsidDel="005A0795">
          <w:delText xml:space="preserve">special education </w:delText>
        </w:r>
      </w:del>
      <w:r>
        <w:t>law. A notice of insufficiency may be presented to the ALJ pursuant to 34 C</w:t>
      </w:r>
      <w:ins w:id="4104" w:author="Author">
        <w:r w:rsidR="005A0795">
          <w:t>.</w:t>
        </w:r>
      </w:ins>
      <w:r>
        <w:t>F</w:t>
      </w:r>
      <w:ins w:id="4105" w:author="Author">
        <w:r w:rsidR="005A0795">
          <w:t>.</w:t>
        </w:r>
      </w:ins>
      <w:r>
        <w:t>R</w:t>
      </w:r>
      <w:ins w:id="4106" w:author="Author">
        <w:r w:rsidR="005A0795">
          <w:t>.</w:t>
        </w:r>
      </w:ins>
      <w:r>
        <w:t xml:space="preserve"> §</w:t>
      </w:r>
      <w:ins w:id="4107" w:author="Author">
        <w:r w:rsidR="005A0795">
          <w:t xml:space="preserve"> </w:t>
        </w:r>
      </w:ins>
      <w:r>
        <w:t>300.508(d).</w:t>
      </w:r>
    </w:p>
    <w:p w14:paraId="72A09C1D" w14:textId="77777777" w:rsidR="000801E7" w:rsidRDefault="000801E7" w:rsidP="00253E03">
      <w:pPr>
        <w:pStyle w:val="par2"/>
        <w:spacing w:after="240"/>
      </w:pPr>
      <w:r>
        <w:t>6.02(7.5)(c)</w:t>
      </w:r>
      <w:r>
        <w:tab/>
        <w:t xml:space="preserve">Assignment of an </w:t>
      </w:r>
      <w:ins w:id="4108" w:author="Author">
        <w:r w:rsidR="00360B2F">
          <w:t>ALJ</w:t>
        </w:r>
      </w:ins>
      <w:del w:id="4109" w:author="Author">
        <w:r w:rsidDel="00D77401">
          <w:delText>A</w:delText>
        </w:r>
        <w:r w:rsidDel="00360B2F">
          <w:delText xml:space="preserve">dministrative </w:delText>
        </w:r>
        <w:r w:rsidDel="00D77401">
          <w:delText>L</w:delText>
        </w:r>
        <w:r w:rsidDel="00360B2F">
          <w:delText xml:space="preserve">aw </w:delText>
        </w:r>
        <w:r w:rsidDel="00D77401">
          <w:delText>J</w:delText>
        </w:r>
        <w:r w:rsidDel="00360B2F">
          <w:delText>udge</w:delText>
        </w:r>
        <w:r w:rsidDel="00D77401">
          <w:delText>.</w:delText>
        </w:r>
      </w:del>
    </w:p>
    <w:p w14:paraId="16920890" w14:textId="77777777" w:rsidR="000801E7" w:rsidRDefault="000801E7" w:rsidP="00253E03">
      <w:pPr>
        <w:pStyle w:val="upar3"/>
        <w:spacing w:after="240"/>
      </w:pPr>
      <w:r>
        <w:t>Within two business days after the Department’s receipt of a due process complaint, the Department shall notify the Office of Administrative Courts (OAC) in order to have an ALJ assigned to the complaint.</w:t>
      </w:r>
    </w:p>
    <w:p w14:paraId="7B5F31E2" w14:textId="77777777" w:rsidR="000801E7" w:rsidRDefault="000801E7" w:rsidP="00253E03">
      <w:pPr>
        <w:pStyle w:val="par2"/>
        <w:spacing w:after="240"/>
      </w:pPr>
      <w:r>
        <w:t>6.02(7.5)(d)</w:t>
      </w:r>
      <w:r>
        <w:tab/>
        <w:t>Timelines applicable to resolution meetings and mediation</w:t>
      </w:r>
      <w:del w:id="4110" w:author="Author">
        <w:r w:rsidDel="00D77401">
          <w:delText>.</w:delText>
        </w:r>
      </w:del>
    </w:p>
    <w:p w14:paraId="0E09A670" w14:textId="77777777" w:rsidR="000801E7" w:rsidRDefault="000801E7" w:rsidP="00253E03">
      <w:pPr>
        <w:pStyle w:val="par3"/>
        <w:spacing w:after="240"/>
      </w:pPr>
      <w:r>
        <w:t>6.02(7.5)(d)(i)</w:t>
      </w:r>
      <w:r>
        <w:tab/>
        <w:t xml:space="preserve">Resolution </w:t>
      </w:r>
      <w:ins w:id="4111" w:author="Author">
        <w:r w:rsidR="00D77401">
          <w:t>m</w:t>
        </w:r>
      </w:ins>
      <w:del w:id="4112" w:author="Author">
        <w:r w:rsidDel="00D77401">
          <w:delText>M</w:delText>
        </w:r>
      </w:del>
      <w:r>
        <w:t>eeting</w:t>
      </w:r>
    </w:p>
    <w:p w14:paraId="2342C991" w14:textId="77777777" w:rsidR="000801E7" w:rsidRDefault="000801E7" w:rsidP="00253E03">
      <w:pPr>
        <w:pStyle w:val="par4"/>
        <w:spacing w:after="240"/>
      </w:pPr>
      <w:r>
        <w:t>6.02(7.5)(d)(i)(A)</w:t>
      </w:r>
      <w:r>
        <w:tab/>
        <w:t xml:space="preserve">Within 15 days of receiving notice of the parent's due process complaint, and prior to the commencement of a due process hearing, the </w:t>
      </w:r>
      <w:del w:id="4113" w:author="Author">
        <w:r w:rsidDel="00D77401">
          <w:delText>administrative unit</w:delText>
        </w:r>
      </w:del>
      <w:ins w:id="4114" w:author="Author">
        <w:r w:rsidR="00D77401">
          <w:t>AU</w:t>
        </w:r>
      </w:ins>
      <w:r>
        <w:t xml:space="preserve"> or state-operated program </w:t>
      </w:r>
      <w:del w:id="4115" w:author="Author">
        <w:r w:rsidDel="00D77401">
          <w:delText xml:space="preserve">must </w:delText>
        </w:r>
      </w:del>
      <w:ins w:id="4116" w:author="Author">
        <w:r w:rsidR="00D77401">
          <w:t xml:space="preserve">shall </w:t>
        </w:r>
      </w:ins>
      <w:r>
        <w:t xml:space="preserve">convene a resolution meeting with the parent and the relevant member or members of the IEP </w:t>
      </w:r>
      <w:ins w:id="4117" w:author="Author">
        <w:r w:rsidR="00D77401">
          <w:t>t</w:t>
        </w:r>
      </w:ins>
      <w:del w:id="4118" w:author="Author">
        <w:r w:rsidDel="00D77401">
          <w:delText>T</w:delText>
        </w:r>
      </w:del>
      <w:r>
        <w:t>eam who have specific knowledge of the facts identified in the due process complaint</w:t>
      </w:r>
      <w:ins w:id="4119" w:author="Author">
        <w:r w:rsidR="00D77401">
          <w:t xml:space="preserve">. </w:t>
        </w:r>
        <w:commentRangeStart w:id="4120"/>
        <w:r w:rsidR="00EA7FEB">
          <w:t>The parent and the AU</w:t>
        </w:r>
        <w:r w:rsidR="00C06C43">
          <w:t xml:space="preserve">, </w:t>
        </w:r>
        <w:r w:rsidR="00EA7FEB">
          <w:t>state-operated program</w:t>
        </w:r>
        <w:r w:rsidR="00C06C43">
          <w:t xml:space="preserve">, or </w:t>
        </w:r>
        <w:commentRangeStart w:id="4121"/>
        <w:r w:rsidR="00C06C43">
          <w:t>approved facility school</w:t>
        </w:r>
        <w:r w:rsidR="00EA7FEB">
          <w:t xml:space="preserve"> </w:t>
        </w:r>
      </w:ins>
      <w:commentRangeEnd w:id="4121"/>
      <w:r w:rsidR="00080E3A">
        <w:rPr>
          <w:rStyle w:val="CommentReference"/>
          <w:sz w:val="24"/>
          <w:szCs w:val="24"/>
        </w:rPr>
        <w:commentReference w:id="4121"/>
      </w:r>
      <w:ins w:id="4122" w:author="Author">
        <w:r w:rsidR="00EA7FEB">
          <w:t xml:space="preserve">determine the relevant members of the IEP </w:t>
        </w:r>
        <w:r w:rsidR="00BB38CC">
          <w:t>t</w:t>
        </w:r>
        <w:r w:rsidR="00EA7FEB">
          <w:t xml:space="preserve">eam to attend the resolution meeting. </w:t>
        </w:r>
        <w:r w:rsidR="00D77401">
          <w:t>The meeting shall:</w:t>
        </w:r>
      </w:ins>
      <w:del w:id="4123" w:author="Author">
        <w:r w:rsidDel="00D77401">
          <w:delText xml:space="preserve"> that -</w:delText>
        </w:r>
      </w:del>
      <w:commentRangeEnd w:id="4120"/>
      <w:r w:rsidR="00080E3A">
        <w:rPr>
          <w:rStyle w:val="CommentReference"/>
          <w:sz w:val="24"/>
          <w:szCs w:val="24"/>
        </w:rPr>
        <w:commentReference w:id="4120"/>
      </w:r>
    </w:p>
    <w:p w14:paraId="543B7FF7" w14:textId="77777777" w:rsidR="000801E7" w:rsidRDefault="000801E7" w:rsidP="00253E03">
      <w:pPr>
        <w:pStyle w:val="par5"/>
        <w:spacing w:after="240"/>
      </w:pPr>
      <w:r>
        <w:t>6.02(7.5)(d)(i)(A)(I)</w:t>
      </w:r>
      <w:r>
        <w:tab/>
        <w:t>Include</w:t>
      </w:r>
      <w:del w:id="4124" w:author="Author">
        <w:r w:rsidDel="00D77401">
          <w:delText>s</w:delText>
        </w:r>
      </w:del>
      <w:r>
        <w:t xml:space="preserve"> a representative of the </w:t>
      </w:r>
      <w:del w:id="4125" w:author="Author">
        <w:r w:rsidDel="00D77401">
          <w:delText>administrative unit</w:delText>
        </w:r>
      </w:del>
      <w:ins w:id="4126" w:author="Author">
        <w:r w:rsidR="00D77401">
          <w:t>AU</w:t>
        </w:r>
        <w:r w:rsidR="00C06C43">
          <w:t xml:space="preserve">, </w:t>
        </w:r>
      </w:ins>
      <w:del w:id="4127" w:author="Author">
        <w:r w:rsidDel="00C06C43">
          <w:delText xml:space="preserve"> or </w:delText>
        </w:r>
      </w:del>
      <w:r>
        <w:t>state-operated program</w:t>
      </w:r>
      <w:ins w:id="4128" w:author="Author">
        <w:r w:rsidR="00C06C43">
          <w:t xml:space="preserve">, </w:t>
        </w:r>
        <w:commentRangeStart w:id="4129"/>
        <w:r w:rsidR="00C06C43">
          <w:t>or approved facility school</w:t>
        </w:r>
      </w:ins>
      <w:r>
        <w:t xml:space="preserve"> </w:t>
      </w:r>
      <w:commentRangeEnd w:id="4129"/>
      <w:r w:rsidR="00080E3A">
        <w:rPr>
          <w:rStyle w:val="CommentReference"/>
          <w:sz w:val="24"/>
          <w:szCs w:val="24"/>
        </w:rPr>
        <w:commentReference w:id="4129"/>
      </w:r>
      <w:r>
        <w:t>who has decision-making authority on behalf of that agency; and</w:t>
      </w:r>
    </w:p>
    <w:p w14:paraId="09A8FABB" w14:textId="77777777" w:rsidR="000801E7" w:rsidRDefault="000801E7" w:rsidP="00253E03">
      <w:pPr>
        <w:pStyle w:val="par5"/>
        <w:spacing w:after="240"/>
      </w:pPr>
      <w:r>
        <w:t>6.02(7.5)(d)(i)(A)(II)</w:t>
      </w:r>
      <w:r>
        <w:tab/>
      </w:r>
      <w:del w:id="4130" w:author="Author">
        <w:r w:rsidDel="00D77401">
          <w:delText>May n</w:delText>
        </w:r>
      </w:del>
      <w:ins w:id="4131" w:author="Author">
        <w:r w:rsidR="00D77401">
          <w:t>N</w:t>
        </w:r>
      </w:ins>
      <w:r>
        <w:t xml:space="preserve">ot include an attorney of the </w:t>
      </w:r>
      <w:del w:id="4132" w:author="Author">
        <w:r w:rsidDel="00D77401">
          <w:delText>administrative unit</w:delText>
        </w:r>
      </w:del>
      <w:ins w:id="4133" w:author="Author">
        <w:r w:rsidR="00D77401">
          <w:t>AU</w:t>
        </w:r>
        <w:r w:rsidR="00C06C43">
          <w:t xml:space="preserve">, </w:t>
        </w:r>
      </w:ins>
      <w:del w:id="4134" w:author="Author">
        <w:r w:rsidDel="00C06C43">
          <w:delText xml:space="preserve"> or </w:delText>
        </w:r>
      </w:del>
      <w:r>
        <w:t>state-operated program</w:t>
      </w:r>
      <w:ins w:id="4135" w:author="Author">
        <w:r w:rsidR="00C06C43">
          <w:t xml:space="preserve">, or </w:t>
        </w:r>
        <w:commentRangeStart w:id="4136"/>
        <w:r w:rsidR="00C06C43">
          <w:t>approved facility school</w:t>
        </w:r>
      </w:ins>
      <w:r>
        <w:t xml:space="preserve"> </w:t>
      </w:r>
      <w:commentRangeEnd w:id="4136"/>
      <w:r w:rsidR="00080E3A">
        <w:rPr>
          <w:rStyle w:val="CommentReference"/>
          <w:sz w:val="24"/>
          <w:szCs w:val="24"/>
        </w:rPr>
        <w:commentReference w:id="4136"/>
      </w:r>
      <w:r>
        <w:t>unless the parent is accompanied by an attorney.</w:t>
      </w:r>
    </w:p>
    <w:p w14:paraId="32A77CCD" w14:textId="77777777" w:rsidR="000801E7" w:rsidRPr="00495FC1" w:rsidRDefault="000801E7" w:rsidP="00253E03">
      <w:pPr>
        <w:pStyle w:val="par4"/>
        <w:spacing w:after="240"/>
      </w:pPr>
      <w:r w:rsidRPr="00495FC1">
        <w:lastRenderedPageBreak/>
        <w:t>6.02(7.5)(d)(i)(B)</w:t>
      </w:r>
      <w:r w:rsidRPr="00495FC1">
        <w:tab/>
        <w:t>The purpose of the resolution meeting is for the parent of the child to discuss the due process complaint</w:t>
      </w:r>
      <w:del w:id="4137" w:author="Author">
        <w:r w:rsidRPr="00495FC1" w:rsidDel="00D77401">
          <w:delText>,</w:delText>
        </w:r>
      </w:del>
      <w:r w:rsidRPr="00495FC1">
        <w:t xml:space="preserve"> and the facts that form the basis of the due process complaint, so that the </w:t>
      </w:r>
      <w:del w:id="4138" w:author="Author">
        <w:r w:rsidRPr="00495FC1" w:rsidDel="00D77401">
          <w:delText>administrative unit</w:delText>
        </w:r>
      </w:del>
      <w:ins w:id="4139" w:author="Author">
        <w:r w:rsidR="00D77401">
          <w:t>AU</w:t>
        </w:r>
        <w:r w:rsidR="00C06C43">
          <w:t xml:space="preserve">, </w:t>
        </w:r>
      </w:ins>
      <w:del w:id="4140" w:author="Author">
        <w:r w:rsidRPr="00495FC1" w:rsidDel="00C06C43">
          <w:delText xml:space="preserve"> or </w:delText>
        </w:r>
      </w:del>
      <w:r w:rsidRPr="00495FC1">
        <w:t>state-operated program</w:t>
      </w:r>
      <w:ins w:id="4141" w:author="Author">
        <w:r w:rsidR="00C06C43">
          <w:t xml:space="preserve">, </w:t>
        </w:r>
        <w:commentRangeStart w:id="4142"/>
        <w:r w:rsidR="00C06C43">
          <w:t>or approved facility school</w:t>
        </w:r>
      </w:ins>
      <w:r w:rsidRPr="00495FC1">
        <w:t xml:space="preserve"> </w:t>
      </w:r>
      <w:commentRangeEnd w:id="4142"/>
      <w:r w:rsidR="00080E3A" w:rsidRPr="00495FC1">
        <w:rPr>
          <w:rStyle w:val="CommentReference"/>
          <w:sz w:val="24"/>
          <w:szCs w:val="24"/>
        </w:rPr>
        <w:commentReference w:id="4142"/>
      </w:r>
      <w:r w:rsidRPr="00495FC1">
        <w:t>has the opportunity to resolve the dispute that is the basis for the due process complaint.</w:t>
      </w:r>
    </w:p>
    <w:p w14:paraId="5E6B8609" w14:textId="77777777" w:rsidR="000801E7" w:rsidRPr="00495FC1" w:rsidRDefault="000801E7" w:rsidP="00253E03">
      <w:pPr>
        <w:pStyle w:val="par4"/>
        <w:spacing w:after="240"/>
      </w:pPr>
      <w:r w:rsidRPr="00495FC1">
        <w:t>6.02(7.5)(d)(i)(C)</w:t>
      </w:r>
      <w:r w:rsidRPr="00495FC1">
        <w:tab/>
        <w:t>The resolution meeting described need not be held if</w:t>
      </w:r>
      <w:ins w:id="4143" w:author="Author">
        <w:r w:rsidR="00D77401">
          <w:t>:</w:t>
        </w:r>
      </w:ins>
      <w:del w:id="4144" w:author="Author">
        <w:r w:rsidRPr="00495FC1" w:rsidDel="00D77401">
          <w:delText xml:space="preserve"> -</w:delText>
        </w:r>
      </w:del>
    </w:p>
    <w:p w14:paraId="5E01DEA2" w14:textId="77777777" w:rsidR="000801E7" w:rsidRPr="00495FC1" w:rsidRDefault="000801E7" w:rsidP="00253E03">
      <w:pPr>
        <w:pStyle w:val="par5"/>
        <w:spacing w:after="240"/>
      </w:pPr>
      <w:r w:rsidRPr="00495FC1">
        <w:t>6.02(7.5)(d)(i)(C)(I)</w:t>
      </w:r>
      <w:r w:rsidRPr="00495FC1">
        <w:tab/>
        <w:t xml:space="preserve">The parent and the </w:t>
      </w:r>
      <w:del w:id="4145" w:author="Author">
        <w:r w:rsidRPr="00495FC1" w:rsidDel="00D77401">
          <w:delText>administrative unit</w:delText>
        </w:r>
      </w:del>
      <w:ins w:id="4146" w:author="Author">
        <w:r w:rsidR="00D77401">
          <w:t>AU</w:t>
        </w:r>
        <w:r w:rsidR="00C06C43">
          <w:t xml:space="preserve">, </w:t>
        </w:r>
      </w:ins>
      <w:del w:id="4147" w:author="Author">
        <w:r w:rsidRPr="00495FC1" w:rsidDel="00C06C43">
          <w:delText xml:space="preserve"> or </w:delText>
        </w:r>
      </w:del>
      <w:r w:rsidRPr="00495FC1">
        <w:t>state-operated program</w:t>
      </w:r>
      <w:ins w:id="4148" w:author="Author">
        <w:r w:rsidR="00C06C43">
          <w:t xml:space="preserve">, </w:t>
        </w:r>
        <w:commentRangeStart w:id="4149"/>
        <w:r w:rsidR="00C06C43">
          <w:t>or approved facility school</w:t>
        </w:r>
      </w:ins>
      <w:r w:rsidRPr="00495FC1">
        <w:t xml:space="preserve"> </w:t>
      </w:r>
      <w:commentRangeEnd w:id="4149"/>
      <w:r w:rsidR="00080E3A" w:rsidRPr="00495FC1">
        <w:rPr>
          <w:rStyle w:val="CommentReference"/>
          <w:sz w:val="24"/>
          <w:szCs w:val="24"/>
        </w:rPr>
        <w:commentReference w:id="4149"/>
      </w:r>
      <w:r w:rsidRPr="00495FC1">
        <w:t>agree in writing to waive the resolution meeting; or</w:t>
      </w:r>
    </w:p>
    <w:p w14:paraId="08C6E51D" w14:textId="77777777" w:rsidR="000801E7" w:rsidRPr="00495FC1" w:rsidRDefault="000801E7" w:rsidP="00253E03">
      <w:pPr>
        <w:pStyle w:val="par5"/>
        <w:spacing w:after="240"/>
      </w:pPr>
      <w:r w:rsidRPr="00495FC1">
        <w:t>6.02(7.5)(d)(i)(C)(II)</w:t>
      </w:r>
      <w:r w:rsidRPr="00495FC1">
        <w:tab/>
        <w:t xml:space="preserve">The parent and the </w:t>
      </w:r>
      <w:del w:id="4150" w:author="Author">
        <w:r w:rsidRPr="00495FC1" w:rsidDel="00D77401">
          <w:delText>administrative unit</w:delText>
        </w:r>
      </w:del>
      <w:ins w:id="4151" w:author="Author">
        <w:r w:rsidR="00D77401">
          <w:t>AU</w:t>
        </w:r>
        <w:r w:rsidR="00C06C43">
          <w:t xml:space="preserve">, </w:t>
        </w:r>
      </w:ins>
      <w:del w:id="4152" w:author="Author">
        <w:r w:rsidRPr="00495FC1" w:rsidDel="00C06C43">
          <w:delText xml:space="preserve"> or </w:delText>
        </w:r>
      </w:del>
      <w:r w:rsidRPr="00495FC1">
        <w:t>state-operated program</w:t>
      </w:r>
      <w:ins w:id="4153" w:author="Author">
        <w:r w:rsidR="00C06C43">
          <w:t xml:space="preserve">, </w:t>
        </w:r>
        <w:commentRangeStart w:id="4154"/>
        <w:r w:rsidR="00C06C43">
          <w:t>or approved facility school</w:t>
        </w:r>
      </w:ins>
      <w:r w:rsidRPr="00495FC1">
        <w:t xml:space="preserve"> </w:t>
      </w:r>
      <w:commentRangeEnd w:id="4154"/>
      <w:r w:rsidR="00080E3A" w:rsidRPr="00495FC1">
        <w:rPr>
          <w:rStyle w:val="CommentReference"/>
          <w:sz w:val="24"/>
          <w:szCs w:val="24"/>
        </w:rPr>
        <w:commentReference w:id="4154"/>
      </w:r>
      <w:r w:rsidRPr="00495FC1">
        <w:t>agree to use the mediation process described in 34 C</w:t>
      </w:r>
      <w:ins w:id="4155" w:author="Author">
        <w:r w:rsidR="00D77401">
          <w:t>.</w:t>
        </w:r>
      </w:ins>
      <w:r w:rsidRPr="00495FC1">
        <w:t>F</w:t>
      </w:r>
      <w:ins w:id="4156" w:author="Author">
        <w:r w:rsidR="00D77401">
          <w:t>.</w:t>
        </w:r>
      </w:ins>
      <w:r w:rsidRPr="00495FC1">
        <w:t>R</w:t>
      </w:r>
      <w:ins w:id="4157" w:author="Author">
        <w:r w:rsidR="00D77401">
          <w:t>.</w:t>
        </w:r>
      </w:ins>
      <w:r w:rsidRPr="00495FC1">
        <w:t xml:space="preserve"> §</w:t>
      </w:r>
      <w:ins w:id="4158" w:author="Author">
        <w:r w:rsidR="00D77401">
          <w:t xml:space="preserve"> </w:t>
        </w:r>
      </w:ins>
      <w:r w:rsidRPr="00495FC1">
        <w:t xml:space="preserve">300.506 and </w:t>
      </w:r>
      <w:ins w:id="4159" w:author="Author">
        <w:r w:rsidR="00D77401">
          <w:t>s</w:t>
        </w:r>
      </w:ins>
      <w:del w:id="4160" w:author="Author">
        <w:r w:rsidRPr="00495FC1" w:rsidDel="00D77401">
          <w:delText>S</w:delText>
        </w:r>
      </w:del>
      <w:r w:rsidRPr="00495FC1">
        <w:t>ection 6.02(6) of these Rules.</w:t>
      </w:r>
    </w:p>
    <w:p w14:paraId="51505177" w14:textId="77777777" w:rsidR="000801E7" w:rsidDel="00EA7FEB" w:rsidRDefault="000801E7" w:rsidP="00253E03">
      <w:pPr>
        <w:pStyle w:val="par4"/>
        <w:spacing w:after="240"/>
        <w:rPr>
          <w:del w:id="4161" w:author="Author"/>
        </w:rPr>
      </w:pPr>
      <w:commentRangeStart w:id="4162"/>
      <w:del w:id="4163" w:author="Author">
        <w:r w:rsidDel="00EA7FEB">
          <w:delText>6.02(7.5)(d)(i)(D)</w:delText>
        </w:r>
        <w:r w:rsidDel="00EA7FEB">
          <w:tab/>
          <w:delText xml:space="preserve">The parent and the </w:delText>
        </w:r>
        <w:r w:rsidDel="00D77401">
          <w:delText>administrative unit</w:delText>
        </w:r>
        <w:r w:rsidDel="00EA7FEB">
          <w:delText xml:space="preserve"> or state-operated program determine the relevant members of the IEP Team to attend the resolution meeting.</w:delText>
        </w:r>
      </w:del>
      <w:commentRangeEnd w:id="4162"/>
      <w:r w:rsidR="00080E3A">
        <w:rPr>
          <w:rStyle w:val="CommentReference"/>
          <w:sz w:val="24"/>
          <w:szCs w:val="24"/>
        </w:rPr>
        <w:commentReference w:id="4162"/>
      </w:r>
    </w:p>
    <w:p w14:paraId="11522A75" w14:textId="77777777" w:rsidR="000801E7" w:rsidRDefault="000801E7" w:rsidP="00253E03">
      <w:pPr>
        <w:pStyle w:val="par3"/>
        <w:spacing w:after="240"/>
      </w:pPr>
      <w:r>
        <w:t>6.02(7.5)(d)(ii)</w:t>
      </w:r>
      <w:r>
        <w:tab/>
        <w:t xml:space="preserve">Resolution </w:t>
      </w:r>
      <w:ins w:id="4164" w:author="Author">
        <w:r w:rsidR="00EA7FEB">
          <w:t>p</w:t>
        </w:r>
      </w:ins>
      <w:del w:id="4165" w:author="Author">
        <w:r w:rsidDel="00EA7FEB">
          <w:delText>P</w:delText>
        </w:r>
      </w:del>
      <w:r>
        <w:t>eriod</w:t>
      </w:r>
    </w:p>
    <w:p w14:paraId="18339762" w14:textId="77777777" w:rsidR="00FA2E64" w:rsidRDefault="00FA2E64" w:rsidP="00253E03">
      <w:pPr>
        <w:pStyle w:val="par4"/>
        <w:spacing w:after="240"/>
        <w:rPr>
          <w:ins w:id="4166" w:author="Author"/>
        </w:rPr>
      </w:pPr>
      <w:commentRangeStart w:id="4167"/>
      <w:ins w:id="4168" w:author="Author">
        <w:r>
          <w:t>6.02(7.5)(d)(ii)(A)</w:t>
        </w:r>
        <w:r>
          <w:tab/>
          <w:t>If the AU</w:t>
        </w:r>
        <w:r w:rsidR="00C06C43">
          <w:t xml:space="preserve">, </w:t>
        </w:r>
        <w:r>
          <w:t>state-operated program</w:t>
        </w:r>
        <w:r w:rsidR="00C06C43">
          <w:t xml:space="preserve">, or </w:t>
        </w:r>
        <w:commentRangeStart w:id="4169"/>
        <w:r w:rsidR="00C06C43">
          <w:t>approved facility school</w:t>
        </w:r>
      </w:ins>
      <w:commentRangeEnd w:id="4169"/>
      <w:r w:rsidR="00080E3A">
        <w:rPr>
          <w:rStyle w:val="CommentReference"/>
          <w:sz w:val="24"/>
          <w:szCs w:val="24"/>
        </w:rPr>
        <w:commentReference w:id="4169"/>
      </w:r>
      <w:ins w:id="4170" w:author="Author">
        <w:r w:rsidR="00C06C43">
          <w:t xml:space="preserve"> </w:t>
        </w:r>
        <w:r>
          <w:t>has not resolved the due process complaint to the satisfaction of the parent within 30 days of the receipt of the due process complaint, the due process hearing may occur.</w:t>
        </w:r>
      </w:ins>
      <w:commentRangeEnd w:id="4167"/>
      <w:r w:rsidR="00080E3A">
        <w:rPr>
          <w:rStyle w:val="CommentReference"/>
          <w:sz w:val="24"/>
          <w:szCs w:val="24"/>
        </w:rPr>
        <w:commentReference w:id="4167"/>
      </w:r>
    </w:p>
    <w:p w14:paraId="0E434C04" w14:textId="77777777" w:rsidR="000801E7" w:rsidDel="00FA2E64" w:rsidRDefault="000801E7" w:rsidP="00253E03">
      <w:pPr>
        <w:pStyle w:val="par4"/>
        <w:spacing w:after="240"/>
        <w:rPr>
          <w:del w:id="4171" w:author="Author"/>
        </w:rPr>
      </w:pPr>
      <w:del w:id="4172" w:author="Author">
        <w:r w:rsidDel="00FA2E64">
          <w:delText>6.02(7.5)(d)(ii)(A)</w:delText>
        </w:r>
        <w:r w:rsidDel="00FA2E64">
          <w:tab/>
          <w:delText>The ALJ has no authority to extend the 30-day resolution period.</w:delText>
        </w:r>
      </w:del>
    </w:p>
    <w:p w14:paraId="46C7FEE2" w14:textId="77777777" w:rsidR="00126F96" w:rsidRDefault="000801E7" w:rsidP="00253E03">
      <w:pPr>
        <w:pStyle w:val="par4"/>
        <w:spacing w:after="240"/>
        <w:rPr>
          <w:ins w:id="4173" w:author="Author"/>
        </w:rPr>
      </w:pPr>
      <w:r>
        <w:t>6.02(7.5)(d)(ii)(</w:t>
      </w:r>
      <w:del w:id="4174" w:author="Author">
        <w:r w:rsidDel="00FA2E64">
          <w:delText>B</w:delText>
        </w:r>
      </w:del>
      <w:ins w:id="4175" w:author="Author">
        <w:r w:rsidR="00FA2E64">
          <w:t>B</w:t>
        </w:r>
      </w:ins>
      <w:r>
        <w:t>)</w:t>
      </w:r>
      <w:r>
        <w:tab/>
        <w:t xml:space="preserve">The parties may extend the resolution period but only </w:t>
      </w:r>
      <w:ins w:id="4176" w:author="Author">
        <w:r w:rsidR="00287F4F">
          <w:t>if:</w:t>
        </w:r>
      </w:ins>
      <w:del w:id="4177" w:author="Author">
        <w:r w:rsidDel="00287F4F">
          <w:delText xml:space="preserve">under the circumstances described in </w:delText>
        </w:r>
        <w:r w:rsidDel="00FA2E64">
          <w:delText>S</w:delText>
        </w:r>
        <w:r w:rsidDel="00287F4F">
          <w:delText>ection 6.02(7.5)(d)(iii)(C).</w:delText>
        </w:r>
      </w:del>
    </w:p>
    <w:p w14:paraId="0189FE3F" w14:textId="77777777" w:rsidR="00287F4F" w:rsidRDefault="00287F4F" w:rsidP="00253E03">
      <w:pPr>
        <w:pStyle w:val="par5"/>
        <w:spacing w:after="240"/>
        <w:rPr>
          <w:ins w:id="4178" w:author="Author"/>
        </w:rPr>
      </w:pPr>
      <w:commentRangeStart w:id="4179"/>
      <w:ins w:id="4180" w:author="Author">
        <w:r>
          <w:lastRenderedPageBreak/>
          <w:t>6.02(7.5)(d)(ii)(B)(I)</w:t>
        </w:r>
        <w:r>
          <w:tab/>
          <w:t>The parties’ agreement to continue the resolution period is in writing and signed by each party; and</w:t>
        </w:r>
      </w:ins>
    </w:p>
    <w:p w14:paraId="25EB57B5" w14:textId="43DF2DC7" w:rsidR="00287F4F" w:rsidRDefault="00287F4F">
      <w:pPr>
        <w:pStyle w:val="par5"/>
        <w:spacing w:after="240"/>
        <w:rPr>
          <w:ins w:id="4181" w:author="Author"/>
        </w:rPr>
        <w:pPrChange w:id="4182" w:author="Author">
          <w:pPr>
            <w:pStyle w:val="par4"/>
          </w:pPr>
        </w:pPrChange>
      </w:pPr>
      <w:ins w:id="4183" w:author="Author">
        <w:r>
          <w:t>6.02(7.5)(d)(ii)(</w:t>
        </w:r>
        <w:r w:rsidR="00080E3A">
          <w:t>B</w:t>
        </w:r>
        <w:r>
          <w:t>)(II)</w:t>
        </w:r>
        <w:r>
          <w:tab/>
          <w:t>Immediately after the parties’ execution of the agreement to continue the resolution period, the parties jointly and simultaneously file the written agreement to continue the resolution period with the ALJ and the Department.</w:t>
        </w:r>
      </w:ins>
    </w:p>
    <w:p w14:paraId="509083A9" w14:textId="77777777" w:rsidR="00FA2E64" w:rsidRDefault="00FA2E64" w:rsidP="00253E03">
      <w:pPr>
        <w:pStyle w:val="par4"/>
        <w:spacing w:after="240"/>
        <w:rPr>
          <w:ins w:id="4184" w:author="Author"/>
        </w:rPr>
      </w:pPr>
      <w:ins w:id="4185" w:author="Author">
        <w:r>
          <w:t>6.02(7.5)(d)(ii)(C)</w:t>
        </w:r>
        <w:r>
          <w:tab/>
          <w:t>The ALJ has no authority to extend the 30-day resolution period.</w:t>
        </w:r>
      </w:ins>
      <w:commentRangeEnd w:id="4179"/>
      <w:r w:rsidR="00596BAC">
        <w:rPr>
          <w:rStyle w:val="CommentReference"/>
          <w:sz w:val="24"/>
          <w:szCs w:val="24"/>
        </w:rPr>
        <w:commentReference w:id="4179"/>
      </w:r>
    </w:p>
    <w:p w14:paraId="5317C59E" w14:textId="77777777" w:rsidR="00FA2E64" w:rsidDel="00FA2E64" w:rsidRDefault="00FA2E64" w:rsidP="00253E03">
      <w:pPr>
        <w:pStyle w:val="par4"/>
        <w:spacing w:after="240"/>
        <w:rPr>
          <w:del w:id="4186" w:author="Author"/>
        </w:rPr>
      </w:pPr>
    </w:p>
    <w:p w14:paraId="5205310A" w14:textId="77777777" w:rsidR="000801E7" w:rsidDel="00FA2E64" w:rsidRDefault="000801E7" w:rsidP="00253E03">
      <w:pPr>
        <w:pStyle w:val="par4"/>
        <w:spacing w:after="240"/>
        <w:rPr>
          <w:del w:id="4187" w:author="Author"/>
        </w:rPr>
      </w:pPr>
      <w:commentRangeStart w:id="4188"/>
      <w:del w:id="4189" w:author="Author">
        <w:r w:rsidDel="00FA2E64">
          <w:delText>6.02(7.5)(d)(ii)(C)</w:delText>
        </w:r>
        <w:r w:rsidDel="00FA2E64">
          <w:tab/>
          <w:delText>If the administrative unit or state-operated program has not resolved the due process complaint to the satisfaction of the parent within 30 days of the receipt of the due process complaint, the due process hearing may occur.</w:delText>
        </w:r>
      </w:del>
      <w:commentRangeEnd w:id="4188"/>
      <w:r w:rsidR="00080E3A">
        <w:rPr>
          <w:rStyle w:val="CommentReference"/>
          <w:sz w:val="24"/>
          <w:szCs w:val="24"/>
        </w:rPr>
        <w:commentReference w:id="4188"/>
      </w:r>
    </w:p>
    <w:p w14:paraId="2C372307" w14:textId="77777777" w:rsidR="000801E7" w:rsidRDefault="000801E7" w:rsidP="00253E03">
      <w:pPr>
        <w:pStyle w:val="par4"/>
        <w:spacing w:after="240"/>
      </w:pPr>
      <w:r>
        <w:t>6.02(7.5)(d)(ii)(D)</w:t>
      </w:r>
      <w:r>
        <w:tab/>
        <w:t xml:space="preserve">Except as provided in </w:t>
      </w:r>
      <w:del w:id="4190" w:author="Author">
        <w:r w:rsidDel="00FA2E64">
          <w:delText>S</w:delText>
        </w:r>
      </w:del>
      <w:ins w:id="4191" w:author="Author">
        <w:r w:rsidR="00FA2E64">
          <w:t>s</w:t>
        </w:r>
      </w:ins>
      <w:r>
        <w:t>ection 6.02(7.5)(d)(iii)</w:t>
      </w:r>
      <w:ins w:id="4192" w:author="Author">
        <w:r w:rsidR="00FA2E64">
          <w:t xml:space="preserve"> of these Rules</w:t>
        </w:r>
      </w:ins>
      <w:del w:id="4193" w:author="Author">
        <w:r w:rsidDel="00FA2E64">
          <w:delText>, below</w:delText>
        </w:r>
      </w:del>
      <w:r>
        <w:t>, the timeline for issuing a final due process decision begins at the expiration of the 30-day resolution period</w:t>
      </w:r>
      <w:ins w:id="4194" w:author="Author">
        <w:r w:rsidR="00FA2E64">
          <w:t>.</w:t>
        </w:r>
      </w:ins>
    </w:p>
    <w:p w14:paraId="5A478794" w14:textId="77777777" w:rsidR="000801E7" w:rsidRDefault="000801E7" w:rsidP="00253E03">
      <w:pPr>
        <w:pStyle w:val="par4"/>
        <w:spacing w:after="240"/>
      </w:pPr>
      <w:r>
        <w:t>6.02(7.5)(d)(ii)(E)</w:t>
      </w:r>
      <w:r>
        <w:tab/>
        <w:t>Except where the parties have jointly agreed to waive the resolution process or to use mediation, the failure of the parent filing a due process complaint to participate in the resolution meeting will delay the timelines for the resolution process and due process hearing until the meeting is held.</w:t>
      </w:r>
    </w:p>
    <w:p w14:paraId="05290FE9" w14:textId="77777777" w:rsidR="000801E7" w:rsidRDefault="000801E7" w:rsidP="00253E03">
      <w:pPr>
        <w:pStyle w:val="par4"/>
        <w:spacing w:after="240"/>
      </w:pPr>
      <w:r>
        <w:t>6.02(7.5)(d)(ii)(F)</w:t>
      </w:r>
      <w:r>
        <w:tab/>
        <w:t xml:space="preserve">If the </w:t>
      </w:r>
      <w:del w:id="4195" w:author="Author">
        <w:r w:rsidDel="00FA2E64">
          <w:delText>administrative unit</w:delText>
        </w:r>
      </w:del>
      <w:ins w:id="4196" w:author="Author">
        <w:r w:rsidR="00FA2E64">
          <w:t>AU</w:t>
        </w:r>
        <w:r w:rsidR="00C06C43">
          <w:t xml:space="preserve">, </w:t>
        </w:r>
      </w:ins>
      <w:del w:id="4197" w:author="Author">
        <w:r w:rsidDel="00C06C43">
          <w:delText xml:space="preserve"> or </w:delText>
        </w:r>
      </w:del>
      <w:r>
        <w:t>state-operated program</w:t>
      </w:r>
      <w:ins w:id="4198" w:author="Author">
        <w:r w:rsidR="00C06C43">
          <w:t xml:space="preserve">, </w:t>
        </w:r>
        <w:commentRangeStart w:id="4199"/>
        <w:r w:rsidR="00C06C43">
          <w:t>or approved facility school</w:t>
        </w:r>
      </w:ins>
      <w:r>
        <w:t xml:space="preserve"> </w:t>
      </w:r>
      <w:commentRangeEnd w:id="4199"/>
      <w:r w:rsidR="00596BAC">
        <w:rPr>
          <w:rStyle w:val="CommentReference"/>
          <w:sz w:val="24"/>
          <w:szCs w:val="24"/>
        </w:rPr>
        <w:commentReference w:id="4199"/>
      </w:r>
      <w:r>
        <w:t>is unable to obtain the participation of the parent in the resolution meeting after reasonable efforts have been made and documented (using the procedures in 34 C</w:t>
      </w:r>
      <w:ins w:id="4200" w:author="Author">
        <w:r w:rsidR="00FA2E64">
          <w:t>.</w:t>
        </w:r>
      </w:ins>
      <w:r>
        <w:t>F</w:t>
      </w:r>
      <w:ins w:id="4201" w:author="Author">
        <w:r w:rsidR="00FA2E64">
          <w:t>.</w:t>
        </w:r>
      </w:ins>
      <w:r>
        <w:t>R</w:t>
      </w:r>
      <w:ins w:id="4202" w:author="Author">
        <w:r w:rsidR="00FA2E64">
          <w:t>.</w:t>
        </w:r>
      </w:ins>
      <w:r>
        <w:t xml:space="preserve"> §</w:t>
      </w:r>
      <w:ins w:id="4203" w:author="Author">
        <w:r w:rsidR="00FA2E64">
          <w:t xml:space="preserve">§ </w:t>
        </w:r>
      </w:ins>
      <w:r>
        <w:t xml:space="preserve">300.322(d)(1) through (3)), the </w:t>
      </w:r>
      <w:del w:id="4204" w:author="Author">
        <w:r w:rsidDel="00FA2E64">
          <w:delText>administrative unit</w:delText>
        </w:r>
      </w:del>
      <w:ins w:id="4205" w:author="Author">
        <w:r w:rsidR="00FA2E64">
          <w:t>AU</w:t>
        </w:r>
      </w:ins>
      <w:r>
        <w:t xml:space="preserve"> or state-operated program may, at the conclusion of the 30-day resolution period, request that the ALJ dismiss the parent's due process complaint.</w:t>
      </w:r>
    </w:p>
    <w:p w14:paraId="13541AA4" w14:textId="77777777" w:rsidR="000801E7" w:rsidRDefault="000801E7" w:rsidP="00253E03">
      <w:pPr>
        <w:pStyle w:val="par4"/>
        <w:spacing w:after="240"/>
      </w:pPr>
      <w:r>
        <w:lastRenderedPageBreak/>
        <w:t>6.02(7.5)(d)(ii)(G)</w:t>
      </w:r>
      <w:r>
        <w:tab/>
        <w:t xml:space="preserve">If the </w:t>
      </w:r>
      <w:del w:id="4206" w:author="Author">
        <w:r w:rsidDel="00FA2E64">
          <w:delText>administrative unit</w:delText>
        </w:r>
      </w:del>
      <w:ins w:id="4207" w:author="Author">
        <w:r w:rsidR="00FA2E64">
          <w:t>AU</w:t>
        </w:r>
        <w:r w:rsidR="00C06C43">
          <w:t xml:space="preserve">, </w:t>
        </w:r>
      </w:ins>
      <w:del w:id="4208" w:author="Author">
        <w:r w:rsidDel="00C06C43">
          <w:delText xml:space="preserve"> or </w:delText>
        </w:r>
      </w:del>
      <w:r>
        <w:t>state-operated program</w:t>
      </w:r>
      <w:ins w:id="4209" w:author="Author">
        <w:r w:rsidR="00C06C43">
          <w:t xml:space="preserve">, </w:t>
        </w:r>
        <w:commentRangeStart w:id="4210"/>
        <w:r w:rsidR="00C06C43">
          <w:t>or approved facility school</w:t>
        </w:r>
      </w:ins>
      <w:r>
        <w:t xml:space="preserve"> </w:t>
      </w:r>
      <w:commentRangeEnd w:id="4210"/>
      <w:r w:rsidR="00596BAC">
        <w:rPr>
          <w:rStyle w:val="CommentReference"/>
          <w:sz w:val="24"/>
          <w:szCs w:val="24"/>
        </w:rPr>
        <w:commentReference w:id="4210"/>
      </w:r>
      <w:r>
        <w:t>fails to hold the resolution meeting within 15 days of receiving notice of a parent's due process complaint or fails to participate in the resolution meeting, the parent may seek the intervention of the ALJ to begin the due process hearing 45-day timeline.</w:t>
      </w:r>
    </w:p>
    <w:p w14:paraId="1C8EB383" w14:textId="77777777" w:rsidR="00287F4F" w:rsidRDefault="000801E7" w:rsidP="00253E03">
      <w:pPr>
        <w:pStyle w:val="par3"/>
        <w:spacing w:after="240"/>
        <w:rPr>
          <w:ins w:id="4211" w:author="Author"/>
        </w:rPr>
      </w:pPr>
      <w:r>
        <w:t>6.02(7.5)(d)(iii)</w:t>
      </w:r>
      <w:r>
        <w:tab/>
        <w:t>Adjustments to 30-day resolution period</w:t>
      </w:r>
    </w:p>
    <w:p w14:paraId="29896954" w14:textId="77777777" w:rsidR="000801E7" w:rsidRDefault="000801E7" w:rsidP="00253E03">
      <w:pPr>
        <w:pStyle w:val="par3"/>
        <w:spacing w:after="240"/>
      </w:pPr>
      <w:del w:id="4212" w:author="Author">
        <w:r w:rsidDel="00287F4F">
          <w:delText xml:space="preserve">. </w:delText>
        </w:r>
      </w:del>
      <w:r>
        <w:t>The 45-day timeline for the due process hearing starts the day after one of the following events:</w:t>
      </w:r>
    </w:p>
    <w:p w14:paraId="179A92F6" w14:textId="77777777" w:rsidR="000801E7" w:rsidRDefault="000801E7" w:rsidP="00253E03">
      <w:pPr>
        <w:pStyle w:val="par4"/>
        <w:spacing w:after="240"/>
      </w:pPr>
      <w:r>
        <w:t>6.02(7.5)(d)(iii)(A)</w:t>
      </w:r>
      <w:r>
        <w:tab/>
        <w:t>Both parties agree in writing to waive the resolution meeting;</w:t>
      </w:r>
    </w:p>
    <w:p w14:paraId="200499DF" w14:textId="77777777" w:rsidR="000801E7" w:rsidRDefault="000801E7" w:rsidP="00253E03">
      <w:pPr>
        <w:pStyle w:val="par4"/>
        <w:spacing w:after="240"/>
      </w:pPr>
      <w:r>
        <w:t>6.02(7.5)(d)(iii)(B)</w:t>
      </w:r>
      <w:r>
        <w:tab/>
        <w:t>After either the mediation or resolution meeting starts but before the end of the 30-day period, the parties agree in writing that no agreement is possible; or</w:t>
      </w:r>
    </w:p>
    <w:p w14:paraId="6B8FC3D2" w14:textId="77777777" w:rsidR="000801E7" w:rsidRDefault="000801E7" w:rsidP="00253E03">
      <w:pPr>
        <w:pStyle w:val="par4"/>
        <w:spacing w:after="240"/>
      </w:pPr>
      <w:r>
        <w:t>6.02(7.5)(d)(iii)(C)</w:t>
      </w:r>
      <w:r>
        <w:tab/>
        <w:t>When a party withdraws from mediation after the parties previously agreed, at the end of the 30-day resolution period, to continue the mediation</w:t>
      </w:r>
      <w:ins w:id="4213" w:author="Author">
        <w:r w:rsidR="00287F4F">
          <w:t>.</w:t>
        </w:r>
      </w:ins>
      <w:del w:id="4214" w:author="Author">
        <w:r w:rsidDel="00287F4F">
          <w:delText xml:space="preserve"> </w:delText>
        </w:r>
        <w:commentRangeStart w:id="4215"/>
        <w:r w:rsidDel="00287F4F">
          <w:delText>as described below:</w:delText>
        </w:r>
      </w:del>
    </w:p>
    <w:p w14:paraId="055837E5" w14:textId="77777777" w:rsidR="000801E7" w:rsidDel="00287F4F" w:rsidRDefault="000801E7" w:rsidP="00253E03">
      <w:pPr>
        <w:pStyle w:val="par5"/>
        <w:spacing w:after="240"/>
        <w:rPr>
          <w:del w:id="4216" w:author="Author"/>
        </w:rPr>
      </w:pPr>
      <w:del w:id="4217" w:author="Author">
        <w:r w:rsidDel="00287F4F">
          <w:delText>6.02(7.5)(d)(iii)(C)(I)</w:delText>
        </w:r>
        <w:r w:rsidDel="00287F4F">
          <w:tab/>
          <w:delText>The parties’ agreement to continue the mediation shall be in writing and signed by each party; and</w:delText>
        </w:r>
      </w:del>
    </w:p>
    <w:p w14:paraId="2464EF2F" w14:textId="77777777" w:rsidR="000801E7" w:rsidDel="00287F4F" w:rsidRDefault="000801E7" w:rsidP="00253E03">
      <w:pPr>
        <w:pStyle w:val="par5"/>
        <w:spacing w:after="240"/>
        <w:rPr>
          <w:del w:id="4218" w:author="Author"/>
        </w:rPr>
      </w:pPr>
      <w:del w:id="4219" w:author="Author">
        <w:r w:rsidDel="00287F4F">
          <w:delText>6.02(7.5)(d)(iii)(C)(II)</w:delText>
        </w:r>
        <w:r w:rsidDel="00287F4F">
          <w:tab/>
          <w:delText>Immediately after the parties’ execution of the agreement to continue mediation, the parties shall jointly and simultaneously file the written agreement to continue mediation with the ALJ and the Department.</w:delText>
        </w:r>
      </w:del>
      <w:commentRangeEnd w:id="4215"/>
      <w:r w:rsidR="00596BAC">
        <w:rPr>
          <w:rStyle w:val="CommentReference"/>
          <w:sz w:val="24"/>
          <w:szCs w:val="24"/>
        </w:rPr>
        <w:commentReference w:id="4215"/>
      </w:r>
    </w:p>
    <w:p w14:paraId="4F38B13E" w14:textId="77777777" w:rsidR="000801E7" w:rsidRDefault="000801E7" w:rsidP="00253E03">
      <w:pPr>
        <w:pStyle w:val="par2"/>
        <w:spacing w:after="240"/>
      </w:pPr>
      <w:r>
        <w:t>6.02(7.5)(e)</w:t>
      </w:r>
      <w:r>
        <w:tab/>
        <w:t>Timelines applicable to due process hearings and convenience of hearings</w:t>
      </w:r>
      <w:del w:id="4220" w:author="Author">
        <w:r w:rsidDel="00287F4F">
          <w:delText>.</w:delText>
        </w:r>
      </w:del>
    </w:p>
    <w:p w14:paraId="4CF48930" w14:textId="77777777" w:rsidR="000801E7" w:rsidRDefault="000801E7" w:rsidP="00253E03">
      <w:pPr>
        <w:pStyle w:val="par3"/>
        <w:spacing w:after="240"/>
      </w:pPr>
      <w:r>
        <w:t>6.02(7.5)(e)(i)</w:t>
      </w:r>
      <w:r>
        <w:tab/>
        <w:t xml:space="preserve">The Department </w:t>
      </w:r>
      <w:del w:id="4221" w:author="Author">
        <w:r w:rsidDel="00DA5DA1">
          <w:delText xml:space="preserve">must </w:delText>
        </w:r>
      </w:del>
      <w:ins w:id="4222" w:author="Author">
        <w:r w:rsidR="00DA5DA1">
          <w:t xml:space="preserve">shall </w:t>
        </w:r>
      </w:ins>
      <w:r>
        <w:t>ensure that no</w:t>
      </w:r>
      <w:del w:id="4223" w:author="Author">
        <w:r w:rsidDel="00DA5DA1">
          <w:delText>t</w:delText>
        </w:r>
      </w:del>
      <w:r>
        <w:t xml:space="preserve"> later than 45 days after the expiration of the 30</w:t>
      </w:r>
      <w:ins w:id="4224" w:author="Author">
        <w:r w:rsidR="00DA5DA1">
          <w:t>-</w:t>
        </w:r>
      </w:ins>
      <w:del w:id="4225" w:author="Author">
        <w:r w:rsidDel="00DA5DA1">
          <w:delText xml:space="preserve"> </w:delText>
        </w:r>
      </w:del>
      <w:r>
        <w:t>day resolution period</w:t>
      </w:r>
      <w:del w:id="4226" w:author="Author">
        <w:r w:rsidDel="00DA5DA1">
          <w:delText>,</w:delText>
        </w:r>
      </w:del>
      <w:r>
        <w:t xml:space="preserve"> or the adjusted time periods described in </w:t>
      </w:r>
      <w:ins w:id="4227" w:author="Author">
        <w:r w:rsidR="00DA5DA1">
          <w:t>s</w:t>
        </w:r>
      </w:ins>
      <w:del w:id="4228" w:author="Author">
        <w:r w:rsidDel="00DA5DA1">
          <w:delText>S</w:delText>
        </w:r>
      </w:del>
      <w:r>
        <w:t>ection 6.02(7.5)(d)(iii)</w:t>
      </w:r>
      <w:ins w:id="4229" w:author="Author">
        <w:r w:rsidR="00DA5DA1">
          <w:t xml:space="preserve"> of these Rules:</w:t>
        </w:r>
      </w:ins>
      <w:del w:id="4230" w:author="Author">
        <w:r w:rsidDel="00DA5DA1">
          <w:delText>, above -</w:delText>
        </w:r>
      </w:del>
    </w:p>
    <w:p w14:paraId="5C3FE554" w14:textId="77777777" w:rsidR="000801E7" w:rsidRDefault="000801E7" w:rsidP="00253E03">
      <w:pPr>
        <w:pStyle w:val="par4"/>
        <w:spacing w:after="240"/>
      </w:pPr>
      <w:r>
        <w:lastRenderedPageBreak/>
        <w:t>6.02(7.5)(e)(i)(A)</w:t>
      </w:r>
      <w:r>
        <w:tab/>
        <w:t>A final decision is reached in the hearing; and</w:t>
      </w:r>
    </w:p>
    <w:p w14:paraId="1A4DC120" w14:textId="77777777" w:rsidR="000801E7" w:rsidRDefault="000801E7" w:rsidP="00253E03">
      <w:pPr>
        <w:pStyle w:val="par4"/>
        <w:spacing w:after="240"/>
      </w:pPr>
      <w:r>
        <w:t>6.02(7.5)(e)(i)(B)</w:t>
      </w:r>
      <w:r>
        <w:tab/>
        <w:t>A copy of the decision is mailed to each of the parties.</w:t>
      </w:r>
    </w:p>
    <w:p w14:paraId="33F6BAE6" w14:textId="77777777" w:rsidR="000801E7" w:rsidRDefault="000801E7" w:rsidP="00253E03">
      <w:pPr>
        <w:pStyle w:val="par3"/>
        <w:spacing w:after="240"/>
      </w:pPr>
      <w:r>
        <w:t>6.02(7.5)(e)(ii)</w:t>
      </w:r>
      <w:r>
        <w:tab/>
        <w:t>At the request of either party, the ALJ may grant specific extensions of time beyond the 45</w:t>
      </w:r>
      <w:ins w:id="4231" w:author="Author">
        <w:r w:rsidR="00DA5DA1">
          <w:t>-</w:t>
        </w:r>
      </w:ins>
      <w:del w:id="4232" w:author="Author">
        <w:r w:rsidDel="00DA5DA1">
          <w:delText xml:space="preserve"> </w:delText>
        </w:r>
      </w:del>
      <w:r>
        <w:t xml:space="preserve">day due process hearing period. Any such extension </w:t>
      </w:r>
      <w:del w:id="4233" w:author="Author">
        <w:r w:rsidDel="00DA5DA1">
          <w:delText xml:space="preserve">of time </w:delText>
        </w:r>
      </w:del>
      <w:r>
        <w:t xml:space="preserve">shall be accomplished in accordance with the requirements for time extensions set forth in </w:t>
      </w:r>
      <w:ins w:id="4234" w:author="Author">
        <w:r w:rsidR="00DA5DA1">
          <w:t>s</w:t>
        </w:r>
      </w:ins>
      <w:del w:id="4235" w:author="Author">
        <w:r w:rsidDel="00DA5DA1">
          <w:delText>S</w:delText>
        </w:r>
      </w:del>
      <w:r>
        <w:t>ection 6.02(7.5)(f)(v)</w:t>
      </w:r>
      <w:ins w:id="4236" w:author="Author">
        <w:r w:rsidR="00DA5DA1">
          <w:t xml:space="preserve"> of these Rules</w:t>
        </w:r>
      </w:ins>
      <w:del w:id="4237" w:author="Author">
        <w:r w:rsidDel="00DA5DA1">
          <w:delText>, below</w:delText>
        </w:r>
      </w:del>
      <w:r>
        <w:t>.</w:t>
      </w:r>
    </w:p>
    <w:p w14:paraId="1B6CCDF7" w14:textId="77777777" w:rsidR="000801E7" w:rsidRDefault="000801E7" w:rsidP="00253E03">
      <w:pPr>
        <w:pStyle w:val="par3"/>
        <w:spacing w:after="240"/>
      </w:pPr>
      <w:r>
        <w:t>6.02(7.5)(e)(iii)</w:t>
      </w:r>
      <w:r>
        <w:tab/>
        <w:t xml:space="preserve">Each hearing </w:t>
      </w:r>
      <w:del w:id="4238" w:author="Author">
        <w:r w:rsidDel="00DA5DA1">
          <w:delText xml:space="preserve">must </w:delText>
        </w:r>
      </w:del>
      <w:ins w:id="4239" w:author="Author">
        <w:r w:rsidR="00DA5DA1">
          <w:t xml:space="preserve">shall </w:t>
        </w:r>
      </w:ins>
      <w:r>
        <w:t xml:space="preserve">be conducted at a time and place that is reasonably convenient </w:t>
      </w:r>
      <w:del w:id="4240" w:author="Author">
        <w:r w:rsidDel="00DA5DA1">
          <w:delText xml:space="preserve">to </w:delText>
        </w:r>
      </w:del>
      <w:ins w:id="4241" w:author="Author">
        <w:r w:rsidR="00DA5DA1">
          <w:t xml:space="preserve">for </w:t>
        </w:r>
      </w:ins>
      <w:r>
        <w:t>the parents and child involved.</w:t>
      </w:r>
    </w:p>
    <w:p w14:paraId="3826505A" w14:textId="77777777" w:rsidR="000801E7" w:rsidRDefault="000801E7" w:rsidP="00253E03">
      <w:pPr>
        <w:pStyle w:val="par2"/>
        <w:spacing w:after="240"/>
      </w:pPr>
      <w:r>
        <w:t>6.02(7.5)(f)</w:t>
      </w:r>
      <w:r>
        <w:tab/>
        <w:t>Conduct of due process hearings</w:t>
      </w:r>
    </w:p>
    <w:p w14:paraId="30E55B72" w14:textId="77777777" w:rsidR="000801E7" w:rsidRDefault="000801E7" w:rsidP="00253E03">
      <w:pPr>
        <w:pStyle w:val="upar3"/>
        <w:spacing w:after="240"/>
      </w:pPr>
      <w:r>
        <w:t>The procedures regarding the conduct of due process hearings shall be consistent with the requirements established by 34 C</w:t>
      </w:r>
      <w:ins w:id="4242" w:author="Author">
        <w:r w:rsidR="0081750E">
          <w:t>.</w:t>
        </w:r>
      </w:ins>
      <w:r>
        <w:t>F</w:t>
      </w:r>
      <w:ins w:id="4243" w:author="Author">
        <w:r w:rsidR="0081750E">
          <w:t>.</w:t>
        </w:r>
      </w:ins>
      <w:r>
        <w:t>R</w:t>
      </w:r>
      <w:ins w:id="4244" w:author="Author">
        <w:r w:rsidR="0081750E">
          <w:t>.</w:t>
        </w:r>
      </w:ins>
      <w:r>
        <w:t xml:space="preserve"> §300.511. The topics addressed in 34 C</w:t>
      </w:r>
      <w:ins w:id="4245" w:author="Author">
        <w:r w:rsidR="0081750E">
          <w:t>.</w:t>
        </w:r>
      </w:ins>
      <w:r>
        <w:t>F</w:t>
      </w:r>
      <w:ins w:id="4246" w:author="Author">
        <w:r w:rsidR="0081750E">
          <w:t>.</w:t>
        </w:r>
      </w:ins>
      <w:r>
        <w:t>R</w:t>
      </w:r>
      <w:ins w:id="4247" w:author="Author">
        <w:r w:rsidR="0081750E">
          <w:t>.</w:t>
        </w:r>
      </w:ins>
      <w:r>
        <w:t xml:space="preserve"> §</w:t>
      </w:r>
      <w:ins w:id="4248" w:author="Author">
        <w:r w:rsidR="0081750E">
          <w:t xml:space="preserve"> </w:t>
        </w:r>
      </w:ins>
      <w:r>
        <w:t>300.511 include:</w:t>
      </w:r>
    </w:p>
    <w:p w14:paraId="69F1FA94" w14:textId="77777777" w:rsidR="000801E7" w:rsidRDefault="000801E7" w:rsidP="00253E03">
      <w:pPr>
        <w:pStyle w:val="par3"/>
        <w:spacing w:after="240"/>
      </w:pPr>
      <w:r>
        <w:t>6.02(7.5)(f)(i)</w:t>
      </w:r>
      <w:r>
        <w:tab/>
        <w:t>The qualifications of ALJs</w:t>
      </w:r>
      <w:ins w:id="4249" w:author="Author">
        <w:r w:rsidR="0081750E">
          <w:t>;</w:t>
        </w:r>
      </w:ins>
      <w:del w:id="4250" w:author="Author">
        <w:r w:rsidDel="0081750E">
          <w:delText>.</w:delText>
        </w:r>
      </w:del>
    </w:p>
    <w:p w14:paraId="0326FBA0" w14:textId="77777777" w:rsidR="000801E7" w:rsidRDefault="000801E7" w:rsidP="00253E03">
      <w:pPr>
        <w:pStyle w:val="upar4"/>
        <w:spacing w:after="240"/>
      </w:pPr>
      <w:r>
        <w:t xml:space="preserve">At a minimum, an ALJ </w:t>
      </w:r>
      <w:del w:id="4251" w:author="Author">
        <w:r w:rsidDel="008D6DC4">
          <w:delText xml:space="preserve">must </w:delText>
        </w:r>
      </w:del>
      <w:ins w:id="4252" w:author="Author">
        <w:r w:rsidR="008D6DC4">
          <w:t xml:space="preserve">shall </w:t>
        </w:r>
      </w:ins>
      <w:r>
        <w:t>meet the qualifications established by 34 C</w:t>
      </w:r>
      <w:ins w:id="4253" w:author="Author">
        <w:r w:rsidR="0081750E">
          <w:t>.</w:t>
        </w:r>
      </w:ins>
      <w:r>
        <w:t>F</w:t>
      </w:r>
      <w:ins w:id="4254" w:author="Author">
        <w:r w:rsidR="0081750E">
          <w:t>.</w:t>
        </w:r>
      </w:ins>
      <w:r>
        <w:t>R</w:t>
      </w:r>
      <w:ins w:id="4255" w:author="Author">
        <w:r w:rsidR="0081750E">
          <w:t>.</w:t>
        </w:r>
      </w:ins>
      <w:r>
        <w:t xml:space="preserve"> §</w:t>
      </w:r>
      <w:ins w:id="4256" w:author="Author">
        <w:r w:rsidR="0081750E">
          <w:t xml:space="preserve"> </w:t>
        </w:r>
      </w:ins>
      <w:r>
        <w:t>300.511(c). The Department, at its discretion, may require additional qualifications.</w:t>
      </w:r>
    </w:p>
    <w:p w14:paraId="098FE645" w14:textId="77777777" w:rsidR="000801E7" w:rsidRDefault="000801E7" w:rsidP="00253E03">
      <w:pPr>
        <w:pStyle w:val="par3"/>
        <w:spacing w:after="240"/>
      </w:pPr>
      <w:r>
        <w:t>6.02(7.5)(f)(ii)</w:t>
      </w:r>
      <w:r>
        <w:tab/>
        <w:t>The subject matter of due process hearings</w:t>
      </w:r>
      <w:ins w:id="4257" w:author="Author">
        <w:r w:rsidR="0081750E">
          <w:t>;</w:t>
        </w:r>
      </w:ins>
      <w:del w:id="4258" w:author="Author">
        <w:r w:rsidDel="0081750E">
          <w:delText>.</w:delText>
        </w:r>
      </w:del>
    </w:p>
    <w:p w14:paraId="7081A0EF" w14:textId="77777777" w:rsidR="000801E7" w:rsidRDefault="000801E7" w:rsidP="00253E03">
      <w:pPr>
        <w:pStyle w:val="par3"/>
        <w:spacing w:after="240"/>
      </w:pPr>
      <w:r>
        <w:t>6.02(7.5)(f)(iii)</w:t>
      </w:r>
      <w:r>
        <w:tab/>
        <w:t>The timeline and exceptions to the timeline for requesting a hearing</w:t>
      </w:r>
      <w:ins w:id="4259" w:author="Author">
        <w:r w:rsidR="0081750E">
          <w:t>;</w:t>
        </w:r>
      </w:ins>
      <w:del w:id="4260" w:author="Author">
        <w:r w:rsidDel="0081750E">
          <w:delText>.</w:delText>
        </w:r>
      </w:del>
    </w:p>
    <w:p w14:paraId="3807E6AE" w14:textId="77777777" w:rsidR="000801E7" w:rsidRDefault="000801E7" w:rsidP="00253E03">
      <w:pPr>
        <w:pStyle w:val="par3"/>
        <w:spacing w:after="240"/>
      </w:pPr>
      <w:r>
        <w:t>6.02(7.5)(f)(iv)</w:t>
      </w:r>
      <w:r>
        <w:tab/>
      </w:r>
      <w:del w:id="4261" w:author="Author">
        <w:r w:rsidDel="0081750E">
          <w:delText>Specific procedures</w:delText>
        </w:r>
      </w:del>
      <w:ins w:id="4262" w:author="Author">
        <w:r w:rsidR="0081750E">
          <w:t>Requirements that the ALJ;</w:t>
        </w:r>
      </w:ins>
      <w:del w:id="4263" w:author="Author">
        <w:r w:rsidDel="0081750E">
          <w:delText>.</w:delText>
        </w:r>
      </w:del>
    </w:p>
    <w:p w14:paraId="22296120" w14:textId="77777777" w:rsidR="000801E7" w:rsidDel="0081750E" w:rsidRDefault="000801E7" w:rsidP="00253E03">
      <w:pPr>
        <w:pStyle w:val="upar4"/>
        <w:spacing w:after="240"/>
        <w:rPr>
          <w:del w:id="4264" w:author="Author"/>
        </w:rPr>
      </w:pPr>
      <w:del w:id="4265" w:author="Author">
        <w:r w:rsidDel="0081750E">
          <w:delText>The ALJ shall:</w:delText>
        </w:r>
      </w:del>
    </w:p>
    <w:p w14:paraId="287FE025" w14:textId="77777777" w:rsidR="000801E7" w:rsidRDefault="000801E7" w:rsidP="00253E03">
      <w:pPr>
        <w:pStyle w:val="par4"/>
        <w:spacing w:after="240"/>
      </w:pPr>
      <w:r>
        <w:t>6.02(7.5)(f)(iv)(A)</w:t>
      </w:r>
      <w:r>
        <w:tab/>
        <w:t xml:space="preserve">Consistent with the timelines in </w:t>
      </w:r>
      <w:ins w:id="4266" w:author="Author">
        <w:r w:rsidR="0081750E">
          <w:t>s</w:t>
        </w:r>
      </w:ins>
      <w:del w:id="4267" w:author="Author">
        <w:r w:rsidDel="0081750E">
          <w:delText>S</w:delText>
        </w:r>
      </w:del>
      <w:r>
        <w:t>ection 6.02(7.5)(e)</w:t>
      </w:r>
      <w:ins w:id="4268" w:author="Author">
        <w:r w:rsidR="0081750E">
          <w:t xml:space="preserve"> of these Rules</w:t>
        </w:r>
      </w:ins>
      <w:r>
        <w:t xml:space="preserve">, </w:t>
      </w:r>
      <w:del w:id="4269" w:author="Author">
        <w:r w:rsidDel="0081750E">
          <w:delText xml:space="preserve">above, </w:delText>
        </w:r>
      </w:del>
      <w:r>
        <w:t>establish the procedures and timelines to be followed during the hearing;</w:t>
      </w:r>
    </w:p>
    <w:p w14:paraId="4CC6A4E9" w14:textId="77777777" w:rsidR="000801E7" w:rsidRDefault="000801E7" w:rsidP="00253E03">
      <w:pPr>
        <w:pStyle w:val="par4"/>
        <w:spacing w:after="240"/>
      </w:pPr>
      <w:r>
        <w:t>6.02(7.5)(f)(iv)(B)</w:t>
      </w:r>
      <w:r>
        <w:tab/>
        <w:t>Schedule the time and place for the hearing;</w:t>
      </w:r>
    </w:p>
    <w:p w14:paraId="7BB164B2" w14:textId="77777777" w:rsidR="000801E7" w:rsidRDefault="000801E7" w:rsidP="00253E03">
      <w:pPr>
        <w:pStyle w:val="par4"/>
        <w:spacing w:after="240"/>
      </w:pPr>
      <w:r>
        <w:lastRenderedPageBreak/>
        <w:t>6.02(7.5)(f)(iv)(C)</w:t>
      </w:r>
      <w:r>
        <w:tab/>
        <w:t>Schedule a prehearing conference at which the issues will be identified and the specific requests of the parties determined;</w:t>
      </w:r>
    </w:p>
    <w:p w14:paraId="5F70E9A3" w14:textId="77777777" w:rsidR="000801E7" w:rsidRDefault="000801E7" w:rsidP="00253E03">
      <w:pPr>
        <w:pStyle w:val="par4"/>
        <w:spacing w:after="240"/>
      </w:pPr>
      <w:r>
        <w:t>6.02(7.5)(f)(iv)(D)</w:t>
      </w:r>
      <w:r>
        <w:tab/>
        <w:t>At the request of either party, issue subpoenas to compel attendance of witnesses at the hearing;</w:t>
      </w:r>
    </w:p>
    <w:p w14:paraId="09BFFE7D" w14:textId="77777777" w:rsidR="000801E7" w:rsidRDefault="000801E7" w:rsidP="00253E03">
      <w:pPr>
        <w:pStyle w:val="par4"/>
        <w:spacing w:after="240"/>
      </w:pPr>
      <w:r>
        <w:t>6.02(7.5)(f)(iv)(E)</w:t>
      </w:r>
      <w:r>
        <w:tab/>
        <w:t>Ensure that a written or electronic verbatim account of the hearing is kept; and</w:t>
      </w:r>
    </w:p>
    <w:p w14:paraId="2592C6F2" w14:textId="77777777" w:rsidR="000801E7" w:rsidRDefault="000801E7" w:rsidP="00253E03">
      <w:pPr>
        <w:pStyle w:val="par4"/>
        <w:spacing w:after="240"/>
      </w:pPr>
      <w:r>
        <w:t>6.02(7.5)(f)(iv)(F)</w:t>
      </w:r>
      <w:r>
        <w:tab/>
        <w:t>Provide to the Department a copy of any order or decision issued.</w:t>
      </w:r>
    </w:p>
    <w:p w14:paraId="0AE6FAF9" w14:textId="77777777" w:rsidR="000801E7" w:rsidRDefault="000801E7" w:rsidP="00253E03">
      <w:pPr>
        <w:pStyle w:val="par3"/>
        <w:spacing w:after="240"/>
      </w:pPr>
      <w:r>
        <w:t>6.02(7.5)(f)(v)</w:t>
      </w:r>
      <w:r>
        <w:tab/>
        <w:t>Extension of timelines</w:t>
      </w:r>
      <w:ins w:id="4270" w:author="Author">
        <w:r w:rsidR="0081750E">
          <w:t>;</w:t>
        </w:r>
      </w:ins>
    </w:p>
    <w:p w14:paraId="5A36D9C1" w14:textId="77777777" w:rsidR="000801E7" w:rsidRDefault="000801E7" w:rsidP="00253E03">
      <w:pPr>
        <w:pStyle w:val="par4"/>
        <w:spacing w:after="240"/>
      </w:pPr>
      <w:r>
        <w:t>6.02(7.5)(f)(v)(A)</w:t>
      </w:r>
      <w:r>
        <w:tab/>
        <w:t>The ALJ shall not have authority to extend the 45</w:t>
      </w:r>
      <w:ins w:id="4271" w:author="Author">
        <w:r w:rsidR="0081750E">
          <w:t>-</w:t>
        </w:r>
      </w:ins>
      <w:del w:id="4272" w:author="Author">
        <w:r w:rsidDel="0081750E">
          <w:delText xml:space="preserve"> </w:delText>
        </w:r>
      </w:del>
      <w:r>
        <w:t>day due process decision timeline until after the resolution period described in section 6.02(7.5)(d)(ii)</w:t>
      </w:r>
      <w:ins w:id="4273" w:author="Author">
        <w:r w:rsidR="0081750E">
          <w:t xml:space="preserve"> of these Rules</w:t>
        </w:r>
      </w:ins>
      <w:del w:id="4274" w:author="Author">
        <w:r w:rsidDel="0081750E">
          <w:delText>, above,</w:delText>
        </w:r>
      </w:del>
      <w:r>
        <w:t xml:space="preserve"> has occurred.</w:t>
      </w:r>
    </w:p>
    <w:p w14:paraId="054C9CE8" w14:textId="77777777" w:rsidR="000801E7" w:rsidRDefault="000801E7" w:rsidP="00253E03">
      <w:pPr>
        <w:pStyle w:val="par4"/>
        <w:spacing w:after="240"/>
      </w:pPr>
      <w:r>
        <w:t>6.02(7.5)(f)(v)(B)</w:t>
      </w:r>
      <w:r>
        <w:tab/>
        <w:t>Any request by a party to extend a due process hearing decision timeline shall be made within a reasonable period of time prior to the expiration of the 45</w:t>
      </w:r>
      <w:ins w:id="4275" w:author="Author">
        <w:r w:rsidR="0081750E">
          <w:t>-</w:t>
        </w:r>
      </w:ins>
      <w:del w:id="4276" w:author="Author">
        <w:r w:rsidDel="0081750E">
          <w:delText xml:space="preserve"> </w:delText>
        </w:r>
      </w:del>
      <w:r>
        <w:t>day period or previously extended time period;</w:t>
      </w:r>
    </w:p>
    <w:p w14:paraId="672C10F3" w14:textId="77777777" w:rsidR="000801E7" w:rsidRDefault="000801E7" w:rsidP="00253E03">
      <w:pPr>
        <w:pStyle w:val="par4"/>
        <w:spacing w:after="240"/>
      </w:pPr>
      <w:r>
        <w:t>6.02(7.5)(f)(v)(C)</w:t>
      </w:r>
      <w:r>
        <w:tab/>
        <w:t>The ALJ’s decision regarding the requested extension of a due process decision timeline shall be issued on or before the date of the expiration of the existing timeline and documented in a written order; and</w:t>
      </w:r>
    </w:p>
    <w:p w14:paraId="20931B9D" w14:textId="77777777" w:rsidR="000801E7" w:rsidRDefault="000801E7" w:rsidP="00253E03">
      <w:pPr>
        <w:pStyle w:val="par4"/>
        <w:spacing w:after="240"/>
      </w:pPr>
      <w:r>
        <w:t>6.02(7.5)(f)(v)(D)</w:t>
      </w:r>
      <w:r>
        <w:tab/>
        <w:t>The ALJ shall provide a copy of such written order to the parties and to the Department.</w:t>
      </w:r>
    </w:p>
    <w:p w14:paraId="469707A3" w14:textId="77777777" w:rsidR="000801E7" w:rsidRDefault="000801E7" w:rsidP="00253E03">
      <w:pPr>
        <w:pStyle w:val="par4"/>
        <w:spacing w:after="240"/>
      </w:pPr>
      <w:r>
        <w:t>6.02(7.5)(f)(v)(E)</w:t>
      </w:r>
      <w:r>
        <w:tab/>
        <w:t>Exception. In the case of an expedited due process hearing requested as a result of a disciplinary change of placement pursuant to 34 C</w:t>
      </w:r>
      <w:ins w:id="4277" w:author="Author">
        <w:r w:rsidR="00614C32">
          <w:t>.</w:t>
        </w:r>
      </w:ins>
      <w:r>
        <w:t>F</w:t>
      </w:r>
      <w:ins w:id="4278" w:author="Author">
        <w:r w:rsidR="00614C32">
          <w:t>.</w:t>
        </w:r>
      </w:ins>
      <w:r>
        <w:t>R</w:t>
      </w:r>
      <w:ins w:id="4279" w:author="Author">
        <w:r w:rsidR="00614C32">
          <w:t>.</w:t>
        </w:r>
      </w:ins>
      <w:r>
        <w:t xml:space="preserve"> § 300.532(c), the specific timelines established in </w:t>
      </w:r>
      <w:ins w:id="4280" w:author="Author">
        <w:r w:rsidR="00614C32">
          <w:t>s</w:t>
        </w:r>
      </w:ins>
      <w:del w:id="4281" w:author="Author">
        <w:r w:rsidDel="00614C32">
          <w:delText>S</w:delText>
        </w:r>
      </w:del>
      <w:r>
        <w:t>ection 6.02(7.5)(i)(ii)</w:t>
      </w:r>
      <w:ins w:id="4282" w:author="Author">
        <w:r w:rsidR="00614C32">
          <w:t xml:space="preserve"> of these Rules</w:t>
        </w:r>
      </w:ins>
      <w:del w:id="4283" w:author="Author">
        <w:r w:rsidDel="00614C32">
          <w:delText>, below,</w:delText>
        </w:r>
      </w:del>
      <w:r>
        <w:t xml:space="preserve"> shall apply.</w:t>
      </w:r>
    </w:p>
    <w:p w14:paraId="2B0CDB7F" w14:textId="77777777" w:rsidR="000801E7" w:rsidRDefault="000801E7" w:rsidP="00253E03">
      <w:pPr>
        <w:pStyle w:val="par2"/>
        <w:spacing w:after="240"/>
      </w:pPr>
      <w:r>
        <w:t>6.02(7.5)(g)</w:t>
      </w:r>
      <w:r>
        <w:tab/>
        <w:t xml:space="preserve">Hearing </w:t>
      </w:r>
      <w:ins w:id="4284" w:author="Author">
        <w:r w:rsidR="00A8354E">
          <w:t>r</w:t>
        </w:r>
      </w:ins>
      <w:del w:id="4285" w:author="Author">
        <w:r w:rsidDel="00A8354E">
          <w:delText>R</w:delText>
        </w:r>
      </w:del>
      <w:r>
        <w:t>ights</w:t>
      </w:r>
    </w:p>
    <w:p w14:paraId="274D6477" w14:textId="77777777" w:rsidR="000801E7" w:rsidRDefault="000801E7" w:rsidP="00253E03">
      <w:pPr>
        <w:pStyle w:val="upar3"/>
        <w:spacing w:after="240"/>
        <w:rPr>
          <w:ins w:id="4286" w:author="Author"/>
        </w:rPr>
      </w:pPr>
      <w:commentRangeStart w:id="4287"/>
      <w:r>
        <w:lastRenderedPageBreak/>
        <w:t>Hearing rights accorded to parties shall be consistent with 34 C</w:t>
      </w:r>
      <w:ins w:id="4288" w:author="Author">
        <w:r w:rsidR="00614C32">
          <w:t>.</w:t>
        </w:r>
      </w:ins>
      <w:r>
        <w:t>F</w:t>
      </w:r>
      <w:ins w:id="4289" w:author="Author">
        <w:r w:rsidR="00614C32">
          <w:t>.</w:t>
        </w:r>
      </w:ins>
      <w:r>
        <w:t>R</w:t>
      </w:r>
      <w:ins w:id="4290" w:author="Author">
        <w:r w:rsidR="00614C32">
          <w:t>.</w:t>
        </w:r>
      </w:ins>
      <w:r>
        <w:t xml:space="preserve"> §</w:t>
      </w:r>
      <w:ins w:id="4291" w:author="Author">
        <w:r w:rsidR="00614C32">
          <w:t xml:space="preserve"> </w:t>
        </w:r>
      </w:ins>
      <w:r>
        <w:t>300.512.</w:t>
      </w:r>
      <w:ins w:id="4292" w:author="Author">
        <w:r w:rsidR="00614C32">
          <w:t xml:space="preserve"> The rights addressed in 34 C.F.R. § 300.512 include the rights of:</w:t>
        </w:r>
      </w:ins>
    </w:p>
    <w:p w14:paraId="5F13EE17" w14:textId="77777777" w:rsidR="00614C32" w:rsidRDefault="00614C32">
      <w:pPr>
        <w:pStyle w:val="upar3"/>
        <w:spacing w:after="240"/>
        <w:ind w:left="2160" w:hanging="720"/>
        <w:rPr>
          <w:ins w:id="4293" w:author="Author"/>
        </w:rPr>
        <w:pPrChange w:id="4294" w:author="Author">
          <w:pPr>
            <w:pStyle w:val="upar3"/>
          </w:pPr>
        </w:pPrChange>
      </w:pPr>
      <w:ins w:id="4295" w:author="Author">
        <w:r>
          <w:t>6.02(7.5)(g)(i)</w:t>
        </w:r>
        <w:r>
          <w:tab/>
          <w:t>Any party to be accompanied by and advised by counsel and by individuals with special knowledge or training with respect to the problems of children with disabilities, except that whether parties have the right to be represented by non-attorneys at due process hearings is determined under State law;</w:t>
        </w:r>
      </w:ins>
    </w:p>
    <w:p w14:paraId="1AA1BF6D" w14:textId="77777777" w:rsidR="00614C32" w:rsidRDefault="00614C32">
      <w:pPr>
        <w:pStyle w:val="upar3"/>
        <w:spacing w:after="240"/>
        <w:ind w:left="2160" w:hanging="720"/>
        <w:rPr>
          <w:ins w:id="4296" w:author="Author"/>
        </w:rPr>
        <w:pPrChange w:id="4297" w:author="Author">
          <w:pPr>
            <w:pStyle w:val="upar3"/>
          </w:pPr>
        </w:pPrChange>
      </w:pPr>
      <w:ins w:id="4298" w:author="Author">
        <w:r>
          <w:t>6.02(7.5)(g)(ii)</w:t>
        </w:r>
        <w:r>
          <w:tab/>
          <w:t>Any party to present evidence and confront, cross-examine, and compel the attendance of witnesses;</w:t>
        </w:r>
      </w:ins>
    </w:p>
    <w:p w14:paraId="4A396E9F" w14:textId="77777777" w:rsidR="00614C32" w:rsidRDefault="00614C32">
      <w:pPr>
        <w:pStyle w:val="upar3"/>
        <w:spacing w:after="240"/>
        <w:ind w:left="2160" w:hanging="720"/>
        <w:rPr>
          <w:ins w:id="4299" w:author="Author"/>
        </w:rPr>
        <w:pPrChange w:id="4300" w:author="Author">
          <w:pPr>
            <w:pStyle w:val="upar3"/>
          </w:pPr>
        </w:pPrChange>
      </w:pPr>
      <w:ins w:id="4301" w:author="Author">
        <w:r>
          <w:t>6.02(7.5)(g)(iii)</w:t>
        </w:r>
        <w:r>
          <w:tab/>
          <w:t>Any party to prohibit the introduction of any evidence at the hearing that has not been disclosed to that party at least five business days before the hearing;</w:t>
        </w:r>
      </w:ins>
    </w:p>
    <w:p w14:paraId="1855A22E" w14:textId="77777777" w:rsidR="00614C32" w:rsidRDefault="00614C32">
      <w:pPr>
        <w:pStyle w:val="upar3"/>
        <w:spacing w:after="240"/>
        <w:ind w:left="2160" w:hanging="720"/>
        <w:rPr>
          <w:ins w:id="4302" w:author="Author"/>
        </w:rPr>
        <w:pPrChange w:id="4303" w:author="Author">
          <w:pPr>
            <w:pStyle w:val="upar3"/>
          </w:pPr>
        </w:pPrChange>
      </w:pPr>
      <w:ins w:id="4304" w:author="Author">
        <w:r>
          <w:t>6.02(7.5)(g)(iv)</w:t>
        </w:r>
        <w:r>
          <w:tab/>
          <w:t>Any party to obtain a written, or, at the option of the parents, electronic, verbatim record of the hearing</w:t>
        </w:r>
        <w:r w:rsidR="00537B8A">
          <w:t>;</w:t>
        </w:r>
      </w:ins>
    </w:p>
    <w:p w14:paraId="283B7F13" w14:textId="77777777" w:rsidR="00614C32" w:rsidRDefault="00614C32">
      <w:pPr>
        <w:pStyle w:val="upar3"/>
        <w:spacing w:after="240"/>
        <w:ind w:left="2160" w:hanging="720"/>
        <w:rPr>
          <w:ins w:id="4305" w:author="Author"/>
        </w:rPr>
        <w:pPrChange w:id="4306" w:author="Author">
          <w:pPr>
            <w:pStyle w:val="upar3"/>
          </w:pPr>
        </w:pPrChange>
      </w:pPr>
      <w:ins w:id="4307" w:author="Author">
        <w:r>
          <w:t>6.02(7.5)(g)(v)</w:t>
        </w:r>
        <w:r>
          <w:tab/>
          <w:t>Any party to obtain written, or, at the option of the parents, electronic findings of fact and decisions</w:t>
        </w:r>
        <w:r w:rsidR="00537B8A">
          <w:t>;</w:t>
        </w:r>
      </w:ins>
    </w:p>
    <w:p w14:paraId="0D86D6DE" w14:textId="77777777" w:rsidR="00537B8A" w:rsidRDefault="00A8354E">
      <w:pPr>
        <w:pStyle w:val="upar3"/>
        <w:spacing w:after="240"/>
        <w:ind w:left="2160" w:hanging="720"/>
        <w:rPr>
          <w:ins w:id="4308" w:author="Author"/>
        </w:rPr>
        <w:pPrChange w:id="4309" w:author="Author">
          <w:pPr>
            <w:pStyle w:val="upar3"/>
          </w:pPr>
        </w:pPrChange>
      </w:pPr>
      <w:ins w:id="4310" w:author="Author">
        <w:r>
          <w:t>6.02(7.5)(g)(vi)</w:t>
        </w:r>
        <w:r>
          <w:tab/>
        </w:r>
        <w:r w:rsidR="00537B8A">
          <w:t>The parent involved in the hearing to h</w:t>
        </w:r>
        <w:r w:rsidR="00537B8A" w:rsidRPr="00537B8A">
          <w:t>ave the child who is the subject of the hearing present</w:t>
        </w:r>
        <w:r w:rsidR="00537B8A">
          <w:t>;</w:t>
        </w:r>
      </w:ins>
    </w:p>
    <w:p w14:paraId="08EDC9C2" w14:textId="77777777" w:rsidR="00537B8A" w:rsidRDefault="00A8354E" w:rsidP="00253E03">
      <w:pPr>
        <w:pStyle w:val="upar3"/>
        <w:spacing w:after="240"/>
        <w:rPr>
          <w:ins w:id="4311" w:author="Author"/>
        </w:rPr>
      </w:pPr>
      <w:ins w:id="4312" w:author="Author">
        <w:r>
          <w:t>6.02(7.5)(g)(vii)</w:t>
        </w:r>
        <w:r>
          <w:tab/>
          <w:t>The parent involved in the hearing to</w:t>
        </w:r>
        <w:r w:rsidRPr="00537B8A">
          <w:t xml:space="preserve"> </w:t>
        </w:r>
        <w:r>
          <w:t>o</w:t>
        </w:r>
        <w:r w:rsidR="00537B8A" w:rsidRPr="00537B8A">
          <w:t>pen the hearing to the public</w:t>
        </w:r>
        <w:r>
          <w:t>; and</w:t>
        </w:r>
      </w:ins>
    </w:p>
    <w:p w14:paraId="2561D96A" w14:textId="77777777" w:rsidR="00537B8A" w:rsidRDefault="00A8354E">
      <w:pPr>
        <w:pStyle w:val="upar3"/>
        <w:spacing w:after="240"/>
        <w:ind w:left="2160" w:hanging="720"/>
        <w:pPrChange w:id="4313" w:author="Author">
          <w:pPr>
            <w:pStyle w:val="upar3"/>
          </w:pPr>
        </w:pPrChange>
      </w:pPr>
      <w:ins w:id="4314" w:author="Author">
        <w:r>
          <w:t>6.02(7.5)(g)(viii)</w:t>
        </w:r>
        <w:r>
          <w:tab/>
          <w:t>The parent involved in the hearing to</w:t>
        </w:r>
        <w:r w:rsidRPr="00537B8A">
          <w:t xml:space="preserve"> </w:t>
        </w:r>
        <w:r>
          <w:t>h</w:t>
        </w:r>
        <w:r w:rsidR="00537B8A" w:rsidRPr="00537B8A">
          <w:t>ave the record of the hearing and the findings of fact and decisions provided </w:t>
        </w:r>
        <w:r w:rsidR="00537B8A" w:rsidRPr="00537B8A">
          <w:fldChar w:fldCharType="begin"/>
        </w:r>
        <w:r w:rsidR="00537B8A" w:rsidRPr="00537B8A">
          <w:instrText>HYPERLINK "https://www.law.cornell.edu/definitions/index.php?width=840&amp;height=800&amp;iframe=true&amp;def_id=60ab9310fbd5f36babf47720fd8d9da4&amp;term_occur=999&amp;term_src=Title:34:Subtitle:B:Chapter:III:Part:300:Subpart:E:300.512"</w:instrText>
        </w:r>
        <w:r w:rsidR="00537B8A" w:rsidRPr="00537B8A">
          <w:fldChar w:fldCharType="separate"/>
        </w:r>
        <w:r w:rsidR="00537B8A" w:rsidRPr="00537B8A">
          <w:rPr>
            <w:rStyle w:val="Hyperlink"/>
          </w:rPr>
          <w:t>at no cost</w:t>
        </w:r>
        <w:r w:rsidR="00537B8A" w:rsidRPr="00537B8A">
          <w:fldChar w:fldCharType="end"/>
        </w:r>
        <w:r w:rsidR="00537B8A" w:rsidRPr="00537B8A">
          <w:t> to </w:t>
        </w:r>
        <w:r>
          <w:t xml:space="preserve">the </w:t>
        </w:r>
        <w:r w:rsidR="00537B8A" w:rsidRPr="00537B8A">
          <w:t>parent</w:t>
        </w:r>
        <w:r>
          <w:t>.</w:t>
        </w:r>
      </w:ins>
      <w:commentRangeEnd w:id="4287"/>
      <w:r w:rsidR="00596BAC">
        <w:rPr>
          <w:rStyle w:val="CommentReference"/>
          <w:sz w:val="24"/>
          <w:szCs w:val="24"/>
        </w:rPr>
        <w:commentReference w:id="4287"/>
      </w:r>
    </w:p>
    <w:p w14:paraId="35DE8B5B" w14:textId="77777777" w:rsidR="000801E7" w:rsidRDefault="000801E7" w:rsidP="00253E03">
      <w:pPr>
        <w:pStyle w:val="par2"/>
        <w:spacing w:after="240"/>
      </w:pPr>
      <w:r>
        <w:t>6.02(7.5)(h)</w:t>
      </w:r>
      <w:r>
        <w:tab/>
        <w:t xml:space="preserve">Hearing </w:t>
      </w:r>
      <w:ins w:id="4315" w:author="Author">
        <w:r w:rsidR="00A8354E">
          <w:t>d</w:t>
        </w:r>
      </w:ins>
      <w:del w:id="4316" w:author="Author">
        <w:r w:rsidDel="00A8354E">
          <w:delText>D</w:delText>
        </w:r>
      </w:del>
      <w:r>
        <w:t>ecisions</w:t>
      </w:r>
    </w:p>
    <w:p w14:paraId="3594DF5A" w14:textId="77777777" w:rsidR="000801E7" w:rsidRDefault="000801E7" w:rsidP="00253E03">
      <w:pPr>
        <w:pStyle w:val="par3"/>
        <w:spacing w:after="240"/>
      </w:pPr>
      <w:r>
        <w:t>6.02(7.5)(h)(i)</w:t>
      </w:r>
      <w:r>
        <w:tab/>
      </w:r>
      <w:del w:id="4317" w:author="Author">
        <w:r w:rsidDel="00C06C43">
          <w:delText xml:space="preserve">General. </w:delText>
        </w:r>
      </w:del>
      <w:r>
        <w:t>Due process hearing decisions shall be consistent with the requirements established by 34 C</w:t>
      </w:r>
      <w:ins w:id="4318" w:author="Author">
        <w:r w:rsidR="00A8354E">
          <w:t>.</w:t>
        </w:r>
      </w:ins>
      <w:r>
        <w:t>F</w:t>
      </w:r>
      <w:ins w:id="4319" w:author="Author">
        <w:r w:rsidR="00A8354E">
          <w:t>.</w:t>
        </w:r>
      </w:ins>
      <w:r>
        <w:t>R</w:t>
      </w:r>
      <w:ins w:id="4320" w:author="Author">
        <w:r w:rsidR="00A8354E">
          <w:t>.</w:t>
        </w:r>
      </w:ins>
      <w:r>
        <w:t xml:space="preserve"> §</w:t>
      </w:r>
      <w:ins w:id="4321" w:author="Author">
        <w:r w:rsidR="00A8354E">
          <w:t xml:space="preserve"> </w:t>
        </w:r>
      </w:ins>
      <w:r>
        <w:t>300.513. The topics addressed by 34 C</w:t>
      </w:r>
      <w:ins w:id="4322" w:author="Author">
        <w:r w:rsidR="00A8354E">
          <w:t>.</w:t>
        </w:r>
      </w:ins>
      <w:r>
        <w:t>F</w:t>
      </w:r>
      <w:ins w:id="4323" w:author="Author">
        <w:r w:rsidR="00A8354E">
          <w:t>.</w:t>
        </w:r>
      </w:ins>
      <w:r>
        <w:t>R</w:t>
      </w:r>
      <w:ins w:id="4324" w:author="Author">
        <w:r w:rsidR="00A8354E">
          <w:t>.</w:t>
        </w:r>
      </w:ins>
      <w:r>
        <w:t xml:space="preserve"> §</w:t>
      </w:r>
      <w:ins w:id="4325" w:author="Author">
        <w:r w:rsidR="00A8354E">
          <w:t xml:space="preserve"> </w:t>
        </w:r>
      </w:ins>
      <w:r>
        <w:t>300.513 include:</w:t>
      </w:r>
    </w:p>
    <w:p w14:paraId="2B494980" w14:textId="77777777" w:rsidR="000801E7" w:rsidRDefault="000801E7" w:rsidP="00253E03">
      <w:pPr>
        <w:pStyle w:val="par4"/>
        <w:spacing w:after="240"/>
      </w:pPr>
      <w:r>
        <w:t>6.02(7.5)(h)(i)(A)</w:t>
      </w:r>
      <w:r>
        <w:tab/>
        <w:t>The decision of the ALJ on the provision of FAPE;</w:t>
      </w:r>
    </w:p>
    <w:p w14:paraId="35958A1E" w14:textId="77777777" w:rsidR="000801E7" w:rsidRDefault="000801E7" w:rsidP="00253E03">
      <w:pPr>
        <w:pStyle w:val="par4"/>
        <w:spacing w:after="240"/>
      </w:pPr>
      <w:r>
        <w:lastRenderedPageBreak/>
        <w:t>6.02(7.5)(h)(i)(B)</w:t>
      </w:r>
      <w:r>
        <w:tab/>
      </w:r>
      <w:ins w:id="4326" w:author="Author">
        <w:r w:rsidR="00A8354E">
          <w:t>A parent filing a s</w:t>
        </w:r>
      </w:ins>
      <w:del w:id="4327" w:author="Author">
        <w:r w:rsidDel="00A8354E">
          <w:delText>S</w:delText>
        </w:r>
      </w:del>
      <w:r>
        <w:t xml:space="preserve">eparate </w:t>
      </w:r>
      <w:del w:id="4328" w:author="Author">
        <w:r w:rsidDel="00A8354E">
          <w:delText xml:space="preserve">request for a </w:delText>
        </w:r>
      </w:del>
      <w:r>
        <w:t xml:space="preserve">due process </w:t>
      </w:r>
      <w:del w:id="4329" w:author="Author">
        <w:r w:rsidDel="00A8354E">
          <w:delText>hearing</w:delText>
        </w:r>
      </w:del>
      <w:ins w:id="4330" w:author="Author">
        <w:r w:rsidR="00A8354E">
          <w:t>complaint on a separate issue</w:t>
        </w:r>
      </w:ins>
      <w:r>
        <w:t>; and</w:t>
      </w:r>
    </w:p>
    <w:p w14:paraId="44E079D7" w14:textId="77777777" w:rsidR="000801E7" w:rsidRDefault="000801E7" w:rsidP="00253E03">
      <w:pPr>
        <w:pStyle w:val="par4"/>
        <w:spacing w:after="240"/>
      </w:pPr>
      <w:r>
        <w:t>6.02(7.5)(h)(i)(C)</w:t>
      </w:r>
      <w:r>
        <w:tab/>
        <w:t>Transmittal of the findings and decision to the Colorado Special Education Advisory Committee and to the general public.</w:t>
      </w:r>
    </w:p>
    <w:p w14:paraId="72AEF7E2" w14:textId="77777777" w:rsidR="000801E7" w:rsidRDefault="000801E7" w:rsidP="00253E03">
      <w:pPr>
        <w:pStyle w:val="par3"/>
        <w:spacing w:after="240"/>
      </w:pPr>
      <w:r>
        <w:t>6.02(7.5)(h)(ii)</w:t>
      </w:r>
      <w:r>
        <w:tab/>
        <w:t>Specific requirements for due process decisions</w:t>
      </w:r>
      <w:del w:id="4331" w:author="Author">
        <w:r w:rsidDel="00A8354E">
          <w:delText>.</w:delText>
        </w:r>
      </w:del>
    </w:p>
    <w:p w14:paraId="3D687D95" w14:textId="77777777" w:rsidR="000801E7" w:rsidRDefault="000801E7" w:rsidP="00253E03">
      <w:pPr>
        <w:pStyle w:val="par4"/>
        <w:spacing w:after="240"/>
      </w:pPr>
      <w:r>
        <w:t>6.02(7.5)(h)(ii)(A)</w:t>
      </w:r>
      <w:r>
        <w:tab/>
        <w:t>The ALJ shall render, in writing, all findings of fact and the decision based upon the evidence.</w:t>
      </w:r>
    </w:p>
    <w:p w14:paraId="6CA686EE" w14:textId="77777777" w:rsidR="000801E7" w:rsidRDefault="000801E7" w:rsidP="00253E03">
      <w:pPr>
        <w:pStyle w:val="par4"/>
        <w:spacing w:after="240"/>
      </w:pPr>
      <w:r>
        <w:t>6.02(7.5)(h)(ii)(B)</w:t>
      </w:r>
      <w:r>
        <w:tab/>
        <w:t xml:space="preserve">The ALJ shall </w:t>
      </w:r>
      <w:del w:id="4332" w:author="Author">
        <w:r w:rsidDel="00A8354E">
          <w:delText xml:space="preserve">mail </w:delText>
        </w:r>
      </w:del>
      <w:ins w:id="4333" w:author="Author">
        <w:r w:rsidR="00A8354E">
          <w:t xml:space="preserve">send </w:t>
        </w:r>
      </w:ins>
      <w:r>
        <w:t xml:space="preserve">the decision by certified mail to the parties and the Department within the timelines specified by </w:t>
      </w:r>
      <w:ins w:id="4334" w:author="Author">
        <w:r w:rsidR="00A8354E">
          <w:t>s</w:t>
        </w:r>
      </w:ins>
      <w:del w:id="4335" w:author="Author">
        <w:r w:rsidDel="00A8354E">
          <w:delText>S</w:delText>
        </w:r>
      </w:del>
      <w:r>
        <w:t>ection 6.02(7.5)(e)</w:t>
      </w:r>
      <w:ins w:id="4336" w:author="Author">
        <w:r w:rsidR="00A8354E">
          <w:t xml:space="preserve"> of these Rules</w:t>
        </w:r>
      </w:ins>
      <w:r>
        <w:t xml:space="preserve"> or, in the case of an expedited hearing, within the timelines specified by </w:t>
      </w:r>
      <w:ins w:id="4337" w:author="Author">
        <w:r w:rsidR="00A8354E">
          <w:t xml:space="preserve">section </w:t>
        </w:r>
      </w:ins>
      <w:r>
        <w:t>6.02(7.5)(i)(ii)</w:t>
      </w:r>
      <w:ins w:id="4338" w:author="Author">
        <w:r w:rsidR="00A8354E">
          <w:t xml:space="preserve"> of these Rules</w:t>
        </w:r>
      </w:ins>
      <w:r>
        <w:t>.</w:t>
      </w:r>
    </w:p>
    <w:p w14:paraId="4B935571" w14:textId="77777777" w:rsidR="000801E7" w:rsidRDefault="000801E7" w:rsidP="00253E03">
      <w:pPr>
        <w:pStyle w:val="par4"/>
        <w:spacing w:after="240"/>
      </w:pPr>
      <w:r>
        <w:t>6.02(7.5)(h)(ii)(C)</w:t>
      </w:r>
      <w:r>
        <w:tab/>
        <w:t>The ALJ shall include within the decision notification that</w:t>
      </w:r>
      <w:del w:id="4339" w:author="Author">
        <w:r w:rsidDel="00C06C43">
          <w:delText>,</w:delText>
        </w:r>
      </w:del>
      <w:r>
        <w:t xml:space="preserve"> any party aggrieved by the findings and decision</w:t>
      </w:r>
      <w:del w:id="4340" w:author="Author">
        <w:r w:rsidDel="00C06C43">
          <w:delText>,</w:delText>
        </w:r>
      </w:del>
      <w:r>
        <w:t xml:space="preserve"> has the right to bring a civil action consistent with the requirements as set forth in 34 C</w:t>
      </w:r>
      <w:ins w:id="4341" w:author="Author">
        <w:r w:rsidR="00A8354E">
          <w:t>.</w:t>
        </w:r>
      </w:ins>
      <w:r>
        <w:t>F</w:t>
      </w:r>
      <w:ins w:id="4342" w:author="Author">
        <w:r w:rsidR="00A8354E">
          <w:t>.</w:t>
        </w:r>
      </w:ins>
      <w:r>
        <w:t>R</w:t>
      </w:r>
      <w:ins w:id="4343" w:author="Author">
        <w:r w:rsidR="00A8354E">
          <w:t>.</w:t>
        </w:r>
      </w:ins>
      <w:r>
        <w:t xml:space="preserve"> §</w:t>
      </w:r>
      <w:ins w:id="4344" w:author="Author">
        <w:r w:rsidR="00A8354E">
          <w:t xml:space="preserve"> </w:t>
        </w:r>
      </w:ins>
      <w:r>
        <w:t>300.516.</w:t>
      </w:r>
    </w:p>
    <w:p w14:paraId="6E41A8FD" w14:textId="41081BF5" w:rsidR="000801E7" w:rsidRDefault="000801E7" w:rsidP="00253E03">
      <w:pPr>
        <w:pStyle w:val="par4"/>
        <w:spacing w:after="240"/>
      </w:pPr>
      <w:r>
        <w:t>6.02(7.5)(h)(ii)(D)</w:t>
      </w:r>
      <w:r>
        <w:tab/>
        <w:t xml:space="preserve">Except for the caption of the case, the decision shall be written such that it does not disclose </w:t>
      </w:r>
      <w:del w:id="4345" w:author="Author">
        <w:r w:rsidDel="003E7262">
          <w:delText>personally identifiable information</w:delText>
        </w:r>
      </w:del>
      <w:ins w:id="4346" w:author="Author">
        <w:r w:rsidR="003E7262">
          <w:t>PII</w:t>
        </w:r>
      </w:ins>
      <w:r>
        <w:t xml:space="preserve"> of the child or the parent(s).</w:t>
      </w:r>
    </w:p>
    <w:p w14:paraId="67FCE30D" w14:textId="3F344266" w:rsidR="000801E7" w:rsidRDefault="000801E7" w:rsidP="00253E03">
      <w:pPr>
        <w:pStyle w:val="par4"/>
        <w:spacing w:after="240"/>
        <w:rPr>
          <w:ins w:id="4347" w:author="Author"/>
        </w:rPr>
      </w:pPr>
      <w:r>
        <w:t>6.02(7.5)(h)(ii)(E)</w:t>
      </w:r>
      <w:r>
        <w:tab/>
        <w:t xml:space="preserve">The record of the hearing shall include all findings of fact, evidence admitted during the hearing, the decision, and the recording of the hearing, if available. </w:t>
      </w:r>
      <w:del w:id="4348" w:author="Author">
        <w:r w:rsidDel="00596BAC">
          <w:delText>The record shall be forwarded to the Department within 100 days after the conclusion of all due process proceedings if no civil action is brought.</w:delText>
        </w:r>
      </w:del>
    </w:p>
    <w:p w14:paraId="046F038A" w14:textId="41D6C309" w:rsidR="00596BAC" w:rsidDel="00596BAC" w:rsidRDefault="00596BAC" w:rsidP="00253E03">
      <w:pPr>
        <w:pStyle w:val="par4"/>
        <w:spacing w:after="240"/>
        <w:rPr>
          <w:del w:id="4349" w:author="Author"/>
        </w:rPr>
      </w:pPr>
      <w:commentRangeStart w:id="4350"/>
      <w:ins w:id="4351" w:author="Author">
        <w:r>
          <w:t>6.02(7.5)(h)(ii)(F)</w:t>
        </w:r>
        <w:r>
          <w:tab/>
        </w:r>
        <w:r w:rsidRPr="00596BAC">
          <w:t xml:space="preserve">The OAC </w:t>
        </w:r>
        <w:r>
          <w:t>will maintain and deliver files in accordance with its memorandum of understanding with the Department.</w:t>
        </w:r>
      </w:ins>
      <w:commentRangeEnd w:id="4350"/>
      <w:r>
        <w:rPr>
          <w:rStyle w:val="CommentReference"/>
          <w:sz w:val="24"/>
          <w:szCs w:val="24"/>
        </w:rPr>
        <w:commentReference w:id="4350"/>
      </w:r>
    </w:p>
    <w:p w14:paraId="6B9F4E59" w14:textId="77777777" w:rsidR="000801E7" w:rsidRDefault="000801E7" w:rsidP="00253E03">
      <w:pPr>
        <w:pStyle w:val="par2"/>
        <w:spacing w:after="240"/>
      </w:pPr>
      <w:r>
        <w:t>6.02(7.5)(i)</w:t>
      </w:r>
      <w:r>
        <w:tab/>
        <w:t xml:space="preserve">Expedited </w:t>
      </w:r>
      <w:ins w:id="4352" w:author="Author">
        <w:r w:rsidR="00A8354E">
          <w:t>d</w:t>
        </w:r>
      </w:ins>
      <w:del w:id="4353" w:author="Author">
        <w:r w:rsidDel="00A8354E">
          <w:delText>D</w:delText>
        </w:r>
      </w:del>
      <w:r>
        <w:t xml:space="preserve">ue </w:t>
      </w:r>
      <w:ins w:id="4354" w:author="Author">
        <w:r w:rsidR="00A8354E">
          <w:t>p</w:t>
        </w:r>
      </w:ins>
      <w:del w:id="4355" w:author="Author">
        <w:r w:rsidDel="00A8354E">
          <w:delText>P</w:delText>
        </w:r>
      </w:del>
      <w:r>
        <w:t xml:space="preserve">rocess </w:t>
      </w:r>
      <w:ins w:id="4356" w:author="Author">
        <w:r w:rsidR="00A8354E">
          <w:t>h</w:t>
        </w:r>
      </w:ins>
      <w:del w:id="4357" w:author="Author">
        <w:r w:rsidDel="00A8354E">
          <w:delText>H</w:delText>
        </w:r>
      </w:del>
      <w:r>
        <w:t>earings</w:t>
      </w:r>
    </w:p>
    <w:p w14:paraId="598DAA5C" w14:textId="77777777" w:rsidR="000801E7" w:rsidRDefault="000801E7" w:rsidP="00253E03">
      <w:pPr>
        <w:pStyle w:val="par3"/>
        <w:spacing w:after="240"/>
      </w:pPr>
      <w:r>
        <w:t>6.02(7.5)(</w:t>
      </w:r>
      <w:ins w:id="4358" w:author="Author">
        <w:r w:rsidR="00A1386D">
          <w:t>a</w:t>
        </w:r>
      </w:ins>
      <w:del w:id="4359" w:author="Author">
        <w:r w:rsidDel="00A1386D">
          <w:delText>i</w:delText>
        </w:r>
      </w:del>
      <w:r>
        <w:t>)(i)</w:t>
      </w:r>
      <w:r>
        <w:tab/>
        <w:t>General</w:t>
      </w:r>
      <w:del w:id="4360" w:author="Author">
        <w:r w:rsidDel="00A1386D">
          <w:delText>.</w:delText>
        </w:r>
      </w:del>
    </w:p>
    <w:p w14:paraId="2ACD7958" w14:textId="77777777" w:rsidR="000801E7" w:rsidRDefault="000801E7" w:rsidP="00253E03">
      <w:pPr>
        <w:pStyle w:val="upar4"/>
        <w:spacing w:after="240"/>
      </w:pPr>
      <w:r>
        <w:lastRenderedPageBreak/>
        <w:t>Consistent with 34 C</w:t>
      </w:r>
      <w:ins w:id="4361" w:author="Author">
        <w:r w:rsidR="00A1386D">
          <w:t>.</w:t>
        </w:r>
      </w:ins>
      <w:r>
        <w:t>F</w:t>
      </w:r>
      <w:ins w:id="4362" w:author="Author">
        <w:r w:rsidR="00A1386D">
          <w:t>.</w:t>
        </w:r>
      </w:ins>
      <w:r>
        <w:t>R</w:t>
      </w:r>
      <w:ins w:id="4363" w:author="Author">
        <w:r w:rsidR="00A1386D">
          <w:t>.</w:t>
        </w:r>
      </w:ins>
      <w:r>
        <w:t xml:space="preserve"> §</w:t>
      </w:r>
      <w:ins w:id="4364" w:author="Author">
        <w:r w:rsidR="00A1386D">
          <w:t xml:space="preserve"> </w:t>
        </w:r>
      </w:ins>
      <w:r>
        <w:t>300.532(a), the parent of a child with a disability who disagrees with any decision regarding a disciplinary placement under 34 C</w:t>
      </w:r>
      <w:ins w:id="4365" w:author="Author">
        <w:r w:rsidR="00A1386D">
          <w:t>.</w:t>
        </w:r>
      </w:ins>
      <w:r>
        <w:t>F</w:t>
      </w:r>
      <w:ins w:id="4366" w:author="Author">
        <w:r w:rsidR="00A1386D">
          <w:t>.</w:t>
        </w:r>
      </w:ins>
      <w:r>
        <w:t>R</w:t>
      </w:r>
      <w:ins w:id="4367" w:author="Author">
        <w:r w:rsidR="00A1386D">
          <w:t>.</w:t>
        </w:r>
      </w:ins>
      <w:r>
        <w:t xml:space="preserve"> §</w:t>
      </w:r>
      <w:del w:id="4368" w:author="Author">
        <w:r w:rsidDel="00A1386D">
          <w:delText xml:space="preserve"> </w:delText>
        </w:r>
      </w:del>
      <w:r>
        <w:t>§</w:t>
      </w:r>
      <w:ins w:id="4369" w:author="Author">
        <w:r w:rsidR="00A1386D">
          <w:t xml:space="preserve"> </w:t>
        </w:r>
      </w:ins>
      <w:r>
        <w:t xml:space="preserve">300.530 and 300.531, or </w:t>
      </w:r>
      <w:del w:id="4370" w:author="Author">
        <w:r w:rsidDel="00A1386D">
          <w:delText xml:space="preserve">the </w:delText>
        </w:r>
      </w:del>
      <w:ins w:id="4371" w:author="Author">
        <w:r w:rsidR="00A1386D">
          <w:t xml:space="preserve">a </w:t>
        </w:r>
      </w:ins>
      <w:r>
        <w:t xml:space="preserve">manifestation determination under </w:t>
      </w:r>
      <w:ins w:id="4372" w:author="Author">
        <w:r w:rsidR="00A1386D">
          <w:t xml:space="preserve">34 C.F.R. </w:t>
        </w:r>
      </w:ins>
      <w:r>
        <w:t>§</w:t>
      </w:r>
      <w:ins w:id="4373" w:author="Author">
        <w:r w:rsidR="00A1386D">
          <w:t xml:space="preserve"> </w:t>
        </w:r>
      </w:ins>
      <w:r>
        <w:t xml:space="preserve">300.530(e), or an </w:t>
      </w:r>
      <w:del w:id="4374" w:author="Author">
        <w:r w:rsidDel="00A1386D">
          <w:delText>administrative unit</w:delText>
        </w:r>
      </w:del>
      <w:ins w:id="4375" w:author="Author">
        <w:r w:rsidR="00A1386D">
          <w:t>AU</w:t>
        </w:r>
        <w:r w:rsidR="00C06C43">
          <w:t xml:space="preserve">, </w:t>
        </w:r>
      </w:ins>
      <w:del w:id="4376" w:author="Author">
        <w:r w:rsidDel="00C06C43">
          <w:delText xml:space="preserve"> or </w:delText>
        </w:r>
      </w:del>
      <w:r>
        <w:t>state-operated program</w:t>
      </w:r>
      <w:ins w:id="4377" w:author="Author">
        <w:r w:rsidR="00C06C43">
          <w:t xml:space="preserve">, or </w:t>
        </w:r>
        <w:commentRangeStart w:id="4378"/>
        <w:r w:rsidR="00C06C43">
          <w:t>approved facility school</w:t>
        </w:r>
      </w:ins>
      <w:r>
        <w:t xml:space="preserve"> </w:t>
      </w:r>
      <w:commentRangeEnd w:id="4378"/>
      <w:r w:rsidR="00596BAC">
        <w:rPr>
          <w:rStyle w:val="CommentReference"/>
          <w:sz w:val="24"/>
          <w:szCs w:val="24"/>
        </w:rPr>
        <w:commentReference w:id="4378"/>
      </w:r>
      <w:r>
        <w:t>that believes that maintaining the current placement of the child is substantially likely to result in injury to the child or others, may appeal the decision by requesting a hearing</w:t>
      </w:r>
      <w:del w:id="4379" w:author="Author">
        <w:r w:rsidDel="00A1386D">
          <w:delText>,</w:delText>
        </w:r>
      </w:del>
      <w:r>
        <w:t xml:space="preserve"> and </w:t>
      </w:r>
      <w:del w:id="4380" w:author="Author">
        <w:r w:rsidDel="008D6DC4">
          <w:delText xml:space="preserve">must </w:delText>
        </w:r>
      </w:del>
      <w:ins w:id="4381" w:author="Author">
        <w:r w:rsidR="008D6DC4">
          <w:t xml:space="preserve">shall </w:t>
        </w:r>
      </w:ins>
      <w:r>
        <w:t>have the opportunity for an expedited hearing. The requirements for expedited due process hearings, including timelines, shall be in accordance with 34 C</w:t>
      </w:r>
      <w:ins w:id="4382" w:author="Author">
        <w:r w:rsidR="00A1386D">
          <w:t>.</w:t>
        </w:r>
      </w:ins>
      <w:r>
        <w:t>F</w:t>
      </w:r>
      <w:ins w:id="4383" w:author="Author">
        <w:r w:rsidR="00A1386D">
          <w:t>.</w:t>
        </w:r>
      </w:ins>
      <w:r>
        <w:t>R</w:t>
      </w:r>
      <w:ins w:id="4384" w:author="Author">
        <w:r w:rsidR="00A1386D">
          <w:t>.</w:t>
        </w:r>
      </w:ins>
      <w:r>
        <w:t xml:space="preserve"> §</w:t>
      </w:r>
      <w:ins w:id="4385" w:author="Author">
        <w:r w:rsidR="00A1386D">
          <w:t xml:space="preserve"> </w:t>
        </w:r>
      </w:ins>
      <w:r>
        <w:t>300.532.</w:t>
      </w:r>
    </w:p>
    <w:p w14:paraId="27B4EA5B" w14:textId="77777777" w:rsidR="000801E7" w:rsidRDefault="000801E7" w:rsidP="00253E03">
      <w:pPr>
        <w:pStyle w:val="par3"/>
        <w:spacing w:after="240"/>
      </w:pPr>
      <w:r>
        <w:t>6.02(7.5)(</w:t>
      </w:r>
      <w:ins w:id="4386" w:author="Author">
        <w:r w:rsidR="00A1386D">
          <w:t>b</w:t>
        </w:r>
      </w:ins>
      <w:del w:id="4387" w:author="Author">
        <w:r w:rsidDel="00A1386D">
          <w:delText>i</w:delText>
        </w:r>
      </w:del>
      <w:r>
        <w:t>)(ii)</w:t>
      </w:r>
      <w:r>
        <w:tab/>
        <w:t xml:space="preserve">Specific </w:t>
      </w:r>
      <w:ins w:id="4388" w:author="Author">
        <w:r w:rsidR="00A1386D">
          <w:t>t</w:t>
        </w:r>
      </w:ins>
      <w:del w:id="4389" w:author="Author">
        <w:r w:rsidDel="00A1386D">
          <w:delText>T</w:delText>
        </w:r>
      </w:del>
      <w:r>
        <w:t>imelines</w:t>
      </w:r>
    </w:p>
    <w:p w14:paraId="628F602D" w14:textId="77777777" w:rsidR="00A1386D" w:rsidRDefault="000801E7" w:rsidP="00253E03">
      <w:pPr>
        <w:pStyle w:val="par4"/>
        <w:spacing w:after="240"/>
        <w:rPr>
          <w:ins w:id="4390" w:author="Author"/>
        </w:rPr>
      </w:pPr>
      <w:r>
        <w:t>6.02(7.5)(</w:t>
      </w:r>
      <w:ins w:id="4391" w:author="Author">
        <w:r w:rsidR="00A1386D">
          <w:t>b</w:t>
        </w:r>
      </w:ins>
      <w:del w:id="4392" w:author="Author">
        <w:r w:rsidDel="00A1386D">
          <w:delText>i</w:delText>
        </w:r>
      </w:del>
      <w:r>
        <w:t>)(ii)(A)</w:t>
      </w:r>
      <w:r>
        <w:tab/>
        <w:t xml:space="preserve">The Department is responsible for arranging the expedited due process hearing, which </w:t>
      </w:r>
      <w:del w:id="4393" w:author="Author">
        <w:r w:rsidDel="008D6DC4">
          <w:delText xml:space="preserve">must </w:delText>
        </w:r>
      </w:del>
      <w:ins w:id="4394" w:author="Author">
        <w:r w:rsidR="008D6DC4">
          <w:t xml:space="preserve">shall </w:t>
        </w:r>
      </w:ins>
      <w:r>
        <w:t>occur within 20 school days of the date the complaint requesting the hearing is filed.</w:t>
      </w:r>
    </w:p>
    <w:p w14:paraId="31698440" w14:textId="77777777" w:rsidR="000801E7" w:rsidDel="00A1386D" w:rsidRDefault="000801E7" w:rsidP="00253E03">
      <w:pPr>
        <w:pStyle w:val="par4"/>
        <w:spacing w:after="240"/>
        <w:rPr>
          <w:del w:id="4395" w:author="Author"/>
        </w:rPr>
      </w:pPr>
      <w:commentRangeStart w:id="4396"/>
      <w:del w:id="4397" w:author="Author">
        <w:r w:rsidDel="00A1386D">
          <w:delText xml:space="preserve"> The ALJ must make a determination within 10 school days after the hearing.</w:delText>
        </w:r>
      </w:del>
      <w:commentRangeEnd w:id="4396"/>
      <w:r w:rsidR="00596BAC">
        <w:rPr>
          <w:rStyle w:val="CommentReference"/>
          <w:sz w:val="24"/>
          <w:szCs w:val="24"/>
        </w:rPr>
        <w:commentReference w:id="4396"/>
      </w:r>
    </w:p>
    <w:p w14:paraId="3803664A" w14:textId="77777777" w:rsidR="000801E7" w:rsidRDefault="000801E7" w:rsidP="00253E03">
      <w:pPr>
        <w:pStyle w:val="par4"/>
        <w:spacing w:after="240"/>
      </w:pPr>
      <w:r>
        <w:t>6.02(7.5)(</w:t>
      </w:r>
      <w:ins w:id="4398" w:author="Author">
        <w:r w:rsidR="00A1386D">
          <w:t>b</w:t>
        </w:r>
      </w:ins>
      <w:del w:id="4399" w:author="Author">
        <w:r w:rsidDel="00A1386D">
          <w:delText>i</w:delText>
        </w:r>
      </w:del>
      <w:r>
        <w:t>)(ii)(B)</w:t>
      </w:r>
      <w:r>
        <w:tab/>
        <w:t xml:space="preserve">Unless the parents and </w:t>
      </w:r>
      <w:del w:id="4400" w:author="Author">
        <w:r w:rsidDel="00A1386D">
          <w:delText>administrative unit</w:delText>
        </w:r>
      </w:del>
      <w:ins w:id="4401" w:author="Author">
        <w:r w:rsidR="00A1386D">
          <w:t>AU</w:t>
        </w:r>
        <w:r w:rsidR="00C06C43">
          <w:t xml:space="preserve">, </w:t>
        </w:r>
      </w:ins>
      <w:del w:id="4402" w:author="Author">
        <w:r w:rsidDel="00C06C43">
          <w:delText xml:space="preserve"> or </w:delText>
        </w:r>
      </w:del>
      <w:r>
        <w:t>state-operated program</w:t>
      </w:r>
      <w:ins w:id="4403" w:author="Author">
        <w:r w:rsidR="00C06C43">
          <w:t xml:space="preserve">, </w:t>
        </w:r>
        <w:commentRangeStart w:id="4404"/>
        <w:r w:rsidR="00C06C43">
          <w:t>or approved facility school</w:t>
        </w:r>
      </w:ins>
      <w:r>
        <w:t xml:space="preserve"> </w:t>
      </w:r>
      <w:commentRangeEnd w:id="4404"/>
      <w:r w:rsidR="00596BAC">
        <w:rPr>
          <w:rStyle w:val="CommentReference"/>
          <w:sz w:val="24"/>
          <w:szCs w:val="24"/>
        </w:rPr>
        <w:commentReference w:id="4404"/>
      </w:r>
      <w:r>
        <w:t>agree in writing to waive the resolution meeting described below, or agree to use the mediation process described in 34 C</w:t>
      </w:r>
      <w:ins w:id="4405" w:author="Author">
        <w:r w:rsidR="00A1386D">
          <w:t>.</w:t>
        </w:r>
      </w:ins>
      <w:r>
        <w:t>F</w:t>
      </w:r>
      <w:ins w:id="4406" w:author="Author">
        <w:r w:rsidR="00A1386D">
          <w:t>.</w:t>
        </w:r>
      </w:ins>
      <w:r>
        <w:t>R</w:t>
      </w:r>
      <w:ins w:id="4407" w:author="Author">
        <w:r w:rsidR="00A1386D">
          <w:t>.</w:t>
        </w:r>
      </w:ins>
      <w:r>
        <w:t xml:space="preserve"> §</w:t>
      </w:r>
      <w:ins w:id="4408" w:author="Author">
        <w:r w:rsidR="00A1386D">
          <w:t xml:space="preserve"> </w:t>
        </w:r>
      </w:ins>
      <w:r>
        <w:t>300.506</w:t>
      </w:r>
      <w:ins w:id="4409" w:author="Author">
        <w:r w:rsidR="00A1386D">
          <w:t>:</w:t>
        </w:r>
      </w:ins>
      <w:del w:id="4410" w:author="Author">
        <w:r w:rsidDel="00A1386D">
          <w:delText xml:space="preserve"> -</w:delText>
        </w:r>
      </w:del>
    </w:p>
    <w:p w14:paraId="7577F2F5" w14:textId="77777777" w:rsidR="000801E7" w:rsidRDefault="000801E7" w:rsidP="00253E03">
      <w:pPr>
        <w:pStyle w:val="par5"/>
        <w:spacing w:after="240"/>
      </w:pPr>
      <w:r>
        <w:t>6.02(7.5)(</w:t>
      </w:r>
      <w:ins w:id="4411" w:author="Author">
        <w:r w:rsidR="00A1386D">
          <w:t>b</w:t>
        </w:r>
      </w:ins>
      <w:del w:id="4412" w:author="Author">
        <w:r w:rsidDel="00A1386D">
          <w:delText>i</w:delText>
        </w:r>
      </w:del>
      <w:r>
        <w:t>)(ii)(B)(I)</w:t>
      </w:r>
      <w:r>
        <w:tab/>
        <w:t xml:space="preserve">The resolution meeting </w:t>
      </w:r>
      <w:del w:id="4413" w:author="Author">
        <w:r w:rsidDel="008D6DC4">
          <w:delText xml:space="preserve">must </w:delText>
        </w:r>
      </w:del>
      <w:ins w:id="4414" w:author="Author">
        <w:r w:rsidR="008D6DC4">
          <w:t xml:space="preserve">shall </w:t>
        </w:r>
      </w:ins>
      <w:r>
        <w:t>occur within seven days of receiving notice of the due process complaint; and</w:t>
      </w:r>
    </w:p>
    <w:p w14:paraId="15B08530" w14:textId="77777777" w:rsidR="000801E7" w:rsidRDefault="000801E7" w:rsidP="00253E03">
      <w:pPr>
        <w:pStyle w:val="par5"/>
        <w:spacing w:after="240"/>
      </w:pPr>
      <w:r>
        <w:t>6.02(7.5)(</w:t>
      </w:r>
      <w:ins w:id="4415" w:author="Author">
        <w:r w:rsidR="00A1386D">
          <w:t>b</w:t>
        </w:r>
      </w:ins>
      <w:del w:id="4416" w:author="Author">
        <w:r w:rsidDel="00A1386D">
          <w:delText>i</w:delText>
        </w:r>
      </w:del>
      <w:r>
        <w:t>)(ii)(B)(II)</w:t>
      </w:r>
      <w:r>
        <w:tab/>
        <w:t>The due process hearing may proceed unless the matter has been resolved to the satisfaction of both parties within 15 days of the receipt of the due process complaint.</w:t>
      </w:r>
    </w:p>
    <w:p w14:paraId="2FF2305F" w14:textId="77777777" w:rsidR="000801E7" w:rsidRDefault="000801E7" w:rsidP="00253E03">
      <w:pPr>
        <w:pStyle w:val="par5"/>
        <w:spacing w:after="240"/>
      </w:pPr>
      <w:r>
        <w:t>6.02(7.5)(</w:t>
      </w:r>
      <w:ins w:id="4417" w:author="Author">
        <w:r w:rsidR="00A1386D">
          <w:t>b</w:t>
        </w:r>
      </w:ins>
      <w:del w:id="4418" w:author="Author">
        <w:r w:rsidDel="00A1386D">
          <w:delText>i</w:delText>
        </w:r>
      </w:del>
      <w:r>
        <w:t>)(ii)(B)(III)</w:t>
      </w:r>
      <w:r>
        <w:tab/>
        <w:t xml:space="preserve">The ALJ has no authority to extend any of the timelines set forth in </w:t>
      </w:r>
      <w:del w:id="4419" w:author="Author">
        <w:r w:rsidDel="00360B2F">
          <w:delText xml:space="preserve">this </w:delText>
        </w:r>
      </w:del>
      <w:r>
        <w:t>section 6.02(7.5)(i)(ii)</w:t>
      </w:r>
      <w:ins w:id="4420" w:author="Author">
        <w:r w:rsidR="00A1386D">
          <w:t xml:space="preserve"> of these Rules</w:t>
        </w:r>
      </w:ins>
      <w:r>
        <w:t>.</w:t>
      </w:r>
    </w:p>
    <w:p w14:paraId="79366D3F" w14:textId="77777777" w:rsidR="000801E7" w:rsidRDefault="000801E7" w:rsidP="00253E03">
      <w:pPr>
        <w:pStyle w:val="par5"/>
        <w:spacing w:after="240"/>
        <w:rPr>
          <w:ins w:id="4421" w:author="Author"/>
        </w:rPr>
      </w:pPr>
      <w:r>
        <w:lastRenderedPageBreak/>
        <w:t>6.02(7.5)(</w:t>
      </w:r>
      <w:ins w:id="4422" w:author="Author">
        <w:r w:rsidR="00A1386D">
          <w:t>b</w:t>
        </w:r>
      </w:ins>
      <w:del w:id="4423" w:author="Author">
        <w:r w:rsidDel="00A1386D">
          <w:delText>i</w:delText>
        </w:r>
      </w:del>
      <w:r>
        <w:t>)(ii)(B)(IV)</w:t>
      </w:r>
      <w:r>
        <w:tab/>
        <w:t>The parties may not agree to mutually extend the resolution period to resolve an expedited due process complaint.</w:t>
      </w:r>
    </w:p>
    <w:p w14:paraId="380A07B1" w14:textId="77777777" w:rsidR="00A1386D" w:rsidRDefault="00A1386D">
      <w:pPr>
        <w:pStyle w:val="par5"/>
        <w:spacing w:after="240"/>
        <w:ind w:left="2880" w:hanging="2880"/>
        <w:pPrChange w:id="4424" w:author="Author">
          <w:pPr>
            <w:pStyle w:val="par5"/>
          </w:pPr>
        </w:pPrChange>
      </w:pPr>
      <w:ins w:id="4425" w:author="Author">
        <w:r>
          <w:tab/>
        </w:r>
        <w:r>
          <w:tab/>
        </w:r>
        <w:r>
          <w:tab/>
        </w:r>
        <w:commentRangeStart w:id="4426"/>
        <w:r>
          <w:t>6.02(7.5)(b)(ii)(C)</w:t>
        </w:r>
        <w:r>
          <w:tab/>
          <w:t xml:space="preserve">The ALJ </w:t>
        </w:r>
        <w:r w:rsidR="008D6DC4">
          <w:t>shall</w:t>
        </w:r>
        <w:r>
          <w:t xml:space="preserve"> make a determination within 10 school days after the hearing</w:t>
        </w:r>
      </w:ins>
      <w:commentRangeEnd w:id="4426"/>
      <w:r w:rsidR="00596BAC">
        <w:rPr>
          <w:rStyle w:val="CommentReference"/>
          <w:sz w:val="24"/>
          <w:szCs w:val="24"/>
        </w:rPr>
        <w:commentReference w:id="4426"/>
      </w:r>
      <w:ins w:id="4427" w:author="Author">
        <w:r>
          <w:t>.</w:t>
        </w:r>
      </w:ins>
    </w:p>
    <w:p w14:paraId="73D5EA3D" w14:textId="77777777" w:rsidR="00126F96" w:rsidRDefault="000801E7" w:rsidP="00253E03">
      <w:pPr>
        <w:pStyle w:val="par3"/>
        <w:spacing w:after="240"/>
      </w:pPr>
      <w:r>
        <w:t>6.02(7.5)(</w:t>
      </w:r>
      <w:ins w:id="4428" w:author="Author">
        <w:r w:rsidR="00A1386D">
          <w:t>b</w:t>
        </w:r>
      </w:ins>
      <w:del w:id="4429" w:author="Author">
        <w:r w:rsidDel="00A1386D">
          <w:delText>i</w:delText>
        </w:r>
      </w:del>
      <w:r>
        <w:t>)(iii)</w:t>
      </w:r>
      <w:r>
        <w:tab/>
        <w:t>The requirements and procedures contained in this Section 6.02(7.5)(a) through 6.02(7.5)(h) shall apply to expedited due process hearings to the extent that such requirements and procedures are not in conflict with 34 C</w:t>
      </w:r>
      <w:ins w:id="4430" w:author="Author">
        <w:r w:rsidR="00360B2F">
          <w:t>.</w:t>
        </w:r>
      </w:ins>
      <w:r>
        <w:t>F</w:t>
      </w:r>
      <w:ins w:id="4431" w:author="Author">
        <w:r w:rsidR="00360B2F">
          <w:t>.</w:t>
        </w:r>
      </w:ins>
      <w:r>
        <w:t>R</w:t>
      </w:r>
      <w:ins w:id="4432" w:author="Author">
        <w:r w:rsidR="00360B2F">
          <w:t>.</w:t>
        </w:r>
      </w:ins>
      <w:r>
        <w:t xml:space="preserve"> §</w:t>
      </w:r>
      <w:ins w:id="4433" w:author="Author">
        <w:r w:rsidR="00360B2F">
          <w:t xml:space="preserve"> </w:t>
        </w:r>
      </w:ins>
      <w:r>
        <w:t>300.532.</w:t>
      </w:r>
    </w:p>
    <w:p w14:paraId="7088174D" w14:textId="77777777" w:rsidR="000801E7" w:rsidRDefault="000801E7" w:rsidP="00253E03">
      <w:pPr>
        <w:pStyle w:val="par2"/>
        <w:spacing w:after="240"/>
      </w:pPr>
      <w:r>
        <w:t>6.02(7.5)(j)</w:t>
      </w:r>
      <w:r>
        <w:tab/>
        <w:t xml:space="preserve">Civil </w:t>
      </w:r>
      <w:ins w:id="4434" w:author="Author">
        <w:r w:rsidR="002D23E7">
          <w:t>a</w:t>
        </w:r>
      </w:ins>
      <w:del w:id="4435" w:author="Author">
        <w:r w:rsidDel="002D23E7">
          <w:delText>A</w:delText>
        </w:r>
      </w:del>
      <w:r>
        <w:t>ction</w:t>
      </w:r>
      <w:ins w:id="4436" w:author="Author">
        <w:r w:rsidR="002D23E7">
          <w:t>s</w:t>
        </w:r>
      </w:ins>
      <w:del w:id="4437" w:author="Author">
        <w:r w:rsidDel="002D23E7">
          <w:delText>.</w:delText>
        </w:r>
      </w:del>
    </w:p>
    <w:p w14:paraId="2FF2C99A" w14:textId="77777777" w:rsidR="000801E7" w:rsidRDefault="000801E7" w:rsidP="00253E03">
      <w:pPr>
        <w:pStyle w:val="upar3"/>
        <w:spacing w:after="240"/>
      </w:pPr>
      <w:r>
        <w:t xml:space="preserve">Any party aggrieved by the findings and decision of the </w:t>
      </w:r>
      <w:del w:id="4438" w:author="Author">
        <w:r w:rsidDel="00A1386D">
          <w:delText>administrative law judge</w:delText>
        </w:r>
      </w:del>
      <w:ins w:id="4439" w:author="Author">
        <w:r w:rsidR="00A1386D">
          <w:t>ALJ</w:t>
        </w:r>
      </w:ins>
      <w:r>
        <w:t xml:space="preserve"> has the right to bring a civil action consistent with the requirements set forth in 34 C</w:t>
      </w:r>
      <w:ins w:id="4440" w:author="Author">
        <w:r w:rsidR="00A1386D">
          <w:t>.</w:t>
        </w:r>
      </w:ins>
      <w:r>
        <w:t>F</w:t>
      </w:r>
      <w:ins w:id="4441" w:author="Author">
        <w:r w:rsidR="00A1386D">
          <w:t>.</w:t>
        </w:r>
      </w:ins>
      <w:r>
        <w:t>R</w:t>
      </w:r>
      <w:ins w:id="4442" w:author="Author">
        <w:r w:rsidR="00A1386D">
          <w:t>.</w:t>
        </w:r>
      </w:ins>
      <w:r>
        <w:t xml:space="preserve"> §</w:t>
      </w:r>
      <w:ins w:id="4443" w:author="Author">
        <w:r w:rsidR="00A1386D">
          <w:t xml:space="preserve"> </w:t>
        </w:r>
      </w:ins>
      <w:r>
        <w:t>300.516.</w:t>
      </w:r>
    </w:p>
    <w:p w14:paraId="102CF0B1" w14:textId="77777777" w:rsidR="000801E7" w:rsidRDefault="000801E7" w:rsidP="00253E03">
      <w:pPr>
        <w:pStyle w:val="par2"/>
        <w:spacing w:after="240"/>
      </w:pPr>
      <w:r>
        <w:t>6.02(7.5)(k)</w:t>
      </w:r>
      <w:r>
        <w:tab/>
        <w:t>Attorneys' fees</w:t>
      </w:r>
      <w:del w:id="4444" w:author="Author">
        <w:r w:rsidDel="002D23E7">
          <w:delText>.</w:delText>
        </w:r>
      </w:del>
    </w:p>
    <w:p w14:paraId="271A5E50" w14:textId="77777777" w:rsidR="000801E7" w:rsidRDefault="000801E7" w:rsidP="00253E03">
      <w:pPr>
        <w:pStyle w:val="upar3"/>
        <w:spacing w:after="240"/>
      </w:pPr>
      <w:r>
        <w:t>Reasonable attorneys’ fees may be awarded to a prevailing party by a court of competent jurisdiction, as described in 34 C</w:t>
      </w:r>
      <w:ins w:id="4445" w:author="Author">
        <w:r w:rsidR="002D23E7">
          <w:t>.</w:t>
        </w:r>
      </w:ins>
      <w:r>
        <w:t>F</w:t>
      </w:r>
      <w:ins w:id="4446" w:author="Author">
        <w:r w:rsidR="002D23E7">
          <w:t>.</w:t>
        </w:r>
      </w:ins>
      <w:r>
        <w:t>R</w:t>
      </w:r>
      <w:ins w:id="4447" w:author="Author">
        <w:r w:rsidR="002D23E7">
          <w:t>.</w:t>
        </w:r>
      </w:ins>
      <w:r>
        <w:t xml:space="preserve"> §</w:t>
      </w:r>
      <w:ins w:id="4448" w:author="Author">
        <w:r w:rsidR="002D23E7">
          <w:t xml:space="preserve"> </w:t>
        </w:r>
      </w:ins>
      <w:r>
        <w:t>300.516, and consistent with the requirements established by 34 C</w:t>
      </w:r>
      <w:ins w:id="4449" w:author="Author">
        <w:r w:rsidR="002D23E7">
          <w:t>.</w:t>
        </w:r>
      </w:ins>
      <w:r>
        <w:t>F</w:t>
      </w:r>
      <w:ins w:id="4450" w:author="Author">
        <w:r w:rsidR="002D23E7">
          <w:t>.</w:t>
        </w:r>
      </w:ins>
      <w:r>
        <w:t>R</w:t>
      </w:r>
      <w:ins w:id="4451" w:author="Author">
        <w:r w:rsidR="002D23E7">
          <w:t>.</w:t>
        </w:r>
      </w:ins>
      <w:r>
        <w:t xml:space="preserve"> §</w:t>
      </w:r>
      <w:ins w:id="4452" w:author="Author">
        <w:r w:rsidR="002D23E7">
          <w:t xml:space="preserve"> </w:t>
        </w:r>
      </w:ins>
      <w:r>
        <w:t>300.517.</w:t>
      </w:r>
    </w:p>
    <w:p w14:paraId="39A0FCC1" w14:textId="77777777" w:rsidR="000801E7" w:rsidRDefault="000801E7" w:rsidP="00253E03">
      <w:pPr>
        <w:pStyle w:val="par2"/>
        <w:spacing w:after="240"/>
      </w:pPr>
      <w:r>
        <w:t>6.02(7.5)(l)</w:t>
      </w:r>
      <w:r>
        <w:tab/>
        <w:t>Child’s status during proceedings</w:t>
      </w:r>
    </w:p>
    <w:p w14:paraId="700D3BD9" w14:textId="77777777" w:rsidR="000801E7" w:rsidRDefault="000801E7" w:rsidP="00253E03">
      <w:pPr>
        <w:pStyle w:val="upar3"/>
        <w:spacing w:after="240"/>
      </w:pPr>
      <w:r>
        <w:t>The child’s status during the pendency of any administrative or judicial proceeding shall be governed by the requirements established by 34 C</w:t>
      </w:r>
      <w:ins w:id="4453" w:author="Author">
        <w:r w:rsidR="002D23E7">
          <w:t>.</w:t>
        </w:r>
      </w:ins>
      <w:r>
        <w:t>F</w:t>
      </w:r>
      <w:ins w:id="4454" w:author="Author">
        <w:r w:rsidR="002D23E7">
          <w:t>.</w:t>
        </w:r>
      </w:ins>
      <w:r>
        <w:t>R</w:t>
      </w:r>
      <w:ins w:id="4455" w:author="Author">
        <w:r w:rsidR="002D23E7">
          <w:t>.</w:t>
        </w:r>
      </w:ins>
      <w:r>
        <w:t xml:space="preserve"> §</w:t>
      </w:r>
      <w:ins w:id="4456" w:author="Author">
        <w:r w:rsidR="002D23E7">
          <w:t xml:space="preserve"> </w:t>
        </w:r>
      </w:ins>
      <w:r>
        <w:t>300.518 unless the due process complaint involves the disciplinary placement of the child, in which case the provisions of 34 C</w:t>
      </w:r>
      <w:ins w:id="4457" w:author="Author">
        <w:r w:rsidR="002D23E7">
          <w:t>.</w:t>
        </w:r>
      </w:ins>
      <w:r>
        <w:t>F</w:t>
      </w:r>
      <w:ins w:id="4458" w:author="Author">
        <w:r w:rsidR="002D23E7">
          <w:t>.</w:t>
        </w:r>
      </w:ins>
      <w:r>
        <w:t>R</w:t>
      </w:r>
      <w:ins w:id="4459" w:author="Author">
        <w:r w:rsidR="002D23E7">
          <w:t>.</w:t>
        </w:r>
      </w:ins>
      <w:r>
        <w:t xml:space="preserve"> §</w:t>
      </w:r>
      <w:ins w:id="4460" w:author="Author">
        <w:r w:rsidR="002D23E7">
          <w:t xml:space="preserve"> </w:t>
        </w:r>
      </w:ins>
      <w:r>
        <w:t>300.533 apply.</w:t>
      </w:r>
    </w:p>
    <w:p w14:paraId="46BDD577" w14:textId="77777777" w:rsidR="000801E7" w:rsidRDefault="000801E7" w:rsidP="00253E03">
      <w:pPr>
        <w:pStyle w:val="par1"/>
        <w:spacing w:after="240"/>
      </w:pPr>
      <w:r>
        <w:t>6.02(8)</w:t>
      </w:r>
      <w:r>
        <w:tab/>
      </w:r>
      <w:del w:id="4461" w:author="Author">
        <w:r w:rsidDel="002D23E7">
          <w:delText xml:space="preserve">34 CFR §300.519 - </w:delText>
        </w:r>
      </w:del>
      <w:r>
        <w:t xml:space="preserve">Educational </w:t>
      </w:r>
      <w:ins w:id="4462" w:author="Author">
        <w:r w:rsidR="0045080E">
          <w:t>s</w:t>
        </w:r>
      </w:ins>
      <w:del w:id="4463" w:author="Author">
        <w:r w:rsidDel="0045080E">
          <w:delText>S</w:delText>
        </w:r>
      </w:del>
      <w:r>
        <w:t xml:space="preserve">urrogate </w:t>
      </w:r>
      <w:ins w:id="4464" w:author="Author">
        <w:r w:rsidR="0045080E">
          <w:t>p</w:t>
        </w:r>
      </w:ins>
      <w:del w:id="4465" w:author="Author">
        <w:r w:rsidDel="0045080E">
          <w:delText>P</w:delText>
        </w:r>
      </w:del>
      <w:r>
        <w:t>arents</w:t>
      </w:r>
      <w:ins w:id="4466" w:author="Author">
        <w:r w:rsidR="002D23E7">
          <w:t xml:space="preserve"> (34 C.F.R. § 300.519)</w:t>
        </w:r>
      </w:ins>
    </w:p>
    <w:p w14:paraId="7BB303C7" w14:textId="77777777" w:rsidR="000801E7" w:rsidRDefault="000801E7" w:rsidP="00253E03">
      <w:pPr>
        <w:pStyle w:val="par2"/>
        <w:spacing w:after="240"/>
      </w:pPr>
      <w:r>
        <w:t>6.02(8)(a)</w:t>
      </w:r>
      <w:r>
        <w:tab/>
        <w:t>General</w:t>
      </w:r>
      <w:del w:id="4467" w:author="Author">
        <w:r w:rsidDel="002D23E7">
          <w:delText>.</w:delText>
        </w:r>
      </w:del>
    </w:p>
    <w:p w14:paraId="1DA4E96C" w14:textId="77777777" w:rsidR="000801E7" w:rsidRDefault="000801E7" w:rsidP="00253E03">
      <w:pPr>
        <w:pStyle w:val="upar3"/>
        <w:spacing w:after="240"/>
      </w:pPr>
      <w:r>
        <w:t xml:space="preserve">The </w:t>
      </w:r>
      <w:del w:id="4468" w:author="Author">
        <w:r w:rsidDel="002D23E7">
          <w:delText>administrative unit</w:delText>
        </w:r>
      </w:del>
      <w:ins w:id="4469" w:author="Author">
        <w:r w:rsidR="002D23E7">
          <w:t>AU</w:t>
        </w:r>
        <w:r w:rsidR="004524AF">
          <w:t>A</w:t>
        </w:r>
      </w:ins>
      <w:del w:id="4470" w:author="Author">
        <w:r w:rsidDel="004524AF">
          <w:delText xml:space="preserve"> of attendance</w:delText>
        </w:r>
      </w:del>
      <w:r>
        <w:t xml:space="preserve"> and each state-operated program </w:t>
      </w:r>
      <w:del w:id="4471" w:author="Author">
        <w:r w:rsidDel="002D23E7">
          <w:delText xml:space="preserve">must </w:delText>
        </w:r>
      </w:del>
      <w:ins w:id="4472" w:author="Author">
        <w:r w:rsidR="002D23E7">
          <w:t xml:space="preserve">shall </w:t>
        </w:r>
      </w:ins>
      <w:r>
        <w:t>ensure that the rights of a child are protected when</w:t>
      </w:r>
      <w:ins w:id="4473" w:author="Author">
        <w:r w:rsidR="002D23E7">
          <w:t>:</w:t>
        </w:r>
      </w:ins>
      <w:del w:id="4474" w:author="Author">
        <w:r w:rsidDel="002D23E7">
          <w:delText xml:space="preserve"> -</w:delText>
        </w:r>
      </w:del>
    </w:p>
    <w:p w14:paraId="5A9B9F16" w14:textId="77777777" w:rsidR="000801E7" w:rsidRDefault="000801E7" w:rsidP="00253E03">
      <w:pPr>
        <w:pStyle w:val="par3"/>
        <w:spacing w:after="240"/>
      </w:pPr>
      <w:r>
        <w:t>6.02(8)(a)(i)</w:t>
      </w:r>
      <w:r>
        <w:tab/>
        <w:t>No parent</w:t>
      </w:r>
      <w:ins w:id="4475" w:author="Author">
        <w:r w:rsidR="002D23E7">
          <w:t xml:space="preserve">, </w:t>
        </w:r>
      </w:ins>
      <w:del w:id="4476" w:author="Author">
        <w:r w:rsidDel="002D23E7">
          <w:delText xml:space="preserve"> (</w:delText>
        </w:r>
      </w:del>
      <w:r>
        <w:t xml:space="preserve">as defined in </w:t>
      </w:r>
      <w:ins w:id="4477" w:author="Author">
        <w:r w:rsidR="002D23E7">
          <w:t>s</w:t>
        </w:r>
      </w:ins>
      <w:del w:id="4478" w:author="Author">
        <w:r w:rsidDel="002D23E7">
          <w:delText>S</w:delText>
        </w:r>
      </w:del>
      <w:r>
        <w:t>ection 2.33 of these Rules</w:t>
      </w:r>
      <w:ins w:id="4479" w:author="Author">
        <w:r w:rsidR="002D23E7">
          <w:t>,</w:t>
        </w:r>
      </w:ins>
      <w:del w:id="4480" w:author="Author">
        <w:r w:rsidDel="002D23E7">
          <w:delText>)</w:delText>
        </w:r>
      </w:del>
      <w:r>
        <w:t xml:space="preserve"> can be identified;</w:t>
      </w:r>
    </w:p>
    <w:p w14:paraId="1F32FA71" w14:textId="77777777" w:rsidR="000801E7" w:rsidRDefault="000801E7" w:rsidP="00253E03">
      <w:pPr>
        <w:pStyle w:val="par3"/>
        <w:spacing w:after="240"/>
      </w:pPr>
      <w:r>
        <w:lastRenderedPageBreak/>
        <w:t>6.02(8)(a)(ii)</w:t>
      </w:r>
      <w:r>
        <w:tab/>
        <w:t xml:space="preserve">The </w:t>
      </w:r>
      <w:del w:id="4481" w:author="Author">
        <w:r w:rsidDel="002D23E7">
          <w:delText>administrative unit</w:delText>
        </w:r>
      </w:del>
      <w:ins w:id="4482" w:author="Author">
        <w:r w:rsidR="002D23E7">
          <w:t>AU</w:t>
        </w:r>
        <w:r w:rsidR="004524AF">
          <w:t xml:space="preserve">A </w:t>
        </w:r>
      </w:ins>
      <w:del w:id="4483" w:author="Author">
        <w:r w:rsidDel="004524AF">
          <w:delText xml:space="preserve"> of attendance </w:delText>
        </w:r>
      </w:del>
      <w:r>
        <w:t>or the state-operated program, after reasonable efforts, cannot locate a parent;</w:t>
      </w:r>
    </w:p>
    <w:p w14:paraId="01BE86AA" w14:textId="77777777" w:rsidR="000801E7" w:rsidRDefault="000801E7" w:rsidP="00253E03">
      <w:pPr>
        <w:pStyle w:val="par3"/>
        <w:spacing w:after="240"/>
      </w:pPr>
      <w:r>
        <w:t>6.02(8)(a)(iii)</w:t>
      </w:r>
      <w:r>
        <w:tab/>
        <w:t>The child is a ward of the State; or</w:t>
      </w:r>
    </w:p>
    <w:p w14:paraId="0540D16C" w14:textId="77777777" w:rsidR="000801E7" w:rsidRDefault="000801E7" w:rsidP="00253E03">
      <w:pPr>
        <w:pStyle w:val="par3"/>
        <w:spacing w:after="240"/>
      </w:pPr>
      <w:r>
        <w:t>6.02(8)(a)(iv)</w:t>
      </w:r>
      <w:r>
        <w:tab/>
        <w:t>The child is a homeless child</w:t>
      </w:r>
      <w:ins w:id="4484" w:author="Author">
        <w:r w:rsidR="002D23E7">
          <w:t>,</w:t>
        </w:r>
      </w:ins>
      <w:r>
        <w:t xml:space="preserve"> as defined in </w:t>
      </w:r>
      <w:ins w:id="4485" w:author="Author">
        <w:r w:rsidR="002D23E7">
          <w:t>s</w:t>
        </w:r>
      </w:ins>
      <w:del w:id="4486" w:author="Author">
        <w:r w:rsidDel="002D23E7">
          <w:delText>S</w:delText>
        </w:r>
      </w:del>
      <w:r>
        <w:t>ection 22-1-102.5, C.R.S.</w:t>
      </w:r>
    </w:p>
    <w:p w14:paraId="22AECF6A" w14:textId="77777777" w:rsidR="000801E7" w:rsidRDefault="000801E7" w:rsidP="00253E03">
      <w:pPr>
        <w:pStyle w:val="par2"/>
        <w:spacing w:after="240"/>
      </w:pPr>
      <w:r>
        <w:t>6.02(8)(b)</w:t>
      </w:r>
      <w:r>
        <w:tab/>
        <w:t>Educational Surrogate Parent Registry</w:t>
      </w:r>
    </w:p>
    <w:p w14:paraId="2757E24D" w14:textId="77777777" w:rsidR="000801E7" w:rsidRDefault="000801E7" w:rsidP="00253E03">
      <w:pPr>
        <w:pStyle w:val="upar3"/>
        <w:spacing w:after="240"/>
      </w:pPr>
      <w:r>
        <w:t xml:space="preserve">The Department shall maintain a registry of each child with a disability determined to be in need of an educational surrogate parent </w:t>
      </w:r>
      <w:ins w:id="4487" w:author="Author">
        <w:r w:rsidR="002D23E7">
          <w:t xml:space="preserve">(ESP) </w:t>
        </w:r>
      </w:ins>
      <w:r>
        <w:t xml:space="preserve">and the </w:t>
      </w:r>
      <w:del w:id="4488" w:author="Author">
        <w:r w:rsidDel="002D23E7">
          <w:delText>educational surrogate parent</w:delText>
        </w:r>
      </w:del>
      <w:ins w:id="4489" w:author="Author">
        <w:r w:rsidR="002D23E7">
          <w:t>ESP</w:t>
        </w:r>
      </w:ins>
      <w:r>
        <w:t xml:space="preserve"> assigned to the child. The purpose of the registry is to track those students for whom an </w:t>
      </w:r>
      <w:del w:id="4490" w:author="Author">
        <w:r w:rsidDel="002D23E7">
          <w:delText>educational surrogate parent</w:delText>
        </w:r>
      </w:del>
      <w:ins w:id="4491" w:author="Author">
        <w:r w:rsidR="002D23E7">
          <w:t>ESP</w:t>
        </w:r>
      </w:ins>
      <w:r>
        <w:t xml:space="preserve"> has been assigned through the procedures established in this </w:t>
      </w:r>
      <w:ins w:id="4492" w:author="Author">
        <w:r w:rsidR="002D23E7">
          <w:t>s</w:t>
        </w:r>
      </w:ins>
      <w:del w:id="4493" w:author="Author">
        <w:r w:rsidDel="002D23E7">
          <w:delText>S</w:delText>
        </w:r>
      </w:del>
      <w:r>
        <w:t>ection 6.02(8).</w:t>
      </w:r>
    </w:p>
    <w:p w14:paraId="71917588" w14:textId="77777777" w:rsidR="000801E7" w:rsidRDefault="000801E7" w:rsidP="00253E03">
      <w:pPr>
        <w:pStyle w:val="par2"/>
        <w:spacing w:after="240"/>
      </w:pPr>
      <w:r>
        <w:t>6.02(8)(c)</w:t>
      </w:r>
      <w:r>
        <w:tab/>
        <w:t xml:space="preserve">Duties of the </w:t>
      </w:r>
      <w:del w:id="4494" w:author="Author">
        <w:r w:rsidDel="002D23E7">
          <w:delText>administrative unit</w:delText>
        </w:r>
      </w:del>
      <w:ins w:id="4495" w:author="Author">
        <w:r w:rsidR="002D23E7">
          <w:t>AU</w:t>
        </w:r>
        <w:r w:rsidR="004524AF">
          <w:t xml:space="preserve">A </w:t>
        </w:r>
      </w:ins>
      <w:del w:id="4496" w:author="Author">
        <w:r w:rsidDel="004524AF">
          <w:delText xml:space="preserve"> of attendance </w:delText>
        </w:r>
      </w:del>
      <w:r>
        <w:t>or state-operated program.</w:t>
      </w:r>
    </w:p>
    <w:p w14:paraId="7456C486" w14:textId="77777777" w:rsidR="000801E7" w:rsidRDefault="000801E7" w:rsidP="00253E03">
      <w:pPr>
        <w:pStyle w:val="upar3"/>
        <w:spacing w:after="240"/>
      </w:pPr>
      <w:r>
        <w:t xml:space="preserve">The duties of an </w:t>
      </w:r>
      <w:del w:id="4497" w:author="Author">
        <w:r w:rsidDel="002D23E7">
          <w:delText>administrative unit</w:delText>
        </w:r>
      </w:del>
      <w:ins w:id="4498" w:author="Author">
        <w:r w:rsidR="002D23E7">
          <w:t>AU</w:t>
        </w:r>
        <w:r w:rsidR="004524AF">
          <w:t>A</w:t>
        </w:r>
      </w:ins>
      <w:del w:id="4499" w:author="Author">
        <w:r w:rsidDel="004524AF">
          <w:delText xml:space="preserve"> of attendance</w:delText>
        </w:r>
      </w:del>
      <w:r>
        <w:t xml:space="preserve"> or a state-operated program under </w:t>
      </w:r>
      <w:ins w:id="4500" w:author="Author">
        <w:r w:rsidR="002D23E7">
          <w:t>s</w:t>
        </w:r>
      </w:ins>
      <w:del w:id="4501" w:author="Author">
        <w:r w:rsidDel="002D23E7">
          <w:delText>S</w:delText>
        </w:r>
      </w:del>
      <w:r>
        <w:t xml:space="preserve">ection 6.02(8) </w:t>
      </w:r>
      <w:ins w:id="4502" w:author="Author">
        <w:r w:rsidR="002D23E7">
          <w:t xml:space="preserve">of these Rules </w:t>
        </w:r>
      </w:ins>
      <w:r>
        <w:t xml:space="preserve">include the assignment of an individual to act as an </w:t>
      </w:r>
      <w:del w:id="4503" w:author="Author">
        <w:r w:rsidDel="002D23E7">
          <w:delText>educational surrogate parent</w:delText>
        </w:r>
      </w:del>
      <w:ins w:id="4504" w:author="Author">
        <w:r w:rsidR="002D23E7">
          <w:t>ESP</w:t>
        </w:r>
      </w:ins>
      <w:r>
        <w:t xml:space="preserve"> for the child. This </w:t>
      </w:r>
      <w:del w:id="4505" w:author="Author">
        <w:r w:rsidDel="008D6DC4">
          <w:delText xml:space="preserve">must </w:delText>
        </w:r>
      </w:del>
      <w:ins w:id="4506" w:author="Author">
        <w:r w:rsidR="008D6DC4">
          <w:t xml:space="preserve">shall </w:t>
        </w:r>
      </w:ins>
      <w:r>
        <w:t>include a method</w:t>
      </w:r>
      <w:ins w:id="4507" w:author="Author">
        <w:r w:rsidR="008D6DC4">
          <w:t xml:space="preserve"> for:</w:t>
        </w:r>
      </w:ins>
      <w:del w:id="4508" w:author="Author">
        <w:r w:rsidDel="008D6DC4">
          <w:delText>-</w:delText>
        </w:r>
      </w:del>
    </w:p>
    <w:p w14:paraId="3FBE304E" w14:textId="77777777" w:rsidR="000801E7" w:rsidRDefault="000801E7" w:rsidP="00253E03">
      <w:pPr>
        <w:pStyle w:val="par3"/>
        <w:spacing w:after="240"/>
      </w:pPr>
      <w:r>
        <w:t>6.02(8)(c)(i)</w:t>
      </w:r>
      <w:r>
        <w:tab/>
      </w:r>
      <w:del w:id="4509" w:author="Author">
        <w:r w:rsidDel="008D6DC4">
          <w:delText>For d</w:delText>
        </w:r>
      </w:del>
      <w:ins w:id="4510" w:author="Author">
        <w:r w:rsidR="008D6DC4">
          <w:t>D</w:t>
        </w:r>
      </w:ins>
      <w:r>
        <w:t xml:space="preserve">etermining whether a child needs an </w:t>
      </w:r>
      <w:del w:id="4511" w:author="Author">
        <w:r w:rsidDel="002D23E7">
          <w:delText>educational surrogate parent</w:delText>
        </w:r>
      </w:del>
      <w:ins w:id="4512" w:author="Author">
        <w:r w:rsidR="002D23E7">
          <w:t>ESP</w:t>
        </w:r>
      </w:ins>
      <w:r>
        <w:t>; and</w:t>
      </w:r>
    </w:p>
    <w:p w14:paraId="7E500244" w14:textId="77777777" w:rsidR="00126F96" w:rsidRDefault="000801E7" w:rsidP="00253E03">
      <w:pPr>
        <w:pStyle w:val="par3"/>
        <w:spacing w:after="240"/>
      </w:pPr>
      <w:r>
        <w:t>6.02(8)(c)(ii)</w:t>
      </w:r>
      <w:r>
        <w:tab/>
      </w:r>
      <w:del w:id="4513" w:author="Author">
        <w:r w:rsidDel="008D6DC4">
          <w:delText>For a</w:delText>
        </w:r>
      </w:del>
      <w:ins w:id="4514" w:author="Author">
        <w:r w:rsidR="008D6DC4">
          <w:t>A</w:t>
        </w:r>
      </w:ins>
      <w:r>
        <w:t xml:space="preserve">ssigning an </w:t>
      </w:r>
      <w:del w:id="4515" w:author="Author">
        <w:r w:rsidDel="002D23E7">
          <w:delText>educational surrogate parent</w:delText>
        </w:r>
      </w:del>
      <w:ins w:id="4516" w:author="Author">
        <w:r w:rsidR="002D23E7">
          <w:t>ESP</w:t>
        </w:r>
      </w:ins>
      <w:r>
        <w:t xml:space="preserve"> to the child.</w:t>
      </w:r>
    </w:p>
    <w:p w14:paraId="5E73D40D" w14:textId="024C0704" w:rsidR="000801E7" w:rsidRDefault="000801E7">
      <w:pPr>
        <w:pStyle w:val="par2"/>
        <w:spacing w:after="240" w:line="259" w:lineRule="auto"/>
        <w:pPrChange w:id="4517" w:author="Author">
          <w:pPr>
            <w:pStyle w:val="par2"/>
          </w:pPr>
        </w:pPrChange>
      </w:pPr>
      <w:r>
        <w:t>6.02(8)(d)</w:t>
      </w:r>
      <w:r>
        <w:tab/>
        <w:t xml:space="preserve">Children placed in the legal custody of </w:t>
      </w:r>
      <w:del w:id="4518" w:author="Author">
        <w:r>
          <w:delText>the Colorado Department of Human Services</w:delText>
        </w:r>
      </w:del>
      <w:ins w:id="4519" w:author="Author">
        <w:r w:rsidR="286ACE25">
          <w:t>CDHS</w:t>
        </w:r>
      </w:ins>
      <w:del w:id="4520" w:author="Author">
        <w:r w:rsidDel="002D23E7">
          <w:delText>.</w:delText>
        </w:r>
      </w:del>
    </w:p>
    <w:p w14:paraId="1C9ADF8D" w14:textId="1878F7FD" w:rsidR="000801E7" w:rsidRDefault="000801E7">
      <w:pPr>
        <w:pStyle w:val="upar3"/>
        <w:spacing w:after="240" w:line="259" w:lineRule="auto"/>
        <w:pPrChange w:id="4521" w:author="Author">
          <w:pPr>
            <w:pStyle w:val="upar3"/>
          </w:pPr>
        </w:pPrChange>
      </w:pPr>
      <w:r>
        <w:t xml:space="preserve">In the case of a child who is placed in the legal custody of </w:t>
      </w:r>
      <w:del w:id="4522" w:author="Author">
        <w:r>
          <w:delText>the Colorado Department of Human Services</w:delText>
        </w:r>
      </w:del>
      <w:ins w:id="4523" w:author="Author">
        <w:r w:rsidR="7DC37BDB">
          <w:t>CDHS</w:t>
        </w:r>
      </w:ins>
      <w:r>
        <w:t xml:space="preserve">, the </w:t>
      </w:r>
      <w:del w:id="4524" w:author="Author">
        <w:r w:rsidDel="002D23E7">
          <w:delText>educational surrogate parent</w:delText>
        </w:r>
      </w:del>
      <w:ins w:id="4525" w:author="Author">
        <w:r w:rsidR="002D23E7">
          <w:t>ESP</w:t>
        </w:r>
      </w:ins>
      <w:r>
        <w:t xml:space="preserve"> alternatively may be appointed by the court overseeing the child’s case, provided that the </w:t>
      </w:r>
      <w:del w:id="4526" w:author="Author">
        <w:r w:rsidDel="002D23E7">
          <w:delText>educational surrogate parent</w:delText>
        </w:r>
      </w:del>
      <w:ins w:id="4527" w:author="Author">
        <w:r w:rsidR="002D23E7">
          <w:t>ESP</w:t>
        </w:r>
      </w:ins>
      <w:r>
        <w:t xml:space="preserve"> meets the requirements in </w:t>
      </w:r>
      <w:ins w:id="4528" w:author="Author">
        <w:r w:rsidR="002D23E7">
          <w:t>s</w:t>
        </w:r>
      </w:ins>
      <w:del w:id="4529" w:author="Author">
        <w:r w:rsidDel="002D23E7">
          <w:delText>S</w:delText>
        </w:r>
      </w:del>
      <w:r>
        <w:t>ection 6.02(8)(e)(iii)</w:t>
      </w:r>
      <w:ins w:id="4530" w:author="Author">
        <w:r w:rsidR="002D23E7">
          <w:t xml:space="preserve"> of these Rules</w:t>
        </w:r>
      </w:ins>
      <w:r>
        <w:t>.</w:t>
      </w:r>
    </w:p>
    <w:p w14:paraId="7C7EDC1E" w14:textId="77777777" w:rsidR="000801E7" w:rsidRDefault="000801E7" w:rsidP="00253E03">
      <w:pPr>
        <w:pStyle w:val="par2"/>
        <w:spacing w:after="240"/>
      </w:pPr>
      <w:r>
        <w:t>6.02(8)(e)</w:t>
      </w:r>
      <w:r>
        <w:tab/>
        <w:t xml:space="preserve">Criteria for selection of </w:t>
      </w:r>
      <w:del w:id="4531" w:author="Author">
        <w:r w:rsidDel="002D23E7">
          <w:delText>educational surrogate parents.</w:delText>
        </w:r>
      </w:del>
      <w:ins w:id="4532" w:author="Author">
        <w:r w:rsidR="002D23E7">
          <w:t>ESPs</w:t>
        </w:r>
      </w:ins>
    </w:p>
    <w:p w14:paraId="29CF5812" w14:textId="77777777" w:rsidR="000801E7" w:rsidRDefault="000801E7" w:rsidP="00253E03">
      <w:pPr>
        <w:pStyle w:val="par3"/>
        <w:spacing w:after="240"/>
      </w:pPr>
      <w:r>
        <w:lastRenderedPageBreak/>
        <w:t>6.02(8)(e)(i)</w:t>
      </w:r>
      <w:r>
        <w:tab/>
        <w:t xml:space="preserve">The </w:t>
      </w:r>
      <w:ins w:id="4533" w:author="Author">
        <w:r w:rsidR="002D23E7">
          <w:t>s</w:t>
        </w:r>
      </w:ins>
      <w:del w:id="4534" w:author="Author">
        <w:r w:rsidDel="002D23E7">
          <w:delText>S</w:delText>
        </w:r>
      </w:del>
      <w:r>
        <w:t xml:space="preserve">pecial </w:t>
      </w:r>
      <w:ins w:id="4535" w:author="Author">
        <w:r w:rsidR="002D23E7">
          <w:t>e</w:t>
        </w:r>
      </w:ins>
      <w:del w:id="4536" w:author="Author">
        <w:r w:rsidDel="002D23E7">
          <w:delText>E</w:delText>
        </w:r>
      </w:del>
      <w:r>
        <w:t xml:space="preserve">ducation </w:t>
      </w:r>
      <w:ins w:id="4537" w:author="Author">
        <w:r w:rsidR="002D23E7">
          <w:t>d</w:t>
        </w:r>
      </w:ins>
      <w:del w:id="4538" w:author="Author">
        <w:r w:rsidDel="002D23E7">
          <w:delText>D</w:delText>
        </w:r>
      </w:del>
      <w:r>
        <w:t xml:space="preserve">irector of the </w:t>
      </w:r>
      <w:del w:id="4539" w:author="Author">
        <w:r w:rsidDel="002D23E7">
          <w:delText>administrative unit</w:delText>
        </w:r>
      </w:del>
      <w:ins w:id="4540" w:author="Author">
        <w:r w:rsidR="002D23E7">
          <w:t>AU</w:t>
        </w:r>
        <w:r w:rsidR="004524AF">
          <w:t xml:space="preserve">A </w:t>
        </w:r>
      </w:ins>
      <w:del w:id="4541" w:author="Author">
        <w:r w:rsidDel="004524AF">
          <w:delText xml:space="preserve"> of attendance </w:delText>
        </w:r>
      </w:del>
      <w:r>
        <w:t xml:space="preserve">or state-operated program shall assign </w:t>
      </w:r>
      <w:del w:id="4542" w:author="Author">
        <w:r w:rsidDel="002D23E7">
          <w:delText>educational surrogate parents</w:delText>
        </w:r>
      </w:del>
      <w:ins w:id="4543" w:author="Author">
        <w:r w:rsidR="002D23E7">
          <w:t>ESPs</w:t>
        </w:r>
      </w:ins>
      <w:r>
        <w:t>.</w:t>
      </w:r>
    </w:p>
    <w:p w14:paraId="1272770B" w14:textId="77777777" w:rsidR="000801E7" w:rsidRDefault="000801E7" w:rsidP="00253E03">
      <w:pPr>
        <w:pStyle w:val="par3"/>
        <w:spacing w:after="240"/>
      </w:pPr>
      <w:r>
        <w:t>6.02(8)(e)(ii)</w:t>
      </w:r>
      <w:r>
        <w:tab/>
        <w:t xml:space="preserve">After determining that a child needs an </w:t>
      </w:r>
      <w:del w:id="4544" w:author="Author">
        <w:r w:rsidDel="002D23E7">
          <w:delText>educational surrogate parent</w:delText>
        </w:r>
      </w:del>
      <w:ins w:id="4545" w:author="Author">
        <w:r w:rsidR="002D23E7">
          <w:t>ESP</w:t>
        </w:r>
      </w:ins>
      <w:r>
        <w:t xml:space="preserve"> but before the educational surrogate parent is assigned, the </w:t>
      </w:r>
      <w:ins w:id="4546" w:author="Author">
        <w:r w:rsidR="002D23E7">
          <w:t>s</w:t>
        </w:r>
      </w:ins>
      <w:del w:id="4547" w:author="Author">
        <w:r w:rsidDel="002D23E7">
          <w:delText>S</w:delText>
        </w:r>
      </w:del>
      <w:r>
        <w:t xml:space="preserve">pecial </w:t>
      </w:r>
      <w:ins w:id="4548" w:author="Author">
        <w:r w:rsidR="002D23E7">
          <w:t>e</w:t>
        </w:r>
      </w:ins>
      <w:del w:id="4549" w:author="Author">
        <w:r w:rsidDel="002D23E7">
          <w:delText>E</w:delText>
        </w:r>
      </w:del>
      <w:r>
        <w:t xml:space="preserve">ducation </w:t>
      </w:r>
      <w:ins w:id="4550" w:author="Author">
        <w:r w:rsidR="002D23E7">
          <w:t>d</w:t>
        </w:r>
      </w:ins>
      <w:del w:id="4551" w:author="Author">
        <w:r w:rsidDel="002D23E7">
          <w:delText>D</w:delText>
        </w:r>
      </w:del>
      <w:r>
        <w:t xml:space="preserve">irector </w:t>
      </w:r>
      <w:del w:id="4552" w:author="Author">
        <w:r w:rsidDel="008D6DC4">
          <w:delText xml:space="preserve">must </w:delText>
        </w:r>
      </w:del>
      <w:ins w:id="4553" w:author="Author">
        <w:r w:rsidR="008D6DC4">
          <w:t xml:space="preserve">shall </w:t>
        </w:r>
      </w:ins>
      <w:r>
        <w:t xml:space="preserve">contact the Department to verify that there is no existing </w:t>
      </w:r>
      <w:del w:id="4554" w:author="Author">
        <w:r w:rsidDel="002D23E7">
          <w:delText>educational surrogate</w:delText>
        </w:r>
      </w:del>
      <w:ins w:id="4555" w:author="Author">
        <w:r w:rsidR="002D23E7">
          <w:t>ESP</w:t>
        </w:r>
      </w:ins>
      <w:r>
        <w:t xml:space="preserve"> assignment for the child.</w:t>
      </w:r>
    </w:p>
    <w:p w14:paraId="4C4DA5EE" w14:textId="77777777" w:rsidR="000801E7" w:rsidRDefault="000801E7" w:rsidP="00253E03">
      <w:pPr>
        <w:pStyle w:val="par3"/>
        <w:spacing w:after="240"/>
      </w:pPr>
      <w:r>
        <w:t>6.02(8)(e)(iii)</w:t>
      </w:r>
      <w:r>
        <w:tab/>
        <w:t xml:space="preserve">The </w:t>
      </w:r>
      <w:ins w:id="4556" w:author="Author">
        <w:r w:rsidR="002D23E7">
          <w:t>s</w:t>
        </w:r>
      </w:ins>
      <w:del w:id="4557" w:author="Author">
        <w:r w:rsidDel="002D23E7">
          <w:delText>S</w:delText>
        </w:r>
      </w:del>
      <w:r>
        <w:t xml:space="preserve">pecial </w:t>
      </w:r>
      <w:ins w:id="4558" w:author="Author">
        <w:r w:rsidR="002D23E7">
          <w:t>e</w:t>
        </w:r>
      </w:ins>
      <w:del w:id="4559" w:author="Author">
        <w:r w:rsidDel="002D23E7">
          <w:delText>E</w:delText>
        </w:r>
      </w:del>
      <w:r>
        <w:t xml:space="preserve">ducation </w:t>
      </w:r>
      <w:ins w:id="4560" w:author="Author">
        <w:r w:rsidR="002D23E7">
          <w:t>d</w:t>
        </w:r>
      </w:ins>
      <w:del w:id="4561" w:author="Author">
        <w:r w:rsidDel="002D23E7">
          <w:delText>D</w:delText>
        </w:r>
      </w:del>
      <w:r>
        <w:t xml:space="preserve">irector </w:t>
      </w:r>
      <w:del w:id="4562" w:author="Author">
        <w:r w:rsidDel="008D6DC4">
          <w:delText xml:space="preserve">must </w:delText>
        </w:r>
      </w:del>
      <w:ins w:id="4563" w:author="Author">
        <w:r w:rsidR="008D6DC4">
          <w:t xml:space="preserve">shall </w:t>
        </w:r>
      </w:ins>
      <w:r>
        <w:t xml:space="preserve">ensure that a person selected and assigned as an </w:t>
      </w:r>
      <w:del w:id="4564" w:author="Author">
        <w:r w:rsidDel="002D23E7">
          <w:delText>educational surrogate parent</w:delText>
        </w:r>
      </w:del>
      <w:ins w:id="4565" w:author="Author">
        <w:r w:rsidR="002D23E7">
          <w:t>ESP:</w:t>
        </w:r>
      </w:ins>
      <w:del w:id="4566" w:author="Author">
        <w:r w:rsidDel="002D23E7">
          <w:delText xml:space="preserve"> -</w:delText>
        </w:r>
      </w:del>
    </w:p>
    <w:p w14:paraId="59E3797F" w14:textId="77777777" w:rsidR="000801E7" w:rsidRDefault="000801E7" w:rsidP="00253E03">
      <w:pPr>
        <w:pStyle w:val="par4"/>
        <w:spacing w:after="240"/>
      </w:pPr>
      <w:r>
        <w:t>6.02(8)(e)(iii)(A)</w:t>
      </w:r>
      <w:r>
        <w:tab/>
        <w:t xml:space="preserve">Is not an employee of the Department, the </w:t>
      </w:r>
      <w:del w:id="4567" w:author="Author">
        <w:r w:rsidDel="002D23E7">
          <w:delText>administrative unit of residence</w:delText>
        </w:r>
      </w:del>
      <w:ins w:id="4568" w:author="Author">
        <w:r w:rsidR="002D23E7">
          <w:t>AUR</w:t>
        </w:r>
      </w:ins>
      <w:r>
        <w:t xml:space="preserve">, the </w:t>
      </w:r>
      <w:del w:id="4569" w:author="Author">
        <w:r w:rsidDel="002D23E7">
          <w:delText>administrative unit</w:delText>
        </w:r>
      </w:del>
      <w:ins w:id="4570" w:author="Author">
        <w:r w:rsidR="002D23E7">
          <w:t>AU</w:t>
        </w:r>
        <w:r w:rsidR="004524AF">
          <w:t xml:space="preserve">A </w:t>
        </w:r>
      </w:ins>
      <w:del w:id="4571" w:author="Author">
        <w:r w:rsidDel="004524AF">
          <w:delText xml:space="preserve"> of attendance </w:delText>
        </w:r>
      </w:del>
      <w:r>
        <w:t xml:space="preserve">(if different from the </w:t>
      </w:r>
      <w:del w:id="4572" w:author="Author">
        <w:r w:rsidDel="002D23E7">
          <w:delText>administrative unit of residence</w:delText>
        </w:r>
      </w:del>
      <w:ins w:id="4573" w:author="Author">
        <w:r w:rsidR="002D23E7">
          <w:t>AUR</w:t>
        </w:r>
      </w:ins>
      <w:r>
        <w:t>), or state-operated program, or any other public agency that is involved in the education or care of the child;</w:t>
      </w:r>
    </w:p>
    <w:p w14:paraId="06B8D568" w14:textId="77777777" w:rsidR="000801E7" w:rsidRDefault="000801E7" w:rsidP="00253E03">
      <w:pPr>
        <w:pStyle w:val="par4"/>
        <w:spacing w:after="240"/>
      </w:pPr>
      <w:r>
        <w:t>6.02(8)(e)(iii)(B)</w:t>
      </w:r>
      <w:r>
        <w:tab/>
        <w:t xml:space="preserve">Has no personal or professional interest that conflicts with the interest of the child whom the </w:t>
      </w:r>
      <w:del w:id="4574" w:author="Author">
        <w:r w:rsidDel="0055544D">
          <w:delText>educational surrogate parent</w:delText>
        </w:r>
      </w:del>
      <w:ins w:id="4575" w:author="Author">
        <w:r w:rsidR="0055544D">
          <w:t>ESP</w:t>
        </w:r>
      </w:ins>
      <w:r>
        <w:t xml:space="preserve"> represents; and</w:t>
      </w:r>
    </w:p>
    <w:p w14:paraId="7BDFA934" w14:textId="77777777" w:rsidR="000801E7" w:rsidRDefault="000801E7" w:rsidP="00253E03">
      <w:pPr>
        <w:pStyle w:val="par4"/>
        <w:spacing w:after="240"/>
      </w:pPr>
      <w:r>
        <w:t>6.02(8)(e)(iii)(C)</w:t>
      </w:r>
      <w:r>
        <w:tab/>
        <w:t>Has knowledge and skills that ensure adequate representation of the child.</w:t>
      </w:r>
    </w:p>
    <w:p w14:paraId="4E6B3975" w14:textId="77777777" w:rsidR="000801E7" w:rsidRDefault="000801E7" w:rsidP="00253E03">
      <w:pPr>
        <w:pStyle w:val="par2"/>
        <w:spacing w:after="240"/>
      </w:pPr>
      <w:r>
        <w:t>6.02(8)(f)</w:t>
      </w:r>
      <w:r>
        <w:tab/>
        <w:t>Requirement for written certification</w:t>
      </w:r>
    </w:p>
    <w:p w14:paraId="02882A3B" w14:textId="77777777" w:rsidR="000801E7" w:rsidRDefault="000801E7" w:rsidP="00253E03">
      <w:pPr>
        <w:pStyle w:val="upar3"/>
        <w:spacing w:after="240"/>
      </w:pPr>
      <w:r>
        <w:t xml:space="preserve">The </w:t>
      </w:r>
      <w:ins w:id="4576" w:author="Author">
        <w:r w:rsidR="0055544D">
          <w:t>s</w:t>
        </w:r>
      </w:ins>
      <w:del w:id="4577" w:author="Author">
        <w:r w:rsidDel="0055544D">
          <w:delText>S</w:delText>
        </w:r>
      </w:del>
      <w:r>
        <w:t xml:space="preserve">pecial </w:t>
      </w:r>
      <w:ins w:id="4578" w:author="Author">
        <w:r w:rsidR="0055544D">
          <w:t>e</w:t>
        </w:r>
      </w:ins>
      <w:del w:id="4579" w:author="Author">
        <w:r w:rsidDel="0055544D">
          <w:delText>E</w:delText>
        </w:r>
      </w:del>
      <w:r>
        <w:t xml:space="preserve">ducation </w:t>
      </w:r>
      <w:ins w:id="4580" w:author="Author">
        <w:r w:rsidR="0055544D">
          <w:t>d</w:t>
        </w:r>
      </w:ins>
      <w:del w:id="4581" w:author="Author">
        <w:r w:rsidDel="0055544D">
          <w:delText>D</w:delText>
        </w:r>
      </w:del>
      <w:r>
        <w:t>irector shall document in writing, on a form approved by the Department</w:t>
      </w:r>
      <w:del w:id="4582" w:author="Author">
        <w:r w:rsidDel="00AF70D6">
          <w:delText xml:space="preserve"> of Education</w:delText>
        </w:r>
      </w:del>
      <w:r>
        <w:t xml:space="preserve">, each assignment of </w:t>
      </w:r>
      <w:del w:id="4583" w:author="Author">
        <w:r w:rsidDel="00AF70D6">
          <w:delText>an educational surrogate parent</w:delText>
        </w:r>
      </w:del>
      <w:ins w:id="4584" w:author="Author">
        <w:r w:rsidR="00AF70D6">
          <w:t>an ESP</w:t>
        </w:r>
      </w:ins>
      <w:r>
        <w:t xml:space="preserve">, including a written certification that the requirements of </w:t>
      </w:r>
      <w:ins w:id="4585" w:author="Author">
        <w:r w:rsidR="00AF70D6">
          <w:t>s</w:t>
        </w:r>
      </w:ins>
      <w:del w:id="4586" w:author="Author">
        <w:r w:rsidDel="00AF70D6">
          <w:delText>S</w:delText>
        </w:r>
      </w:del>
      <w:r>
        <w:t xml:space="preserve">ection 6.02(8)(e)(iii) </w:t>
      </w:r>
      <w:ins w:id="4587" w:author="Author">
        <w:r w:rsidR="00AF70D6">
          <w:t xml:space="preserve">of these Rules </w:t>
        </w:r>
      </w:ins>
      <w:r>
        <w:t xml:space="preserve">have been met. The </w:t>
      </w:r>
      <w:ins w:id="4588" w:author="Author">
        <w:r w:rsidR="00AF70D6">
          <w:t>s</w:t>
        </w:r>
      </w:ins>
      <w:del w:id="4589" w:author="Author">
        <w:r w:rsidDel="00AF70D6">
          <w:delText>S</w:delText>
        </w:r>
      </w:del>
      <w:r>
        <w:t xml:space="preserve">pecial </w:t>
      </w:r>
      <w:ins w:id="4590" w:author="Author">
        <w:r w:rsidR="00AF70D6">
          <w:t>e</w:t>
        </w:r>
      </w:ins>
      <w:del w:id="4591" w:author="Author">
        <w:r w:rsidDel="00AF70D6">
          <w:delText>E</w:delText>
        </w:r>
      </w:del>
      <w:r>
        <w:t xml:space="preserve">ducation </w:t>
      </w:r>
      <w:ins w:id="4592" w:author="Author">
        <w:r w:rsidR="00AF70D6">
          <w:t>d</w:t>
        </w:r>
      </w:ins>
      <w:del w:id="4593" w:author="Author">
        <w:r w:rsidDel="00AF70D6">
          <w:delText>D</w:delText>
        </w:r>
      </w:del>
      <w:r>
        <w:t>irector shall provide a copy of the written assignment to the Department within three</w:t>
      </w:r>
      <w:del w:id="4594" w:author="Author">
        <w:r w:rsidDel="00AF70D6">
          <w:delText xml:space="preserve"> (3)</w:delText>
        </w:r>
      </w:del>
      <w:r>
        <w:t xml:space="preserve"> business days of the date of the assignment.</w:t>
      </w:r>
    </w:p>
    <w:p w14:paraId="3CC8BC0D" w14:textId="77777777" w:rsidR="000801E7" w:rsidRDefault="000801E7" w:rsidP="00253E03">
      <w:pPr>
        <w:pStyle w:val="par2"/>
        <w:spacing w:after="240"/>
      </w:pPr>
      <w:r>
        <w:t>6.02(8)(g)</w:t>
      </w:r>
      <w:r>
        <w:tab/>
        <w:t>Non-employee requirement</w:t>
      </w:r>
      <w:ins w:id="4595" w:author="Author">
        <w:r w:rsidR="00AF70D6">
          <w:t xml:space="preserve"> and</w:t>
        </w:r>
      </w:ins>
      <w:del w:id="4596" w:author="Author">
        <w:r w:rsidDel="00AF70D6">
          <w:delText>;</w:delText>
        </w:r>
      </w:del>
      <w:r>
        <w:t xml:space="preserve"> compensation</w:t>
      </w:r>
      <w:del w:id="4597" w:author="Author">
        <w:r w:rsidDel="00AF70D6">
          <w:delText>.</w:delText>
        </w:r>
      </w:del>
    </w:p>
    <w:p w14:paraId="7BE3156A" w14:textId="77777777" w:rsidR="000801E7" w:rsidRDefault="000801E7" w:rsidP="00253E03">
      <w:pPr>
        <w:pStyle w:val="upar3"/>
        <w:spacing w:after="240"/>
      </w:pPr>
      <w:r>
        <w:lastRenderedPageBreak/>
        <w:t xml:space="preserve">A person otherwise qualified to be an </w:t>
      </w:r>
      <w:del w:id="4598" w:author="Author">
        <w:r w:rsidDel="00AF70D6">
          <w:delText>educational surrogate parent</w:delText>
        </w:r>
      </w:del>
      <w:ins w:id="4599" w:author="Author">
        <w:r w:rsidR="00AF70D6">
          <w:t>ESP</w:t>
        </w:r>
      </w:ins>
      <w:r>
        <w:t xml:space="preserve"> under </w:t>
      </w:r>
      <w:ins w:id="4600" w:author="Author">
        <w:r w:rsidR="00AF70D6">
          <w:t>s</w:t>
        </w:r>
      </w:ins>
      <w:del w:id="4601" w:author="Author">
        <w:r w:rsidDel="00AF70D6">
          <w:delText>S</w:delText>
        </w:r>
      </w:del>
      <w:r>
        <w:t xml:space="preserve">ection 6.02(8)(e)(iii) </w:t>
      </w:r>
      <w:ins w:id="4602" w:author="Author">
        <w:r w:rsidR="00AF70D6">
          <w:t xml:space="preserve">of these Rules </w:t>
        </w:r>
      </w:ins>
      <w:r>
        <w:t xml:space="preserve">is not an employee of the </w:t>
      </w:r>
      <w:del w:id="4603" w:author="Author">
        <w:r w:rsidDel="00AF70D6">
          <w:delText>administrative unit</w:delText>
        </w:r>
      </w:del>
      <w:ins w:id="4604" w:author="Author">
        <w:r w:rsidR="00AF70D6">
          <w:t>AU</w:t>
        </w:r>
        <w:r w:rsidR="004524AF">
          <w:t>A</w:t>
        </w:r>
      </w:ins>
      <w:del w:id="4605" w:author="Author">
        <w:r w:rsidDel="004524AF">
          <w:delText xml:space="preserve"> of attendance</w:delText>
        </w:r>
      </w:del>
      <w:r>
        <w:t xml:space="preserve"> or state-operated program solely because he or she is paid by such </w:t>
      </w:r>
      <w:del w:id="4606" w:author="Author">
        <w:r w:rsidDel="00AF70D6">
          <w:delText>administrative unit</w:delText>
        </w:r>
      </w:del>
      <w:ins w:id="4607" w:author="Author">
        <w:r w:rsidR="00AF70D6">
          <w:t>AU</w:t>
        </w:r>
      </w:ins>
      <w:r>
        <w:t xml:space="preserve"> or state-operated program to serve as an </w:t>
      </w:r>
      <w:del w:id="4608" w:author="Author">
        <w:r w:rsidDel="00AF70D6">
          <w:delText>educational surrogate parent</w:delText>
        </w:r>
      </w:del>
      <w:ins w:id="4609" w:author="Author">
        <w:r w:rsidR="00AF70D6">
          <w:t>ESP</w:t>
        </w:r>
      </w:ins>
      <w:r>
        <w:t>.</w:t>
      </w:r>
    </w:p>
    <w:p w14:paraId="51B97A6B" w14:textId="77777777" w:rsidR="000801E7" w:rsidRDefault="000801E7" w:rsidP="00253E03">
      <w:pPr>
        <w:pStyle w:val="par2"/>
        <w:spacing w:after="240"/>
      </w:pPr>
      <w:r>
        <w:t>6.02(8)(h)</w:t>
      </w:r>
      <w:r>
        <w:tab/>
        <w:t>Homeless children</w:t>
      </w:r>
      <w:del w:id="4610" w:author="Author">
        <w:r w:rsidDel="00AF70D6">
          <w:delText>.</w:delText>
        </w:r>
      </w:del>
    </w:p>
    <w:p w14:paraId="539A3EE6" w14:textId="77777777" w:rsidR="000801E7" w:rsidRDefault="000801E7" w:rsidP="00253E03">
      <w:pPr>
        <w:pStyle w:val="upar3"/>
        <w:spacing w:after="240"/>
      </w:pPr>
      <w:r>
        <w:t xml:space="preserve">In the case of a child who is an unaccompanied homeless child, appropriate staff of emergency shelters, transitional shelters, independent living programs, and street outreach programs may be appointed as </w:t>
      </w:r>
      <w:ins w:id="4611" w:author="Author">
        <w:r w:rsidR="00AF70D6">
          <w:t xml:space="preserve">a </w:t>
        </w:r>
      </w:ins>
      <w:r>
        <w:t xml:space="preserve">temporary </w:t>
      </w:r>
      <w:del w:id="4612" w:author="Author">
        <w:r w:rsidDel="00AF70D6">
          <w:delText>educational surrogate parents</w:delText>
        </w:r>
      </w:del>
      <w:ins w:id="4613" w:author="Author">
        <w:r w:rsidR="00AF70D6">
          <w:t>ESP,</w:t>
        </w:r>
      </w:ins>
      <w:r>
        <w:t xml:space="preserve"> without regard to </w:t>
      </w:r>
      <w:ins w:id="4614" w:author="Author">
        <w:r w:rsidR="00AF70D6">
          <w:t>s</w:t>
        </w:r>
      </w:ins>
      <w:del w:id="4615" w:author="Author">
        <w:r w:rsidDel="00AF70D6">
          <w:delText>S</w:delText>
        </w:r>
      </w:del>
      <w:r>
        <w:t>ection 6.02(8)(e)(iii)</w:t>
      </w:r>
      <w:ins w:id="4616" w:author="Author">
        <w:r w:rsidR="00AF70D6">
          <w:t xml:space="preserve"> of these Rules</w:t>
        </w:r>
      </w:ins>
      <w:del w:id="4617" w:author="Author">
        <w:r w:rsidDel="00AF70D6">
          <w:delText>, above</w:delText>
        </w:r>
      </w:del>
      <w:r>
        <w:t xml:space="preserve">, until an </w:t>
      </w:r>
      <w:del w:id="4618" w:author="Author">
        <w:r w:rsidDel="00AF70D6">
          <w:delText>educational surrogate parent</w:delText>
        </w:r>
      </w:del>
      <w:ins w:id="4619" w:author="Author">
        <w:r w:rsidR="00AF70D6">
          <w:t>ESP</w:t>
        </w:r>
      </w:ins>
      <w:r>
        <w:t xml:space="preserve"> </w:t>
      </w:r>
      <w:del w:id="4620" w:author="Author">
        <w:r w:rsidDel="00AF70D6">
          <w:delText xml:space="preserve">can be appointed </w:delText>
        </w:r>
      </w:del>
      <w:r>
        <w:t xml:space="preserve">that meets all of the requirements of </w:t>
      </w:r>
      <w:ins w:id="4621" w:author="Author">
        <w:r w:rsidR="00AF70D6">
          <w:t>s</w:t>
        </w:r>
      </w:ins>
      <w:del w:id="4622" w:author="Author">
        <w:r w:rsidDel="00AF70D6">
          <w:delText>S</w:delText>
        </w:r>
      </w:del>
      <w:r>
        <w:t>ection 6.02(8)(e)(iii)</w:t>
      </w:r>
      <w:ins w:id="4623" w:author="Author">
        <w:r w:rsidR="00AF70D6">
          <w:t xml:space="preserve"> of these Rules can be appointed</w:t>
        </w:r>
      </w:ins>
      <w:r>
        <w:t>.</w:t>
      </w:r>
    </w:p>
    <w:p w14:paraId="5F6BEA33" w14:textId="77777777" w:rsidR="000801E7" w:rsidRDefault="000801E7" w:rsidP="00253E03">
      <w:pPr>
        <w:pStyle w:val="par2"/>
        <w:spacing w:after="240"/>
      </w:pPr>
      <w:r>
        <w:t>6.02(8)(i)</w:t>
      </w:r>
      <w:r>
        <w:tab/>
      </w:r>
      <w:del w:id="4624" w:author="Author">
        <w:r w:rsidDel="00AF70D6">
          <w:delText>Educational surrogate parent</w:delText>
        </w:r>
      </w:del>
      <w:ins w:id="4625" w:author="Author">
        <w:r w:rsidR="00AF70D6">
          <w:t>ESP</w:t>
        </w:r>
      </w:ins>
      <w:r>
        <w:t xml:space="preserve"> responsibilities</w:t>
      </w:r>
      <w:del w:id="4626" w:author="Author">
        <w:r w:rsidDel="00AF70D6">
          <w:delText>.</w:delText>
        </w:r>
      </w:del>
    </w:p>
    <w:p w14:paraId="4A048EE7" w14:textId="77777777" w:rsidR="000801E7" w:rsidRDefault="000801E7" w:rsidP="00253E03">
      <w:pPr>
        <w:pStyle w:val="par3"/>
        <w:spacing w:after="240"/>
      </w:pPr>
      <w:r>
        <w:t xml:space="preserve">The </w:t>
      </w:r>
      <w:del w:id="4627" w:author="Author">
        <w:r w:rsidDel="00AF70D6">
          <w:delText>educational surrogate parent</w:delText>
        </w:r>
      </w:del>
      <w:ins w:id="4628" w:author="Author">
        <w:r w:rsidR="00AF70D6">
          <w:t>ESP</w:t>
        </w:r>
      </w:ins>
      <w:r>
        <w:t xml:space="preserve"> may represent the child in all matters relating to</w:t>
      </w:r>
      <w:ins w:id="4629" w:author="Author">
        <w:r w:rsidR="00AF70D6">
          <w:t>:</w:t>
        </w:r>
      </w:ins>
      <w:del w:id="4630" w:author="Author">
        <w:r w:rsidDel="00AF70D6">
          <w:delText xml:space="preserve"> -</w:delText>
        </w:r>
      </w:del>
    </w:p>
    <w:p w14:paraId="2BEB0EBC" w14:textId="77777777" w:rsidR="000801E7" w:rsidRDefault="000801E7" w:rsidP="00253E03">
      <w:pPr>
        <w:pStyle w:val="par3"/>
        <w:spacing w:after="240"/>
      </w:pPr>
      <w:r>
        <w:t>6.02(8)(i)(i)</w:t>
      </w:r>
      <w:r>
        <w:tab/>
        <w:t>The identification, evaluation, and educational placement of the child; and</w:t>
      </w:r>
    </w:p>
    <w:p w14:paraId="73A0FB77" w14:textId="77777777" w:rsidR="000801E7" w:rsidRDefault="000801E7" w:rsidP="00253E03">
      <w:pPr>
        <w:pStyle w:val="par3"/>
        <w:spacing w:after="240"/>
      </w:pPr>
      <w:r>
        <w:t>6.02(8)(i)(ii)</w:t>
      </w:r>
      <w:r>
        <w:tab/>
        <w:t>The provision of FAPE to the child.</w:t>
      </w:r>
    </w:p>
    <w:p w14:paraId="01DBF4C7" w14:textId="77777777" w:rsidR="000801E7" w:rsidRDefault="000801E7" w:rsidP="00253E03">
      <w:pPr>
        <w:pStyle w:val="par2"/>
        <w:spacing w:after="240"/>
      </w:pPr>
      <w:r>
        <w:t>6.02(8)(j)</w:t>
      </w:r>
      <w:r>
        <w:tab/>
        <w:t>Responsibility of the Department</w:t>
      </w:r>
      <w:del w:id="4631" w:author="Author">
        <w:r w:rsidDel="00AF70D6">
          <w:delText>.</w:delText>
        </w:r>
      </w:del>
    </w:p>
    <w:p w14:paraId="6E4A232C" w14:textId="77777777" w:rsidR="000801E7" w:rsidRDefault="000801E7" w:rsidP="00253E03">
      <w:pPr>
        <w:pStyle w:val="upar3"/>
        <w:spacing w:after="240"/>
      </w:pPr>
      <w:r>
        <w:t xml:space="preserve">The Department </w:t>
      </w:r>
      <w:del w:id="4632" w:author="Author">
        <w:r w:rsidDel="008D6DC4">
          <w:delText xml:space="preserve">must </w:delText>
        </w:r>
      </w:del>
      <w:ins w:id="4633" w:author="Author">
        <w:r w:rsidR="008D6DC4">
          <w:t xml:space="preserve">shall </w:t>
        </w:r>
      </w:ins>
      <w:r>
        <w:t xml:space="preserve">make reasonable efforts to ensure the assignment of an </w:t>
      </w:r>
      <w:del w:id="4634" w:author="Author">
        <w:r w:rsidDel="00AF70D6">
          <w:delText>educational surrogate parent</w:delText>
        </w:r>
      </w:del>
      <w:ins w:id="4635" w:author="Author">
        <w:r w:rsidR="00AF70D6">
          <w:t>ESP</w:t>
        </w:r>
      </w:ins>
      <w:r>
        <w:t xml:space="preserve"> not more than 30 days after the responsible </w:t>
      </w:r>
      <w:del w:id="4636" w:author="Author">
        <w:r w:rsidDel="00AF70D6">
          <w:delText>administrative unit</w:delText>
        </w:r>
      </w:del>
      <w:ins w:id="4637" w:author="Author">
        <w:r w:rsidR="00AF70D6">
          <w:t>AU</w:t>
        </w:r>
      </w:ins>
      <w:r>
        <w:t xml:space="preserve"> or state-operated program determines that the child needs an </w:t>
      </w:r>
      <w:del w:id="4638" w:author="Author">
        <w:r w:rsidDel="00AF70D6">
          <w:delText>educational surrogate parent</w:delText>
        </w:r>
      </w:del>
      <w:ins w:id="4639" w:author="Author">
        <w:r w:rsidR="00AF70D6">
          <w:t>ESP</w:t>
        </w:r>
      </w:ins>
      <w:r>
        <w:t>.</w:t>
      </w:r>
    </w:p>
    <w:p w14:paraId="2D34479F" w14:textId="77777777" w:rsidR="000801E7" w:rsidRDefault="000801E7" w:rsidP="00253E03">
      <w:pPr>
        <w:pStyle w:val="par2"/>
        <w:spacing w:after="240"/>
      </w:pPr>
      <w:r>
        <w:t>6.02(8)(k)</w:t>
      </w:r>
      <w:r>
        <w:tab/>
        <w:t xml:space="preserve">Approved </w:t>
      </w:r>
      <w:ins w:id="4640" w:author="Author">
        <w:r w:rsidR="00AF70D6">
          <w:t>f</w:t>
        </w:r>
      </w:ins>
      <w:del w:id="4641" w:author="Author">
        <w:r w:rsidDel="00AF70D6">
          <w:delText>F</w:delText>
        </w:r>
      </w:del>
      <w:r>
        <w:t xml:space="preserve">acilities </w:t>
      </w:r>
      <w:ins w:id="4642" w:author="Author">
        <w:r w:rsidR="00AF70D6">
          <w:t>s</w:t>
        </w:r>
      </w:ins>
      <w:del w:id="4643" w:author="Author">
        <w:r w:rsidDel="00AF70D6">
          <w:delText>S</w:delText>
        </w:r>
      </w:del>
      <w:r>
        <w:t>chools</w:t>
      </w:r>
      <w:del w:id="4644" w:author="Author">
        <w:r w:rsidDel="00AF70D6">
          <w:delText>.</w:delText>
        </w:r>
      </w:del>
    </w:p>
    <w:p w14:paraId="49AC7A40" w14:textId="77777777" w:rsidR="000801E7" w:rsidRDefault="000801E7" w:rsidP="00253E03">
      <w:pPr>
        <w:pStyle w:val="upar3"/>
        <w:spacing w:after="240"/>
      </w:pPr>
      <w:r>
        <w:t xml:space="preserve">Notwithstanding </w:t>
      </w:r>
      <w:ins w:id="4645" w:author="Author">
        <w:r w:rsidR="00AF70D6">
          <w:t>s</w:t>
        </w:r>
      </w:ins>
      <w:del w:id="4646" w:author="Author">
        <w:r w:rsidDel="00AF70D6">
          <w:delText>S</w:delText>
        </w:r>
      </w:del>
      <w:r>
        <w:t>ection 6.02(8)(c)</w:t>
      </w:r>
      <w:ins w:id="4647" w:author="Author">
        <w:r w:rsidR="00AF70D6">
          <w:t xml:space="preserve"> of these Rules</w:t>
        </w:r>
      </w:ins>
      <w:del w:id="4648" w:author="Author">
        <w:r w:rsidDel="00AF70D6">
          <w:delText>, above</w:delText>
        </w:r>
      </w:del>
      <w:r>
        <w:t xml:space="preserve">, if it is determined that a child placed in an approved facility school needs an </w:t>
      </w:r>
      <w:del w:id="4649" w:author="Author">
        <w:r w:rsidDel="00AF70D6">
          <w:delText>educational surrogate parent</w:delText>
        </w:r>
      </w:del>
      <w:ins w:id="4650" w:author="Author">
        <w:r w:rsidR="00AF70D6">
          <w:t>ESP</w:t>
        </w:r>
      </w:ins>
      <w:r>
        <w:t xml:space="preserve">, the child’s </w:t>
      </w:r>
      <w:del w:id="4651" w:author="Author">
        <w:r w:rsidDel="00AF70D6">
          <w:delText>administrative unit of residence</w:delText>
        </w:r>
      </w:del>
      <w:ins w:id="4652" w:author="Author">
        <w:r w:rsidR="00AF70D6">
          <w:t>AUR</w:t>
        </w:r>
      </w:ins>
      <w:r>
        <w:t xml:space="preserve"> or state-operated program is responsible for locating and assigning the </w:t>
      </w:r>
      <w:del w:id="4653" w:author="Author">
        <w:r w:rsidDel="00AF70D6">
          <w:delText>educational surrogate parent</w:delText>
        </w:r>
      </w:del>
      <w:ins w:id="4654" w:author="Author">
        <w:r w:rsidR="00AF70D6">
          <w:t>ESP</w:t>
        </w:r>
      </w:ins>
      <w:r>
        <w:t xml:space="preserve">. If the approved facility school is not located within the boundaries of the </w:t>
      </w:r>
      <w:del w:id="4655" w:author="Author">
        <w:r w:rsidDel="00AF70D6">
          <w:delText>administrative unit of residence</w:delText>
        </w:r>
      </w:del>
      <w:ins w:id="4656" w:author="Author">
        <w:r w:rsidR="00AF70D6">
          <w:t>AUR</w:t>
        </w:r>
      </w:ins>
      <w:r>
        <w:t xml:space="preserve">, the </w:t>
      </w:r>
      <w:del w:id="4657" w:author="Author">
        <w:r w:rsidDel="00AF70D6">
          <w:delText xml:space="preserve">administrative </w:delText>
        </w:r>
        <w:r w:rsidDel="00AF70D6">
          <w:lastRenderedPageBreak/>
          <w:delText>unit</w:delText>
        </w:r>
      </w:del>
      <w:ins w:id="4658" w:author="Author">
        <w:r w:rsidR="00AF70D6">
          <w:t>AU</w:t>
        </w:r>
      </w:ins>
      <w:r>
        <w:t xml:space="preserve"> in which the approved facility school is located shall cooperate with the </w:t>
      </w:r>
      <w:del w:id="4659" w:author="Author">
        <w:r w:rsidDel="00AF70D6">
          <w:delText>administrative unit of residence</w:delText>
        </w:r>
      </w:del>
      <w:ins w:id="4660" w:author="Author">
        <w:r w:rsidR="00AF70D6">
          <w:t>AUR</w:t>
        </w:r>
      </w:ins>
      <w:r>
        <w:t xml:space="preserve"> in locating an </w:t>
      </w:r>
      <w:del w:id="4661" w:author="Author">
        <w:r w:rsidDel="00AF70D6">
          <w:delText>educational surrogate parent</w:delText>
        </w:r>
      </w:del>
      <w:ins w:id="4662" w:author="Author">
        <w:r w:rsidR="00AF70D6">
          <w:t>ESP</w:t>
        </w:r>
      </w:ins>
      <w:r>
        <w:t xml:space="preserve"> for the child.</w:t>
      </w:r>
    </w:p>
    <w:p w14:paraId="78DABAC5" w14:textId="77777777" w:rsidR="00AF70D6" w:rsidRDefault="000801E7" w:rsidP="00253E03">
      <w:pPr>
        <w:pStyle w:val="par1"/>
        <w:spacing w:after="240"/>
        <w:rPr>
          <w:ins w:id="4663" w:author="Author"/>
        </w:rPr>
      </w:pPr>
      <w:r w:rsidRPr="00817D60">
        <w:t>6.02(9)</w:t>
      </w:r>
      <w:r w:rsidRPr="00817D60">
        <w:tab/>
      </w:r>
      <w:del w:id="4664" w:author="Author">
        <w:r w:rsidRPr="00817D60" w:rsidDel="00AF70D6">
          <w:delText xml:space="preserve">34 CFR §300.520 - </w:delText>
        </w:r>
      </w:del>
      <w:r w:rsidRPr="00817D60">
        <w:t>Transfer of parental rights at age of majority</w:t>
      </w:r>
      <w:ins w:id="4665" w:author="Author">
        <w:r w:rsidR="00AF70D6">
          <w:t xml:space="preserve"> (</w:t>
        </w:r>
        <w:r w:rsidR="00AF70D6" w:rsidRPr="00817D60">
          <w:t>34 C</w:t>
        </w:r>
        <w:r w:rsidR="00AF70D6">
          <w:t>.</w:t>
        </w:r>
        <w:r w:rsidR="00AF70D6" w:rsidRPr="00817D60">
          <w:t>F</w:t>
        </w:r>
        <w:r w:rsidR="00AF70D6">
          <w:t>.</w:t>
        </w:r>
        <w:r w:rsidR="00AF70D6" w:rsidRPr="00817D60">
          <w:t>R</w:t>
        </w:r>
        <w:r w:rsidR="00AF70D6">
          <w:t>.</w:t>
        </w:r>
        <w:r w:rsidR="00AF70D6" w:rsidRPr="00817D60">
          <w:t xml:space="preserve"> §</w:t>
        </w:r>
        <w:r w:rsidR="00AF70D6">
          <w:t xml:space="preserve"> </w:t>
        </w:r>
        <w:r w:rsidR="00AF70D6" w:rsidRPr="00817D60">
          <w:t>300.520</w:t>
        </w:r>
        <w:r w:rsidR="00AF70D6">
          <w:t>)</w:t>
        </w:r>
      </w:ins>
      <w:del w:id="4666" w:author="Author">
        <w:r w:rsidRPr="00817D60" w:rsidDel="00AF70D6">
          <w:delText>.</w:delText>
        </w:r>
      </w:del>
      <w:r w:rsidRPr="00817D60">
        <w:t xml:space="preserve"> </w:t>
      </w:r>
    </w:p>
    <w:p w14:paraId="7A3C0961" w14:textId="77777777" w:rsidR="000801E7" w:rsidRPr="00817D60" w:rsidRDefault="00AF70D6" w:rsidP="00253E03">
      <w:pPr>
        <w:pStyle w:val="par1"/>
        <w:spacing w:after="240"/>
      </w:pPr>
      <w:ins w:id="4667" w:author="Author">
        <w:r>
          <w:tab/>
        </w:r>
      </w:ins>
      <w:r w:rsidR="000801E7" w:rsidRPr="00817D60">
        <w:t>The age of majority for educational purposes in the State of Colorado is age 21;</w:t>
      </w:r>
    </w:p>
    <w:p w14:paraId="6C40CB24" w14:textId="77777777" w:rsidR="000801E7" w:rsidRPr="00817D60" w:rsidRDefault="000801E7" w:rsidP="00253E03">
      <w:pPr>
        <w:pStyle w:val="par1"/>
        <w:spacing w:after="240"/>
      </w:pPr>
      <w:r w:rsidRPr="00817D60">
        <w:t>6.02(10)</w:t>
      </w:r>
      <w:r w:rsidRPr="00817D60">
        <w:tab/>
      </w:r>
      <w:del w:id="4668" w:author="Author">
        <w:r w:rsidRPr="00817D60" w:rsidDel="00AF70D6">
          <w:delText xml:space="preserve">34 CFR §300.530 through §300.537 - </w:delText>
        </w:r>
      </w:del>
      <w:r w:rsidRPr="00817D60">
        <w:t>Student discipline procedures</w:t>
      </w:r>
      <w:del w:id="4669" w:author="Author">
        <w:r w:rsidRPr="00817D60" w:rsidDel="00AF70D6">
          <w:delText>.</w:delText>
        </w:r>
      </w:del>
    </w:p>
    <w:p w14:paraId="0CBE1C7E" w14:textId="77777777" w:rsidR="000801E7" w:rsidRDefault="000801E7" w:rsidP="00253E03">
      <w:pPr>
        <w:pStyle w:val="upar2"/>
        <w:spacing w:after="240"/>
      </w:pPr>
      <w:r>
        <w:t>Student discipline procedures and protections for children with disabilities shall be consistent with the requirements set forth in 34 C</w:t>
      </w:r>
      <w:ins w:id="4670" w:author="Author">
        <w:r w:rsidR="00AF70D6">
          <w:t>.</w:t>
        </w:r>
      </w:ins>
      <w:r>
        <w:t>F</w:t>
      </w:r>
      <w:ins w:id="4671" w:author="Author">
        <w:r w:rsidR="00AF70D6">
          <w:t>.</w:t>
        </w:r>
      </w:ins>
      <w:r>
        <w:t>R</w:t>
      </w:r>
      <w:ins w:id="4672" w:author="Author">
        <w:r w:rsidR="00AF70D6">
          <w:t>.</w:t>
        </w:r>
      </w:ins>
      <w:r>
        <w:t xml:space="preserve"> §</w:t>
      </w:r>
      <w:ins w:id="4673" w:author="Author">
        <w:r w:rsidR="00AF70D6">
          <w:t xml:space="preserve">§ </w:t>
        </w:r>
      </w:ins>
      <w:r>
        <w:t xml:space="preserve">300.530 through </w:t>
      </w:r>
      <w:del w:id="4674" w:author="Author">
        <w:r w:rsidDel="00AF70D6">
          <w:delText>§</w:delText>
        </w:r>
      </w:del>
      <w:r>
        <w:t>300.537. The topics addressed by those requirements include:</w:t>
      </w:r>
    </w:p>
    <w:p w14:paraId="7457BD5A" w14:textId="77777777" w:rsidR="000801E7" w:rsidRDefault="000801E7" w:rsidP="00253E03">
      <w:pPr>
        <w:pStyle w:val="par2"/>
        <w:spacing w:after="240"/>
      </w:pPr>
      <w:r>
        <w:t>6.02(10)(a)</w:t>
      </w:r>
      <w:r>
        <w:tab/>
      </w:r>
      <w:ins w:id="4675" w:author="Author">
        <w:r w:rsidR="00AF70D6">
          <w:t>34 C</w:t>
        </w:r>
        <w:r w:rsidR="00794F87">
          <w:t>.</w:t>
        </w:r>
        <w:r w:rsidR="00AF70D6">
          <w:t>F</w:t>
        </w:r>
        <w:r w:rsidR="00794F87">
          <w:t>.</w:t>
        </w:r>
        <w:r w:rsidR="00AF70D6">
          <w:t>R</w:t>
        </w:r>
        <w:r w:rsidR="00794F87">
          <w:t>.</w:t>
        </w:r>
        <w:r w:rsidR="00AF70D6">
          <w:t xml:space="preserve"> §</w:t>
        </w:r>
        <w:r w:rsidR="00794F87">
          <w:t xml:space="preserve"> </w:t>
        </w:r>
        <w:r w:rsidR="00AF70D6">
          <w:t xml:space="preserve">300.530 - </w:t>
        </w:r>
      </w:ins>
      <w:r>
        <w:t>Authority of school personnel</w:t>
      </w:r>
      <w:del w:id="4676" w:author="Author">
        <w:r w:rsidDel="00AF70D6">
          <w:delText xml:space="preserve"> - 34 CFR §300.530</w:delText>
        </w:r>
      </w:del>
      <w:r>
        <w:t>;</w:t>
      </w:r>
    </w:p>
    <w:p w14:paraId="65080CA5" w14:textId="77777777" w:rsidR="000801E7" w:rsidRDefault="000801E7" w:rsidP="00253E03">
      <w:pPr>
        <w:pStyle w:val="par2"/>
        <w:spacing w:after="240"/>
      </w:pPr>
      <w:r>
        <w:t>6.02(10)(b)</w:t>
      </w:r>
      <w:r>
        <w:tab/>
      </w:r>
      <w:ins w:id="4677" w:author="Author">
        <w:r w:rsidR="00AF70D6">
          <w:t>34 C</w:t>
        </w:r>
        <w:r w:rsidR="00794F87">
          <w:t>.</w:t>
        </w:r>
        <w:r w:rsidR="00AF70D6">
          <w:t>F</w:t>
        </w:r>
        <w:r w:rsidR="00794F87">
          <w:t>.</w:t>
        </w:r>
        <w:r w:rsidR="00AF70D6">
          <w:t>R</w:t>
        </w:r>
        <w:r w:rsidR="00794F87">
          <w:t>.</w:t>
        </w:r>
        <w:r w:rsidR="00AF70D6">
          <w:t xml:space="preserve"> §</w:t>
        </w:r>
        <w:r w:rsidR="00794F87">
          <w:t xml:space="preserve"> </w:t>
        </w:r>
        <w:r w:rsidR="00AF70D6">
          <w:t xml:space="preserve">300.530(b)(1) - </w:t>
        </w:r>
      </w:ins>
      <w:r>
        <w:t xml:space="preserve">Removals for not more than </w:t>
      </w:r>
      <w:del w:id="4678" w:author="Author">
        <w:r w:rsidDel="00794F87">
          <w:delText>ten (</w:delText>
        </w:r>
      </w:del>
      <w:r>
        <w:t>10</w:t>
      </w:r>
      <w:del w:id="4679" w:author="Author">
        <w:r w:rsidDel="00794F87">
          <w:delText>)</w:delText>
        </w:r>
      </w:del>
      <w:r>
        <w:t xml:space="preserve"> consecutive school days and patterns of removal</w:t>
      </w:r>
      <w:del w:id="4680" w:author="Author">
        <w:r w:rsidDel="00794F87">
          <w:delText xml:space="preserve"> -</w:delText>
        </w:r>
        <w:r w:rsidDel="00AF70D6">
          <w:delText xml:space="preserve"> 34 CFR §300.530(b)(1)</w:delText>
        </w:r>
      </w:del>
      <w:r>
        <w:t>;</w:t>
      </w:r>
    </w:p>
    <w:p w14:paraId="00DA05F7" w14:textId="77777777" w:rsidR="000801E7" w:rsidRDefault="000801E7" w:rsidP="00253E03">
      <w:pPr>
        <w:pStyle w:val="par2"/>
        <w:spacing w:after="240"/>
      </w:pPr>
      <w:r>
        <w:t>6.02(10)(c)</w:t>
      </w:r>
      <w:r>
        <w:tab/>
      </w:r>
      <w:ins w:id="4681" w:author="Author">
        <w:r w:rsidR="00AF70D6">
          <w:t>34 C</w:t>
        </w:r>
        <w:r w:rsidR="00794F87">
          <w:t>.</w:t>
        </w:r>
        <w:r w:rsidR="00AF70D6">
          <w:t>F</w:t>
        </w:r>
        <w:r w:rsidR="00794F87">
          <w:t>.</w:t>
        </w:r>
        <w:r w:rsidR="00AF70D6">
          <w:t>R</w:t>
        </w:r>
        <w:r w:rsidR="00794F87">
          <w:t>.</w:t>
        </w:r>
        <w:r w:rsidR="00AF70D6">
          <w:t xml:space="preserve"> §</w:t>
        </w:r>
        <w:r w:rsidR="00794F87">
          <w:t xml:space="preserve"> </w:t>
        </w:r>
        <w:r w:rsidR="00AF70D6">
          <w:t xml:space="preserve">300.530(b)(2) - </w:t>
        </w:r>
      </w:ins>
      <w:r>
        <w:t xml:space="preserve">Removals cumulating to more than </w:t>
      </w:r>
      <w:del w:id="4682" w:author="Author">
        <w:r w:rsidDel="00794F87">
          <w:delText>ten (</w:delText>
        </w:r>
      </w:del>
      <w:r>
        <w:t>10</w:t>
      </w:r>
      <w:del w:id="4683" w:author="Author">
        <w:r w:rsidDel="00794F87">
          <w:delText>)</w:delText>
        </w:r>
      </w:del>
      <w:r>
        <w:t xml:space="preserve"> school days in a school year</w:t>
      </w:r>
      <w:del w:id="4684" w:author="Author">
        <w:r w:rsidDel="00794F87">
          <w:delText xml:space="preserve"> -</w:delText>
        </w:r>
        <w:r w:rsidDel="00AF70D6">
          <w:delText xml:space="preserve"> 34 CFR §300.530(b)(2)</w:delText>
        </w:r>
      </w:del>
      <w:r>
        <w:t>;</w:t>
      </w:r>
    </w:p>
    <w:p w14:paraId="4723770C" w14:textId="77777777" w:rsidR="000801E7" w:rsidRDefault="000801E7" w:rsidP="00253E03">
      <w:pPr>
        <w:pStyle w:val="par2"/>
        <w:spacing w:after="240"/>
      </w:pPr>
      <w:r>
        <w:t>6.02(10)(d)</w:t>
      </w:r>
      <w:r>
        <w:tab/>
      </w:r>
      <w:ins w:id="4685" w:author="Author">
        <w:r w:rsidR="00794F87">
          <w:t>34 C</w:t>
        </w:r>
        <w:r w:rsidR="00BB38CC">
          <w:t>.</w:t>
        </w:r>
        <w:r w:rsidR="00794F87">
          <w:t>F</w:t>
        </w:r>
        <w:r w:rsidR="00BB38CC">
          <w:t>.</w:t>
        </w:r>
        <w:r w:rsidR="00794F87">
          <w:t>R</w:t>
        </w:r>
        <w:r w:rsidR="00BB38CC">
          <w:t>.</w:t>
        </w:r>
        <w:r w:rsidR="00794F87">
          <w:t xml:space="preserve"> §300.530(c) - </w:t>
        </w:r>
      </w:ins>
      <w:r>
        <w:t>Removals exceeding 10 consecutive school</w:t>
      </w:r>
      <w:del w:id="4686" w:author="Author">
        <w:r w:rsidDel="00794F87">
          <w:delText>s</w:delText>
        </w:r>
      </w:del>
      <w:r>
        <w:t xml:space="preserve"> days</w:t>
      </w:r>
      <w:del w:id="4687" w:author="Author">
        <w:r w:rsidDel="00794F87">
          <w:delText xml:space="preserve"> - 34 CFR §300.530(c)</w:delText>
        </w:r>
      </w:del>
      <w:r>
        <w:t>;</w:t>
      </w:r>
    </w:p>
    <w:p w14:paraId="369AE88B" w14:textId="77777777" w:rsidR="000801E7" w:rsidRDefault="000801E7" w:rsidP="00253E03">
      <w:pPr>
        <w:pStyle w:val="par2"/>
        <w:spacing w:after="240"/>
      </w:pPr>
      <w:r>
        <w:t>6.02(10)(e)</w:t>
      </w:r>
      <w:r>
        <w:tab/>
      </w:r>
      <w:ins w:id="4688" w:author="Author">
        <w:r w:rsidR="00794F87">
          <w:t xml:space="preserve">34 C.F.R. §§ 300.530(b)(2) and 300.530(d) - </w:t>
        </w:r>
      </w:ins>
      <w:r>
        <w:t>Required provision of services for students suspended or expelled for more than ten cumulative school days in a school year</w:t>
      </w:r>
      <w:del w:id="4689" w:author="Author">
        <w:r w:rsidDel="00794F87">
          <w:delText xml:space="preserve"> - 34 CFR §300.530(b)(2) and 34 CFR §300.530(d)</w:delText>
        </w:r>
      </w:del>
      <w:r>
        <w:t>;</w:t>
      </w:r>
    </w:p>
    <w:p w14:paraId="6FD7F1FD" w14:textId="77777777" w:rsidR="000801E7" w:rsidRDefault="000801E7" w:rsidP="00253E03">
      <w:pPr>
        <w:pStyle w:val="par2"/>
        <w:spacing w:after="240"/>
      </w:pPr>
      <w:r>
        <w:t>6.02(10)(f)</w:t>
      </w:r>
      <w:r>
        <w:tab/>
      </w:r>
      <w:ins w:id="4690" w:author="Author">
        <w:r w:rsidR="00794F87">
          <w:t xml:space="preserve">34 C.F.R. §§ 300.530(e) and 300.530(f) - </w:t>
        </w:r>
      </w:ins>
      <w:r>
        <w:t>Manifestation determinations</w:t>
      </w:r>
      <w:del w:id="4691" w:author="Author">
        <w:r w:rsidDel="00794F87">
          <w:delText xml:space="preserve"> - 34 CFR §300.530(e) and 34 CFR §300.530(f)</w:delText>
        </w:r>
      </w:del>
      <w:r>
        <w:t>;</w:t>
      </w:r>
    </w:p>
    <w:p w14:paraId="4A6B5A6A" w14:textId="77777777" w:rsidR="000801E7" w:rsidRDefault="000801E7" w:rsidP="00253E03">
      <w:pPr>
        <w:pStyle w:val="par2"/>
        <w:spacing w:after="240"/>
      </w:pPr>
      <w:r>
        <w:t>6.02(10)(g)</w:t>
      </w:r>
      <w:r>
        <w:tab/>
      </w:r>
      <w:ins w:id="4692" w:author="Author">
        <w:r w:rsidR="00794F87">
          <w:t xml:space="preserve">34 C.F.R. § 300.530(g) - </w:t>
        </w:r>
      </w:ins>
      <w:r>
        <w:t>Special circumstances</w:t>
      </w:r>
      <w:del w:id="4693" w:author="Author">
        <w:r w:rsidDel="00794F87">
          <w:delText xml:space="preserve"> - 34 CFR §300.530(g)</w:delText>
        </w:r>
      </w:del>
      <w:r>
        <w:t>;</w:t>
      </w:r>
    </w:p>
    <w:p w14:paraId="137876BE" w14:textId="77777777" w:rsidR="000801E7" w:rsidRPr="00817D60" w:rsidRDefault="000801E7" w:rsidP="00253E03">
      <w:pPr>
        <w:pStyle w:val="par2"/>
        <w:spacing w:after="240"/>
      </w:pPr>
      <w:r w:rsidRPr="00817D60">
        <w:t>6.02(10)(h)</w:t>
      </w:r>
      <w:r w:rsidRPr="00817D60">
        <w:tab/>
      </w:r>
      <w:ins w:id="4694" w:author="Author">
        <w:r w:rsidR="00794F87" w:rsidRPr="00817D60">
          <w:t>34 C</w:t>
        </w:r>
        <w:r w:rsidR="00794F87">
          <w:t>.</w:t>
        </w:r>
        <w:r w:rsidR="00794F87" w:rsidRPr="00817D60">
          <w:t>F</w:t>
        </w:r>
        <w:r w:rsidR="00794F87">
          <w:t>.</w:t>
        </w:r>
        <w:r w:rsidR="00794F87" w:rsidRPr="00817D60">
          <w:t>R</w:t>
        </w:r>
        <w:r w:rsidR="00794F87">
          <w:t>.</w:t>
        </w:r>
        <w:r w:rsidR="00794F87" w:rsidRPr="00817D60">
          <w:t xml:space="preserve"> §</w:t>
        </w:r>
        <w:r w:rsidR="00794F87">
          <w:t xml:space="preserve"> </w:t>
        </w:r>
        <w:r w:rsidR="00794F87" w:rsidRPr="00817D60">
          <w:t>300.530(h)</w:t>
        </w:r>
        <w:r w:rsidR="00794F87">
          <w:t xml:space="preserve"> - </w:t>
        </w:r>
      </w:ins>
      <w:r w:rsidRPr="00817D60">
        <w:t>Requirements regarding notification to parents</w:t>
      </w:r>
      <w:del w:id="4695" w:author="Author">
        <w:r w:rsidRPr="00817D60" w:rsidDel="00794F87">
          <w:delText xml:space="preserve"> - 34 CFR §300.530(h)</w:delText>
        </w:r>
      </w:del>
      <w:r w:rsidRPr="00817D60">
        <w:t>;</w:t>
      </w:r>
    </w:p>
    <w:p w14:paraId="0F700F86" w14:textId="77777777" w:rsidR="000801E7" w:rsidRPr="00817D60" w:rsidRDefault="000801E7" w:rsidP="00253E03">
      <w:pPr>
        <w:pStyle w:val="par2"/>
        <w:spacing w:after="240"/>
      </w:pPr>
      <w:r w:rsidRPr="00817D60">
        <w:t>6.02(10)(i)</w:t>
      </w:r>
      <w:r w:rsidRPr="00817D60">
        <w:tab/>
      </w:r>
      <w:ins w:id="4696" w:author="Author">
        <w:r w:rsidR="00794F87" w:rsidRPr="00817D60">
          <w:t>34 C</w:t>
        </w:r>
        <w:r w:rsidR="00794F87">
          <w:t>.</w:t>
        </w:r>
        <w:r w:rsidR="00794F87" w:rsidRPr="00817D60">
          <w:t>F</w:t>
        </w:r>
        <w:r w:rsidR="00794F87">
          <w:t>.</w:t>
        </w:r>
        <w:r w:rsidR="00794F87" w:rsidRPr="00817D60">
          <w:t>R</w:t>
        </w:r>
        <w:r w:rsidR="00794F87">
          <w:t>.</w:t>
        </w:r>
        <w:r w:rsidR="00794F87" w:rsidRPr="00817D60">
          <w:t xml:space="preserve"> §</w:t>
        </w:r>
        <w:r w:rsidR="00794F87">
          <w:t xml:space="preserve"> </w:t>
        </w:r>
        <w:r w:rsidR="00794F87" w:rsidRPr="00817D60">
          <w:t>300.530(i)</w:t>
        </w:r>
        <w:r w:rsidR="00794F87">
          <w:t xml:space="preserve"> - </w:t>
        </w:r>
      </w:ins>
      <w:r w:rsidRPr="00817D60">
        <w:t>Applicable definitions</w:t>
      </w:r>
      <w:del w:id="4697" w:author="Author">
        <w:r w:rsidRPr="00817D60" w:rsidDel="00794F87">
          <w:delText xml:space="preserve"> - 34 CFR §300.530(i)</w:delText>
        </w:r>
      </w:del>
      <w:r w:rsidRPr="00817D60">
        <w:t>;</w:t>
      </w:r>
    </w:p>
    <w:p w14:paraId="59103981" w14:textId="77777777" w:rsidR="000801E7" w:rsidRPr="00817D60" w:rsidRDefault="000801E7" w:rsidP="00253E03">
      <w:pPr>
        <w:pStyle w:val="par2"/>
        <w:spacing w:after="240"/>
      </w:pPr>
      <w:r w:rsidRPr="00817D60">
        <w:t>6.02(10)(j)</w:t>
      </w:r>
      <w:r w:rsidRPr="00817D60">
        <w:tab/>
      </w:r>
      <w:ins w:id="4698" w:author="Author">
        <w:r w:rsidR="00794F87" w:rsidRPr="00817D60">
          <w:t>34 C</w:t>
        </w:r>
        <w:r w:rsidR="00794F87">
          <w:t>.</w:t>
        </w:r>
        <w:r w:rsidR="00794F87" w:rsidRPr="00817D60">
          <w:t>F</w:t>
        </w:r>
        <w:r w:rsidR="00794F87">
          <w:t>.</w:t>
        </w:r>
        <w:r w:rsidR="00794F87" w:rsidRPr="00817D60">
          <w:t>R</w:t>
        </w:r>
        <w:r w:rsidR="00794F87">
          <w:t>.</w:t>
        </w:r>
        <w:r w:rsidR="00794F87" w:rsidRPr="00817D60">
          <w:t xml:space="preserve"> §</w:t>
        </w:r>
        <w:r w:rsidR="00794F87">
          <w:t xml:space="preserve"> </w:t>
        </w:r>
        <w:r w:rsidR="00794F87" w:rsidRPr="00817D60">
          <w:t>300.531</w:t>
        </w:r>
        <w:r w:rsidR="00794F87">
          <w:t xml:space="preserve"> - </w:t>
        </w:r>
      </w:ins>
      <w:r w:rsidRPr="00817D60">
        <w:t>Determination of setting</w:t>
      </w:r>
      <w:del w:id="4699" w:author="Author">
        <w:r w:rsidRPr="00817D60" w:rsidDel="00794F87">
          <w:delText xml:space="preserve"> - 34 CFR §300.531</w:delText>
        </w:r>
      </w:del>
      <w:r w:rsidRPr="00817D60">
        <w:t>;</w:t>
      </w:r>
    </w:p>
    <w:p w14:paraId="5E7B020C" w14:textId="77777777" w:rsidR="000801E7" w:rsidRPr="00817D60" w:rsidRDefault="000801E7" w:rsidP="00253E03">
      <w:pPr>
        <w:pStyle w:val="par2"/>
        <w:spacing w:after="240"/>
      </w:pPr>
      <w:r w:rsidRPr="00817D60">
        <w:lastRenderedPageBreak/>
        <w:t>6.02(10)(k)</w:t>
      </w:r>
      <w:r w:rsidRPr="00817D60">
        <w:tab/>
      </w:r>
      <w:ins w:id="4700" w:author="Author">
        <w:r w:rsidR="00794F87" w:rsidRPr="00817D60">
          <w:t>34 C</w:t>
        </w:r>
        <w:r w:rsidR="00794F87">
          <w:t>.</w:t>
        </w:r>
        <w:r w:rsidR="00794F87" w:rsidRPr="00817D60">
          <w:t>F</w:t>
        </w:r>
        <w:r w:rsidR="00794F87">
          <w:t>.</w:t>
        </w:r>
        <w:r w:rsidR="00794F87" w:rsidRPr="00817D60">
          <w:t>R</w:t>
        </w:r>
        <w:r w:rsidR="00794F87">
          <w:t>.</w:t>
        </w:r>
        <w:r w:rsidR="00794F87" w:rsidRPr="00817D60">
          <w:t xml:space="preserve"> §</w:t>
        </w:r>
        <w:r w:rsidR="00794F87">
          <w:t xml:space="preserve"> </w:t>
        </w:r>
        <w:r w:rsidR="00794F87" w:rsidRPr="00817D60">
          <w:t>300.532</w:t>
        </w:r>
        <w:r w:rsidR="00794F87">
          <w:t xml:space="preserve"> - </w:t>
        </w:r>
      </w:ins>
      <w:r w:rsidRPr="00817D60">
        <w:t>Appeal (including expedited due process hearings)</w:t>
      </w:r>
      <w:del w:id="4701" w:author="Author">
        <w:r w:rsidRPr="00817D60" w:rsidDel="00794F87">
          <w:delText xml:space="preserve"> - 34 CFR §300.532</w:delText>
        </w:r>
      </w:del>
      <w:r w:rsidRPr="00817D60">
        <w:t>;</w:t>
      </w:r>
    </w:p>
    <w:p w14:paraId="300A6DB0" w14:textId="77777777" w:rsidR="000801E7" w:rsidRPr="00817D60" w:rsidRDefault="000801E7" w:rsidP="00253E03">
      <w:pPr>
        <w:pStyle w:val="par2"/>
        <w:spacing w:after="240"/>
      </w:pPr>
      <w:r w:rsidRPr="00817D60">
        <w:t>6.02(10)(l)</w:t>
      </w:r>
      <w:r w:rsidRPr="00817D60">
        <w:tab/>
      </w:r>
      <w:ins w:id="4702" w:author="Author">
        <w:r w:rsidR="00794F87" w:rsidRPr="00817D60">
          <w:t>34 C</w:t>
        </w:r>
        <w:r w:rsidR="00794F87">
          <w:t>.</w:t>
        </w:r>
        <w:r w:rsidR="00794F87" w:rsidRPr="00817D60">
          <w:t>F</w:t>
        </w:r>
        <w:r w:rsidR="00794F87">
          <w:t>.</w:t>
        </w:r>
        <w:r w:rsidR="00794F87" w:rsidRPr="00817D60">
          <w:t>R</w:t>
        </w:r>
        <w:r w:rsidR="00794F87">
          <w:t>.</w:t>
        </w:r>
        <w:r w:rsidR="00794F87" w:rsidRPr="00817D60">
          <w:t xml:space="preserve"> §</w:t>
        </w:r>
        <w:r w:rsidR="00794F87">
          <w:t xml:space="preserve"> </w:t>
        </w:r>
        <w:r w:rsidR="00794F87" w:rsidRPr="00817D60">
          <w:t>300.533</w:t>
        </w:r>
        <w:r w:rsidR="00794F87">
          <w:t xml:space="preserve"> - </w:t>
        </w:r>
      </w:ins>
      <w:r w:rsidRPr="00817D60">
        <w:t>Placement during appeals</w:t>
      </w:r>
      <w:del w:id="4703" w:author="Author">
        <w:r w:rsidRPr="00817D60" w:rsidDel="00794F87">
          <w:delText xml:space="preserve"> - 34 CFR §300.533</w:delText>
        </w:r>
      </w:del>
      <w:r w:rsidRPr="00817D60">
        <w:t>;</w:t>
      </w:r>
    </w:p>
    <w:p w14:paraId="1B1EBEEC" w14:textId="77777777" w:rsidR="000801E7" w:rsidRPr="00817D60" w:rsidRDefault="000801E7" w:rsidP="00253E03">
      <w:pPr>
        <w:pStyle w:val="par2"/>
        <w:spacing w:after="240"/>
      </w:pPr>
      <w:r w:rsidRPr="00817D60">
        <w:t>6.02(10)(m)</w:t>
      </w:r>
      <w:r w:rsidRPr="00817D60">
        <w:tab/>
      </w:r>
      <w:ins w:id="4704" w:author="Author">
        <w:r w:rsidR="00794F87" w:rsidRPr="00817D60">
          <w:t>34 C</w:t>
        </w:r>
        <w:r w:rsidR="00794F87">
          <w:t>.</w:t>
        </w:r>
        <w:r w:rsidR="00794F87" w:rsidRPr="00817D60">
          <w:t>F</w:t>
        </w:r>
        <w:r w:rsidR="00794F87">
          <w:t>.</w:t>
        </w:r>
        <w:r w:rsidR="00794F87" w:rsidRPr="00817D60">
          <w:t>R</w:t>
        </w:r>
        <w:r w:rsidR="00794F87">
          <w:t>.</w:t>
        </w:r>
        <w:r w:rsidR="00794F87" w:rsidRPr="00817D60">
          <w:t xml:space="preserve"> §</w:t>
        </w:r>
        <w:r w:rsidR="00794F87">
          <w:t xml:space="preserve"> </w:t>
        </w:r>
        <w:r w:rsidR="00794F87" w:rsidRPr="00817D60">
          <w:t>300.534</w:t>
        </w:r>
        <w:r w:rsidR="00794F87">
          <w:t xml:space="preserve"> - </w:t>
        </w:r>
      </w:ins>
      <w:r w:rsidRPr="00817D60">
        <w:t>Protections for children not determined eligible for special education and related services</w:t>
      </w:r>
      <w:del w:id="4705" w:author="Author">
        <w:r w:rsidRPr="00817D60" w:rsidDel="00794F87">
          <w:delText xml:space="preserve"> - 34 CFR §300.534</w:delText>
        </w:r>
      </w:del>
      <w:r w:rsidRPr="00817D60">
        <w:t>;</w:t>
      </w:r>
    </w:p>
    <w:p w14:paraId="058F303D" w14:textId="77777777" w:rsidR="000801E7" w:rsidRPr="00817D60" w:rsidRDefault="000801E7" w:rsidP="00253E03">
      <w:pPr>
        <w:pStyle w:val="par2"/>
        <w:spacing w:after="240"/>
      </w:pPr>
      <w:r w:rsidRPr="00817D60">
        <w:t>6.02(10)(n)</w:t>
      </w:r>
      <w:r w:rsidRPr="00817D60">
        <w:tab/>
      </w:r>
      <w:ins w:id="4706" w:author="Author">
        <w:r w:rsidR="00794F87" w:rsidRPr="00817D60">
          <w:t>34 C</w:t>
        </w:r>
        <w:r w:rsidR="00794F87">
          <w:t>.</w:t>
        </w:r>
        <w:r w:rsidR="00794F87" w:rsidRPr="00817D60">
          <w:t>F</w:t>
        </w:r>
        <w:r w:rsidR="00794F87">
          <w:t>.</w:t>
        </w:r>
        <w:r w:rsidR="00794F87" w:rsidRPr="00817D60">
          <w:t>R</w:t>
        </w:r>
        <w:r w:rsidR="00794F87">
          <w:t>.</w:t>
        </w:r>
        <w:r w:rsidR="00794F87" w:rsidRPr="00817D60">
          <w:t xml:space="preserve"> §</w:t>
        </w:r>
        <w:r w:rsidR="00794F87">
          <w:t xml:space="preserve"> </w:t>
        </w:r>
        <w:r w:rsidR="00794F87" w:rsidRPr="00817D60">
          <w:t>300.535</w:t>
        </w:r>
        <w:r w:rsidR="00794F87">
          <w:t xml:space="preserve"> - </w:t>
        </w:r>
      </w:ins>
      <w:r w:rsidRPr="00817D60">
        <w:t>Referral to and action by law enforcement and judicial authorities</w:t>
      </w:r>
      <w:del w:id="4707" w:author="Author">
        <w:r w:rsidRPr="00817D60" w:rsidDel="00794F87">
          <w:delText xml:space="preserve"> - 34 CFR §300.535</w:delText>
        </w:r>
      </w:del>
      <w:r w:rsidRPr="00817D60">
        <w:t>; and</w:t>
      </w:r>
    </w:p>
    <w:p w14:paraId="613A5918" w14:textId="77777777" w:rsidR="000801E7" w:rsidRDefault="000801E7" w:rsidP="00253E03">
      <w:pPr>
        <w:pStyle w:val="par2"/>
        <w:spacing w:after="240"/>
        <w:rPr>
          <w:ins w:id="4708" w:author="Author"/>
        </w:rPr>
      </w:pPr>
      <w:r w:rsidRPr="00817D60">
        <w:t>6.02(10)(o)</w:t>
      </w:r>
      <w:r w:rsidRPr="00817D60">
        <w:tab/>
      </w:r>
      <w:ins w:id="4709" w:author="Author">
        <w:r w:rsidR="00794F87" w:rsidRPr="00817D60">
          <w:t>34 C</w:t>
        </w:r>
        <w:r w:rsidR="00794F87">
          <w:t>.</w:t>
        </w:r>
        <w:r w:rsidR="00794F87" w:rsidRPr="00817D60">
          <w:t>F</w:t>
        </w:r>
        <w:r w:rsidR="00794F87">
          <w:t>.</w:t>
        </w:r>
        <w:r w:rsidR="00794F87" w:rsidRPr="00817D60">
          <w:t>R</w:t>
        </w:r>
        <w:r w:rsidR="00794F87">
          <w:t>.</w:t>
        </w:r>
        <w:r w:rsidR="00794F87" w:rsidRPr="00817D60">
          <w:t xml:space="preserve"> §</w:t>
        </w:r>
        <w:r w:rsidR="00794F87">
          <w:t xml:space="preserve"> </w:t>
        </w:r>
        <w:r w:rsidR="00794F87" w:rsidRPr="00817D60">
          <w:t>300.536</w:t>
        </w:r>
        <w:r w:rsidR="00794F87">
          <w:t xml:space="preserve"> - </w:t>
        </w:r>
      </w:ins>
      <w:r w:rsidRPr="00817D60">
        <w:t>Change of placement because of disciplinary removals</w:t>
      </w:r>
      <w:del w:id="4710" w:author="Author">
        <w:r w:rsidRPr="00817D60" w:rsidDel="00794F87">
          <w:delText xml:space="preserve"> - 34 CFR §300.536</w:delText>
        </w:r>
      </w:del>
      <w:r w:rsidRPr="00817D60">
        <w:t>.</w:t>
      </w:r>
    </w:p>
    <w:p w14:paraId="32987092" w14:textId="6B252CB4" w:rsidR="00A0045B" w:rsidRPr="00200F85" w:rsidRDefault="00A0045B" w:rsidP="00253E03">
      <w:pPr>
        <w:pStyle w:val="Heading3"/>
        <w:spacing w:after="240"/>
        <w:rPr>
          <w:ins w:id="4711" w:author="Author"/>
        </w:rPr>
      </w:pPr>
      <w:commentRangeStart w:id="4712"/>
      <w:ins w:id="4713" w:author="Author">
        <w:r>
          <w:t>6.03</w:t>
        </w:r>
        <w:r w:rsidRPr="00200F85">
          <w:tab/>
          <w:t>State Complaint Procedures</w:t>
        </w:r>
      </w:ins>
      <w:commentRangeEnd w:id="4712"/>
      <w:r w:rsidRPr="00200F85">
        <w:rPr>
          <w:rStyle w:val="CommentReference"/>
          <w:sz w:val="24"/>
          <w:szCs w:val="26"/>
        </w:rPr>
        <w:commentReference w:id="4712"/>
      </w:r>
    </w:p>
    <w:p w14:paraId="1D235A06" w14:textId="77777777" w:rsidR="00A0045B" w:rsidRDefault="00A0045B" w:rsidP="00253E03">
      <w:pPr>
        <w:pStyle w:val="upar1"/>
        <w:spacing w:after="240"/>
        <w:rPr>
          <w:ins w:id="4714" w:author="Author"/>
        </w:rPr>
      </w:pPr>
      <w:ins w:id="4715" w:author="Author">
        <w:r>
          <w:t>The Department shall accept, investigate, and resolve state complaints under 34 C.F.R. §§ 300.151 through 300.153 as part of its duty of general supervision.</w:t>
        </w:r>
      </w:ins>
    </w:p>
    <w:p w14:paraId="70414881" w14:textId="1C42073F" w:rsidR="00A0045B" w:rsidRDefault="00A0045B" w:rsidP="00253E03">
      <w:pPr>
        <w:pStyle w:val="upar1"/>
        <w:spacing w:after="240"/>
        <w:rPr>
          <w:ins w:id="4716" w:author="Author"/>
        </w:rPr>
      </w:pPr>
      <w:ins w:id="4717" w:author="Author">
        <w:r>
          <w:t>6.03</w:t>
        </w:r>
        <w:commentRangeStart w:id="4718"/>
        <w:r>
          <w:t>(1)</w:t>
        </w:r>
        <w:r>
          <w:tab/>
          <w:t>A state complaint alleging a failure to implement a child’s IEP can be filed against an approved facility school.</w:t>
        </w:r>
        <w:commentRangeEnd w:id="4718"/>
        <w:r>
          <w:rPr>
            <w:rStyle w:val="CommentReference"/>
            <w:sz w:val="24"/>
            <w:szCs w:val="24"/>
          </w:rPr>
          <w:commentReference w:id="4718"/>
        </w:r>
      </w:ins>
    </w:p>
    <w:p w14:paraId="13878323" w14:textId="4DF578F5" w:rsidR="00A0045B" w:rsidRDefault="00A0045B" w:rsidP="00253E03">
      <w:pPr>
        <w:pStyle w:val="par1"/>
        <w:spacing w:after="240"/>
        <w:rPr>
          <w:ins w:id="4719" w:author="Author"/>
        </w:rPr>
      </w:pPr>
      <w:ins w:id="4720" w:author="Author">
        <w:r>
          <w:t>6.03(2)</w:t>
        </w:r>
        <w:r>
          <w:tab/>
          <w:t>Pursuant to section 22-20-104(1)(a)(VIII), C.R.S., the Department shall publish rules of agency organization governing how it processes state complaints. These state complaint procedures shall identify:</w:t>
        </w:r>
      </w:ins>
    </w:p>
    <w:p w14:paraId="50BE9C5F" w14:textId="4FAA1AAF" w:rsidR="00A0045B" w:rsidRDefault="00A0045B" w:rsidP="00253E03">
      <w:pPr>
        <w:pStyle w:val="par2"/>
        <w:spacing w:after="240"/>
        <w:rPr>
          <w:ins w:id="4721" w:author="Author"/>
        </w:rPr>
      </w:pPr>
      <w:ins w:id="4722" w:author="Author">
        <w:r>
          <w:t>6.03(2)(a)</w:t>
        </w:r>
        <w:r>
          <w:tab/>
          <w:t>The process for filing a complaint with the Department consistent with 34 C.F.R. §§ 300.151(a)(1) and 300.153;</w:t>
        </w:r>
      </w:ins>
    </w:p>
    <w:p w14:paraId="3B81CD5E" w14:textId="5241FC99" w:rsidR="00A0045B" w:rsidRDefault="00A0045B" w:rsidP="00253E03">
      <w:pPr>
        <w:pStyle w:val="par2"/>
        <w:spacing w:after="240"/>
        <w:rPr>
          <w:ins w:id="4723" w:author="Author"/>
        </w:rPr>
      </w:pPr>
      <w:ins w:id="4724" w:author="Author">
        <w:r>
          <w:t>6.03(2)(b)</w:t>
        </w:r>
        <w:r>
          <w:tab/>
          <w:t>Time limits and procedures consistent with 34 C.F.R. § 300.152; and</w:t>
        </w:r>
      </w:ins>
    </w:p>
    <w:p w14:paraId="7DB0555A" w14:textId="27B773F6" w:rsidR="00A0045B" w:rsidRDefault="00A0045B" w:rsidP="00253E03">
      <w:pPr>
        <w:pStyle w:val="par2"/>
        <w:spacing w:after="240"/>
        <w:rPr>
          <w:ins w:id="4725" w:author="Author"/>
        </w:rPr>
      </w:pPr>
      <w:ins w:id="4726" w:author="Author">
        <w:r>
          <w:t>6.03(2)(c)</w:t>
        </w:r>
        <w:r>
          <w:tab/>
          <w:t>A reminder to public agencies to comply with 34 C.F.R. § 300.504(a)(2).</w:t>
        </w:r>
      </w:ins>
    </w:p>
    <w:p w14:paraId="70C76576" w14:textId="797B6217" w:rsidR="00A0045B" w:rsidRDefault="00A0045B" w:rsidP="00253E03">
      <w:pPr>
        <w:pStyle w:val="par1"/>
        <w:spacing w:after="240"/>
        <w:rPr>
          <w:ins w:id="4727" w:author="Author"/>
        </w:rPr>
      </w:pPr>
      <w:ins w:id="4728" w:author="Author">
        <w:r>
          <w:t>6.03(3)</w:t>
        </w:r>
        <w:r>
          <w:tab/>
          <w:t>As required by 34 C.F.R. § 300.151(a)(2), the state complaint procedures shall be posted to the Department’s website, described in the Department’s procedural safeguards notice, and otherwise widely disseminated to parents and other interested individuals.</w:t>
        </w:r>
      </w:ins>
    </w:p>
    <w:p w14:paraId="2C8C652B" w14:textId="38BB6E70" w:rsidR="00A0045B" w:rsidRDefault="00A0045B" w:rsidP="00253E03">
      <w:pPr>
        <w:pStyle w:val="par1"/>
        <w:spacing w:after="240"/>
        <w:rPr>
          <w:ins w:id="4729" w:author="Author"/>
        </w:rPr>
      </w:pPr>
      <w:ins w:id="4730" w:author="Author">
        <w:r>
          <w:t>6.03(4)</w:t>
        </w:r>
        <w:r>
          <w:tab/>
          <w:t xml:space="preserve">The Department’s decisions in a state complaint shall not be subject to appeal, but the same issues may be subject to a due process complaint if the party has a right to file a due process complaint consistent with 34 C.F.R. </w:t>
        </w:r>
        <w:r>
          <w:rPr>
            <w:rFonts w:cs="Arial"/>
          </w:rPr>
          <w:t>§</w:t>
        </w:r>
        <w:r>
          <w:t xml:space="preserve"> 300.507. </w:t>
        </w:r>
        <w:r>
          <w:lastRenderedPageBreak/>
          <w:t>Subsequent due process proceedings will not delay implementation of any remedies imposed by a state complaint decision unless and until:</w:t>
        </w:r>
      </w:ins>
    </w:p>
    <w:p w14:paraId="2111DB7E" w14:textId="59105932" w:rsidR="00A0045B" w:rsidRDefault="00A0045B" w:rsidP="00253E03">
      <w:pPr>
        <w:pStyle w:val="par2"/>
        <w:spacing w:after="240"/>
        <w:rPr>
          <w:ins w:id="4731" w:author="Author"/>
        </w:rPr>
      </w:pPr>
      <w:ins w:id="4732" w:author="Author">
        <w:r>
          <w:t>6.03(4)(a)</w:t>
        </w:r>
        <w:r>
          <w:tab/>
          <w:t>The specific legal violation to which the remedy is directed is at issue in the due process complaint; and</w:t>
        </w:r>
      </w:ins>
    </w:p>
    <w:p w14:paraId="7794DB20" w14:textId="49B70F1C" w:rsidR="00A0045B" w:rsidRPr="00817D60" w:rsidRDefault="00A0045B">
      <w:pPr>
        <w:pStyle w:val="par2"/>
        <w:spacing w:after="240" w:line="259" w:lineRule="auto"/>
        <w:pPrChange w:id="4733" w:author="Author">
          <w:pPr>
            <w:pStyle w:val="par2"/>
          </w:pPr>
        </w:pPrChange>
      </w:pPr>
      <w:ins w:id="4734" w:author="Author">
        <w:r>
          <w:t>6.03(4)(b)</w:t>
        </w:r>
        <w:r>
          <w:tab/>
          <w:t>There is a direct conflict between the state complaint decision and the final due process complaint decision of the ALJ.</w:t>
        </w:r>
      </w:ins>
    </w:p>
    <w:p w14:paraId="1678CBC2" w14:textId="77777777" w:rsidR="000801E7" w:rsidRDefault="000801E7" w:rsidP="00253E03">
      <w:pPr>
        <w:pStyle w:val="Heading2"/>
        <w:spacing w:after="240"/>
      </w:pPr>
      <w:r>
        <w:t>7.00</w:t>
      </w:r>
      <w:r>
        <w:tab/>
        <w:t xml:space="preserve">COORDINATION BETWEEN </w:t>
      </w:r>
      <w:ins w:id="4735" w:author="Author">
        <w:r w:rsidR="00F21031">
          <w:t xml:space="preserve">THE </w:t>
        </w:r>
      </w:ins>
      <w:r>
        <w:t>SEA AND LEAs</w:t>
      </w:r>
    </w:p>
    <w:p w14:paraId="332D8361" w14:textId="77777777" w:rsidR="000801E7" w:rsidRDefault="000801E7" w:rsidP="00253E03">
      <w:pPr>
        <w:pStyle w:val="Heading3"/>
        <w:spacing w:after="240"/>
      </w:pPr>
      <w:r>
        <w:t>7.01</w:t>
      </w:r>
      <w:r>
        <w:tab/>
        <w:t>Record</w:t>
      </w:r>
      <w:ins w:id="4736" w:author="Author">
        <w:r w:rsidR="00F21031">
          <w:t>-</w:t>
        </w:r>
      </w:ins>
      <w:del w:id="4737" w:author="Author">
        <w:r w:rsidDel="00F21031">
          <w:delText xml:space="preserve"> </w:delText>
        </w:r>
      </w:del>
      <w:ins w:id="4738" w:author="Author">
        <w:r w:rsidR="00F21031">
          <w:t>k</w:t>
        </w:r>
      </w:ins>
      <w:del w:id="4739" w:author="Author">
        <w:r w:rsidDel="00F21031">
          <w:delText>K</w:delText>
        </w:r>
      </w:del>
      <w:r>
        <w:t>eeping</w:t>
      </w:r>
    </w:p>
    <w:p w14:paraId="7415F907" w14:textId="77777777" w:rsidR="000801E7" w:rsidRDefault="000801E7" w:rsidP="00253E03">
      <w:pPr>
        <w:pStyle w:val="upar1"/>
        <w:spacing w:after="240"/>
      </w:pPr>
      <w:r>
        <w:t xml:space="preserve">To meet the requirements of </w:t>
      </w:r>
      <w:ins w:id="4740" w:author="Author">
        <w:r w:rsidR="00794F87">
          <w:t>s</w:t>
        </w:r>
      </w:ins>
      <w:del w:id="4741" w:author="Author">
        <w:r w:rsidDel="00794F87">
          <w:delText>S</w:delText>
        </w:r>
      </w:del>
      <w:r>
        <w:t>ection</w:t>
      </w:r>
      <w:del w:id="4742" w:author="Author">
        <w:r w:rsidDel="00794F87">
          <w:delText>s</w:delText>
        </w:r>
      </w:del>
      <w:r>
        <w:t xml:space="preserve"> 22-20-104(4), C.R.S., an </w:t>
      </w:r>
      <w:del w:id="4743" w:author="Author">
        <w:r w:rsidDel="00794F87">
          <w:delText>administrative unit</w:delText>
        </w:r>
      </w:del>
      <w:ins w:id="4744" w:author="Author">
        <w:r w:rsidR="00794F87">
          <w:t>AU</w:t>
        </w:r>
      </w:ins>
      <w:r>
        <w:t xml:space="preserve"> shall maintain a management and information system which provides for the collection, documentation, aggregation, and reporting of student, staff, revenue</w:t>
      </w:r>
      <w:ins w:id="4745" w:author="Author">
        <w:r w:rsidR="00794F87">
          <w:t>,</w:t>
        </w:r>
      </w:ins>
      <w:r>
        <w:t xml:space="preserve"> and expenditure data.</w:t>
      </w:r>
    </w:p>
    <w:p w14:paraId="09FF64C0" w14:textId="77777777" w:rsidR="000801E7" w:rsidRDefault="000801E7" w:rsidP="00253E03">
      <w:pPr>
        <w:pStyle w:val="par1"/>
        <w:spacing w:after="240"/>
      </w:pPr>
      <w:r>
        <w:t>7.01(1)</w:t>
      </w:r>
      <w:r>
        <w:tab/>
        <w:t>Student data</w:t>
      </w:r>
      <w:del w:id="4746" w:author="Author">
        <w:r w:rsidDel="00F21031">
          <w:delText>.</w:delText>
        </w:r>
      </w:del>
    </w:p>
    <w:p w14:paraId="25C8E01C" w14:textId="77777777" w:rsidR="000801E7" w:rsidRDefault="000801E7" w:rsidP="00253E03">
      <w:pPr>
        <w:pStyle w:val="par2"/>
        <w:spacing w:after="240"/>
      </w:pPr>
      <w:r>
        <w:t>7.01(1)(a)</w:t>
      </w:r>
      <w:r>
        <w:tab/>
      </w:r>
      <w:del w:id="4747" w:author="Author">
        <w:r w:rsidDel="00F21031">
          <w:delText>Administrative units</w:delText>
        </w:r>
      </w:del>
      <w:ins w:id="4748" w:author="Author">
        <w:r w:rsidR="00F21031">
          <w:t>AUs</w:t>
        </w:r>
      </w:ins>
      <w:r>
        <w:t xml:space="preserve"> should maintain an individual student data</w:t>
      </w:r>
      <w:del w:id="4749" w:author="Author">
        <w:r w:rsidDel="00F21031">
          <w:delText xml:space="preserve"> </w:delText>
        </w:r>
      </w:del>
      <w:r>
        <w:t xml:space="preserve">base </w:t>
      </w:r>
      <w:del w:id="4750" w:author="Author">
        <w:r w:rsidDel="00F21031">
          <w:delText xml:space="preserve">of </w:delText>
        </w:r>
      </w:del>
      <w:ins w:id="4751" w:author="Author">
        <w:r w:rsidR="00F21031">
          <w:t xml:space="preserve">that includes </w:t>
        </w:r>
      </w:ins>
      <w:r>
        <w:t>the following information</w:t>
      </w:r>
      <w:ins w:id="4752" w:author="Author">
        <w:r w:rsidR="00F21031">
          <w:t xml:space="preserve"> for each student</w:t>
        </w:r>
      </w:ins>
      <w:r>
        <w:t>:</w:t>
      </w:r>
    </w:p>
    <w:p w14:paraId="264A5B27" w14:textId="77777777" w:rsidR="000801E7" w:rsidRDefault="000801E7" w:rsidP="00253E03">
      <w:pPr>
        <w:pStyle w:val="par3"/>
        <w:spacing w:after="240"/>
      </w:pPr>
      <w:r>
        <w:t>7.01(1)(a)(i)</w:t>
      </w:r>
      <w:r>
        <w:tab/>
      </w:r>
      <w:del w:id="4753" w:author="Author">
        <w:r w:rsidDel="00F21031">
          <w:delText xml:space="preserve">Student </w:delText>
        </w:r>
      </w:del>
      <w:ins w:id="4754" w:author="Author">
        <w:r w:rsidR="00F21031">
          <w:t>N</w:t>
        </w:r>
      </w:ins>
      <w:del w:id="4755" w:author="Author">
        <w:r w:rsidDel="00F21031">
          <w:delText>n</w:delText>
        </w:r>
      </w:del>
      <w:r>
        <w:t>ame</w:t>
      </w:r>
      <w:ins w:id="4756" w:author="Author">
        <w:r w:rsidR="00F21031">
          <w:t>;</w:t>
        </w:r>
      </w:ins>
      <w:del w:id="4757" w:author="Author">
        <w:r w:rsidDel="00F21031">
          <w:delText>.</w:delText>
        </w:r>
      </w:del>
    </w:p>
    <w:p w14:paraId="0D97BDDD" w14:textId="77777777" w:rsidR="000801E7" w:rsidRDefault="000801E7" w:rsidP="00253E03">
      <w:pPr>
        <w:pStyle w:val="par3"/>
        <w:spacing w:after="240"/>
      </w:pPr>
      <w:r>
        <w:t>7.01(1)(a)(ii)</w:t>
      </w:r>
      <w:r>
        <w:tab/>
        <w:t>Date of birth</w:t>
      </w:r>
      <w:ins w:id="4758" w:author="Author">
        <w:r w:rsidR="00F21031">
          <w:t>;</w:t>
        </w:r>
      </w:ins>
      <w:del w:id="4759" w:author="Author">
        <w:r w:rsidDel="00F21031">
          <w:delText>.</w:delText>
        </w:r>
      </w:del>
    </w:p>
    <w:p w14:paraId="115B80D5" w14:textId="77777777" w:rsidR="000801E7" w:rsidRDefault="000801E7" w:rsidP="00253E03">
      <w:pPr>
        <w:pStyle w:val="par3"/>
        <w:spacing w:after="240"/>
      </w:pPr>
      <w:r>
        <w:t>7.01(1)(a)(iii)</w:t>
      </w:r>
      <w:r>
        <w:tab/>
        <w:t>Primary disability</w:t>
      </w:r>
      <w:ins w:id="4760" w:author="Author">
        <w:r w:rsidR="00F21031">
          <w:t>;</w:t>
        </w:r>
      </w:ins>
      <w:del w:id="4761" w:author="Author">
        <w:r w:rsidDel="00F21031">
          <w:delText>.</w:delText>
        </w:r>
      </w:del>
    </w:p>
    <w:p w14:paraId="7E6A3208" w14:textId="77777777" w:rsidR="00F21031" w:rsidRDefault="000801E7" w:rsidP="00253E03">
      <w:pPr>
        <w:pStyle w:val="par3"/>
        <w:spacing w:after="240"/>
        <w:rPr>
          <w:ins w:id="4762" w:author="Author"/>
        </w:rPr>
      </w:pPr>
      <w:r>
        <w:t>7.01(1)(a)(iv)</w:t>
      </w:r>
      <w:r>
        <w:tab/>
      </w:r>
      <w:del w:id="4763" w:author="Author">
        <w:r w:rsidDel="00F21031">
          <w:delText>Student's g</w:delText>
        </w:r>
      </w:del>
      <w:ins w:id="4764" w:author="Author">
        <w:r w:rsidR="00F21031">
          <w:t>G</w:t>
        </w:r>
      </w:ins>
      <w:r>
        <w:t>ender</w:t>
      </w:r>
      <w:ins w:id="4765" w:author="Author">
        <w:r w:rsidR="00F21031">
          <w:t>;</w:t>
        </w:r>
      </w:ins>
    </w:p>
    <w:p w14:paraId="4B0E681F" w14:textId="77777777" w:rsidR="000801E7" w:rsidRDefault="00F21031" w:rsidP="00253E03">
      <w:pPr>
        <w:pStyle w:val="par3"/>
        <w:spacing w:after="240"/>
      </w:pPr>
      <w:ins w:id="4766" w:author="Author">
        <w:r>
          <w:t>7.01(1)(a)(v)</w:t>
        </w:r>
        <w:r>
          <w:tab/>
        </w:r>
      </w:ins>
      <w:del w:id="4767" w:author="Author">
        <w:r w:rsidR="000801E7" w:rsidDel="00F21031">
          <w:delText xml:space="preserve"> and e</w:delText>
        </w:r>
      </w:del>
      <w:ins w:id="4768" w:author="Author">
        <w:r>
          <w:t>E</w:t>
        </w:r>
      </w:ins>
      <w:r w:rsidR="000801E7">
        <w:t>thnicity</w:t>
      </w:r>
      <w:ins w:id="4769" w:author="Author">
        <w:r>
          <w:t>;</w:t>
        </w:r>
      </w:ins>
      <w:del w:id="4770" w:author="Author">
        <w:r w:rsidR="000801E7" w:rsidDel="00F21031">
          <w:delText>.</w:delText>
        </w:r>
      </w:del>
    </w:p>
    <w:p w14:paraId="02BD59FD" w14:textId="77777777" w:rsidR="000801E7" w:rsidRDefault="000801E7" w:rsidP="00253E03">
      <w:pPr>
        <w:pStyle w:val="par3"/>
        <w:spacing w:after="240"/>
      </w:pPr>
      <w:r>
        <w:t>7.01(1)(a)(v</w:t>
      </w:r>
      <w:ins w:id="4771" w:author="Author">
        <w:r w:rsidR="00F21031">
          <w:t>i</w:t>
        </w:r>
      </w:ins>
      <w:r>
        <w:t>)</w:t>
      </w:r>
      <w:r>
        <w:tab/>
        <w:t>Primary educational setting</w:t>
      </w:r>
      <w:ins w:id="4772" w:author="Author">
        <w:r w:rsidR="00F21031">
          <w:t>;</w:t>
        </w:r>
      </w:ins>
      <w:del w:id="4773" w:author="Author">
        <w:r w:rsidDel="00F21031">
          <w:delText>.</w:delText>
        </w:r>
      </w:del>
    </w:p>
    <w:p w14:paraId="3531E187" w14:textId="77777777" w:rsidR="000801E7" w:rsidRDefault="000801E7" w:rsidP="00253E03">
      <w:pPr>
        <w:pStyle w:val="par3"/>
        <w:spacing w:after="240"/>
      </w:pPr>
      <w:r>
        <w:t>7.01(1)(a)(v</w:t>
      </w:r>
      <w:ins w:id="4774" w:author="Author">
        <w:r w:rsidR="00F21031">
          <w:t>i</w:t>
        </w:r>
      </w:ins>
      <w:r>
        <w:t>i)</w:t>
      </w:r>
      <w:r>
        <w:tab/>
        <w:t>Date of the most recent meeting at which the child was determined to have a disability</w:t>
      </w:r>
      <w:ins w:id="4775" w:author="Author">
        <w:r w:rsidR="00F21031">
          <w:t>;</w:t>
        </w:r>
      </w:ins>
      <w:del w:id="4776" w:author="Author">
        <w:r w:rsidDel="00F21031">
          <w:delText>.</w:delText>
        </w:r>
      </w:del>
    </w:p>
    <w:p w14:paraId="55A5CEBD" w14:textId="77777777" w:rsidR="000801E7" w:rsidRDefault="000801E7" w:rsidP="00253E03">
      <w:pPr>
        <w:pStyle w:val="par3"/>
        <w:spacing w:after="240"/>
      </w:pPr>
      <w:r>
        <w:t>7.01(1)(a)(vii</w:t>
      </w:r>
      <w:ins w:id="4777" w:author="Author">
        <w:r w:rsidR="00F21031">
          <w:t>i</w:t>
        </w:r>
      </w:ins>
      <w:r>
        <w:t>)</w:t>
      </w:r>
      <w:r>
        <w:tab/>
        <w:t>Date of the most recent meeting at which the IEP was reviewed</w:t>
      </w:r>
      <w:ins w:id="4778" w:author="Author">
        <w:r w:rsidR="00F21031">
          <w:t>; and</w:t>
        </w:r>
      </w:ins>
      <w:del w:id="4779" w:author="Author">
        <w:r w:rsidDel="00F21031">
          <w:delText>.</w:delText>
        </w:r>
      </w:del>
    </w:p>
    <w:p w14:paraId="54F8F935" w14:textId="77777777" w:rsidR="000801E7" w:rsidRDefault="000801E7" w:rsidP="00253E03">
      <w:pPr>
        <w:pStyle w:val="par3"/>
        <w:spacing w:after="240"/>
      </w:pPr>
      <w:r>
        <w:t>7.01(1)(a)(</w:t>
      </w:r>
      <w:ins w:id="4780" w:author="Author">
        <w:r w:rsidR="00F21031">
          <w:t>ix</w:t>
        </w:r>
      </w:ins>
      <w:del w:id="4781" w:author="Author">
        <w:r w:rsidDel="00F21031">
          <w:delText>viii</w:delText>
        </w:r>
      </w:del>
      <w:r>
        <w:t>)</w:t>
      </w:r>
      <w:r>
        <w:tab/>
      </w:r>
      <w:ins w:id="4782" w:author="Author">
        <w:r w:rsidR="00EA24A3">
          <w:t>Names of i</w:t>
        </w:r>
      </w:ins>
      <w:del w:id="4783" w:author="Author">
        <w:r w:rsidDel="00EA24A3">
          <w:delText>I</w:delText>
        </w:r>
      </w:del>
      <w:r>
        <w:t>ndividual staff who are providing special education programs and services identified in the student's IEP.</w:t>
      </w:r>
    </w:p>
    <w:p w14:paraId="6E7D4A35" w14:textId="60CD0921" w:rsidR="00861AFC" w:rsidRDefault="000801E7">
      <w:pPr>
        <w:pStyle w:val="par2"/>
        <w:spacing w:after="240" w:line="259" w:lineRule="auto"/>
        <w:pPrChange w:id="4784" w:author="Author">
          <w:pPr>
            <w:pStyle w:val="par2"/>
          </w:pPr>
        </w:pPrChange>
      </w:pPr>
      <w:r>
        <w:lastRenderedPageBreak/>
        <w:t>7.01(1)(b)</w:t>
      </w:r>
      <w:r>
        <w:tab/>
      </w:r>
      <w:del w:id="4785" w:author="Author">
        <w:r w:rsidR="00861AFC" w:rsidRPr="00861AFC" w:rsidDel="00EA24A3">
          <w:delText>Administrative units</w:delText>
        </w:r>
      </w:del>
      <w:ins w:id="4786" w:author="Author">
        <w:r w:rsidR="00EA24A3">
          <w:t>AUs</w:t>
        </w:r>
      </w:ins>
      <w:r w:rsidR="00861AFC" w:rsidRPr="00861AFC">
        <w:t xml:space="preserve">, community centered boards (or case management agencies), and approved facility schools </w:t>
      </w:r>
      <w:del w:id="4787" w:author="Author">
        <w:r w:rsidR="00861AFC" w:rsidRPr="00861AFC">
          <w:delText>should</w:delText>
        </w:r>
      </w:del>
      <w:ins w:id="4788" w:author="Author">
        <w:r w:rsidR="5CAEFD0C">
          <w:t>must</w:t>
        </w:r>
      </w:ins>
      <w:r w:rsidR="00861AFC" w:rsidRPr="00861AFC">
        <w:t xml:space="preserve"> maintain individual student records that contain the following:</w:t>
      </w:r>
    </w:p>
    <w:p w14:paraId="5794B8EE" w14:textId="77777777" w:rsidR="000801E7" w:rsidRDefault="000801E7" w:rsidP="00253E03">
      <w:pPr>
        <w:pStyle w:val="par3"/>
        <w:spacing w:after="240"/>
      </w:pPr>
      <w:r>
        <w:t>7.01(1)(b)(i)</w:t>
      </w:r>
      <w:r>
        <w:tab/>
        <w:t>Information about the disposition of each referral</w:t>
      </w:r>
      <w:ins w:id="4789" w:author="Author">
        <w:r w:rsidR="00EA24A3">
          <w:t xml:space="preserve"> for an evaluation;</w:t>
        </w:r>
      </w:ins>
      <w:del w:id="4790" w:author="Author">
        <w:r w:rsidDel="00EA24A3">
          <w:delText>.</w:delText>
        </w:r>
      </w:del>
    </w:p>
    <w:p w14:paraId="7F876F07" w14:textId="77777777" w:rsidR="000801E7" w:rsidRDefault="000801E7" w:rsidP="00253E03">
      <w:pPr>
        <w:pStyle w:val="par3"/>
        <w:spacing w:after="240"/>
      </w:pPr>
      <w:r>
        <w:t>7.01(1)(b)(ii)</w:t>
      </w:r>
      <w:r>
        <w:tab/>
        <w:t>Signed permission forms for initial assessment and initial placement</w:t>
      </w:r>
      <w:ins w:id="4791" w:author="Author">
        <w:r w:rsidR="00EA24A3">
          <w:t>;</w:t>
        </w:r>
      </w:ins>
      <w:del w:id="4792" w:author="Author">
        <w:r w:rsidDel="00EA24A3">
          <w:delText>.</w:delText>
        </w:r>
      </w:del>
    </w:p>
    <w:p w14:paraId="09BB6751" w14:textId="77777777" w:rsidR="000801E7" w:rsidRDefault="000801E7" w:rsidP="00253E03">
      <w:pPr>
        <w:pStyle w:val="par3"/>
        <w:spacing w:after="240"/>
      </w:pPr>
      <w:r>
        <w:t>7.01(1)(b)(iii)</w:t>
      </w:r>
      <w:r>
        <w:tab/>
        <w:t xml:space="preserve">Verification that </w:t>
      </w:r>
      <w:ins w:id="4793" w:author="Author">
        <w:r w:rsidR="00EA24A3">
          <w:t xml:space="preserve">the </w:t>
        </w:r>
      </w:ins>
      <w:r>
        <w:t>parent</w:t>
      </w:r>
      <w:ins w:id="4794" w:author="Author">
        <w:r w:rsidR="00EA24A3">
          <w:t xml:space="preserve"> was </w:t>
        </w:r>
      </w:ins>
      <w:del w:id="4795" w:author="Author">
        <w:r w:rsidDel="00EA24A3">
          <w:delText xml:space="preserve">(s) were </w:delText>
        </w:r>
      </w:del>
      <w:r>
        <w:t>advised of and understood their due process rights</w:t>
      </w:r>
      <w:ins w:id="4796" w:author="Author">
        <w:r w:rsidR="00EA24A3">
          <w:t>;</w:t>
        </w:r>
      </w:ins>
      <w:del w:id="4797" w:author="Author">
        <w:r w:rsidDel="00EA24A3">
          <w:delText>.</w:delText>
        </w:r>
      </w:del>
    </w:p>
    <w:p w14:paraId="757746FE" w14:textId="77777777" w:rsidR="000801E7" w:rsidRDefault="000801E7" w:rsidP="00253E03">
      <w:pPr>
        <w:pStyle w:val="par3"/>
        <w:spacing w:after="240"/>
      </w:pPr>
      <w:r>
        <w:t xml:space="preserve">7.01(1)(b)(iv) </w:t>
      </w:r>
      <w:ins w:id="4798" w:author="Author">
        <w:r w:rsidR="00EA24A3">
          <w:tab/>
        </w:r>
      </w:ins>
      <w:r>
        <w:t>Any written assessment reports</w:t>
      </w:r>
      <w:ins w:id="4799" w:author="Author">
        <w:r w:rsidR="00EA24A3">
          <w:t>;</w:t>
        </w:r>
      </w:ins>
      <w:del w:id="4800" w:author="Author">
        <w:r w:rsidDel="00EA24A3">
          <w:delText>.</w:delText>
        </w:r>
      </w:del>
    </w:p>
    <w:p w14:paraId="7BEB83CB" w14:textId="77777777" w:rsidR="000801E7" w:rsidRDefault="000801E7" w:rsidP="00253E03">
      <w:pPr>
        <w:pStyle w:val="par3"/>
        <w:spacing w:after="240"/>
      </w:pPr>
      <w:r>
        <w:t>7.01(1)(b)(v)</w:t>
      </w:r>
      <w:r>
        <w:tab/>
        <w:t xml:space="preserve">Documentation that appropriate written notice was given to </w:t>
      </w:r>
      <w:ins w:id="4801" w:author="Author">
        <w:r w:rsidR="00EA24A3">
          <w:t xml:space="preserve">the </w:t>
        </w:r>
      </w:ins>
      <w:r>
        <w:t>parent</w:t>
      </w:r>
      <w:ins w:id="4802" w:author="Author">
        <w:r w:rsidR="00EA24A3">
          <w:t>;</w:t>
        </w:r>
      </w:ins>
      <w:del w:id="4803" w:author="Author">
        <w:r w:rsidDel="00EA24A3">
          <w:delText>(s).</w:delText>
        </w:r>
      </w:del>
    </w:p>
    <w:p w14:paraId="152BF6F6" w14:textId="77777777" w:rsidR="000801E7" w:rsidRDefault="000801E7" w:rsidP="00253E03">
      <w:pPr>
        <w:pStyle w:val="par3"/>
        <w:spacing w:after="240"/>
      </w:pPr>
      <w:r>
        <w:t>7.01(1)(b)(vi)</w:t>
      </w:r>
      <w:r>
        <w:tab/>
        <w:t>Documentation that required participants were in attendance at meetings</w:t>
      </w:r>
      <w:ins w:id="4804" w:author="Author">
        <w:r w:rsidR="00EA24A3">
          <w:t>;</w:t>
        </w:r>
      </w:ins>
      <w:del w:id="4805" w:author="Author">
        <w:r w:rsidDel="00EA24A3">
          <w:delText>.</w:delText>
        </w:r>
      </w:del>
    </w:p>
    <w:p w14:paraId="52AE0AB7" w14:textId="77777777" w:rsidR="000801E7" w:rsidRDefault="000801E7" w:rsidP="00253E03">
      <w:pPr>
        <w:pStyle w:val="par3"/>
        <w:spacing w:after="240"/>
      </w:pPr>
      <w:r>
        <w:t>7.01(1)(b)(vii)</w:t>
      </w:r>
      <w:r>
        <w:tab/>
        <w:t>Records of all meetings at which the child was determined to have a disability</w:t>
      </w:r>
      <w:ins w:id="4806" w:author="Author">
        <w:r w:rsidR="00EA24A3">
          <w:t>;</w:t>
        </w:r>
      </w:ins>
      <w:del w:id="4807" w:author="Author">
        <w:r w:rsidDel="00EA24A3">
          <w:delText>.</w:delText>
        </w:r>
      </w:del>
    </w:p>
    <w:p w14:paraId="79DDF607" w14:textId="5C3E5D84" w:rsidR="000801E7" w:rsidRDefault="000801E7" w:rsidP="00253E03">
      <w:pPr>
        <w:pStyle w:val="par3"/>
        <w:spacing w:after="240"/>
      </w:pPr>
      <w:r>
        <w:t>7.01(1)(b)(viii)</w:t>
      </w:r>
      <w:r>
        <w:tab/>
        <w:t>A copy of all IEPs</w:t>
      </w:r>
      <w:ins w:id="4808" w:author="Author">
        <w:r w:rsidR="00EA24A3">
          <w:t>;</w:t>
        </w:r>
        <w:del w:id="4809" w:author="Author">
          <w:r w:rsidR="00EA24A3" w:rsidDel="003E7262">
            <w:delText xml:space="preserve"> and</w:delText>
          </w:r>
        </w:del>
      </w:ins>
      <w:del w:id="4810" w:author="Author">
        <w:r w:rsidDel="003E7262">
          <w:delText>.</w:delText>
        </w:r>
      </w:del>
    </w:p>
    <w:p w14:paraId="53346BCB" w14:textId="2CA1745B" w:rsidR="000801E7" w:rsidRDefault="000801E7" w:rsidP="00253E03">
      <w:pPr>
        <w:pStyle w:val="par3"/>
        <w:spacing w:after="240"/>
      </w:pPr>
      <w:r>
        <w:t>7.01(1)(b)(ix)</w:t>
      </w:r>
      <w:r>
        <w:tab/>
        <w:t>Any additional information which documents that the child is eligible for special education services</w:t>
      </w:r>
      <w:ins w:id="4811" w:author="Author">
        <w:r w:rsidR="003E7262">
          <w:t>; and</w:t>
        </w:r>
      </w:ins>
      <w:del w:id="4812" w:author="Author">
        <w:r w:rsidDel="003E7262">
          <w:delText>.</w:delText>
        </w:r>
      </w:del>
    </w:p>
    <w:p w14:paraId="43B97337" w14:textId="25640694" w:rsidR="3A3C49AC" w:rsidRDefault="37D2C2B8" w:rsidP="00253E03">
      <w:pPr>
        <w:pStyle w:val="par2"/>
        <w:spacing w:after="240"/>
        <w:ind w:firstLine="0"/>
        <w:rPr>
          <w:ins w:id="4813" w:author="Author"/>
        </w:rPr>
      </w:pPr>
      <w:commentRangeStart w:id="4814"/>
      <w:ins w:id="4815" w:author="Author">
        <w:r>
          <w:t>7.01(1)(b)(x</w:t>
        </w:r>
        <w:r w:rsidR="49FED910">
          <w:t>)</w:t>
        </w:r>
        <w:r w:rsidR="5FFF93CD">
          <w:t xml:space="preserve">    Records of all direct and indirect services provided to a student with a disability under the IDEA (e.g., service logs).</w:t>
        </w:r>
      </w:ins>
      <w:commentRangeEnd w:id="4814"/>
      <w:r w:rsidR="003E7262">
        <w:rPr>
          <w:rStyle w:val="CommentReference"/>
          <w:sz w:val="24"/>
          <w:szCs w:val="24"/>
        </w:rPr>
        <w:commentReference w:id="4814"/>
      </w:r>
    </w:p>
    <w:p w14:paraId="1D183153" w14:textId="2008ACC3" w:rsidR="000801E7" w:rsidRDefault="000801E7" w:rsidP="00253E03">
      <w:pPr>
        <w:pStyle w:val="par2"/>
        <w:spacing w:after="240"/>
      </w:pPr>
      <w:r>
        <w:t>7.01(1)(c)</w:t>
      </w:r>
      <w:r>
        <w:tab/>
      </w:r>
      <w:del w:id="4816" w:author="Author">
        <w:r w:rsidDel="00EA24A3">
          <w:delText xml:space="preserve">Individually </w:delText>
        </w:r>
      </w:del>
      <w:ins w:id="4817" w:author="Author">
        <w:del w:id="4818" w:author="Author">
          <w:r w:rsidR="00EA24A3" w:rsidDel="003E7262">
            <w:delText xml:space="preserve">Personally </w:delText>
          </w:r>
        </w:del>
      </w:ins>
      <w:del w:id="4819" w:author="Author">
        <w:r w:rsidDel="003E7262">
          <w:delText>identifiable information</w:delText>
        </w:r>
      </w:del>
      <w:ins w:id="4820" w:author="Author">
        <w:r w:rsidR="003E7262">
          <w:t>PII</w:t>
        </w:r>
      </w:ins>
      <w:r>
        <w:t xml:space="preserve"> shall be held confidential and protected in accordance with </w:t>
      </w:r>
      <w:ins w:id="4821" w:author="Author">
        <w:r w:rsidR="00EA24A3">
          <w:t>s</w:t>
        </w:r>
      </w:ins>
      <w:del w:id="4822" w:author="Author">
        <w:r w:rsidDel="00EA24A3">
          <w:delText>S</w:delText>
        </w:r>
      </w:del>
      <w:r>
        <w:t>ection 6.01 of these Rules.</w:t>
      </w:r>
    </w:p>
    <w:p w14:paraId="44290A2E" w14:textId="77777777" w:rsidR="000801E7" w:rsidRDefault="000801E7" w:rsidP="00253E03">
      <w:pPr>
        <w:pStyle w:val="par2"/>
        <w:spacing w:after="240"/>
      </w:pPr>
      <w:r>
        <w:t>7.01(1)(d)</w:t>
      </w:r>
      <w:r>
        <w:tab/>
        <w:t xml:space="preserve">Destruction of records shall be in compliance with </w:t>
      </w:r>
      <w:ins w:id="4823" w:author="Author">
        <w:r w:rsidR="00EA24A3">
          <w:t>s</w:t>
        </w:r>
      </w:ins>
      <w:del w:id="4824" w:author="Author">
        <w:r w:rsidDel="00EA24A3">
          <w:delText>S</w:delText>
        </w:r>
      </w:del>
      <w:r>
        <w:t>ection 6.01(14) of these Rules and 34 C</w:t>
      </w:r>
      <w:ins w:id="4825" w:author="Author">
        <w:r w:rsidR="00EA24A3">
          <w:t>.</w:t>
        </w:r>
      </w:ins>
      <w:r>
        <w:t>F</w:t>
      </w:r>
      <w:ins w:id="4826" w:author="Author">
        <w:r w:rsidR="00EA24A3">
          <w:t>.</w:t>
        </w:r>
      </w:ins>
      <w:r>
        <w:t>R</w:t>
      </w:r>
      <w:ins w:id="4827" w:author="Author">
        <w:r w:rsidR="00EA24A3">
          <w:t>.</w:t>
        </w:r>
      </w:ins>
      <w:r>
        <w:t xml:space="preserve"> §</w:t>
      </w:r>
      <w:ins w:id="4828" w:author="Author">
        <w:r w:rsidR="00EA24A3">
          <w:t xml:space="preserve"> </w:t>
        </w:r>
      </w:ins>
      <w:r>
        <w:t>300.624.</w:t>
      </w:r>
    </w:p>
    <w:p w14:paraId="7578560F" w14:textId="77777777" w:rsidR="000801E7" w:rsidRDefault="000801E7" w:rsidP="00253E03">
      <w:pPr>
        <w:pStyle w:val="par1"/>
        <w:spacing w:after="240"/>
      </w:pPr>
      <w:r>
        <w:t>7.01(2)</w:t>
      </w:r>
      <w:r>
        <w:tab/>
        <w:t>Staff data</w:t>
      </w:r>
      <w:del w:id="4829" w:author="Author">
        <w:r w:rsidDel="0045080E">
          <w:delText>.</w:delText>
        </w:r>
      </w:del>
    </w:p>
    <w:p w14:paraId="248A6501" w14:textId="4DFB7A9A" w:rsidR="000801E7" w:rsidRDefault="000801E7">
      <w:pPr>
        <w:pStyle w:val="upar2"/>
        <w:spacing w:after="240" w:line="259" w:lineRule="auto"/>
        <w:pPrChange w:id="4830" w:author="Author">
          <w:pPr>
            <w:pStyle w:val="upar2"/>
          </w:pPr>
        </w:pPrChange>
      </w:pPr>
      <w:del w:id="4831" w:author="Author">
        <w:r w:rsidDel="0045080E">
          <w:delText>Administrative units</w:delText>
        </w:r>
      </w:del>
      <w:ins w:id="4832" w:author="Author">
        <w:r w:rsidR="0045080E">
          <w:t>AU</w:t>
        </w:r>
      </w:ins>
      <w:r>
        <w:t xml:space="preserve"> </w:t>
      </w:r>
      <w:del w:id="4833" w:author="Author">
        <w:r>
          <w:delText xml:space="preserve">should </w:delText>
        </w:r>
      </w:del>
      <w:ins w:id="4834" w:author="Author">
        <w:r w:rsidR="7A26097F">
          <w:t xml:space="preserve">must </w:t>
        </w:r>
      </w:ins>
      <w:r>
        <w:t xml:space="preserve">maintain the following data for </w:t>
      </w:r>
      <w:del w:id="4835" w:author="Author">
        <w:r w:rsidDel="0045080E">
          <w:delText xml:space="preserve">all </w:delText>
        </w:r>
      </w:del>
      <w:ins w:id="4836" w:author="Author">
        <w:r w:rsidR="0045080E">
          <w:t xml:space="preserve">each </w:t>
        </w:r>
      </w:ins>
      <w:r>
        <w:t>special education services staff:</w:t>
      </w:r>
    </w:p>
    <w:p w14:paraId="6C518C09" w14:textId="77777777" w:rsidR="000801E7" w:rsidRDefault="000801E7" w:rsidP="00253E03">
      <w:pPr>
        <w:pStyle w:val="par2"/>
        <w:spacing w:after="240"/>
      </w:pPr>
      <w:r>
        <w:lastRenderedPageBreak/>
        <w:t>7.01(2)(a)</w:t>
      </w:r>
      <w:r>
        <w:tab/>
        <w:t>Name</w:t>
      </w:r>
      <w:ins w:id="4837" w:author="Author">
        <w:r w:rsidR="0045080E">
          <w:t>;</w:t>
        </w:r>
      </w:ins>
      <w:del w:id="4838" w:author="Author">
        <w:r w:rsidDel="0045080E">
          <w:delText>.</w:delText>
        </w:r>
      </w:del>
    </w:p>
    <w:p w14:paraId="0F7629B6" w14:textId="77777777" w:rsidR="000801E7" w:rsidRDefault="000801E7" w:rsidP="00253E03">
      <w:pPr>
        <w:pStyle w:val="par2"/>
        <w:spacing w:after="240"/>
      </w:pPr>
      <w:r>
        <w:t>7.01(2)(b)</w:t>
      </w:r>
      <w:r>
        <w:tab/>
        <w:t>Special education position assignment</w:t>
      </w:r>
      <w:ins w:id="4839" w:author="Author">
        <w:r w:rsidR="0045080E">
          <w:t>;</w:t>
        </w:r>
      </w:ins>
      <w:del w:id="4840" w:author="Author">
        <w:r w:rsidDel="0045080E">
          <w:delText>.</w:delText>
        </w:r>
      </w:del>
    </w:p>
    <w:p w14:paraId="432AE915" w14:textId="77777777" w:rsidR="000801E7" w:rsidRDefault="000801E7" w:rsidP="00253E03">
      <w:pPr>
        <w:pStyle w:val="par2"/>
        <w:spacing w:after="240"/>
      </w:pPr>
      <w:r>
        <w:t>7.01(2)(c)</w:t>
      </w:r>
      <w:r>
        <w:tab/>
      </w:r>
      <w:ins w:id="4841" w:author="Author">
        <w:r w:rsidR="0045080E">
          <w:t>Full-time equivalent (</w:t>
        </w:r>
      </w:ins>
      <w:r>
        <w:t>FTE</w:t>
      </w:r>
      <w:ins w:id="4842" w:author="Author">
        <w:r w:rsidR="0045080E">
          <w:t xml:space="preserve">), </w:t>
        </w:r>
      </w:ins>
      <w:del w:id="4843" w:author="Author">
        <w:r w:rsidDel="0045080E">
          <w:delText xml:space="preserve"> and </w:delText>
        </w:r>
      </w:del>
      <w:r>
        <w:t>salar</w:t>
      </w:r>
      <w:ins w:id="4844" w:author="Author">
        <w:r w:rsidR="0045080E">
          <w:t>y</w:t>
        </w:r>
      </w:ins>
      <w:del w:id="4845" w:author="Author">
        <w:r w:rsidDel="0045080E">
          <w:delText>y</w:delText>
        </w:r>
      </w:del>
      <w:r>
        <w:t xml:space="preserve"> attributable to special education, and </w:t>
      </w:r>
      <w:ins w:id="4846" w:author="Author">
        <w:r w:rsidR="0045080E">
          <w:t xml:space="preserve">the </w:t>
        </w:r>
      </w:ins>
      <w:r>
        <w:t>source</w:t>
      </w:r>
      <w:ins w:id="4847" w:author="Author">
        <w:r w:rsidR="0045080E">
          <w:t>(s)</w:t>
        </w:r>
      </w:ins>
      <w:r>
        <w:t xml:space="preserve"> of funds supporting that salary</w:t>
      </w:r>
      <w:ins w:id="4848" w:author="Author">
        <w:r w:rsidR="0045080E">
          <w:t>; and</w:t>
        </w:r>
      </w:ins>
      <w:del w:id="4849" w:author="Author">
        <w:r w:rsidDel="0045080E">
          <w:delText>.</w:delText>
        </w:r>
      </w:del>
    </w:p>
    <w:p w14:paraId="603CACC9" w14:textId="77777777" w:rsidR="000801E7" w:rsidRDefault="000801E7" w:rsidP="00253E03">
      <w:pPr>
        <w:pStyle w:val="par2"/>
        <w:spacing w:after="240"/>
      </w:pPr>
      <w:r>
        <w:t>7.01(2)(d)</w:t>
      </w:r>
      <w:r>
        <w:tab/>
      </w:r>
      <w:commentRangeStart w:id="4850"/>
      <w:ins w:id="4851" w:author="Author">
        <w:r w:rsidR="0045080E">
          <w:t>For each staff member who is employed part-time in special education and part-time in regular education, d</w:t>
        </w:r>
      </w:ins>
      <w:del w:id="4852" w:author="Author">
        <w:r w:rsidDel="0045080E">
          <w:delText>D</w:delText>
        </w:r>
      </w:del>
      <w:r>
        <w:t>ocumentation of time spent with students with disabilities</w:t>
      </w:r>
      <w:del w:id="4853" w:author="Author">
        <w:r w:rsidDel="0045080E">
          <w:delText xml:space="preserve"> for each staff member who is employed part-time in special education and part-time in regular education</w:delText>
        </w:r>
      </w:del>
      <w:commentRangeEnd w:id="4850"/>
      <w:r w:rsidR="003E7262">
        <w:rPr>
          <w:rStyle w:val="CommentReference"/>
          <w:sz w:val="24"/>
          <w:szCs w:val="24"/>
        </w:rPr>
        <w:commentReference w:id="4850"/>
      </w:r>
      <w:r>
        <w:t>.</w:t>
      </w:r>
    </w:p>
    <w:p w14:paraId="12BD72EA" w14:textId="77777777" w:rsidR="000801E7" w:rsidRDefault="000801E7" w:rsidP="00253E03">
      <w:pPr>
        <w:pStyle w:val="par1"/>
        <w:spacing w:after="240"/>
      </w:pPr>
      <w:r>
        <w:t>7.01(3)</w:t>
      </w:r>
      <w:r>
        <w:tab/>
        <w:t>Revenue and expenditure data</w:t>
      </w:r>
      <w:del w:id="4854" w:author="Author">
        <w:r w:rsidDel="0045080E">
          <w:delText>.</w:delText>
        </w:r>
      </w:del>
    </w:p>
    <w:p w14:paraId="08EE30F6" w14:textId="77777777" w:rsidR="000801E7" w:rsidRDefault="000801E7" w:rsidP="00253E03">
      <w:pPr>
        <w:pStyle w:val="par2"/>
        <w:spacing w:after="240"/>
      </w:pPr>
      <w:r>
        <w:t>7.01(3)(a)</w:t>
      </w:r>
      <w:r>
        <w:tab/>
      </w:r>
      <w:del w:id="4855" w:author="Author">
        <w:r w:rsidDel="0045080E">
          <w:delText>Administrative units</w:delText>
        </w:r>
      </w:del>
      <w:ins w:id="4856" w:author="Author">
        <w:r w:rsidR="0045080E">
          <w:t>AUs</w:t>
        </w:r>
      </w:ins>
      <w:r>
        <w:t xml:space="preserve"> shall maintain auditable records of all special education expenditures and of the state, federal, local</w:t>
      </w:r>
      <w:ins w:id="4857" w:author="Author">
        <w:r w:rsidR="0045080E">
          <w:t>,</w:t>
        </w:r>
      </w:ins>
      <w:r>
        <w:t xml:space="preserve"> and other revenues which are received in support of those expenditures.</w:t>
      </w:r>
    </w:p>
    <w:p w14:paraId="34D8F874" w14:textId="77777777" w:rsidR="000801E7" w:rsidRDefault="000801E7" w:rsidP="00253E03">
      <w:pPr>
        <w:pStyle w:val="par2"/>
        <w:spacing w:after="240"/>
      </w:pPr>
      <w:r>
        <w:t>7.01(3)(b)</w:t>
      </w:r>
      <w:r>
        <w:tab/>
        <w:t xml:space="preserve">Using the accrual basis of accounting, </w:t>
      </w:r>
      <w:del w:id="4858" w:author="Author">
        <w:r w:rsidDel="0045080E">
          <w:delText>administrative units</w:delText>
        </w:r>
      </w:del>
      <w:ins w:id="4859" w:author="Author">
        <w:r w:rsidR="0045080E">
          <w:t>AUs</w:t>
        </w:r>
      </w:ins>
      <w:r>
        <w:t xml:space="preserve"> shall operate a budgeting and accounting procedure which records the objects of expenditure for each special education instructional and support service area.</w:t>
      </w:r>
    </w:p>
    <w:p w14:paraId="02C03EA1" w14:textId="77777777" w:rsidR="000801E7" w:rsidRDefault="000801E7" w:rsidP="00253E03">
      <w:pPr>
        <w:pStyle w:val="par2"/>
        <w:spacing w:after="240"/>
      </w:pPr>
      <w:r>
        <w:t>7.01(3)(c)</w:t>
      </w:r>
      <w:r>
        <w:tab/>
      </w:r>
      <w:r w:rsidR="000B7E0D" w:rsidRPr="000B7E0D">
        <w:t>Community centered boards (or case management agencies) and approved facility schools shall maintain auditable records of all information used to establish tuition costs reported on forms developed by the Department</w:t>
      </w:r>
      <w:del w:id="4860" w:author="Author">
        <w:r w:rsidR="000B7E0D" w:rsidRPr="000B7E0D" w:rsidDel="0045080E">
          <w:delText xml:space="preserve"> of Education</w:delText>
        </w:r>
      </w:del>
      <w:r w:rsidR="000B7E0D" w:rsidRPr="000B7E0D">
        <w:t>.</w:t>
      </w:r>
    </w:p>
    <w:p w14:paraId="242F5AB7" w14:textId="77777777" w:rsidR="000801E7" w:rsidRDefault="000801E7" w:rsidP="00253E03">
      <w:pPr>
        <w:pStyle w:val="Heading3"/>
        <w:spacing w:after="240"/>
      </w:pPr>
      <w:r>
        <w:t>7.02</w:t>
      </w:r>
      <w:r>
        <w:tab/>
        <w:t>Reporting</w:t>
      </w:r>
    </w:p>
    <w:p w14:paraId="47B7E91C" w14:textId="77777777" w:rsidR="000801E7" w:rsidRDefault="000801E7" w:rsidP="00253E03">
      <w:pPr>
        <w:pStyle w:val="upar1"/>
        <w:spacing w:after="240"/>
      </w:pPr>
      <w:r>
        <w:t xml:space="preserve">Each </w:t>
      </w:r>
      <w:del w:id="4861" w:author="Author">
        <w:r w:rsidDel="00E7662E">
          <w:delText>administrative unit</w:delText>
        </w:r>
      </w:del>
      <w:ins w:id="4862" w:author="Author">
        <w:r w:rsidR="00E7662E">
          <w:t>AU</w:t>
        </w:r>
      </w:ins>
      <w:r>
        <w:t xml:space="preserve"> shall submit to the Department </w:t>
      </w:r>
      <w:del w:id="4863" w:author="Author">
        <w:r w:rsidDel="007E2716">
          <w:delText xml:space="preserve">of Education </w:delText>
        </w:r>
      </w:del>
      <w:r>
        <w:t>annual student, staff, revenue</w:t>
      </w:r>
      <w:ins w:id="4864" w:author="Author">
        <w:r w:rsidR="00E7662E">
          <w:t>,</w:t>
        </w:r>
      </w:ins>
      <w:r>
        <w:t xml:space="preserve"> and expenditure data according to the instructions and on forms or computer programs provided by the Department</w:t>
      </w:r>
      <w:del w:id="4865" w:author="Author">
        <w:r w:rsidDel="007E2716">
          <w:delText xml:space="preserve"> of Education</w:delText>
        </w:r>
      </w:del>
      <w:r>
        <w:t>. If accurate data are not submitted according to deadlines established by the Department, the disbursement of state and federal funds to that particular unit shall be delayed.</w:t>
      </w:r>
    </w:p>
    <w:p w14:paraId="7576C4B7" w14:textId="77777777" w:rsidR="000801E7" w:rsidRDefault="000801E7" w:rsidP="00253E03">
      <w:pPr>
        <w:pStyle w:val="Heading3"/>
        <w:spacing w:after="240"/>
      </w:pPr>
      <w:r>
        <w:t>7.03</w:t>
      </w:r>
      <w:r>
        <w:tab/>
      </w:r>
      <w:del w:id="4866" w:author="Author">
        <w:r w:rsidDel="0045080E">
          <w:delText xml:space="preserve">SPECIAL </w:delText>
        </w:r>
      </w:del>
      <w:ins w:id="4867" w:author="Author">
        <w:r w:rsidR="0045080E">
          <w:t xml:space="preserve">Special </w:t>
        </w:r>
      </w:ins>
      <w:r>
        <w:t>E</w:t>
      </w:r>
      <w:ins w:id="4868" w:author="Author">
        <w:r w:rsidR="0045080E">
          <w:t>ducation</w:t>
        </w:r>
      </w:ins>
      <w:del w:id="4869" w:author="Author">
        <w:r w:rsidDel="0045080E">
          <w:delText>DUCATION</w:delText>
        </w:r>
      </w:del>
      <w:r>
        <w:t xml:space="preserve"> F</w:t>
      </w:r>
      <w:ins w:id="4870" w:author="Author">
        <w:r w:rsidR="0045080E">
          <w:t>unding</w:t>
        </w:r>
      </w:ins>
      <w:del w:id="4871" w:author="Author">
        <w:r w:rsidDel="0045080E">
          <w:delText>UNDING</w:delText>
        </w:r>
      </w:del>
    </w:p>
    <w:p w14:paraId="68658FBF" w14:textId="77777777" w:rsidR="000801E7" w:rsidRDefault="000801E7" w:rsidP="00253E03">
      <w:pPr>
        <w:pStyle w:val="par1"/>
        <w:spacing w:after="240"/>
      </w:pPr>
      <w:r>
        <w:t>7.03(1)</w:t>
      </w:r>
      <w:r>
        <w:tab/>
        <w:t>Federal funds</w:t>
      </w:r>
      <w:del w:id="4872" w:author="Author">
        <w:r w:rsidDel="0045080E">
          <w:delText>.</w:delText>
        </w:r>
      </w:del>
    </w:p>
    <w:p w14:paraId="1B48888D" w14:textId="77777777" w:rsidR="000801E7" w:rsidRDefault="000801E7" w:rsidP="00253E03">
      <w:pPr>
        <w:pStyle w:val="par2"/>
        <w:spacing w:after="240"/>
      </w:pPr>
      <w:r>
        <w:lastRenderedPageBreak/>
        <w:t>7.03(1)(a)</w:t>
      </w:r>
      <w:r>
        <w:tab/>
      </w:r>
      <w:del w:id="4873" w:author="Author">
        <w:r w:rsidDel="0045080E">
          <w:delText>Administrative units</w:delText>
        </w:r>
      </w:del>
      <w:ins w:id="4874" w:author="Author">
        <w:r w:rsidR="0045080E">
          <w:t>AUs</w:t>
        </w:r>
      </w:ins>
      <w:r>
        <w:t xml:space="preserve"> shall obtain prior approval from the Department </w:t>
      </w:r>
      <w:del w:id="4875" w:author="Author">
        <w:r w:rsidDel="0045080E">
          <w:delText xml:space="preserve">of Education </w:delText>
        </w:r>
      </w:del>
      <w:r>
        <w:t>for the use of federal funds in support of special education services.</w:t>
      </w:r>
    </w:p>
    <w:p w14:paraId="48AB4DDB" w14:textId="77777777" w:rsidR="000801E7" w:rsidRDefault="000801E7" w:rsidP="00253E03">
      <w:pPr>
        <w:pStyle w:val="par2"/>
        <w:spacing w:after="240"/>
      </w:pPr>
      <w:r>
        <w:t>7.03(1)(b)</w:t>
      </w:r>
      <w:r>
        <w:tab/>
        <w:t xml:space="preserve">The approval criteria and procedures for the use of federal </w:t>
      </w:r>
      <w:r w:rsidRPr="00CA3ADF">
        <w:rPr>
          <w:rPrChange w:id="4876" w:author="Author">
            <w:rPr>
              <w:strike/>
            </w:rPr>
          </w:rPrChange>
        </w:rPr>
        <w:t>funds</w:t>
      </w:r>
      <w:r>
        <w:t xml:space="preserve"> shall be governed by relevant rules and regulations promulgated pursuant to state and federal laws.</w:t>
      </w:r>
    </w:p>
    <w:p w14:paraId="6ED6B315" w14:textId="77777777" w:rsidR="000801E7" w:rsidRDefault="000801E7" w:rsidP="00253E03">
      <w:pPr>
        <w:pStyle w:val="par2"/>
        <w:spacing w:after="240"/>
      </w:pPr>
      <w:r>
        <w:t>7.03(1)(c)</w:t>
      </w:r>
      <w:r>
        <w:tab/>
        <w:t xml:space="preserve">Federally funded programs shall be considered supplementary to the basic program required by the </w:t>
      </w:r>
      <w:del w:id="4877" w:author="Author">
        <w:r w:rsidDel="000E26AA">
          <w:delText>Exceptional Children's Educational Act (</w:delText>
        </w:r>
      </w:del>
      <w:r>
        <w:t>ECEA</w:t>
      </w:r>
      <w:del w:id="4878" w:author="Author">
        <w:r w:rsidDel="000E26AA">
          <w:delText>)</w:delText>
        </w:r>
      </w:del>
      <w:r>
        <w:t>.</w:t>
      </w:r>
    </w:p>
    <w:p w14:paraId="3DA11561" w14:textId="77777777" w:rsidR="000801E7" w:rsidRDefault="000801E7" w:rsidP="00253E03">
      <w:pPr>
        <w:pStyle w:val="par1"/>
        <w:spacing w:after="240"/>
      </w:pPr>
      <w:r>
        <w:t>7.03(2)</w:t>
      </w:r>
      <w:r>
        <w:tab/>
        <w:t>ECEA funds</w:t>
      </w:r>
      <w:del w:id="4879" w:author="Author">
        <w:r w:rsidDel="000E26AA">
          <w:delText>.</w:delText>
        </w:r>
      </w:del>
    </w:p>
    <w:p w14:paraId="67BE01AD" w14:textId="77777777" w:rsidR="000801E7" w:rsidRDefault="000801E7" w:rsidP="00253E03">
      <w:pPr>
        <w:pStyle w:val="upar2"/>
        <w:spacing w:after="240"/>
      </w:pPr>
      <w:r>
        <w:t xml:space="preserve">Under the requirements of </w:t>
      </w:r>
      <w:ins w:id="4880" w:author="Author">
        <w:r w:rsidR="000E26AA">
          <w:t>s</w:t>
        </w:r>
      </w:ins>
      <w:del w:id="4881" w:author="Author">
        <w:r w:rsidDel="000E26AA">
          <w:delText>S</w:delText>
        </w:r>
      </w:del>
      <w:r>
        <w:t xml:space="preserve">ection 22-20-104(4), C.R.S., an </w:t>
      </w:r>
      <w:del w:id="4882" w:author="Author">
        <w:r w:rsidDel="000E26AA">
          <w:delText>administrative unit</w:delText>
        </w:r>
      </w:del>
      <w:ins w:id="4883" w:author="Author">
        <w:r w:rsidR="000E26AA">
          <w:t>AU</w:t>
        </w:r>
      </w:ins>
      <w:r>
        <w:t xml:space="preserve"> shall use its state ECEA funds only on special education services and programs, as outlined in </w:t>
      </w:r>
      <w:ins w:id="4884" w:author="Author">
        <w:r w:rsidR="000E26AA">
          <w:t>s</w:t>
        </w:r>
      </w:ins>
      <w:del w:id="4885" w:author="Author">
        <w:r w:rsidDel="000E26AA">
          <w:delText>S</w:delText>
        </w:r>
      </w:del>
      <w:r>
        <w:t>ection 2.4</w:t>
      </w:r>
      <w:r w:rsidR="000B7E0D">
        <w:t>5</w:t>
      </w:r>
      <w:r>
        <w:t xml:space="preserve"> of these Rules.</w:t>
      </w:r>
    </w:p>
    <w:p w14:paraId="7F534913" w14:textId="77777777" w:rsidR="000801E7" w:rsidRDefault="000801E7" w:rsidP="00253E03">
      <w:pPr>
        <w:pStyle w:val="par1"/>
        <w:spacing w:after="240"/>
      </w:pPr>
      <w:r>
        <w:t>7.03(3)</w:t>
      </w:r>
      <w:r>
        <w:tab/>
        <w:t>Payments of ECEA funds</w:t>
      </w:r>
      <w:del w:id="4886" w:author="Author">
        <w:r w:rsidDel="000E26AA">
          <w:delText>.</w:delText>
        </w:r>
      </w:del>
    </w:p>
    <w:p w14:paraId="39274814" w14:textId="77777777" w:rsidR="000801E7" w:rsidRDefault="000801E7" w:rsidP="00253E03">
      <w:pPr>
        <w:pStyle w:val="upar2"/>
        <w:spacing w:after="240"/>
      </w:pPr>
      <w:r>
        <w:t xml:space="preserve">ECEA funds shall be distributed in accordance with </w:t>
      </w:r>
      <w:ins w:id="4887" w:author="Author">
        <w:r w:rsidR="000E26AA">
          <w:t>s</w:t>
        </w:r>
      </w:ins>
      <w:del w:id="4888" w:author="Author">
        <w:r w:rsidDel="000E26AA">
          <w:delText>S</w:delText>
        </w:r>
      </w:del>
      <w:r>
        <w:t>ections 22-20-114 and 22-20-114.5, C.R.S.</w:t>
      </w:r>
    </w:p>
    <w:p w14:paraId="3304E994" w14:textId="77777777" w:rsidR="000801E7" w:rsidRDefault="000801E7" w:rsidP="00253E03">
      <w:pPr>
        <w:pStyle w:val="Heading3"/>
        <w:spacing w:after="240"/>
      </w:pPr>
      <w:commentRangeStart w:id="4889"/>
      <w:r>
        <w:t>7.04</w:t>
      </w:r>
      <w:r>
        <w:tab/>
        <w:t>(Reserved)</w:t>
      </w:r>
      <w:commentRangeEnd w:id="4889"/>
      <w:r w:rsidR="005865F4">
        <w:rPr>
          <w:rStyle w:val="CommentReference"/>
          <w:sz w:val="24"/>
          <w:szCs w:val="26"/>
        </w:rPr>
        <w:commentReference w:id="4889"/>
      </w:r>
    </w:p>
    <w:p w14:paraId="5E81A316" w14:textId="77777777" w:rsidR="000801E7" w:rsidRDefault="000801E7" w:rsidP="00253E03">
      <w:pPr>
        <w:pStyle w:val="Heading3"/>
        <w:spacing w:after="240"/>
      </w:pPr>
      <w:r>
        <w:t>7.05</w:t>
      </w:r>
      <w:r>
        <w:tab/>
        <w:t>Monitoring</w:t>
      </w:r>
    </w:p>
    <w:p w14:paraId="2E5A7868" w14:textId="77777777" w:rsidR="000801E7" w:rsidRDefault="000801E7" w:rsidP="00253E03">
      <w:pPr>
        <w:pStyle w:val="upar1"/>
        <w:spacing w:after="240"/>
      </w:pPr>
      <w:r>
        <w:t xml:space="preserve">Each </w:t>
      </w:r>
      <w:del w:id="4890" w:author="Author">
        <w:r w:rsidDel="00C33BFC">
          <w:delText>administrative unit</w:delText>
        </w:r>
      </w:del>
      <w:ins w:id="4891" w:author="Author">
        <w:r w:rsidR="00C33BFC">
          <w:t>AU</w:t>
        </w:r>
      </w:ins>
      <w:r>
        <w:t xml:space="preserve">, </w:t>
      </w:r>
      <w:del w:id="4892" w:author="Author">
        <w:r w:rsidDel="00C33BFC">
          <w:delText>S</w:delText>
        </w:r>
      </w:del>
      <w:ins w:id="4893" w:author="Author">
        <w:r w:rsidR="00C33BFC">
          <w:t>s</w:t>
        </w:r>
      </w:ins>
      <w:r>
        <w:t>tate</w:t>
      </w:r>
      <w:ins w:id="4894" w:author="Author">
        <w:r w:rsidR="00C33BFC">
          <w:t>-</w:t>
        </w:r>
      </w:ins>
      <w:del w:id="4895" w:author="Author">
        <w:r w:rsidDel="00C33BFC">
          <w:delText xml:space="preserve"> </w:delText>
        </w:r>
      </w:del>
      <w:ins w:id="4896" w:author="Author">
        <w:r w:rsidR="00C33BFC">
          <w:t>o</w:t>
        </w:r>
      </w:ins>
      <w:del w:id="4897" w:author="Author">
        <w:r w:rsidDel="00C33BFC">
          <w:delText>O</w:delText>
        </w:r>
      </w:del>
      <w:r>
        <w:t xml:space="preserve">perated </w:t>
      </w:r>
      <w:ins w:id="4898" w:author="Author">
        <w:r w:rsidR="00C33BFC">
          <w:t>p</w:t>
        </w:r>
      </w:ins>
      <w:del w:id="4899" w:author="Author">
        <w:r w:rsidDel="00C33BFC">
          <w:delText>P</w:delText>
        </w:r>
      </w:del>
      <w:r>
        <w:t xml:space="preserve">rogram, approved facility school, and </w:t>
      </w:r>
      <w:del w:id="4900" w:author="Author">
        <w:r w:rsidDel="00C33BFC">
          <w:delText>Department of Early Childhood</w:delText>
        </w:r>
      </w:del>
      <w:ins w:id="4901" w:author="Author">
        <w:r w:rsidR="00C33BFC">
          <w:t>CDEC</w:t>
        </w:r>
      </w:ins>
      <w:r>
        <w:t xml:space="preserve"> program shall comply with all state statutes and regulations regarding the identification and</w:t>
      </w:r>
      <w:del w:id="4902" w:author="Author">
        <w:r w:rsidDel="000E26AA">
          <w:delText>/or</w:delText>
        </w:r>
      </w:del>
      <w:r>
        <w:t xml:space="preserve"> education of children with disabilities</w:t>
      </w:r>
      <w:r w:rsidR="000B7E0D">
        <w:t>.</w:t>
      </w:r>
    </w:p>
    <w:p w14:paraId="5FC9F975" w14:textId="77777777" w:rsidR="000801E7" w:rsidRDefault="000801E7" w:rsidP="00253E03">
      <w:pPr>
        <w:pStyle w:val="par1"/>
        <w:spacing w:after="240"/>
      </w:pPr>
      <w:r>
        <w:t>7.05(1)</w:t>
      </w:r>
      <w:r>
        <w:tab/>
        <w:t xml:space="preserve">Each </w:t>
      </w:r>
      <w:del w:id="4903" w:author="Author">
        <w:r w:rsidDel="00C33BFC">
          <w:delText>administrative unit</w:delText>
        </w:r>
      </w:del>
      <w:ins w:id="4904" w:author="Author">
        <w:r w:rsidR="00C33BFC">
          <w:t>AU</w:t>
        </w:r>
      </w:ins>
      <w:r>
        <w:t xml:space="preserve">, </w:t>
      </w:r>
      <w:ins w:id="4905" w:author="Author">
        <w:r w:rsidR="00C33BFC">
          <w:t>s</w:t>
        </w:r>
      </w:ins>
      <w:del w:id="4906" w:author="Author">
        <w:r w:rsidDel="00C33BFC">
          <w:delText>S</w:delText>
        </w:r>
      </w:del>
      <w:r>
        <w:t>tate</w:t>
      </w:r>
      <w:ins w:id="4907" w:author="Author">
        <w:r w:rsidR="00C33BFC">
          <w:t>-</w:t>
        </w:r>
      </w:ins>
      <w:del w:id="4908" w:author="Author">
        <w:r w:rsidDel="00C33BFC">
          <w:delText xml:space="preserve"> </w:delText>
        </w:r>
      </w:del>
      <w:ins w:id="4909" w:author="Author">
        <w:r w:rsidR="00C33BFC">
          <w:t>o</w:t>
        </w:r>
      </w:ins>
      <w:del w:id="4910" w:author="Author">
        <w:r w:rsidDel="00C33BFC">
          <w:delText>O</w:delText>
        </w:r>
      </w:del>
      <w:r>
        <w:t xml:space="preserve">perated </w:t>
      </w:r>
      <w:ins w:id="4911" w:author="Author">
        <w:r w:rsidR="00C33BFC">
          <w:t>p</w:t>
        </w:r>
      </w:ins>
      <w:del w:id="4912" w:author="Author">
        <w:r w:rsidDel="00C33BFC">
          <w:delText>P</w:delText>
        </w:r>
      </w:del>
      <w:r>
        <w:t>rogram, approved facility school</w:t>
      </w:r>
      <w:ins w:id="4913" w:author="Author">
        <w:r w:rsidR="00C33BFC">
          <w:t>,</w:t>
        </w:r>
      </w:ins>
      <w:r>
        <w:t xml:space="preserve"> and </w:t>
      </w:r>
      <w:del w:id="4914" w:author="Author">
        <w:r w:rsidDel="00C33BFC">
          <w:delText>Department of Early Childhood</w:delText>
        </w:r>
      </w:del>
      <w:ins w:id="4915" w:author="Author">
        <w:r w:rsidR="00C33BFC">
          <w:t>CDEC</w:t>
        </w:r>
      </w:ins>
      <w:r>
        <w:t xml:space="preserve"> program shall be subject to ongoing monitoring by the Department </w:t>
      </w:r>
      <w:del w:id="4916" w:author="Author">
        <w:r w:rsidDel="00C33BFC">
          <w:delText xml:space="preserve">of Education </w:delText>
        </w:r>
      </w:del>
      <w:r>
        <w:t>of its policies, procedures</w:t>
      </w:r>
      <w:ins w:id="4917" w:author="Author">
        <w:r w:rsidR="000E26AA">
          <w:t>,</w:t>
        </w:r>
      </w:ins>
      <w:r>
        <w:t xml:space="preserve"> and practices relating to the identification and</w:t>
      </w:r>
      <w:del w:id="4918" w:author="Author">
        <w:r w:rsidDel="000E26AA">
          <w:delText>/or</w:delText>
        </w:r>
      </w:del>
      <w:r>
        <w:t xml:space="preserve"> education of children with disabilities.</w:t>
      </w:r>
    </w:p>
    <w:p w14:paraId="6273E8E0" w14:textId="77777777" w:rsidR="000801E7" w:rsidRDefault="000801E7" w:rsidP="00253E03">
      <w:pPr>
        <w:pStyle w:val="par2"/>
        <w:spacing w:after="240"/>
      </w:pPr>
      <w:r>
        <w:t>7.05(1)(a)</w:t>
      </w:r>
      <w:r>
        <w:tab/>
        <w:t>Monitoring procedures shall include:</w:t>
      </w:r>
    </w:p>
    <w:p w14:paraId="13B9BE62" w14:textId="44408A1D" w:rsidR="000801E7" w:rsidRDefault="000801E7">
      <w:pPr>
        <w:pStyle w:val="par3"/>
        <w:spacing w:after="240" w:line="259" w:lineRule="auto"/>
        <w:pPrChange w:id="4919" w:author="Author">
          <w:pPr>
            <w:pStyle w:val="par3"/>
          </w:pPr>
        </w:pPrChange>
      </w:pPr>
      <w:r>
        <w:t>7.05(1)(a)(i)</w:t>
      </w:r>
      <w:r>
        <w:tab/>
        <w:t xml:space="preserve">A determination of compliance with statutes according to the </w:t>
      </w:r>
      <w:del w:id="4920" w:author="Author">
        <w:r w:rsidDel="000E26AA">
          <w:delText>administrative unit</w:delText>
        </w:r>
      </w:del>
      <w:ins w:id="4921" w:author="Author">
        <w:del w:id="4922" w:author="Author">
          <w:r w:rsidR="000E26AA">
            <w:delText>AU</w:delText>
          </w:r>
        </w:del>
      </w:ins>
      <w:r>
        <w:t xml:space="preserve"> </w:t>
      </w:r>
      <w:del w:id="4923" w:author="Author">
        <w:r>
          <w:delText xml:space="preserve">on-site </w:delText>
        </w:r>
        <w:r w:rsidR="719D6CFF" w:rsidDel="512B74AE">
          <w:delText>checklis</w:delText>
        </w:r>
      </w:del>
      <w:ins w:id="4924" w:author="Author">
        <w:r w:rsidR="7A04E47E">
          <w:t>monitoring tool</w:t>
        </w:r>
      </w:ins>
      <w:del w:id="4925" w:author="Author">
        <w:r w:rsidR="719D6CFF" w:rsidDel="512B74AE">
          <w:delText>t</w:delText>
        </w:r>
      </w:del>
      <w:r>
        <w:t xml:space="preserve"> developed by the Department</w:t>
      </w:r>
      <w:del w:id="4926" w:author="Author">
        <w:r w:rsidDel="00C33BFC">
          <w:delText xml:space="preserve"> of Education</w:delText>
        </w:r>
      </w:del>
      <w:ins w:id="4927" w:author="Author">
        <w:r w:rsidR="00C33BFC">
          <w:t>; and</w:t>
        </w:r>
      </w:ins>
      <w:del w:id="4928" w:author="Author">
        <w:r w:rsidDel="00C33BFC">
          <w:delText>.</w:delText>
        </w:r>
      </w:del>
    </w:p>
    <w:p w14:paraId="57C96362" w14:textId="77777777" w:rsidR="000801E7" w:rsidRDefault="000801E7" w:rsidP="00253E03">
      <w:pPr>
        <w:pStyle w:val="par3"/>
        <w:spacing w:after="240"/>
      </w:pPr>
      <w:r>
        <w:lastRenderedPageBreak/>
        <w:t>7.05(1)(a)(ii)</w:t>
      </w:r>
      <w:r>
        <w:tab/>
        <w:t>An assessment of program quality based on the standards established by the Department</w:t>
      </w:r>
      <w:del w:id="4929" w:author="Author">
        <w:r w:rsidDel="00C33BFC">
          <w:delText xml:space="preserve"> of Educatio</w:delText>
        </w:r>
      </w:del>
      <w:ins w:id="4930" w:author="Author">
        <w:r w:rsidR="00C33BFC">
          <w:t>.</w:t>
        </w:r>
      </w:ins>
      <w:del w:id="4931" w:author="Author">
        <w:r w:rsidDel="00C33BFC">
          <w:delText>n.</w:delText>
        </w:r>
      </w:del>
    </w:p>
    <w:p w14:paraId="63F67FC4" w14:textId="77777777" w:rsidR="000801E7" w:rsidRDefault="000801E7" w:rsidP="00253E03">
      <w:pPr>
        <w:pStyle w:val="par2"/>
        <w:spacing w:after="240"/>
      </w:pPr>
      <w:r>
        <w:t>7.05(1)(b)</w:t>
      </w:r>
      <w:r>
        <w:tab/>
        <w:t xml:space="preserve">Monitoring activities shall be determined by the Department </w:t>
      </w:r>
      <w:del w:id="4932" w:author="Author">
        <w:r w:rsidDel="00C33BFC">
          <w:delText xml:space="preserve">of Education </w:delText>
        </w:r>
      </w:del>
      <w:r>
        <w:t>and shall include:</w:t>
      </w:r>
    </w:p>
    <w:p w14:paraId="029061E4" w14:textId="36C8FF26" w:rsidR="000801E7" w:rsidRPr="00063013" w:rsidRDefault="000801E7" w:rsidP="00253E03">
      <w:pPr>
        <w:pStyle w:val="par3"/>
        <w:spacing w:after="240"/>
      </w:pPr>
      <w:r w:rsidRPr="00063013">
        <w:t>7.05(1)(b)(i)</w:t>
      </w:r>
      <w:r w:rsidRPr="00063013">
        <w:tab/>
        <w:t xml:space="preserve">Review of the comprehensive plan of the </w:t>
      </w:r>
      <w:del w:id="4933" w:author="Author">
        <w:r w:rsidRPr="00063013" w:rsidDel="000E26AA">
          <w:delText>administrative unit</w:delText>
        </w:r>
      </w:del>
      <w:ins w:id="4934" w:author="Author">
        <w:r w:rsidR="000E26AA">
          <w:t>AU</w:t>
        </w:r>
      </w:ins>
      <w:r w:rsidRPr="00063013">
        <w:t>,</w:t>
      </w:r>
      <w:ins w:id="4935" w:author="Author">
        <w:r w:rsidRPr="00063013">
          <w:t xml:space="preserve"> </w:t>
        </w:r>
        <w:r w:rsidR="3B08A4D3">
          <w:t>or</w:t>
        </w:r>
      </w:ins>
      <w:r w:rsidR="1A7C884A">
        <w:t xml:space="preserve"> </w:t>
      </w:r>
      <w:r w:rsidRPr="00063013">
        <w:t>state-operated program</w:t>
      </w:r>
      <w:commentRangeStart w:id="4936"/>
      <w:ins w:id="4937" w:author="Author">
        <w:del w:id="4938" w:author="Author">
          <w:r w:rsidR="000E26AA" w:rsidDel="003E7262">
            <w:delText>,</w:delText>
          </w:r>
        </w:del>
      </w:ins>
      <w:del w:id="4939" w:author="Author">
        <w:r w:rsidRPr="00063013">
          <w:delText xml:space="preserve"> or approved facility school</w:delText>
        </w:r>
      </w:del>
      <w:commentRangeEnd w:id="4936"/>
      <w:r w:rsidR="003E7262">
        <w:rPr>
          <w:rStyle w:val="CommentReference"/>
          <w:sz w:val="24"/>
          <w:szCs w:val="24"/>
        </w:rPr>
        <w:commentReference w:id="4936"/>
      </w:r>
      <w:ins w:id="4940" w:author="Author">
        <w:del w:id="4941" w:author="Author">
          <w:r w:rsidR="00C33BFC" w:rsidDel="003E7262">
            <w:delText>;</w:delText>
          </w:r>
        </w:del>
      </w:ins>
      <w:del w:id="4942" w:author="Author">
        <w:r w:rsidRPr="00063013" w:rsidDel="00C33BFC">
          <w:delText>,</w:delText>
        </w:r>
      </w:del>
      <w:ins w:id="4943" w:author="Author">
        <w:r w:rsidR="003E7262">
          <w:t>;</w:t>
        </w:r>
      </w:ins>
    </w:p>
    <w:p w14:paraId="78081994" w14:textId="77777777" w:rsidR="000801E7" w:rsidRPr="00063013" w:rsidRDefault="000801E7" w:rsidP="00253E03">
      <w:pPr>
        <w:pStyle w:val="par3"/>
        <w:spacing w:after="240"/>
      </w:pPr>
      <w:r w:rsidRPr="00063013">
        <w:t>7.05(1)(b)(ii)</w:t>
      </w:r>
      <w:r w:rsidRPr="00063013">
        <w:tab/>
        <w:t>A review of the data routinely collected by the Department</w:t>
      </w:r>
      <w:del w:id="4944" w:author="Author">
        <w:r w:rsidRPr="00063013" w:rsidDel="00C33BFC">
          <w:delText xml:space="preserve"> of Education</w:delText>
        </w:r>
      </w:del>
      <w:ins w:id="4945" w:author="Author">
        <w:r w:rsidR="00C33BFC">
          <w:t>;</w:t>
        </w:r>
      </w:ins>
      <w:del w:id="4946" w:author="Author">
        <w:r w:rsidRPr="00063013" w:rsidDel="00C33BFC">
          <w:delText>,</w:delText>
        </w:r>
      </w:del>
    </w:p>
    <w:p w14:paraId="69CA33FB" w14:textId="77777777" w:rsidR="000801E7" w:rsidRPr="00063013" w:rsidRDefault="000801E7" w:rsidP="00253E03">
      <w:pPr>
        <w:pStyle w:val="par3"/>
        <w:spacing w:after="240"/>
      </w:pPr>
      <w:r w:rsidRPr="00063013">
        <w:t>7.05(1)(b)(iii)</w:t>
      </w:r>
      <w:r w:rsidRPr="00063013">
        <w:tab/>
        <w:t xml:space="preserve">A planned comprehensive or targeted on-site process to identify and verify compliance with </w:t>
      </w:r>
      <w:del w:id="4947" w:author="Author">
        <w:r w:rsidRPr="00063013" w:rsidDel="000E26AA">
          <w:delText xml:space="preserve">and implementation of </w:delText>
        </w:r>
      </w:del>
      <w:r w:rsidRPr="00063013">
        <w:t>policies and procedures</w:t>
      </w:r>
      <w:ins w:id="4948" w:author="Author">
        <w:r w:rsidR="000E26AA">
          <w:t>,</w:t>
        </w:r>
      </w:ins>
      <w:r w:rsidRPr="00063013">
        <w:t xml:space="preserve"> as well as </w:t>
      </w:r>
      <w:ins w:id="4949" w:author="Author">
        <w:r w:rsidR="000E26AA">
          <w:t xml:space="preserve">requirements related to the </w:t>
        </w:r>
      </w:ins>
      <w:r w:rsidRPr="00063013">
        <w:t>delivery of services</w:t>
      </w:r>
      <w:ins w:id="4950" w:author="Author">
        <w:r w:rsidR="00C33BFC">
          <w:t>;</w:t>
        </w:r>
      </w:ins>
      <w:del w:id="4951" w:author="Author">
        <w:r w:rsidRPr="00063013" w:rsidDel="00C33BFC">
          <w:delText>,</w:delText>
        </w:r>
      </w:del>
    </w:p>
    <w:p w14:paraId="0D3926A3" w14:textId="77777777" w:rsidR="000801E7" w:rsidRDefault="000801E7" w:rsidP="00253E03">
      <w:pPr>
        <w:pStyle w:val="par3"/>
        <w:spacing w:after="240"/>
      </w:pPr>
      <w:commentRangeStart w:id="4952"/>
      <w:r w:rsidRPr="00063013">
        <w:t>7.05(1)(b)(iv)</w:t>
      </w:r>
      <w:r w:rsidRPr="00063013">
        <w:tab/>
        <w:t xml:space="preserve">Count audits consisting of periodic checks of student eligibility criteria through verification of documentation </w:t>
      </w:r>
      <w:del w:id="4953" w:author="Author">
        <w:r w:rsidRPr="00063013" w:rsidDel="000E26AA">
          <w:delText xml:space="preserve">as </w:delText>
        </w:r>
      </w:del>
      <w:r w:rsidRPr="00063013">
        <w:t xml:space="preserve">found in students' files and </w:t>
      </w:r>
      <w:del w:id="4954" w:author="Author">
        <w:r w:rsidRPr="00063013" w:rsidDel="000E26AA">
          <w:delText>on individual education programs</w:delText>
        </w:r>
      </w:del>
      <w:ins w:id="4955" w:author="Author">
        <w:r w:rsidR="000E26AA">
          <w:t>IEPs</w:t>
        </w:r>
      </w:ins>
      <w:del w:id="4956" w:author="Author">
        <w:r w:rsidRPr="00063013" w:rsidDel="00C33BFC">
          <w:delText>.</w:delText>
        </w:r>
      </w:del>
      <w:commentRangeEnd w:id="4952"/>
      <w:r w:rsidR="003E7262">
        <w:rPr>
          <w:rStyle w:val="CommentReference"/>
          <w:sz w:val="24"/>
          <w:szCs w:val="24"/>
        </w:rPr>
        <w:commentReference w:id="4952"/>
      </w:r>
    </w:p>
    <w:p w14:paraId="648BF7C1" w14:textId="77777777" w:rsidR="000B7E0D" w:rsidRDefault="000B7E0D" w:rsidP="00253E03">
      <w:pPr>
        <w:pStyle w:val="par3"/>
        <w:spacing w:after="240"/>
        <w:rPr>
          <w:ins w:id="4957" w:author="Author"/>
        </w:rPr>
      </w:pPr>
      <w:r w:rsidRPr="000B7E0D">
        <w:t>7.05(1)(b)(v)</w:t>
      </w:r>
      <w:r w:rsidRPr="000B7E0D">
        <w:tab/>
        <w:t xml:space="preserve">Confirmation that the AU adopted the policy on </w:t>
      </w:r>
      <w:ins w:id="4958" w:author="Author">
        <w:r w:rsidR="00C33BFC">
          <w:t>a</w:t>
        </w:r>
      </w:ins>
      <w:del w:id="4959" w:author="Author">
        <w:r w:rsidRPr="000B7E0D" w:rsidDel="00C33BFC">
          <w:delText>A</w:delText>
        </w:r>
      </w:del>
      <w:r w:rsidRPr="000B7E0D">
        <w:t xml:space="preserve">bbreviated </w:t>
      </w:r>
      <w:ins w:id="4960" w:author="Author">
        <w:r w:rsidR="00C33BFC">
          <w:t>s</w:t>
        </w:r>
      </w:ins>
      <w:del w:id="4961" w:author="Author">
        <w:r w:rsidRPr="000B7E0D" w:rsidDel="00C33BFC">
          <w:delText>S</w:delText>
        </w:r>
      </w:del>
      <w:r w:rsidRPr="000B7E0D">
        <w:t xml:space="preserve">chool </w:t>
      </w:r>
      <w:ins w:id="4962" w:author="Author">
        <w:r w:rsidR="00C33BFC">
          <w:t>d</w:t>
        </w:r>
      </w:ins>
      <w:del w:id="4963" w:author="Author">
        <w:r w:rsidRPr="000B7E0D" w:rsidDel="00C33BFC">
          <w:delText>D</w:delText>
        </w:r>
      </w:del>
      <w:r w:rsidRPr="000B7E0D">
        <w:t xml:space="preserve">ay </w:t>
      </w:r>
      <w:ins w:id="4964" w:author="Author">
        <w:r w:rsidR="00C33BFC">
          <w:t>s</w:t>
        </w:r>
      </w:ins>
      <w:del w:id="4965" w:author="Author">
        <w:r w:rsidRPr="000B7E0D" w:rsidDel="00C33BFC">
          <w:delText>S</w:delText>
        </w:r>
      </w:del>
      <w:r w:rsidRPr="000B7E0D">
        <w:t>chedules</w:t>
      </w:r>
      <w:ins w:id="4966" w:author="Author">
        <w:r w:rsidR="00E06E7A">
          <w:t>;</w:t>
        </w:r>
        <w:r w:rsidR="0013765F">
          <w:t xml:space="preserve"> and</w:t>
        </w:r>
      </w:ins>
      <w:del w:id="4967" w:author="Author">
        <w:r w:rsidRPr="000B7E0D" w:rsidDel="00E06E7A">
          <w:delText>.</w:delText>
        </w:r>
      </w:del>
    </w:p>
    <w:p w14:paraId="68AC9E52" w14:textId="77777777" w:rsidR="00E06E7A" w:rsidRDefault="00E06E7A" w:rsidP="00253E03">
      <w:pPr>
        <w:pStyle w:val="par3"/>
        <w:spacing w:after="240"/>
      </w:pPr>
      <w:commentRangeStart w:id="4968"/>
      <w:ins w:id="4969" w:author="Author">
        <w:r>
          <w:t>7.05(1)(b)(vi)</w:t>
        </w:r>
        <w:r>
          <w:tab/>
          <w:t>For AUs</w:t>
        </w:r>
        <w:r w:rsidR="0013765F">
          <w:t>, compliance with their obligations under sections of these Rules that apply to children placed in approved facility schools.</w:t>
        </w:r>
      </w:ins>
      <w:commentRangeEnd w:id="4968"/>
      <w:r w:rsidR="003E7262">
        <w:rPr>
          <w:rStyle w:val="CommentReference"/>
          <w:sz w:val="24"/>
          <w:szCs w:val="24"/>
        </w:rPr>
        <w:commentReference w:id="4968"/>
      </w:r>
    </w:p>
    <w:p w14:paraId="4142AF9E" w14:textId="77777777" w:rsidR="000801E7" w:rsidRDefault="000801E7" w:rsidP="00253E03">
      <w:pPr>
        <w:pStyle w:val="par2"/>
        <w:spacing w:after="240"/>
      </w:pPr>
      <w:r>
        <w:t>7.05(1)(c)</w:t>
      </w:r>
      <w:r>
        <w:tab/>
        <w:t>Follow-up to assure non</w:t>
      </w:r>
      <w:del w:id="4970" w:author="Author">
        <w:r>
          <w:delText>-</w:delText>
        </w:r>
      </w:del>
      <w:r>
        <w:t>compliance issues have been rectified shall be ongoing. Follow-up of non</w:t>
      </w:r>
      <w:del w:id="4971" w:author="Author">
        <w:r>
          <w:delText>-</w:delText>
        </w:r>
      </w:del>
      <w:r>
        <w:t xml:space="preserve">compliance issues </w:t>
      </w:r>
      <w:del w:id="4972" w:author="Author">
        <w:r w:rsidDel="000E26AA">
          <w:delText xml:space="preserve">identified from the </w:delText>
        </w:r>
      </w:del>
      <w:ins w:id="4973" w:author="Author">
        <w:r w:rsidR="000E26AA">
          <w:t xml:space="preserve">related to </w:t>
        </w:r>
      </w:ins>
      <w:commentRangeStart w:id="4974"/>
      <w:r>
        <w:t xml:space="preserve">count audits </w:t>
      </w:r>
      <w:commentRangeEnd w:id="4974"/>
      <w:r w:rsidR="003E7262">
        <w:rPr>
          <w:rStyle w:val="CommentReference"/>
          <w:sz w:val="24"/>
          <w:szCs w:val="24"/>
        </w:rPr>
        <w:commentReference w:id="4974"/>
      </w:r>
      <w:r>
        <w:t>will occur as part of the comprehensive on-site monitoring process.</w:t>
      </w:r>
    </w:p>
    <w:p w14:paraId="5F16516D" w14:textId="77777777" w:rsidR="00C74F6A" w:rsidRDefault="000801E7" w:rsidP="00253E03">
      <w:pPr>
        <w:pStyle w:val="par1"/>
        <w:spacing w:after="240" w:line="259" w:lineRule="auto"/>
        <w:rPr>
          <w:ins w:id="4975" w:author="Author"/>
        </w:rPr>
      </w:pPr>
      <w:r>
        <w:t>7.05(2)</w:t>
      </w:r>
      <w:r>
        <w:tab/>
        <w:t xml:space="preserve">Within 90 days from the completion of any monitoring procedure or activity, the Department </w:t>
      </w:r>
      <w:del w:id="4976" w:author="Author">
        <w:r w:rsidDel="00C33BFC">
          <w:delText xml:space="preserve">of Education </w:delText>
        </w:r>
      </w:del>
      <w:r>
        <w:t xml:space="preserve">shall provide a written report based on the </w:t>
      </w:r>
      <w:ins w:id="4977" w:author="Author">
        <w:r w:rsidR="7D776CBD">
          <w:t xml:space="preserve">results of the </w:t>
        </w:r>
      </w:ins>
      <w:del w:id="4978" w:author="Author">
        <w:r w:rsidDel="00C33BFC">
          <w:delText>administrative unit</w:delText>
        </w:r>
      </w:del>
      <w:ins w:id="4979" w:author="Author">
        <w:r w:rsidR="00C33BFC">
          <w:t>AU</w:t>
        </w:r>
      </w:ins>
      <w:r>
        <w:t xml:space="preserve"> </w:t>
      </w:r>
      <w:del w:id="4980" w:author="Author">
        <w:r>
          <w:delText>on-site checklist</w:delText>
        </w:r>
      </w:del>
      <w:ins w:id="4981" w:author="Author">
        <w:r w:rsidR="34B7FA8A">
          <w:t>monitor</w:t>
        </w:r>
        <w:r w:rsidR="003E7262">
          <w:t>i</w:t>
        </w:r>
        <w:r w:rsidR="34B7FA8A">
          <w:t>ng procedure or activity</w:t>
        </w:r>
        <w:del w:id="4982" w:author="Author">
          <w:r w:rsidDel="2412E53C">
            <w:delText>monitoring</w:delText>
          </w:r>
          <w:r w:rsidR="2412E53C">
            <w:delText xml:space="preserve"> tool</w:delText>
          </w:r>
        </w:del>
      </w:ins>
      <w:r>
        <w:t xml:space="preserve">, to the </w:t>
      </w:r>
      <w:del w:id="4983" w:author="Author">
        <w:r w:rsidDel="00637D15">
          <w:delText>administrative unit</w:delText>
        </w:r>
      </w:del>
      <w:ins w:id="4984" w:author="Author">
        <w:r w:rsidR="00637D15">
          <w:t>AU</w:t>
        </w:r>
      </w:ins>
      <w:r>
        <w:t xml:space="preserve">, state-operated program, approved facility school, or </w:t>
      </w:r>
      <w:del w:id="4985" w:author="Author">
        <w:r w:rsidDel="00C33BFC">
          <w:delText>Department of Early Childhood</w:delText>
        </w:r>
      </w:del>
      <w:ins w:id="4986" w:author="Author">
        <w:r w:rsidR="00C33BFC">
          <w:t>CDEC</w:t>
        </w:r>
      </w:ins>
      <w:r>
        <w:t xml:space="preserve"> program</w:t>
      </w:r>
      <w:ins w:id="4987" w:author="Author">
        <w:r w:rsidR="00637D15">
          <w:t xml:space="preserve">. </w:t>
        </w:r>
      </w:ins>
    </w:p>
    <w:p w14:paraId="15A69021" w14:textId="7DDCF704" w:rsidR="003E7262" w:rsidRDefault="00C74F6A" w:rsidP="00253E03">
      <w:pPr>
        <w:pStyle w:val="par1"/>
        <w:spacing w:after="240" w:line="259" w:lineRule="auto"/>
        <w:rPr>
          <w:ins w:id="4988" w:author="Author"/>
        </w:rPr>
      </w:pPr>
      <w:ins w:id="4989" w:author="Author">
        <w:r>
          <w:tab/>
        </w:r>
        <w:commentRangeStart w:id="4990"/>
        <w:r>
          <w:t xml:space="preserve">7.05(2)(a) </w:t>
        </w:r>
        <w:r w:rsidR="00637D15">
          <w:t xml:space="preserve">The report </w:t>
        </w:r>
      </w:ins>
      <w:del w:id="4991" w:author="Author">
        <w:r w:rsidR="000801E7" w:rsidDel="00637D15">
          <w:delText xml:space="preserve">, which </w:delText>
        </w:r>
      </w:del>
      <w:r w:rsidR="000801E7">
        <w:t>shall include</w:t>
      </w:r>
      <w:ins w:id="4992" w:author="Author">
        <w:r w:rsidR="003E7262">
          <w:t>:</w:t>
        </w:r>
      </w:ins>
    </w:p>
    <w:p w14:paraId="6F6FC5A5" w14:textId="0A352CD4" w:rsidR="003E7262" w:rsidRDefault="003E7262" w:rsidP="00253E03">
      <w:pPr>
        <w:pStyle w:val="par1"/>
        <w:spacing w:after="240" w:line="259" w:lineRule="auto"/>
        <w:rPr>
          <w:ins w:id="4993" w:author="Author"/>
        </w:rPr>
      </w:pPr>
      <w:ins w:id="4994" w:author="Author">
        <w:r>
          <w:tab/>
        </w:r>
        <w:r>
          <w:tab/>
          <w:t>7.05(2)</w:t>
        </w:r>
        <w:r w:rsidR="00C74F6A">
          <w:t>(a)(i)</w:t>
        </w:r>
        <w:r w:rsidR="000801E7">
          <w:t xml:space="preserve"> </w:t>
        </w:r>
        <w:r>
          <w:t>A</w:t>
        </w:r>
        <w:del w:id="4995" w:author="Author">
          <w:r w:rsidR="1719A4B3" w:rsidDel="003E7262">
            <w:delText>a</w:delText>
          </w:r>
        </w:del>
        <w:r w:rsidR="1719A4B3">
          <w:t xml:space="preserve"> description of the identified noncompliance</w:t>
        </w:r>
        <w:r w:rsidR="00A83953">
          <w:t xml:space="preserve"> (if applicable)</w:t>
        </w:r>
        <w:r w:rsidR="1719A4B3">
          <w:t>;</w:t>
        </w:r>
      </w:ins>
    </w:p>
    <w:p w14:paraId="44346850" w14:textId="085FABC7" w:rsidR="00C74F6A" w:rsidRDefault="003E7262" w:rsidP="00253E03">
      <w:pPr>
        <w:pStyle w:val="par1"/>
        <w:spacing w:after="240" w:line="259" w:lineRule="auto"/>
        <w:rPr>
          <w:ins w:id="4996" w:author="Author"/>
        </w:rPr>
      </w:pPr>
      <w:ins w:id="4997" w:author="Author">
        <w:r>
          <w:lastRenderedPageBreak/>
          <w:tab/>
        </w:r>
        <w:r>
          <w:tab/>
          <w:t>7.05(2)(a)</w:t>
        </w:r>
        <w:r w:rsidR="00C74F6A">
          <w:t>(ii) S</w:t>
        </w:r>
        <w:del w:id="4998" w:author="Author">
          <w:r w:rsidR="1719A4B3" w:rsidDel="00C74F6A">
            <w:delText>s</w:delText>
          </w:r>
        </w:del>
        <w:r w:rsidR="1719A4B3">
          <w:t>tatutory or regulatory requirement(s) with which the AU, state-operated program, approved facility school, or CDEC program is noncompliant</w:t>
        </w:r>
        <w:r w:rsidR="55B2E73F">
          <w:t xml:space="preserve"> (if applicable)</w:t>
        </w:r>
        <w:r w:rsidR="1719A4B3">
          <w:t xml:space="preserve">; </w:t>
        </w:r>
      </w:ins>
    </w:p>
    <w:p w14:paraId="00BF7B63" w14:textId="23832486" w:rsidR="00C74F6A" w:rsidRDefault="00C74F6A" w:rsidP="00253E03">
      <w:pPr>
        <w:pStyle w:val="par1"/>
        <w:spacing w:after="240" w:line="259" w:lineRule="auto"/>
        <w:rPr>
          <w:ins w:id="4999" w:author="Author"/>
        </w:rPr>
      </w:pPr>
      <w:ins w:id="5000" w:author="Author">
        <w:r>
          <w:tab/>
        </w:r>
        <w:r>
          <w:tab/>
          <w:t xml:space="preserve">7.05(2)(a)(iii) </w:t>
        </w:r>
        <w:del w:id="5001" w:author="Author">
          <w:r w:rsidR="5F573B19" w:rsidDel="00C74F6A">
            <w:delText>a</w:delText>
          </w:r>
        </w:del>
        <w:r>
          <w:t>A</w:t>
        </w:r>
        <w:r w:rsidR="1719A4B3">
          <w:t xml:space="preserve"> description of the quantitative and/or qualitative data </w:t>
        </w:r>
        <w:r w:rsidR="7B51CC46">
          <w:t>reviewed</w:t>
        </w:r>
        <w:r w:rsidR="1719A4B3">
          <w:t xml:space="preserve"> (i.e., information supporting the </w:t>
        </w:r>
        <w:r w:rsidR="64F459D1">
          <w:t>Department’</w:t>
        </w:r>
        <w:r w:rsidR="1719A4B3">
          <w:t>s conclusi</w:t>
        </w:r>
        <w:r w:rsidR="76C05075">
          <w:t>ons</w:t>
        </w:r>
        <w:r w:rsidR="1719A4B3">
          <w:t>);</w:t>
        </w:r>
        <w:r w:rsidR="6B97963C">
          <w:t xml:space="preserve"> </w:t>
        </w:r>
      </w:ins>
    </w:p>
    <w:p w14:paraId="120E4CB5" w14:textId="10BC3E41" w:rsidR="00C74F6A" w:rsidRDefault="00C74F6A" w:rsidP="00253E03">
      <w:pPr>
        <w:pStyle w:val="par1"/>
        <w:spacing w:after="240" w:line="259" w:lineRule="auto"/>
        <w:rPr>
          <w:ins w:id="5002" w:author="Author"/>
        </w:rPr>
      </w:pPr>
      <w:ins w:id="5003" w:author="Author">
        <w:r>
          <w:tab/>
        </w:r>
        <w:r>
          <w:tab/>
          <w:t xml:space="preserve">7.05(2)(a)(iv) </w:t>
        </w:r>
        <w:del w:id="5004" w:author="Author">
          <w:r w:rsidR="6B97963C" w:rsidDel="00C74F6A">
            <w:delText>a</w:delText>
          </w:r>
        </w:del>
        <w:r>
          <w:t>A</w:t>
        </w:r>
        <w:r w:rsidR="1719A4B3">
          <w:t xml:space="preserve"> statement that </w:t>
        </w:r>
        <w:r w:rsidR="08538F80">
          <w:t>any</w:t>
        </w:r>
        <w:r w:rsidR="1719A4B3">
          <w:t xml:space="preserve"> noncompliance must be corrected as soon as possible, and in no case later than one year from the date of the </w:t>
        </w:r>
        <w:r w:rsidR="70ABB624">
          <w:t>Department</w:t>
        </w:r>
        <w:r w:rsidR="1719A4B3">
          <w:t>’s written notification of noncompliance</w:t>
        </w:r>
        <w:r w:rsidR="657F383C">
          <w:t xml:space="preserve"> (if applicable)</w:t>
        </w:r>
        <w:r w:rsidR="1719A4B3">
          <w:t xml:space="preserve">; </w:t>
        </w:r>
      </w:ins>
    </w:p>
    <w:p w14:paraId="04A40617" w14:textId="6C6F707F" w:rsidR="00C74F6A" w:rsidRDefault="00C74F6A" w:rsidP="00253E03">
      <w:pPr>
        <w:pStyle w:val="par1"/>
        <w:spacing w:after="240" w:line="259" w:lineRule="auto"/>
        <w:rPr>
          <w:ins w:id="5005" w:author="Author"/>
        </w:rPr>
      </w:pPr>
      <w:ins w:id="5006" w:author="Author">
        <w:r>
          <w:tab/>
        </w:r>
        <w:r>
          <w:tab/>
          <w:t xml:space="preserve">7.06(2)(a)(v) </w:t>
        </w:r>
        <w:del w:id="5007" w:author="Author">
          <w:r w:rsidR="1719A4B3" w:rsidDel="00C74F6A">
            <w:delText>a</w:delText>
          </w:r>
        </w:del>
        <w:r>
          <w:t>A</w:t>
        </w:r>
        <w:r w:rsidR="1719A4B3">
          <w:t xml:space="preserve">ny required corrective action(s); and </w:t>
        </w:r>
      </w:ins>
    </w:p>
    <w:p w14:paraId="398042A5" w14:textId="29C0E407" w:rsidR="000801E7" w:rsidRDefault="00C74F6A">
      <w:pPr>
        <w:pStyle w:val="par1"/>
        <w:spacing w:after="240" w:line="259" w:lineRule="auto"/>
        <w:rPr>
          <w:ins w:id="5008" w:author="Author"/>
        </w:rPr>
        <w:pPrChange w:id="5009" w:author="Author">
          <w:pPr>
            <w:pStyle w:val="par1"/>
          </w:pPr>
        </w:pPrChange>
      </w:pPr>
      <w:ins w:id="5010" w:author="Author">
        <w:r>
          <w:tab/>
        </w:r>
        <w:r>
          <w:tab/>
          <w:t xml:space="preserve">7.06(2)(a)(vi) </w:t>
        </w:r>
        <w:del w:id="5011" w:author="Author">
          <w:r w:rsidR="1719A4B3" w:rsidDel="00C74F6A">
            <w:delText>t</w:delText>
          </w:r>
        </w:del>
        <w:r>
          <w:t>T</w:t>
        </w:r>
        <w:r w:rsidR="1719A4B3">
          <w:t>he timeline for submission of evidence of correction</w:t>
        </w:r>
        <w:r w:rsidR="2118C914">
          <w:t xml:space="preserve"> (if applicable)</w:t>
        </w:r>
        <w:r w:rsidR="31D85F21">
          <w:t>, for which the AU, state-operated program, approved facil</w:t>
        </w:r>
        <w:r w:rsidR="5B475B29">
          <w:t>ity</w:t>
        </w:r>
        <w:r w:rsidR="31D85F21">
          <w:t xml:space="preserve"> school, or CDEC must comply</w:t>
        </w:r>
        <w:r w:rsidR="1719A4B3">
          <w:t>.</w:t>
        </w:r>
      </w:ins>
      <w:commentRangeEnd w:id="4990"/>
      <w:r>
        <w:rPr>
          <w:rStyle w:val="CommentReference"/>
          <w:sz w:val="24"/>
          <w:szCs w:val="24"/>
        </w:rPr>
        <w:commentReference w:id="4990"/>
      </w:r>
    </w:p>
    <w:p w14:paraId="36581598" w14:textId="338FBC11" w:rsidR="000801E7" w:rsidRDefault="000801E7" w:rsidP="00253E03">
      <w:pPr>
        <w:pStyle w:val="par1"/>
        <w:spacing w:after="240" w:line="259" w:lineRule="auto"/>
        <w:rPr>
          <w:del w:id="5012" w:author="Author"/>
        </w:rPr>
      </w:pPr>
      <w:del w:id="5013" w:author="Author">
        <w:r>
          <w:delText xml:space="preserve"> findings, non-compliance items, directives for corrective action, and recommendations for improvement.</w:delText>
        </w:r>
      </w:del>
    </w:p>
    <w:p w14:paraId="6C412FD9" w14:textId="77777777" w:rsidR="000801E7" w:rsidRDefault="000801E7" w:rsidP="00253E03">
      <w:pPr>
        <w:pStyle w:val="par2"/>
        <w:spacing w:after="240"/>
      </w:pPr>
      <w:commentRangeStart w:id="5014"/>
      <w:r>
        <w:t>7.05(2)(a)</w:t>
      </w:r>
      <w:r>
        <w:tab/>
        <w:t xml:space="preserve">Should the Department </w:t>
      </w:r>
      <w:del w:id="5015" w:author="Author">
        <w:r w:rsidDel="00C33BFC">
          <w:delText xml:space="preserve">of Education </w:delText>
        </w:r>
      </w:del>
      <w:r>
        <w:t xml:space="preserve">determine that an </w:t>
      </w:r>
      <w:del w:id="5016" w:author="Author">
        <w:r w:rsidDel="00C33BFC">
          <w:delText>administrative unit</w:delText>
        </w:r>
      </w:del>
      <w:ins w:id="5017" w:author="Author">
        <w:r w:rsidR="00C33BFC">
          <w:t>AU</w:t>
        </w:r>
      </w:ins>
      <w:r>
        <w:t xml:space="preserve">, state-operated program, approved facility school, or </w:t>
      </w:r>
      <w:del w:id="5018" w:author="Author">
        <w:r w:rsidDel="00C33BFC">
          <w:delText>Department of Early Childhood</w:delText>
        </w:r>
      </w:del>
      <w:ins w:id="5019" w:author="Author">
        <w:r w:rsidR="00C33BFC">
          <w:t>CDEC</w:t>
        </w:r>
      </w:ins>
      <w:r>
        <w:t xml:space="preserve"> program is in non</w:t>
      </w:r>
      <w:del w:id="5020" w:author="Author">
        <w:r>
          <w:delText>-</w:delText>
        </w:r>
      </w:del>
      <w:r>
        <w:t xml:space="preserve">compliance with pertinent statutes and implementing regulations, the Department </w:t>
      </w:r>
      <w:del w:id="5021" w:author="Author">
        <w:r w:rsidDel="00C33BFC">
          <w:delText xml:space="preserve">of Education </w:delText>
        </w:r>
      </w:del>
      <w:r>
        <w:t xml:space="preserve">shall provide such </w:t>
      </w:r>
      <w:del w:id="5022" w:author="Author">
        <w:r w:rsidDel="00C33BFC">
          <w:delText>administrative unit</w:delText>
        </w:r>
      </w:del>
      <w:ins w:id="5023" w:author="Author">
        <w:r w:rsidR="00C33BFC">
          <w:t>AU</w:t>
        </w:r>
      </w:ins>
      <w:r>
        <w:t xml:space="preserve">, state-operated program, approved facility school, or </w:t>
      </w:r>
      <w:del w:id="5024" w:author="Author">
        <w:r w:rsidDel="00C33BFC">
          <w:delText>Department of Early Childhood</w:delText>
        </w:r>
      </w:del>
      <w:ins w:id="5025" w:author="Author">
        <w:r w:rsidR="00C33BFC">
          <w:t>CDEC</w:t>
        </w:r>
      </w:ins>
      <w:r>
        <w:t xml:space="preserve"> program with the legal citation of the statute or regulation it is found to have violated and the directive for corrective action or</w:t>
      </w:r>
      <w:ins w:id="5026" w:author="Author">
        <w:r w:rsidR="00637D15">
          <w:t xml:space="preserve"> a</w:t>
        </w:r>
      </w:ins>
      <w:r>
        <w:t xml:space="preserve"> request for a corrective action plan.</w:t>
      </w:r>
      <w:commentRangeEnd w:id="5014"/>
      <w:r w:rsidR="00C74F6A">
        <w:rPr>
          <w:rStyle w:val="CommentReference"/>
          <w:sz w:val="24"/>
          <w:szCs w:val="24"/>
        </w:rPr>
        <w:commentReference w:id="5014"/>
      </w:r>
    </w:p>
    <w:p w14:paraId="1BD58A8D" w14:textId="77777777" w:rsidR="000801E7" w:rsidRDefault="000801E7" w:rsidP="00253E03">
      <w:pPr>
        <w:pStyle w:val="par2"/>
        <w:spacing w:after="240"/>
      </w:pPr>
      <w:commentRangeStart w:id="5027"/>
      <w:r>
        <w:t>7.05(2)(b)</w:t>
      </w:r>
      <w:r>
        <w:tab/>
        <w:t xml:space="preserve">Should the Department </w:t>
      </w:r>
      <w:del w:id="5028" w:author="Author">
        <w:r w:rsidDel="00637D15">
          <w:delText xml:space="preserve">of Education </w:delText>
        </w:r>
      </w:del>
      <w:r>
        <w:t xml:space="preserve">determine that an </w:t>
      </w:r>
      <w:del w:id="5029" w:author="Author">
        <w:r w:rsidDel="00637D15">
          <w:delText>administrative unit</w:delText>
        </w:r>
      </w:del>
      <w:ins w:id="5030" w:author="Author">
        <w:r w:rsidR="00637D15">
          <w:t>AU</w:t>
        </w:r>
      </w:ins>
      <w:r>
        <w:t>, state-operated program,</w:t>
      </w:r>
      <w:r w:rsidR="004072CD">
        <w:t xml:space="preserve"> </w:t>
      </w:r>
      <w:r>
        <w:t xml:space="preserve">approved facility school, or </w:t>
      </w:r>
      <w:del w:id="5031" w:author="Author">
        <w:r w:rsidDel="00637D15">
          <w:delText>Department of Early Childhood</w:delText>
        </w:r>
      </w:del>
      <w:ins w:id="5032" w:author="Author">
        <w:r w:rsidR="00637D15">
          <w:t>CDEC</w:t>
        </w:r>
      </w:ins>
      <w:r>
        <w:t xml:space="preserve"> program does not reasonably satisfy quality standards or guidelines established by the Department</w:t>
      </w:r>
      <w:del w:id="5033" w:author="Author">
        <w:r w:rsidDel="00637D15">
          <w:delText xml:space="preserve"> of Education</w:delText>
        </w:r>
      </w:del>
      <w:r>
        <w:t>, recommendations will be made</w:t>
      </w:r>
      <w:commentRangeEnd w:id="5027"/>
      <w:r w:rsidR="00C74F6A">
        <w:rPr>
          <w:rStyle w:val="CommentReference"/>
          <w:sz w:val="24"/>
          <w:szCs w:val="24"/>
        </w:rPr>
        <w:commentReference w:id="5027"/>
      </w:r>
      <w:r>
        <w:t>.</w:t>
      </w:r>
    </w:p>
    <w:p w14:paraId="6A30FA4B" w14:textId="7BE3CFD2" w:rsidR="000801E7" w:rsidDel="00C74F6A" w:rsidRDefault="000801E7" w:rsidP="00253E03">
      <w:pPr>
        <w:pStyle w:val="par1"/>
        <w:spacing w:after="240"/>
        <w:rPr>
          <w:del w:id="5034" w:author="Author"/>
        </w:rPr>
      </w:pPr>
      <w:commentRangeStart w:id="5035"/>
      <w:del w:id="5036" w:author="Author">
        <w:r w:rsidDel="00C74F6A">
          <w:delText>7.05(3)</w:delText>
        </w:r>
        <w:r w:rsidDel="00C74F6A">
          <w:tab/>
          <w:delText>Within 90 days following any report of non-compliance, the administrative unit</w:delText>
        </w:r>
      </w:del>
      <w:ins w:id="5037" w:author="Author">
        <w:del w:id="5038" w:author="Author">
          <w:r w:rsidR="00637D15" w:rsidDel="00C74F6A">
            <w:delText>AU</w:delText>
          </w:r>
        </w:del>
      </w:ins>
      <w:del w:id="5039" w:author="Author">
        <w:r w:rsidDel="00C74F6A">
          <w:delText>, state-operated program, approved facility school, or Department of Early Childhood</w:delText>
        </w:r>
      </w:del>
      <w:ins w:id="5040" w:author="Author">
        <w:del w:id="5041" w:author="Author">
          <w:r w:rsidR="00637D15" w:rsidDel="00C74F6A">
            <w:delText>CDEC</w:delText>
          </w:r>
        </w:del>
      </w:ins>
      <w:del w:id="5042" w:author="Author">
        <w:r w:rsidDel="00C74F6A">
          <w:delText xml:space="preserve"> program shall provide the Department of Education with a corrective action plan</w:delText>
        </w:r>
      </w:del>
      <w:ins w:id="5043" w:author="Author">
        <w:del w:id="5044" w:author="Author">
          <w:r w:rsidR="00637D15" w:rsidDel="00C74F6A">
            <w:delText>,</w:delText>
          </w:r>
        </w:del>
      </w:ins>
      <w:del w:id="5045" w:author="Author">
        <w:r w:rsidDel="00C74F6A">
          <w:delText xml:space="preserve"> including timelines, or sufficient documentation that corrective actions ordered by the Department have been made, whichever is applicable.</w:delText>
        </w:r>
      </w:del>
    </w:p>
    <w:p w14:paraId="73FEFC7D" w14:textId="0948D010" w:rsidR="000801E7" w:rsidDel="00C74F6A" w:rsidRDefault="000801E7" w:rsidP="00253E03">
      <w:pPr>
        <w:pStyle w:val="par1"/>
        <w:spacing w:after="240"/>
        <w:rPr>
          <w:del w:id="5046" w:author="Author"/>
        </w:rPr>
      </w:pPr>
      <w:del w:id="5047" w:author="Author">
        <w:r w:rsidDel="00C74F6A">
          <w:lastRenderedPageBreak/>
          <w:delText>7.05(4)</w:delText>
        </w:r>
        <w:r w:rsidDel="00C74F6A">
          <w:tab/>
          <w:delText>Within 20 days following the receipt of the corrective action plan of the administrative unit</w:delText>
        </w:r>
      </w:del>
      <w:ins w:id="5048" w:author="Author">
        <w:del w:id="5049" w:author="Author">
          <w:r w:rsidR="00FC2F6A" w:rsidDel="00C74F6A">
            <w:delText>AU</w:delText>
          </w:r>
        </w:del>
      </w:ins>
      <w:del w:id="5050" w:author="Author">
        <w:r w:rsidDel="00C74F6A">
          <w:delText>, state-operated program, approved facility school, or Department of Early Childhood</w:delText>
        </w:r>
      </w:del>
      <w:ins w:id="5051" w:author="Author">
        <w:del w:id="5052" w:author="Author">
          <w:r w:rsidR="00FC2F6A" w:rsidDel="00C74F6A">
            <w:delText>CDEC</w:delText>
          </w:r>
        </w:del>
      </w:ins>
      <w:del w:id="5053" w:author="Author">
        <w:r w:rsidDel="00C74F6A">
          <w:delText xml:space="preserve"> program, the Department of Education shall acknowledge receipt of such and indicate whether it is accepted or</w:delText>
        </w:r>
      </w:del>
      <w:ins w:id="5054" w:author="Author">
        <w:del w:id="5055" w:author="Author">
          <w:r w:rsidR="00FC2F6A" w:rsidDel="00C74F6A">
            <w:delText xml:space="preserve"> rejected.</w:delText>
          </w:r>
        </w:del>
      </w:ins>
      <w:del w:id="5056" w:author="Author">
        <w:r w:rsidDel="00C74F6A">
          <w:delText xml:space="preserve">, </w:delText>
        </w:r>
      </w:del>
      <w:ins w:id="5057" w:author="Author">
        <w:del w:id="5058" w:author="Author">
          <w:r w:rsidR="00FC2F6A" w:rsidDel="00C74F6A">
            <w:delText>I</w:delText>
          </w:r>
        </w:del>
      </w:ins>
      <w:del w:id="5059" w:author="Author">
        <w:r w:rsidDel="00C74F6A">
          <w:delText xml:space="preserve">if </w:delText>
        </w:r>
      </w:del>
      <w:ins w:id="5060" w:author="Author">
        <w:del w:id="5061" w:author="Author">
          <w:r w:rsidR="00FC2F6A" w:rsidDel="00C74F6A">
            <w:delText xml:space="preserve">the Department </w:delText>
          </w:r>
        </w:del>
      </w:ins>
      <w:del w:id="5062" w:author="Author">
        <w:r w:rsidDel="00C74F6A">
          <w:delText>reject</w:delText>
        </w:r>
      </w:del>
      <w:ins w:id="5063" w:author="Author">
        <w:del w:id="5064" w:author="Author">
          <w:r w:rsidR="00FC2F6A" w:rsidDel="00C74F6A">
            <w:delText>s the corrective action plan</w:delText>
          </w:r>
        </w:del>
      </w:ins>
      <w:del w:id="5065" w:author="Author">
        <w:r w:rsidDel="00C74F6A">
          <w:delText>ed, notification of the revision</w:delText>
        </w:r>
      </w:del>
      <w:ins w:id="5066" w:author="Author">
        <w:del w:id="5067" w:author="Author">
          <w:r w:rsidR="00FC2F6A" w:rsidDel="00C74F6A">
            <w:delText>(s)</w:delText>
          </w:r>
        </w:del>
      </w:ins>
      <w:del w:id="5068" w:author="Author">
        <w:r w:rsidDel="00C74F6A">
          <w:delText xml:space="preserve"> necessary before acceptance would </w:delText>
        </w:r>
      </w:del>
      <w:ins w:id="5069" w:author="Author">
        <w:del w:id="5070" w:author="Author">
          <w:r w:rsidR="00FC2F6A" w:rsidDel="00C74F6A">
            <w:delText xml:space="preserve">shall </w:delText>
          </w:r>
        </w:del>
      </w:ins>
      <w:del w:id="5071" w:author="Author">
        <w:r w:rsidDel="00C74F6A">
          <w:delText>be given</w:delText>
        </w:r>
      </w:del>
      <w:ins w:id="5072" w:author="Author">
        <w:del w:id="5073" w:author="Author">
          <w:r w:rsidR="00FC2F6A" w:rsidDel="00C74F6A">
            <w:delText>issued</w:delText>
          </w:r>
        </w:del>
      </w:ins>
      <w:del w:id="5074" w:author="Author">
        <w:r w:rsidDel="00C74F6A">
          <w:delText>.</w:delText>
        </w:r>
      </w:del>
      <w:commentRangeEnd w:id="5035"/>
      <w:r w:rsidR="00C74F6A">
        <w:rPr>
          <w:rStyle w:val="CommentReference"/>
          <w:sz w:val="24"/>
          <w:szCs w:val="24"/>
        </w:rPr>
        <w:commentReference w:id="5035"/>
      </w:r>
    </w:p>
    <w:p w14:paraId="1829412C" w14:textId="77777777" w:rsidR="000801E7" w:rsidDel="00A85951" w:rsidRDefault="000801E7" w:rsidP="00253E03">
      <w:pPr>
        <w:pStyle w:val="par1"/>
        <w:spacing w:after="240"/>
        <w:rPr>
          <w:del w:id="5075" w:author="Author"/>
        </w:rPr>
      </w:pPr>
      <w:commentRangeStart w:id="5076"/>
      <w:r>
        <w:t>7.05(5)</w:t>
      </w:r>
      <w:r w:rsidR="004072CD">
        <w:tab/>
      </w:r>
      <w:r>
        <w:t>[Deleted]</w:t>
      </w:r>
      <w:commentRangeEnd w:id="5076"/>
      <w:r w:rsidR="005865F4">
        <w:rPr>
          <w:rStyle w:val="CommentReference"/>
          <w:sz w:val="24"/>
          <w:szCs w:val="24"/>
        </w:rPr>
        <w:commentReference w:id="5076"/>
      </w:r>
    </w:p>
    <w:p w14:paraId="01B5EEE8" w14:textId="77777777" w:rsidR="00126F96" w:rsidRDefault="00126F96" w:rsidP="00253E03">
      <w:pPr>
        <w:pStyle w:val="par1"/>
        <w:spacing w:after="240"/>
      </w:pPr>
    </w:p>
    <w:p w14:paraId="3B9AFD6B" w14:textId="77777777" w:rsidR="000801E7" w:rsidRDefault="000801E7" w:rsidP="00253E03">
      <w:pPr>
        <w:pStyle w:val="par1"/>
        <w:spacing w:after="240"/>
      </w:pPr>
      <w:r>
        <w:t>7.05(6)</w:t>
      </w:r>
      <w:r>
        <w:tab/>
        <w:t xml:space="preserve">If the Department </w:t>
      </w:r>
      <w:del w:id="5077" w:author="Author">
        <w:r w:rsidDel="00FC2F6A">
          <w:delText xml:space="preserve">of Education </w:delText>
        </w:r>
      </w:del>
      <w:r>
        <w:t xml:space="preserve">is unable to secure voluntary compliance through the actions described above, the </w:t>
      </w:r>
      <w:ins w:id="5078" w:author="Author">
        <w:r w:rsidR="00FC2F6A">
          <w:t>AU</w:t>
        </w:r>
      </w:ins>
      <w:del w:id="5079" w:author="Author">
        <w:r w:rsidDel="00FC2F6A">
          <w:delText>administrative unit</w:delText>
        </w:r>
      </w:del>
      <w:r>
        <w:t xml:space="preserve">, state-operated program, approved facility school, or </w:t>
      </w:r>
      <w:del w:id="5080" w:author="Author">
        <w:r w:rsidDel="00FC2F6A">
          <w:delText>Department of Early Childhood</w:delText>
        </w:r>
      </w:del>
      <w:ins w:id="5081" w:author="Author">
        <w:r w:rsidR="00FC2F6A">
          <w:t>CDEC</w:t>
        </w:r>
      </w:ins>
      <w:r>
        <w:t xml:space="preserve"> program shall be notified</w:t>
      </w:r>
      <w:ins w:id="5082" w:author="Author">
        <w:r w:rsidR="00994722">
          <w:t xml:space="preserve"> by the Department</w:t>
        </w:r>
      </w:ins>
      <w:r>
        <w:t xml:space="preserve"> of the noncompliance and the subsequent steps </w:t>
      </w:r>
      <w:del w:id="5083" w:author="Author">
        <w:r w:rsidDel="00994722">
          <w:delText xml:space="preserve">to </w:delText>
        </w:r>
      </w:del>
      <w:ins w:id="5084" w:author="Author">
        <w:r w:rsidR="00994722">
          <w:t xml:space="preserve">that will </w:t>
        </w:r>
      </w:ins>
      <w:r>
        <w:t>be taken</w:t>
      </w:r>
      <w:ins w:id="5085" w:author="Author">
        <w:r w:rsidR="00994722">
          <w:t>,</w:t>
        </w:r>
      </w:ins>
      <w:del w:id="5086" w:author="Author">
        <w:r w:rsidDel="00994722">
          <w:delText xml:space="preserve"> by the Department of Education</w:delText>
        </w:r>
      </w:del>
      <w:r>
        <w:t xml:space="preserve"> which may include any of the following or any other appropriate means of enforcing compliance requirements:</w:t>
      </w:r>
    </w:p>
    <w:p w14:paraId="43F8C21F" w14:textId="77777777" w:rsidR="000801E7" w:rsidRDefault="000801E7" w:rsidP="00253E03">
      <w:pPr>
        <w:pStyle w:val="par2"/>
        <w:spacing w:after="240"/>
      </w:pPr>
      <w:r>
        <w:t>7.05(6)(a)</w:t>
      </w:r>
      <w:r>
        <w:tab/>
      </w:r>
      <w:ins w:id="5087" w:author="Author">
        <w:r w:rsidR="00994722">
          <w:t>D</w:t>
        </w:r>
      </w:ins>
      <w:del w:id="5088" w:author="Author">
        <w:r w:rsidDel="00994722">
          <w:delText>d</w:delText>
        </w:r>
      </w:del>
      <w:r>
        <w:t>isapprov</w:t>
      </w:r>
      <w:ins w:id="5089" w:author="Author">
        <w:r w:rsidR="00C20DC6">
          <w:t>ing</w:t>
        </w:r>
      </w:ins>
      <w:del w:id="5090" w:author="Author">
        <w:r w:rsidDel="00C20DC6">
          <w:delText>al</w:delText>
        </w:r>
      </w:del>
      <w:r>
        <w:t xml:space="preserve"> or fail</w:t>
      </w:r>
      <w:ins w:id="5091" w:author="Author">
        <w:r w:rsidR="00C20DC6">
          <w:t>ing</w:t>
        </w:r>
      </w:ins>
      <w:del w:id="5092" w:author="Author">
        <w:r w:rsidDel="00C20DC6">
          <w:delText>ure</w:delText>
        </w:r>
      </w:del>
      <w:r>
        <w:t xml:space="preserve"> to approve</w:t>
      </w:r>
      <w:ins w:id="5093" w:author="Author">
        <w:r w:rsidR="00994722">
          <w:t>,</w:t>
        </w:r>
      </w:ins>
      <w:r>
        <w:t xml:space="preserve"> in whole or part, the application of the </w:t>
      </w:r>
      <w:del w:id="5094" w:author="Author">
        <w:r w:rsidDel="00994722">
          <w:delText>administrative unit</w:delText>
        </w:r>
      </w:del>
      <w:ins w:id="5095" w:author="Author">
        <w:r w:rsidR="00994722">
          <w:t>AU</w:t>
        </w:r>
      </w:ins>
      <w:r>
        <w:t xml:space="preserve">, state-operated program, approved facility school, or </w:t>
      </w:r>
      <w:del w:id="5096" w:author="Author">
        <w:r w:rsidDel="00994722">
          <w:delText>Department of Early Childhood</w:delText>
        </w:r>
      </w:del>
      <w:ins w:id="5097" w:author="Author">
        <w:r w:rsidR="00994722">
          <w:t>CDEC</w:t>
        </w:r>
      </w:ins>
      <w:r>
        <w:t xml:space="preserve"> program for funding;</w:t>
      </w:r>
    </w:p>
    <w:p w14:paraId="393BFE59" w14:textId="77777777" w:rsidR="000801E7" w:rsidRDefault="000801E7" w:rsidP="00253E03">
      <w:pPr>
        <w:pStyle w:val="par2"/>
        <w:spacing w:after="240"/>
      </w:pPr>
      <w:r>
        <w:t>7.05(6)(b)</w:t>
      </w:r>
      <w:r>
        <w:tab/>
      </w:r>
      <w:ins w:id="5098" w:author="Author">
        <w:r w:rsidR="00C20DC6">
          <w:t>O</w:t>
        </w:r>
      </w:ins>
      <w:del w:id="5099" w:author="Author">
        <w:r w:rsidDel="00994722">
          <w:delText>o</w:delText>
        </w:r>
      </w:del>
      <w:r>
        <w:t>rder</w:t>
      </w:r>
      <w:ins w:id="5100" w:author="Author">
        <w:r w:rsidR="00C20DC6">
          <w:t>ing</w:t>
        </w:r>
      </w:ins>
      <w:r>
        <w:t xml:space="preserve">, in accordance with a final state audit resolution determination, </w:t>
      </w:r>
      <w:del w:id="5101" w:author="Author">
        <w:r w:rsidDel="00994722">
          <w:delText xml:space="preserve">the </w:delText>
        </w:r>
      </w:del>
      <w:r>
        <w:t>repay</w:t>
      </w:r>
      <w:ins w:id="5102" w:author="Author">
        <w:r w:rsidR="00C20DC6">
          <w:t>ment of</w:t>
        </w:r>
      </w:ins>
      <w:del w:id="5103" w:author="Author">
        <w:r w:rsidDel="00994722">
          <w:delText>ment</w:delText>
        </w:r>
      </w:del>
      <w:r>
        <w:t xml:space="preserve"> </w:t>
      </w:r>
      <w:del w:id="5104" w:author="Author">
        <w:r w:rsidDel="00994722">
          <w:delText xml:space="preserve">of </w:delText>
        </w:r>
      </w:del>
      <w:r>
        <w:t>misspent federal funds;</w:t>
      </w:r>
    </w:p>
    <w:p w14:paraId="4D996310" w14:textId="77777777" w:rsidR="000801E7" w:rsidRDefault="000801E7" w:rsidP="00253E03">
      <w:pPr>
        <w:pStyle w:val="par2"/>
        <w:spacing w:after="240"/>
      </w:pPr>
      <w:r>
        <w:t>7.05(6)(c)</w:t>
      </w:r>
      <w:r>
        <w:tab/>
      </w:r>
      <w:ins w:id="5105" w:author="Author">
        <w:r w:rsidR="00994722">
          <w:t>W</w:t>
        </w:r>
      </w:ins>
      <w:del w:id="5106" w:author="Author">
        <w:r w:rsidDel="00994722">
          <w:delText>w</w:delText>
        </w:r>
      </w:del>
      <w:r>
        <w:t>ithhold</w:t>
      </w:r>
      <w:ins w:id="5107" w:author="Author">
        <w:r w:rsidR="00C20DC6">
          <w:t>ing</w:t>
        </w:r>
      </w:ins>
      <w:r>
        <w:t xml:space="preserve"> and/or terminat</w:t>
      </w:r>
      <w:ins w:id="5108" w:author="Author">
        <w:r w:rsidR="00C20DC6">
          <w:t>ing</w:t>
        </w:r>
      </w:ins>
      <w:del w:id="5109" w:author="Author">
        <w:r w:rsidDel="00C20DC6">
          <w:delText>e</w:delText>
        </w:r>
      </w:del>
      <w:r>
        <w:t xml:space="preserve"> further financial assistance to the </w:t>
      </w:r>
      <w:del w:id="5110" w:author="Author">
        <w:r w:rsidDel="00C20DC6">
          <w:delText>administrative unit</w:delText>
        </w:r>
      </w:del>
      <w:ins w:id="5111" w:author="Author">
        <w:r w:rsidR="00C20DC6">
          <w:t>AU</w:t>
        </w:r>
      </w:ins>
      <w:r>
        <w:t>, state-operated program,</w:t>
      </w:r>
      <w:r w:rsidR="004072CD">
        <w:t xml:space="preserve"> </w:t>
      </w:r>
      <w:r>
        <w:t xml:space="preserve">approved facility school, or </w:t>
      </w:r>
      <w:del w:id="5112" w:author="Author">
        <w:r w:rsidDel="00C20DC6">
          <w:delText>Department of Early Childhood</w:delText>
        </w:r>
      </w:del>
      <w:ins w:id="5113" w:author="Author">
        <w:r w:rsidR="00C20DC6">
          <w:t>CDEC</w:t>
        </w:r>
      </w:ins>
      <w:r>
        <w:t xml:space="preserve"> program;</w:t>
      </w:r>
      <w:ins w:id="5114" w:author="Author">
        <w:r w:rsidR="00C20DC6">
          <w:t xml:space="preserve"> or</w:t>
        </w:r>
      </w:ins>
    </w:p>
    <w:p w14:paraId="107A48A3" w14:textId="77777777" w:rsidR="000801E7" w:rsidRDefault="000801E7" w:rsidP="00253E03">
      <w:pPr>
        <w:pStyle w:val="par2"/>
        <w:spacing w:after="240"/>
      </w:pPr>
      <w:r>
        <w:t>7.05(6)(d)</w:t>
      </w:r>
      <w:r>
        <w:tab/>
      </w:r>
      <w:ins w:id="5115" w:author="Author">
        <w:r w:rsidR="00994722">
          <w:t>S</w:t>
        </w:r>
      </w:ins>
      <w:del w:id="5116" w:author="Author">
        <w:r w:rsidDel="00994722">
          <w:delText>s</w:delText>
        </w:r>
      </w:del>
      <w:r>
        <w:t>uspend</w:t>
      </w:r>
      <w:ins w:id="5117" w:author="Author">
        <w:r w:rsidR="00C20DC6">
          <w:t>ing</w:t>
        </w:r>
      </w:ins>
      <w:r>
        <w:t xml:space="preserve"> payments, under an approved project, to the </w:t>
      </w:r>
      <w:del w:id="5118" w:author="Author">
        <w:r w:rsidDel="00C20DC6">
          <w:delText>administrative unit</w:delText>
        </w:r>
      </w:del>
      <w:ins w:id="5119" w:author="Author">
        <w:r w:rsidR="00C20DC6">
          <w:t>AU</w:t>
        </w:r>
      </w:ins>
      <w:r>
        <w:t xml:space="preserve">, state-operated program, approved facility school, or </w:t>
      </w:r>
      <w:del w:id="5120" w:author="Author">
        <w:r w:rsidDel="00C20DC6">
          <w:delText>Department of Early Childhood</w:delText>
        </w:r>
      </w:del>
      <w:ins w:id="5121" w:author="Author">
        <w:r w:rsidR="00C20DC6">
          <w:t>CDEC</w:t>
        </w:r>
      </w:ins>
      <w:r>
        <w:t xml:space="preserve"> program.</w:t>
      </w:r>
    </w:p>
    <w:p w14:paraId="3E41574D" w14:textId="77777777" w:rsidR="00C20DC6" w:rsidRDefault="000801E7" w:rsidP="00253E03">
      <w:pPr>
        <w:pStyle w:val="par1"/>
        <w:spacing w:after="240"/>
        <w:rPr>
          <w:ins w:id="5122" w:author="Author"/>
        </w:rPr>
      </w:pPr>
      <w:r>
        <w:t>7.05(7)</w:t>
      </w:r>
      <w:r>
        <w:tab/>
        <w:t>Information regarding monitoring findings and resolutions shall be forwarded to</w:t>
      </w:r>
      <w:ins w:id="5123" w:author="Author">
        <w:r w:rsidR="00C20DC6">
          <w:t>:</w:t>
        </w:r>
      </w:ins>
    </w:p>
    <w:p w14:paraId="6BBF06C0" w14:textId="77777777" w:rsidR="00C20DC6" w:rsidRDefault="00C20DC6" w:rsidP="00253E03">
      <w:pPr>
        <w:pStyle w:val="par1"/>
        <w:spacing w:after="240"/>
        <w:rPr>
          <w:ins w:id="5124" w:author="Author"/>
        </w:rPr>
      </w:pPr>
      <w:ins w:id="5125" w:author="Author">
        <w:r>
          <w:tab/>
          <w:t>7.05(7)(a)</w:t>
        </w:r>
        <w:r>
          <w:tab/>
        </w:r>
      </w:ins>
      <w:del w:id="5126" w:author="Author">
        <w:r w:rsidR="000801E7" w:rsidDel="00C20DC6">
          <w:delText xml:space="preserve"> </w:delText>
        </w:r>
      </w:del>
      <w:ins w:id="5127" w:author="Author">
        <w:r>
          <w:t>T</w:t>
        </w:r>
      </w:ins>
      <w:del w:id="5128" w:author="Author">
        <w:r w:rsidR="000801E7" w:rsidDel="00C20DC6">
          <w:delText>t</w:delText>
        </w:r>
      </w:del>
      <w:r w:rsidR="000801E7">
        <w:t xml:space="preserve">he appropriate Department </w:t>
      </w:r>
      <w:del w:id="5129" w:author="Author">
        <w:r w:rsidR="000801E7" w:rsidDel="00C20DC6">
          <w:delText xml:space="preserve">of Education </w:delText>
        </w:r>
      </w:del>
      <w:r w:rsidR="000801E7">
        <w:t xml:space="preserve">staff for consideration in the accreditation process for a school district or </w:t>
      </w:r>
      <w:del w:id="5130" w:author="Author">
        <w:r w:rsidR="000801E7" w:rsidDel="009A487F">
          <w:delText>the Colorado School for the Deaf and the Blind</w:delText>
        </w:r>
      </w:del>
      <w:ins w:id="5131" w:author="Author">
        <w:r w:rsidR="009A487F">
          <w:t>CSDB</w:t>
        </w:r>
        <w:r>
          <w:t>;</w:t>
        </w:r>
      </w:ins>
      <w:del w:id="5132" w:author="Author">
        <w:r w:rsidR="000801E7" w:rsidDel="00C20DC6">
          <w:delText>,</w:delText>
        </w:r>
      </w:del>
      <w:r w:rsidR="000801E7">
        <w:t xml:space="preserve"> or</w:t>
      </w:r>
    </w:p>
    <w:p w14:paraId="1A72F587" w14:textId="77777777" w:rsidR="000801E7" w:rsidRDefault="00C20DC6" w:rsidP="00253E03">
      <w:pPr>
        <w:pStyle w:val="par1"/>
        <w:spacing w:after="240"/>
      </w:pPr>
      <w:ins w:id="5133" w:author="Author">
        <w:r>
          <w:lastRenderedPageBreak/>
          <w:tab/>
          <w:t>7.05(7)(b)</w:t>
        </w:r>
        <w:r>
          <w:tab/>
        </w:r>
      </w:ins>
      <w:del w:id="5134" w:author="Author">
        <w:r w:rsidR="000801E7" w:rsidDel="00C20DC6">
          <w:delText xml:space="preserve"> to t</w:delText>
        </w:r>
      </w:del>
      <w:ins w:id="5135" w:author="Author">
        <w:r>
          <w:t>T</w:t>
        </w:r>
      </w:ins>
      <w:r w:rsidR="000801E7">
        <w:t xml:space="preserve">he </w:t>
      </w:r>
      <w:del w:id="5136" w:author="Author">
        <w:r w:rsidR="000801E7" w:rsidDel="00C20DC6">
          <w:delText>Colorado Department of Early Childhood</w:delText>
        </w:r>
      </w:del>
      <w:ins w:id="5137" w:author="Author">
        <w:r>
          <w:t>CDEC</w:t>
        </w:r>
      </w:ins>
      <w:r w:rsidR="000801E7">
        <w:t xml:space="preserve"> for appropriate licensing action.</w:t>
      </w:r>
    </w:p>
    <w:p w14:paraId="47420699" w14:textId="08247615" w:rsidR="000B7E0D" w:rsidRPr="00200F85" w:rsidDel="00C74F6A" w:rsidRDefault="000B7E0D" w:rsidP="00253E03">
      <w:pPr>
        <w:pStyle w:val="Heading3"/>
        <w:spacing w:after="240"/>
        <w:rPr>
          <w:del w:id="5138" w:author="Author"/>
        </w:rPr>
      </w:pPr>
      <w:commentRangeStart w:id="5139"/>
      <w:del w:id="5140" w:author="Author">
        <w:r w:rsidRPr="00200F85" w:rsidDel="00C74F6A">
          <w:delText>7.06</w:delText>
        </w:r>
        <w:r w:rsidRPr="00200F85" w:rsidDel="00C74F6A">
          <w:tab/>
          <w:delText>State Complaint Procedures</w:delText>
        </w:r>
      </w:del>
      <w:commentRangeEnd w:id="5139"/>
      <w:r w:rsidR="00D22D85" w:rsidRPr="00200F85">
        <w:rPr>
          <w:rStyle w:val="CommentReference"/>
          <w:sz w:val="24"/>
          <w:szCs w:val="26"/>
        </w:rPr>
        <w:commentReference w:id="5139"/>
      </w:r>
    </w:p>
    <w:p w14:paraId="4B03EB28" w14:textId="2D788922" w:rsidR="00960CD9" w:rsidDel="00C74F6A" w:rsidRDefault="000B7E0D" w:rsidP="00253E03">
      <w:pPr>
        <w:pStyle w:val="upar1"/>
        <w:spacing w:after="240"/>
        <w:rPr>
          <w:ins w:id="5141" w:author="Author"/>
          <w:del w:id="5142" w:author="Author"/>
        </w:rPr>
      </w:pPr>
      <w:del w:id="5143" w:author="Author">
        <w:r w:rsidDel="00C74F6A">
          <w:delText>The Department shall accept, investigate, and resolve state-level complaints under 34 C</w:delText>
        </w:r>
      </w:del>
      <w:ins w:id="5144" w:author="Author">
        <w:del w:id="5145" w:author="Author">
          <w:r w:rsidR="00C20DC6" w:rsidDel="00C74F6A">
            <w:delText>.</w:delText>
          </w:r>
        </w:del>
      </w:ins>
      <w:del w:id="5146" w:author="Author">
        <w:r w:rsidDel="00C74F6A">
          <w:delText>F</w:delText>
        </w:r>
      </w:del>
      <w:ins w:id="5147" w:author="Author">
        <w:del w:id="5148" w:author="Author">
          <w:r w:rsidR="00C20DC6" w:rsidDel="00C74F6A">
            <w:delText>.</w:delText>
          </w:r>
        </w:del>
      </w:ins>
      <w:del w:id="5149" w:author="Author">
        <w:r w:rsidDel="00C74F6A">
          <w:delText>R</w:delText>
        </w:r>
      </w:del>
      <w:ins w:id="5150" w:author="Author">
        <w:del w:id="5151" w:author="Author">
          <w:r w:rsidR="00C20DC6" w:rsidDel="00C74F6A">
            <w:delText>.</w:delText>
          </w:r>
        </w:del>
      </w:ins>
      <w:del w:id="5152" w:author="Author">
        <w:r w:rsidDel="00C74F6A">
          <w:delText xml:space="preserve"> §§ 300.151 to </w:delText>
        </w:r>
      </w:del>
      <w:ins w:id="5153" w:author="Author">
        <w:del w:id="5154" w:author="Author">
          <w:r w:rsidR="00C20DC6" w:rsidDel="00C74F6A">
            <w:delText xml:space="preserve">through </w:delText>
          </w:r>
        </w:del>
      </w:ins>
      <w:del w:id="5155" w:author="Author">
        <w:r w:rsidDel="00C74F6A">
          <w:delText>300.153 as part of its duty of general supervision.</w:delText>
        </w:r>
      </w:del>
    </w:p>
    <w:p w14:paraId="7061339F" w14:textId="445D81E3" w:rsidR="00960CD9" w:rsidDel="00C74F6A" w:rsidRDefault="00960CD9" w:rsidP="00253E03">
      <w:pPr>
        <w:pStyle w:val="upar1"/>
        <w:spacing w:after="240"/>
        <w:rPr>
          <w:del w:id="5156" w:author="Author"/>
        </w:rPr>
      </w:pPr>
      <w:commentRangeStart w:id="5157"/>
      <w:ins w:id="5158" w:author="Author">
        <w:del w:id="5159" w:author="Author">
          <w:r w:rsidDel="00C74F6A">
            <w:delText>7.06(1)</w:delText>
          </w:r>
          <w:r w:rsidDel="00C74F6A">
            <w:tab/>
            <w:delText>A state complaint alleging a failure to implement a child’s IEP can be filed against an approved facility school.</w:delText>
          </w:r>
        </w:del>
      </w:ins>
      <w:commentRangeEnd w:id="5157"/>
      <w:del w:id="5160" w:author="Author">
        <w:r w:rsidR="00C74F6A" w:rsidDel="00C74F6A">
          <w:rPr>
            <w:rStyle w:val="CommentReference"/>
            <w:sz w:val="24"/>
            <w:szCs w:val="24"/>
          </w:rPr>
          <w:commentReference w:id="5157"/>
        </w:r>
      </w:del>
    </w:p>
    <w:p w14:paraId="5C064FA6" w14:textId="390058C4" w:rsidR="00DF7200" w:rsidDel="00C74F6A" w:rsidRDefault="000B7E0D" w:rsidP="00253E03">
      <w:pPr>
        <w:pStyle w:val="par1"/>
        <w:spacing w:after="240"/>
        <w:rPr>
          <w:del w:id="5161" w:author="Author"/>
        </w:rPr>
      </w:pPr>
      <w:del w:id="5162" w:author="Author">
        <w:r w:rsidDel="00C74F6A">
          <w:delText>7.06(</w:delText>
        </w:r>
      </w:del>
      <w:ins w:id="5163" w:author="Author">
        <w:del w:id="5164" w:author="Author">
          <w:r w:rsidR="00960CD9" w:rsidDel="00C74F6A">
            <w:delText>2</w:delText>
          </w:r>
        </w:del>
      </w:ins>
      <w:del w:id="5165" w:author="Author">
        <w:r w:rsidDel="00C74F6A">
          <w:delText>1)</w:delText>
        </w:r>
        <w:r w:rsidDel="00C74F6A">
          <w:tab/>
          <w:delText>Pursuant to section 22-20-104(1)(a)(VIII), C.R.S., the Department shall publish rules of agency organization governing how it processes state complaints. These state complaint procedures shall identify:</w:delText>
        </w:r>
      </w:del>
    </w:p>
    <w:p w14:paraId="792A7AED" w14:textId="5EA8007B" w:rsidR="000B7E0D" w:rsidDel="00C74F6A" w:rsidRDefault="000B7E0D" w:rsidP="00253E03">
      <w:pPr>
        <w:pStyle w:val="par2"/>
        <w:spacing w:after="240"/>
        <w:rPr>
          <w:del w:id="5166" w:author="Author"/>
        </w:rPr>
      </w:pPr>
      <w:del w:id="5167" w:author="Author">
        <w:r w:rsidDel="00C74F6A">
          <w:delText>7.06(</w:delText>
        </w:r>
      </w:del>
      <w:ins w:id="5168" w:author="Author">
        <w:del w:id="5169" w:author="Author">
          <w:r w:rsidR="00960CD9" w:rsidDel="00C74F6A">
            <w:delText>2</w:delText>
          </w:r>
        </w:del>
      </w:ins>
      <w:del w:id="5170" w:author="Author">
        <w:r w:rsidDel="00C74F6A">
          <w:delText>1)(a)</w:delText>
        </w:r>
        <w:r w:rsidDel="00C74F6A">
          <w:tab/>
          <w:delText>The process for filing a complaint with the Department consistent with 34 C</w:delText>
        </w:r>
      </w:del>
      <w:ins w:id="5171" w:author="Author">
        <w:del w:id="5172" w:author="Author">
          <w:r w:rsidR="00C20DC6" w:rsidDel="00C74F6A">
            <w:delText>.</w:delText>
          </w:r>
        </w:del>
      </w:ins>
      <w:del w:id="5173" w:author="Author">
        <w:r w:rsidDel="00C74F6A">
          <w:delText>F</w:delText>
        </w:r>
      </w:del>
      <w:ins w:id="5174" w:author="Author">
        <w:del w:id="5175" w:author="Author">
          <w:r w:rsidR="00C20DC6" w:rsidDel="00C74F6A">
            <w:delText>.</w:delText>
          </w:r>
        </w:del>
      </w:ins>
      <w:del w:id="5176" w:author="Author">
        <w:r w:rsidDel="00C74F6A">
          <w:delText>R</w:delText>
        </w:r>
      </w:del>
      <w:ins w:id="5177" w:author="Author">
        <w:del w:id="5178" w:author="Author">
          <w:r w:rsidR="00C20DC6" w:rsidDel="00C74F6A">
            <w:delText>.</w:delText>
          </w:r>
        </w:del>
      </w:ins>
      <w:del w:id="5179" w:author="Author">
        <w:r w:rsidDel="00C74F6A">
          <w:delText xml:space="preserve"> §§ 300.151(a)(1) and 300.153;</w:delText>
        </w:r>
      </w:del>
    </w:p>
    <w:p w14:paraId="6DBADE51" w14:textId="1158B7A2" w:rsidR="000B7E0D" w:rsidDel="00C74F6A" w:rsidRDefault="000B7E0D" w:rsidP="00253E03">
      <w:pPr>
        <w:pStyle w:val="par2"/>
        <w:spacing w:after="240"/>
        <w:rPr>
          <w:del w:id="5180" w:author="Author"/>
        </w:rPr>
      </w:pPr>
      <w:del w:id="5181" w:author="Author">
        <w:r w:rsidDel="00C74F6A">
          <w:delText>7.06(</w:delText>
        </w:r>
      </w:del>
      <w:ins w:id="5182" w:author="Author">
        <w:del w:id="5183" w:author="Author">
          <w:r w:rsidR="00960CD9" w:rsidDel="00C74F6A">
            <w:delText>2</w:delText>
          </w:r>
        </w:del>
      </w:ins>
      <w:del w:id="5184" w:author="Author">
        <w:r w:rsidDel="00C74F6A">
          <w:delText>1)(b)</w:delText>
        </w:r>
        <w:r w:rsidDel="00C74F6A">
          <w:tab/>
          <w:delText>Time limits and procedures consistent with 34 C</w:delText>
        </w:r>
      </w:del>
      <w:ins w:id="5185" w:author="Author">
        <w:del w:id="5186" w:author="Author">
          <w:r w:rsidR="00C20DC6" w:rsidDel="00C74F6A">
            <w:delText>.</w:delText>
          </w:r>
        </w:del>
      </w:ins>
      <w:del w:id="5187" w:author="Author">
        <w:r w:rsidDel="00C74F6A">
          <w:delText>F</w:delText>
        </w:r>
      </w:del>
      <w:ins w:id="5188" w:author="Author">
        <w:del w:id="5189" w:author="Author">
          <w:r w:rsidR="00C20DC6" w:rsidDel="00C74F6A">
            <w:delText>.</w:delText>
          </w:r>
        </w:del>
      </w:ins>
      <w:del w:id="5190" w:author="Author">
        <w:r w:rsidDel="00C74F6A">
          <w:delText>R</w:delText>
        </w:r>
      </w:del>
      <w:ins w:id="5191" w:author="Author">
        <w:del w:id="5192" w:author="Author">
          <w:r w:rsidR="00C20DC6" w:rsidDel="00C74F6A">
            <w:delText>.</w:delText>
          </w:r>
        </w:del>
      </w:ins>
      <w:del w:id="5193" w:author="Author">
        <w:r w:rsidDel="00C74F6A">
          <w:delText xml:space="preserve"> § 300.152; and</w:delText>
        </w:r>
      </w:del>
    </w:p>
    <w:p w14:paraId="34EFABF5" w14:textId="0841AC3B" w:rsidR="000B7E0D" w:rsidDel="00C74F6A" w:rsidRDefault="000B7E0D" w:rsidP="00253E03">
      <w:pPr>
        <w:pStyle w:val="par2"/>
        <w:spacing w:after="240"/>
        <w:rPr>
          <w:del w:id="5194" w:author="Author"/>
        </w:rPr>
      </w:pPr>
      <w:del w:id="5195" w:author="Author">
        <w:r w:rsidDel="00C74F6A">
          <w:delText>7.06(</w:delText>
        </w:r>
      </w:del>
      <w:ins w:id="5196" w:author="Author">
        <w:del w:id="5197" w:author="Author">
          <w:r w:rsidR="00960CD9" w:rsidDel="00C74F6A">
            <w:delText>2</w:delText>
          </w:r>
        </w:del>
      </w:ins>
      <w:del w:id="5198" w:author="Author">
        <w:r w:rsidDel="00C74F6A">
          <w:delText>1)(c)</w:delText>
        </w:r>
        <w:r w:rsidDel="00C74F6A">
          <w:tab/>
          <w:delText>A reminder to public agencies to comply with 34 C</w:delText>
        </w:r>
      </w:del>
      <w:ins w:id="5199" w:author="Author">
        <w:del w:id="5200" w:author="Author">
          <w:r w:rsidR="00C20DC6" w:rsidDel="00C74F6A">
            <w:delText>.</w:delText>
          </w:r>
        </w:del>
      </w:ins>
      <w:del w:id="5201" w:author="Author">
        <w:r w:rsidDel="00C74F6A">
          <w:delText>F</w:delText>
        </w:r>
      </w:del>
      <w:ins w:id="5202" w:author="Author">
        <w:del w:id="5203" w:author="Author">
          <w:r w:rsidR="00C20DC6" w:rsidDel="00C74F6A">
            <w:delText>.</w:delText>
          </w:r>
        </w:del>
      </w:ins>
      <w:del w:id="5204" w:author="Author">
        <w:r w:rsidDel="00C74F6A">
          <w:delText>R</w:delText>
        </w:r>
      </w:del>
      <w:ins w:id="5205" w:author="Author">
        <w:del w:id="5206" w:author="Author">
          <w:r w:rsidR="00C20DC6" w:rsidDel="00C74F6A">
            <w:delText>.</w:delText>
          </w:r>
        </w:del>
      </w:ins>
      <w:del w:id="5207" w:author="Author">
        <w:r w:rsidDel="00C74F6A">
          <w:delText xml:space="preserve"> § 300.504(a)(2).</w:delText>
        </w:r>
      </w:del>
    </w:p>
    <w:p w14:paraId="69A4AA72" w14:textId="584AFA35" w:rsidR="000B7E0D" w:rsidDel="00C74F6A" w:rsidRDefault="000B7E0D" w:rsidP="00253E03">
      <w:pPr>
        <w:pStyle w:val="par1"/>
        <w:spacing w:after="240"/>
        <w:rPr>
          <w:del w:id="5208" w:author="Author"/>
        </w:rPr>
      </w:pPr>
      <w:del w:id="5209" w:author="Author">
        <w:r w:rsidDel="00C74F6A">
          <w:delText>7.06(</w:delText>
        </w:r>
      </w:del>
      <w:ins w:id="5210" w:author="Author">
        <w:del w:id="5211" w:author="Author">
          <w:r w:rsidR="00960CD9" w:rsidDel="00C74F6A">
            <w:delText>3</w:delText>
          </w:r>
        </w:del>
      </w:ins>
      <w:del w:id="5212" w:author="Author">
        <w:r w:rsidDel="00C74F6A">
          <w:delText>2)</w:delText>
        </w:r>
        <w:r w:rsidDel="00C74F6A">
          <w:tab/>
          <w:delText>As required by 34 C</w:delText>
        </w:r>
      </w:del>
      <w:ins w:id="5213" w:author="Author">
        <w:del w:id="5214" w:author="Author">
          <w:r w:rsidR="00C20DC6" w:rsidDel="00C74F6A">
            <w:delText>.</w:delText>
          </w:r>
        </w:del>
      </w:ins>
      <w:del w:id="5215" w:author="Author">
        <w:r w:rsidDel="00C74F6A">
          <w:delText>F</w:delText>
        </w:r>
      </w:del>
      <w:ins w:id="5216" w:author="Author">
        <w:del w:id="5217" w:author="Author">
          <w:r w:rsidR="00C20DC6" w:rsidDel="00C74F6A">
            <w:delText>.</w:delText>
          </w:r>
        </w:del>
      </w:ins>
      <w:del w:id="5218" w:author="Author">
        <w:r w:rsidDel="00C74F6A">
          <w:delText>R</w:delText>
        </w:r>
      </w:del>
      <w:ins w:id="5219" w:author="Author">
        <w:del w:id="5220" w:author="Author">
          <w:r w:rsidR="00C20DC6" w:rsidDel="00C74F6A">
            <w:delText>.</w:delText>
          </w:r>
        </w:del>
      </w:ins>
      <w:del w:id="5221" w:author="Author">
        <w:r w:rsidDel="00C74F6A">
          <w:delText xml:space="preserve"> § 300.151(a)(2), the state complaint procedures must </w:delText>
        </w:r>
      </w:del>
      <w:ins w:id="5222" w:author="Author">
        <w:del w:id="5223" w:author="Author">
          <w:r w:rsidR="008D6DC4" w:rsidDel="00C74F6A">
            <w:delText xml:space="preserve">shall </w:delText>
          </w:r>
        </w:del>
      </w:ins>
      <w:del w:id="5224" w:author="Author">
        <w:r w:rsidDel="00C74F6A">
          <w:delText>be posted to the Department’s website, described in the Department’s procedural safeguards notice, and otherwise widely disseminated to parents and other interested individuals.</w:delText>
        </w:r>
      </w:del>
    </w:p>
    <w:p w14:paraId="6D2BCC73" w14:textId="261E69B9" w:rsidR="000B7E0D" w:rsidDel="00C74F6A" w:rsidRDefault="000B7E0D" w:rsidP="00253E03">
      <w:pPr>
        <w:pStyle w:val="par1"/>
        <w:spacing w:after="240"/>
        <w:rPr>
          <w:del w:id="5225" w:author="Author"/>
        </w:rPr>
      </w:pPr>
      <w:del w:id="5226" w:author="Author">
        <w:r w:rsidDel="00C74F6A">
          <w:delText>7.06(</w:delText>
        </w:r>
      </w:del>
      <w:ins w:id="5227" w:author="Author">
        <w:del w:id="5228" w:author="Author">
          <w:r w:rsidR="00960CD9" w:rsidDel="00C74F6A">
            <w:delText>4</w:delText>
          </w:r>
        </w:del>
      </w:ins>
      <w:del w:id="5229" w:author="Author">
        <w:r w:rsidDel="00C74F6A">
          <w:delText>3)</w:delText>
        </w:r>
        <w:r w:rsidDel="00C74F6A">
          <w:tab/>
          <w:delText>The Department’s decisions in a state complaint shall not be subject to appeal, but the same issues may be subject to a due process complaint if the party has a right to file a due process complaint consistent with 34 C</w:delText>
        </w:r>
      </w:del>
      <w:ins w:id="5230" w:author="Author">
        <w:del w:id="5231" w:author="Author">
          <w:r w:rsidR="008E197C" w:rsidDel="00C74F6A">
            <w:delText>.</w:delText>
          </w:r>
        </w:del>
      </w:ins>
      <w:del w:id="5232" w:author="Author">
        <w:r w:rsidDel="00C74F6A">
          <w:delText>F</w:delText>
        </w:r>
      </w:del>
      <w:ins w:id="5233" w:author="Author">
        <w:del w:id="5234" w:author="Author">
          <w:r w:rsidR="008E197C" w:rsidDel="00C74F6A">
            <w:delText>.</w:delText>
          </w:r>
        </w:del>
      </w:ins>
      <w:del w:id="5235" w:author="Author">
        <w:r w:rsidDel="00C74F6A">
          <w:delText>R</w:delText>
        </w:r>
      </w:del>
      <w:ins w:id="5236" w:author="Author">
        <w:del w:id="5237" w:author="Author">
          <w:r w:rsidR="008E197C" w:rsidDel="00C74F6A">
            <w:delText>.</w:delText>
          </w:r>
        </w:del>
      </w:ins>
      <w:del w:id="5238" w:author="Author">
        <w:r w:rsidDel="00C74F6A">
          <w:delText xml:space="preserve"> </w:delText>
        </w:r>
      </w:del>
      <w:ins w:id="5239" w:author="Author">
        <w:del w:id="5240" w:author="Author">
          <w:r w:rsidR="008E197C" w:rsidDel="00C74F6A">
            <w:rPr>
              <w:rFonts w:cs="Arial"/>
            </w:rPr>
            <w:delText>§</w:delText>
          </w:r>
          <w:r w:rsidR="008E197C" w:rsidDel="00C74F6A">
            <w:delText xml:space="preserve"> </w:delText>
          </w:r>
        </w:del>
      </w:ins>
      <w:del w:id="5241" w:author="Author">
        <w:r w:rsidDel="00C74F6A">
          <w:delText>300.507. Subsequent due process proceedings will not delay implementation of any remedies imposed by a state complaint decision unless and until:</w:delText>
        </w:r>
      </w:del>
    </w:p>
    <w:p w14:paraId="444F4D57" w14:textId="049D74DB" w:rsidR="000B7E0D" w:rsidDel="00C74F6A" w:rsidRDefault="000B7E0D" w:rsidP="00253E03">
      <w:pPr>
        <w:pStyle w:val="par2"/>
        <w:spacing w:after="240"/>
        <w:rPr>
          <w:del w:id="5242" w:author="Author"/>
        </w:rPr>
      </w:pPr>
      <w:del w:id="5243" w:author="Author">
        <w:r w:rsidDel="00C74F6A">
          <w:delText>7.06(</w:delText>
        </w:r>
      </w:del>
      <w:ins w:id="5244" w:author="Author">
        <w:del w:id="5245" w:author="Author">
          <w:r w:rsidR="00960CD9" w:rsidDel="00C74F6A">
            <w:delText>4</w:delText>
          </w:r>
        </w:del>
      </w:ins>
      <w:del w:id="5246" w:author="Author">
        <w:r w:rsidDel="00C74F6A">
          <w:delText>3)(a)</w:delText>
        </w:r>
        <w:r w:rsidDel="00C74F6A">
          <w:tab/>
          <w:delText>The specific legal violation to which the remedy is directed is at issue in the due process complaint; and</w:delText>
        </w:r>
      </w:del>
    </w:p>
    <w:p w14:paraId="3156DC4C" w14:textId="072E77CC" w:rsidR="000B7E0D" w:rsidDel="00C74F6A" w:rsidRDefault="000B7E0D">
      <w:pPr>
        <w:pStyle w:val="par2"/>
        <w:spacing w:after="240" w:line="259" w:lineRule="auto"/>
        <w:rPr>
          <w:del w:id="5247" w:author="Author"/>
        </w:rPr>
        <w:pPrChange w:id="5248" w:author="Author">
          <w:pPr>
            <w:pStyle w:val="par2"/>
          </w:pPr>
        </w:pPrChange>
      </w:pPr>
      <w:del w:id="5249" w:author="Author">
        <w:r w:rsidDel="00C74F6A">
          <w:delText>7.06(</w:delText>
        </w:r>
      </w:del>
      <w:ins w:id="5250" w:author="Author">
        <w:del w:id="5251" w:author="Author">
          <w:r w:rsidR="00960CD9" w:rsidDel="00C74F6A">
            <w:delText>4</w:delText>
          </w:r>
        </w:del>
      </w:ins>
      <w:del w:id="5252" w:author="Author">
        <w:r w:rsidDel="00C74F6A">
          <w:delText>3)(b)</w:delText>
        </w:r>
        <w:r w:rsidDel="00C74F6A">
          <w:tab/>
          <w:delText xml:space="preserve">There is a direct conflict between the state complaint decision and the final </w:delText>
        </w:r>
      </w:del>
      <w:ins w:id="5253" w:author="Author">
        <w:del w:id="5254" w:author="Author">
          <w:r w:rsidR="47A5FBD9" w:rsidDel="00C74F6A">
            <w:delText xml:space="preserve">due process complaint </w:delText>
          </w:r>
        </w:del>
      </w:ins>
      <w:del w:id="5255" w:author="Author">
        <w:r w:rsidDel="00C74F6A">
          <w:delText>decision of the administrative law judge</w:delText>
        </w:r>
      </w:del>
      <w:ins w:id="5256" w:author="Author">
        <w:del w:id="5257" w:author="Author">
          <w:r w:rsidR="5175CE06" w:rsidDel="00C74F6A">
            <w:delText>ALJ</w:delText>
          </w:r>
        </w:del>
      </w:ins>
      <w:del w:id="5258" w:author="Author">
        <w:r w:rsidDel="00C74F6A">
          <w:delText>.</w:delText>
        </w:r>
      </w:del>
    </w:p>
    <w:p w14:paraId="6C4E1358" w14:textId="77777777" w:rsidR="000801E7" w:rsidRDefault="000801E7" w:rsidP="00253E03">
      <w:pPr>
        <w:pStyle w:val="Heading2"/>
        <w:spacing w:after="240"/>
      </w:pPr>
      <w:r>
        <w:lastRenderedPageBreak/>
        <w:t>8.00</w:t>
      </w:r>
      <w:r>
        <w:tab/>
        <w:t xml:space="preserve">RESPONSIBILITIES OF </w:t>
      </w:r>
      <w:del w:id="5259" w:author="Author">
        <w:r w:rsidDel="008E197C">
          <w:delText>ADMINISTRATIVE UNITS</w:delText>
        </w:r>
      </w:del>
      <w:ins w:id="5260" w:author="Author">
        <w:r w:rsidR="008E197C">
          <w:t>AUs</w:t>
        </w:r>
      </w:ins>
      <w:r>
        <w:t>, STATE-OPERATED PROGRAMS</w:t>
      </w:r>
      <w:ins w:id="5261" w:author="Author">
        <w:r w:rsidR="002F226E">
          <w:t>,</w:t>
        </w:r>
      </w:ins>
      <w:r>
        <w:t xml:space="preserve"> AND APPROVED FACILITY SCHOOLS</w:t>
      </w:r>
    </w:p>
    <w:p w14:paraId="0A48F89B" w14:textId="77777777" w:rsidR="000801E7" w:rsidRDefault="005D48CF" w:rsidP="00253E03">
      <w:pPr>
        <w:pStyle w:val="Heading3"/>
        <w:spacing w:after="240"/>
      </w:pPr>
      <w:r>
        <w:t>8.01</w:t>
      </w:r>
      <w:r>
        <w:tab/>
      </w:r>
      <w:r w:rsidR="000801E7">
        <w:t>General Responsibilities</w:t>
      </w:r>
    </w:p>
    <w:p w14:paraId="2C75F97F" w14:textId="77777777" w:rsidR="000801E7" w:rsidRDefault="000801E7" w:rsidP="00253E03">
      <w:pPr>
        <w:pStyle w:val="par1"/>
        <w:spacing w:after="240"/>
      </w:pPr>
      <w:r>
        <w:t>8.01(1)</w:t>
      </w:r>
      <w:r>
        <w:tab/>
        <w:t xml:space="preserve">Duties and responsibilities of </w:t>
      </w:r>
      <w:del w:id="5262" w:author="Author">
        <w:r w:rsidDel="008E197C">
          <w:delText>administrative units</w:delText>
        </w:r>
      </w:del>
      <w:ins w:id="5263" w:author="Author">
        <w:r w:rsidR="008E197C">
          <w:t>AUs</w:t>
        </w:r>
      </w:ins>
      <w:del w:id="5264" w:author="Author">
        <w:r w:rsidDel="008E197C">
          <w:delText>.</w:delText>
        </w:r>
      </w:del>
    </w:p>
    <w:p w14:paraId="44F156E7" w14:textId="77777777" w:rsidR="000801E7" w:rsidRDefault="000801E7" w:rsidP="00253E03">
      <w:pPr>
        <w:pStyle w:val="upar1"/>
        <w:spacing w:after="240"/>
      </w:pPr>
      <w:r>
        <w:t xml:space="preserve">An </w:t>
      </w:r>
      <w:del w:id="5265" w:author="Author">
        <w:r w:rsidDel="008E197C">
          <w:delText>administrative unit</w:delText>
        </w:r>
      </w:del>
      <w:ins w:id="5266" w:author="Author">
        <w:r w:rsidR="008E197C">
          <w:t>AU</w:t>
        </w:r>
      </w:ins>
      <w:r>
        <w:t xml:space="preserve"> shall carry out all applicable </w:t>
      </w:r>
      <w:ins w:id="5267" w:author="Author">
        <w:r w:rsidR="008E197C">
          <w:t>s</w:t>
        </w:r>
      </w:ins>
      <w:del w:id="5268" w:author="Author">
        <w:r w:rsidDel="008E197C">
          <w:delText>S</w:delText>
        </w:r>
      </w:del>
      <w:r>
        <w:t xml:space="preserve">tate and </w:t>
      </w:r>
      <w:ins w:id="5269" w:author="Author">
        <w:r w:rsidR="008E197C">
          <w:t>f</w:t>
        </w:r>
      </w:ins>
      <w:del w:id="5270" w:author="Author">
        <w:r w:rsidDel="008E197C">
          <w:delText>F</w:delText>
        </w:r>
      </w:del>
      <w:r>
        <w:t>ederal statutes and regulations and shall be responsible for and provide assurances for:</w:t>
      </w:r>
    </w:p>
    <w:p w14:paraId="799FA69E" w14:textId="77777777" w:rsidR="00F96359" w:rsidRDefault="000801E7" w:rsidP="00253E03">
      <w:pPr>
        <w:pStyle w:val="par2"/>
        <w:spacing w:after="240"/>
        <w:rPr>
          <w:ins w:id="5271" w:author="Author"/>
        </w:rPr>
      </w:pPr>
      <w:r>
        <w:t>8.01(1)(a)</w:t>
      </w:r>
      <w:r>
        <w:tab/>
        <w:t xml:space="preserve">The development and adoption of a </w:t>
      </w:r>
      <w:ins w:id="5272" w:author="Author">
        <w:r w:rsidR="008E197C">
          <w:t>c</w:t>
        </w:r>
      </w:ins>
      <w:del w:id="5273" w:author="Author">
        <w:r w:rsidDel="008E197C">
          <w:delText>C</w:delText>
        </w:r>
      </w:del>
      <w:r>
        <w:t xml:space="preserve">omprehensive </w:t>
      </w:r>
      <w:ins w:id="5274" w:author="Author">
        <w:r w:rsidR="008E197C">
          <w:t>p</w:t>
        </w:r>
      </w:ins>
      <w:del w:id="5275" w:author="Author">
        <w:r w:rsidDel="008E197C">
          <w:delText>P</w:delText>
        </w:r>
      </w:del>
      <w:r>
        <w:t xml:space="preserve">lan in accordance with </w:t>
      </w:r>
      <w:del w:id="5276" w:author="Author">
        <w:r w:rsidDel="008E197C">
          <w:delText xml:space="preserve">the </w:delText>
        </w:r>
      </w:del>
      <w:r>
        <w:t>applicable statutes and regulations</w:t>
      </w:r>
      <w:ins w:id="5277" w:author="Author">
        <w:r w:rsidR="00F96359">
          <w:t>;</w:t>
        </w:r>
      </w:ins>
      <w:del w:id="5278" w:author="Author">
        <w:r w:rsidDel="00F96359">
          <w:delText>.</w:delText>
        </w:r>
      </w:del>
    </w:p>
    <w:p w14:paraId="7CC7FF45" w14:textId="77777777" w:rsidR="000801E7" w:rsidRDefault="00F96359" w:rsidP="00253E03">
      <w:pPr>
        <w:pStyle w:val="par2"/>
        <w:spacing w:after="240"/>
      </w:pPr>
      <w:ins w:id="5279" w:author="Author">
        <w:r>
          <w:tab/>
        </w:r>
      </w:ins>
      <w:del w:id="5280" w:author="Author">
        <w:r w:rsidR="000801E7" w:rsidDel="00F96359">
          <w:delText xml:space="preserve"> </w:delText>
        </w:r>
      </w:del>
      <w:r w:rsidR="000801E7">
        <w:t xml:space="preserve">Such </w:t>
      </w:r>
      <w:ins w:id="5281" w:author="Author">
        <w:r w:rsidR="008E197C">
          <w:t>p</w:t>
        </w:r>
      </w:ins>
      <w:del w:id="5282" w:author="Author">
        <w:r w:rsidR="000801E7" w:rsidDel="008E197C">
          <w:delText>P</w:delText>
        </w:r>
      </w:del>
      <w:r w:rsidR="000801E7">
        <w:t>lan shall also include a description of the following:</w:t>
      </w:r>
    </w:p>
    <w:p w14:paraId="1F98EE48" w14:textId="77777777" w:rsidR="000801E7" w:rsidRDefault="000801E7" w:rsidP="00253E03">
      <w:pPr>
        <w:pStyle w:val="par3"/>
        <w:spacing w:after="240"/>
      </w:pPr>
      <w:r>
        <w:t>8.01(1)(a)(i)</w:t>
      </w:r>
      <w:r>
        <w:tab/>
        <w:t xml:space="preserve">Financial commitments and agreements of the </w:t>
      </w:r>
      <w:del w:id="5283" w:author="Author">
        <w:r w:rsidDel="006521AF">
          <w:delText xml:space="preserve">unit </w:delText>
        </w:r>
      </w:del>
      <w:ins w:id="5284" w:author="Author">
        <w:r w:rsidR="006521AF">
          <w:t xml:space="preserve">AU </w:t>
        </w:r>
      </w:ins>
      <w:r>
        <w:t>and of the participating districts for special education programs and services</w:t>
      </w:r>
      <w:ins w:id="5285" w:author="Author">
        <w:r w:rsidR="006521AF">
          <w:t>;</w:t>
        </w:r>
      </w:ins>
      <w:del w:id="5286" w:author="Author">
        <w:r w:rsidDel="006521AF">
          <w:delText>.</w:delText>
        </w:r>
      </w:del>
    </w:p>
    <w:p w14:paraId="48FA0F81" w14:textId="77777777" w:rsidR="000801E7" w:rsidRDefault="000801E7" w:rsidP="00253E03">
      <w:pPr>
        <w:pStyle w:val="par3"/>
        <w:spacing w:after="240"/>
      </w:pPr>
      <w:r>
        <w:t>8.01(1)(a)(ii)</w:t>
      </w:r>
      <w:r>
        <w:tab/>
        <w:t>Method or standards utilized to determine the number and types of special education personnel required to meet the needs of children with disabilities</w:t>
      </w:r>
      <w:ins w:id="5287" w:author="Author">
        <w:r w:rsidR="006521AF">
          <w:t>; and</w:t>
        </w:r>
      </w:ins>
      <w:del w:id="5288" w:author="Author">
        <w:r w:rsidDel="006521AF">
          <w:delText>.</w:delText>
        </w:r>
      </w:del>
    </w:p>
    <w:p w14:paraId="3C31AF6A" w14:textId="77777777" w:rsidR="000801E7" w:rsidRDefault="000801E7" w:rsidP="00253E03">
      <w:pPr>
        <w:pStyle w:val="par3"/>
        <w:spacing w:after="240"/>
      </w:pPr>
      <w:r>
        <w:t>8.01(1)(a)(iii)</w:t>
      </w:r>
      <w:r>
        <w:tab/>
        <w:t>Procedures for regular, periodic evaluation of programs, services</w:t>
      </w:r>
      <w:ins w:id="5289" w:author="Author">
        <w:r w:rsidR="006521AF">
          <w:t>,</w:t>
        </w:r>
      </w:ins>
      <w:r>
        <w:t xml:space="preserve"> and student progress.</w:t>
      </w:r>
    </w:p>
    <w:p w14:paraId="59235065" w14:textId="77777777" w:rsidR="000801E7" w:rsidRDefault="000801E7" w:rsidP="00253E03">
      <w:pPr>
        <w:pStyle w:val="par2"/>
        <w:spacing w:after="240"/>
      </w:pPr>
      <w:r>
        <w:t>8.01(1)(b)</w:t>
      </w:r>
      <w:r>
        <w:tab/>
        <w:t>Resource allocation and management to assure adequate personnel, facilities, materials</w:t>
      </w:r>
      <w:ins w:id="5290" w:author="Author">
        <w:r w:rsidR="006521AF">
          <w:t>,</w:t>
        </w:r>
      </w:ins>
      <w:r>
        <w:t xml:space="preserve"> and equipment</w:t>
      </w:r>
      <w:ins w:id="5291" w:author="Author">
        <w:r w:rsidR="006521AF">
          <w:t>,</w:t>
        </w:r>
      </w:ins>
      <w:r>
        <w:t xml:space="preserve"> in accordance with the provisions of </w:t>
      </w:r>
      <w:ins w:id="5292" w:author="Author">
        <w:r w:rsidR="006521AF">
          <w:t>s</w:t>
        </w:r>
      </w:ins>
      <w:del w:id="5293" w:author="Author">
        <w:r w:rsidDel="006521AF">
          <w:delText>S</w:delText>
        </w:r>
      </w:del>
      <w:r>
        <w:t>ection 3.03 of these Rules</w:t>
      </w:r>
      <w:ins w:id="5294" w:author="Author">
        <w:r w:rsidR="006521AF">
          <w:t>,</w:t>
        </w:r>
      </w:ins>
      <w:r>
        <w:t xml:space="preserve"> to meet the needs of children with disabilities</w:t>
      </w:r>
      <w:ins w:id="5295" w:author="Author">
        <w:r w:rsidR="006521AF">
          <w:t>;</w:t>
        </w:r>
      </w:ins>
      <w:del w:id="5296" w:author="Author">
        <w:r w:rsidDel="006521AF">
          <w:delText>.</w:delText>
        </w:r>
      </w:del>
    </w:p>
    <w:p w14:paraId="3AD01932" w14:textId="77777777" w:rsidR="000801E7" w:rsidRDefault="000801E7" w:rsidP="00253E03">
      <w:pPr>
        <w:pStyle w:val="par2"/>
        <w:spacing w:after="240"/>
      </w:pPr>
      <w:r>
        <w:t>8.01(1)(c)</w:t>
      </w:r>
      <w:r>
        <w:tab/>
        <w:t>Qualified personnel</w:t>
      </w:r>
      <w:ins w:id="5297" w:author="Author">
        <w:r w:rsidR="006521AF">
          <w:t>,</w:t>
        </w:r>
      </w:ins>
      <w:r>
        <w:t xml:space="preserve"> in accordance with the provisions of </w:t>
      </w:r>
      <w:ins w:id="5298" w:author="Author">
        <w:r w:rsidR="006521AF">
          <w:t>s</w:t>
        </w:r>
      </w:ins>
      <w:del w:id="5299" w:author="Author">
        <w:r w:rsidDel="006521AF">
          <w:delText>S</w:delText>
        </w:r>
      </w:del>
      <w:r>
        <w:t>ection 3.04 of these Rules</w:t>
      </w:r>
      <w:ins w:id="5300" w:author="Author">
        <w:r w:rsidR="006521AF">
          <w:t>;</w:t>
        </w:r>
      </w:ins>
      <w:del w:id="5301" w:author="Author">
        <w:r w:rsidDel="006521AF">
          <w:delText>.</w:delText>
        </w:r>
      </w:del>
    </w:p>
    <w:p w14:paraId="5C635938" w14:textId="77777777" w:rsidR="000801E7" w:rsidRDefault="000801E7" w:rsidP="00253E03">
      <w:pPr>
        <w:pStyle w:val="par2"/>
        <w:spacing w:after="240"/>
      </w:pPr>
      <w:r>
        <w:t>8.01(1)(d)</w:t>
      </w:r>
      <w:r>
        <w:tab/>
        <w:t>Maintenance of and access to student records</w:t>
      </w:r>
      <w:ins w:id="5302" w:author="Author">
        <w:r w:rsidR="006521AF">
          <w:t>,</w:t>
        </w:r>
      </w:ins>
      <w:r>
        <w:t xml:space="preserve"> in accordance with </w:t>
      </w:r>
      <w:ins w:id="5303" w:author="Author">
        <w:r w:rsidR="006521AF">
          <w:t>s</w:t>
        </w:r>
      </w:ins>
      <w:del w:id="5304" w:author="Author">
        <w:r w:rsidDel="006521AF">
          <w:delText>S</w:delText>
        </w:r>
      </w:del>
      <w:r>
        <w:t>ection 7.01 of these Rules</w:t>
      </w:r>
      <w:ins w:id="5305" w:author="Author">
        <w:r w:rsidR="006521AF">
          <w:t>;</w:t>
        </w:r>
      </w:ins>
      <w:del w:id="5306" w:author="Author">
        <w:r w:rsidDel="006521AF">
          <w:delText>.</w:delText>
        </w:r>
      </w:del>
    </w:p>
    <w:p w14:paraId="6A62B32D" w14:textId="77777777" w:rsidR="000801E7" w:rsidRDefault="000801E7" w:rsidP="00253E03">
      <w:pPr>
        <w:pStyle w:val="par2"/>
        <w:spacing w:after="240"/>
      </w:pPr>
      <w:r>
        <w:t>8.01(1)(e)</w:t>
      </w:r>
      <w:r>
        <w:tab/>
        <w:t xml:space="preserve">Child </w:t>
      </w:r>
      <w:ins w:id="5307" w:author="Author">
        <w:r w:rsidR="006521AF">
          <w:t>F</w:t>
        </w:r>
      </w:ins>
      <w:del w:id="5308" w:author="Author">
        <w:r w:rsidDel="006521AF">
          <w:delText>f</w:delText>
        </w:r>
      </w:del>
      <w:r>
        <w:t>ind, referral, evaluation, planning</w:t>
      </w:r>
      <w:ins w:id="5309" w:author="Author">
        <w:r w:rsidR="006521AF">
          <w:t>,</w:t>
        </w:r>
      </w:ins>
      <w:r>
        <w:t xml:space="preserve"> and delivery of services</w:t>
      </w:r>
      <w:ins w:id="5310" w:author="Author">
        <w:r w:rsidR="006521AF">
          <w:t>,</w:t>
        </w:r>
      </w:ins>
      <w:r>
        <w:t xml:space="preserve"> in accordance with the provisions of </w:t>
      </w:r>
      <w:ins w:id="5311" w:author="Author">
        <w:r w:rsidR="006521AF">
          <w:t>s</w:t>
        </w:r>
      </w:ins>
      <w:del w:id="5312" w:author="Author">
        <w:r w:rsidDel="006521AF">
          <w:delText>S</w:delText>
        </w:r>
      </w:del>
      <w:r>
        <w:t>ections 4.00, 5.00, and 8.00 of the Rules</w:t>
      </w:r>
      <w:ins w:id="5313" w:author="Author">
        <w:r w:rsidR="006521AF">
          <w:t>;</w:t>
        </w:r>
      </w:ins>
      <w:del w:id="5314" w:author="Author">
        <w:r w:rsidDel="006521AF">
          <w:delText>.</w:delText>
        </w:r>
      </w:del>
    </w:p>
    <w:p w14:paraId="6780AC86" w14:textId="77777777" w:rsidR="000801E7" w:rsidRDefault="000801E7" w:rsidP="00253E03">
      <w:pPr>
        <w:pStyle w:val="par2"/>
        <w:spacing w:after="240"/>
      </w:pPr>
      <w:r>
        <w:t>8.01(1)(f)</w:t>
      </w:r>
      <w:r>
        <w:tab/>
        <w:t>Procedures for ensuring confidentiality and required procedural safeguards</w:t>
      </w:r>
      <w:ins w:id="5315" w:author="Author">
        <w:r w:rsidR="006521AF">
          <w:t>,</w:t>
        </w:r>
      </w:ins>
      <w:r>
        <w:t xml:space="preserve"> in accordance with </w:t>
      </w:r>
      <w:ins w:id="5316" w:author="Author">
        <w:r w:rsidR="006521AF">
          <w:t>s</w:t>
        </w:r>
      </w:ins>
      <w:del w:id="5317" w:author="Author">
        <w:r w:rsidDel="006521AF">
          <w:delText>S</w:delText>
        </w:r>
      </w:del>
      <w:r>
        <w:t>ection 6.00 of the Rules</w:t>
      </w:r>
      <w:ins w:id="5318" w:author="Author">
        <w:r w:rsidR="006521AF">
          <w:t>;</w:t>
        </w:r>
      </w:ins>
      <w:del w:id="5319" w:author="Author">
        <w:r w:rsidDel="006521AF">
          <w:delText>.</w:delText>
        </w:r>
      </w:del>
    </w:p>
    <w:p w14:paraId="4E676F17" w14:textId="77777777" w:rsidR="000801E7" w:rsidRDefault="000801E7" w:rsidP="00253E03">
      <w:pPr>
        <w:pStyle w:val="par2"/>
        <w:spacing w:after="240"/>
      </w:pPr>
      <w:r>
        <w:lastRenderedPageBreak/>
        <w:t>8.01(1)(g)</w:t>
      </w:r>
      <w:r>
        <w:tab/>
        <w:t>Staff development</w:t>
      </w:r>
      <w:ins w:id="5320" w:author="Author">
        <w:r w:rsidR="006521AF">
          <w:t>,</w:t>
        </w:r>
      </w:ins>
      <w:r>
        <w:t xml:space="preserve"> in accordance with </w:t>
      </w:r>
      <w:ins w:id="5321" w:author="Author">
        <w:r w:rsidR="006521AF">
          <w:t>s</w:t>
        </w:r>
      </w:ins>
      <w:del w:id="5322" w:author="Author">
        <w:r w:rsidDel="006521AF">
          <w:delText>S</w:delText>
        </w:r>
      </w:del>
      <w:r>
        <w:t>ection 3.05 of these Rules</w:t>
      </w:r>
      <w:ins w:id="5323" w:author="Author">
        <w:r w:rsidR="006521AF">
          <w:t>;</w:t>
        </w:r>
      </w:ins>
      <w:del w:id="5324" w:author="Author">
        <w:r w:rsidDel="006521AF">
          <w:delText>.</w:delText>
        </w:r>
      </w:del>
    </w:p>
    <w:p w14:paraId="711D9A19" w14:textId="77777777" w:rsidR="000801E7" w:rsidRDefault="000801E7" w:rsidP="00253E03">
      <w:pPr>
        <w:pStyle w:val="par2"/>
        <w:spacing w:after="240"/>
      </w:pPr>
      <w:r>
        <w:t>8.01(1)(h)</w:t>
      </w:r>
      <w:r>
        <w:tab/>
        <w:t>Program evaluation</w:t>
      </w:r>
      <w:ins w:id="5325" w:author="Author">
        <w:r w:rsidR="006521AF">
          <w:t>,</w:t>
        </w:r>
      </w:ins>
      <w:r>
        <w:t xml:space="preserve"> in accordance with </w:t>
      </w:r>
      <w:ins w:id="5326" w:author="Author">
        <w:r w:rsidR="006521AF">
          <w:t>s</w:t>
        </w:r>
      </w:ins>
      <w:del w:id="5327" w:author="Author">
        <w:r w:rsidDel="006521AF">
          <w:delText>S</w:delText>
        </w:r>
      </w:del>
      <w:r>
        <w:t>ection 3.06 of these Rules</w:t>
      </w:r>
      <w:ins w:id="5328" w:author="Author">
        <w:r w:rsidR="006521AF">
          <w:t>;</w:t>
        </w:r>
      </w:ins>
      <w:del w:id="5329" w:author="Author">
        <w:r w:rsidDel="006521AF">
          <w:delText>.</w:delText>
        </w:r>
      </w:del>
    </w:p>
    <w:p w14:paraId="17AD9BA2" w14:textId="77777777" w:rsidR="006521AF" w:rsidRDefault="000801E7" w:rsidP="00253E03">
      <w:pPr>
        <w:pStyle w:val="par2"/>
        <w:spacing w:after="240"/>
        <w:rPr>
          <w:ins w:id="5330" w:author="Author"/>
        </w:rPr>
      </w:pPr>
      <w:r>
        <w:t>8.01(1)(i)</w:t>
      </w:r>
      <w:r>
        <w:tab/>
        <w:t xml:space="preserve">Reporting of any </w:t>
      </w:r>
      <w:del w:id="5331" w:author="Author">
        <w:r w:rsidDel="006521AF">
          <w:delText>Department of Early Childhood</w:delText>
        </w:r>
      </w:del>
      <w:ins w:id="5332" w:author="Author">
        <w:r w:rsidR="006521AF">
          <w:t>CDEC</w:t>
        </w:r>
      </w:ins>
      <w:r>
        <w:t xml:space="preserve"> </w:t>
      </w:r>
      <w:ins w:id="5333" w:author="Author">
        <w:r w:rsidR="006521AF">
          <w:t>p</w:t>
        </w:r>
      </w:ins>
      <w:del w:id="5334" w:author="Author">
        <w:r w:rsidDel="006521AF">
          <w:delText>P</w:delText>
        </w:r>
      </w:del>
      <w:r>
        <w:t xml:space="preserve">rogram noncompliance with state and federal special education laws, regulations, and requirements to the Department </w:t>
      </w:r>
      <w:del w:id="5335" w:author="Author">
        <w:r w:rsidDel="006521AF">
          <w:delText xml:space="preserve">of Education </w:delText>
        </w:r>
      </w:del>
      <w:r>
        <w:t xml:space="preserve">and </w:t>
      </w:r>
      <w:ins w:id="5336" w:author="Author">
        <w:r w:rsidR="006521AF">
          <w:t xml:space="preserve">the </w:t>
        </w:r>
      </w:ins>
      <w:del w:id="5337" w:author="Author">
        <w:r w:rsidDel="006521AF">
          <w:delText>Department of Early Childhood</w:delText>
        </w:r>
      </w:del>
      <w:ins w:id="5338" w:author="Author">
        <w:r w:rsidR="006521AF">
          <w:t>CDEC;</w:t>
        </w:r>
      </w:ins>
      <w:del w:id="5339" w:author="Author">
        <w:r w:rsidDel="006521AF">
          <w:delText>.</w:delText>
        </w:r>
      </w:del>
      <w:r>
        <w:t xml:space="preserve"> </w:t>
      </w:r>
    </w:p>
    <w:p w14:paraId="7A3854B7" w14:textId="77777777" w:rsidR="000801E7" w:rsidRDefault="006521AF" w:rsidP="00253E03">
      <w:pPr>
        <w:pStyle w:val="par2"/>
        <w:spacing w:after="240"/>
      </w:pPr>
      <w:ins w:id="5340" w:author="Author">
        <w:r>
          <w:tab/>
        </w:r>
      </w:ins>
      <w:r w:rsidR="000801E7">
        <w:t xml:space="preserve">Such reports shall be made in writing to the Commissioner of Education and the Executive Director of the </w:t>
      </w:r>
      <w:del w:id="5341" w:author="Author">
        <w:r w:rsidR="000801E7" w:rsidDel="006521AF">
          <w:delText>Department of Early Childhood</w:delText>
        </w:r>
      </w:del>
      <w:ins w:id="5342" w:author="Author">
        <w:r>
          <w:t>CDEC</w:t>
        </w:r>
      </w:ins>
      <w:r w:rsidR="000801E7">
        <w:t xml:space="preserve"> or their designees no later than five business days after discovery of the acts or omissions giving rise to the noncompliance.</w:t>
      </w:r>
    </w:p>
    <w:p w14:paraId="5E16D987" w14:textId="77777777" w:rsidR="00267F4C" w:rsidRDefault="00267F4C" w:rsidP="00253E03">
      <w:pPr>
        <w:pStyle w:val="par2"/>
        <w:spacing w:after="240"/>
      </w:pPr>
      <w:r w:rsidRPr="00267F4C">
        <w:t>8.01(1)(j)</w:t>
      </w:r>
      <w:r w:rsidRPr="00267F4C">
        <w:tab/>
        <w:t xml:space="preserve">Adoption and implementation of a policy regarding </w:t>
      </w:r>
      <w:ins w:id="5343" w:author="Author">
        <w:r w:rsidR="006521AF">
          <w:t>a</w:t>
        </w:r>
      </w:ins>
      <w:del w:id="5344" w:author="Author">
        <w:r w:rsidRPr="00267F4C" w:rsidDel="006521AF">
          <w:delText>A</w:delText>
        </w:r>
      </w:del>
      <w:r w:rsidRPr="00267F4C">
        <w:t xml:space="preserve">bbreviated </w:t>
      </w:r>
      <w:ins w:id="5345" w:author="Author">
        <w:r w:rsidR="006521AF">
          <w:t>s</w:t>
        </w:r>
      </w:ins>
      <w:del w:id="5346" w:author="Author">
        <w:r w:rsidRPr="00267F4C" w:rsidDel="006521AF">
          <w:delText>S</w:delText>
        </w:r>
      </w:del>
      <w:r w:rsidRPr="00267F4C">
        <w:t xml:space="preserve">chool </w:t>
      </w:r>
      <w:ins w:id="5347" w:author="Author">
        <w:r w:rsidR="006521AF">
          <w:t>d</w:t>
        </w:r>
      </w:ins>
      <w:del w:id="5348" w:author="Author">
        <w:r w:rsidRPr="00267F4C" w:rsidDel="006521AF">
          <w:delText>D</w:delText>
        </w:r>
      </w:del>
      <w:r w:rsidRPr="00267F4C">
        <w:t xml:space="preserve">ay </w:t>
      </w:r>
      <w:ins w:id="5349" w:author="Author">
        <w:r w:rsidR="006521AF">
          <w:t>s</w:t>
        </w:r>
      </w:ins>
      <w:del w:id="5350" w:author="Author">
        <w:r w:rsidRPr="00267F4C" w:rsidDel="006521AF">
          <w:delText>S</w:delText>
        </w:r>
      </w:del>
      <w:r w:rsidRPr="00267F4C">
        <w:t xml:space="preserve">chedules </w:t>
      </w:r>
      <w:del w:id="5351" w:author="Author">
        <w:r w:rsidRPr="00267F4C">
          <w:delText xml:space="preserve">by July 1, 2025 </w:delText>
        </w:r>
      </w:del>
      <w:r w:rsidRPr="00267F4C">
        <w:t xml:space="preserve">that is substantially similar to a policy that the Department will create pursuant to section 22-20-123(3)(a), C.R.S., and which </w:t>
      </w:r>
      <w:del w:id="5352" w:author="Author">
        <w:r w:rsidRPr="00267F4C" w:rsidDel="008D6DC4">
          <w:delText xml:space="preserve">must </w:delText>
        </w:r>
      </w:del>
      <w:ins w:id="5353" w:author="Author">
        <w:r w:rsidR="008D6DC4">
          <w:t>shall</w:t>
        </w:r>
        <w:r w:rsidR="008D6DC4" w:rsidRPr="00267F4C">
          <w:t xml:space="preserve"> </w:t>
        </w:r>
      </w:ins>
      <w:r w:rsidRPr="00267F4C">
        <w:t>include the following at minimum:</w:t>
      </w:r>
    </w:p>
    <w:p w14:paraId="2DA4035C" w14:textId="77777777" w:rsidR="00267F4C" w:rsidRDefault="00267F4C" w:rsidP="00253E03">
      <w:pPr>
        <w:pStyle w:val="par3"/>
        <w:spacing w:after="240"/>
      </w:pPr>
      <w:r>
        <w:t>8.01(1)(j)(i) The definitions of Abbreviated School Day and Abbreviated School Day Schedule in rules 2.01 and 2.01(1) of these rules; and</w:t>
      </w:r>
    </w:p>
    <w:p w14:paraId="0821A8CE" w14:textId="77777777" w:rsidR="00267F4C" w:rsidRDefault="00267F4C" w:rsidP="00253E03">
      <w:pPr>
        <w:pStyle w:val="par3"/>
        <w:spacing w:after="240"/>
      </w:pPr>
      <w:r>
        <w:t>8.01(1)(j)(ii) An explanation of and expectations on how Abbreviated School Days relate to school discipline and informal removals, which includes the following:</w:t>
      </w:r>
    </w:p>
    <w:p w14:paraId="0E55AC26" w14:textId="77777777" w:rsidR="00267F4C" w:rsidRDefault="00267F4C" w:rsidP="00253E03">
      <w:pPr>
        <w:pStyle w:val="par4"/>
        <w:spacing w:after="240"/>
      </w:pPr>
      <w:r w:rsidRPr="00267F4C">
        <w:t xml:space="preserve">8.01(1)(j)(ii)(I) When a school unilaterally shortens a child’s school day to address behavioral concerns, it </w:t>
      </w:r>
      <w:del w:id="5354" w:author="Author">
        <w:r w:rsidRPr="00267F4C" w:rsidDel="008D6DC4">
          <w:delText xml:space="preserve">must </w:delText>
        </w:r>
      </w:del>
      <w:ins w:id="5355" w:author="Author">
        <w:r w:rsidR="008D6DC4">
          <w:t>shall</w:t>
        </w:r>
        <w:r w:rsidR="008D6DC4" w:rsidRPr="00267F4C">
          <w:t xml:space="preserve"> </w:t>
        </w:r>
      </w:ins>
      <w:r w:rsidRPr="00267F4C">
        <w:t>count this as a disciplinary removal even if the child was not formally suspended. This includes</w:t>
      </w:r>
      <w:del w:id="5356" w:author="Author">
        <w:r w:rsidRPr="00267F4C" w:rsidDel="00253622">
          <w:delText>,</w:delText>
        </w:r>
      </w:del>
      <w:r w:rsidRPr="00267F4C">
        <w:t xml:space="preserve"> but is not limited to</w:t>
      </w:r>
      <w:del w:id="5357" w:author="Author">
        <w:r w:rsidRPr="00267F4C" w:rsidDel="00253622">
          <w:delText>,</w:delText>
        </w:r>
      </w:del>
      <w:r w:rsidRPr="00267F4C">
        <w:t xml:space="preserve"> the following circumstances: when the school calls the child’s parent/guardian to pick them up early due to behavior; when a teacher does not allow a child to attend class due to behavior; and when a school official unilaterally determines that the child </w:t>
      </w:r>
      <w:del w:id="5358" w:author="Author">
        <w:r w:rsidRPr="00267F4C" w:rsidDel="008D6DC4">
          <w:delText xml:space="preserve">must </w:delText>
        </w:r>
      </w:del>
      <w:ins w:id="5359" w:author="Author">
        <w:r w:rsidR="008D6DC4">
          <w:t>shall</w:t>
        </w:r>
        <w:r w:rsidR="008D6DC4" w:rsidRPr="00267F4C">
          <w:t xml:space="preserve"> </w:t>
        </w:r>
      </w:ins>
      <w:r w:rsidRPr="00267F4C">
        <w:t>attend for an Abbreviated School Day due to behavior; and</w:t>
      </w:r>
    </w:p>
    <w:p w14:paraId="07B9E1F5" w14:textId="77777777" w:rsidR="00267F4C" w:rsidRDefault="00267F4C" w:rsidP="00253E03">
      <w:pPr>
        <w:pStyle w:val="par4"/>
        <w:spacing w:after="240"/>
      </w:pPr>
      <w:r>
        <w:t>8.01(1)(j)(ii)(II)</w:t>
      </w:r>
      <w:r w:rsidR="001B0AAC">
        <w:t xml:space="preserve"> </w:t>
      </w:r>
      <w:r>
        <w:t xml:space="preserve">These removals </w:t>
      </w:r>
      <w:del w:id="5360" w:author="Author">
        <w:r w:rsidDel="008D6DC4">
          <w:delText xml:space="preserve">must </w:delText>
        </w:r>
      </w:del>
      <w:ins w:id="5361" w:author="Author">
        <w:r w:rsidR="008D6DC4">
          <w:t xml:space="preserve">shall </w:t>
        </w:r>
      </w:ins>
      <w:r>
        <w:t xml:space="preserve">be accurately recorded and tracked to ensure the child receives the disciplinary protections to which they are entitled, such as a manifestation </w:t>
      </w:r>
      <w:r>
        <w:lastRenderedPageBreak/>
        <w:t>determination review should the combined removals constitute a disciplinary change of placement under Section 504 or the IDEA; and</w:t>
      </w:r>
    </w:p>
    <w:p w14:paraId="011E37AB" w14:textId="77777777" w:rsidR="00267F4C" w:rsidRDefault="00267F4C" w:rsidP="00253E03">
      <w:pPr>
        <w:pStyle w:val="par4"/>
        <w:spacing w:after="240"/>
      </w:pPr>
      <w:r>
        <w:t>8.01(1)(j)(ii)(III) These provisions do not mean that a school is prohibited from disciplining a child with disabilities for conduct that violates the student code of conduct as long as it does so consistent with the protections afforded to children with disabilities under IDEA and Section 504; and</w:t>
      </w:r>
    </w:p>
    <w:p w14:paraId="7F4A4F6B" w14:textId="77777777" w:rsidR="00267F4C" w:rsidRDefault="000812C1" w:rsidP="00253E03">
      <w:pPr>
        <w:pStyle w:val="par3"/>
        <w:spacing w:after="240"/>
      </w:pPr>
      <w:r w:rsidRPr="000812C1">
        <w:t>8.01(1)(j)(iii)</w:t>
      </w:r>
      <w:r w:rsidR="001B0AAC">
        <w:t xml:space="preserve"> </w:t>
      </w:r>
      <w:r w:rsidRPr="000812C1">
        <w:t>An explanation of and expectations regarding how Abbreviated School Days relate to school attendance, which includes the following:</w:t>
      </w:r>
    </w:p>
    <w:p w14:paraId="60D5B3D5" w14:textId="77777777" w:rsidR="000812C1" w:rsidRDefault="000812C1" w:rsidP="00253E03">
      <w:pPr>
        <w:pStyle w:val="par4"/>
        <w:spacing w:after="240"/>
      </w:pPr>
      <w:r>
        <w:t>8.01(1)(j)(iii)(I)</w:t>
      </w:r>
      <w:r w:rsidR="001B0AAC">
        <w:t xml:space="preserve"> </w:t>
      </w:r>
      <w:r>
        <w:t>A child with disabilities in high school who voluntarily enrolls in a reduced class load, consistent with other non-disabled students in the school, and who is on track to graduate is not considered to be on an Abbreviated School Day Schedule; and</w:t>
      </w:r>
    </w:p>
    <w:p w14:paraId="0160D06B" w14:textId="77777777" w:rsidR="000812C1" w:rsidRDefault="000812C1" w:rsidP="00253E03">
      <w:pPr>
        <w:pStyle w:val="par4"/>
        <w:spacing w:after="240"/>
      </w:pPr>
      <w:r>
        <w:t>8.01(1)(j)(iii)(II)</w:t>
      </w:r>
      <w:r w:rsidR="001B0AAC">
        <w:t xml:space="preserve"> </w:t>
      </w:r>
      <w:r>
        <w:t xml:space="preserve">Children with disabilities appropriately placed on an Abbreviated School Day Schedule by an IEP or 504 Team may not be considered truant or chronically absent based solely on the abbreviated schedule. Compulsory school attendance requirements pursuant to </w:t>
      </w:r>
      <w:ins w:id="5362" w:author="Author">
        <w:r w:rsidR="00D73038">
          <w:t>s</w:t>
        </w:r>
      </w:ins>
      <w:del w:id="5363" w:author="Author">
        <w:r w:rsidDel="00D73038">
          <w:delText>S</w:delText>
        </w:r>
      </w:del>
      <w:r>
        <w:t>ection 22-33-104, C.R.S., do not apply to children with disabilities who have been placed on an Abbreviated School Day Schedule by an IEP or 504 team in accordance with the Department’s policy and state and federal law; and</w:t>
      </w:r>
    </w:p>
    <w:p w14:paraId="7A284AC5" w14:textId="77777777" w:rsidR="000812C1" w:rsidRDefault="000812C1" w:rsidP="00253E03">
      <w:pPr>
        <w:pStyle w:val="par4"/>
        <w:spacing w:after="240"/>
      </w:pPr>
      <w:r>
        <w:t>8.01(1)(j)(iii)(III)</w:t>
      </w:r>
      <w:r w:rsidR="001B0AAC">
        <w:t xml:space="preserve"> </w:t>
      </w:r>
      <w:r>
        <w:t xml:space="preserve">Children with disabilities should have the same opportunity to participate in field trips, school functions, and extracurricular activities as their nondisabled, same-aged peers. A child who has been placed on an Abbreviated School Day Schedule by their IEP or 504 team should not be determined ineligible to participate in field trips, school functions, and extracurriculars based on the abbreviated schedule. If a child with a disability needs supplementary aids and services to meaningfully participate in field trips, school </w:t>
      </w:r>
      <w:r>
        <w:lastRenderedPageBreak/>
        <w:t>functions, and extracurricular activities, these should be determined by the IEP or 504 team and described in the IEP or 504 plan; and</w:t>
      </w:r>
    </w:p>
    <w:p w14:paraId="76C966B8" w14:textId="77777777" w:rsidR="000812C1" w:rsidRDefault="000812C1" w:rsidP="00253E03">
      <w:pPr>
        <w:pStyle w:val="par3"/>
        <w:spacing w:after="240"/>
      </w:pPr>
      <w:r w:rsidRPr="000812C1">
        <w:t>8.01(1)(j)(iv) The role of the IEP or 504 Team in Determining an Abbreviated School Day Schedule, including at minimum:</w:t>
      </w:r>
    </w:p>
    <w:p w14:paraId="27768FAA" w14:textId="77777777" w:rsidR="000812C1" w:rsidRDefault="000812C1" w:rsidP="00253E03">
      <w:pPr>
        <w:pStyle w:val="par4"/>
        <w:spacing w:after="240"/>
      </w:pPr>
      <w:r>
        <w:t>8.01(1)(j)(iv)(I)</w:t>
      </w:r>
      <w:r w:rsidR="001B0AAC">
        <w:t xml:space="preserve"> </w:t>
      </w:r>
      <w:r>
        <w:t xml:space="preserve">The IEP or 504 team </w:t>
      </w:r>
      <w:del w:id="5364" w:author="Author">
        <w:r w:rsidDel="008D6DC4">
          <w:delText xml:space="preserve">must </w:delText>
        </w:r>
      </w:del>
      <w:ins w:id="5365" w:author="Author">
        <w:r w:rsidR="008D6DC4">
          <w:t xml:space="preserve">shall </w:t>
        </w:r>
      </w:ins>
      <w:r>
        <w:t>determine whether an Abbreviated School Day Schedule is appropriate based on the child’s unique disability-related needs, consistent with IDEA and Section 504. For an IDEA-eligible child, initial placement on an Abbreviated School Day Schedule may not be determined through the IEP amendment process described in 300.324(a)(4); and</w:t>
      </w:r>
    </w:p>
    <w:p w14:paraId="0A72391D" w14:textId="77777777" w:rsidR="000812C1" w:rsidRDefault="000812C1" w:rsidP="00253E03">
      <w:pPr>
        <w:pStyle w:val="par4"/>
        <w:spacing w:after="240"/>
      </w:pPr>
      <w:r>
        <w:t>8.01(1)(j)(iv)(II)</w:t>
      </w:r>
      <w:r w:rsidR="001B0AAC">
        <w:t xml:space="preserve"> </w:t>
      </w:r>
      <w:r>
        <w:t xml:space="preserve">In making this determination, the team </w:t>
      </w:r>
      <w:del w:id="5366" w:author="Author">
        <w:r w:rsidDel="008D6DC4">
          <w:delText xml:space="preserve">must </w:delText>
        </w:r>
      </w:del>
      <w:ins w:id="5367" w:author="Author">
        <w:r w:rsidR="008D6DC4">
          <w:t xml:space="preserve">shall </w:t>
        </w:r>
      </w:ins>
      <w:r>
        <w:t xml:space="preserve">consider and document in the IEP or 504 plan how FAPE will be achieved with the Abbreviated School Day Schedule and whether the Abbreviated School Day Schedule will impact the ability to educate the child with disabilities in the LRE. FAPE and LRE </w:t>
      </w:r>
      <w:del w:id="5368" w:author="Author">
        <w:r w:rsidDel="008D6DC4">
          <w:delText xml:space="preserve">must </w:delText>
        </w:r>
      </w:del>
      <w:ins w:id="5369" w:author="Author">
        <w:r w:rsidR="008D6DC4">
          <w:t xml:space="preserve">shall </w:t>
        </w:r>
      </w:ins>
      <w:r>
        <w:t>be determined consistent with the requirements of IDEA or Section 504; and</w:t>
      </w:r>
    </w:p>
    <w:p w14:paraId="5B05C488" w14:textId="77777777" w:rsidR="00267F4C" w:rsidRDefault="000812C1" w:rsidP="00253E03">
      <w:pPr>
        <w:pStyle w:val="par4"/>
        <w:spacing w:after="240"/>
      </w:pPr>
      <w:r>
        <w:t xml:space="preserve">8.01(1)(j)(iv)(III) Additional technical guidance that will be provided in the Department’s Abbreviated School Day Schedule policy related to components that </w:t>
      </w:r>
      <w:del w:id="5370" w:author="Author">
        <w:r w:rsidDel="008D6DC4">
          <w:delText xml:space="preserve">must </w:delText>
        </w:r>
      </w:del>
      <w:ins w:id="5371" w:author="Author">
        <w:r w:rsidR="008D6DC4">
          <w:t xml:space="preserve">shall </w:t>
        </w:r>
      </w:ins>
      <w:r>
        <w:t xml:space="preserve">be determined and documented in the IEP or 504 process as well as how often the </w:t>
      </w:r>
      <w:ins w:id="5372" w:author="Author">
        <w:r w:rsidR="008D6DC4">
          <w:t>a</w:t>
        </w:r>
      </w:ins>
      <w:del w:id="5373" w:author="Author">
        <w:r w:rsidDel="008D6DC4">
          <w:delText>A</w:delText>
        </w:r>
      </w:del>
      <w:r>
        <w:t xml:space="preserve">bbreviated </w:t>
      </w:r>
      <w:ins w:id="5374" w:author="Author">
        <w:r w:rsidR="008D6DC4">
          <w:t>s</w:t>
        </w:r>
      </w:ins>
      <w:del w:id="5375" w:author="Author">
        <w:r w:rsidDel="008D6DC4">
          <w:delText>S</w:delText>
        </w:r>
      </w:del>
      <w:r>
        <w:t xml:space="preserve">chool </w:t>
      </w:r>
      <w:ins w:id="5376" w:author="Author">
        <w:r w:rsidR="008D6DC4">
          <w:t>d</w:t>
        </w:r>
      </w:ins>
      <w:del w:id="5377" w:author="Author">
        <w:r w:rsidDel="008D6DC4">
          <w:delText>D</w:delText>
        </w:r>
      </w:del>
      <w:r>
        <w:t xml:space="preserve">ay </w:t>
      </w:r>
      <w:ins w:id="5378" w:author="Author">
        <w:r w:rsidR="008D6DC4">
          <w:t>s</w:t>
        </w:r>
      </w:ins>
      <w:del w:id="5379" w:author="Author">
        <w:r w:rsidDel="008D6DC4">
          <w:delText>S</w:delText>
        </w:r>
      </w:del>
      <w:r>
        <w:t>chedule should be reviewed; and</w:t>
      </w:r>
    </w:p>
    <w:p w14:paraId="07517BB0" w14:textId="77777777" w:rsidR="000812C1" w:rsidRDefault="000812C1" w:rsidP="00253E03">
      <w:pPr>
        <w:pStyle w:val="par3"/>
        <w:spacing w:after="240"/>
      </w:pPr>
      <w:r w:rsidRPr="000812C1">
        <w:t>8.01(1)(j)(v) The requirements for consent and information provided to parents, legal guardians, and custodians of children with disabilities, including:</w:t>
      </w:r>
    </w:p>
    <w:p w14:paraId="5C02C017" w14:textId="77777777" w:rsidR="000812C1" w:rsidRDefault="000812C1" w:rsidP="00253E03">
      <w:pPr>
        <w:pStyle w:val="par4"/>
        <w:spacing w:after="240"/>
      </w:pPr>
      <w:r>
        <w:t xml:space="preserve">8.01(1)(j)(v)(I) Explaining student rights related to informal removals for conduct or behavior as described in </w:t>
      </w:r>
      <w:del w:id="5380" w:author="Author">
        <w:r w:rsidDel="005B412C">
          <w:delText xml:space="preserve">rule </w:delText>
        </w:r>
      </w:del>
      <w:ins w:id="5381" w:author="Author">
        <w:r w:rsidR="005B412C">
          <w:t xml:space="preserve">section </w:t>
        </w:r>
      </w:ins>
      <w:r>
        <w:t>8.01(1)(j)(ii)</w:t>
      </w:r>
      <w:ins w:id="5382" w:author="Author">
        <w:r w:rsidR="005B412C">
          <w:t xml:space="preserve"> of these Rules</w:t>
        </w:r>
      </w:ins>
      <w:r>
        <w:t>.</w:t>
      </w:r>
    </w:p>
    <w:p w14:paraId="70901230" w14:textId="2C33D620" w:rsidR="00620295" w:rsidRDefault="000812C1" w:rsidP="00253E03">
      <w:pPr>
        <w:pStyle w:val="par4"/>
        <w:spacing w:after="240"/>
      </w:pPr>
      <w:r>
        <w:t xml:space="preserve">8.01(1)(j)(v)(II) There are times when a lawfully convened IEP or 504 team meets and determines that an Abbreviated School Day </w:t>
      </w:r>
      <w:r>
        <w:lastRenderedPageBreak/>
        <w:t xml:space="preserve">Schedule is necessary to ensure </w:t>
      </w:r>
      <w:del w:id="5383" w:author="Author">
        <w:r w:rsidDel="00372AF6">
          <w:delText xml:space="preserve">a </w:delText>
        </w:r>
      </w:del>
      <w:r>
        <w:t>FAPE for the student (e.g.</w:t>
      </w:r>
      <w:ins w:id="5384" w:author="Author">
        <w:r w:rsidR="007E2716">
          <w:t>,</w:t>
        </w:r>
      </w:ins>
      <w:r>
        <w:t xml:space="preserve"> a student with a medical condition that requires homebound). When an offer of FAPE is made that includes an Abbreviated School Day Schedule, and the parent/guardian disagrees that the Abbreviated School Day Schedule is necessary for FAPE, the parent/guardian can pursue existing remedies under state and federal law. For IDEA-eligible children, the parent/guardian can request mediation, file a state complaint, or file a due process complaint. For children on a 504 plan, the parent/guardian can file a complaint with the Office of Civil Rights.</w:t>
      </w:r>
    </w:p>
    <w:p w14:paraId="6216A17D" w14:textId="77777777" w:rsidR="00620295" w:rsidRDefault="000812C1" w:rsidP="00253E03">
      <w:pPr>
        <w:pStyle w:val="par4"/>
        <w:spacing w:after="240"/>
      </w:pPr>
      <w:r>
        <w:t xml:space="preserve">8.01(1)(j)(v)(III) For any Abbreviated School Days or Abbreviated School Day Schedules that are not connected to the offer of FAPE determined by the IEP or 504 Team (and are not lawful and proper disciplinary removals), the school </w:t>
      </w:r>
      <w:del w:id="5385" w:author="Author">
        <w:r w:rsidDel="008D6DC4">
          <w:delText xml:space="preserve">must </w:delText>
        </w:r>
      </w:del>
      <w:ins w:id="5386" w:author="Author">
        <w:r w:rsidR="008D6DC4">
          <w:t xml:space="preserve">shall </w:t>
        </w:r>
      </w:ins>
      <w:r>
        <w:t>obtain informed and written consent from the child’s parent(s), legal guardian(s), or custodian(s) prior to implementing the Abbreviated School Day or Abbreviated School Day Schedule. A parent, guardian, or custodian may revoke this consent in writing at any time.</w:t>
      </w:r>
    </w:p>
    <w:p w14:paraId="193E218A" w14:textId="77777777" w:rsidR="000812C1" w:rsidRDefault="000812C1" w:rsidP="00253E03">
      <w:pPr>
        <w:pStyle w:val="par4"/>
        <w:spacing w:after="240"/>
      </w:pPr>
      <w:r>
        <w:t>8.01(1)(j)(v)(IV) Additional technical guidance that will be provided by the Department in its Abbreviated School Day Schedule policy related to consent; and</w:t>
      </w:r>
    </w:p>
    <w:p w14:paraId="7F995889" w14:textId="77777777" w:rsidR="000812C1" w:rsidRDefault="000812C1" w:rsidP="00253E03">
      <w:pPr>
        <w:pStyle w:val="par3"/>
        <w:spacing w:after="240"/>
      </w:pPr>
      <w:r>
        <w:t>8.01(1)(j)(vi) Additional requirements related to documentation and record keeping for Abbreviated School Day Schedules that will be included in the Department’s policy on Abbreviated School Day Schedules.</w:t>
      </w:r>
    </w:p>
    <w:p w14:paraId="38E682D2" w14:textId="77777777" w:rsidR="000801E7" w:rsidRDefault="000801E7" w:rsidP="00253E03">
      <w:pPr>
        <w:pStyle w:val="par1"/>
        <w:spacing w:after="240"/>
      </w:pPr>
      <w:r>
        <w:t>8.01(2)</w:t>
      </w:r>
      <w:r>
        <w:tab/>
        <w:t>Duties and responsibilities of approved facility schools</w:t>
      </w:r>
      <w:del w:id="5387" w:author="Author">
        <w:r w:rsidDel="007B2240">
          <w:delText>.</w:delText>
        </w:r>
      </w:del>
    </w:p>
    <w:p w14:paraId="7E358049" w14:textId="77777777" w:rsidR="000801E7" w:rsidRDefault="000801E7" w:rsidP="00253E03">
      <w:pPr>
        <w:pStyle w:val="upar2"/>
        <w:spacing w:after="240"/>
      </w:pPr>
      <w:r>
        <w:t xml:space="preserve">An approved facility school </w:t>
      </w:r>
      <w:commentRangeStart w:id="5388"/>
      <w:del w:id="5389" w:author="Author">
        <w:r w:rsidDel="007B2240">
          <w:delText xml:space="preserve">with an on-grounds school approved by the Facility School Board in accordance with the Rules for the Administration of the Facility Schools Act, 1 CCR 304-1, </w:delText>
        </w:r>
      </w:del>
      <w:commentRangeEnd w:id="5388"/>
      <w:r w:rsidR="00D22D85">
        <w:rPr>
          <w:rStyle w:val="CommentReference"/>
          <w:sz w:val="24"/>
          <w:szCs w:val="24"/>
        </w:rPr>
        <w:commentReference w:id="5388"/>
      </w:r>
      <w:r>
        <w:t>shall be responsible for:</w:t>
      </w:r>
    </w:p>
    <w:p w14:paraId="65877417" w14:textId="77777777" w:rsidR="000801E7" w:rsidRDefault="000801E7" w:rsidP="00253E03">
      <w:pPr>
        <w:pStyle w:val="par2"/>
        <w:spacing w:after="240"/>
      </w:pPr>
      <w:r>
        <w:t>8.01(2)(a)</w:t>
      </w:r>
      <w:r>
        <w:tab/>
        <w:t xml:space="preserve">Development of a </w:t>
      </w:r>
      <w:ins w:id="5390" w:author="Author">
        <w:r w:rsidR="007B2240">
          <w:t>c</w:t>
        </w:r>
      </w:ins>
      <w:del w:id="5391" w:author="Author">
        <w:r w:rsidDel="007B2240">
          <w:delText>C</w:delText>
        </w:r>
      </w:del>
      <w:r>
        <w:t xml:space="preserve">omprehensive </w:t>
      </w:r>
      <w:ins w:id="5392" w:author="Author">
        <w:r w:rsidR="007B2240">
          <w:t>p</w:t>
        </w:r>
      </w:ins>
      <w:del w:id="5393" w:author="Author">
        <w:r w:rsidDel="007B2240">
          <w:delText>P</w:delText>
        </w:r>
      </w:del>
      <w:r>
        <w:t>lan</w:t>
      </w:r>
      <w:ins w:id="5394" w:author="Author">
        <w:r w:rsidR="00886952">
          <w:t>,</w:t>
        </w:r>
      </w:ins>
      <w:r>
        <w:t xml:space="preserve"> in accordance with the Rules for the Administration of the Facility Schools Act, 1 CCR 304-1</w:t>
      </w:r>
      <w:ins w:id="5395" w:author="Author">
        <w:r w:rsidR="00F96359">
          <w:t>;</w:t>
        </w:r>
      </w:ins>
      <w:del w:id="5396" w:author="Author">
        <w:r w:rsidDel="00F96359">
          <w:delText>.</w:delText>
        </w:r>
      </w:del>
    </w:p>
    <w:p w14:paraId="187D9510" w14:textId="77777777" w:rsidR="000801E7" w:rsidRDefault="000801E7" w:rsidP="00253E03">
      <w:pPr>
        <w:pStyle w:val="par2"/>
        <w:spacing w:after="240"/>
      </w:pPr>
      <w:r>
        <w:lastRenderedPageBreak/>
        <w:t>8.01(2)(b)</w:t>
      </w:r>
      <w:r>
        <w:tab/>
        <w:t>Resource allocation and management</w:t>
      </w:r>
      <w:ins w:id="5397" w:author="Author">
        <w:r w:rsidR="00886952">
          <w:t>,</w:t>
        </w:r>
      </w:ins>
      <w:r>
        <w:t xml:space="preserve"> in accordance with </w:t>
      </w:r>
      <w:ins w:id="5398" w:author="Author">
        <w:r w:rsidR="00F96359">
          <w:t>s</w:t>
        </w:r>
      </w:ins>
      <w:del w:id="5399" w:author="Author">
        <w:r w:rsidDel="00F96359">
          <w:delText>S</w:delText>
        </w:r>
      </w:del>
      <w:r>
        <w:t>ection 3.03 of these Rules</w:t>
      </w:r>
      <w:ins w:id="5400" w:author="Author">
        <w:r w:rsidR="00886952">
          <w:t>,</w:t>
        </w:r>
      </w:ins>
      <w:r>
        <w:t xml:space="preserve"> to assure adequate personnel, facilities, materials</w:t>
      </w:r>
      <w:ins w:id="5401" w:author="Author">
        <w:r w:rsidR="00F96359">
          <w:t>,</w:t>
        </w:r>
      </w:ins>
      <w:r>
        <w:t xml:space="preserve"> and equipment to meet the needs of children with disabilities</w:t>
      </w:r>
      <w:ins w:id="5402" w:author="Author">
        <w:r w:rsidR="00F96359">
          <w:t>;</w:t>
        </w:r>
      </w:ins>
      <w:del w:id="5403" w:author="Author">
        <w:r w:rsidDel="00F96359">
          <w:delText>.</w:delText>
        </w:r>
      </w:del>
    </w:p>
    <w:p w14:paraId="24CC4036" w14:textId="77777777" w:rsidR="000801E7" w:rsidRDefault="000801E7" w:rsidP="00253E03">
      <w:pPr>
        <w:pStyle w:val="par2"/>
        <w:spacing w:after="240"/>
      </w:pPr>
      <w:r>
        <w:t>8.01(2)(c)</w:t>
      </w:r>
      <w:r>
        <w:tab/>
        <w:t>Qualified personnel</w:t>
      </w:r>
      <w:ins w:id="5404" w:author="Author">
        <w:r w:rsidR="00F96359">
          <w:t>,</w:t>
        </w:r>
      </w:ins>
      <w:r>
        <w:t xml:space="preserve"> in accordance with </w:t>
      </w:r>
      <w:del w:id="5405" w:author="Author">
        <w:r w:rsidDel="00F96359">
          <w:delText xml:space="preserve">the provisions of </w:delText>
        </w:r>
      </w:del>
      <w:ins w:id="5406" w:author="Author">
        <w:r w:rsidR="00F96359">
          <w:t>s</w:t>
        </w:r>
      </w:ins>
      <w:del w:id="5407" w:author="Author">
        <w:r w:rsidDel="00F96359">
          <w:delText>S</w:delText>
        </w:r>
      </w:del>
      <w:r>
        <w:t>ection 3.04 of these Rules</w:t>
      </w:r>
      <w:ins w:id="5408" w:author="Author">
        <w:r w:rsidR="00F96359">
          <w:t>;</w:t>
        </w:r>
      </w:ins>
      <w:del w:id="5409" w:author="Author">
        <w:r w:rsidDel="00F96359">
          <w:delText>.</w:delText>
        </w:r>
      </w:del>
    </w:p>
    <w:p w14:paraId="4AC81056" w14:textId="77777777" w:rsidR="000801E7" w:rsidRDefault="000801E7" w:rsidP="00253E03">
      <w:pPr>
        <w:pStyle w:val="par2"/>
        <w:spacing w:after="240"/>
      </w:pPr>
      <w:r>
        <w:t>8.01(2)(d)</w:t>
      </w:r>
      <w:r>
        <w:tab/>
        <w:t>Maintenance and access to student records</w:t>
      </w:r>
      <w:ins w:id="5410" w:author="Author">
        <w:r w:rsidR="00F96359">
          <w:t>,</w:t>
        </w:r>
      </w:ins>
      <w:r>
        <w:t xml:space="preserve"> in accordance with Section 7.01 of these Rules</w:t>
      </w:r>
      <w:ins w:id="5411" w:author="Author">
        <w:r w:rsidR="00F96359">
          <w:t>;</w:t>
        </w:r>
      </w:ins>
      <w:del w:id="5412" w:author="Author">
        <w:r w:rsidDel="00F96359">
          <w:delText>.</w:delText>
        </w:r>
      </w:del>
    </w:p>
    <w:p w14:paraId="7827A056" w14:textId="77777777" w:rsidR="000801E7" w:rsidRDefault="000801E7" w:rsidP="00253E03">
      <w:pPr>
        <w:pStyle w:val="par2"/>
        <w:spacing w:after="240"/>
      </w:pPr>
      <w:r>
        <w:t>8.01(2)(e)</w:t>
      </w:r>
      <w:r>
        <w:tab/>
        <w:t xml:space="preserve">IEP planning, in collaboration with the responsible </w:t>
      </w:r>
      <w:del w:id="5413" w:author="Author">
        <w:r w:rsidDel="00F96359">
          <w:delText>administrative unit</w:delText>
        </w:r>
      </w:del>
      <w:ins w:id="5414" w:author="Author">
        <w:r w:rsidR="00F96359">
          <w:t>AU</w:t>
        </w:r>
      </w:ins>
      <w:r>
        <w:t>, and the delivery of services</w:t>
      </w:r>
      <w:ins w:id="5415" w:author="Author">
        <w:r w:rsidR="00886952">
          <w:t>,</w:t>
        </w:r>
      </w:ins>
      <w:r>
        <w:t xml:space="preserve"> in accordance with the provisions of </w:t>
      </w:r>
      <w:ins w:id="5416" w:author="Author">
        <w:r w:rsidR="00F96359">
          <w:t>s</w:t>
        </w:r>
      </w:ins>
      <w:del w:id="5417" w:author="Author">
        <w:r w:rsidDel="00F96359">
          <w:delText>S</w:delText>
        </w:r>
      </w:del>
      <w:r>
        <w:t>ections 4.00, 5.00</w:t>
      </w:r>
      <w:ins w:id="5418" w:author="Author">
        <w:r w:rsidR="00F96359">
          <w:t>,</w:t>
        </w:r>
      </w:ins>
      <w:r>
        <w:t xml:space="preserve"> and 8.00 of these Rules</w:t>
      </w:r>
      <w:ins w:id="5419" w:author="Author">
        <w:r w:rsidR="00F96359">
          <w:t>;</w:t>
        </w:r>
      </w:ins>
      <w:del w:id="5420" w:author="Author">
        <w:r w:rsidDel="00F96359">
          <w:delText>.</w:delText>
        </w:r>
      </w:del>
    </w:p>
    <w:p w14:paraId="233EEF11" w14:textId="77777777" w:rsidR="000801E7" w:rsidRDefault="000801E7" w:rsidP="00253E03">
      <w:pPr>
        <w:pStyle w:val="par2"/>
        <w:spacing w:after="240"/>
      </w:pPr>
      <w:r>
        <w:t>8.01(2)(f)</w:t>
      </w:r>
      <w:r>
        <w:tab/>
        <w:t>Procedures for ensuring confidentiality and required procedural safeguards</w:t>
      </w:r>
      <w:ins w:id="5421" w:author="Author">
        <w:r w:rsidR="00886952">
          <w:t>,</w:t>
        </w:r>
      </w:ins>
      <w:r>
        <w:t xml:space="preserve"> in accordance with </w:t>
      </w:r>
      <w:ins w:id="5422" w:author="Author">
        <w:r w:rsidR="00F96359">
          <w:t>s</w:t>
        </w:r>
      </w:ins>
      <w:del w:id="5423" w:author="Author">
        <w:r w:rsidDel="00F96359">
          <w:delText>S</w:delText>
        </w:r>
      </w:del>
      <w:r>
        <w:t>ection 6.00 of the</w:t>
      </w:r>
      <w:ins w:id="5424" w:author="Author">
        <w:r w:rsidR="00F96359">
          <w:t>se</w:t>
        </w:r>
      </w:ins>
      <w:r>
        <w:t xml:space="preserve"> Rules</w:t>
      </w:r>
      <w:ins w:id="5425" w:author="Author">
        <w:r w:rsidR="00F96359">
          <w:t>;</w:t>
        </w:r>
      </w:ins>
      <w:del w:id="5426" w:author="Author">
        <w:r w:rsidDel="00F96359">
          <w:delText>.</w:delText>
        </w:r>
      </w:del>
    </w:p>
    <w:p w14:paraId="40662156" w14:textId="77777777" w:rsidR="000801E7" w:rsidRDefault="000801E7" w:rsidP="00253E03">
      <w:pPr>
        <w:pStyle w:val="par2"/>
        <w:spacing w:after="240"/>
      </w:pPr>
      <w:r>
        <w:t>8.01(2)(g)</w:t>
      </w:r>
      <w:r>
        <w:tab/>
        <w:t>Staff development</w:t>
      </w:r>
      <w:ins w:id="5427" w:author="Author">
        <w:r w:rsidR="00F96359">
          <w:t>,</w:t>
        </w:r>
      </w:ins>
      <w:r>
        <w:t xml:space="preserve"> in accordance with </w:t>
      </w:r>
      <w:ins w:id="5428" w:author="Author">
        <w:r w:rsidR="00F96359">
          <w:t>s</w:t>
        </w:r>
      </w:ins>
      <w:del w:id="5429" w:author="Author">
        <w:r w:rsidDel="00F96359">
          <w:delText>S</w:delText>
        </w:r>
      </w:del>
      <w:r>
        <w:t>ection 3.05 of these Rules</w:t>
      </w:r>
      <w:ins w:id="5430" w:author="Author">
        <w:r w:rsidR="00F96359">
          <w:t>; and</w:t>
        </w:r>
      </w:ins>
      <w:del w:id="5431" w:author="Author">
        <w:r w:rsidDel="00F96359">
          <w:delText>.</w:delText>
        </w:r>
      </w:del>
    </w:p>
    <w:p w14:paraId="2919C8FE" w14:textId="77777777" w:rsidR="000801E7" w:rsidRDefault="000801E7" w:rsidP="00253E03">
      <w:pPr>
        <w:pStyle w:val="par2"/>
        <w:spacing w:after="240"/>
      </w:pPr>
      <w:r>
        <w:t>8.01(2)(h)</w:t>
      </w:r>
      <w:r>
        <w:tab/>
        <w:t>Program evaluation</w:t>
      </w:r>
      <w:ins w:id="5432" w:author="Author">
        <w:r w:rsidR="00F96359">
          <w:t>,</w:t>
        </w:r>
      </w:ins>
      <w:r>
        <w:t xml:space="preserve"> in accordance with </w:t>
      </w:r>
      <w:ins w:id="5433" w:author="Author">
        <w:r w:rsidR="00F96359">
          <w:t>s</w:t>
        </w:r>
      </w:ins>
      <w:del w:id="5434" w:author="Author">
        <w:r w:rsidDel="00F96359">
          <w:delText>S</w:delText>
        </w:r>
      </w:del>
      <w:r>
        <w:t>ection 3.06 of these Rules.</w:t>
      </w:r>
    </w:p>
    <w:p w14:paraId="5D408F90" w14:textId="77777777" w:rsidR="000801E7" w:rsidRDefault="000801E7" w:rsidP="00253E03">
      <w:pPr>
        <w:pStyle w:val="par1"/>
        <w:spacing w:after="240"/>
      </w:pPr>
      <w:r>
        <w:t>8.01(3)</w:t>
      </w:r>
      <w:r>
        <w:tab/>
        <w:t>Duties and responsibilities of state-operated programs</w:t>
      </w:r>
      <w:del w:id="5435" w:author="Author">
        <w:r w:rsidDel="00F96359">
          <w:delText>.</w:delText>
        </w:r>
      </w:del>
    </w:p>
    <w:p w14:paraId="10D0789B" w14:textId="77777777" w:rsidR="000801E7" w:rsidRDefault="000801E7" w:rsidP="00253E03">
      <w:pPr>
        <w:pStyle w:val="upar2"/>
        <w:spacing w:after="240"/>
      </w:pPr>
      <w:r>
        <w:t xml:space="preserve">A state-operated program shall carry out all applicable </w:t>
      </w:r>
      <w:ins w:id="5436" w:author="Author">
        <w:r w:rsidR="00F96359">
          <w:t>s</w:t>
        </w:r>
      </w:ins>
      <w:del w:id="5437" w:author="Author">
        <w:r w:rsidDel="00F96359">
          <w:delText>S</w:delText>
        </w:r>
      </w:del>
      <w:r>
        <w:t xml:space="preserve">tate and </w:t>
      </w:r>
      <w:ins w:id="5438" w:author="Author">
        <w:r w:rsidR="00F96359">
          <w:t>f</w:t>
        </w:r>
      </w:ins>
      <w:del w:id="5439" w:author="Author">
        <w:r w:rsidDel="00F96359">
          <w:delText>F</w:delText>
        </w:r>
      </w:del>
      <w:r>
        <w:t xml:space="preserve">ederal statutes and regulations and shall be responsible for and provide assurances for the development and adoption of a </w:t>
      </w:r>
      <w:del w:id="5440" w:author="Author">
        <w:r w:rsidDel="00F96359">
          <w:delText>C</w:delText>
        </w:r>
      </w:del>
      <w:ins w:id="5441" w:author="Author">
        <w:r w:rsidR="00F96359">
          <w:t>c</w:t>
        </w:r>
      </w:ins>
      <w:r>
        <w:t xml:space="preserve">omprehensive </w:t>
      </w:r>
      <w:del w:id="5442" w:author="Author">
        <w:r w:rsidDel="00F96359">
          <w:delText>P</w:delText>
        </w:r>
      </w:del>
      <w:ins w:id="5443" w:author="Author">
        <w:r w:rsidR="00F96359">
          <w:t>p</w:t>
        </w:r>
      </w:ins>
      <w:r>
        <w:t xml:space="preserve">lan in accordance with the applicable statutes and regulations. Such </w:t>
      </w:r>
      <w:ins w:id="5444" w:author="Author">
        <w:r w:rsidR="00F96359">
          <w:t>p</w:t>
        </w:r>
      </w:ins>
      <w:del w:id="5445" w:author="Author">
        <w:r w:rsidDel="00F96359">
          <w:delText>P</w:delText>
        </w:r>
      </w:del>
      <w:r>
        <w:t>lan shall also include a description of the following:</w:t>
      </w:r>
    </w:p>
    <w:p w14:paraId="28AF9E5D" w14:textId="77777777" w:rsidR="000801E7" w:rsidRDefault="000801E7" w:rsidP="00253E03">
      <w:pPr>
        <w:pStyle w:val="par2"/>
        <w:spacing w:after="240"/>
      </w:pPr>
      <w:r>
        <w:t>8.01(3)(a)</w:t>
      </w:r>
      <w:r>
        <w:tab/>
        <w:t>Method or standards utilized to determine the number and types of special education personnel required to meet the needs of children with disabilities</w:t>
      </w:r>
      <w:ins w:id="5446" w:author="Author">
        <w:r w:rsidR="00F96359">
          <w:t>;</w:t>
        </w:r>
      </w:ins>
      <w:del w:id="5447" w:author="Author">
        <w:r w:rsidDel="00F96359">
          <w:delText>.</w:delText>
        </w:r>
      </w:del>
    </w:p>
    <w:p w14:paraId="745B1745" w14:textId="77777777" w:rsidR="000801E7" w:rsidRDefault="000801E7" w:rsidP="00253E03">
      <w:pPr>
        <w:pStyle w:val="par2"/>
        <w:spacing w:after="240"/>
      </w:pPr>
      <w:r>
        <w:t>8.01(3)(b)</w:t>
      </w:r>
      <w:r>
        <w:tab/>
        <w:t xml:space="preserve">Resource allocation and management in accordance with </w:t>
      </w:r>
      <w:ins w:id="5448" w:author="Author">
        <w:r w:rsidR="00F96359">
          <w:t>s</w:t>
        </w:r>
      </w:ins>
      <w:del w:id="5449" w:author="Author">
        <w:r w:rsidDel="00F96359">
          <w:delText>S</w:delText>
        </w:r>
      </w:del>
      <w:r>
        <w:t>ection 3.03 of these Rules to assure adequate personnel, facilities, materials</w:t>
      </w:r>
      <w:ins w:id="5450" w:author="Author">
        <w:r w:rsidR="00F96359">
          <w:t>,</w:t>
        </w:r>
      </w:ins>
      <w:r>
        <w:t xml:space="preserve"> and equipment to meet the needs of children with disabilities</w:t>
      </w:r>
      <w:ins w:id="5451" w:author="Author">
        <w:r w:rsidR="00F96359">
          <w:t>;</w:t>
        </w:r>
      </w:ins>
      <w:del w:id="5452" w:author="Author">
        <w:r w:rsidDel="00F96359">
          <w:delText>.</w:delText>
        </w:r>
      </w:del>
    </w:p>
    <w:p w14:paraId="6598A8D3" w14:textId="77777777" w:rsidR="000801E7" w:rsidRDefault="000801E7" w:rsidP="00253E03">
      <w:pPr>
        <w:pStyle w:val="par2"/>
        <w:spacing w:after="240"/>
      </w:pPr>
      <w:r>
        <w:t>8.01(3)(c)</w:t>
      </w:r>
      <w:r>
        <w:tab/>
        <w:t xml:space="preserve">Qualified personnel in accordance with the provisions of </w:t>
      </w:r>
      <w:ins w:id="5453" w:author="Author">
        <w:r w:rsidR="00F96359">
          <w:t>s</w:t>
        </w:r>
      </w:ins>
      <w:del w:id="5454" w:author="Author">
        <w:r w:rsidDel="00F96359">
          <w:delText>S</w:delText>
        </w:r>
      </w:del>
      <w:r>
        <w:t>ection 3.04 of these Rules</w:t>
      </w:r>
      <w:ins w:id="5455" w:author="Author">
        <w:r w:rsidR="00F96359">
          <w:t>;</w:t>
        </w:r>
      </w:ins>
      <w:del w:id="5456" w:author="Author">
        <w:r w:rsidDel="00F96359">
          <w:delText>.</w:delText>
        </w:r>
      </w:del>
    </w:p>
    <w:p w14:paraId="2C91A31C" w14:textId="77777777" w:rsidR="000801E7" w:rsidRDefault="000801E7" w:rsidP="00253E03">
      <w:pPr>
        <w:pStyle w:val="par2"/>
        <w:spacing w:after="240"/>
      </w:pPr>
      <w:r>
        <w:lastRenderedPageBreak/>
        <w:t>8.01(3)(d)</w:t>
      </w:r>
      <w:r>
        <w:tab/>
        <w:t xml:space="preserve">Maintenance of and access to student records in accordance with </w:t>
      </w:r>
      <w:ins w:id="5457" w:author="Author">
        <w:r w:rsidR="00F96359">
          <w:t>s</w:t>
        </w:r>
      </w:ins>
      <w:del w:id="5458" w:author="Author">
        <w:r w:rsidDel="00F96359">
          <w:delText>S</w:delText>
        </w:r>
      </w:del>
      <w:r>
        <w:t>ection 7.01 of these Rules</w:t>
      </w:r>
      <w:ins w:id="5459" w:author="Author">
        <w:r w:rsidR="00F96359">
          <w:t>;</w:t>
        </w:r>
      </w:ins>
      <w:del w:id="5460" w:author="Author">
        <w:r w:rsidDel="00F96359">
          <w:delText>.</w:delText>
        </w:r>
      </w:del>
    </w:p>
    <w:p w14:paraId="6A2B37B2" w14:textId="77777777" w:rsidR="000801E7" w:rsidRDefault="000801E7" w:rsidP="00253E03">
      <w:pPr>
        <w:pStyle w:val="par2"/>
        <w:spacing w:after="240"/>
      </w:pPr>
      <w:r>
        <w:t>8.01(3)(e)</w:t>
      </w:r>
      <w:r>
        <w:tab/>
        <w:t xml:space="preserve">Child </w:t>
      </w:r>
      <w:ins w:id="5461" w:author="Author">
        <w:r w:rsidR="00F96359">
          <w:t>F</w:t>
        </w:r>
      </w:ins>
      <w:del w:id="5462" w:author="Author">
        <w:r w:rsidDel="00F96359">
          <w:delText>f</w:delText>
        </w:r>
      </w:del>
      <w:r>
        <w:t>ind, referral, evaluation, planning</w:t>
      </w:r>
      <w:ins w:id="5463" w:author="Author">
        <w:r w:rsidR="00F96359">
          <w:t>,</w:t>
        </w:r>
      </w:ins>
      <w:r>
        <w:t xml:space="preserve"> and delivery of services</w:t>
      </w:r>
      <w:ins w:id="5464" w:author="Author">
        <w:r w:rsidR="00F96359">
          <w:t>,</w:t>
        </w:r>
      </w:ins>
      <w:r>
        <w:t xml:space="preserve"> in accordance with the provisions of </w:t>
      </w:r>
      <w:ins w:id="5465" w:author="Author">
        <w:r w:rsidR="00886952">
          <w:t>s</w:t>
        </w:r>
      </w:ins>
      <w:del w:id="5466" w:author="Author">
        <w:r w:rsidDel="00886952">
          <w:delText>S</w:delText>
        </w:r>
      </w:del>
      <w:r>
        <w:t>ections 4.00 and 5.00 of these Rules.</w:t>
      </w:r>
    </w:p>
    <w:p w14:paraId="17048F4B" w14:textId="77777777" w:rsidR="000801E7" w:rsidRDefault="000801E7" w:rsidP="00253E03">
      <w:pPr>
        <w:pStyle w:val="par2"/>
        <w:spacing w:after="240"/>
      </w:pPr>
      <w:r>
        <w:t>8.01(3)(f)</w:t>
      </w:r>
      <w:r>
        <w:tab/>
        <w:t>Procedures for ensuring confidentiality and required procedural safeguards</w:t>
      </w:r>
      <w:ins w:id="5467" w:author="Author">
        <w:r w:rsidR="00886952">
          <w:t>,</w:t>
        </w:r>
      </w:ins>
      <w:r>
        <w:t xml:space="preserve"> in accordance with </w:t>
      </w:r>
      <w:ins w:id="5468" w:author="Author">
        <w:r w:rsidR="00886952">
          <w:t>s</w:t>
        </w:r>
      </w:ins>
      <w:del w:id="5469" w:author="Author">
        <w:r w:rsidDel="00886952">
          <w:delText>S</w:delText>
        </w:r>
      </w:del>
      <w:r>
        <w:t>ection 6.00 of these Rules</w:t>
      </w:r>
      <w:ins w:id="5470" w:author="Author">
        <w:r w:rsidR="00886952">
          <w:t>;</w:t>
        </w:r>
      </w:ins>
      <w:del w:id="5471" w:author="Author">
        <w:r w:rsidDel="00886952">
          <w:delText>.</w:delText>
        </w:r>
      </w:del>
    </w:p>
    <w:p w14:paraId="24F9EBBE" w14:textId="77777777" w:rsidR="000801E7" w:rsidRDefault="000801E7" w:rsidP="00253E03">
      <w:pPr>
        <w:pStyle w:val="par2"/>
        <w:spacing w:after="240"/>
      </w:pPr>
      <w:r>
        <w:t>8.01(3)(g)</w:t>
      </w:r>
      <w:r>
        <w:tab/>
        <w:t>Staff development</w:t>
      </w:r>
      <w:ins w:id="5472" w:author="Author">
        <w:r w:rsidR="00886952">
          <w:t>,</w:t>
        </w:r>
      </w:ins>
      <w:r>
        <w:t xml:space="preserve"> in accordance with </w:t>
      </w:r>
      <w:ins w:id="5473" w:author="Author">
        <w:r w:rsidR="00D73038">
          <w:t>s</w:t>
        </w:r>
      </w:ins>
      <w:del w:id="5474" w:author="Author">
        <w:r w:rsidDel="00D73038">
          <w:delText>S</w:delText>
        </w:r>
      </w:del>
      <w:r>
        <w:t>ection 3.05 of these Rules</w:t>
      </w:r>
      <w:ins w:id="5475" w:author="Author">
        <w:r w:rsidR="00886952">
          <w:t>; and</w:t>
        </w:r>
      </w:ins>
      <w:del w:id="5476" w:author="Author">
        <w:r w:rsidDel="00886952">
          <w:delText>.</w:delText>
        </w:r>
      </w:del>
    </w:p>
    <w:p w14:paraId="22D5940B" w14:textId="77777777" w:rsidR="000801E7" w:rsidRDefault="000801E7" w:rsidP="00253E03">
      <w:pPr>
        <w:pStyle w:val="par2"/>
        <w:spacing w:after="240"/>
      </w:pPr>
      <w:r>
        <w:t>8.01(3)(h)</w:t>
      </w:r>
      <w:r>
        <w:tab/>
        <w:t>Program evaluation</w:t>
      </w:r>
      <w:ins w:id="5477" w:author="Author">
        <w:r w:rsidR="00886952">
          <w:t>,</w:t>
        </w:r>
      </w:ins>
      <w:r>
        <w:t xml:space="preserve"> in accordance with </w:t>
      </w:r>
      <w:ins w:id="5478" w:author="Author">
        <w:r w:rsidR="00D73038">
          <w:t>s</w:t>
        </w:r>
      </w:ins>
      <w:del w:id="5479" w:author="Author">
        <w:r w:rsidDel="00D73038">
          <w:delText>S</w:delText>
        </w:r>
      </w:del>
      <w:r>
        <w:t>ection 3.06 of these Rules.</w:t>
      </w:r>
    </w:p>
    <w:p w14:paraId="769D306D" w14:textId="77777777" w:rsidR="000801E7" w:rsidRDefault="000801E7" w:rsidP="00253E03">
      <w:pPr>
        <w:pStyle w:val="par1"/>
        <w:spacing w:after="240"/>
      </w:pPr>
      <w:r>
        <w:t>8.01(4)</w:t>
      </w:r>
      <w:r>
        <w:tab/>
        <w:t xml:space="preserve">Duties and responsibilities of alternative </w:t>
      </w:r>
      <w:del w:id="5480" w:author="Author">
        <w:r w:rsidDel="00886952">
          <w:delText>administrative units.</w:delText>
        </w:r>
      </w:del>
      <w:ins w:id="5481" w:author="Author">
        <w:r w:rsidR="00886952">
          <w:t>AUs</w:t>
        </w:r>
      </w:ins>
    </w:p>
    <w:p w14:paraId="0757BBEA" w14:textId="77777777" w:rsidR="000801E7" w:rsidRDefault="000801E7" w:rsidP="00253E03">
      <w:pPr>
        <w:pStyle w:val="par2"/>
        <w:spacing w:after="240"/>
      </w:pPr>
      <w:r>
        <w:t>8.01(4)(a)</w:t>
      </w:r>
      <w:r>
        <w:tab/>
        <w:t xml:space="preserve">For a child with </w:t>
      </w:r>
      <w:ins w:id="5482" w:author="Author">
        <w:r w:rsidR="00886952">
          <w:t xml:space="preserve">a </w:t>
        </w:r>
      </w:ins>
      <w:r>
        <w:t>disabilit</w:t>
      </w:r>
      <w:ins w:id="5483" w:author="Author">
        <w:r w:rsidR="00886952">
          <w:t>y</w:t>
        </w:r>
      </w:ins>
      <w:del w:id="5484" w:author="Author">
        <w:r w:rsidDel="00886952">
          <w:delText>ies</w:delText>
        </w:r>
      </w:del>
      <w:r>
        <w:t xml:space="preserve"> who is enrolled in a charter school that participates in an alternative </w:t>
      </w:r>
      <w:del w:id="5485" w:author="Author">
        <w:r w:rsidDel="00886952">
          <w:delText>administrative unit</w:delText>
        </w:r>
      </w:del>
      <w:ins w:id="5486" w:author="Author">
        <w:r w:rsidR="00886952">
          <w:t>AU</w:t>
        </w:r>
      </w:ins>
      <w:r>
        <w:t xml:space="preserve">, the alternative </w:t>
      </w:r>
      <w:del w:id="5487" w:author="Author">
        <w:r w:rsidDel="00886952">
          <w:delText>administrative unit</w:delText>
        </w:r>
      </w:del>
      <w:ins w:id="5488" w:author="Author">
        <w:r w:rsidR="00886952">
          <w:t>AU</w:t>
        </w:r>
      </w:ins>
      <w:r>
        <w:t xml:space="preserve">, for the duration of the child's enrollment in the charter school, is solely </w:t>
      </w:r>
      <w:ins w:id="5489" w:author="Author">
        <w:r w:rsidR="00886952">
          <w:t xml:space="preserve">responsible, </w:t>
        </w:r>
      </w:ins>
      <w:r>
        <w:t>legally and fiscally</w:t>
      </w:r>
      <w:ins w:id="5490" w:author="Author">
        <w:r w:rsidR="00886952">
          <w:t>,</w:t>
        </w:r>
      </w:ins>
      <w:r>
        <w:t xml:space="preserve"> </w:t>
      </w:r>
      <w:del w:id="5491" w:author="Author">
        <w:r w:rsidDel="00886952">
          <w:delText xml:space="preserve">responsible </w:delText>
        </w:r>
      </w:del>
      <w:r>
        <w:t xml:space="preserve">for specialized instruction and related services to provide a </w:t>
      </w:r>
      <w:del w:id="5492" w:author="Author">
        <w:r w:rsidDel="00886952">
          <w:delText>free appropriate public education</w:delText>
        </w:r>
      </w:del>
      <w:ins w:id="5493" w:author="Author">
        <w:r w:rsidR="00886952">
          <w:t>FAPE</w:t>
        </w:r>
      </w:ins>
      <w:r>
        <w:t xml:space="preserve"> for the child and for dispute resolution pursuant to the </w:t>
      </w:r>
      <w:del w:id="5494" w:author="Author">
        <w:r w:rsidR="007C5B91" w:rsidDel="00886952">
          <w:delText>“</w:delText>
        </w:r>
        <w:r w:rsidDel="00886952">
          <w:delText>Exceptional Children's Educational Act</w:delText>
        </w:r>
        <w:r w:rsidR="004072CD" w:rsidDel="00886952">
          <w:delText>”</w:delText>
        </w:r>
        <w:r w:rsidDel="00886952">
          <w:delText xml:space="preserve">, article 20 of title 22 of the Colorado Revised Statutes, and the federal </w:delText>
        </w:r>
        <w:r w:rsidR="007C5B91" w:rsidDel="00886952">
          <w:delText>“</w:delText>
        </w:r>
        <w:r w:rsidDel="00886952">
          <w:delText>Individuals with Disabilities Education Act</w:delText>
        </w:r>
        <w:r w:rsidR="004072CD" w:rsidDel="00886952">
          <w:delText>”</w:delText>
        </w:r>
        <w:r w:rsidDel="00886952">
          <w:delText>, 20 U.S.C. sec. 1400 et seq., as amended</w:delText>
        </w:r>
      </w:del>
      <w:ins w:id="5495" w:author="Author">
        <w:r w:rsidR="00886952">
          <w:t>ECEA and the IDEA</w:t>
        </w:r>
      </w:ins>
      <w:r>
        <w:t>. Dispute resolution includes</w:t>
      </w:r>
      <w:del w:id="5496" w:author="Author">
        <w:r w:rsidDel="004524AF">
          <w:delText>,</w:delText>
        </w:r>
      </w:del>
      <w:r>
        <w:t xml:space="preserve"> but is not limited to</w:t>
      </w:r>
      <w:del w:id="5497" w:author="Author">
        <w:r w:rsidDel="004524AF">
          <w:delText>,</w:delText>
        </w:r>
      </w:del>
      <w:r>
        <w:t xml:space="preserve"> resolution of state complaints, due process hearings, and investigations by the </w:t>
      </w:r>
      <w:del w:id="5498" w:author="Author">
        <w:r w:rsidDel="004524AF">
          <w:delText xml:space="preserve">federal </w:delText>
        </w:r>
      </w:del>
      <w:ins w:id="5499" w:author="Author">
        <w:r w:rsidR="004524AF">
          <w:t>U.S. D</w:t>
        </w:r>
      </w:ins>
      <w:del w:id="5500" w:author="Author">
        <w:r w:rsidDel="004524AF">
          <w:delText>d</w:delText>
        </w:r>
      </w:del>
      <w:r>
        <w:t xml:space="preserve">epartment of </w:t>
      </w:r>
      <w:ins w:id="5501" w:author="Author">
        <w:r w:rsidR="004524AF">
          <w:t>E</w:t>
        </w:r>
      </w:ins>
      <w:del w:id="5502" w:author="Author">
        <w:r w:rsidDel="004524AF">
          <w:delText>e</w:delText>
        </w:r>
      </w:del>
      <w:r>
        <w:t>ducation.</w:t>
      </w:r>
    </w:p>
    <w:p w14:paraId="4BD0AC4A" w14:textId="77777777" w:rsidR="000801E7" w:rsidRDefault="000801E7" w:rsidP="00253E03">
      <w:pPr>
        <w:pStyle w:val="Heading3"/>
        <w:spacing w:after="240"/>
      </w:pPr>
      <w:r>
        <w:t>8.02</w:t>
      </w:r>
      <w:r>
        <w:tab/>
        <w:t>Specific Responsibilities for Special Education Functions and Services</w:t>
      </w:r>
    </w:p>
    <w:p w14:paraId="1F6E7A23" w14:textId="2C6613D8" w:rsidR="000801E7" w:rsidRDefault="000801E7" w:rsidP="00253E03">
      <w:pPr>
        <w:pStyle w:val="par1"/>
        <w:spacing w:after="240"/>
      </w:pPr>
      <w:r>
        <w:t>8.02(1)</w:t>
      </w:r>
      <w:r>
        <w:tab/>
        <w:t xml:space="preserve">Except as is otherwise provided for in these Rules, the </w:t>
      </w:r>
      <w:del w:id="5503" w:author="Author">
        <w:r w:rsidDel="0010727F">
          <w:delText>administrative unit of attendance</w:delText>
        </w:r>
      </w:del>
      <w:ins w:id="5504" w:author="Author">
        <w:r w:rsidR="0010727F">
          <w:t>AUA</w:t>
        </w:r>
      </w:ins>
      <w:r>
        <w:t xml:space="preserve"> is responsible for </w:t>
      </w:r>
      <w:ins w:id="5505" w:author="Author">
        <w:r w:rsidR="3CCE0E07">
          <w:t>C</w:t>
        </w:r>
      </w:ins>
      <w:del w:id="5506" w:author="Author">
        <w:r w:rsidDel="000801E7">
          <w:delText>c</w:delText>
        </w:r>
      </w:del>
      <w:r>
        <w:t xml:space="preserve">hild </w:t>
      </w:r>
      <w:del w:id="5507" w:author="Author">
        <w:r w:rsidDel="000801E7">
          <w:delText>identification</w:delText>
        </w:r>
      </w:del>
      <w:ins w:id="5508" w:author="Author">
        <w:r w:rsidR="4F75C244">
          <w:t>F</w:t>
        </w:r>
        <w:del w:id="5509" w:author="Author">
          <w:r w:rsidDel="00987996">
            <w:delText>f</w:delText>
          </w:r>
        </w:del>
        <w:r w:rsidR="00987996">
          <w:t>ind</w:t>
        </w:r>
      </w:ins>
      <w:r>
        <w:t xml:space="preserve">, as defined by </w:t>
      </w:r>
      <w:ins w:id="5510" w:author="Author">
        <w:r w:rsidR="0010727F">
          <w:t>s</w:t>
        </w:r>
      </w:ins>
      <w:del w:id="5511" w:author="Author">
        <w:r w:rsidDel="0010727F">
          <w:delText>S</w:delText>
        </w:r>
      </w:del>
      <w:r>
        <w:t xml:space="preserve">ection 4.02 of these Rules, IEP planning, delivery of special education services, and the provision of </w:t>
      </w:r>
      <w:del w:id="5512" w:author="Author">
        <w:r w:rsidDel="0010727F">
          <w:delText>a free appropriate public education</w:delText>
        </w:r>
      </w:del>
      <w:ins w:id="5513" w:author="Author">
        <w:r w:rsidR="0010727F">
          <w:t>FAPE</w:t>
        </w:r>
      </w:ins>
      <w:r>
        <w:t xml:space="preserve"> to each child with a disability attending public school within the </w:t>
      </w:r>
      <w:del w:id="5514" w:author="Author">
        <w:r w:rsidDel="0010727F">
          <w:delText>administrative unit</w:delText>
        </w:r>
      </w:del>
      <w:ins w:id="5515" w:author="Author">
        <w:r w:rsidR="0010727F">
          <w:t>AUA</w:t>
        </w:r>
      </w:ins>
      <w:r>
        <w:t>, including convening and conducting required meetings related to such special education functions.</w:t>
      </w:r>
    </w:p>
    <w:p w14:paraId="6C504FBA" w14:textId="206B3AB9" w:rsidR="000801E7" w:rsidRDefault="000801E7" w:rsidP="00253E03">
      <w:pPr>
        <w:pStyle w:val="par2"/>
        <w:spacing w:after="240"/>
      </w:pPr>
      <w:r>
        <w:t>8.02(1)(a)</w:t>
      </w:r>
      <w:r>
        <w:tab/>
        <w:t>A child with a disability attending public school is entitled to all special education</w:t>
      </w:r>
      <w:ins w:id="5516" w:author="Author">
        <w:r>
          <w:t xml:space="preserve"> </w:t>
        </w:r>
        <w:r w:rsidR="004E25DA">
          <w:t>and related</w:t>
        </w:r>
      </w:ins>
      <w:r>
        <w:t xml:space="preserve"> services specified by the child’s IEP and to </w:t>
      </w:r>
      <w:del w:id="5517" w:author="Author">
        <w:r w:rsidDel="0010727F">
          <w:delText>a free appropriate public education</w:delText>
        </w:r>
      </w:del>
      <w:ins w:id="5518" w:author="Author">
        <w:r w:rsidR="0010727F">
          <w:t>FAPE</w:t>
        </w:r>
      </w:ins>
      <w:r>
        <w:t>.</w:t>
      </w:r>
    </w:p>
    <w:p w14:paraId="600F898E" w14:textId="47FA2A76" w:rsidR="000801E7" w:rsidRDefault="000801E7">
      <w:pPr>
        <w:pStyle w:val="par2"/>
        <w:spacing w:after="240" w:line="259" w:lineRule="auto"/>
        <w:pPrChange w:id="5519" w:author="Author">
          <w:pPr>
            <w:pStyle w:val="par2"/>
          </w:pPr>
        </w:pPrChange>
      </w:pPr>
      <w:r>
        <w:lastRenderedPageBreak/>
        <w:t>8.02(1)(b)</w:t>
      </w:r>
      <w:r>
        <w:tab/>
        <w:t>Consistent with 34 C</w:t>
      </w:r>
      <w:ins w:id="5520" w:author="Author">
        <w:r w:rsidR="0010727F">
          <w:t>.</w:t>
        </w:r>
      </w:ins>
      <w:r>
        <w:t>F</w:t>
      </w:r>
      <w:ins w:id="5521" w:author="Author">
        <w:r w:rsidR="0010727F">
          <w:t>.</w:t>
        </w:r>
      </w:ins>
      <w:r>
        <w:t>R</w:t>
      </w:r>
      <w:ins w:id="5522" w:author="Author">
        <w:r w:rsidR="0010727F">
          <w:t>.</w:t>
        </w:r>
      </w:ins>
      <w:r>
        <w:t xml:space="preserve"> §</w:t>
      </w:r>
      <w:del w:id="5523" w:author="Author">
        <w:r w:rsidDel="0010727F">
          <w:delText xml:space="preserve"> </w:delText>
        </w:r>
      </w:del>
      <w:r>
        <w:t>§</w:t>
      </w:r>
      <w:ins w:id="5524" w:author="Author">
        <w:r w:rsidR="0010727F">
          <w:t xml:space="preserve"> </w:t>
        </w:r>
      </w:ins>
      <w:r>
        <w:t xml:space="preserve">300.129 through 300.144, each </w:t>
      </w:r>
      <w:del w:id="5525" w:author="Author">
        <w:r w:rsidDel="0010727F">
          <w:delText>administrative unit</w:delText>
        </w:r>
      </w:del>
      <w:ins w:id="5526" w:author="Author">
        <w:r w:rsidR="0010727F">
          <w:t>AU</w:t>
        </w:r>
      </w:ins>
      <w:r>
        <w:t xml:space="preserve"> is responsible for conducting</w:t>
      </w:r>
      <w:ins w:id="5527" w:author="Author">
        <w:r w:rsidR="00D22D85">
          <w:t xml:space="preserve"> </w:t>
        </w:r>
      </w:ins>
      <w:del w:id="5528" w:author="Author">
        <w:r>
          <w:delText xml:space="preserve"> child identification</w:delText>
        </w:r>
      </w:del>
      <w:ins w:id="5529" w:author="Author">
        <w:r w:rsidR="542318BC">
          <w:t>Child Find</w:t>
        </w:r>
      </w:ins>
      <w:r>
        <w:t xml:space="preserve"> and serving designated parentally placed private school students with disabilities in elementary and secondary private schools located within the boundaries of the </w:t>
      </w:r>
      <w:del w:id="5530" w:author="Author">
        <w:r w:rsidDel="0010727F">
          <w:delText>administrative unit</w:delText>
        </w:r>
      </w:del>
      <w:ins w:id="5531" w:author="Author">
        <w:r w:rsidR="0010727F">
          <w:t>AU</w:t>
        </w:r>
      </w:ins>
      <w:r>
        <w:t>, including developing a services plan for such designated students.</w:t>
      </w:r>
    </w:p>
    <w:p w14:paraId="4F1CF782" w14:textId="77777777" w:rsidR="000801E7" w:rsidRDefault="000801E7" w:rsidP="00253E03">
      <w:pPr>
        <w:pStyle w:val="par2"/>
        <w:spacing w:after="240"/>
      </w:pPr>
      <w:r>
        <w:t>8.02(1)(c)</w:t>
      </w:r>
      <w:r>
        <w:tab/>
        <w:t xml:space="preserve">The </w:t>
      </w:r>
      <w:del w:id="5532" w:author="Author">
        <w:r w:rsidDel="0010727F">
          <w:delText>administrative unit of attendance</w:delText>
        </w:r>
      </w:del>
      <w:ins w:id="5533" w:author="Author">
        <w:r w:rsidR="0010727F">
          <w:t>AUA</w:t>
        </w:r>
      </w:ins>
      <w:r>
        <w:t xml:space="preserve"> is not responsible for the delivery of special education services or the provision of </w:t>
      </w:r>
      <w:del w:id="5534" w:author="Author">
        <w:r w:rsidDel="0010727F">
          <w:delText>a free appropriate public education</w:delText>
        </w:r>
      </w:del>
      <w:ins w:id="5535" w:author="Author">
        <w:r w:rsidR="0010727F">
          <w:t>FAPE</w:t>
        </w:r>
      </w:ins>
      <w:r>
        <w:t xml:space="preserve"> to a child with a disability placed in an approved facility school approved by the Facility Schools Board. It is, however, responsible for certain other special education functions identified in this </w:t>
      </w:r>
      <w:del w:id="5536" w:author="Author">
        <w:r w:rsidDel="00C723FE">
          <w:delText xml:space="preserve">Rule </w:delText>
        </w:r>
      </w:del>
      <w:ins w:id="5537" w:author="Author">
        <w:r w:rsidR="00C723FE">
          <w:t xml:space="preserve">section </w:t>
        </w:r>
      </w:ins>
      <w:r>
        <w:t>8.00.</w:t>
      </w:r>
      <w:ins w:id="5538" w:author="Author">
        <w:r w:rsidR="00E06E7A">
          <w:t xml:space="preserve"> </w:t>
        </w:r>
        <w:commentRangeStart w:id="5539"/>
        <w:r w:rsidR="00E06E7A">
          <w:t>An approved facility school is responsible for implementing the IEP of a child with a disability while the child is placed in the approved facility school.</w:t>
        </w:r>
      </w:ins>
      <w:commentRangeEnd w:id="5539"/>
      <w:r w:rsidR="00D22D85">
        <w:rPr>
          <w:rStyle w:val="CommentReference"/>
          <w:sz w:val="24"/>
          <w:szCs w:val="24"/>
        </w:rPr>
        <w:commentReference w:id="5539"/>
      </w:r>
    </w:p>
    <w:p w14:paraId="255017C9" w14:textId="77777777" w:rsidR="000801E7" w:rsidRDefault="000801E7" w:rsidP="00253E03">
      <w:pPr>
        <w:pStyle w:val="par1"/>
        <w:spacing w:after="240"/>
      </w:pPr>
      <w:r>
        <w:t>8.02(2)</w:t>
      </w:r>
      <w:r>
        <w:tab/>
        <w:t xml:space="preserve">If a child with a disability is not enrolled in school, the </w:t>
      </w:r>
      <w:del w:id="5540" w:author="Author">
        <w:r w:rsidDel="0010727F">
          <w:delText>administrative unit of residence</w:delText>
        </w:r>
      </w:del>
      <w:ins w:id="5541" w:author="Author">
        <w:r w:rsidR="0010727F">
          <w:t>AUR</w:t>
        </w:r>
      </w:ins>
      <w:r>
        <w:t xml:space="preserve"> is responsible for </w:t>
      </w:r>
      <w:del w:id="5542" w:author="Author">
        <w:r w:rsidDel="0010727F">
          <w:delText>the provision of child find identification services</w:delText>
        </w:r>
      </w:del>
      <w:ins w:id="5543" w:author="Author">
        <w:r w:rsidR="0010727F">
          <w:t>Child Find</w:t>
        </w:r>
      </w:ins>
      <w:r>
        <w:t>.</w:t>
      </w:r>
    </w:p>
    <w:p w14:paraId="0CAD4088" w14:textId="77777777" w:rsidR="000801E7" w:rsidRDefault="000801E7" w:rsidP="00253E03">
      <w:pPr>
        <w:pStyle w:val="Heading3"/>
        <w:spacing w:after="240"/>
      </w:pPr>
      <w:r>
        <w:t>8.03</w:t>
      </w:r>
      <w:r>
        <w:tab/>
        <w:t>Responsibility for Special Education Tuition</w:t>
      </w:r>
    </w:p>
    <w:p w14:paraId="6D9151F5" w14:textId="271950C6" w:rsidR="00126F96" w:rsidRDefault="000801E7" w:rsidP="00253E03">
      <w:pPr>
        <w:pStyle w:val="par1"/>
        <w:spacing w:after="240"/>
      </w:pPr>
      <w:r>
        <w:t>8.03(1)</w:t>
      </w:r>
      <w:r>
        <w:tab/>
        <w:t xml:space="preserve">Pursuant to </w:t>
      </w:r>
      <w:ins w:id="5544" w:author="Author">
        <w:r w:rsidR="0010727F">
          <w:t>s</w:t>
        </w:r>
      </w:ins>
      <w:del w:id="5545" w:author="Author">
        <w:r w:rsidDel="0010727F">
          <w:delText>S</w:delText>
        </w:r>
      </w:del>
      <w:r>
        <w:t xml:space="preserve">ection 9.03 of these Rules, the </w:t>
      </w:r>
      <w:del w:id="5546" w:author="Author">
        <w:r>
          <w:delText>district of residence</w:delText>
        </w:r>
      </w:del>
      <w:ins w:id="5547" w:author="Author">
        <w:r w:rsidR="0E6594B5">
          <w:t>AUR</w:t>
        </w:r>
      </w:ins>
      <w:r>
        <w:t xml:space="preserve"> is responsible for the payment of special education tuition as that term is defined by </w:t>
      </w:r>
      <w:ins w:id="5548" w:author="Author">
        <w:r w:rsidR="00D73038">
          <w:t>s</w:t>
        </w:r>
      </w:ins>
      <w:del w:id="5549" w:author="Author">
        <w:r w:rsidDel="00D73038">
          <w:delText>S</w:delText>
        </w:r>
      </w:del>
      <w:r>
        <w:t>ection 9.01(8) of these Rules.</w:t>
      </w:r>
    </w:p>
    <w:p w14:paraId="7B0218D0" w14:textId="65DD4C54" w:rsidR="000801E7" w:rsidRDefault="000801E7" w:rsidP="00253E03">
      <w:pPr>
        <w:pStyle w:val="par1"/>
        <w:spacing w:after="240"/>
      </w:pPr>
      <w:r>
        <w:t>8.03(2)</w:t>
      </w:r>
      <w:r>
        <w:tab/>
        <w:t xml:space="preserve">The relative responsibilities of </w:t>
      </w:r>
      <w:del w:id="5550" w:author="Author">
        <w:r w:rsidDel="0010727F">
          <w:delText>administrative units</w:delText>
        </w:r>
      </w:del>
      <w:ins w:id="5551" w:author="Author">
        <w:r w:rsidR="0010727F">
          <w:t>AUs</w:t>
        </w:r>
      </w:ins>
      <w:r>
        <w:t xml:space="preserve">, alternative </w:t>
      </w:r>
      <w:ins w:id="5552" w:author="Author">
        <w:r w:rsidR="0010727F">
          <w:t>AUs</w:t>
        </w:r>
      </w:ins>
      <w:del w:id="5553" w:author="Author">
        <w:r w:rsidDel="0010727F">
          <w:delText>administrative units</w:delText>
        </w:r>
      </w:del>
      <w:r>
        <w:t xml:space="preserve">, districts of residence, approved facility schools, charter schools and online schools or programs for public out-of-district placement of students, school choice placement of students, and special education tuition are established in </w:t>
      </w:r>
      <w:ins w:id="5554" w:author="Author">
        <w:r w:rsidR="002440B8">
          <w:t>s</w:t>
        </w:r>
      </w:ins>
      <w:del w:id="5555" w:author="Author">
        <w:r w:rsidDel="002440B8">
          <w:delText>S</w:delText>
        </w:r>
      </w:del>
      <w:r>
        <w:t>ection 9.00 of these Rules. Each</w:t>
      </w:r>
      <w:r w:rsidDel="002440B8">
        <w:t xml:space="preserve"> </w:t>
      </w:r>
      <w:r w:rsidR="00A92E48">
        <w:t>BOCES</w:t>
      </w:r>
      <w:r w:rsidR="002440B8">
        <w:t xml:space="preserve"> </w:t>
      </w:r>
      <w:r>
        <w:t>and its member districts shall jointly develop procedures and/or cooperative agreements that will ensure compliance with such Rules.</w:t>
      </w:r>
    </w:p>
    <w:p w14:paraId="1A7EEAA9" w14:textId="77777777" w:rsidR="000801E7" w:rsidRDefault="000801E7" w:rsidP="00253E03">
      <w:pPr>
        <w:pStyle w:val="par1"/>
        <w:spacing w:after="240"/>
      </w:pPr>
      <w:r>
        <w:t>8.03(3)</w:t>
      </w:r>
      <w:r>
        <w:tab/>
        <w:t xml:space="preserve">If the child’s district of attendance is not the child’s district of residence but is within the same </w:t>
      </w:r>
      <w:del w:id="5556" w:author="Author">
        <w:r w:rsidDel="002440B8">
          <w:delText>administrative unit</w:delText>
        </w:r>
      </w:del>
      <w:ins w:id="5557" w:author="Author">
        <w:r w:rsidR="002440B8">
          <w:t>AU</w:t>
        </w:r>
      </w:ins>
      <w:r>
        <w:t xml:space="preserve"> as the child’s district of residence, the payment of tuition, if any, shall be determined by the </w:t>
      </w:r>
      <w:del w:id="5558" w:author="Author">
        <w:r w:rsidDel="002440B8">
          <w:delText>administrative unit</w:delText>
        </w:r>
      </w:del>
      <w:ins w:id="5559" w:author="Author">
        <w:r w:rsidR="002440B8">
          <w:t>AU</w:t>
        </w:r>
      </w:ins>
      <w:r>
        <w:t xml:space="preserve"> and the two districts involved.</w:t>
      </w:r>
    </w:p>
    <w:p w14:paraId="11FD1C0E" w14:textId="77777777" w:rsidR="000801E7" w:rsidRDefault="000801E7" w:rsidP="00253E03">
      <w:pPr>
        <w:pStyle w:val="Heading3"/>
        <w:spacing w:after="240"/>
      </w:pPr>
      <w:r>
        <w:lastRenderedPageBreak/>
        <w:t>8.04</w:t>
      </w:r>
      <w:r>
        <w:tab/>
        <w:t>Responsibility for Initial Assessment and Reevaluation</w:t>
      </w:r>
    </w:p>
    <w:p w14:paraId="362A0394" w14:textId="77777777" w:rsidR="000801E7" w:rsidRDefault="000801E7" w:rsidP="00253E03">
      <w:pPr>
        <w:pStyle w:val="par1"/>
        <w:spacing w:after="240"/>
      </w:pPr>
      <w:r>
        <w:t>8.04(1)</w:t>
      </w:r>
      <w:r>
        <w:tab/>
        <w:t xml:space="preserve">Responsibility for initial assessment and reevaluation shall be with the </w:t>
      </w:r>
      <w:del w:id="5560" w:author="Author">
        <w:r w:rsidDel="002440B8">
          <w:delText>administrative unit</w:delText>
        </w:r>
      </w:del>
      <w:ins w:id="5561" w:author="Author">
        <w:r w:rsidR="002440B8">
          <w:t>AU</w:t>
        </w:r>
      </w:ins>
      <w:r>
        <w:t xml:space="preserve"> in which the child attends school, or, if (s)he is not enrolled in school, it shall be the responsibility of the </w:t>
      </w:r>
      <w:del w:id="5562" w:author="Author">
        <w:r w:rsidDel="002440B8">
          <w:delText>administrative unit</w:delText>
        </w:r>
      </w:del>
      <w:ins w:id="5563" w:author="Author">
        <w:r w:rsidR="002440B8">
          <w:t>AU</w:t>
        </w:r>
      </w:ins>
      <w:r>
        <w:t xml:space="preserve"> in which the child resides. The </w:t>
      </w:r>
      <w:del w:id="5564" w:author="Author">
        <w:r w:rsidDel="002440B8">
          <w:delText>administrative unit of attendance</w:delText>
        </w:r>
      </w:del>
      <w:ins w:id="5565" w:author="Author">
        <w:r w:rsidR="002440B8">
          <w:t>AUA</w:t>
        </w:r>
      </w:ins>
      <w:r>
        <w:t xml:space="preserve"> shall invite the </w:t>
      </w:r>
      <w:ins w:id="5566" w:author="Author">
        <w:r w:rsidR="002440B8">
          <w:t>s</w:t>
        </w:r>
      </w:ins>
      <w:del w:id="5567" w:author="Author">
        <w:r w:rsidDel="002440B8">
          <w:delText>S</w:delText>
        </w:r>
      </w:del>
      <w:r>
        <w:t xml:space="preserve">pecial </w:t>
      </w:r>
      <w:ins w:id="5568" w:author="Author">
        <w:r w:rsidR="002440B8">
          <w:t>e</w:t>
        </w:r>
      </w:ins>
      <w:del w:id="5569" w:author="Author">
        <w:r w:rsidDel="002440B8">
          <w:delText>E</w:delText>
        </w:r>
      </w:del>
      <w:r>
        <w:t xml:space="preserve">ducation </w:t>
      </w:r>
      <w:ins w:id="5570" w:author="Author">
        <w:r w:rsidR="002440B8">
          <w:t>d</w:t>
        </w:r>
      </w:ins>
      <w:del w:id="5571" w:author="Author">
        <w:r w:rsidDel="002440B8">
          <w:delText>D</w:delText>
        </w:r>
      </w:del>
      <w:r>
        <w:t xml:space="preserve">irector or designee of the </w:t>
      </w:r>
      <w:del w:id="5572" w:author="Author">
        <w:r w:rsidDel="002440B8">
          <w:delText>administrative unit of residence</w:delText>
        </w:r>
      </w:del>
      <w:ins w:id="5573" w:author="Author">
        <w:r w:rsidR="002440B8">
          <w:t>AUR</w:t>
        </w:r>
      </w:ins>
      <w:r>
        <w:t xml:space="preserve"> to participate in the process of the initial assessment or re-evaluation. State-operated programs and approved facility schools shall be excepted from </w:t>
      </w:r>
      <w:del w:id="5574" w:author="Author">
        <w:r w:rsidDel="00C723FE">
          <w:delText>this Rule</w:delText>
        </w:r>
      </w:del>
      <w:ins w:id="5575" w:author="Author">
        <w:r w:rsidR="00C723FE">
          <w:t>this section</w:t>
        </w:r>
      </w:ins>
      <w:r>
        <w:t xml:space="preserve"> as follows:</w:t>
      </w:r>
    </w:p>
    <w:p w14:paraId="04D80AFA" w14:textId="4133DB45" w:rsidR="000801E7" w:rsidRDefault="000801E7">
      <w:pPr>
        <w:pStyle w:val="par2"/>
        <w:spacing w:after="240" w:line="259" w:lineRule="auto"/>
        <w:pPrChange w:id="5576" w:author="Author">
          <w:pPr>
            <w:pStyle w:val="par2"/>
          </w:pPr>
        </w:pPrChange>
      </w:pPr>
      <w:r>
        <w:t>8.04(1)(a)</w:t>
      </w:r>
      <w:r>
        <w:tab/>
        <w:t xml:space="preserve">Initial assessment </w:t>
      </w:r>
      <w:del w:id="5577" w:author="Author">
        <w:r w:rsidDel="001C17F2">
          <w:delText xml:space="preserve">and re-evaluation </w:delText>
        </w:r>
      </w:del>
      <w:r>
        <w:t xml:space="preserve">for children attending </w:t>
      </w:r>
      <w:commentRangeStart w:id="5578"/>
      <w:del w:id="5579" w:author="Author">
        <w:r w:rsidDel="001C17F2">
          <w:delText xml:space="preserve">the Colorado School for the Deaf and the Blind or </w:delText>
        </w:r>
      </w:del>
      <w:commentRangeEnd w:id="5578"/>
      <w:r w:rsidR="00427843">
        <w:rPr>
          <w:rStyle w:val="CommentReference"/>
          <w:sz w:val="24"/>
          <w:szCs w:val="24"/>
        </w:rPr>
        <w:commentReference w:id="5578"/>
      </w:r>
      <w:r>
        <w:t xml:space="preserve">residing at the Mental Health Institutes or </w:t>
      </w:r>
      <w:del w:id="5580" w:author="Author">
        <w:r w:rsidDel="00D22D85">
          <w:delText>t</w:delText>
        </w:r>
        <w:r>
          <w:delText xml:space="preserve">he Division of Youth </w:delText>
        </w:r>
        <w:r w:rsidDel="002440B8">
          <w:delText xml:space="preserve">Corrections </w:delText>
        </w:r>
      </w:del>
      <w:ins w:id="5581" w:author="Author">
        <w:r w:rsidR="0687ADB0">
          <w:t>DYS</w:t>
        </w:r>
        <w:r w:rsidR="002440B8">
          <w:t xml:space="preserve"> </w:t>
        </w:r>
      </w:ins>
      <w:r>
        <w:t xml:space="preserve">shall be the responsibility of those agencies, which shall invite the </w:t>
      </w:r>
      <w:del w:id="5582" w:author="Author">
        <w:r w:rsidDel="002440B8">
          <w:delText>administrative unit of residence</w:delText>
        </w:r>
      </w:del>
      <w:ins w:id="5583" w:author="Author">
        <w:r w:rsidR="002440B8">
          <w:t>AUR</w:t>
        </w:r>
      </w:ins>
      <w:r>
        <w:t xml:space="preserve"> to participate.</w:t>
      </w:r>
    </w:p>
    <w:p w14:paraId="6F29D3DC" w14:textId="76EA7D4A" w:rsidR="001C17F2" w:rsidRDefault="001C17F2" w:rsidP="00253E03">
      <w:pPr>
        <w:pStyle w:val="par2"/>
        <w:spacing w:after="240"/>
        <w:rPr>
          <w:ins w:id="5584" w:author="Author"/>
        </w:rPr>
      </w:pPr>
      <w:ins w:id="5585" w:author="Author">
        <w:r>
          <w:t>8.04(1)(b)</w:t>
        </w:r>
        <w:r>
          <w:tab/>
          <w:t xml:space="preserve">Re-evaluation for children attending </w:t>
        </w:r>
        <w:r w:rsidR="009A487F">
          <w:t>CSDB</w:t>
        </w:r>
        <w:r>
          <w:t xml:space="preserve"> or residing at the Mental Health Institutes or </w:t>
        </w:r>
        <w:del w:id="5586" w:author="Author">
          <w:r>
            <w:delText>the Division of Youth Services</w:delText>
          </w:r>
        </w:del>
        <w:r w:rsidR="00FD7D9E">
          <w:t>in DYS</w:t>
        </w:r>
        <w:r>
          <w:t xml:space="preserve"> shall be the responsibility of those agencies, which shall invite the AUR to participate.</w:t>
        </w:r>
      </w:ins>
    </w:p>
    <w:p w14:paraId="32B1A438" w14:textId="77777777" w:rsidR="000801E7" w:rsidRDefault="000801E7" w:rsidP="00253E03">
      <w:pPr>
        <w:pStyle w:val="par2"/>
        <w:spacing w:after="240"/>
      </w:pPr>
      <w:r>
        <w:t>8.04(1)(</w:t>
      </w:r>
      <w:del w:id="5587" w:author="Author">
        <w:r w:rsidDel="001C17F2">
          <w:delText>b</w:delText>
        </w:r>
      </w:del>
      <w:ins w:id="5588" w:author="Author">
        <w:r w:rsidR="001C17F2">
          <w:t>c</w:t>
        </w:r>
      </w:ins>
      <w:r>
        <w:t>)</w:t>
      </w:r>
      <w:r>
        <w:tab/>
        <w:t xml:space="preserve">Initial assessment and re-evaluation for incarcerated children shall be the responsibility of the </w:t>
      </w:r>
      <w:ins w:id="5589" w:author="Author">
        <w:r w:rsidR="002440B8">
          <w:t xml:space="preserve">Colorado </w:t>
        </w:r>
      </w:ins>
      <w:r>
        <w:t>Department of Corrections.</w:t>
      </w:r>
    </w:p>
    <w:p w14:paraId="63F5D793" w14:textId="77777777" w:rsidR="000801E7" w:rsidRDefault="000801E7" w:rsidP="00253E03">
      <w:pPr>
        <w:pStyle w:val="par2"/>
        <w:spacing w:after="240"/>
      </w:pPr>
      <w:r>
        <w:t>8.04(1)(</w:t>
      </w:r>
      <w:del w:id="5590" w:author="Author">
        <w:r w:rsidDel="001C17F2">
          <w:delText>c</w:delText>
        </w:r>
      </w:del>
      <w:ins w:id="5591" w:author="Author">
        <w:r w:rsidR="001C17F2">
          <w:t>d</w:t>
        </w:r>
      </w:ins>
      <w:r>
        <w:t>)</w:t>
      </w:r>
      <w:r>
        <w:tab/>
        <w:t xml:space="preserve">Re-evaluation for children at approved facility schools shall be the responsibility of the </w:t>
      </w:r>
      <w:del w:id="5592" w:author="Author">
        <w:r w:rsidDel="002440B8">
          <w:delText>administrative unit of residence</w:delText>
        </w:r>
      </w:del>
      <w:ins w:id="5593" w:author="Author">
        <w:r w:rsidR="002440B8">
          <w:t>AUR</w:t>
        </w:r>
      </w:ins>
      <w:r>
        <w:t>.</w:t>
      </w:r>
    </w:p>
    <w:p w14:paraId="695C1D6F" w14:textId="77777777" w:rsidR="000801E7" w:rsidRDefault="000801E7" w:rsidP="00253E03">
      <w:pPr>
        <w:pStyle w:val="par2"/>
        <w:spacing w:after="240"/>
      </w:pPr>
      <w:r>
        <w:t>8.04(1)(</w:t>
      </w:r>
      <w:del w:id="5594" w:author="Author">
        <w:r w:rsidDel="001C17F2">
          <w:delText>d</w:delText>
        </w:r>
      </w:del>
      <w:ins w:id="5595" w:author="Author">
        <w:r w:rsidR="001C17F2">
          <w:t>e</w:t>
        </w:r>
      </w:ins>
      <w:r>
        <w:t>)</w:t>
      </w:r>
      <w:r>
        <w:tab/>
        <w:t xml:space="preserve">When the applicable contract between a charter school and its authorizer or alternative </w:t>
      </w:r>
      <w:del w:id="5596" w:author="Author">
        <w:r w:rsidDel="002440B8">
          <w:delText>administrative unit</w:delText>
        </w:r>
      </w:del>
      <w:ins w:id="5597" w:author="Author">
        <w:r w:rsidR="002440B8">
          <w:t>AU</w:t>
        </w:r>
      </w:ins>
      <w:r>
        <w:t xml:space="preserve"> allows the charter school to provide initial evaluations and reevaluations, the charter school shall be responsible for conducting such evaluations and complying with </w:t>
      </w:r>
      <w:ins w:id="5598" w:author="Author">
        <w:r w:rsidR="002440B8">
          <w:t>s</w:t>
        </w:r>
      </w:ins>
      <w:del w:id="5599" w:author="Author">
        <w:r w:rsidDel="002440B8">
          <w:delText>S</w:delText>
        </w:r>
      </w:del>
      <w:r>
        <w:t xml:space="preserve">ection 4.02 of these Rules. However, the </w:t>
      </w:r>
      <w:del w:id="5600" w:author="Author">
        <w:r w:rsidDel="002440B8">
          <w:delText>administrative unit</w:delText>
        </w:r>
      </w:del>
      <w:ins w:id="5601" w:author="Author">
        <w:r w:rsidR="002440B8">
          <w:t>AU</w:t>
        </w:r>
      </w:ins>
      <w:r>
        <w:t xml:space="preserve"> of the charter school remains ultimately responsible for ensuring that all such evaluations meet the requirements of </w:t>
      </w:r>
      <w:ins w:id="5602" w:author="Author">
        <w:r w:rsidR="002440B8">
          <w:t>s</w:t>
        </w:r>
      </w:ins>
      <w:del w:id="5603" w:author="Author">
        <w:r w:rsidDel="002440B8">
          <w:delText>S</w:delText>
        </w:r>
      </w:del>
      <w:r>
        <w:t>ection 4.02</w:t>
      </w:r>
      <w:ins w:id="5604" w:author="Author">
        <w:r w:rsidR="002440B8">
          <w:t xml:space="preserve"> of these Rules</w:t>
        </w:r>
      </w:ins>
      <w:r>
        <w:t>.</w:t>
      </w:r>
    </w:p>
    <w:p w14:paraId="0DE20EE8" w14:textId="77777777" w:rsidR="000801E7" w:rsidRDefault="000801E7" w:rsidP="00253E03">
      <w:pPr>
        <w:pStyle w:val="Heading3"/>
        <w:spacing w:after="240"/>
      </w:pPr>
      <w:r>
        <w:t>8.05</w:t>
      </w:r>
      <w:r>
        <w:tab/>
        <w:t>Meetings During Which a Disability or Eligibility is Initially Considered</w:t>
      </w:r>
    </w:p>
    <w:p w14:paraId="34629D1E" w14:textId="31405714" w:rsidR="000801E7" w:rsidRDefault="000801E7" w:rsidP="00253E03">
      <w:pPr>
        <w:pStyle w:val="par1"/>
        <w:spacing w:after="240"/>
      </w:pPr>
      <w:r>
        <w:t>8.05(1)</w:t>
      </w:r>
      <w:r>
        <w:tab/>
        <w:t xml:space="preserve">Meetings during which a disability or eligibility is initially considered shall be the responsibility of the </w:t>
      </w:r>
      <w:del w:id="5605" w:author="Author">
        <w:r w:rsidDel="00E7662E">
          <w:delText xml:space="preserve">administrative </w:delText>
        </w:r>
        <w:r w:rsidDel="484F3ED1">
          <w:delText>unit</w:delText>
        </w:r>
      </w:del>
      <w:ins w:id="5606" w:author="Author">
        <w:r w:rsidR="63965014">
          <w:t>AU</w:t>
        </w:r>
        <w:r w:rsidR="245F76D5">
          <w:t>A</w:t>
        </w:r>
      </w:ins>
      <w:del w:id="5607" w:author="Author">
        <w:r>
          <w:delText xml:space="preserve"> in which the child attends school</w:delText>
        </w:r>
      </w:del>
      <w:r>
        <w:t xml:space="preserve"> or, if (s)he is not enrolled in school, it shall be the responsibility of the </w:t>
      </w:r>
      <w:del w:id="5608" w:author="Author">
        <w:r w:rsidDel="00E7662E">
          <w:delText xml:space="preserve">administrative </w:delText>
        </w:r>
        <w:r w:rsidDel="484F3ED1">
          <w:delText>unit</w:delText>
        </w:r>
      </w:del>
      <w:ins w:id="5609" w:author="Author">
        <w:r w:rsidR="63965014">
          <w:t>AU</w:t>
        </w:r>
        <w:r w:rsidR="2A8755D5">
          <w:t>R</w:t>
        </w:r>
      </w:ins>
      <w:del w:id="5610" w:author="Author">
        <w:r>
          <w:delText xml:space="preserve"> in which the child resides</w:delText>
        </w:r>
      </w:del>
      <w:r>
        <w:t>.</w:t>
      </w:r>
    </w:p>
    <w:p w14:paraId="463262A3" w14:textId="103641A1" w:rsidR="00126F96" w:rsidRDefault="000801E7" w:rsidP="00253E03">
      <w:pPr>
        <w:pStyle w:val="par2"/>
        <w:spacing w:after="240"/>
      </w:pPr>
      <w:r>
        <w:lastRenderedPageBreak/>
        <w:t>8.05(1)(a)</w:t>
      </w:r>
      <w:r>
        <w:tab/>
        <w:t xml:space="preserve">If the </w:t>
      </w:r>
      <w:del w:id="5611" w:author="Author">
        <w:r w:rsidDel="002440B8">
          <w:delText xml:space="preserve">administrative </w:delText>
        </w:r>
        <w:r w:rsidDel="484F3ED1">
          <w:delText>unit</w:delText>
        </w:r>
      </w:del>
      <w:ins w:id="5612" w:author="Author">
        <w:r w:rsidR="7F640524">
          <w:t>AU</w:t>
        </w:r>
        <w:r w:rsidR="338600B0">
          <w:t>R</w:t>
        </w:r>
      </w:ins>
      <w:del w:id="5613" w:author="Author">
        <w:r>
          <w:delText xml:space="preserve"> in which the parent resides</w:delText>
        </w:r>
      </w:del>
      <w:r>
        <w:t xml:space="preserve"> would be different from the </w:t>
      </w:r>
      <w:del w:id="5614" w:author="Author">
        <w:r w:rsidDel="002440B8">
          <w:delText>administrative unit of attendance</w:delText>
        </w:r>
      </w:del>
      <w:ins w:id="5615" w:author="Author">
        <w:r w:rsidR="002440B8">
          <w:t>AUA</w:t>
        </w:r>
      </w:ins>
      <w:r>
        <w:t xml:space="preserve">, the </w:t>
      </w:r>
      <w:del w:id="5616" w:author="Author">
        <w:r w:rsidDel="002440B8">
          <w:delText>administrative unit of attendance</w:delText>
        </w:r>
      </w:del>
      <w:ins w:id="5617" w:author="Author">
        <w:r w:rsidR="002440B8">
          <w:t>AUA</w:t>
        </w:r>
      </w:ins>
      <w:r>
        <w:t xml:space="preserve"> shall notify the </w:t>
      </w:r>
      <w:ins w:id="5618" w:author="Author">
        <w:r w:rsidR="002440B8">
          <w:t>s</w:t>
        </w:r>
      </w:ins>
      <w:del w:id="5619" w:author="Author">
        <w:r w:rsidDel="002440B8">
          <w:delText>S</w:delText>
        </w:r>
      </w:del>
      <w:r>
        <w:t xml:space="preserve">pecial </w:t>
      </w:r>
      <w:ins w:id="5620" w:author="Author">
        <w:r w:rsidR="002440B8">
          <w:t>e</w:t>
        </w:r>
      </w:ins>
      <w:del w:id="5621" w:author="Author">
        <w:r w:rsidDel="002440B8">
          <w:delText>E</w:delText>
        </w:r>
      </w:del>
      <w:r>
        <w:t xml:space="preserve">ducation </w:t>
      </w:r>
      <w:ins w:id="5622" w:author="Author">
        <w:r w:rsidR="002440B8">
          <w:t>d</w:t>
        </w:r>
      </w:ins>
      <w:del w:id="5623" w:author="Author">
        <w:r w:rsidDel="002440B8">
          <w:delText>D</w:delText>
        </w:r>
      </w:del>
      <w:r>
        <w:t xml:space="preserve">irector of the </w:t>
      </w:r>
      <w:del w:id="5624" w:author="Author">
        <w:r w:rsidDel="002440B8">
          <w:delText xml:space="preserve">administrative </w:delText>
        </w:r>
        <w:r w:rsidDel="484F3ED1">
          <w:delText>unit</w:delText>
        </w:r>
      </w:del>
      <w:ins w:id="5625" w:author="Author">
        <w:r w:rsidR="7F640524">
          <w:t>AU</w:t>
        </w:r>
        <w:r w:rsidR="061850C9">
          <w:t>R</w:t>
        </w:r>
      </w:ins>
      <w:del w:id="5626" w:author="Author">
        <w:r>
          <w:delText xml:space="preserve"> in which the child's parent resides</w:delText>
        </w:r>
      </w:del>
      <w:r>
        <w:t xml:space="preserve"> prior to the assessment process so that the </w:t>
      </w:r>
      <w:del w:id="5627" w:author="Author">
        <w:r w:rsidDel="002440B8">
          <w:delText>administrative unit of residence</w:delText>
        </w:r>
      </w:del>
      <w:ins w:id="5628" w:author="Author">
        <w:r w:rsidR="002440B8">
          <w:t>AUR</w:t>
        </w:r>
      </w:ins>
      <w:r>
        <w:t xml:space="preserve"> may choose to participate in the process.</w:t>
      </w:r>
    </w:p>
    <w:p w14:paraId="15FEDFC8" w14:textId="0F886118" w:rsidR="000801E7" w:rsidRDefault="000801E7" w:rsidP="00253E03">
      <w:pPr>
        <w:pStyle w:val="par2"/>
        <w:spacing w:after="240"/>
      </w:pPr>
      <w:r>
        <w:t>8.05(1)(b)</w:t>
      </w:r>
      <w:r>
        <w:tab/>
        <w:t xml:space="preserve">If the </w:t>
      </w:r>
      <w:del w:id="5629" w:author="Author">
        <w:r w:rsidDel="002440B8">
          <w:delText xml:space="preserve">administrative </w:delText>
        </w:r>
        <w:r w:rsidDel="484F3ED1">
          <w:delText>unit</w:delText>
        </w:r>
      </w:del>
      <w:ins w:id="5630" w:author="Author">
        <w:r w:rsidR="7F640524">
          <w:t>AU</w:t>
        </w:r>
        <w:r w:rsidR="098BDC62">
          <w:t>R</w:t>
        </w:r>
      </w:ins>
      <w:del w:id="5631" w:author="Author">
        <w:r>
          <w:delText xml:space="preserve"> in which the parent resides</w:delText>
        </w:r>
      </w:del>
      <w:r>
        <w:t xml:space="preserve"> disagrees with the determination of eligibility, the </w:t>
      </w:r>
      <w:del w:id="5632" w:author="Author">
        <w:r w:rsidDel="002440B8">
          <w:delText>administrative unit of residence</w:delText>
        </w:r>
      </w:del>
      <w:ins w:id="5633" w:author="Author">
        <w:r w:rsidR="002440B8">
          <w:t>AUR</w:t>
        </w:r>
      </w:ins>
      <w:r>
        <w:t xml:space="preserve"> may elect to initiate an informal process</w:t>
      </w:r>
      <w:ins w:id="5634" w:author="Author">
        <w:r w:rsidR="002440B8">
          <w:t>,</w:t>
        </w:r>
      </w:ins>
      <w:r>
        <w:t xml:space="preserve"> such as negotiation or mediation</w:t>
      </w:r>
      <w:ins w:id="5635" w:author="Author">
        <w:r w:rsidR="002440B8">
          <w:t>,</w:t>
        </w:r>
      </w:ins>
      <w:r>
        <w:t xml:space="preserve"> or it may request the Commissioner of Education to review the process of determination. Disagreements subject to this informal dispute resolution option are limited to those involving allegations that the </w:t>
      </w:r>
      <w:del w:id="5636" w:author="Author">
        <w:r w:rsidDel="002440B8">
          <w:delText>administrative unit of attendance</w:delText>
        </w:r>
      </w:del>
      <w:ins w:id="5637" w:author="Author">
        <w:r w:rsidR="002440B8">
          <w:t>AUA</w:t>
        </w:r>
      </w:ins>
      <w:r>
        <w:t xml:space="preserve"> failed to comply with the evaluation and eligibility determination procedures established by </w:t>
      </w:r>
      <w:ins w:id="5638" w:author="Author">
        <w:r w:rsidR="002440B8">
          <w:t>s</w:t>
        </w:r>
      </w:ins>
      <w:del w:id="5639" w:author="Author">
        <w:r w:rsidDel="002440B8">
          <w:delText>S</w:delText>
        </w:r>
      </w:del>
      <w:r>
        <w:t xml:space="preserve">ection 4.02 of these Rules, including the requirement that the </w:t>
      </w:r>
      <w:del w:id="5640" w:author="Author">
        <w:r w:rsidDel="002440B8">
          <w:delText>administrative unit of residence</w:delText>
        </w:r>
      </w:del>
      <w:ins w:id="5641" w:author="Author">
        <w:r w:rsidR="002440B8">
          <w:t>AUR</w:t>
        </w:r>
      </w:ins>
      <w:r>
        <w:t xml:space="preserve"> be invited to participate in the evaluation of the child consistent with </w:t>
      </w:r>
      <w:ins w:id="5642" w:author="Author">
        <w:r w:rsidR="002440B8">
          <w:t>s</w:t>
        </w:r>
      </w:ins>
      <w:del w:id="5643" w:author="Author">
        <w:r w:rsidDel="002440B8">
          <w:delText>S</w:delText>
        </w:r>
      </w:del>
      <w:r>
        <w:t>ection 8.05(1)(a) of these Rules.</w:t>
      </w:r>
    </w:p>
    <w:p w14:paraId="6DDBC9F4" w14:textId="77777777" w:rsidR="000801E7" w:rsidRDefault="000801E7" w:rsidP="00253E03">
      <w:pPr>
        <w:pStyle w:val="par2"/>
        <w:spacing w:after="240"/>
      </w:pPr>
      <w:r>
        <w:t>8.05(1)(c)</w:t>
      </w:r>
      <w:r>
        <w:tab/>
        <w:t xml:space="preserve">Except for state-operated programs and approved facility schools, review meetings in which the determination of disability and eligibility is reconsidered shall be the responsibility of the </w:t>
      </w:r>
      <w:del w:id="5644" w:author="Author">
        <w:r w:rsidDel="002440B8">
          <w:delText>administrative unit of attendance</w:delText>
        </w:r>
      </w:del>
      <w:ins w:id="5645" w:author="Author">
        <w:r w:rsidR="002440B8">
          <w:t>AUR</w:t>
        </w:r>
      </w:ins>
      <w:r>
        <w:t xml:space="preserve">. This includes review meetings for children with disabilities attending online schools or programs within the </w:t>
      </w:r>
      <w:del w:id="5646" w:author="Author">
        <w:r w:rsidDel="002440B8">
          <w:delText>administrative unit of attendance</w:delText>
        </w:r>
      </w:del>
      <w:ins w:id="5647" w:author="Author">
        <w:r w:rsidR="002440B8">
          <w:t>AUA</w:t>
        </w:r>
      </w:ins>
      <w:r>
        <w:t xml:space="preserve">. For state-operated programs, review meetings in which the determination of disability and eligibility are reconsidered shall be the responsibility of the state-operated programs. For approved facility schools, review meetings in which the determination of disability and eligibility are reconsidered shall be the responsibility of the </w:t>
      </w:r>
      <w:del w:id="5648" w:author="Author">
        <w:r w:rsidDel="002440B8">
          <w:delText>administrative unit of residence</w:delText>
        </w:r>
      </w:del>
      <w:ins w:id="5649" w:author="Author">
        <w:r w:rsidR="002440B8">
          <w:t>AUR</w:t>
        </w:r>
      </w:ins>
      <w:r>
        <w:t>.</w:t>
      </w:r>
    </w:p>
    <w:p w14:paraId="23DF8EBA" w14:textId="77777777" w:rsidR="000801E7" w:rsidRDefault="000801E7" w:rsidP="00253E03">
      <w:pPr>
        <w:pStyle w:val="par2"/>
        <w:spacing w:after="240"/>
      </w:pPr>
      <w:r>
        <w:t>8.05(1)(d)</w:t>
      </w:r>
      <w:r>
        <w:tab/>
        <w:t xml:space="preserve">When the applicable contract between a charter school and its authorizer or alternative </w:t>
      </w:r>
      <w:del w:id="5650" w:author="Author">
        <w:r w:rsidDel="002440B8">
          <w:delText>administrative unit</w:delText>
        </w:r>
      </w:del>
      <w:ins w:id="5651" w:author="Author">
        <w:r w:rsidR="002440B8">
          <w:t>AU</w:t>
        </w:r>
      </w:ins>
      <w:r>
        <w:t xml:space="preserve"> allows the charter school to provide the special education services and to conduct the eligibility determination meetings required by these Rules, the charter school shall be responsible for meeting the eligibility determination requirements in compliance with </w:t>
      </w:r>
      <w:ins w:id="5652" w:author="Author">
        <w:r w:rsidR="002440B8">
          <w:t>s</w:t>
        </w:r>
      </w:ins>
      <w:del w:id="5653" w:author="Author">
        <w:r w:rsidDel="002440B8">
          <w:delText>S</w:delText>
        </w:r>
      </w:del>
      <w:r>
        <w:t xml:space="preserve">ection 4.02 of these Rules. However, the </w:t>
      </w:r>
      <w:del w:id="5654" w:author="Author">
        <w:r w:rsidDel="002440B8">
          <w:delText>administrative unit</w:delText>
        </w:r>
      </w:del>
      <w:ins w:id="5655" w:author="Author">
        <w:r w:rsidR="002440B8">
          <w:t>AU</w:t>
        </w:r>
      </w:ins>
      <w:r>
        <w:t xml:space="preserve"> of the charter school remains ultimately responsible for ensuring that </w:t>
      </w:r>
      <w:r>
        <w:lastRenderedPageBreak/>
        <w:t xml:space="preserve">all eligibility determinations and related meetings comply with the requirements of </w:t>
      </w:r>
      <w:ins w:id="5656" w:author="Author">
        <w:r w:rsidR="002440B8">
          <w:t>s</w:t>
        </w:r>
      </w:ins>
      <w:del w:id="5657" w:author="Author">
        <w:r w:rsidDel="002440B8">
          <w:delText>S</w:delText>
        </w:r>
      </w:del>
      <w:r>
        <w:t>ection 4.02</w:t>
      </w:r>
      <w:ins w:id="5658" w:author="Author">
        <w:r w:rsidR="002440B8">
          <w:t xml:space="preserve"> of these Rules</w:t>
        </w:r>
      </w:ins>
      <w:r>
        <w:t>.</w:t>
      </w:r>
    </w:p>
    <w:p w14:paraId="52733D6D" w14:textId="77777777" w:rsidR="000801E7" w:rsidRDefault="000801E7" w:rsidP="00253E03">
      <w:pPr>
        <w:pStyle w:val="Heading3"/>
        <w:spacing w:after="240"/>
      </w:pPr>
      <w:r>
        <w:t>8.06</w:t>
      </w:r>
      <w:r>
        <w:tab/>
        <w:t xml:space="preserve">Meetings to Initially Develop or to Subsequently Review the Child’s </w:t>
      </w:r>
      <w:del w:id="5659" w:author="Author">
        <w:r w:rsidDel="00816905">
          <w:delText>Individualized Educational Program (</w:delText>
        </w:r>
      </w:del>
      <w:r>
        <w:t>IEP</w:t>
      </w:r>
      <w:del w:id="5660" w:author="Author">
        <w:r w:rsidDel="00816905">
          <w:delText>)</w:delText>
        </w:r>
      </w:del>
    </w:p>
    <w:p w14:paraId="2A085FDB" w14:textId="77777777" w:rsidR="000801E7" w:rsidRDefault="000801E7" w:rsidP="00253E03">
      <w:pPr>
        <w:pStyle w:val="par1"/>
        <w:spacing w:after="240"/>
      </w:pPr>
      <w:r>
        <w:t>8.06(1)</w:t>
      </w:r>
      <w:r>
        <w:tab/>
        <w:t xml:space="preserve">If the determination is made that the child has a disability and is eligible for special education, all meetings to initially develop or to subsequently review the child’s </w:t>
      </w:r>
      <w:del w:id="5661" w:author="Author">
        <w:r w:rsidDel="00816905">
          <w:delText>individualized educational program (</w:delText>
        </w:r>
      </w:del>
      <w:r>
        <w:t>IEP</w:t>
      </w:r>
      <w:del w:id="5662" w:author="Author">
        <w:r w:rsidDel="00816905">
          <w:delText>)</w:delText>
        </w:r>
      </w:del>
      <w:r>
        <w:t xml:space="preserve"> shall be the responsibility of the </w:t>
      </w:r>
      <w:del w:id="5663" w:author="Author">
        <w:r w:rsidDel="00816905">
          <w:delText>administrative unit of attendance</w:delText>
        </w:r>
      </w:del>
      <w:ins w:id="5664" w:author="Author">
        <w:r w:rsidR="00816905">
          <w:t>AUA,</w:t>
        </w:r>
      </w:ins>
      <w:r>
        <w:t xml:space="preserve"> which shall timely invite the </w:t>
      </w:r>
      <w:ins w:id="5665" w:author="Author">
        <w:r w:rsidR="00816905">
          <w:t>s</w:t>
        </w:r>
      </w:ins>
      <w:del w:id="5666" w:author="Author">
        <w:r w:rsidDel="00816905">
          <w:delText>S</w:delText>
        </w:r>
      </w:del>
      <w:r>
        <w:t xml:space="preserve">pecial </w:t>
      </w:r>
      <w:ins w:id="5667" w:author="Author">
        <w:r w:rsidR="00816905">
          <w:t>e</w:t>
        </w:r>
      </w:ins>
      <w:del w:id="5668" w:author="Author">
        <w:r w:rsidDel="00816905">
          <w:delText>E</w:delText>
        </w:r>
      </w:del>
      <w:r>
        <w:t xml:space="preserve">ducation </w:t>
      </w:r>
      <w:ins w:id="5669" w:author="Author">
        <w:r w:rsidR="00816905">
          <w:t>d</w:t>
        </w:r>
      </w:ins>
      <w:del w:id="5670" w:author="Author">
        <w:r w:rsidDel="00816905">
          <w:delText>D</w:delText>
        </w:r>
      </w:del>
      <w:r>
        <w:t xml:space="preserve">irector of the </w:t>
      </w:r>
      <w:del w:id="5671" w:author="Author">
        <w:r w:rsidDel="00816905">
          <w:delText>administrative unit of residence</w:delText>
        </w:r>
      </w:del>
      <w:ins w:id="5672" w:author="Author">
        <w:r w:rsidR="00816905">
          <w:t>AUR</w:t>
        </w:r>
      </w:ins>
      <w:r>
        <w:t xml:space="preserve"> to participate as an IEP team member. This includes online schools or programs operated within the </w:t>
      </w:r>
      <w:del w:id="5673" w:author="Author">
        <w:r w:rsidDel="00816905">
          <w:delText>administrative unit of attendance</w:delText>
        </w:r>
      </w:del>
      <w:ins w:id="5674" w:author="Author">
        <w:r w:rsidR="00816905">
          <w:t>AUA</w:t>
        </w:r>
      </w:ins>
      <w:r>
        <w:t xml:space="preserve">. Exceptions to this </w:t>
      </w:r>
      <w:del w:id="5675" w:author="Author">
        <w:r w:rsidDel="00C723FE">
          <w:delText xml:space="preserve">Rule </w:delText>
        </w:r>
      </w:del>
      <w:ins w:id="5676" w:author="Author">
        <w:r w:rsidR="00C723FE">
          <w:t xml:space="preserve">section </w:t>
        </w:r>
      </w:ins>
      <w:r>
        <w:t>are as follows:</w:t>
      </w:r>
    </w:p>
    <w:p w14:paraId="1E52258F" w14:textId="658852CC" w:rsidR="000801E7" w:rsidRDefault="000801E7">
      <w:pPr>
        <w:pStyle w:val="par2"/>
        <w:spacing w:after="240" w:line="259" w:lineRule="auto"/>
        <w:rPr>
          <w:ins w:id="5677" w:author="Author"/>
        </w:rPr>
        <w:pPrChange w:id="5678" w:author="Author">
          <w:pPr>
            <w:pStyle w:val="par2"/>
          </w:pPr>
        </w:pPrChange>
      </w:pPr>
      <w:r>
        <w:t>8.06(1)(a)</w:t>
      </w:r>
      <w:r>
        <w:tab/>
        <w:t xml:space="preserve">All meetings for children attending </w:t>
      </w:r>
      <w:del w:id="5679" w:author="Author">
        <w:r w:rsidDel="009A487F">
          <w:delText>the Colorado School for the Deaf and the Blind</w:delText>
        </w:r>
      </w:del>
      <w:ins w:id="5680" w:author="Author">
        <w:r w:rsidR="009A487F">
          <w:t>CSDB</w:t>
        </w:r>
      </w:ins>
      <w:r>
        <w:t xml:space="preserve"> or residing at the Mental Health Institutes and t</w:t>
      </w:r>
      <w:del w:id="5681" w:author="Author">
        <w:r>
          <w:delText xml:space="preserve">he Division of Youth </w:delText>
        </w:r>
        <w:r w:rsidDel="001E2218">
          <w:delText xml:space="preserve">Corrections </w:delText>
        </w:r>
      </w:del>
      <w:ins w:id="5682" w:author="Author">
        <w:r w:rsidR="00427843">
          <w:t xml:space="preserve"> </w:t>
        </w:r>
        <w:r w:rsidR="1E848E77">
          <w:t>DYS</w:t>
        </w:r>
        <w:r w:rsidR="001E2218">
          <w:t xml:space="preserve"> </w:t>
        </w:r>
      </w:ins>
      <w:r>
        <w:t>shall be the responsibility of those agencies</w:t>
      </w:r>
      <w:ins w:id="5683" w:author="Author">
        <w:r w:rsidR="001E2218">
          <w:t>,</w:t>
        </w:r>
      </w:ins>
      <w:r>
        <w:t xml:space="preserve"> which shall invite the </w:t>
      </w:r>
      <w:del w:id="5684" w:author="Author">
        <w:r w:rsidDel="001E2218">
          <w:delText>administrative unit of residence</w:delText>
        </w:r>
      </w:del>
      <w:ins w:id="5685" w:author="Author">
        <w:r w:rsidR="001E2218">
          <w:t>AUR</w:t>
        </w:r>
      </w:ins>
      <w:r>
        <w:t xml:space="preserve"> to participate.</w:t>
      </w:r>
    </w:p>
    <w:p w14:paraId="21D1339E" w14:textId="122388DE" w:rsidR="04187925" w:rsidRDefault="04187925" w:rsidP="00253E03">
      <w:pPr>
        <w:pStyle w:val="par2"/>
        <w:spacing w:after="240"/>
      </w:pPr>
      <w:ins w:id="5686" w:author="Author">
        <w:r>
          <w:tab/>
        </w:r>
        <w:r>
          <w:tab/>
        </w:r>
        <w:commentRangeStart w:id="5687"/>
        <w:r w:rsidR="1C4ED4E9">
          <w:t>8.06(1)(a)</w:t>
        </w:r>
        <w:r w:rsidR="517EB3A4">
          <w:t>(i) Exception: CSDB is not responsible for meetings to initially develop the child’s IEP. This responsibility belongs to the child’s AUR.</w:t>
        </w:r>
      </w:ins>
      <w:commentRangeEnd w:id="5687"/>
      <w:r w:rsidR="00427843">
        <w:rPr>
          <w:rStyle w:val="CommentReference"/>
          <w:sz w:val="24"/>
          <w:szCs w:val="24"/>
        </w:rPr>
        <w:commentReference w:id="5687"/>
      </w:r>
    </w:p>
    <w:p w14:paraId="50779FFC" w14:textId="2829A177" w:rsidR="000801E7" w:rsidRDefault="000801E7">
      <w:pPr>
        <w:pStyle w:val="par2"/>
        <w:spacing w:after="240" w:line="259" w:lineRule="auto"/>
        <w:pPrChange w:id="5688" w:author="Author">
          <w:pPr>
            <w:pStyle w:val="par2"/>
          </w:pPr>
        </w:pPrChange>
      </w:pPr>
      <w:r>
        <w:t>8.06(1)(b)</w:t>
      </w:r>
      <w:r>
        <w:tab/>
        <w:t xml:space="preserve">All meetings for incarcerated children at </w:t>
      </w:r>
      <w:del w:id="5689" w:author="Author">
        <w:r>
          <w:delText>the Department of Corrections</w:delText>
        </w:r>
      </w:del>
      <w:ins w:id="5690" w:author="Author">
        <w:r w:rsidR="05211D6E">
          <w:t>DYS</w:t>
        </w:r>
      </w:ins>
      <w:r>
        <w:t xml:space="preserve"> shall be the responsibility of that agency.</w:t>
      </w:r>
      <w:ins w:id="5691" w:author="Author">
        <w:r w:rsidR="46D5BA8A">
          <w:t xml:space="preserve"> The AUR shall be invited to participate.</w:t>
        </w:r>
      </w:ins>
    </w:p>
    <w:p w14:paraId="184179DD" w14:textId="77777777" w:rsidR="00126F96" w:rsidRDefault="000801E7" w:rsidP="00253E03">
      <w:pPr>
        <w:pStyle w:val="par2"/>
        <w:spacing w:after="240"/>
      </w:pPr>
      <w:r>
        <w:t>8.06(1)(c)</w:t>
      </w:r>
      <w:r>
        <w:tab/>
        <w:t xml:space="preserve">Meetings to develop the initial </w:t>
      </w:r>
      <w:del w:id="5692" w:author="Author">
        <w:r w:rsidDel="001E2218">
          <w:delText>individualized educational program (</w:delText>
        </w:r>
      </w:del>
      <w:r>
        <w:t>IEP</w:t>
      </w:r>
      <w:del w:id="5693" w:author="Author">
        <w:r w:rsidDel="001E2218">
          <w:delText>)</w:delText>
        </w:r>
      </w:del>
      <w:r>
        <w:t xml:space="preserve"> for children at approved facility schools shall be the responsibility of the </w:t>
      </w:r>
      <w:del w:id="5694" w:author="Author">
        <w:r w:rsidDel="001E2218">
          <w:delText>administrative unit of attendance</w:delText>
        </w:r>
      </w:del>
      <w:ins w:id="5695" w:author="Author">
        <w:r w:rsidR="001E2218">
          <w:t>AUA</w:t>
        </w:r>
      </w:ins>
      <w:r>
        <w:t xml:space="preserve"> (</w:t>
      </w:r>
      <w:ins w:id="5696" w:author="Author">
        <w:r w:rsidR="001E2218">
          <w:t xml:space="preserve">i.e., </w:t>
        </w:r>
      </w:ins>
      <w:r>
        <w:t xml:space="preserve">the </w:t>
      </w:r>
      <w:del w:id="5697" w:author="Author">
        <w:r w:rsidDel="00E7662E">
          <w:delText>administrative unit</w:delText>
        </w:r>
      </w:del>
      <w:ins w:id="5698" w:author="Author">
        <w:r w:rsidR="00E7662E">
          <w:t>AU</w:t>
        </w:r>
      </w:ins>
      <w:r>
        <w:t xml:space="preserve"> in which the facility is located). Thereafter</w:t>
      </w:r>
      <w:ins w:id="5699" w:author="Author">
        <w:r w:rsidR="001E2218">
          <w:t>,</w:t>
        </w:r>
      </w:ins>
      <w:r>
        <w:t xml:space="preserve"> IEP review meetings and re-determination</w:t>
      </w:r>
      <w:ins w:id="5700" w:author="Author">
        <w:r w:rsidR="001E2218">
          <w:t>s</w:t>
        </w:r>
      </w:ins>
      <w:r>
        <w:t xml:space="preserve"> of eligibility shall be the responsibility of the </w:t>
      </w:r>
      <w:del w:id="5701" w:author="Author">
        <w:r w:rsidDel="001E2218">
          <w:delText>administrative unit of residence</w:delText>
        </w:r>
      </w:del>
      <w:ins w:id="5702" w:author="Author">
        <w:r w:rsidR="001E2218">
          <w:t>AUR</w:t>
        </w:r>
      </w:ins>
      <w:r>
        <w:t>.</w:t>
      </w:r>
    </w:p>
    <w:p w14:paraId="22ECDBAB" w14:textId="77777777" w:rsidR="000801E7" w:rsidRDefault="000801E7" w:rsidP="00253E03">
      <w:pPr>
        <w:pStyle w:val="par2"/>
        <w:spacing w:after="240"/>
        <w:rPr>
          <w:ins w:id="5703" w:author="Author"/>
        </w:rPr>
      </w:pPr>
      <w:r>
        <w:t>8.06(1)(d)</w:t>
      </w:r>
      <w:r>
        <w:tab/>
        <w:t xml:space="preserve">When the applicable contract between a charter school and its authorizer or alternative </w:t>
      </w:r>
      <w:del w:id="5704" w:author="Author">
        <w:r w:rsidDel="00213E6A">
          <w:delText>administrative unit</w:delText>
        </w:r>
      </w:del>
      <w:ins w:id="5705" w:author="Author">
        <w:r w:rsidR="00213E6A">
          <w:t>AU</w:t>
        </w:r>
      </w:ins>
      <w:r>
        <w:t xml:space="preserve"> allows the charter school to provide the special education services and to conduct the meetings required by these Rules, the charter school shall be responsible for meetings to initially develop and subsequently review the IEP in compliance with </w:t>
      </w:r>
      <w:ins w:id="5706" w:author="Author">
        <w:r w:rsidR="00213E6A">
          <w:t>s</w:t>
        </w:r>
      </w:ins>
      <w:del w:id="5707" w:author="Author">
        <w:r w:rsidDel="00213E6A">
          <w:delText>S</w:delText>
        </w:r>
      </w:del>
      <w:r>
        <w:t xml:space="preserve">ection 4.03 of these Rules. However, the </w:t>
      </w:r>
      <w:del w:id="5708" w:author="Author">
        <w:r w:rsidDel="00213E6A">
          <w:delText>administrative unit</w:delText>
        </w:r>
      </w:del>
      <w:ins w:id="5709" w:author="Author">
        <w:r w:rsidR="00213E6A">
          <w:t>AU</w:t>
        </w:r>
      </w:ins>
      <w:r>
        <w:t xml:space="preserve"> of the </w:t>
      </w:r>
      <w:r>
        <w:lastRenderedPageBreak/>
        <w:t xml:space="preserve">charter school remains ultimately responsible for ensuring that IEP planning and related meetings comply with the requirements of </w:t>
      </w:r>
      <w:ins w:id="5710" w:author="Author">
        <w:r w:rsidR="00213E6A">
          <w:t>s</w:t>
        </w:r>
      </w:ins>
      <w:del w:id="5711" w:author="Author">
        <w:r w:rsidDel="00213E6A">
          <w:delText>S</w:delText>
        </w:r>
      </w:del>
      <w:r>
        <w:t>ection 4.03</w:t>
      </w:r>
      <w:ins w:id="5712" w:author="Author">
        <w:r w:rsidR="00213E6A">
          <w:t xml:space="preserve"> of these Rules</w:t>
        </w:r>
      </w:ins>
      <w:r>
        <w:t>.</w:t>
      </w:r>
    </w:p>
    <w:p w14:paraId="73B3F46D" w14:textId="06A96F52" w:rsidR="00CA4B2D" w:rsidRDefault="66BA9B1D" w:rsidP="00253E03">
      <w:pPr>
        <w:pStyle w:val="par2"/>
        <w:spacing w:after="240"/>
        <w:ind w:left="0" w:firstLine="0"/>
        <w:rPr>
          <w:ins w:id="5713" w:author="Author"/>
        </w:rPr>
      </w:pPr>
      <w:commentRangeStart w:id="5714"/>
      <w:ins w:id="5715" w:author="Author">
        <w:r>
          <w:t>8.06(2)</w:t>
        </w:r>
        <w:r w:rsidR="002F226E">
          <w:tab/>
        </w:r>
        <w:r>
          <w:t xml:space="preserve">Children who are placed in </w:t>
        </w:r>
        <w:r w:rsidR="3ED2E917">
          <w:t xml:space="preserve">approved </w:t>
        </w:r>
        <w:r>
          <w:t>facility schools</w:t>
        </w:r>
      </w:ins>
    </w:p>
    <w:p w14:paraId="59B4FA79" w14:textId="5BAA6676" w:rsidR="00CA4B2D" w:rsidRDefault="00CA4B2D" w:rsidP="00253E03">
      <w:pPr>
        <w:pStyle w:val="par2"/>
        <w:spacing w:after="240" w:line="259" w:lineRule="auto"/>
        <w:rPr>
          <w:ins w:id="5716" w:author="Author"/>
        </w:rPr>
      </w:pPr>
      <w:ins w:id="5717" w:author="Author">
        <w:r>
          <w:tab/>
        </w:r>
        <w:r w:rsidR="30172541">
          <w:t>8.06(2)(a)</w:t>
        </w:r>
        <w:r w:rsidR="677D5E99">
          <w:t xml:space="preserve"> </w:t>
        </w:r>
        <w:r w:rsidR="30172541">
          <w:t xml:space="preserve">For </w:t>
        </w:r>
        <w:r w:rsidR="0A06AD56">
          <w:t xml:space="preserve">a </w:t>
        </w:r>
        <w:r w:rsidR="30172541">
          <w:t>child with a disability who</w:t>
        </w:r>
        <w:r w:rsidR="00427843">
          <w:t xml:space="preserve"> is </w:t>
        </w:r>
        <w:r w:rsidR="30172541">
          <w:t>placed in a</w:t>
        </w:r>
        <w:r w:rsidR="3D4DDCA9">
          <w:t>n approved</w:t>
        </w:r>
        <w:r w:rsidR="30172541">
          <w:t xml:space="preserve"> facility school</w:t>
        </w:r>
        <w:r w:rsidR="3DF7BFE7">
          <w:t xml:space="preserve"> by their </w:t>
        </w:r>
        <w:r w:rsidR="00427843">
          <w:t>AUR</w:t>
        </w:r>
        <w:r w:rsidR="3DF7BFE7">
          <w:t>, by a court, or by a public agency, the child’s AUR</w:t>
        </w:r>
        <w:r w:rsidR="30172541">
          <w:t xml:space="preserve"> shall, f</w:t>
        </w:r>
        <w:r w:rsidR="66BA9B1D">
          <w:t xml:space="preserve">or the duration of </w:t>
        </w:r>
        <w:r w:rsidR="30172541">
          <w:t>the</w:t>
        </w:r>
        <w:r w:rsidR="66BA9B1D">
          <w:t xml:space="preserve"> child’s placement in </w:t>
        </w:r>
        <w:r w:rsidR="00427843">
          <w:t xml:space="preserve">an approved facility </w:t>
        </w:r>
        <w:r w:rsidR="66BA9B1D">
          <w:t xml:space="preserve">school, monitor compliance with the </w:t>
        </w:r>
        <w:r w:rsidR="30172541">
          <w:t>child’s</w:t>
        </w:r>
        <w:r w:rsidR="66BA9B1D">
          <w:t xml:space="preserve"> rights</w:t>
        </w:r>
        <w:r w:rsidR="30172541">
          <w:t xml:space="preserve"> under these Rules</w:t>
        </w:r>
        <w:r w:rsidR="66BA9B1D">
          <w:t xml:space="preserve">, including the right to receive FAPE in the </w:t>
        </w:r>
        <w:r w:rsidR="064CA5BF">
          <w:t>LRE</w:t>
        </w:r>
        <w:r w:rsidR="66BA9B1D">
          <w:t xml:space="preserve">. </w:t>
        </w:r>
        <w:r w:rsidR="30172541">
          <w:t>Such monitoring shall include:</w:t>
        </w:r>
      </w:ins>
    </w:p>
    <w:p w14:paraId="0EF9DDFC" w14:textId="21EEA263" w:rsidR="00CA4B2D" w:rsidRDefault="00CA4B2D">
      <w:pPr>
        <w:pStyle w:val="par2"/>
        <w:spacing w:after="240"/>
        <w:ind w:left="2880" w:hanging="1440"/>
        <w:rPr>
          <w:ins w:id="5718" w:author="Author"/>
        </w:rPr>
        <w:pPrChange w:id="5719" w:author="Author">
          <w:pPr>
            <w:pStyle w:val="par2"/>
            <w:ind w:left="0" w:firstLine="0"/>
          </w:pPr>
        </w:pPrChange>
      </w:pPr>
      <w:ins w:id="5720" w:author="Author">
        <w:r>
          <w:tab/>
        </w:r>
        <w:r w:rsidR="30172541">
          <w:t>8.06(2)(a)(i)</w:t>
        </w:r>
        <w:r>
          <w:tab/>
        </w:r>
        <w:r w:rsidR="30172541">
          <w:t>E</w:t>
        </w:r>
        <w:r w:rsidR="66BA9B1D">
          <w:t>nsuring that at least one AU</w:t>
        </w:r>
        <w:r w:rsidR="7EEE059B">
          <w:t>R</w:t>
        </w:r>
        <w:r w:rsidR="66BA9B1D">
          <w:t xml:space="preserve"> representative attends each IEP team meeting for the </w:t>
        </w:r>
        <w:r w:rsidR="30172541">
          <w:t>child;</w:t>
        </w:r>
      </w:ins>
    </w:p>
    <w:p w14:paraId="22C5C0D9" w14:textId="332998BB" w:rsidR="00CA4B2D" w:rsidRDefault="00CA4B2D">
      <w:pPr>
        <w:pStyle w:val="par2"/>
        <w:spacing w:after="240"/>
        <w:ind w:left="2880" w:hanging="1440"/>
        <w:rPr>
          <w:ins w:id="5721" w:author="Author"/>
        </w:rPr>
        <w:pPrChange w:id="5722" w:author="Author">
          <w:pPr>
            <w:pStyle w:val="par2"/>
            <w:ind w:left="2880" w:hanging="2880"/>
          </w:pPr>
        </w:pPrChange>
      </w:pPr>
      <w:ins w:id="5723" w:author="Author">
        <w:r>
          <w:tab/>
        </w:r>
        <w:r w:rsidR="30172541">
          <w:t>8.06(2)(a)(ii)</w:t>
        </w:r>
        <w:r>
          <w:tab/>
        </w:r>
        <w:r w:rsidR="30172541">
          <w:t>C</w:t>
        </w:r>
        <w:r w:rsidR="66BA9B1D">
          <w:t>ollaborat</w:t>
        </w:r>
        <w:r w:rsidR="30172541">
          <w:t>ing</w:t>
        </w:r>
        <w:r w:rsidR="66BA9B1D">
          <w:t xml:space="preserve"> with the facility school</w:t>
        </w:r>
        <w:r w:rsidR="30172541">
          <w:t xml:space="preserve"> to </w:t>
        </w:r>
        <w:r w:rsidR="66BA9B1D">
          <w:t xml:space="preserve">convene the </w:t>
        </w:r>
        <w:r w:rsidR="30172541">
          <w:t>child’s</w:t>
        </w:r>
        <w:r w:rsidR="66BA9B1D">
          <w:t xml:space="preserve"> IEP team within the first 90 to 120 days of the </w:t>
        </w:r>
        <w:r w:rsidR="30172541">
          <w:t>child’s</w:t>
        </w:r>
        <w:r w:rsidR="66BA9B1D">
          <w:t xml:space="preserve"> placement in the facility, </w:t>
        </w:r>
        <w:r w:rsidR="30172541">
          <w:t>and subsequently</w:t>
        </w:r>
        <w:r w:rsidR="628BAFDF">
          <w:t>,</w:t>
        </w:r>
        <w:r w:rsidR="30172541">
          <w:t xml:space="preserve"> as often as necessary to ensure that the child is receiving FAPE in the </w:t>
        </w:r>
        <w:r w:rsidR="064CA5BF">
          <w:t>LRE</w:t>
        </w:r>
        <w:r w:rsidR="30172541">
          <w:t xml:space="preserve">, </w:t>
        </w:r>
        <w:r w:rsidR="66BA9B1D">
          <w:t>to:</w:t>
        </w:r>
      </w:ins>
    </w:p>
    <w:p w14:paraId="1D5B369F" w14:textId="6F5F650A" w:rsidR="00427843" w:rsidRDefault="00427843" w:rsidP="00253E03">
      <w:pPr>
        <w:pStyle w:val="par2"/>
        <w:spacing w:after="240"/>
        <w:ind w:left="3600" w:hanging="1440"/>
      </w:pPr>
      <w:r>
        <w:tab/>
      </w:r>
      <w:ins w:id="5724" w:author="Author">
        <w:r w:rsidR="004530BD">
          <w:t>8.06(2)(a)(ii)(I)</w:t>
        </w:r>
        <w:r w:rsidR="004530BD">
          <w:tab/>
          <w:t>D</w:t>
        </w:r>
        <w:r w:rsidR="004530BD" w:rsidRPr="002F226E">
          <w:t xml:space="preserve">iscuss implementation of the </w:t>
        </w:r>
        <w:r w:rsidR="004530BD">
          <w:t>child’s</w:t>
        </w:r>
        <w:r w:rsidR="004530BD" w:rsidRPr="002F226E">
          <w:t xml:space="preserve"> IEP and the </w:t>
        </w:r>
        <w:r w:rsidR="004530BD">
          <w:t>child’s</w:t>
        </w:r>
        <w:r w:rsidR="004530BD" w:rsidRPr="002F226E">
          <w:t xml:space="preserve"> academic and behavioral progress and progress toward </w:t>
        </w:r>
        <w:r w:rsidR="00464743">
          <w:t>their</w:t>
        </w:r>
        <w:r w:rsidR="004530BD" w:rsidRPr="002F226E">
          <w:t xml:space="preserve"> IEP goals since being placed in the facility; an</w:t>
        </w:r>
        <w:r w:rsidR="004530BD">
          <w:t>d</w:t>
        </w:r>
      </w:ins>
    </w:p>
    <w:p w14:paraId="1784166F" w14:textId="10715A2B" w:rsidR="00CA4B2D" w:rsidRDefault="00427843">
      <w:pPr>
        <w:pStyle w:val="par2"/>
        <w:spacing w:after="240"/>
        <w:ind w:left="3600" w:hanging="1440"/>
        <w:rPr>
          <w:ins w:id="5725" w:author="Author"/>
        </w:rPr>
        <w:pPrChange w:id="5726" w:author="Author">
          <w:pPr>
            <w:pStyle w:val="par2"/>
            <w:ind w:left="2880"/>
          </w:pPr>
        </w:pPrChange>
      </w:pPr>
      <w:r>
        <w:tab/>
      </w:r>
      <w:ins w:id="5727" w:author="Author">
        <w:r w:rsidR="00CA4B2D">
          <w:t>8.06(2)(a)(ii)(I</w:t>
        </w:r>
        <w:r w:rsidR="00464743">
          <w:t>I</w:t>
        </w:r>
        <w:r w:rsidR="00CA4B2D">
          <w:t>)</w:t>
        </w:r>
        <w:r w:rsidR="00CA4B2D">
          <w:tab/>
          <w:t>D</w:t>
        </w:r>
        <w:r w:rsidR="002F226E" w:rsidRPr="002F226E">
          <w:t xml:space="preserve">iscuss implementation of the </w:t>
        </w:r>
        <w:r w:rsidR="00CA4B2D">
          <w:t>child’s</w:t>
        </w:r>
        <w:r w:rsidR="002F226E" w:rsidRPr="002F226E">
          <w:t xml:space="preserve"> IEP and the </w:t>
        </w:r>
        <w:r w:rsidR="00CA4B2D">
          <w:t>child’s</w:t>
        </w:r>
        <w:r w:rsidR="002F226E" w:rsidRPr="002F226E">
          <w:t xml:space="preserve"> academic and behavioral progress and progress toward </w:t>
        </w:r>
        <w:r w:rsidR="48373419">
          <w:t>the child’s</w:t>
        </w:r>
        <w:r w:rsidR="002F226E" w:rsidRPr="002F226E">
          <w:t xml:space="preserve"> IEP goals since being placed in the facility; an</w:t>
        </w:r>
        <w:r w:rsidR="00CA4B2D">
          <w:t>d</w:t>
        </w:r>
      </w:ins>
    </w:p>
    <w:p w14:paraId="415D4C62" w14:textId="55C637C9" w:rsidR="002F226E" w:rsidRDefault="00427843">
      <w:pPr>
        <w:pStyle w:val="par2"/>
        <w:spacing w:after="240"/>
        <w:ind w:left="3600" w:hanging="1440"/>
        <w:rPr>
          <w:ins w:id="5728" w:author="Author"/>
        </w:rPr>
        <w:pPrChange w:id="5729" w:author="Author">
          <w:pPr>
            <w:pStyle w:val="par2"/>
            <w:ind w:left="2880" w:hanging="2880"/>
          </w:pPr>
        </w:pPrChange>
      </w:pPr>
      <w:r>
        <w:tab/>
      </w:r>
      <w:ins w:id="5730" w:author="Author">
        <w:r w:rsidR="00CA4B2D">
          <w:t>8.06(2)(a)(ii)(II</w:t>
        </w:r>
        <w:r w:rsidR="00464743">
          <w:t>I</w:t>
        </w:r>
        <w:r w:rsidR="00CA4B2D">
          <w:t>)</w:t>
        </w:r>
        <w:r w:rsidR="00CA4B2D">
          <w:tab/>
          <w:t>A</w:t>
        </w:r>
        <w:r w:rsidR="002F226E" w:rsidRPr="002F226E">
          <w:t xml:space="preserve">djust the </w:t>
        </w:r>
        <w:r w:rsidR="00CA4B2D">
          <w:t>child’s</w:t>
        </w:r>
        <w:r w:rsidR="002F226E" w:rsidRPr="002F226E">
          <w:t xml:space="preserve"> IEP</w:t>
        </w:r>
        <w:r w:rsidR="00CA4B2D">
          <w:t>, including placement,</w:t>
        </w:r>
        <w:r w:rsidR="002F226E" w:rsidRPr="002F226E">
          <w:t xml:space="preserve"> as necessary</w:t>
        </w:r>
        <w:r w:rsidR="00CA4B2D">
          <w:t>.</w:t>
        </w:r>
      </w:ins>
      <w:commentRangeEnd w:id="5714"/>
      <w:r>
        <w:rPr>
          <w:rStyle w:val="CommentReference"/>
          <w:sz w:val="24"/>
          <w:szCs w:val="24"/>
        </w:rPr>
        <w:commentReference w:id="5714"/>
      </w:r>
    </w:p>
    <w:p w14:paraId="33481DF3" w14:textId="77777777" w:rsidR="0013765F" w:rsidRDefault="0013765F">
      <w:pPr>
        <w:pStyle w:val="par2"/>
        <w:spacing w:after="240"/>
        <w:rPr>
          <w:ins w:id="5731" w:author="Author"/>
        </w:rPr>
        <w:pPrChange w:id="5732" w:author="Author">
          <w:pPr>
            <w:pStyle w:val="par2"/>
            <w:ind w:left="2880" w:hanging="2880"/>
          </w:pPr>
        </w:pPrChange>
      </w:pPr>
      <w:ins w:id="5733" w:author="Author">
        <w:r>
          <w:tab/>
        </w:r>
        <w:commentRangeStart w:id="5734"/>
        <w:r w:rsidR="5EF755E8">
          <w:t>8.06(2)(b)</w:t>
        </w:r>
        <w:r>
          <w:tab/>
        </w:r>
        <w:r w:rsidR="5DBC5700">
          <w:t>A</w:t>
        </w:r>
        <w:r w:rsidR="5EF755E8">
          <w:t>ny discharge or removal of a</w:t>
        </w:r>
        <w:r w:rsidR="5DBC5700">
          <w:t xml:space="preserve"> child with a disability </w:t>
        </w:r>
        <w:r w:rsidR="5EF755E8">
          <w:t>from an approved facility school shall comply with, as applicable, section 4.03(6) of these Rules regarding changes in placement and section 6.02(10) of these Rules regarding student discipline procedures.</w:t>
        </w:r>
      </w:ins>
      <w:commentRangeEnd w:id="5734"/>
      <w:r w:rsidR="00464743">
        <w:rPr>
          <w:rStyle w:val="CommentReference"/>
          <w:sz w:val="24"/>
          <w:szCs w:val="24"/>
        </w:rPr>
        <w:commentReference w:id="5734"/>
      </w:r>
    </w:p>
    <w:p w14:paraId="70B1BEA7" w14:textId="77777777" w:rsidR="00E06E7A" w:rsidDel="0013765F" w:rsidRDefault="00E06E7A">
      <w:pPr>
        <w:pStyle w:val="par2"/>
        <w:spacing w:after="240"/>
        <w:ind w:left="2880" w:hanging="2880"/>
        <w:rPr>
          <w:del w:id="5735" w:author="Author"/>
        </w:rPr>
        <w:pPrChange w:id="5736" w:author="Author">
          <w:pPr>
            <w:pStyle w:val="par2"/>
          </w:pPr>
        </w:pPrChange>
      </w:pPr>
    </w:p>
    <w:p w14:paraId="6DEC0287" w14:textId="77777777" w:rsidR="000801E7" w:rsidRDefault="000801E7" w:rsidP="00253E03">
      <w:pPr>
        <w:pStyle w:val="Heading3"/>
        <w:spacing w:after="240"/>
      </w:pPr>
      <w:r>
        <w:lastRenderedPageBreak/>
        <w:t>8.07</w:t>
      </w:r>
      <w:r>
        <w:tab/>
        <w:t>Transfers Under Public School Choice Involving a Significant Change in Placement</w:t>
      </w:r>
    </w:p>
    <w:p w14:paraId="1229EA9C" w14:textId="77777777" w:rsidR="000801E7" w:rsidRDefault="000801E7" w:rsidP="00253E03">
      <w:pPr>
        <w:pStyle w:val="par1"/>
        <w:spacing w:after="240"/>
      </w:pPr>
      <w:r>
        <w:t>8.07(1)</w:t>
      </w:r>
      <w:r>
        <w:tab/>
        <w:t xml:space="preserve">When a child seeks to transfer to a new school or program, including an online school or program under public school choice, and the transfer constitutes a significant change in placement, as described in </w:t>
      </w:r>
      <w:ins w:id="5737" w:author="Author">
        <w:r w:rsidR="00213E6A">
          <w:t>s</w:t>
        </w:r>
      </w:ins>
      <w:del w:id="5738" w:author="Author">
        <w:r w:rsidDel="00213E6A">
          <w:delText>S</w:delText>
        </w:r>
      </w:del>
      <w:r>
        <w:t>ection 4.03(8)(b)(ii) of these Rules:</w:t>
      </w:r>
    </w:p>
    <w:p w14:paraId="6D1A15FF" w14:textId="77777777" w:rsidR="000801E7" w:rsidRDefault="000801E7" w:rsidP="00253E03">
      <w:pPr>
        <w:pStyle w:val="par2"/>
        <w:spacing w:after="240"/>
      </w:pPr>
      <w:r>
        <w:t>8.07(1)(a)</w:t>
      </w:r>
      <w:r>
        <w:tab/>
        <w:t xml:space="preserve">A reevaluation consistent with </w:t>
      </w:r>
      <w:ins w:id="5739" w:author="Author">
        <w:r w:rsidR="00213E6A">
          <w:t>s</w:t>
        </w:r>
      </w:ins>
      <w:del w:id="5740" w:author="Author">
        <w:r w:rsidDel="00213E6A">
          <w:delText>S</w:delText>
        </w:r>
      </w:del>
      <w:r>
        <w:t>ection 4.03(8)(b)(ii)(B)</w:t>
      </w:r>
      <w:ins w:id="5741" w:author="Author">
        <w:r w:rsidR="00213E6A">
          <w:t xml:space="preserve"> of these Rules</w:t>
        </w:r>
      </w:ins>
      <w:r>
        <w:t xml:space="preserve"> </w:t>
      </w:r>
      <w:del w:id="5742" w:author="Author">
        <w:r w:rsidDel="00D81B7B">
          <w:delText xml:space="preserve">must </w:delText>
        </w:r>
      </w:del>
      <w:ins w:id="5743" w:author="Author">
        <w:r w:rsidR="00D81B7B">
          <w:t xml:space="preserve">shall </w:t>
        </w:r>
      </w:ins>
      <w:r>
        <w:t xml:space="preserve">be conducted by the </w:t>
      </w:r>
      <w:del w:id="5744" w:author="Author">
        <w:r w:rsidDel="00213E6A">
          <w:delText>administrative unit</w:delText>
        </w:r>
      </w:del>
      <w:ins w:id="5745" w:author="Author">
        <w:r w:rsidR="00213E6A">
          <w:t>AU</w:t>
        </w:r>
      </w:ins>
      <w:r>
        <w:t xml:space="preserve"> in which the school or program is located, and an IEP </w:t>
      </w:r>
      <w:ins w:id="5746" w:author="Author">
        <w:r w:rsidR="00213E6A">
          <w:t>t</w:t>
        </w:r>
      </w:ins>
      <w:del w:id="5747" w:author="Author">
        <w:r w:rsidDel="00213E6A">
          <w:delText>T</w:delText>
        </w:r>
      </w:del>
      <w:r>
        <w:t xml:space="preserve">eam convened by such </w:t>
      </w:r>
      <w:del w:id="5748" w:author="Author">
        <w:r w:rsidDel="00E7662E">
          <w:delText>administrative unit</w:delText>
        </w:r>
      </w:del>
      <w:ins w:id="5749" w:author="Author">
        <w:r w:rsidR="00E7662E">
          <w:t>AU</w:t>
        </w:r>
      </w:ins>
      <w:r>
        <w:t xml:space="preserve">. The purpose of the IEP </w:t>
      </w:r>
      <w:ins w:id="5750" w:author="Author">
        <w:r w:rsidR="00213E6A">
          <w:t>t</w:t>
        </w:r>
      </w:ins>
      <w:del w:id="5751" w:author="Author">
        <w:r w:rsidDel="00213E6A">
          <w:delText>T</w:delText>
        </w:r>
      </w:del>
      <w:r>
        <w:t xml:space="preserve">eam meeting is to ensure that the receiving school or program is an appropriate placement for the student. Consistent with this </w:t>
      </w:r>
      <w:ins w:id="5752" w:author="Author">
        <w:r w:rsidR="00E7662E">
          <w:t>s</w:t>
        </w:r>
      </w:ins>
      <w:del w:id="5753" w:author="Author">
        <w:r w:rsidDel="00E7662E">
          <w:delText>S</w:delText>
        </w:r>
      </w:del>
      <w:r>
        <w:t xml:space="preserve">ection 8.00, if the </w:t>
      </w:r>
      <w:del w:id="5754" w:author="Author">
        <w:r w:rsidDel="00213E6A">
          <w:delText>administrative unit</w:delText>
        </w:r>
      </w:del>
      <w:ins w:id="5755" w:author="Author">
        <w:r w:rsidR="00213E6A">
          <w:t>AU</w:t>
        </w:r>
      </w:ins>
      <w:r>
        <w:t xml:space="preserve"> of the receiving school or program is different from the </w:t>
      </w:r>
      <w:del w:id="5756" w:author="Author">
        <w:r w:rsidDel="00213E6A">
          <w:delText>administrative unit of residence</w:delText>
        </w:r>
      </w:del>
      <w:ins w:id="5757" w:author="Author">
        <w:r w:rsidR="00213E6A">
          <w:t>AUR</w:t>
        </w:r>
      </w:ins>
      <w:r>
        <w:t xml:space="preserve">, the </w:t>
      </w:r>
      <w:ins w:id="5758" w:author="Author">
        <w:r w:rsidR="00213E6A">
          <w:t>s</w:t>
        </w:r>
      </w:ins>
      <w:del w:id="5759" w:author="Author">
        <w:r w:rsidDel="00213E6A">
          <w:delText>S</w:delText>
        </w:r>
      </w:del>
      <w:r>
        <w:t xml:space="preserve">pecial </w:t>
      </w:r>
      <w:ins w:id="5760" w:author="Author">
        <w:r w:rsidR="00213E6A">
          <w:t>e</w:t>
        </w:r>
      </w:ins>
      <w:del w:id="5761" w:author="Author">
        <w:r w:rsidDel="00213E6A">
          <w:delText>E</w:delText>
        </w:r>
      </w:del>
      <w:r>
        <w:t xml:space="preserve">ducation </w:t>
      </w:r>
      <w:ins w:id="5762" w:author="Author">
        <w:r w:rsidR="00213E6A">
          <w:t>d</w:t>
        </w:r>
      </w:ins>
      <w:del w:id="5763" w:author="Author">
        <w:r w:rsidDel="00213E6A">
          <w:delText>D</w:delText>
        </w:r>
      </w:del>
      <w:r>
        <w:t xml:space="preserve">irector of the </w:t>
      </w:r>
      <w:del w:id="5764" w:author="Author">
        <w:r w:rsidDel="00E7662E">
          <w:delText>administrative unit of residence</w:delText>
        </w:r>
      </w:del>
      <w:ins w:id="5765" w:author="Author">
        <w:r w:rsidR="00E7662E">
          <w:t>AUR</w:t>
        </w:r>
      </w:ins>
      <w:r>
        <w:t xml:space="preserve"> shall be notified of the reevaluation and also invited to the IEP </w:t>
      </w:r>
      <w:ins w:id="5766" w:author="Author">
        <w:r w:rsidR="00213E6A">
          <w:t xml:space="preserve">team </w:t>
        </w:r>
      </w:ins>
      <w:r>
        <w:t>meeting.</w:t>
      </w:r>
    </w:p>
    <w:p w14:paraId="1CCAC1BD" w14:textId="77777777" w:rsidR="000801E7" w:rsidRDefault="000801E7" w:rsidP="00253E03">
      <w:pPr>
        <w:pStyle w:val="par2"/>
        <w:spacing w:after="240"/>
        <w:rPr>
          <w:ins w:id="5767" w:author="Author"/>
        </w:rPr>
      </w:pPr>
      <w:r>
        <w:t>8.07(1)(b)</w:t>
      </w:r>
      <w:r>
        <w:tab/>
        <w:t xml:space="preserve">When the applicable contract between a charter school and its authorizer or alternative </w:t>
      </w:r>
      <w:del w:id="5768" w:author="Author">
        <w:r w:rsidDel="00E7662E">
          <w:delText xml:space="preserve">administrative unit </w:delText>
        </w:r>
      </w:del>
      <w:ins w:id="5769" w:author="Author">
        <w:r w:rsidR="00E7662E">
          <w:t xml:space="preserve">AU </w:t>
        </w:r>
      </w:ins>
      <w:r>
        <w:t xml:space="preserve">allows the charter school to provide the special education services and to conduct the IEP </w:t>
      </w:r>
      <w:ins w:id="5770" w:author="Author">
        <w:r w:rsidR="00213E6A">
          <w:t xml:space="preserve">team </w:t>
        </w:r>
      </w:ins>
      <w:r>
        <w:t xml:space="preserve">meeting required by </w:t>
      </w:r>
      <w:ins w:id="5771" w:author="Author">
        <w:r w:rsidR="00D73038">
          <w:t>s</w:t>
        </w:r>
      </w:ins>
      <w:del w:id="5772" w:author="Author">
        <w:r w:rsidDel="00D73038">
          <w:delText>S</w:delText>
        </w:r>
      </w:del>
      <w:r>
        <w:t>ection 4.03</w:t>
      </w:r>
      <w:ins w:id="5773" w:author="Author">
        <w:r w:rsidR="00D73038">
          <w:t xml:space="preserve"> of these Rules</w:t>
        </w:r>
      </w:ins>
      <w:r>
        <w:t>, the charter school shall be responsible for the reevaluation and the IEP</w:t>
      </w:r>
      <w:ins w:id="5774" w:author="Author">
        <w:r w:rsidR="00213E6A">
          <w:t xml:space="preserve"> team</w:t>
        </w:r>
      </w:ins>
      <w:r>
        <w:t xml:space="preserve"> meeting in compliance with this section and </w:t>
      </w:r>
      <w:ins w:id="5775" w:author="Author">
        <w:r w:rsidR="00FC738B">
          <w:t>s</w:t>
        </w:r>
      </w:ins>
      <w:del w:id="5776" w:author="Author">
        <w:r w:rsidDel="00FC738B">
          <w:delText>S</w:delText>
        </w:r>
      </w:del>
      <w:r>
        <w:t>ection 4.03(8)(b)(ii)</w:t>
      </w:r>
      <w:ins w:id="5777" w:author="Author">
        <w:r w:rsidR="00FC738B">
          <w:t xml:space="preserve"> of these Rules</w:t>
        </w:r>
      </w:ins>
      <w:r>
        <w:t xml:space="preserve">. However, the </w:t>
      </w:r>
      <w:del w:id="5778" w:author="Author">
        <w:r w:rsidDel="00FC738B">
          <w:delText>administrative unit</w:delText>
        </w:r>
      </w:del>
      <w:ins w:id="5779" w:author="Author">
        <w:r w:rsidR="00FC738B">
          <w:t>AU</w:t>
        </w:r>
      </w:ins>
      <w:r>
        <w:t xml:space="preserve"> of the charter school remains ultimately responsible for ensuring compliance with this section and </w:t>
      </w:r>
      <w:ins w:id="5780" w:author="Author">
        <w:r w:rsidR="00FC738B">
          <w:t>s</w:t>
        </w:r>
      </w:ins>
      <w:del w:id="5781" w:author="Author">
        <w:r w:rsidDel="00FC738B">
          <w:delText>S</w:delText>
        </w:r>
      </w:del>
      <w:r>
        <w:t>ection 4.03(8)(b)(ii)</w:t>
      </w:r>
      <w:ins w:id="5782" w:author="Author">
        <w:r w:rsidR="00FC738B">
          <w:t xml:space="preserve"> of these Rules</w:t>
        </w:r>
      </w:ins>
      <w:r>
        <w:t>.</w:t>
      </w:r>
    </w:p>
    <w:p w14:paraId="29772AEE" w14:textId="77777777" w:rsidR="006E445C" w:rsidDel="006E445C" w:rsidRDefault="006E445C">
      <w:pPr>
        <w:pStyle w:val="par2"/>
        <w:spacing w:after="240"/>
        <w:ind w:left="0" w:firstLine="0"/>
        <w:rPr>
          <w:del w:id="5783" w:author="Author"/>
        </w:rPr>
        <w:pPrChange w:id="5784" w:author="Author">
          <w:pPr>
            <w:pStyle w:val="par2"/>
          </w:pPr>
        </w:pPrChange>
      </w:pPr>
    </w:p>
    <w:p w14:paraId="5BB6B9EF" w14:textId="77777777" w:rsidR="000801E7" w:rsidRDefault="000801E7" w:rsidP="00253E03">
      <w:pPr>
        <w:pStyle w:val="Heading2"/>
        <w:spacing w:after="240"/>
      </w:pPr>
      <w:r>
        <w:t>9.00</w:t>
      </w:r>
      <w:r>
        <w:tab/>
        <w:t>OUT OF DISTRICT PLACEMENTS</w:t>
      </w:r>
    </w:p>
    <w:p w14:paraId="0C07FEFD" w14:textId="77777777" w:rsidR="00466A96" w:rsidRPr="00CA3ADF" w:rsidRDefault="00466A96" w:rsidP="00253E03">
      <w:pPr>
        <w:pStyle w:val="Heading3"/>
        <w:spacing w:after="240"/>
        <w:rPr>
          <w:rPrChange w:id="5785" w:author="Author">
            <w:rPr>
              <w:b w:val="0"/>
            </w:rPr>
          </w:rPrChange>
        </w:rPr>
      </w:pPr>
      <w:r w:rsidRPr="00CA3ADF">
        <w:rPr>
          <w:rPrChange w:id="5786" w:author="Author">
            <w:rPr>
              <w:b w:val="0"/>
            </w:rPr>
          </w:rPrChange>
        </w:rPr>
        <w:t xml:space="preserve">9.01 </w:t>
      </w:r>
      <w:ins w:id="5787" w:author="Author">
        <w:r w:rsidR="00A85951">
          <w:tab/>
        </w:r>
      </w:ins>
      <w:del w:id="5788" w:author="Author">
        <w:r w:rsidRPr="00CA3ADF" w:rsidDel="00A85951">
          <w:rPr>
            <w:rPrChange w:id="5789" w:author="Author">
              <w:rPr>
                <w:b w:val="0"/>
              </w:rPr>
            </w:rPrChange>
          </w:rPr>
          <w:delText>DEFINITIONS</w:delText>
        </w:r>
      </w:del>
      <w:ins w:id="5790" w:author="Author">
        <w:r w:rsidR="00A85951">
          <w:t>Definitions</w:t>
        </w:r>
      </w:ins>
    </w:p>
    <w:p w14:paraId="29CDD860" w14:textId="77777777" w:rsidR="00466A96" w:rsidRDefault="00466A96" w:rsidP="00253E03">
      <w:pPr>
        <w:pStyle w:val="par1"/>
        <w:spacing w:after="240"/>
      </w:pPr>
      <w:r>
        <w:t>9.01(1)</w:t>
      </w:r>
      <w:r w:rsidR="00FD3400">
        <w:tab/>
      </w:r>
      <w:del w:id="5791" w:author="Author">
        <w:r w:rsidR="007C5B91" w:rsidRPr="00CA3ADF" w:rsidDel="00FC738B">
          <w:rPr>
            <w:i/>
            <w:iCs/>
            <w:rPrChange w:id="5792" w:author="Author">
              <w:rPr>
                <w:b/>
                <w:bCs/>
              </w:rPr>
            </w:rPrChange>
          </w:rPr>
          <w:delText>“</w:delText>
        </w:r>
      </w:del>
      <w:r w:rsidRPr="00CA3ADF">
        <w:rPr>
          <w:i/>
          <w:iCs/>
          <w:rPrChange w:id="5793" w:author="Author">
            <w:rPr>
              <w:b/>
              <w:bCs/>
            </w:rPr>
          </w:rPrChange>
        </w:rPr>
        <w:t>Applicable revenues</w:t>
      </w:r>
      <w:del w:id="5794" w:author="Author">
        <w:r w:rsidR="00A54DB1" w:rsidRPr="00CA3ADF" w:rsidDel="00FC738B">
          <w:rPr>
            <w:i/>
            <w:iCs/>
            <w:rPrChange w:id="5795" w:author="Author">
              <w:rPr>
                <w:b/>
                <w:bCs/>
              </w:rPr>
            </w:rPrChange>
          </w:rPr>
          <w:delText>”</w:delText>
        </w:r>
      </w:del>
      <w:r>
        <w:t xml:space="preserve"> means:</w:t>
      </w:r>
    </w:p>
    <w:p w14:paraId="58F291A5" w14:textId="77777777" w:rsidR="00466A96" w:rsidRDefault="00466A96" w:rsidP="00253E03">
      <w:pPr>
        <w:pStyle w:val="par2"/>
        <w:spacing w:after="240"/>
      </w:pPr>
      <w:r>
        <w:t>9.01(1)(a)</w:t>
      </w:r>
      <w:r w:rsidR="00FD3400">
        <w:tab/>
      </w:r>
      <w:ins w:id="5796" w:author="Author">
        <w:r w:rsidR="009D473F">
          <w:t>P</w:t>
        </w:r>
      </w:ins>
      <w:del w:id="5797" w:author="Author">
        <w:r w:rsidDel="009D473F">
          <w:delText xml:space="preserve">The </w:delText>
        </w:r>
        <w:r w:rsidDel="00FC738B">
          <w:delText>P</w:delText>
        </w:r>
      </w:del>
      <w:r>
        <w:t xml:space="preserve">er </w:t>
      </w:r>
      <w:ins w:id="5798" w:author="Author">
        <w:r w:rsidR="00FC738B">
          <w:t>p</w:t>
        </w:r>
      </w:ins>
      <w:del w:id="5799" w:author="Author">
        <w:r w:rsidDel="00FC738B">
          <w:delText>P</w:delText>
        </w:r>
      </w:del>
      <w:r>
        <w:t xml:space="preserve">upil </w:t>
      </w:r>
      <w:ins w:id="5800" w:author="Author">
        <w:r w:rsidR="00FC738B">
          <w:t>r</w:t>
        </w:r>
      </w:ins>
      <w:del w:id="5801" w:author="Author">
        <w:r w:rsidDel="00FC738B">
          <w:delText>R</w:delText>
        </w:r>
      </w:del>
      <w:r>
        <w:t xml:space="preserve">evenue (PPR), </w:t>
      </w:r>
      <w:del w:id="5802" w:author="Author">
        <w:r w:rsidDel="009D473F">
          <w:delText>as follows</w:delText>
        </w:r>
      </w:del>
      <w:ins w:id="5803" w:author="Author">
        <w:r w:rsidR="009D473F">
          <w:t>including</w:t>
        </w:r>
      </w:ins>
      <w:r>
        <w:t>:</w:t>
      </w:r>
    </w:p>
    <w:p w14:paraId="6CCA5EAD" w14:textId="77777777" w:rsidR="00466A96" w:rsidRDefault="00466A96" w:rsidP="00253E03">
      <w:pPr>
        <w:pStyle w:val="par3"/>
        <w:spacing w:after="240"/>
      </w:pPr>
      <w:r>
        <w:t>9.01(1)(a)(i)</w:t>
      </w:r>
      <w:r w:rsidR="00FD3400">
        <w:tab/>
      </w:r>
      <w:r>
        <w:t xml:space="preserve">The PPR of the chartering school district when a child with a disability enrolls in and attends a charter school pursuant to Article </w:t>
      </w:r>
      <w:r>
        <w:lastRenderedPageBreak/>
        <w:t>30.5 of Title 22, C.R.S., not including enrollment in multidistrict online schools;</w:t>
      </w:r>
    </w:p>
    <w:p w14:paraId="2A9EF6BB" w14:textId="77777777" w:rsidR="00466A96" w:rsidRDefault="00466A96" w:rsidP="00253E03">
      <w:pPr>
        <w:pStyle w:val="par3"/>
        <w:spacing w:after="240"/>
      </w:pPr>
      <w:r>
        <w:t>9.01(1)(a)(ii)</w:t>
      </w:r>
      <w:r w:rsidR="00FD3400">
        <w:tab/>
      </w:r>
      <w:r>
        <w:t xml:space="preserve">The PPR of the accounting district, as defined </w:t>
      </w:r>
      <w:del w:id="5804" w:author="Author">
        <w:r w:rsidDel="00FC738B">
          <w:delText xml:space="preserve">under </w:delText>
        </w:r>
      </w:del>
      <w:ins w:id="5805" w:author="Author">
        <w:r w:rsidR="00FC738B">
          <w:t xml:space="preserve">in </w:t>
        </w:r>
        <w:r w:rsidR="009D473F">
          <w:t>s</w:t>
        </w:r>
      </w:ins>
      <w:del w:id="5806" w:author="Author">
        <w:r w:rsidDel="009D473F">
          <w:delText>S</w:delText>
        </w:r>
      </w:del>
      <w:r>
        <w:t>ection 22-30.5-</w:t>
      </w:r>
      <w:del w:id="5807" w:author="Author">
        <w:r w:rsidDel="009D473F">
          <w:delText xml:space="preserve"> </w:delText>
        </w:r>
      </w:del>
      <w:r>
        <w:t>513 (1)(a), C.R.S., when a child</w:t>
      </w:r>
      <w:r w:rsidR="00C824F1">
        <w:t xml:space="preserve"> </w:t>
      </w:r>
      <w:r>
        <w:t xml:space="preserve">with a disability enrolls in and attends an </w:t>
      </w:r>
      <w:ins w:id="5808" w:author="Author">
        <w:r w:rsidR="00FC738B">
          <w:t>Charter School I</w:t>
        </w:r>
      </w:ins>
      <w:del w:id="5809" w:author="Author">
        <w:r w:rsidDel="00FC738B">
          <w:delText>i</w:delText>
        </w:r>
      </w:del>
      <w:r>
        <w:t>nstitute charter school pursuant to Part 5 of Article 30.5 of Title 22, C.R.S.</w:t>
      </w:r>
      <w:ins w:id="5810" w:author="Author">
        <w:r w:rsidR="009D473F">
          <w:t>;</w:t>
        </w:r>
      </w:ins>
    </w:p>
    <w:p w14:paraId="2F6C1C5B" w14:textId="51BBF822" w:rsidR="00466A96" w:rsidRDefault="00466A96" w:rsidP="00253E03">
      <w:pPr>
        <w:pStyle w:val="par3"/>
        <w:spacing w:after="240"/>
      </w:pPr>
      <w:r>
        <w:t>9.01(1)(a)(iii)</w:t>
      </w:r>
      <w:r w:rsidR="00FD3400">
        <w:tab/>
      </w:r>
      <w:r>
        <w:t xml:space="preserve">The PPR of the </w:t>
      </w:r>
      <w:ins w:id="5811" w:author="Author">
        <w:r w:rsidR="5272B459">
          <w:t>AUA</w:t>
        </w:r>
      </w:ins>
      <w:del w:id="5812" w:author="Author">
        <w:r>
          <w:delText>district of attendance</w:delText>
        </w:r>
      </w:del>
      <w:r>
        <w:t xml:space="preserve"> when a child with a disability enrolls in and attends a school in an </w:t>
      </w:r>
      <w:del w:id="5813" w:author="Author">
        <w:r w:rsidDel="00E7662E">
          <w:delText>administrative unit</w:delText>
        </w:r>
      </w:del>
      <w:ins w:id="5814" w:author="Author">
        <w:r w:rsidR="00E7662E">
          <w:t>AU</w:t>
        </w:r>
      </w:ins>
      <w:r>
        <w:t xml:space="preserve"> other than the child’s </w:t>
      </w:r>
      <w:del w:id="5815" w:author="Author">
        <w:r w:rsidDel="00E7662E">
          <w:delText>administrative unit of residence</w:delText>
        </w:r>
      </w:del>
      <w:ins w:id="5816" w:author="Author">
        <w:r w:rsidR="00E7662E">
          <w:t>AUR</w:t>
        </w:r>
      </w:ins>
      <w:r>
        <w:t xml:space="preserve"> pursuant to </w:t>
      </w:r>
      <w:ins w:id="5817" w:author="Author">
        <w:r w:rsidR="009D473F">
          <w:t>s</w:t>
        </w:r>
      </w:ins>
      <w:del w:id="5818" w:author="Author">
        <w:r w:rsidDel="009D473F">
          <w:delText>S</w:delText>
        </w:r>
      </w:del>
      <w:r>
        <w:t>ection 22-36-101, C.R.S., not including enrollment in multidistrict online schools;</w:t>
      </w:r>
    </w:p>
    <w:p w14:paraId="6188A047" w14:textId="7F7E4085" w:rsidR="00466A96" w:rsidRDefault="00466A96" w:rsidP="00253E03">
      <w:pPr>
        <w:pStyle w:val="par3"/>
        <w:spacing w:after="240"/>
      </w:pPr>
      <w:r>
        <w:t>9.01(1)(a)(iv)</w:t>
      </w:r>
      <w:r w:rsidR="00FD3400">
        <w:tab/>
      </w:r>
      <w:r>
        <w:t xml:space="preserve">The PPR of the </w:t>
      </w:r>
      <w:del w:id="5819" w:author="Author">
        <w:r>
          <w:delText>district of residence</w:delText>
        </w:r>
      </w:del>
      <w:ins w:id="5820" w:author="Author">
        <w:r w:rsidR="5272B459">
          <w:t>AUR</w:t>
        </w:r>
      </w:ins>
      <w:r>
        <w:t xml:space="preserve"> when an </w:t>
      </w:r>
      <w:del w:id="5821" w:author="Author">
        <w:r w:rsidDel="009D473F">
          <w:delText>administrative unit of residence</w:delText>
        </w:r>
      </w:del>
      <w:ins w:id="5822" w:author="Author">
        <w:r w:rsidR="009D473F">
          <w:t>AUR</w:t>
        </w:r>
      </w:ins>
      <w:r>
        <w:t xml:space="preserve"> purchases services from another </w:t>
      </w:r>
      <w:del w:id="5823" w:author="Author">
        <w:r w:rsidDel="009D473F">
          <w:delText>administrative unit</w:delText>
        </w:r>
      </w:del>
      <w:ins w:id="5824" w:author="Author">
        <w:r w:rsidR="009D473F">
          <w:t>AU</w:t>
        </w:r>
      </w:ins>
      <w:r>
        <w:t xml:space="preserve"> for a specific special education program not available in the </w:t>
      </w:r>
      <w:del w:id="5825" w:author="Author">
        <w:r w:rsidDel="009D473F">
          <w:delText>administrative unit of residence</w:delText>
        </w:r>
      </w:del>
      <w:ins w:id="5826" w:author="Author">
        <w:r w:rsidR="009D473F">
          <w:t>AUR</w:t>
        </w:r>
      </w:ins>
      <w:r>
        <w:t xml:space="preserve">; </w:t>
      </w:r>
      <w:del w:id="5827" w:author="Author">
        <w:r w:rsidDel="009D473F">
          <w:delText>or</w:delText>
        </w:r>
      </w:del>
      <w:ins w:id="5828" w:author="Author">
        <w:r w:rsidR="009D473F">
          <w:t>and</w:t>
        </w:r>
      </w:ins>
    </w:p>
    <w:p w14:paraId="5179C019" w14:textId="77777777" w:rsidR="00466A96" w:rsidRDefault="00466A96" w:rsidP="00253E03">
      <w:pPr>
        <w:pStyle w:val="par3"/>
        <w:spacing w:after="240"/>
      </w:pPr>
      <w:r>
        <w:t>9.01(1)(a)(v)</w:t>
      </w:r>
      <w:r w:rsidR="00FD3400">
        <w:tab/>
      </w:r>
      <w:r>
        <w:t xml:space="preserve">The </w:t>
      </w:r>
      <w:del w:id="5829" w:author="Author">
        <w:r w:rsidDel="009D473F">
          <w:delText>per pupil funding</w:delText>
        </w:r>
      </w:del>
      <w:ins w:id="5830" w:author="Author">
        <w:r w:rsidR="009D473F">
          <w:t>PPR</w:t>
        </w:r>
      </w:ins>
      <w:r>
        <w:t xml:space="preserve"> for online enrollment set by </w:t>
      </w:r>
      <w:ins w:id="5831" w:author="Author">
        <w:r w:rsidR="009D473F">
          <w:t>s</w:t>
        </w:r>
      </w:ins>
      <w:del w:id="5832" w:author="Author">
        <w:r w:rsidDel="009D473F">
          <w:delText>S</w:delText>
        </w:r>
      </w:del>
      <w:r>
        <w:t>ection 22-54-</w:t>
      </w:r>
      <w:del w:id="5833" w:author="Author">
        <w:r w:rsidDel="009D473F">
          <w:delText xml:space="preserve"> </w:delText>
        </w:r>
      </w:del>
      <w:r>
        <w:t>104(4.5), C.R.S., for a child with a disability enrolled in a multidistrict online school, including a multidistrict online school provided by a charter school.</w:t>
      </w:r>
    </w:p>
    <w:p w14:paraId="46CB6609" w14:textId="77777777" w:rsidR="00466A96" w:rsidRDefault="00466A96" w:rsidP="00253E03">
      <w:pPr>
        <w:pStyle w:val="par2"/>
        <w:spacing w:after="240"/>
      </w:pPr>
      <w:r>
        <w:t>9.01(1)(c)</w:t>
      </w:r>
      <w:r w:rsidR="00FD3400">
        <w:tab/>
      </w:r>
      <w:r>
        <w:t>Monies available from federal sources</w:t>
      </w:r>
      <w:ins w:id="5834" w:author="Author">
        <w:r w:rsidR="00FC738B">
          <w:t>;</w:t>
        </w:r>
      </w:ins>
      <w:del w:id="5835" w:author="Author">
        <w:r w:rsidDel="00FC738B">
          <w:delText>.</w:delText>
        </w:r>
      </w:del>
    </w:p>
    <w:p w14:paraId="041630C7" w14:textId="77777777" w:rsidR="00466A96" w:rsidRDefault="00466A96" w:rsidP="00253E03">
      <w:pPr>
        <w:pStyle w:val="par2"/>
        <w:spacing w:after="240"/>
      </w:pPr>
      <w:r>
        <w:t>9.01(1)(d)</w:t>
      </w:r>
      <w:r w:rsidR="00FD3400">
        <w:tab/>
      </w:r>
      <w:r>
        <w:t xml:space="preserve">Monies received under </w:t>
      </w:r>
      <w:ins w:id="5836" w:author="Author">
        <w:r w:rsidR="00FC738B">
          <w:t xml:space="preserve">the </w:t>
        </w:r>
      </w:ins>
      <w:r>
        <w:t>ECEA</w:t>
      </w:r>
      <w:ins w:id="5837" w:author="Author">
        <w:r w:rsidR="00FC738B">
          <w:t>;</w:t>
        </w:r>
      </w:ins>
      <w:del w:id="5838" w:author="Author">
        <w:r w:rsidDel="00FC738B">
          <w:delText>.</w:delText>
        </w:r>
      </w:del>
    </w:p>
    <w:p w14:paraId="6259FD09" w14:textId="77777777" w:rsidR="00466A96" w:rsidRDefault="00466A96" w:rsidP="00253E03">
      <w:pPr>
        <w:pStyle w:val="par2"/>
        <w:spacing w:after="240"/>
      </w:pPr>
      <w:r>
        <w:t>9.01(1)(e)</w:t>
      </w:r>
      <w:r w:rsidR="00FD3400">
        <w:tab/>
      </w:r>
      <w:r>
        <w:t xml:space="preserve">Monies received from other state agencies, including the per child rate for preschool services as determined by the </w:t>
      </w:r>
      <w:del w:id="5839" w:author="Author">
        <w:r w:rsidDel="009D473F">
          <w:delText>Colorado Department of Early Childhood</w:delText>
        </w:r>
      </w:del>
      <w:ins w:id="5840" w:author="Author">
        <w:r w:rsidR="009D473F">
          <w:t>CDEC</w:t>
        </w:r>
      </w:ins>
      <w:r>
        <w:t xml:space="preserve"> pursuant to section 26.5-4-208, C.R.S. (</w:t>
      </w:r>
      <w:r w:rsidR="007C5B91">
        <w:t>“</w:t>
      </w:r>
      <w:r>
        <w:t>per child preschool rate</w:t>
      </w:r>
      <w:r w:rsidR="00A54DB1">
        <w:t>”</w:t>
      </w:r>
      <w:r>
        <w:t>)</w:t>
      </w:r>
      <w:ins w:id="5841" w:author="Author">
        <w:r w:rsidR="009D473F">
          <w:t>;</w:t>
        </w:r>
      </w:ins>
      <w:del w:id="5842" w:author="Author">
        <w:r w:rsidDel="009D473F">
          <w:delText>.</w:delText>
        </w:r>
      </w:del>
    </w:p>
    <w:p w14:paraId="314D2BB2" w14:textId="77777777" w:rsidR="00FD3400" w:rsidRDefault="00466A96" w:rsidP="00253E03">
      <w:pPr>
        <w:pStyle w:val="par2"/>
        <w:spacing w:after="240"/>
      </w:pPr>
      <w:r>
        <w:t>9.01(1)(f)</w:t>
      </w:r>
      <w:r w:rsidR="00FD3400">
        <w:tab/>
      </w:r>
      <w:r>
        <w:t xml:space="preserve">Monies received from other </w:t>
      </w:r>
      <w:del w:id="5843" w:author="Author">
        <w:r w:rsidDel="009D473F">
          <w:delText>administrative units</w:delText>
        </w:r>
      </w:del>
      <w:ins w:id="5844" w:author="Author">
        <w:r w:rsidR="009D473F">
          <w:t>AUs</w:t>
        </w:r>
      </w:ins>
      <w:r>
        <w:t>, not including tuition</w:t>
      </w:r>
      <w:ins w:id="5845" w:author="Author">
        <w:r w:rsidR="009D473F">
          <w:t>;</w:t>
        </w:r>
      </w:ins>
      <w:del w:id="5846" w:author="Author">
        <w:r w:rsidDel="009D473F">
          <w:delText>.</w:delText>
        </w:r>
      </w:del>
    </w:p>
    <w:p w14:paraId="789214F1" w14:textId="77777777" w:rsidR="00466A96" w:rsidRDefault="00466A96" w:rsidP="00253E03">
      <w:pPr>
        <w:pStyle w:val="par2"/>
        <w:spacing w:after="240"/>
      </w:pPr>
      <w:r>
        <w:t>9.01(1)(g)</w:t>
      </w:r>
      <w:r w:rsidR="00FD3400">
        <w:tab/>
      </w:r>
      <w:r>
        <w:t>Monies received through grants and donations</w:t>
      </w:r>
      <w:ins w:id="5847" w:author="Author">
        <w:r w:rsidR="009D473F">
          <w:t>; and</w:t>
        </w:r>
      </w:ins>
      <w:del w:id="5848" w:author="Author">
        <w:r w:rsidDel="009D473F">
          <w:delText>.</w:delText>
        </w:r>
      </w:del>
    </w:p>
    <w:p w14:paraId="173A541E" w14:textId="77777777" w:rsidR="00B55F34" w:rsidRDefault="00B55F34" w:rsidP="00253E03">
      <w:pPr>
        <w:pStyle w:val="par2"/>
        <w:spacing w:after="240"/>
      </w:pPr>
      <w:r>
        <w:t>9.01(1)(h)</w:t>
      </w:r>
      <w:r>
        <w:tab/>
        <w:t xml:space="preserve">For an approved facility school, the </w:t>
      </w:r>
      <w:del w:id="5849" w:author="Author">
        <w:r w:rsidDel="009D473F">
          <w:delText>amount of funds</w:delText>
        </w:r>
      </w:del>
      <w:ins w:id="5850" w:author="Author">
        <w:r w:rsidR="009D473F">
          <w:t>monies</w:t>
        </w:r>
      </w:ins>
      <w:r>
        <w:t xml:space="preserve"> received from the </w:t>
      </w:r>
      <w:ins w:id="5851" w:author="Author">
        <w:r w:rsidR="009D473F">
          <w:t>S</w:t>
        </w:r>
      </w:ins>
      <w:del w:id="5852" w:author="Author">
        <w:r w:rsidDel="009D473F">
          <w:delText>s</w:delText>
        </w:r>
      </w:del>
      <w:r>
        <w:t xml:space="preserve">tate under </w:t>
      </w:r>
      <w:ins w:id="5853" w:author="Author">
        <w:r w:rsidR="009D473F">
          <w:t>s</w:t>
        </w:r>
      </w:ins>
      <w:del w:id="5854" w:author="Author">
        <w:r w:rsidDel="009D473F">
          <w:delText>S</w:delText>
        </w:r>
      </w:del>
      <w:r>
        <w:t>ection 22-54-129, C.R.S.</w:t>
      </w:r>
    </w:p>
    <w:p w14:paraId="33B9D266" w14:textId="77777777" w:rsidR="009D473F" w:rsidRDefault="000801E7" w:rsidP="00253E03">
      <w:pPr>
        <w:pStyle w:val="par1"/>
        <w:spacing w:after="240"/>
        <w:rPr>
          <w:ins w:id="5855" w:author="Author"/>
        </w:rPr>
      </w:pPr>
      <w:r>
        <w:lastRenderedPageBreak/>
        <w:t>9.01(2)</w:t>
      </w:r>
      <w:r>
        <w:tab/>
      </w:r>
      <w:del w:id="5856" w:author="Author">
        <w:r w:rsidR="007C5B91" w:rsidRPr="00CA3ADF" w:rsidDel="009D473F">
          <w:rPr>
            <w:i/>
            <w:iCs/>
            <w:rPrChange w:id="5857" w:author="Author">
              <w:rPr>
                <w:b/>
                <w:bCs/>
              </w:rPr>
            </w:rPrChange>
          </w:rPr>
          <w:delText>“</w:delText>
        </w:r>
      </w:del>
      <w:r w:rsidRPr="00CA3ADF">
        <w:rPr>
          <w:i/>
          <w:iCs/>
          <w:rPrChange w:id="5858" w:author="Author">
            <w:rPr>
              <w:b/>
              <w:bCs/>
            </w:rPr>
          </w:rPrChange>
        </w:rPr>
        <w:t xml:space="preserve">Charter </w:t>
      </w:r>
      <w:ins w:id="5859" w:author="Author">
        <w:r w:rsidR="009D473F" w:rsidRPr="00CA3ADF">
          <w:rPr>
            <w:i/>
            <w:iCs/>
            <w:rPrChange w:id="5860" w:author="Author">
              <w:rPr>
                <w:b/>
                <w:bCs/>
              </w:rPr>
            </w:rPrChange>
          </w:rPr>
          <w:t>s</w:t>
        </w:r>
      </w:ins>
      <w:del w:id="5861" w:author="Author">
        <w:r w:rsidRPr="00CA3ADF" w:rsidDel="009D473F">
          <w:rPr>
            <w:i/>
            <w:iCs/>
            <w:rPrChange w:id="5862" w:author="Author">
              <w:rPr>
                <w:b/>
                <w:bCs/>
              </w:rPr>
            </w:rPrChange>
          </w:rPr>
          <w:delText>S</w:delText>
        </w:r>
      </w:del>
      <w:r w:rsidRPr="00CA3ADF">
        <w:rPr>
          <w:i/>
          <w:iCs/>
          <w:rPrChange w:id="5863" w:author="Author">
            <w:rPr>
              <w:b/>
              <w:bCs/>
            </w:rPr>
          </w:rPrChange>
        </w:rPr>
        <w:t>chool</w:t>
      </w:r>
      <w:del w:id="5864" w:author="Author">
        <w:r w:rsidR="004072CD" w:rsidRPr="00CA3ADF" w:rsidDel="009D473F">
          <w:rPr>
            <w:i/>
            <w:iCs/>
            <w:rPrChange w:id="5865" w:author="Author">
              <w:rPr>
                <w:b/>
                <w:bCs/>
              </w:rPr>
            </w:rPrChange>
          </w:rPr>
          <w:delText>”</w:delText>
        </w:r>
      </w:del>
      <w:r>
        <w:t xml:space="preserve"> means a charter school authorized under Article 30.5 of Title 22, C.R.S. </w:t>
      </w:r>
    </w:p>
    <w:p w14:paraId="7AC9622D" w14:textId="77777777" w:rsidR="009D473F" w:rsidRDefault="009D473F" w:rsidP="00253E03">
      <w:pPr>
        <w:pStyle w:val="par1"/>
        <w:spacing w:after="240"/>
        <w:ind w:firstLine="0"/>
        <w:rPr>
          <w:ins w:id="5866" w:author="Author"/>
        </w:rPr>
      </w:pPr>
      <w:ins w:id="5867" w:author="Author">
        <w:r>
          <w:tab/>
          <w:t>9.01(2)(a)</w:t>
        </w:r>
        <w:r>
          <w:tab/>
        </w:r>
      </w:ins>
      <w:del w:id="5868" w:author="Author">
        <w:r w:rsidR="007C5B91" w:rsidRPr="00CA3ADF" w:rsidDel="009D473F">
          <w:rPr>
            <w:i/>
            <w:iCs/>
            <w:rPrChange w:id="5869" w:author="Author">
              <w:rPr>
                <w:b/>
                <w:bCs/>
              </w:rPr>
            </w:rPrChange>
          </w:rPr>
          <w:delText>“</w:delText>
        </w:r>
      </w:del>
      <w:r w:rsidR="000801E7" w:rsidRPr="00CA3ADF">
        <w:rPr>
          <w:i/>
          <w:iCs/>
          <w:rPrChange w:id="5870" w:author="Author">
            <w:rPr>
              <w:b/>
              <w:bCs/>
            </w:rPr>
          </w:rPrChange>
        </w:rPr>
        <w:t xml:space="preserve">District </w:t>
      </w:r>
      <w:ins w:id="5871" w:author="Author">
        <w:r w:rsidRPr="00CA3ADF">
          <w:rPr>
            <w:i/>
            <w:iCs/>
            <w:rPrChange w:id="5872" w:author="Author">
              <w:rPr>
                <w:b/>
                <w:bCs/>
              </w:rPr>
            </w:rPrChange>
          </w:rPr>
          <w:t>c</w:t>
        </w:r>
      </w:ins>
      <w:del w:id="5873" w:author="Author">
        <w:r w:rsidR="000801E7" w:rsidRPr="00CA3ADF" w:rsidDel="009D473F">
          <w:rPr>
            <w:i/>
            <w:iCs/>
            <w:rPrChange w:id="5874" w:author="Author">
              <w:rPr>
                <w:b/>
                <w:bCs/>
              </w:rPr>
            </w:rPrChange>
          </w:rPr>
          <w:delText>C</w:delText>
        </w:r>
      </w:del>
      <w:r w:rsidR="000801E7" w:rsidRPr="00CA3ADF">
        <w:rPr>
          <w:i/>
          <w:iCs/>
          <w:rPrChange w:id="5875" w:author="Author">
            <w:rPr>
              <w:b/>
              <w:bCs/>
            </w:rPr>
          </w:rPrChange>
        </w:rPr>
        <w:t xml:space="preserve">harter </w:t>
      </w:r>
      <w:ins w:id="5876" w:author="Author">
        <w:r w:rsidRPr="00CA3ADF">
          <w:rPr>
            <w:i/>
            <w:iCs/>
            <w:rPrChange w:id="5877" w:author="Author">
              <w:rPr>
                <w:b/>
                <w:bCs/>
              </w:rPr>
            </w:rPrChange>
          </w:rPr>
          <w:t>s</w:t>
        </w:r>
      </w:ins>
      <w:del w:id="5878" w:author="Author">
        <w:r w:rsidR="000801E7" w:rsidRPr="00CA3ADF" w:rsidDel="009D473F">
          <w:rPr>
            <w:i/>
            <w:iCs/>
            <w:rPrChange w:id="5879" w:author="Author">
              <w:rPr>
                <w:b/>
                <w:bCs/>
              </w:rPr>
            </w:rPrChange>
          </w:rPr>
          <w:delText>S</w:delText>
        </w:r>
      </w:del>
      <w:r w:rsidR="000801E7" w:rsidRPr="00CA3ADF">
        <w:rPr>
          <w:i/>
          <w:iCs/>
          <w:rPrChange w:id="5880" w:author="Author">
            <w:rPr>
              <w:b/>
              <w:bCs/>
            </w:rPr>
          </w:rPrChange>
        </w:rPr>
        <w:t>chool</w:t>
      </w:r>
      <w:del w:id="5881" w:author="Author">
        <w:r w:rsidR="004072CD" w:rsidRPr="00CA3ADF" w:rsidDel="009D473F">
          <w:rPr>
            <w:i/>
            <w:iCs/>
            <w:rPrChange w:id="5882" w:author="Author">
              <w:rPr>
                <w:b/>
                <w:bCs/>
              </w:rPr>
            </w:rPrChange>
          </w:rPr>
          <w:delText>”</w:delText>
        </w:r>
      </w:del>
      <w:r w:rsidR="000801E7">
        <w:t xml:space="preserve"> means a charter school authorized by a school district pursuant to Part 1 of Article 30.5, C.R.S.</w:t>
      </w:r>
    </w:p>
    <w:p w14:paraId="1AC8515C" w14:textId="77777777" w:rsidR="009D473F" w:rsidRDefault="009D473F" w:rsidP="00253E03">
      <w:pPr>
        <w:pStyle w:val="par1"/>
        <w:spacing w:after="240"/>
        <w:ind w:firstLine="0"/>
        <w:rPr>
          <w:ins w:id="5883" w:author="Author"/>
        </w:rPr>
      </w:pPr>
      <w:ins w:id="5884" w:author="Author">
        <w:r>
          <w:tab/>
          <w:t>9.01(2)(b)</w:t>
        </w:r>
        <w:r>
          <w:tab/>
        </w:r>
      </w:ins>
      <w:del w:id="5885" w:author="Author">
        <w:r w:rsidR="000801E7" w:rsidRPr="00CA3ADF" w:rsidDel="009D473F">
          <w:rPr>
            <w:i/>
            <w:iCs/>
            <w:rPrChange w:id="5886" w:author="Author">
              <w:rPr/>
            </w:rPrChange>
          </w:rPr>
          <w:delText xml:space="preserve"> </w:delText>
        </w:r>
        <w:r w:rsidR="007C5B91" w:rsidRPr="00CA3ADF" w:rsidDel="009D473F">
          <w:rPr>
            <w:i/>
            <w:iCs/>
            <w:rPrChange w:id="5887" w:author="Author">
              <w:rPr/>
            </w:rPrChange>
          </w:rPr>
          <w:delText>“</w:delText>
        </w:r>
      </w:del>
      <w:r w:rsidR="000801E7" w:rsidRPr="00CA3ADF">
        <w:rPr>
          <w:i/>
          <w:iCs/>
          <w:rPrChange w:id="5888" w:author="Author">
            <w:rPr/>
          </w:rPrChange>
        </w:rPr>
        <w:t xml:space="preserve">Institute </w:t>
      </w:r>
      <w:ins w:id="5889" w:author="Author">
        <w:r w:rsidRPr="00CA3ADF">
          <w:rPr>
            <w:i/>
            <w:iCs/>
            <w:rPrChange w:id="5890" w:author="Author">
              <w:rPr>
                <w:b/>
                <w:bCs/>
              </w:rPr>
            </w:rPrChange>
          </w:rPr>
          <w:t>c</w:t>
        </w:r>
      </w:ins>
      <w:del w:id="5891" w:author="Author">
        <w:r w:rsidR="000801E7" w:rsidRPr="00CA3ADF" w:rsidDel="009D473F">
          <w:rPr>
            <w:i/>
            <w:iCs/>
            <w:rPrChange w:id="5892" w:author="Author">
              <w:rPr/>
            </w:rPrChange>
          </w:rPr>
          <w:delText>C</w:delText>
        </w:r>
      </w:del>
      <w:r w:rsidR="000801E7" w:rsidRPr="00CA3ADF">
        <w:rPr>
          <w:i/>
          <w:iCs/>
          <w:rPrChange w:id="5893" w:author="Author">
            <w:rPr/>
          </w:rPrChange>
        </w:rPr>
        <w:t xml:space="preserve">harter </w:t>
      </w:r>
      <w:ins w:id="5894" w:author="Author">
        <w:r w:rsidRPr="00CA3ADF">
          <w:rPr>
            <w:i/>
            <w:iCs/>
            <w:rPrChange w:id="5895" w:author="Author">
              <w:rPr>
                <w:b/>
                <w:bCs/>
              </w:rPr>
            </w:rPrChange>
          </w:rPr>
          <w:t>s</w:t>
        </w:r>
      </w:ins>
      <w:del w:id="5896" w:author="Author">
        <w:r w:rsidR="000801E7" w:rsidRPr="00CA3ADF" w:rsidDel="009D473F">
          <w:rPr>
            <w:i/>
            <w:iCs/>
            <w:rPrChange w:id="5897" w:author="Author">
              <w:rPr/>
            </w:rPrChange>
          </w:rPr>
          <w:delText>S</w:delText>
        </w:r>
      </w:del>
      <w:r w:rsidR="000801E7" w:rsidRPr="00CA3ADF">
        <w:rPr>
          <w:i/>
          <w:iCs/>
          <w:rPrChange w:id="5898" w:author="Author">
            <w:rPr/>
          </w:rPrChange>
        </w:rPr>
        <w:t>chool</w:t>
      </w:r>
      <w:del w:id="5899" w:author="Author">
        <w:r w:rsidR="004072CD" w:rsidRPr="00CA3ADF" w:rsidDel="009D473F">
          <w:rPr>
            <w:i/>
            <w:iCs/>
            <w:rPrChange w:id="5900" w:author="Author">
              <w:rPr/>
            </w:rPrChange>
          </w:rPr>
          <w:delText>”</w:delText>
        </w:r>
      </w:del>
      <w:r w:rsidR="000801E7">
        <w:t xml:space="preserve"> means a charter school authorized by the state Charter School Institute pursuant to Part 5 of Article 30.5, C.R.S.</w:t>
      </w:r>
    </w:p>
    <w:p w14:paraId="11E5F763" w14:textId="77777777" w:rsidR="000801E7" w:rsidRDefault="009D473F" w:rsidP="00253E03">
      <w:pPr>
        <w:pStyle w:val="par1"/>
        <w:spacing w:after="240"/>
        <w:ind w:firstLine="0"/>
      </w:pPr>
      <w:ins w:id="5901" w:author="Author">
        <w:r>
          <w:tab/>
          <w:t>9.01(2)(c)</w:t>
        </w:r>
        <w:r>
          <w:tab/>
        </w:r>
      </w:ins>
      <w:del w:id="5902" w:author="Author">
        <w:r w:rsidR="000801E7" w:rsidRPr="00CA3ADF" w:rsidDel="009D473F">
          <w:rPr>
            <w:i/>
            <w:iCs/>
            <w:rPrChange w:id="5903" w:author="Author">
              <w:rPr/>
            </w:rPrChange>
          </w:rPr>
          <w:delText xml:space="preserve"> </w:delText>
        </w:r>
        <w:r w:rsidR="007C5B91" w:rsidRPr="00CA3ADF" w:rsidDel="009D473F">
          <w:rPr>
            <w:i/>
            <w:iCs/>
            <w:rPrChange w:id="5904" w:author="Author">
              <w:rPr>
                <w:b/>
                <w:bCs/>
              </w:rPr>
            </w:rPrChange>
          </w:rPr>
          <w:delText>“</w:delText>
        </w:r>
      </w:del>
      <w:r w:rsidR="000801E7" w:rsidRPr="00CA3ADF">
        <w:rPr>
          <w:i/>
          <w:iCs/>
          <w:rPrChange w:id="5905" w:author="Author">
            <w:rPr>
              <w:b/>
              <w:bCs/>
            </w:rPr>
          </w:rPrChange>
        </w:rPr>
        <w:t>Charter school</w:t>
      </w:r>
      <w:del w:id="5906" w:author="Author">
        <w:r w:rsidR="004072CD" w:rsidRPr="00CA3ADF" w:rsidDel="009D473F">
          <w:rPr>
            <w:i/>
            <w:iCs/>
            <w:rPrChange w:id="5907" w:author="Author">
              <w:rPr>
                <w:b/>
                <w:bCs/>
              </w:rPr>
            </w:rPrChange>
          </w:rPr>
          <w:delText>”</w:delText>
        </w:r>
      </w:del>
      <w:r w:rsidR="000801E7">
        <w:t xml:space="preserve"> does not include any school authorized pursuant to </w:t>
      </w:r>
      <w:ins w:id="5908" w:author="Author">
        <w:r w:rsidR="00D73038">
          <w:t>s</w:t>
        </w:r>
      </w:ins>
      <w:del w:id="5909" w:author="Author">
        <w:r w:rsidR="000801E7" w:rsidDel="00D73038">
          <w:delText>S</w:delText>
        </w:r>
      </w:del>
      <w:r w:rsidR="000801E7">
        <w:t>ection 22-80-102(4)(b), C.R.S.</w:t>
      </w:r>
    </w:p>
    <w:p w14:paraId="3E5056F3" w14:textId="77777777" w:rsidR="003B0B7F" w:rsidRDefault="003B0B7F" w:rsidP="00253E03">
      <w:pPr>
        <w:pStyle w:val="par1"/>
        <w:spacing w:after="240"/>
      </w:pPr>
      <w:r w:rsidRPr="003B0B7F">
        <w:t>9.01(3)</w:t>
      </w:r>
      <w:r>
        <w:tab/>
      </w:r>
      <w:del w:id="5910" w:author="Author">
        <w:r w:rsidR="007C5B91" w:rsidRPr="00CA3ADF" w:rsidDel="009D473F">
          <w:rPr>
            <w:i/>
            <w:iCs/>
            <w:rPrChange w:id="5911" w:author="Author">
              <w:rPr>
                <w:b/>
                <w:bCs/>
              </w:rPr>
            </w:rPrChange>
          </w:rPr>
          <w:delText>“</w:delText>
        </w:r>
      </w:del>
      <w:r w:rsidRPr="00CA3ADF">
        <w:rPr>
          <w:i/>
          <w:iCs/>
          <w:rPrChange w:id="5912" w:author="Author">
            <w:rPr>
              <w:b/>
              <w:bCs/>
            </w:rPr>
          </w:rPrChange>
        </w:rPr>
        <w:t>Facility</w:t>
      </w:r>
      <w:del w:id="5913" w:author="Author">
        <w:r w:rsidRPr="00CA3ADF" w:rsidDel="009D473F">
          <w:rPr>
            <w:i/>
            <w:iCs/>
            <w:rPrChange w:id="5914" w:author="Author">
              <w:rPr>
                <w:b/>
                <w:bCs/>
              </w:rPr>
            </w:rPrChange>
          </w:rPr>
          <w:delText>”</w:delText>
        </w:r>
      </w:del>
      <w:r w:rsidRPr="003B0B7F">
        <w:t xml:space="preserve"> and </w:t>
      </w:r>
      <w:del w:id="5915" w:author="Author">
        <w:r w:rsidR="007C5B91" w:rsidRPr="00CA3ADF" w:rsidDel="009D473F">
          <w:rPr>
            <w:i/>
            <w:iCs/>
            <w:rPrChange w:id="5916" w:author="Author">
              <w:rPr/>
            </w:rPrChange>
          </w:rPr>
          <w:delText>“</w:delText>
        </w:r>
      </w:del>
      <w:ins w:id="5917" w:author="Author">
        <w:r w:rsidR="00A92762" w:rsidRPr="00CA3ADF">
          <w:rPr>
            <w:i/>
            <w:iCs/>
            <w:rPrChange w:id="5918" w:author="Author">
              <w:rPr>
                <w:b/>
                <w:bCs/>
              </w:rPr>
            </w:rPrChange>
          </w:rPr>
          <w:t>a</w:t>
        </w:r>
      </w:ins>
      <w:del w:id="5919" w:author="Author">
        <w:r w:rsidRPr="00CA3ADF" w:rsidDel="00A92762">
          <w:rPr>
            <w:i/>
            <w:iCs/>
            <w:rPrChange w:id="5920" w:author="Author">
              <w:rPr/>
            </w:rPrChange>
          </w:rPr>
          <w:delText>A</w:delText>
        </w:r>
      </w:del>
      <w:r w:rsidRPr="00CA3ADF">
        <w:rPr>
          <w:i/>
          <w:iCs/>
          <w:rPrChange w:id="5921" w:author="Author">
            <w:rPr/>
          </w:rPrChange>
        </w:rPr>
        <w:t xml:space="preserve">pproved </w:t>
      </w:r>
      <w:ins w:id="5922" w:author="Author">
        <w:r w:rsidR="00A92762" w:rsidRPr="00CA3ADF">
          <w:rPr>
            <w:i/>
            <w:iCs/>
            <w:rPrChange w:id="5923" w:author="Author">
              <w:rPr>
                <w:b/>
                <w:bCs/>
              </w:rPr>
            </w:rPrChange>
          </w:rPr>
          <w:t>f</w:t>
        </w:r>
      </w:ins>
      <w:del w:id="5924" w:author="Author">
        <w:r w:rsidRPr="00CA3ADF" w:rsidDel="00A92762">
          <w:rPr>
            <w:i/>
            <w:iCs/>
            <w:rPrChange w:id="5925" w:author="Author">
              <w:rPr/>
            </w:rPrChange>
          </w:rPr>
          <w:delText>F</w:delText>
        </w:r>
      </w:del>
      <w:r w:rsidRPr="00CA3ADF">
        <w:rPr>
          <w:i/>
          <w:iCs/>
          <w:rPrChange w:id="5926" w:author="Author">
            <w:rPr/>
          </w:rPrChange>
        </w:rPr>
        <w:t xml:space="preserve">acility </w:t>
      </w:r>
      <w:ins w:id="5927" w:author="Author">
        <w:r w:rsidR="00A92762" w:rsidRPr="00CA3ADF">
          <w:rPr>
            <w:i/>
            <w:iCs/>
            <w:rPrChange w:id="5928" w:author="Author">
              <w:rPr>
                <w:b/>
                <w:bCs/>
              </w:rPr>
            </w:rPrChange>
          </w:rPr>
          <w:t>s</w:t>
        </w:r>
      </w:ins>
      <w:del w:id="5929" w:author="Author">
        <w:r w:rsidRPr="00CA3ADF" w:rsidDel="00A92762">
          <w:rPr>
            <w:i/>
            <w:iCs/>
            <w:rPrChange w:id="5930" w:author="Author">
              <w:rPr/>
            </w:rPrChange>
          </w:rPr>
          <w:delText>S</w:delText>
        </w:r>
      </w:del>
      <w:r w:rsidRPr="00CA3ADF">
        <w:rPr>
          <w:i/>
          <w:iCs/>
          <w:rPrChange w:id="5931" w:author="Author">
            <w:rPr/>
          </w:rPrChange>
        </w:rPr>
        <w:t>chool</w:t>
      </w:r>
      <w:del w:id="5932" w:author="Author">
        <w:r w:rsidRPr="00CA3ADF" w:rsidDel="009D473F">
          <w:rPr>
            <w:i/>
            <w:iCs/>
            <w:rPrChange w:id="5933" w:author="Author">
              <w:rPr/>
            </w:rPrChange>
          </w:rPr>
          <w:delText>”</w:delText>
        </w:r>
      </w:del>
      <w:r w:rsidRPr="003B0B7F">
        <w:t xml:space="preserve"> are defined in section 2.19 of these Rules.</w:t>
      </w:r>
    </w:p>
    <w:p w14:paraId="2B2474C8" w14:textId="77777777" w:rsidR="000801E7" w:rsidRDefault="000801E7" w:rsidP="00253E03">
      <w:pPr>
        <w:pStyle w:val="par1"/>
        <w:spacing w:after="240"/>
      </w:pPr>
      <w:r>
        <w:t>9.01(4)</w:t>
      </w:r>
      <w:r>
        <w:tab/>
      </w:r>
      <w:del w:id="5934" w:author="Author">
        <w:r w:rsidR="007C5B91" w:rsidRPr="00CA3ADF" w:rsidDel="009D473F">
          <w:rPr>
            <w:i/>
            <w:iCs/>
            <w:rPrChange w:id="5935" w:author="Author">
              <w:rPr>
                <w:b/>
                <w:bCs/>
              </w:rPr>
            </w:rPrChange>
          </w:rPr>
          <w:delText>“</w:delText>
        </w:r>
      </w:del>
      <w:r w:rsidRPr="00CA3ADF">
        <w:rPr>
          <w:i/>
          <w:iCs/>
          <w:rPrChange w:id="5936" w:author="Author">
            <w:rPr>
              <w:b/>
              <w:bCs/>
            </w:rPr>
          </w:rPrChange>
        </w:rPr>
        <w:t>Multidistrict online school</w:t>
      </w:r>
      <w:del w:id="5937" w:author="Author">
        <w:r w:rsidR="004072CD" w:rsidRPr="00CA3ADF" w:rsidDel="009D473F">
          <w:rPr>
            <w:i/>
            <w:iCs/>
            <w:rPrChange w:id="5938" w:author="Author">
              <w:rPr>
                <w:b/>
                <w:bCs/>
              </w:rPr>
            </w:rPrChange>
          </w:rPr>
          <w:delText>”</w:delText>
        </w:r>
      </w:del>
      <w:r>
        <w:t xml:space="preserve"> means a</w:t>
      </w:r>
      <w:del w:id="5939" w:author="Author">
        <w:r w:rsidDel="009D473F">
          <w:delText>n</w:delText>
        </w:r>
      </w:del>
      <w:r>
        <w:t xml:space="preserve"> multidistrict online school as defined in </w:t>
      </w:r>
      <w:del w:id="5940" w:author="Author">
        <w:r w:rsidDel="009D473F">
          <w:delText>S</w:delText>
        </w:r>
      </w:del>
      <w:ins w:id="5941" w:author="Author">
        <w:r w:rsidR="009D473F">
          <w:t>s</w:t>
        </w:r>
      </w:ins>
      <w:r>
        <w:t>ection 22-30.7-102(6), C.R.S.</w:t>
      </w:r>
    </w:p>
    <w:p w14:paraId="30A0E197" w14:textId="48ADBE3A" w:rsidR="000801E7" w:rsidRDefault="000801E7" w:rsidP="00253E03">
      <w:pPr>
        <w:pStyle w:val="par1"/>
        <w:spacing w:after="240"/>
      </w:pPr>
      <w:r>
        <w:t>9.01(5)</w:t>
      </w:r>
      <w:r>
        <w:tab/>
      </w:r>
      <w:del w:id="5942" w:author="Author">
        <w:r w:rsidR="007C5B91" w:rsidRPr="00CA3ADF" w:rsidDel="009D473F">
          <w:rPr>
            <w:i/>
            <w:iCs/>
            <w:rPrChange w:id="5943" w:author="Author">
              <w:rPr>
                <w:b/>
                <w:bCs/>
              </w:rPr>
            </w:rPrChange>
          </w:rPr>
          <w:delText>“</w:delText>
        </w:r>
      </w:del>
      <w:r w:rsidRPr="00CA3ADF">
        <w:rPr>
          <w:i/>
          <w:iCs/>
          <w:rPrChange w:id="5944" w:author="Author">
            <w:rPr>
              <w:b/>
              <w:bCs/>
            </w:rPr>
          </w:rPrChange>
        </w:rPr>
        <w:t xml:space="preserve">Public </w:t>
      </w:r>
      <w:ins w:id="5945" w:author="Author">
        <w:r w:rsidR="009D473F" w:rsidRPr="00CA3ADF">
          <w:rPr>
            <w:i/>
            <w:iCs/>
            <w:rPrChange w:id="5946" w:author="Author">
              <w:rPr>
                <w:b/>
                <w:bCs/>
              </w:rPr>
            </w:rPrChange>
          </w:rPr>
          <w:t>a</w:t>
        </w:r>
      </w:ins>
      <w:del w:id="5947" w:author="Author">
        <w:r w:rsidRPr="00CA3ADF" w:rsidDel="009D473F">
          <w:rPr>
            <w:i/>
            <w:iCs/>
            <w:rPrChange w:id="5948" w:author="Author">
              <w:rPr>
                <w:b/>
                <w:bCs/>
              </w:rPr>
            </w:rPrChange>
          </w:rPr>
          <w:delText>A</w:delText>
        </w:r>
      </w:del>
      <w:r w:rsidRPr="00CA3ADF">
        <w:rPr>
          <w:i/>
          <w:iCs/>
          <w:rPrChange w:id="5949" w:author="Author">
            <w:rPr>
              <w:b/>
              <w:bCs/>
            </w:rPr>
          </w:rPrChange>
        </w:rPr>
        <w:t>gency</w:t>
      </w:r>
      <w:del w:id="5950" w:author="Author">
        <w:r w:rsidR="004072CD" w:rsidDel="009D473F">
          <w:rPr>
            <w:b/>
            <w:bCs/>
          </w:rPr>
          <w:delText>”</w:delText>
        </w:r>
      </w:del>
      <w:r>
        <w:t xml:space="preserve">, for purposes of this </w:t>
      </w:r>
      <w:commentRangeStart w:id="5951"/>
      <w:del w:id="5952" w:author="Author">
        <w:r w:rsidDel="00C723FE">
          <w:delText xml:space="preserve">Rule </w:delText>
        </w:r>
      </w:del>
      <w:ins w:id="5953" w:author="Author">
        <w:r w:rsidR="00C723FE">
          <w:t xml:space="preserve">section </w:t>
        </w:r>
      </w:ins>
      <w:r>
        <w:t xml:space="preserve">9.00, </w:t>
      </w:r>
      <w:ins w:id="5954" w:author="Author">
        <w:r w:rsidR="002D22C7">
          <w:t xml:space="preserve">refers to </w:t>
        </w:r>
        <w:r w:rsidR="00111379">
          <w:t>C</w:t>
        </w:r>
        <w:r w:rsidR="002D22C7">
          <w:t>DHS</w:t>
        </w:r>
        <w:r w:rsidR="00111379">
          <w:t>,</w:t>
        </w:r>
        <w:r w:rsidR="002D22C7">
          <w:t xml:space="preserve"> county </w:t>
        </w:r>
        <w:r w:rsidR="00111379">
          <w:t>C</w:t>
        </w:r>
        <w:r w:rsidR="002D22C7">
          <w:t>DHS</w:t>
        </w:r>
        <w:r w:rsidR="00111379">
          <w:t xml:space="preserve"> departments, and DYS</w:t>
        </w:r>
        <w:r w:rsidR="00EE1607">
          <w:t xml:space="preserve"> as the entities that </w:t>
        </w:r>
      </w:ins>
      <w:del w:id="5955" w:author="Author">
        <w:r>
          <w:delText xml:space="preserve">means a public agency that is not an </w:delText>
        </w:r>
        <w:r w:rsidDel="009D473F">
          <w:delText>administrative unit</w:delText>
        </w:r>
      </w:del>
      <w:ins w:id="5956" w:author="Author">
        <w:del w:id="5957" w:author="Author">
          <w:r w:rsidR="009D473F">
            <w:delText>AU</w:delText>
          </w:r>
        </w:del>
      </w:ins>
      <w:del w:id="5958" w:author="Author">
        <w:r>
          <w:delText xml:space="preserve"> and is</w:delText>
        </w:r>
      </w:del>
      <w:ins w:id="5959" w:author="Author">
        <w:r w:rsidR="00EE1607">
          <w:t>are</w:t>
        </w:r>
      </w:ins>
      <w:r>
        <w:t xml:space="preserve"> </w:t>
      </w:r>
      <w:commentRangeEnd w:id="5951"/>
      <w:r w:rsidR="00C53064">
        <w:rPr>
          <w:rStyle w:val="CommentReference"/>
          <w:sz w:val="24"/>
          <w:szCs w:val="24"/>
        </w:rPr>
        <w:commentReference w:id="5951"/>
      </w:r>
      <w:r>
        <w:t>legally authorized to place a child in a facility with an approved facility school or another out-of-home placement.</w:t>
      </w:r>
      <w:ins w:id="5960" w:author="Author">
        <w:r w:rsidR="009E3638">
          <w:t xml:space="preserve"> </w:t>
        </w:r>
      </w:ins>
    </w:p>
    <w:p w14:paraId="26FB3BE4" w14:textId="14C671C3" w:rsidR="000801E7" w:rsidRDefault="000801E7" w:rsidP="00253E03">
      <w:pPr>
        <w:pStyle w:val="par1"/>
        <w:spacing w:after="240"/>
        <w:rPr>
          <w:ins w:id="5961" w:author="Author"/>
        </w:rPr>
      </w:pPr>
      <w:commentRangeStart w:id="5962"/>
      <w:r>
        <w:t>9.01(6)</w:t>
      </w:r>
      <w:r>
        <w:tab/>
      </w:r>
      <w:del w:id="5963" w:author="Author">
        <w:r w:rsidR="007C5B91" w:rsidRPr="00CA3ADF" w:rsidDel="009D473F">
          <w:rPr>
            <w:i/>
            <w:iCs/>
            <w:rPrChange w:id="5964" w:author="Author">
              <w:rPr>
                <w:b/>
                <w:bCs/>
              </w:rPr>
            </w:rPrChange>
          </w:rPr>
          <w:delText>“</w:delText>
        </w:r>
      </w:del>
      <w:r w:rsidRPr="00CA3ADF">
        <w:rPr>
          <w:i/>
          <w:iCs/>
          <w:rPrChange w:id="5965" w:author="Author">
            <w:rPr>
              <w:b/>
              <w:bCs/>
            </w:rPr>
          </w:rPrChange>
        </w:rPr>
        <w:t xml:space="preserve">Public </w:t>
      </w:r>
      <w:ins w:id="5966" w:author="Author">
        <w:r w:rsidR="009D473F" w:rsidRPr="00CA3ADF">
          <w:rPr>
            <w:i/>
            <w:iCs/>
            <w:rPrChange w:id="5967" w:author="Author">
              <w:rPr>
                <w:b/>
                <w:bCs/>
              </w:rPr>
            </w:rPrChange>
          </w:rPr>
          <w:t>p</w:t>
        </w:r>
      </w:ins>
      <w:del w:id="5968" w:author="Author">
        <w:r w:rsidRPr="00CA3ADF" w:rsidDel="009D473F">
          <w:rPr>
            <w:i/>
            <w:iCs/>
            <w:rPrChange w:id="5969" w:author="Author">
              <w:rPr>
                <w:b/>
                <w:bCs/>
              </w:rPr>
            </w:rPrChange>
          </w:rPr>
          <w:delText>P</w:delText>
        </w:r>
      </w:del>
      <w:r w:rsidRPr="00CA3ADF">
        <w:rPr>
          <w:i/>
          <w:iCs/>
          <w:rPrChange w:id="5970" w:author="Author">
            <w:rPr>
              <w:b/>
              <w:bCs/>
            </w:rPr>
          </w:rPrChange>
        </w:rPr>
        <w:t>lacement</w:t>
      </w:r>
      <w:del w:id="5971" w:author="Author">
        <w:r w:rsidR="004072CD" w:rsidRPr="00CA3ADF" w:rsidDel="009D473F">
          <w:rPr>
            <w:i/>
            <w:iCs/>
            <w:rPrChange w:id="5972" w:author="Author">
              <w:rPr>
                <w:b/>
                <w:bCs/>
              </w:rPr>
            </w:rPrChange>
          </w:rPr>
          <w:delText>”</w:delText>
        </w:r>
      </w:del>
      <w:r>
        <w:t xml:space="preserve"> </w:t>
      </w:r>
      <w:ins w:id="5973" w:author="Author">
        <w:r w:rsidR="004A452B">
          <w:t>o</w:t>
        </w:r>
        <w:r w:rsidR="00BB68D6">
          <w:t xml:space="preserve">r </w:t>
        </w:r>
        <w:r w:rsidR="00C53064">
          <w:rPr>
            <w:i/>
            <w:iCs/>
          </w:rPr>
          <w:t>p</w:t>
        </w:r>
        <w:r w:rsidR="00BB68D6">
          <w:rPr>
            <w:i/>
            <w:iCs/>
          </w:rPr>
          <w:t xml:space="preserve">ublicly </w:t>
        </w:r>
        <w:r w:rsidR="00C53064">
          <w:rPr>
            <w:i/>
            <w:iCs/>
          </w:rPr>
          <w:t>p</w:t>
        </w:r>
        <w:r w:rsidR="00BB68D6">
          <w:rPr>
            <w:i/>
            <w:iCs/>
          </w:rPr>
          <w:t>laced</w:t>
        </w:r>
        <w:r w:rsidR="484F3ED1">
          <w:rPr>
            <w:i/>
          </w:rPr>
          <w:t xml:space="preserve"> </w:t>
        </w:r>
      </w:ins>
      <w:r>
        <w:t xml:space="preserve">means the placement of a child with a disability </w:t>
      </w:r>
      <w:ins w:id="5974" w:author="Author">
        <w:r w:rsidR="25798A96">
          <w:t xml:space="preserve">by a court or public agency </w:t>
        </w:r>
      </w:ins>
      <w:r w:rsidR="484F3ED1">
        <w:t>in a</w:t>
      </w:r>
      <w:ins w:id="5975" w:author="Author">
        <w:r w:rsidR="1D3DC3B2">
          <w:t>n in-state</w:t>
        </w:r>
      </w:ins>
      <w:r>
        <w:t xml:space="preserve"> facility with an approved</w:t>
      </w:r>
      <w:del w:id="5976" w:author="Author">
        <w:r>
          <w:delText xml:space="preserve"> </w:delText>
        </w:r>
      </w:del>
      <w:ins w:id="5977" w:author="Author">
        <w:r w:rsidR="5B8C7E29">
          <w:t xml:space="preserve"> </w:t>
        </w:r>
      </w:ins>
      <w:r>
        <w:t>facility school</w:t>
      </w:r>
      <w:ins w:id="5978" w:author="Author">
        <w:r w:rsidR="3BD6A3EE">
          <w:t xml:space="preserve">, an out-of-state </w:t>
        </w:r>
        <w:r w:rsidR="74A24E8A">
          <w:t>q</w:t>
        </w:r>
        <w:r w:rsidR="5B8C7E29">
          <w:t xml:space="preserve">ualified </w:t>
        </w:r>
        <w:r w:rsidR="5F96B12A">
          <w:t>r</w:t>
        </w:r>
        <w:r w:rsidR="5B8C7E29">
          <w:t xml:space="preserve">esidential </w:t>
        </w:r>
        <w:r w:rsidR="2EFC8FF2">
          <w:t>t</w:t>
        </w:r>
        <w:r w:rsidR="5B8C7E29">
          <w:t xml:space="preserve">reatment </w:t>
        </w:r>
        <w:r w:rsidR="1738496F">
          <w:t>p</w:t>
        </w:r>
        <w:r w:rsidR="00C05EB9">
          <w:t>rogram</w:t>
        </w:r>
        <w:del w:id="5979" w:author="Author">
          <w:r w:rsidDel="00C05EB9">
            <w:delText>s</w:delText>
          </w:r>
        </w:del>
        <w:r w:rsidR="5B8C7E29">
          <w:t xml:space="preserve"> (QRTP) or </w:t>
        </w:r>
        <w:r w:rsidR="033EB6A0">
          <w:t>p</w:t>
        </w:r>
        <w:r w:rsidR="5B8C7E29">
          <w:t xml:space="preserve">sychiatric </w:t>
        </w:r>
        <w:r w:rsidR="1F3A807D">
          <w:t>r</w:t>
        </w:r>
        <w:r w:rsidR="5B8C7E29">
          <w:t xml:space="preserve">esidential </w:t>
        </w:r>
        <w:r w:rsidR="192A620D">
          <w:t>t</w:t>
        </w:r>
        <w:r w:rsidR="5B8C7E29">
          <w:t xml:space="preserve">reatment </w:t>
        </w:r>
        <w:r w:rsidR="5AD62EEE">
          <w:t>f</w:t>
        </w:r>
        <w:r w:rsidR="00C05EB9">
          <w:t>acility</w:t>
        </w:r>
        <w:r w:rsidR="5B8C7E29">
          <w:t xml:space="preserve"> (PRTF), </w:t>
        </w:r>
      </w:ins>
      <w:del w:id="5980" w:author="Author">
        <w:r>
          <w:delText xml:space="preserve"> </w:delText>
        </w:r>
      </w:del>
      <w:r>
        <w:t>or another out-of-home placement</w:t>
      </w:r>
      <w:del w:id="5981" w:author="Author">
        <w:r>
          <w:delText xml:space="preserve"> by a court or public agency</w:delText>
        </w:r>
      </w:del>
      <w:r>
        <w:t>.</w:t>
      </w:r>
    </w:p>
    <w:p w14:paraId="50144845" w14:textId="0F4350AB" w:rsidR="004F227D" w:rsidRDefault="004F227D" w:rsidP="00253E03">
      <w:pPr>
        <w:pStyle w:val="par1"/>
        <w:spacing w:after="240" w:line="259" w:lineRule="auto"/>
        <w:ind w:left="2160" w:hanging="1440"/>
      </w:pPr>
      <w:ins w:id="5982" w:author="Author">
        <w:r>
          <w:tab/>
        </w:r>
        <w:r w:rsidR="4744B2DC">
          <w:t>9.01(6)(a)</w:t>
        </w:r>
        <w:r>
          <w:tab/>
        </w:r>
        <w:r w:rsidR="4744B2DC">
          <w:t>Approval of a</w:t>
        </w:r>
        <w:r w:rsidR="7B6BED9F">
          <w:t xml:space="preserve"> </w:t>
        </w:r>
        <w:r w:rsidR="4744B2DC">
          <w:t>placement by a</w:t>
        </w:r>
        <w:r w:rsidR="7B6BED9F">
          <w:t xml:space="preserve"> </w:t>
        </w:r>
        <w:r w:rsidR="7293EC73">
          <w:t>regional accountability entity (RAE)</w:t>
        </w:r>
        <w:r w:rsidR="3EC2D6CD">
          <w:t xml:space="preserve"> </w:t>
        </w:r>
        <w:r w:rsidR="4744B2DC">
          <w:t xml:space="preserve">does not </w:t>
        </w:r>
        <w:r w:rsidR="2FA40DF7">
          <w:t>make</w:t>
        </w:r>
        <w:r w:rsidR="7B6BED9F">
          <w:t xml:space="preserve"> </w:t>
        </w:r>
        <w:r w:rsidR="43B09D9A">
          <w:t xml:space="preserve">a </w:t>
        </w:r>
        <w:r w:rsidR="7B6BED9F">
          <w:t xml:space="preserve">placement a public placement. </w:t>
        </w:r>
        <w:r w:rsidR="00B16465" w:rsidRPr="00B16465">
          <w:t>If the child is a ward of the state, DHS shall be considered the public agency responsible for placement, even if the RAE ultimately approves the placement for purposes of Medicaid funding, and the placement shall be considered a public placement. If the child is still in parental custody, the placement is a private placement, even if the RAE approves the placement for purposes of Medicaid funding.</w:t>
        </w:r>
        <w:r w:rsidR="00B16465">
          <w:t xml:space="preserve"> </w:t>
        </w:r>
        <w:r w:rsidR="4744B2DC">
          <w:t xml:space="preserve">If the child is still in parental custody, the placement </w:t>
        </w:r>
        <w:r w:rsidR="41A75902">
          <w:t>is</w:t>
        </w:r>
        <w:r w:rsidR="7B6BED9F">
          <w:t xml:space="preserve"> a private placement</w:t>
        </w:r>
        <w:r w:rsidR="05E6018A">
          <w:t>,</w:t>
        </w:r>
        <w:r w:rsidR="7B6BED9F">
          <w:t xml:space="preserve"> even if the RAE approves the placement for purposes of Medicaid funding</w:t>
        </w:r>
      </w:ins>
      <w:r w:rsidR="7D666500">
        <w:t>.</w:t>
      </w:r>
      <w:r w:rsidR="4744B2DC">
        <w:t xml:space="preserve">  </w:t>
      </w:r>
      <w:commentRangeEnd w:id="5962"/>
      <w:r w:rsidR="00B16465">
        <w:rPr>
          <w:rStyle w:val="CommentReference"/>
          <w:sz w:val="24"/>
          <w:szCs w:val="24"/>
        </w:rPr>
        <w:commentReference w:id="5962"/>
      </w:r>
    </w:p>
    <w:p w14:paraId="1613D6EE" w14:textId="51692D07" w:rsidR="000508C6" w:rsidRPr="00072D8E" w:rsidDel="00C05EB9" w:rsidRDefault="60307D41" w:rsidP="00253E03">
      <w:pPr>
        <w:pStyle w:val="par1"/>
        <w:spacing w:after="240"/>
        <w:rPr>
          <w:del w:id="5983" w:author="Author"/>
        </w:rPr>
      </w:pPr>
      <w:commentRangeStart w:id="5984"/>
      <w:ins w:id="5985" w:author="Author">
        <w:r>
          <w:lastRenderedPageBreak/>
          <w:t>9.01</w:t>
        </w:r>
        <w:r w:rsidR="4F2567D3">
          <w:t xml:space="preserve">(7) </w:t>
        </w:r>
        <w:r w:rsidR="4F2567D3" w:rsidRPr="0CB0EB18">
          <w:rPr>
            <w:i/>
            <w:iCs/>
          </w:rPr>
          <w:t xml:space="preserve">Regional </w:t>
        </w:r>
        <w:r w:rsidR="253BF93C" w:rsidRPr="0CB0EB18">
          <w:rPr>
            <w:i/>
            <w:iCs/>
          </w:rPr>
          <w:t>a</w:t>
        </w:r>
        <w:r w:rsidR="4F2567D3" w:rsidRPr="0CB0EB18">
          <w:rPr>
            <w:i/>
            <w:iCs/>
          </w:rPr>
          <w:t>ccountability</w:t>
        </w:r>
        <w:r w:rsidR="5837A63B" w:rsidRPr="0CB0EB18">
          <w:rPr>
            <w:i/>
            <w:iCs/>
          </w:rPr>
          <w:t xml:space="preserve"> </w:t>
        </w:r>
        <w:r w:rsidR="197FC1DD" w:rsidRPr="0CB0EB18">
          <w:rPr>
            <w:i/>
            <w:iCs/>
          </w:rPr>
          <w:t>e</w:t>
        </w:r>
        <w:r w:rsidR="00F303D9">
          <w:rPr>
            <w:i/>
            <w:iCs/>
          </w:rPr>
          <w:t>ntities</w:t>
        </w:r>
        <w:r w:rsidR="4F2567D3" w:rsidRPr="0CB0EB18">
          <w:rPr>
            <w:i/>
            <w:iCs/>
          </w:rPr>
          <w:t xml:space="preserve"> </w:t>
        </w:r>
        <w:r w:rsidR="14D4F75E" w:rsidRPr="0CB0EB18">
          <w:rPr>
            <w:i/>
            <w:iCs/>
          </w:rPr>
          <w:t>(RAE</w:t>
        </w:r>
        <w:r w:rsidR="5837A63B" w:rsidRPr="0CB0EB18">
          <w:rPr>
            <w:i/>
            <w:iCs/>
          </w:rPr>
          <w:t>s</w:t>
        </w:r>
        <w:r w:rsidR="14D4F75E" w:rsidRPr="0CB0EB18">
          <w:rPr>
            <w:i/>
            <w:iCs/>
          </w:rPr>
          <w:t>)</w:t>
        </w:r>
      </w:ins>
      <w:r w:rsidR="5837A63B" w:rsidRPr="0CB0EB18">
        <w:rPr>
          <w:i/>
          <w:iCs/>
        </w:rPr>
        <w:t xml:space="preserve"> </w:t>
      </w:r>
      <w:ins w:id="5986" w:author="Author">
        <w:r w:rsidR="5837A63B" w:rsidRPr="006D4DA9">
          <w:t xml:space="preserve">manage and coordinate healthcare and behavioral health services for members of Medicaid or other public health programs within specific geographic regions. </w:t>
        </w:r>
      </w:ins>
      <w:commentRangeEnd w:id="5984"/>
      <w:r w:rsidR="00C53064" w:rsidRPr="00072D8E">
        <w:rPr>
          <w:rStyle w:val="CommentReference"/>
          <w:sz w:val="24"/>
          <w:szCs w:val="24"/>
        </w:rPr>
        <w:commentReference w:id="5984"/>
      </w:r>
    </w:p>
    <w:p w14:paraId="4E891334" w14:textId="77777777" w:rsidR="000508C6" w:rsidRDefault="000508C6" w:rsidP="00253E03">
      <w:pPr>
        <w:pStyle w:val="par1"/>
        <w:spacing w:after="240"/>
        <w:rPr>
          <w:ins w:id="5987" w:author="Author"/>
        </w:rPr>
      </w:pPr>
    </w:p>
    <w:p w14:paraId="0F357219" w14:textId="305C2DE7" w:rsidR="000801E7" w:rsidRDefault="000801E7" w:rsidP="00253E03">
      <w:pPr>
        <w:pStyle w:val="par1"/>
        <w:spacing w:after="240"/>
      </w:pPr>
      <w:r>
        <w:t>9.01(</w:t>
      </w:r>
      <w:ins w:id="5988" w:author="Author">
        <w:r w:rsidR="00FC79DF">
          <w:t>8</w:t>
        </w:r>
      </w:ins>
      <w:del w:id="5989" w:author="Author">
        <w:r>
          <w:delText>7</w:delText>
        </w:r>
      </w:del>
      <w:r>
        <w:t>)</w:t>
      </w:r>
      <w:r>
        <w:tab/>
      </w:r>
      <w:del w:id="5990" w:author="Author">
        <w:r w:rsidR="007C5B91" w:rsidRPr="00CA3ADF" w:rsidDel="009D473F">
          <w:rPr>
            <w:i/>
            <w:iCs/>
            <w:rPrChange w:id="5991" w:author="Author">
              <w:rPr>
                <w:b/>
                <w:bCs/>
              </w:rPr>
            </w:rPrChange>
          </w:rPr>
          <w:delText>“</w:delText>
        </w:r>
      </w:del>
      <w:r w:rsidRPr="00CA3ADF">
        <w:rPr>
          <w:i/>
          <w:iCs/>
          <w:rPrChange w:id="5992" w:author="Author">
            <w:rPr>
              <w:b/>
              <w:bCs/>
            </w:rPr>
          </w:rPrChange>
        </w:rPr>
        <w:t xml:space="preserve">Special </w:t>
      </w:r>
      <w:ins w:id="5993" w:author="Author">
        <w:r w:rsidR="009D473F" w:rsidRPr="00CA3ADF">
          <w:rPr>
            <w:i/>
            <w:iCs/>
            <w:rPrChange w:id="5994" w:author="Author">
              <w:rPr>
                <w:b/>
                <w:bCs/>
              </w:rPr>
            </w:rPrChange>
          </w:rPr>
          <w:t>e</w:t>
        </w:r>
      </w:ins>
      <w:del w:id="5995" w:author="Author">
        <w:r w:rsidRPr="00CA3ADF" w:rsidDel="009D473F">
          <w:rPr>
            <w:i/>
            <w:iCs/>
            <w:rPrChange w:id="5996" w:author="Author">
              <w:rPr>
                <w:b/>
                <w:bCs/>
              </w:rPr>
            </w:rPrChange>
          </w:rPr>
          <w:delText>E</w:delText>
        </w:r>
      </w:del>
      <w:r w:rsidRPr="00CA3ADF">
        <w:rPr>
          <w:i/>
          <w:iCs/>
          <w:rPrChange w:id="5997" w:author="Author">
            <w:rPr>
              <w:b/>
              <w:bCs/>
            </w:rPr>
          </w:rPrChange>
        </w:rPr>
        <w:t xml:space="preserve">ducation </w:t>
      </w:r>
      <w:ins w:id="5998" w:author="Author">
        <w:r w:rsidR="009D473F" w:rsidRPr="00CA3ADF">
          <w:rPr>
            <w:i/>
            <w:iCs/>
            <w:rPrChange w:id="5999" w:author="Author">
              <w:rPr>
                <w:b/>
                <w:bCs/>
              </w:rPr>
            </w:rPrChange>
          </w:rPr>
          <w:t>e</w:t>
        </w:r>
      </w:ins>
      <w:del w:id="6000" w:author="Author">
        <w:r w:rsidRPr="00CA3ADF" w:rsidDel="009D473F">
          <w:rPr>
            <w:i/>
            <w:iCs/>
            <w:rPrChange w:id="6001" w:author="Author">
              <w:rPr>
                <w:b/>
                <w:bCs/>
              </w:rPr>
            </w:rPrChange>
          </w:rPr>
          <w:delText>E</w:delText>
        </w:r>
      </w:del>
      <w:r w:rsidRPr="00CA3ADF">
        <w:rPr>
          <w:i/>
          <w:iCs/>
          <w:rPrChange w:id="6002" w:author="Author">
            <w:rPr>
              <w:b/>
              <w:bCs/>
            </w:rPr>
          </w:rPrChange>
        </w:rPr>
        <w:t>xpenditures</w:t>
      </w:r>
      <w:del w:id="6003" w:author="Author">
        <w:r w:rsidR="004072CD" w:rsidRPr="00CA3ADF" w:rsidDel="009D473F">
          <w:rPr>
            <w:i/>
            <w:iCs/>
            <w:rPrChange w:id="6004" w:author="Author">
              <w:rPr>
                <w:b/>
                <w:bCs/>
              </w:rPr>
            </w:rPrChange>
          </w:rPr>
          <w:delText>”</w:delText>
        </w:r>
      </w:del>
      <w:r>
        <w:t xml:space="preserve"> means the expenditures as defined in </w:t>
      </w:r>
      <w:ins w:id="6005" w:author="Author">
        <w:r w:rsidR="009D473F">
          <w:t>s</w:t>
        </w:r>
      </w:ins>
      <w:del w:id="6006" w:author="Author">
        <w:r w:rsidDel="009D473F">
          <w:delText>S</w:delText>
        </w:r>
      </w:del>
      <w:r>
        <w:t>ection 2.00 of these Rules.</w:t>
      </w:r>
    </w:p>
    <w:p w14:paraId="59DC91C0" w14:textId="34E18087" w:rsidR="000F775B" w:rsidRPr="000F775B" w:rsidRDefault="000F775B" w:rsidP="00253E03">
      <w:pPr>
        <w:pStyle w:val="par1"/>
        <w:spacing w:after="240"/>
        <w:rPr>
          <w:ins w:id="6007" w:author="Author"/>
        </w:rPr>
      </w:pPr>
      <w:commentRangeStart w:id="6008"/>
      <w:ins w:id="6009" w:author="Author">
        <w:r>
          <w:t xml:space="preserve">9.01(9) </w:t>
        </w:r>
        <w:r>
          <w:rPr>
            <w:i/>
            <w:iCs/>
          </w:rPr>
          <w:t xml:space="preserve">Student in out-of-home placement </w:t>
        </w:r>
        <w:r>
          <w:t xml:space="preserve">means </w:t>
        </w:r>
        <w:r w:rsidRPr="000F775B">
          <w:t>a child or youth who at any time during an academic semester or term is in foster care, as that term is defined in section 19-1-103,</w:t>
        </w:r>
        <w:r w:rsidR="00C53064">
          <w:t xml:space="preserve"> C.R.S.,</w:t>
        </w:r>
        <w:r w:rsidRPr="000F775B">
          <w:t xml:space="preserve"> including but not limited to</w:t>
        </w:r>
        <w:r w:rsidR="00C53064">
          <w:t>,</w:t>
        </w:r>
        <w:r w:rsidRPr="000F775B">
          <w:t xml:space="preserve"> any child or youth who is in placement outside of the home at any time during an academic semester or term as a result of an adjudication pursuant to </w:t>
        </w:r>
        <w:r w:rsidR="00C53064">
          <w:t>A</w:t>
        </w:r>
        <w:del w:id="6010" w:author="Author">
          <w:r w:rsidRPr="000F775B" w:rsidDel="00C53064">
            <w:delText>a</w:delText>
          </w:r>
        </w:del>
        <w:r w:rsidRPr="000F775B">
          <w:t xml:space="preserve">rticle 2.5 of </w:t>
        </w:r>
        <w:r w:rsidR="00C53064">
          <w:t>T</w:t>
        </w:r>
        <w:del w:id="6011" w:author="Author">
          <w:r w:rsidRPr="000F775B" w:rsidDel="00C53064">
            <w:delText>t</w:delText>
          </w:r>
        </w:del>
        <w:r w:rsidRPr="000F775B">
          <w:t>itle 19</w:t>
        </w:r>
        <w:r w:rsidR="00C53064">
          <w:t>, C.R.S</w:t>
        </w:r>
        <w:r w:rsidRPr="000F775B">
          <w:t>.</w:t>
        </w:r>
      </w:ins>
      <w:commentRangeEnd w:id="6008"/>
      <w:r w:rsidR="00C53064" w:rsidRPr="000F775B">
        <w:rPr>
          <w:rStyle w:val="CommentReference"/>
          <w:sz w:val="24"/>
          <w:szCs w:val="24"/>
        </w:rPr>
        <w:commentReference w:id="6008"/>
      </w:r>
    </w:p>
    <w:p w14:paraId="1066DB83" w14:textId="1829FE5C" w:rsidR="00471A36" w:rsidRDefault="00471A36" w:rsidP="00253E03">
      <w:pPr>
        <w:pStyle w:val="par1"/>
        <w:spacing w:after="240"/>
      </w:pPr>
      <w:r>
        <w:t>9.01(</w:t>
      </w:r>
      <w:ins w:id="6012" w:author="Author">
        <w:r w:rsidR="0012158E">
          <w:t>10</w:t>
        </w:r>
      </w:ins>
      <w:del w:id="6013" w:author="Author">
        <w:r w:rsidDel="00FC79DF">
          <w:delText>8</w:delText>
        </w:r>
      </w:del>
      <w:r>
        <w:t>)</w:t>
      </w:r>
      <w:r>
        <w:tab/>
      </w:r>
      <w:del w:id="6014" w:author="Author">
        <w:r w:rsidR="007C5B91" w:rsidRPr="00CA3ADF" w:rsidDel="009D473F">
          <w:rPr>
            <w:i/>
            <w:iCs/>
            <w:rPrChange w:id="6015" w:author="Author">
              <w:rPr>
                <w:b/>
                <w:bCs/>
              </w:rPr>
            </w:rPrChange>
          </w:rPr>
          <w:delText>“</w:delText>
        </w:r>
      </w:del>
      <w:r w:rsidRPr="00CA3ADF">
        <w:rPr>
          <w:i/>
          <w:iCs/>
          <w:rPrChange w:id="6016" w:author="Author">
            <w:rPr>
              <w:b/>
              <w:bCs/>
            </w:rPr>
          </w:rPrChange>
        </w:rPr>
        <w:t xml:space="preserve">Tuition </w:t>
      </w:r>
      <w:ins w:id="6017" w:author="Author">
        <w:r w:rsidR="009D473F" w:rsidRPr="00CA3ADF">
          <w:rPr>
            <w:i/>
            <w:iCs/>
            <w:rPrChange w:id="6018" w:author="Author">
              <w:rPr>
                <w:b/>
                <w:bCs/>
              </w:rPr>
            </w:rPrChange>
          </w:rPr>
          <w:t>c</w:t>
        </w:r>
      </w:ins>
      <w:del w:id="6019" w:author="Author">
        <w:r w:rsidRPr="00CA3ADF" w:rsidDel="009D473F">
          <w:rPr>
            <w:i/>
            <w:iCs/>
            <w:rPrChange w:id="6020" w:author="Author">
              <w:rPr>
                <w:b/>
                <w:bCs/>
              </w:rPr>
            </w:rPrChange>
          </w:rPr>
          <w:delText>C</w:delText>
        </w:r>
      </w:del>
      <w:r w:rsidRPr="00CA3ADF">
        <w:rPr>
          <w:i/>
          <w:iCs/>
          <w:rPrChange w:id="6021" w:author="Author">
            <w:rPr>
              <w:b/>
              <w:bCs/>
            </w:rPr>
          </w:rPrChange>
        </w:rPr>
        <w:t>osts</w:t>
      </w:r>
      <w:del w:id="6022" w:author="Author">
        <w:r w:rsidR="00683422" w:rsidRPr="00CA3ADF" w:rsidDel="009D473F">
          <w:rPr>
            <w:i/>
            <w:iCs/>
            <w:rPrChange w:id="6023" w:author="Author">
              <w:rPr>
                <w:b/>
                <w:bCs/>
              </w:rPr>
            </w:rPrChange>
          </w:rPr>
          <w:delText>”</w:delText>
        </w:r>
      </w:del>
      <w:r>
        <w:t xml:space="preserve"> means:</w:t>
      </w:r>
    </w:p>
    <w:p w14:paraId="54FFED6E" w14:textId="77777777" w:rsidR="00471A36" w:rsidRDefault="00471A36" w:rsidP="00253E03">
      <w:pPr>
        <w:pStyle w:val="par2"/>
        <w:spacing w:after="240"/>
      </w:pPr>
      <w:r>
        <w:t>(a)</w:t>
      </w:r>
      <w:r>
        <w:tab/>
      </w:r>
      <w:ins w:id="6024" w:author="Author">
        <w:r w:rsidR="009D473F">
          <w:t>T</w:t>
        </w:r>
      </w:ins>
      <w:del w:id="6025" w:author="Author">
        <w:r w:rsidDel="009D473F">
          <w:delText>t</w:delText>
        </w:r>
      </w:del>
      <w:r>
        <w:t xml:space="preserve">he amount of expenditures for special education services over and above applicable revenues, as defined in </w:t>
      </w:r>
      <w:ins w:id="6026" w:author="Author">
        <w:r w:rsidR="009D473F">
          <w:t>s</w:t>
        </w:r>
      </w:ins>
      <w:del w:id="6027" w:author="Author">
        <w:r w:rsidDel="009D473F">
          <w:delText>S</w:delText>
        </w:r>
      </w:del>
      <w:r>
        <w:t xml:space="preserve">ection 9.01(1) of these Rules, for a child with a disability who receives special education services in a charter school, public school of choice pursuant to </w:t>
      </w:r>
      <w:ins w:id="6028" w:author="Author">
        <w:r w:rsidR="009D473F">
          <w:t>s</w:t>
        </w:r>
      </w:ins>
      <w:del w:id="6029" w:author="Author">
        <w:r w:rsidDel="009D473F">
          <w:delText>S</w:delText>
        </w:r>
      </w:del>
      <w:r>
        <w:t>ection 22-36-</w:t>
      </w:r>
      <w:del w:id="6030" w:author="Author">
        <w:r w:rsidDel="009D473F">
          <w:delText xml:space="preserve"> </w:delText>
        </w:r>
      </w:del>
      <w:r>
        <w:t>101, C.R.S., or a public on</w:t>
      </w:r>
      <w:del w:id="6031" w:author="Author">
        <w:r w:rsidDel="009D473F">
          <w:delText>-</w:delText>
        </w:r>
      </w:del>
      <w:r>
        <w:t xml:space="preserve">line program pursuant to </w:t>
      </w:r>
      <w:ins w:id="6032" w:author="Author">
        <w:r w:rsidR="00B45127">
          <w:t>s</w:t>
        </w:r>
      </w:ins>
      <w:del w:id="6033" w:author="Author">
        <w:r w:rsidDel="00B45127">
          <w:delText>S</w:delText>
        </w:r>
      </w:del>
      <w:r>
        <w:t>ection 22-33-</w:t>
      </w:r>
      <w:del w:id="6034" w:author="Author">
        <w:r w:rsidDel="009D473F">
          <w:delText xml:space="preserve"> </w:delText>
        </w:r>
      </w:del>
      <w:r>
        <w:t>104.6, C.R.S.; or</w:t>
      </w:r>
    </w:p>
    <w:p w14:paraId="794481AE" w14:textId="77777777" w:rsidR="00471A36" w:rsidRDefault="00471A36" w:rsidP="00253E03">
      <w:pPr>
        <w:pStyle w:val="par2"/>
        <w:spacing w:after="240"/>
      </w:pPr>
      <w:r>
        <w:t>(b)</w:t>
      </w:r>
      <w:r>
        <w:tab/>
      </w:r>
      <w:ins w:id="6035" w:author="Author">
        <w:r w:rsidR="009D473F">
          <w:t>T</w:t>
        </w:r>
      </w:ins>
      <w:del w:id="6036" w:author="Author">
        <w:r w:rsidDel="009D473F">
          <w:delText>t</w:delText>
        </w:r>
      </w:del>
      <w:r>
        <w:t xml:space="preserve">he tuition rate for the cost of providing special education services to a child with a disability in an approved facility school established by the Department </w:t>
      </w:r>
      <w:del w:id="6037" w:author="Author">
        <w:r w:rsidDel="00B45127">
          <w:delText xml:space="preserve">of Education </w:delText>
        </w:r>
      </w:del>
      <w:r>
        <w:t xml:space="preserve">and approved by the State Board pursuant to </w:t>
      </w:r>
      <w:ins w:id="6038" w:author="Author">
        <w:r w:rsidR="00A92762">
          <w:t>s</w:t>
        </w:r>
      </w:ins>
      <w:del w:id="6039" w:author="Author">
        <w:r w:rsidDel="00A92762">
          <w:delText>S</w:delText>
        </w:r>
      </w:del>
      <w:r>
        <w:t>ection 22-20-109(2)(a)</w:t>
      </w:r>
      <w:ins w:id="6040" w:author="Author">
        <w:r w:rsidR="00A92762">
          <w:t>-</w:t>
        </w:r>
      </w:ins>
      <w:del w:id="6041" w:author="Author">
        <w:r w:rsidDel="00A92762">
          <w:delText xml:space="preserve"> &amp; </w:delText>
        </w:r>
      </w:del>
      <w:r>
        <w:t xml:space="preserve">(b), C.R.S. and </w:t>
      </w:r>
      <w:ins w:id="6042" w:author="Author">
        <w:r w:rsidR="00A92762">
          <w:t>s</w:t>
        </w:r>
      </w:ins>
      <w:del w:id="6043" w:author="Author">
        <w:r w:rsidDel="00A92762">
          <w:delText>S</w:delText>
        </w:r>
      </w:del>
      <w:r>
        <w:t xml:space="preserve">ection 9.06(1) of these </w:t>
      </w:r>
      <w:ins w:id="6044" w:author="Author">
        <w:r w:rsidR="00A92762">
          <w:t>R</w:t>
        </w:r>
      </w:ins>
      <w:del w:id="6045" w:author="Author">
        <w:r w:rsidDel="00A92762">
          <w:delText>r</w:delText>
        </w:r>
      </w:del>
      <w:r>
        <w:t>ules.</w:t>
      </w:r>
    </w:p>
    <w:p w14:paraId="542FDF8E" w14:textId="1B313AEE" w:rsidR="000801E7" w:rsidRDefault="000801E7" w:rsidP="00253E03">
      <w:pPr>
        <w:pStyle w:val="Heading3"/>
        <w:spacing w:after="240"/>
        <w:rPr>
          <w:b w:val="0"/>
        </w:rPr>
      </w:pPr>
      <w:r w:rsidRPr="00C53064">
        <w:rPr>
          <w:bCs w:val="0"/>
          <w:rPrChange w:id="6046" w:author="Author">
            <w:rPr>
              <w:b w:val="0"/>
            </w:rPr>
          </w:rPrChange>
        </w:rPr>
        <w:t>9.02</w:t>
      </w:r>
      <w:r>
        <w:tab/>
      </w:r>
      <w:del w:id="6047" w:author="Author">
        <w:r w:rsidDel="00A85951">
          <w:rPr>
            <w:b w:val="0"/>
          </w:rPr>
          <w:delText>OUT OF HOME PLACEMENT</w:delText>
        </w:r>
      </w:del>
      <w:ins w:id="6048" w:author="Author">
        <w:r w:rsidR="00A85951" w:rsidRPr="00C53064">
          <w:rPr>
            <w:bCs w:val="0"/>
            <w:rPrChange w:id="6049" w:author="Author">
              <w:rPr>
                <w:b w:val="0"/>
              </w:rPr>
            </w:rPrChange>
          </w:rPr>
          <w:t>Out</w:t>
        </w:r>
        <w:r w:rsidR="00FC79DF" w:rsidRPr="00C53064">
          <w:rPr>
            <w:bCs w:val="0"/>
          </w:rPr>
          <w:t>-</w:t>
        </w:r>
        <w:del w:id="6050" w:author="Author">
          <w:r w:rsidR="00A85951" w:rsidRPr="00C53064">
            <w:rPr>
              <w:bCs w:val="0"/>
              <w:rPrChange w:id="6051" w:author="Author">
                <w:rPr>
                  <w:b w:val="0"/>
                </w:rPr>
              </w:rPrChange>
            </w:rPr>
            <w:delText xml:space="preserve"> </w:delText>
          </w:r>
        </w:del>
        <w:r w:rsidR="00A85951" w:rsidRPr="00C53064">
          <w:rPr>
            <w:bCs w:val="0"/>
            <w:rPrChange w:id="6052" w:author="Author">
              <w:rPr>
                <w:b w:val="0"/>
              </w:rPr>
            </w:rPrChange>
          </w:rPr>
          <w:t>of</w:t>
        </w:r>
        <w:r w:rsidR="00FC79DF" w:rsidRPr="00C53064">
          <w:rPr>
            <w:bCs w:val="0"/>
          </w:rPr>
          <w:t>-</w:t>
        </w:r>
        <w:del w:id="6053" w:author="Author">
          <w:r w:rsidR="00A85951" w:rsidRPr="00C53064">
            <w:rPr>
              <w:bCs w:val="0"/>
              <w:rPrChange w:id="6054" w:author="Author">
                <w:rPr>
                  <w:b w:val="0"/>
                </w:rPr>
              </w:rPrChange>
            </w:rPr>
            <w:delText xml:space="preserve"> </w:delText>
          </w:r>
        </w:del>
        <w:r w:rsidR="00A85951" w:rsidRPr="00C53064">
          <w:rPr>
            <w:bCs w:val="0"/>
            <w:rPrChange w:id="6055" w:author="Author">
              <w:rPr>
                <w:b w:val="0"/>
              </w:rPr>
            </w:rPrChange>
          </w:rPr>
          <w:t>Home Placement</w:t>
        </w:r>
      </w:ins>
    </w:p>
    <w:p w14:paraId="4BA0216D" w14:textId="32DD4BEE" w:rsidR="000801E7" w:rsidRDefault="484F3ED1" w:rsidP="00253E03">
      <w:pPr>
        <w:pStyle w:val="par1"/>
        <w:spacing w:after="240"/>
      </w:pPr>
      <w:r>
        <w:t>9.02(1)</w:t>
      </w:r>
      <w:r w:rsidR="000801E7">
        <w:tab/>
      </w:r>
      <w:r>
        <w:t>If</w:t>
      </w:r>
      <w:ins w:id="6056" w:author="Author">
        <w:r w:rsidR="5231CB11">
          <w:t xml:space="preserve"> a public placement, as defined in </w:t>
        </w:r>
        <w:r w:rsidR="00A865CA">
          <w:t>section</w:t>
        </w:r>
        <w:r w:rsidR="5231CB11">
          <w:t xml:space="preserve"> 9.01(</w:t>
        </w:r>
        <w:r w:rsidR="7C95025B">
          <w:t>6)</w:t>
        </w:r>
        <w:r w:rsidR="00A865CA">
          <w:t xml:space="preserve"> of these Rules</w:t>
        </w:r>
        <w:r w:rsidR="7C95025B">
          <w:t>,</w:t>
        </w:r>
      </w:ins>
      <w:del w:id="6057" w:author="Author">
        <w:r w:rsidR="000801E7">
          <w:delText xml:space="preserve"> it</w:delText>
        </w:r>
      </w:del>
      <w:r w:rsidR="000801E7">
        <w:t xml:space="preserve"> becomes necessary:</w:t>
      </w:r>
    </w:p>
    <w:p w14:paraId="04C813D5" w14:textId="0B47D9BD" w:rsidR="000801E7" w:rsidRDefault="00303CDA" w:rsidP="00253E03">
      <w:pPr>
        <w:pStyle w:val="par2"/>
        <w:spacing w:after="240"/>
        <w:rPr>
          <w:ins w:id="6058" w:author="Author"/>
        </w:rPr>
      </w:pPr>
      <w:ins w:id="6059" w:author="Author">
        <w:r>
          <w:tab/>
        </w:r>
      </w:ins>
      <w:r w:rsidR="000801E7">
        <w:t>9.02(1)(a)</w:t>
      </w:r>
      <w:r w:rsidR="000801E7">
        <w:tab/>
      </w:r>
      <w:r w:rsidR="000801E7" w:rsidRPr="00303CDA">
        <w:t>Non-emergency placement</w:t>
      </w:r>
      <w:r w:rsidR="000801E7" w:rsidDel="00303CDA">
        <w:t xml:space="preserve">: </w:t>
      </w:r>
      <w:ins w:id="6060" w:author="Author">
        <w:r w:rsidR="00A92762">
          <w:t>P</w:t>
        </w:r>
      </w:ins>
      <w:del w:id="6061" w:author="Author">
        <w:r w:rsidR="000801E7" w:rsidDel="00A92762">
          <w:delText>p</w:delText>
        </w:r>
      </w:del>
      <w:r w:rsidR="000801E7">
        <w:t xml:space="preserve">rior to the public placement, the court or public agency shall work cooperatively with the child’s then current </w:t>
      </w:r>
      <w:del w:id="6062" w:author="Author">
        <w:r w:rsidR="000801E7" w:rsidDel="00A92762">
          <w:delText>administrative unit of residence</w:delText>
        </w:r>
      </w:del>
      <w:ins w:id="6063" w:author="Author">
        <w:r w:rsidR="00A92762">
          <w:t>AUR</w:t>
        </w:r>
      </w:ins>
      <w:r w:rsidR="000801E7">
        <w:t xml:space="preserve"> and the </w:t>
      </w:r>
      <w:del w:id="6064" w:author="Author">
        <w:r w:rsidR="000801E7" w:rsidDel="00A92762">
          <w:delText>administrative unit</w:delText>
        </w:r>
      </w:del>
      <w:ins w:id="6065" w:author="Author">
        <w:r w:rsidR="00A92762">
          <w:t>AU</w:t>
        </w:r>
      </w:ins>
      <w:r w:rsidR="000801E7">
        <w:t xml:space="preserve"> in which the placement is to be made to ensure that appropriate special education</w:t>
      </w:r>
      <w:ins w:id="6066" w:author="Author">
        <w:r w:rsidR="000801E7">
          <w:t xml:space="preserve"> </w:t>
        </w:r>
        <w:r w:rsidR="000D368B">
          <w:t>and related</w:t>
        </w:r>
      </w:ins>
      <w:r w:rsidR="000D368B">
        <w:t xml:space="preserve"> </w:t>
      </w:r>
      <w:r w:rsidR="000801E7">
        <w:t>services are available for the child.</w:t>
      </w:r>
      <w:r w:rsidR="000801E7" w:rsidDel="000D368B">
        <w:t xml:space="preserve"> The receiving agency, institution, </w:t>
      </w:r>
      <w:r w:rsidR="000801E7" w:rsidDel="00A92762">
        <w:t>administrative unit</w:t>
      </w:r>
      <w:r w:rsidR="000801E7" w:rsidDel="000D368B">
        <w:t xml:space="preserve">, state-operated program, or approved facility school providing the services </w:t>
      </w:r>
      <w:commentRangeStart w:id="6067"/>
      <w:r w:rsidR="000801E7" w:rsidDel="000D368B">
        <w:t>shall cooperate in the development of the IEP.</w:t>
      </w:r>
      <w:commentRangeEnd w:id="6067"/>
      <w:r w:rsidR="00A865CA">
        <w:rPr>
          <w:rStyle w:val="CommentReference"/>
          <w:sz w:val="24"/>
          <w:szCs w:val="24"/>
        </w:rPr>
        <w:commentReference w:id="6067"/>
      </w:r>
    </w:p>
    <w:p w14:paraId="4F97CA4C" w14:textId="2F23BBF1" w:rsidR="000801E7" w:rsidRDefault="000D368B" w:rsidP="00253E03">
      <w:pPr>
        <w:pStyle w:val="par2"/>
        <w:spacing w:after="240"/>
        <w:rPr>
          <w:ins w:id="6068" w:author="Author"/>
        </w:rPr>
      </w:pPr>
      <w:ins w:id="6069" w:author="Author">
        <w:r>
          <w:lastRenderedPageBreak/>
          <w:tab/>
        </w:r>
      </w:ins>
      <w:r w:rsidR="006A7FC2">
        <w:t>9.02(1)(</w:t>
      </w:r>
      <w:r w:rsidR="000801E7">
        <w:t>b)</w:t>
      </w:r>
      <w:r w:rsidR="000801E7">
        <w:tab/>
      </w:r>
      <w:r w:rsidR="000801E7" w:rsidRPr="00303CDA">
        <w:t>Emergency placement</w:t>
      </w:r>
      <w:r w:rsidR="000801E7" w:rsidDel="00303CDA">
        <w:t xml:space="preserve">: </w:t>
      </w:r>
      <w:ins w:id="6070" w:author="Author">
        <w:r w:rsidR="00A92762">
          <w:t>I</w:t>
        </w:r>
      </w:ins>
      <w:del w:id="6071" w:author="Author">
        <w:r w:rsidR="000801E7" w:rsidRPr="0F708996" w:rsidDel="00A92762">
          <w:rPr>
            <w:rFonts w:eastAsia="Arial" w:cs="Arial"/>
            <w:szCs w:val="20"/>
          </w:rPr>
          <w:delText>i</w:delText>
        </w:r>
      </w:del>
      <w:r w:rsidR="000801E7" w:rsidRPr="0F708996">
        <w:rPr>
          <w:rFonts w:eastAsia="Arial" w:cs="Arial"/>
          <w:szCs w:val="20"/>
        </w:rPr>
        <w:t>f an emergency placement for the safety</w:t>
      </w:r>
      <w:ins w:id="6072" w:author="Author">
        <w:r w:rsidR="000801E7">
          <w:rPr>
            <w:rFonts w:eastAsia="Arial" w:cs="Arial"/>
            <w:szCs w:val="20"/>
          </w:rPr>
          <w:t xml:space="preserve"> </w:t>
        </w:r>
        <w:r w:rsidR="00AD3369">
          <w:rPr>
            <w:rFonts w:eastAsia="Arial" w:cs="Arial"/>
            <w:szCs w:val="20"/>
          </w:rPr>
          <w:t xml:space="preserve">or </w:t>
        </w:r>
        <w:commentRangeStart w:id="6073"/>
        <w:r w:rsidR="00AD3369">
          <w:rPr>
            <w:rFonts w:eastAsia="Arial" w:cs="Arial"/>
            <w:szCs w:val="20"/>
          </w:rPr>
          <w:t>medical necessity</w:t>
        </w:r>
      </w:ins>
      <w:r w:rsidR="0FB0ED7C" w:rsidRPr="0F708996">
        <w:rPr>
          <w:rFonts w:eastAsia="Arial" w:cs="Arial"/>
          <w:szCs w:val="20"/>
        </w:rPr>
        <w:t xml:space="preserve"> </w:t>
      </w:r>
      <w:commentRangeEnd w:id="6073"/>
      <w:r w:rsidR="00BC732C" w:rsidRPr="0F708996">
        <w:rPr>
          <w:rStyle w:val="CommentReference"/>
          <w:rFonts w:eastAsia="Arial" w:cs="Arial"/>
          <w:sz w:val="24"/>
          <w:szCs w:val="20"/>
        </w:rPr>
        <w:commentReference w:id="6073"/>
      </w:r>
      <w:r w:rsidR="000801E7" w:rsidRPr="0F708996">
        <w:rPr>
          <w:rFonts w:eastAsia="Arial" w:cs="Arial"/>
          <w:szCs w:val="20"/>
        </w:rPr>
        <w:t xml:space="preserve">of the child is required, the placing </w:t>
      </w:r>
      <w:r w:rsidR="000801E7" w:rsidRPr="0F708996" w:rsidDel="00A9554D">
        <w:rPr>
          <w:rFonts w:eastAsia="Arial" w:cs="Arial"/>
          <w:szCs w:val="20"/>
        </w:rPr>
        <w:t xml:space="preserve">court or placing </w:t>
      </w:r>
      <w:r w:rsidR="000801E7" w:rsidRPr="0F708996">
        <w:rPr>
          <w:rFonts w:eastAsia="Arial" w:cs="Arial"/>
          <w:szCs w:val="20"/>
        </w:rPr>
        <w:t xml:space="preserve">public agency may make the emergency placement without first cooperating with the child’s then current </w:t>
      </w:r>
      <w:del w:id="6074" w:author="Author">
        <w:r w:rsidR="000801E7" w:rsidRPr="0F708996" w:rsidDel="00A92762">
          <w:rPr>
            <w:rFonts w:eastAsia="Arial" w:cs="Arial"/>
            <w:szCs w:val="20"/>
          </w:rPr>
          <w:delText>administrative unit of residence</w:delText>
        </w:r>
      </w:del>
      <w:ins w:id="6075" w:author="Author">
        <w:r w:rsidR="00A92762" w:rsidRPr="0F708996">
          <w:rPr>
            <w:rFonts w:eastAsia="Arial" w:cs="Arial"/>
            <w:szCs w:val="20"/>
          </w:rPr>
          <w:t>AUR</w:t>
        </w:r>
      </w:ins>
      <w:r w:rsidR="000801E7" w:rsidRPr="0F708996">
        <w:rPr>
          <w:rFonts w:eastAsia="Arial" w:cs="Arial"/>
          <w:szCs w:val="20"/>
        </w:rPr>
        <w:t xml:space="preserve"> or the </w:t>
      </w:r>
      <w:del w:id="6076" w:author="Author">
        <w:r w:rsidR="000801E7" w:rsidRPr="0F708996" w:rsidDel="00E7662E">
          <w:rPr>
            <w:rFonts w:eastAsia="Arial" w:cs="Arial"/>
            <w:szCs w:val="20"/>
          </w:rPr>
          <w:delText>administrative unit</w:delText>
        </w:r>
      </w:del>
      <w:ins w:id="6077" w:author="Author">
        <w:r w:rsidR="00E7662E" w:rsidRPr="0F708996">
          <w:rPr>
            <w:rFonts w:eastAsia="Arial" w:cs="Arial"/>
            <w:szCs w:val="20"/>
          </w:rPr>
          <w:t>AU</w:t>
        </w:r>
      </w:ins>
      <w:r w:rsidR="000801E7" w:rsidRPr="0F708996">
        <w:rPr>
          <w:rFonts w:eastAsia="Arial" w:cs="Arial"/>
          <w:szCs w:val="20"/>
        </w:rPr>
        <w:t xml:space="preserve"> in which the placement is to be made.</w:t>
      </w:r>
    </w:p>
    <w:p w14:paraId="096E76DD" w14:textId="53E8F987" w:rsidR="000801E7" w:rsidRDefault="005B591B" w:rsidP="00253E03">
      <w:pPr>
        <w:pStyle w:val="par1"/>
        <w:spacing w:after="240"/>
      </w:pPr>
      <w:r>
        <w:t>9.02(2)</w:t>
      </w:r>
      <w:r>
        <w:tab/>
      </w:r>
      <w:r w:rsidR="000801E7">
        <w:t>In no event shall a child be placed in an approved facility school</w:t>
      </w:r>
      <w:ins w:id="6078" w:author="Author">
        <w:r w:rsidR="07F9BA3E">
          <w:t xml:space="preserve">, </w:t>
        </w:r>
        <w:commentRangeStart w:id="6079"/>
        <w:del w:id="6080" w:author="Author">
          <w:r w:rsidR="000801E7" w:rsidDel="07F9BA3E">
            <w:delText xml:space="preserve">or </w:delText>
          </w:r>
        </w:del>
        <w:r w:rsidR="07F9BA3E">
          <w:t>an out-of-state facility</w:t>
        </w:r>
      </w:ins>
      <w:commentRangeEnd w:id="6079"/>
      <w:r w:rsidR="00BC732C">
        <w:rPr>
          <w:rStyle w:val="CommentReference"/>
          <w:sz w:val="24"/>
          <w:szCs w:val="24"/>
        </w:rPr>
        <w:commentReference w:id="6079"/>
      </w:r>
      <w:ins w:id="6081" w:author="Author">
        <w:r w:rsidR="07F9BA3E">
          <w:t>,</w:t>
        </w:r>
      </w:ins>
      <w:r w:rsidR="000801E7">
        <w:t xml:space="preserve"> or an </w:t>
      </w:r>
      <w:del w:id="6082" w:author="Author">
        <w:r w:rsidR="000801E7" w:rsidDel="00A92762">
          <w:delText>administrative unit</w:delText>
        </w:r>
      </w:del>
      <w:ins w:id="6083" w:author="Author">
        <w:r w:rsidR="00A92762">
          <w:t>AU</w:t>
        </w:r>
      </w:ins>
      <w:r w:rsidR="000801E7">
        <w:t xml:space="preserve"> that is unable to ensure the provision of special education </w:t>
      </w:r>
      <w:ins w:id="6084" w:author="Author">
        <w:r w:rsidR="211F731A">
          <w:t xml:space="preserve">and related </w:t>
        </w:r>
      </w:ins>
      <w:r w:rsidR="484F3ED1">
        <w:t>services</w:t>
      </w:r>
      <w:ins w:id="6085" w:author="Author">
        <w:r w:rsidR="211F731A">
          <w:t xml:space="preserve"> in the LRE</w:t>
        </w:r>
      </w:ins>
      <w:r w:rsidR="484F3ED1">
        <w:t xml:space="preserve"> </w:t>
      </w:r>
      <w:r w:rsidR="000801E7">
        <w:t>that are appropriate for the child.</w:t>
      </w:r>
    </w:p>
    <w:p w14:paraId="6DD2B30E" w14:textId="77777777" w:rsidR="000801E7" w:rsidRDefault="000801E7" w:rsidP="00253E03">
      <w:pPr>
        <w:pStyle w:val="Heading3"/>
        <w:spacing w:after="240"/>
      </w:pPr>
      <w:r>
        <w:t>9.03</w:t>
      </w:r>
      <w:r>
        <w:tab/>
      </w:r>
      <w:ins w:id="6086" w:author="Author">
        <w:r w:rsidR="00A85951">
          <w:t>Responsibility for Tuition Costs</w:t>
        </w:r>
      </w:ins>
      <w:del w:id="6087" w:author="Author">
        <w:r w:rsidDel="00A85951">
          <w:delText>RESPONSIBILITY FOR TUITION COSTS</w:delText>
        </w:r>
      </w:del>
    </w:p>
    <w:p w14:paraId="472C17D2" w14:textId="77777777" w:rsidR="000801E7" w:rsidRDefault="000801E7" w:rsidP="00253E03">
      <w:pPr>
        <w:pStyle w:val="par1"/>
        <w:spacing w:after="240"/>
      </w:pPr>
      <w:r>
        <w:t>9.03(1)</w:t>
      </w:r>
      <w:r>
        <w:tab/>
      </w:r>
      <w:r w:rsidRPr="00EA6476">
        <w:t xml:space="preserve">Criteria for </w:t>
      </w:r>
      <w:ins w:id="6088" w:author="Author">
        <w:r w:rsidR="00A92762">
          <w:t>s</w:t>
        </w:r>
      </w:ins>
      <w:del w:id="6089" w:author="Author">
        <w:r w:rsidRPr="00CA3ADF" w:rsidDel="00A92762">
          <w:rPr>
            <w:rPrChange w:id="6090" w:author="Author">
              <w:rPr>
                <w:b/>
                <w:bCs/>
              </w:rPr>
            </w:rPrChange>
          </w:rPr>
          <w:delText>S</w:delText>
        </w:r>
      </w:del>
      <w:r w:rsidRPr="00CA3ADF">
        <w:rPr>
          <w:rPrChange w:id="6091" w:author="Author">
            <w:rPr>
              <w:b/>
              <w:bCs/>
            </w:rPr>
          </w:rPrChange>
        </w:rPr>
        <w:t xml:space="preserve">chool </w:t>
      </w:r>
      <w:ins w:id="6092" w:author="Author">
        <w:r w:rsidR="00A92762">
          <w:t>c</w:t>
        </w:r>
      </w:ins>
      <w:del w:id="6093" w:author="Author">
        <w:r w:rsidRPr="00CA3ADF" w:rsidDel="00A92762">
          <w:rPr>
            <w:rPrChange w:id="6094" w:author="Author">
              <w:rPr>
                <w:b/>
                <w:bCs/>
              </w:rPr>
            </w:rPrChange>
          </w:rPr>
          <w:delText>C</w:delText>
        </w:r>
      </w:del>
      <w:r w:rsidRPr="00CA3ADF">
        <w:rPr>
          <w:rPrChange w:id="6095" w:author="Author">
            <w:rPr>
              <w:b/>
              <w:bCs/>
            </w:rPr>
          </w:rPrChange>
        </w:rPr>
        <w:t xml:space="preserve">hoice </w:t>
      </w:r>
      <w:ins w:id="6096" w:author="Author">
        <w:r w:rsidR="00A92762">
          <w:t>p</w:t>
        </w:r>
      </w:ins>
      <w:del w:id="6097" w:author="Author">
        <w:r w:rsidRPr="00CA3ADF" w:rsidDel="00A92762">
          <w:rPr>
            <w:rPrChange w:id="6098" w:author="Author">
              <w:rPr>
                <w:b/>
                <w:bCs/>
              </w:rPr>
            </w:rPrChange>
          </w:rPr>
          <w:delText>P</w:delText>
        </w:r>
      </w:del>
      <w:r w:rsidRPr="00CA3ADF">
        <w:rPr>
          <w:rPrChange w:id="6099" w:author="Author">
            <w:rPr>
              <w:b/>
              <w:bCs/>
            </w:rPr>
          </w:rPrChange>
        </w:rPr>
        <w:t>lacements</w:t>
      </w:r>
    </w:p>
    <w:p w14:paraId="019AB753" w14:textId="17BDC7CD" w:rsidR="000801E7" w:rsidRDefault="000801E7" w:rsidP="00253E03">
      <w:pPr>
        <w:pStyle w:val="upar2"/>
        <w:spacing w:after="240" w:line="259" w:lineRule="auto"/>
      </w:pPr>
      <w:r>
        <w:t xml:space="preserve">Tuition shall be owed to the charter school, </w:t>
      </w:r>
      <w:del w:id="6100" w:author="Author">
        <w:r>
          <w:delText>district of attendance</w:delText>
        </w:r>
      </w:del>
      <w:ins w:id="6101" w:author="Author">
        <w:r w:rsidR="2FDF90FA">
          <w:t>AUA</w:t>
        </w:r>
      </w:ins>
      <w:r>
        <w:t xml:space="preserve">, or multidistrict online school for a child who has a disability identified under </w:t>
      </w:r>
      <w:ins w:id="6102" w:author="Author">
        <w:r w:rsidR="00A92762">
          <w:t xml:space="preserve">section </w:t>
        </w:r>
      </w:ins>
      <w:r>
        <w:t xml:space="preserve">9.03(1)(a) </w:t>
      </w:r>
      <w:ins w:id="6103" w:author="Author">
        <w:r w:rsidR="00A92762">
          <w:t xml:space="preserve">of these Rules </w:t>
        </w:r>
      </w:ins>
      <w:r>
        <w:t xml:space="preserve">and meets one of the factors set forth in </w:t>
      </w:r>
      <w:ins w:id="6104" w:author="Author">
        <w:r w:rsidR="00A92762">
          <w:t xml:space="preserve">section </w:t>
        </w:r>
      </w:ins>
      <w:r>
        <w:t>9.03(1)(b)</w:t>
      </w:r>
      <w:ins w:id="6105" w:author="Author">
        <w:r w:rsidR="00A92762">
          <w:t xml:space="preserve"> of these Rules</w:t>
        </w:r>
      </w:ins>
      <w:r>
        <w:t>:</w:t>
      </w:r>
    </w:p>
    <w:p w14:paraId="27778B13" w14:textId="77777777" w:rsidR="000801E7" w:rsidRDefault="000801E7" w:rsidP="00253E03">
      <w:pPr>
        <w:pStyle w:val="par2"/>
        <w:spacing w:after="240"/>
      </w:pPr>
      <w:r>
        <w:t>9.03(1)(a)</w:t>
      </w:r>
      <w:r>
        <w:tab/>
        <w:t xml:space="preserve">Eligible </w:t>
      </w:r>
      <w:ins w:id="6106" w:author="Author">
        <w:r w:rsidR="00A92762">
          <w:t>d</w:t>
        </w:r>
      </w:ins>
      <w:del w:id="6107" w:author="Author">
        <w:r w:rsidDel="00A92762">
          <w:delText>D</w:delText>
        </w:r>
      </w:del>
      <w:r>
        <w:t>isabilities</w:t>
      </w:r>
    </w:p>
    <w:p w14:paraId="301F19EB" w14:textId="77777777" w:rsidR="000801E7" w:rsidRDefault="000801E7" w:rsidP="00253E03">
      <w:pPr>
        <w:pStyle w:val="upar3"/>
        <w:spacing w:after="240"/>
      </w:pPr>
      <w:r>
        <w:t xml:space="preserve">The child has been identified as having one or more of the following disabilities, as defined by </w:t>
      </w:r>
      <w:ins w:id="6108" w:author="Author">
        <w:r w:rsidR="00A92762">
          <w:t>s</w:t>
        </w:r>
      </w:ins>
      <w:del w:id="6109" w:author="Author">
        <w:r w:rsidDel="00A92762">
          <w:delText>S</w:delText>
        </w:r>
      </w:del>
      <w:r>
        <w:t>ection 2.00 of these Rules:</w:t>
      </w:r>
    </w:p>
    <w:p w14:paraId="34320C53" w14:textId="2508D306" w:rsidR="000801E7" w:rsidRDefault="000801E7" w:rsidP="00253E03">
      <w:pPr>
        <w:pStyle w:val="par3"/>
        <w:spacing w:after="240"/>
      </w:pPr>
      <w:r>
        <w:t>9.03(1)(a)(i)</w:t>
      </w:r>
      <w:r>
        <w:tab/>
        <w:t>A Vision Impairment, Including Blindness;</w:t>
      </w:r>
    </w:p>
    <w:p w14:paraId="7F0F93F8" w14:textId="6ECAD283" w:rsidR="000801E7" w:rsidRDefault="000801E7" w:rsidP="00253E03">
      <w:pPr>
        <w:pStyle w:val="par3"/>
        <w:spacing w:after="240"/>
      </w:pPr>
      <w:r>
        <w:t>9.03(1)(a)(ii)</w:t>
      </w:r>
      <w:r>
        <w:tab/>
        <w:t>A Hearing Impairment, Including Deafness;</w:t>
      </w:r>
    </w:p>
    <w:p w14:paraId="13AC820D" w14:textId="77777777" w:rsidR="000801E7" w:rsidRDefault="000801E7" w:rsidP="00253E03">
      <w:pPr>
        <w:pStyle w:val="par3"/>
        <w:spacing w:after="240"/>
      </w:pPr>
      <w:r>
        <w:t>9.03(1)(a)(iii)</w:t>
      </w:r>
      <w:r>
        <w:tab/>
        <w:t>Deaf-blindness;</w:t>
      </w:r>
    </w:p>
    <w:p w14:paraId="5C05ECA3" w14:textId="77777777" w:rsidR="000801E7" w:rsidRDefault="000801E7" w:rsidP="00253E03">
      <w:pPr>
        <w:pStyle w:val="par3"/>
        <w:spacing w:after="240"/>
      </w:pPr>
      <w:r>
        <w:t>9.03(1)(a)(iv)</w:t>
      </w:r>
      <w:r>
        <w:tab/>
      </w:r>
      <w:del w:id="6110" w:author="Author">
        <w:r w:rsidDel="00A92762">
          <w:delText xml:space="preserve">A </w:delText>
        </w:r>
      </w:del>
      <w:r>
        <w:t>Serious Emotional Disability;</w:t>
      </w:r>
    </w:p>
    <w:p w14:paraId="6A5400BB" w14:textId="77777777" w:rsidR="000801E7" w:rsidRDefault="000801E7" w:rsidP="00253E03">
      <w:pPr>
        <w:pStyle w:val="par3"/>
        <w:spacing w:after="240"/>
      </w:pPr>
      <w:r>
        <w:t>9.03(1)(a)(v)</w:t>
      </w:r>
      <w:r>
        <w:tab/>
        <w:t>Autism Spectrum Disorder;</w:t>
      </w:r>
    </w:p>
    <w:p w14:paraId="33ACE5C5" w14:textId="77777777" w:rsidR="000801E7" w:rsidRDefault="000801E7" w:rsidP="00253E03">
      <w:pPr>
        <w:pStyle w:val="par3"/>
        <w:spacing w:after="240"/>
      </w:pPr>
      <w:r>
        <w:t>9.03(1)(a)(vi)</w:t>
      </w:r>
      <w:r>
        <w:tab/>
      </w:r>
      <w:del w:id="6111" w:author="Author">
        <w:r w:rsidDel="00A92762">
          <w:delText xml:space="preserve">A </w:delText>
        </w:r>
      </w:del>
      <w:r>
        <w:t>Traumatic Brain Injury;</w:t>
      </w:r>
    </w:p>
    <w:p w14:paraId="0AF77642" w14:textId="77777777" w:rsidR="000801E7" w:rsidRDefault="000801E7" w:rsidP="00253E03">
      <w:pPr>
        <w:pStyle w:val="par3"/>
        <w:spacing w:after="240"/>
      </w:pPr>
      <w:r>
        <w:t>9.03(1)(a)(vii)</w:t>
      </w:r>
      <w:r>
        <w:tab/>
        <w:t>Multiple Disabilities; or</w:t>
      </w:r>
    </w:p>
    <w:p w14:paraId="52808496" w14:textId="77777777" w:rsidR="000801E7" w:rsidRDefault="000801E7" w:rsidP="00253E03">
      <w:pPr>
        <w:pStyle w:val="par3"/>
        <w:spacing w:after="240"/>
      </w:pPr>
      <w:r>
        <w:t>9.03(1)(a)(viii)</w:t>
      </w:r>
      <w:r>
        <w:tab/>
        <w:t>Intellectual Disability.</w:t>
      </w:r>
    </w:p>
    <w:p w14:paraId="276B5AB1" w14:textId="77777777" w:rsidR="00126F96" w:rsidRDefault="000801E7" w:rsidP="00253E03">
      <w:pPr>
        <w:pStyle w:val="par2"/>
        <w:spacing w:after="240"/>
      </w:pPr>
      <w:r>
        <w:t>9.03(1)(b)</w:t>
      </w:r>
      <w:r>
        <w:tab/>
        <w:t xml:space="preserve">Indicators of </w:t>
      </w:r>
      <w:ins w:id="6112" w:author="Author">
        <w:r w:rsidR="00A92762">
          <w:t>i</w:t>
        </w:r>
      </w:ins>
      <w:del w:id="6113" w:author="Author">
        <w:r w:rsidDel="00A92762">
          <w:delText>I</w:delText>
        </w:r>
      </w:del>
      <w:r>
        <w:t xml:space="preserve">ntensity and </w:t>
      </w:r>
      <w:ins w:id="6114" w:author="Author">
        <w:r w:rsidR="00A92762">
          <w:t>d</w:t>
        </w:r>
      </w:ins>
      <w:del w:id="6115" w:author="Author">
        <w:r w:rsidDel="00A92762">
          <w:delText>D</w:delText>
        </w:r>
      </w:del>
      <w:r>
        <w:t xml:space="preserve">uration of </w:t>
      </w:r>
      <w:ins w:id="6116" w:author="Author">
        <w:r w:rsidR="00A92762">
          <w:t>s</w:t>
        </w:r>
      </w:ins>
      <w:del w:id="6117" w:author="Author">
        <w:r w:rsidDel="00A92762">
          <w:delText>S</w:delText>
        </w:r>
      </w:del>
      <w:r>
        <w:t>ervices</w:t>
      </w:r>
    </w:p>
    <w:p w14:paraId="5C82F6DD" w14:textId="77777777" w:rsidR="000801E7" w:rsidRDefault="000801E7" w:rsidP="00253E03">
      <w:pPr>
        <w:pStyle w:val="par3"/>
        <w:spacing w:after="240"/>
      </w:pPr>
      <w:r>
        <w:lastRenderedPageBreak/>
        <w:t>9.03(1)(b)(i)</w:t>
      </w:r>
      <w:r>
        <w:tab/>
        <w:t xml:space="preserve">For schools or programs serving a broad range of children with and without disabilities, tuition shall be owed only for those children with disabilities identified in </w:t>
      </w:r>
      <w:ins w:id="6118" w:author="Author">
        <w:r w:rsidR="00A92762">
          <w:t>s</w:t>
        </w:r>
      </w:ins>
      <w:del w:id="6119" w:author="Author">
        <w:r w:rsidDel="00A92762">
          <w:delText>S</w:delText>
        </w:r>
      </w:del>
      <w:r>
        <w:t xml:space="preserve">ection 9.03(1)(a) </w:t>
      </w:r>
      <w:ins w:id="6120" w:author="Author">
        <w:r w:rsidR="00A92762">
          <w:t xml:space="preserve">of these Rules </w:t>
        </w:r>
      </w:ins>
      <w:r>
        <w:t xml:space="preserve">whose program intensity and duration of services differ significantly from the intensity and duration of services provided by the school or program to children with disabilities not included in </w:t>
      </w:r>
      <w:ins w:id="6121" w:author="Author">
        <w:r w:rsidR="00A92762">
          <w:t>s</w:t>
        </w:r>
      </w:ins>
      <w:del w:id="6122" w:author="Author">
        <w:r w:rsidDel="00A92762">
          <w:delText>S</w:delText>
        </w:r>
      </w:del>
      <w:r>
        <w:t>ection 9.03(1)(a)</w:t>
      </w:r>
      <w:ins w:id="6123" w:author="Author">
        <w:r w:rsidR="00A92762">
          <w:t xml:space="preserve"> of these Rules</w:t>
        </w:r>
      </w:ins>
      <w:r>
        <w:t>.</w:t>
      </w:r>
    </w:p>
    <w:p w14:paraId="27456FD4" w14:textId="77777777" w:rsidR="000801E7" w:rsidRDefault="000801E7" w:rsidP="00253E03">
      <w:pPr>
        <w:pStyle w:val="par3"/>
        <w:spacing w:after="240"/>
      </w:pPr>
      <w:r>
        <w:t>9.03(1)(b)(ii)</w:t>
      </w:r>
      <w:r>
        <w:tab/>
        <w:t>For schools or programs designed primarily to serve children with disabilities</w:t>
      </w:r>
      <w:ins w:id="6124" w:author="Author">
        <w:r w:rsidR="00A92762">
          <w:t>,</w:t>
        </w:r>
      </w:ins>
      <w:r>
        <w:t xml:space="preserve"> which provide an intensity and duration of services that differ significantly from other programs in the </w:t>
      </w:r>
      <w:del w:id="6125" w:author="Author">
        <w:r w:rsidDel="00A92762">
          <w:delText>administrative unit of attendance</w:delText>
        </w:r>
      </w:del>
      <w:ins w:id="6126" w:author="Author">
        <w:r w:rsidR="00A92762">
          <w:t>AUA</w:t>
        </w:r>
      </w:ins>
      <w:r>
        <w:t xml:space="preserve">, tuition shall be owed for all students listed in </w:t>
      </w:r>
      <w:ins w:id="6127" w:author="Author">
        <w:r w:rsidR="00A92762">
          <w:t>s</w:t>
        </w:r>
      </w:ins>
      <w:del w:id="6128" w:author="Author">
        <w:r w:rsidDel="00A92762">
          <w:delText>S</w:delText>
        </w:r>
      </w:del>
      <w:r>
        <w:t>ection 9.03(1)(a)</w:t>
      </w:r>
      <w:ins w:id="6129" w:author="Author">
        <w:r w:rsidR="00A92762">
          <w:t xml:space="preserve"> of these Rules</w:t>
        </w:r>
      </w:ins>
      <w:r>
        <w:t>.</w:t>
      </w:r>
    </w:p>
    <w:p w14:paraId="2DDFCEF1" w14:textId="77777777" w:rsidR="000801E7" w:rsidRPr="00A92762" w:rsidRDefault="000801E7" w:rsidP="00253E03">
      <w:pPr>
        <w:pStyle w:val="par1"/>
        <w:spacing w:after="240"/>
      </w:pPr>
      <w:r w:rsidRPr="00A92762">
        <w:t>9.03(2)</w:t>
      </w:r>
      <w:r w:rsidRPr="00A92762">
        <w:tab/>
      </w:r>
      <w:r w:rsidRPr="00CA3ADF">
        <w:rPr>
          <w:rPrChange w:id="6130" w:author="Author">
            <w:rPr>
              <w:b/>
              <w:bCs/>
            </w:rPr>
          </w:rPrChange>
        </w:rPr>
        <w:t>Type</w:t>
      </w:r>
      <w:ins w:id="6131" w:author="Author">
        <w:r w:rsidR="00A92762" w:rsidRPr="00CA3ADF">
          <w:rPr>
            <w:rPrChange w:id="6132" w:author="Author">
              <w:rPr>
                <w:b/>
                <w:bCs/>
              </w:rPr>
            </w:rPrChange>
          </w:rPr>
          <w:t>s</w:t>
        </w:r>
      </w:ins>
      <w:r w:rsidRPr="00CA3ADF">
        <w:rPr>
          <w:rPrChange w:id="6133" w:author="Author">
            <w:rPr>
              <w:b/>
              <w:bCs/>
            </w:rPr>
          </w:rPrChange>
        </w:rPr>
        <w:t xml:space="preserve"> of </w:t>
      </w:r>
      <w:ins w:id="6134" w:author="Author">
        <w:r w:rsidR="00A92762" w:rsidRPr="00CA3ADF">
          <w:rPr>
            <w:rPrChange w:id="6135" w:author="Author">
              <w:rPr>
                <w:b/>
                <w:bCs/>
              </w:rPr>
            </w:rPrChange>
          </w:rPr>
          <w:t>t</w:t>
        </w:r>
      </w:ins>
      <w:del w:id="6136" w:author="Author">
        <w:r w:rsidRPr="00CA3ADF" w:rsidDel="00A92762">
          <w:rPr>
            <w:rPrChange w:id="6137" w:author="Author">
              <w:rPr>
                <w:b/>
                <w:bCs/>
              </w:rPr>
            </w:rPrChange>
          </w:rPr>
          <w:delText>T</w:delText>
        </w:r>
      </w:del>
      <w:r w:rsidRPr="00CA3ADF">
        <w:rPr>
          <w:rPrChange w:id="6138" w:author="Author">
            <w:rPr>
              <w:b/>
              <w:bCs/>
            </w:rPr>
          </w:rPrChange>
        </w:rPr>
        <w:t xml:space="preserve">uition </w:t>
      </w:r>
      <w:ins w:id="6139" w:author="Author">
        <w:r w:rsidR="00A92762" w:rsidRPr="00CA3ADF">
          <w:rPr>
            <w:rPrChange w:id="6140" w:author="Author">
              <w:rPr>
                <w:b/>
                <w:bCs/>
              </w:rPr>
            </w:rPrChange>
          </w:rPr>
          <w:t>p</w:t>
        </w:r>
      </w:ins>
      <w:del w:id="6141" w:author="Author">
        <w:r w:rsidRPr="00CA3ADF" w:rsidDel="00A92762">
          <w:rPr>
            <w:rPrChange w:id="6142" w:author="Author">
              <w:rPr>
                <w:b/>
                <w:bCs/>
              </w:rPr>
            </w:rPrChange>
          </w:rPr>
          <w:delText>P</w:delText>
        </w:r>
      </w:del>
      <w:r w:rsidRPr="00CA3ADF">
        <w:rPr>
          <w:rPrChange w:id="6143" w:author="Author">
            <w:rPr>
              <w:b/>
              <w:bCs/>
            </w:rPr>
          </w:rPrChange>
        </w:rPr>
        <w:t>lacements</w:t>
      </w:r>
    </w:p>
    <w:p w14:paraId="2D705FC7" w14:textId="0A804FF2" w:rsidR="00D846D4" w:rsidRDefault="000801E7" w:rsidP="00253E03">
      <w:pPr>
        <w:pStyle w:val="par2"/>
        <w:spacing w:after="240"/>
        <w:rPr>
          <w:ins w:id="6144" w:author="Author"/>
        </w:rPr>
      </w:pPr>
      <w:r>
        <w:t>9.03(2)(a)</w:t>
      </w:r>
      <w:r>
        <w:tab/>
      </w:r>
      <w:commentRangeStart w:id="6145"/>
      <w:r>
        <w:t xml:space="preserve">Placement in </w:t>
      </w:r>
      <w:ins w:id="6146" w:author="Author">
        <w:r w:rsidR="00A92762">
          <w:t>a</w:t>
        </w:r>
      </w:ins>
      <w:del w:id="6147" w:author="Author">
        <w:r w:rsidDel="00A92762">
          <w:delText>A</w:delText>
        </w:r>
      </w:del>
      <w:r>
        <w:t xml:space="preserve">pproved </w:t>
      </w:r>
      <w:ins w:id="6148" w:author="Author">
        <w:r w:rsidR="0036316E">
          <w:t xml:space="preserve">in-state </w:t>
        </w:r>
        <w:r w:rsidR="00A92762">
          <w:t>f</w:t>
        </w:r>
      </w:ins>
      <w:del w:id="6149" w:author="Author">
        <w:r w:rsidDel="00A92762">
          <w:delText>F</w:delText>
        </w:r>
      </w:del>
      <w:r>
        <w:t xml:space="preserve">acility </w:t>
      </w:r>
      <w:ins w:id="6150" w:author="Author">
        <w:r w:rsidR="00A92762">
          <w:t>s</w:t>
        </w:r>
      </w:ins>
      <w:del w:id="6151" w:author="Author">
        <w:r w:rsidDel="00A92762">
          <w:delText>S</w:delText>
        </w:r>
      </w:del>
      <w:r>
        <w:t>chools</w:t>
      </w:r>
      <w:commentRangeEnd w:id="6145"/>
      <w:r w:rsidR="00BC732C">
        <w:rPr>
          <w:rStyle w:val="CommentReference"/>
          <w:sz w:val="24"/>
          <w:szCs w:val="24"/>
        </w:rPr>
        <w:commentReference w:id="6145"/>
      </w:r>
    </w:p>
    <w:p w14:paraId="2A4E52E9" w14:textId="77777777" w:rsidR="00BC732C" w:rsidRDefault="006403B7" w:rsidP="00253E03">
      <w:pPr>
        <w:pStyle w:val="par2"/>
        <w:spacing w:after="240"/>
        <w:ind w:left="2160"/>
      </w:pPr>
      <w:r>
        <w:t>9.03(2)(a)(i)</w:t>
      </w:r>
      <w:r>
        <w:tab/>
      </w:r>
      <w:ins w:id="6152" w:author="Author">
        <w:r w:rsidR="00887B04">
          <w:t xml:space="preserve">By IEP team: </w:t>
        </w:r>
      </w:ins>
    </w:p>
    <w:p w14:paraId="39FEB8F4" w14:textId="6BBDC433" w:rsidR="00D84326" w:rsidRDefault="00BC732C">
      <w:pPr>
        <w:pStyle w:val="par2"/>
        <w:spacing w:after="240"/>
        <w:ind w:left="2160"/>
        <w:pPrChange w:id="6153" w:author="Author">
          <w:pPr>
            <w:pStyle w:val="par3"/>
          </w:pPr>
        </w:pPrChange>
      </w:pPr>
      <w:r>
        <w:tab/>
      </w:r>
      <w:r>
        <w:tab/>
        <w:t xml:space="preserve">9.03(2)(a)(i)(A) </w:t>
      </w:r>
      <w:r w:rsidR="00D84326">
        <w:t>When a</w:t>
      </w:r>
      <w:ins w:id="6154" w:author="Author">
        <w:r w:rsidR="00EF3F0B">
          <w:t xml:space="preserve">n IEP team </w:t>
        </w:r>
        <w:r w:rsidR="006403B7">
          <w:t>places a</w:t>
        </w:r>
      </w:ins>
      <w:r w:rsidR="006403B7">
        <w:t xml:space="preserve"> child with a disability </w:t>
      </w:r>
      <w:del w:id="6155" w:author="Author">
        <w:r w:rsidR="00D84326">
          <w:delText xml:space="preserve">is placed </w:delText>
        </w:r>
      </w:del>
      <w:r w:rsidR="00D84326">
        <w:t>in</w:t>
      </w:r>
      <w:r w:rsidR="00D84326" w:rsidDel="007D79DC">
        <w:t>to</w:t>
      </w:r>
      <w:r w:rsidR="00D84326">
        <w:t xml:space="preserve"> an approved facility school, the</w:t>
      </w:r>
      <w:r w:rsidR="007D79DC">
        <w:t xml:space="preserve"> </w:t>
      </w:r>
      <w:del w:id="6156" w:author="Author">
        <w:r w:rsidR="00D84326" w:rsidDel="00A92762">
          <w:delText>district of residence</w:delText>
        </w:r>
      </w:del>
      <w:ins w:id="6157" w:author="Author">
        <w:r w:rsidR="00A92762">
          <w:t>AUR</w:t>
        </w:r>
      </w:ins>
      <w:r w:rsidR="00D84326">
        <w:t xml:space="preserve"> is responsible for paying the tuition costs.</w:t>
      </w:r>
      <w:r w:rsidR="001B0AAC">
        <w:t xml:space="preserve"> </w:t>
      </w:r>
      <w:r w:rsidR="00D84326">
        <w:t xml:space="preserve">The tuition cost rate shall be determined by the Department </w:t>
      </w:r>
      <w:del w:id="6158" w:author="Author">
        <w:r w:rsidR="00D84326" w:rsidDel="00A92762">
          <w:delText xml:space="preserve">of Education </w:delText>
        </w:r>
      </w:del>
      <w:r w:rsidR="00D84326">
        <w:t xml:space="preserve">and approved by the State Board in accordance with section 9.06(1) of these Rules. Such tuition costs shall be the maximum amount the </w:t>
      </w:r>
      <w:r w:rsidR="00D84326" w:rsidDel="003D0F82">
        <w:t>district of residence</w:t>
      </w:r>
      <w:r w:rsidR="00D84326">
        <w:t xml:space="preserve"> shall be obligated to pay for the special education program</w:t>
      </w:r>
      <w:ins w:id="6159" w:author="Author">
        <w:r w:rsidR="51A39B3F">
          <w:t>,</w:t>
        </w:r>
      </w:ins>
      <w:del w:id="6160" w:author="Author">
        <w:r w:rsidR="007D79DC" w:rsidDel="00D84326">
          <w:delText>.</w:delText>
        </w:r>
      </w:del>
      <w:r w:rsidR="00D84326">
        <w:t xml:space="preserve"> </w:t>
      </w:r>
      <w:ins w:id="6161" w:author="Author">
        <w:r w:rsidR="37C1CDE4">
          <w:t>e</w:t>
        </w:r>
      </w:ins>
      <w:del w:id="6162" w:author="Author">
        <w:r w:rsidR="007D79DC" w:rsidDel="00D84326">
          <w:delText>E</w:delText>
        </w:r>
      </w:del>
      <w:r w:rsidR="00D84326">
        <w:t xml:space="preserve">xcept that the </w:t>
      </w:r>
      <w:del w:id="6163" w:author="Author">
        <w:r w:rsidR="00D84326" w:rsidDel="003D0F82">
          <w:delText>district of residence</w:delText>
        </w:r>
      </w:del>
      <w:ins w:id="6164" w:author="Author">
        <w:r w:rsidR="003D0F82">
          <w:t>AUR</w:t>
        </w:r>
      </w:ins>
      <w:r w:rsidR="00D84326">
        <w:t xml:space="preserve"> may pay a higher tuition cost than the cost established by the Department </w:t>
      </w:r>
      <w:ins w:id="6165" w:author="Author">
        <w:r w:rsidR="0036316E">
          <w:t>a</w:t>
        </w:r>
      </w:ins>
      <w:del w:id="6166" w:author="Author">
        <w:r w:rsidR="00D84326" w:rsidDel="003D0F82">
          <w:delText xml:space="preserve">of Education </w:delText>
        </w:r>
        <w:r w:rsidR="00D84326">
          <w:delText>a</w:delText>
        </w:r>
      </w:del>
      <w:r w:rsidR="00D84326">
        <w:t xml:space="preserve">nd approved by the State Board for children in need of specialized services, if these services are included in a child’s IEP. Costs for additional services required by an individual child and documented on an IEP may be negotiated by the approved facility school and </w:t>
      </w:r>
      <w:del w:id="6167" w:author="Author">
        <w:r w:rsidR="00D84326" w:rsidDel="003D0F82">
          <w:delText>administrative unit of residence</w:delText>
        </w:r>
      </w:del>
      <w:ins w:id="6168" w:author="Author">
        <w:r w:rsidR="003D0F82">
          <w:t>AUR</w:t>
        </w:r>
      </w:ins>
      <w:r w:rsidR="00D84326">
        <w:t xml:space="preserve">. The </w:t>
      </w:r>
      <w:del w:id="6169" w:author="Author">
        <w:r w:rsidR="00D84326" w:rsidDel="003D0F82">
          <w:delText>district of residence</w:delText>
        </w:r>
      </w:del>
      <w:ins w:id="6170" w:author="Author">
        <w:r w:rsidR="003D0F82">
          <w:t>AUR</w:t>
        </w:r>
      </w:ins>
      <w:r w:rsidR="00D84326">
        <w:t xml:space="preserve"> is not responsible for paying tuition costs for </w:t>
      </w:r>
      <w:del w:id="6171" w:author="Author">
        <w:r w:rsidR="00D84326" w:rsidDel="001D7D43">
          <w:delText>extended school year</w:delText>
        </w:r>
      </w:del>
      <w:ins w:id="6172" w:author="Author">
        <w:r w:rsidR="001D7D43">
          <w:t>ESY</w:t>
        </w:r>
      </w:ins>
      <w:r w:rsidR="00D84326">
        <w:t xml:space="preserve"> services for a child unless the child’s IEP specifies the need for </w:t>
      </w:r>
      <w:del w:id="6173" w:author="Author">
        <w:r w:rsidR="00D84326" w:rsidDel="001D7D43">
          <w:delText>extended school year</w:delText>
        </w:r>
      </w:del>
      <w:ins w:id="6174" w:author="Author">
        <w:r w:rsidR="001D7D43">
          <w:t>ESY</w:t>
        </w:r>
      </w:ins>
      <w:r w:rsidR="00D84326">
        <w:t xml:space="preserve"> services. </w:t>
      </w:r>
      <w:r w:rsidR="009473CA" w:rsidRPr="009473CA">
        <w:t xml:space="preserve">The Department </w:t>
      </w:r>
      <w:del w:id="6175" w:author="Author">
        <w:r w:rsidR="009473CA" w:rsidRPr="009473CA" w:rsidDel="003D0F82">
          <w:delText xml:space="preserve">of Education </w:delText>
        </w:r>
      </w:del>
      <w:r w:rsidR="009473CA" w:rsidRPr="009473CA">
        <w:t xml:space="preserve">does not set the amount of tuition costs that the </w:t>
      </w:r>
      <w:r w:rsidR="009473CA" w:rsidRPr="009473CA" w:rsidDel="003D0F82">
        <w:t>administrative unit of attendance</w:t>
      </w:r>
      <w:r w:rsidR="009473CA" w:rsidRPr="009473CA">
        <w:t xml:space="preserve"> may charge the </w:t>
      </w:r>
      <w:del w:id="6176" w:author="Author">
        <w:r w:rsidR="009473CA" w:rsidRPr="009473CA">
          <w:delText xml:space="preserve">district of </w:delText>
        </w:r>
        <w:r w:rsidR="009473CA" w:rsidRPr="009473CA">
          <w:lastRenderedPageBreak/>
          <w:delText>residence</w:delText>
        </w:r>
      </w:del>
      <w:ins w:id="6177" w:author="Author">
        <w:r w:rsidR="7FEC4705">
          <w:t>AUR</w:t>
        </w:r>
      </w:ins>
      <w:r w:rsidR="009473CA" w:rsidRPr="009473CA">
        <w:t xml:space="preserve"> for children in group homes or group centers served by the </w:t>
      </w:r>
      <w:del w:id="6178" w:author="Author">
        <w:r w:rsidR="009473CA" w:rsidRPr="009473CA" w:rsidDel="003D0F82">
          <w:delText>administrative unit of attendance</w:delText>
        </w:r>
      </w:del>
      <w:ins w:id="6179" w:author="Author">
        <w:r w:rsidR="003D0F82">
          <w:t>AUA</w:t>
        </w:r>
      </w:ins>
      <w:r w:rsidR="009473CA" w:rsidRPr="009473CA">
        <w:t>.</w:t>
      </w:r>
    </w:p>
    <w:p w14:paraId="7C0A48FF" w14:textId="548DBCAD" w:rsidR="00542A25" w:rsidDel="001471CF" w:rsidRDefault="00BC732C">
      <w:pPr>
        <w:pStyle w:val="par4"/>
        <w:spacing w:after="240"/>
        <w:ind w:left="2160" w:firstLine="0"/>
        <w:pPrChange w:id="6180" w:author="Author">
          <w:pPr>
            <w:pStyle w:val="par4"/>
          </w:pPr>
        </w:pPrChange>
      </w:pPr>
      <w:ins w:id="6181" w:author="Author">
        <w:r>
          <w:tab/>
        </w:r>
      </w:ins>
      <w:r w:rsidR="00542A25" w:rsidRPr="00542A25">
        <w:t>9.03(2)(a)(</w:t>
      </w:r>
      <w:r w:rsidR="00542A25" w:rsidRPr="00542A25" w:rsidDel="006403B7">
        <w:t>i</w:t>
      </w:r>
      <w:r w:rsidR="00542A25" w:rsidRPr="00542A25" w:rsidDel="001471CF">
        <w:t>)(</w:t>
      </w:r>
      <w:del w:id="6182" w:author="Author">
        <w:r w:rsidR="00542A25" w:rsidRPr="00542A25" w:rsidDel="00BC732C">
          <w:delText>A</w:delText>
        </w:r>
      </w:del>
      <w:ins w:id="6183" w:author="Author">
        <w:r>
          <w:t>B</w:t>
        </w:r>
      </w:ins>
      <w:r w:rsidR="00542A25" w:rsidRPr="00542A25" w:rsidDel="001471CF">
        <w:t>)</w:t>
      </w:r>
      <w:ins w:id="6184" w:author="Author">
        <w:r>
          <w:t xml:space="preserve"> </w:t>
        </w:r>
      </w:ins>
      <w:r w:rsidR="00542A25">
        <w:t>When a</w:t>
      </w:r>
      <w:ins w:id="6185" w:author="Author">
        <w:r w:rsidR="00342DB5">
          <w:t>n IEP team places</w:t>
        </w:r>
        <w:r w:rsidR="00542A25" w:rsidRPr="00542A25" w:rsidDel="00532ED2">
          <w:t xml:space="preserve"> a</w:t>
        </w:r>
      </w:ins>
      <w:r w:rsidR="00542A25" w:rsidRPr="00542A25" w:rsidDel="00532ED2">
        <w:t xml:space="preserve"> child with a disability </w:t>
      </w:r>
      <w:del w:id="6186" w:author="Author">
        <w:r w:rsidR="00542A25" w:rsidRPr="00542A25" w:rsidDel="00532ED2">
          <w:delText xml:space="preserve">is placed </w:delText>
        </w:r>
      </w:del>
      <w:r w:rsidR="00542A25" w:rsidRPr="00542A25" w:rsidDel="00532ED2">
        <w:t xml:space="preserve">into an approved facility </w:t>
      </w:r>
      <w:del w:id="6187" w:author="Author">
        <w:r w:rsidR="00542A25" w:rsidDel="00D771B8">
          <w:tab/>
        </w:r>
      </w:del>
      <w:r w:rsidR="00542A25" w:rsidRPr="00542A25" w:rsidDel="00532ED2">
        <w:t xml:space="preserve">school, the </w:t>
      </w:r>
      <w:del w:id="6188" w:author="Author">
        <w:r w:rsidR="00542A25" w:rsidRPr="00542A25" w:rsidDel="003D0F82">
          <w:delText>administrative unit of residence</w:delText>
        </w:r>
      </w:del>
      <w:ins w:id="6189" w:author="Author">
        <w:r w:rsidR="1D010E97">
          <w:t>AUR</w:t>
        </w:r>
      </w:ins>
      <w:r w:rsidR="00542A25" w:rsidRPr="00542A25" w:rsidDel="00532ED2">
        <w:t xml:space="preserve"> </w:t>
      </w:r>
      <w:r w:rsidR="00542A25" w:rsidRPr="00542A25" w:rsidDel="00D81B7B">
        <w:t xml:space="preserve">must </w:t>
      </w:r>
      <w:r w:rsidR="00542A25" w:rsidRPr="00542A25" w:rsidDel="00532ED2">
        <w:t xml:space="preserve">count the child for the December </w:t>
      </w:r>
      <w:r w:rsidR="00542A25" w:rsidRPr="00542A25" w:rsidDel="003D0F82">
        <w:t>S</w:t>
      </w:r>
      <w:r w:rsidR="00542A25" w:rsidRPr="00542A25" w:rsidDel="00532ED2">
        <w:t xml:space="preserve">pecial </w:t>
      </w:r>
      <w:r w:rsidR="00542A25" w:rsidRPr="00542A25" w:rsidDel="003D0F82">
        <w:t>E</w:t>
      </w:r>
      <w:r w:rsidR="00542A25" w:rsidRPr="00542A25" w:rsidDel="00532ED2">
        <w:t xml:space="preserve">ducation </w:t>
      </w:r>
      <w:r w:rsidR="00542A25" w:rsidRPr="00542A25" w:rsidDel="003D0F82">
        <w:t>C</w:t>
      </w:r>
      <w:r w:rsidR="00542A25" w:rsidRPr="00542A25" w:rsidDel="00532ED2">
        <w:t xml:space="preserve">ount. </w:t>
      </w:r>
      <w:r w:rsidR="00542A25" w:rsidRPr="00542A25">
        <w:t xml:space="preserve">The approved facility school </w:t>
      </w:r>
      <w:r w:rsidR="00542A25" w:rsidRPr="00542A25" w:rsidDel="00D81B7B">
        <w:t xml:space="preserve">must </w:t>
      </w:r>
      <w:r w:rsidR="00542A25" w:rsidRPr="00542A25">
        <w:t xml:space="preserve">report monthly student enrollment to </w:t>
      </w:r>
      <w:r w:rsidR="00542A25" w:rsidRPr="00542A25" w:rsidDel="00EF2548">
        <w:t xml:space="preserve">CDE </w:t>
      </w:r>
      <w:r w:rsidR="00542A25" w:rsidRPr="00542A25">
        <w:t xml:space="preserve">as required by </w:t>
      </w:r>
      <w:r w:rsidR="00542A25" w:rsidRPr="00542A25" w:rsidDel="003D0F82">
        <w:t>S</w:t>
      </w:r>
      <w:r w:rsidR="00542A25" w:rsidRPr="00542A25">
        <w:t xml:space="preserve">ection 22-54-129(4)(a), C.R.S., and 1 CCR 301-39, rule 14.00, and bill </w:t>
      </w:r>
      <w:r w:rsidR="00542A25" w:rsidRPr="00542A25" w:rsidDel="003D0F82">
        <w:t xml:space="preserve">CDE </w:t>
      </w:r>
      <w:r w:rsidR="00542A25" w:rsidRPr="00542A25">
        <w:t xml:space="preserve">for the amounts due under </w:t>
      </w:r>
      <w:r w:rsidR="00542A25" w:rsidRPr="00542A25" w:rsidDel="003D0F82">
        <w:t>S</w:t>
      </w:r>
      <w:r w:rsidR="00542A25" w:rsidRPr="00542A25">
        <w:t>ection 22-54-129(2.5)(a)(I), C.R.S.</w:t>
      </w:r>
    </w:p>
    <w:p w14:paraId="20E2DA06" w14:textId="77777777" w:rsidR="00887B04" w:rsidRDefault="000801E7" w:rsidP="00253E03">
      <w:pPr>
        <w:pStyle w:val="par4"/>
        <w:spacing w:after="240"/>
        <w:ind w:left="2160"/>
        <w:rPr>
          <w:ins w:id="6190" w:author="Author"/>
        </w:rPr>
      </w:pPr>
      <w:r w:rsidDel="001471CF">
        <w:t>9.03(2)(a)(ii)</w:t>
      </w:r>
      <w:r w:rsidDel="001471CF">
        <w:tab/>
      </w:r>
      <w:ins w:id="6191" w:author="Author">
        <w:r w:rsidR="00887B04">
          <w:t>By public agency or court:</w:t>
        </w:r>
      </w:ins>
    </w:p>
    <w:p w14:paraId="2132E5C0" w14:textId="342528E4" w:rsidR="00ED5ACA" w:rsidRDefault="00887B04">
      <w:pPr>
        <w:pStyle w:val="par4"/>
        <w:spacing w:after="240" w:line="259" w:lineRule="auto"/>
        <w:ind w:left="2160"/>
        <w:rPr>
          <w:ins w:id="6192" w:author="Author"/>
        </w:rPr>
        <w:pPrChange w:id="6193" w:author="Author">
          <w:pPr>
            <w:pStyle w:val="par4"/>
            <w:ind w:left="2160" w:firstLine="0"/>
          </w:pPr>
        </w:pPrChange>
      </w:pPr>
      <w:ins w:id="6194" w:author="Author">
        <w:r>
          <w:tab/>
        </w:r>
        <w:r w:rsidR="00BC732C">
          <w:tab/>
        </w:r>
        <w:r w:rsidR="55725CCB">
          <w:t>9.03(2)(a)(ii</w:t>
        </w:r>
        <w:r w:rsidR="700717B2">
          <w:t xml:space="preserve">)(A) </w:t>
        </w:r>
        <w:r w:rsidR="4DCC9BBE">
          <w:t xml:space="preserve">When a </w:t>
        </w:r>
      </w:ins>
      <w:del w:id="6195" w:author="Author">
        <w:r w:rsidDel="00887B04">
          <w:delText xml:space="preserve">Any court </w:delText>
        </w:r>
      </w:del>
      <w:ins w:id="6196" w:author="Author">
        <w:r w:rsidR="125F585A">
          <w:t>public agency</w:t>
        </w:r>
        <w:r w:rsidR="71FE83E0">
          <w:t xml:space="preserve"> or court</w:t>
        </w:r>
        <w:r w:rsidR="125F585A">
          <w:t xml:space="preserve"> </w:t>
        </w:r>
        <w:r w:rsidR="28B999FA">
          <w:t xml:space="preserve">makes a </w:t>
        </w:r>
        <w:r w:rsidR="700717B2">
          <w:t xml:space="preserve">non-emergency </w:t>
        </w:r>
        <w:r w:rsidR="28B999FA">
          <w:t>public placement of</w:t>
        </w:r>
        <w:r w:rsidR="000801E7" w:rsidDel="001471CF">
          <w:t xml:space="preserve"> </w:t>
        </w:r>
      </w:ins>
      <w:del w:id="6197" w:author="Author">
        <w:r w:rsidR="000801E7" w:rsidDel="001471CF">
          <w:delText xml:space="preserve">of record, the Department of Human Services, or any other public agency authorized by law to place </w:delText>
        </w:r>
      </w:del>
      <w:r w:rsidR="000801E7" w:rsidDel="001471CF">
        <w:t>a child with a disability in a facility with an approved facility school</w:t>
      </w:r>
      <w:ins w:id="6198" w:author="Author">
        <w:r w:rsidR="601AF5CD">
          <w:t xml:space="preserve">, </w:t>
        </w:r>
        <w:commentRangeStart w:id="6199"/>
        <w:r w:rsidR="3373A5EA">
          <w:t xml:space="preserve">the public agency or court </w:t>
        </w:r>
        <w:r w:rsidR="0585FD80">
          <w:t xml:space="preserve">must </w:t>
        </w:r>
        <w:r w:rsidR="71FE83E0">
          <w:t xml:space="preserve">follow </w:t>
        </w:r>
        <w:r w:rsidR="601AF5CD">
          <w:t>the</w:t>
        </w:r>
        <w:r w:rsidR="71FE83E0">
          <w:t xml:space="preserve"> collaborative process described in Rule 9.02(1)(a).</w:t>
        </w:r>
      </w:ins>
      <w:commentRangeEnd w:id="6199"/>
      <w:r w:rsidR="00745852">
        <w:rPr>
          <w:rStyle w:val="CommentReference"/>
          <w:sz w:val="24"/>
          <w:szCs w:val="24"/>
        </w:rPr>
        <w:commentReference w:id="6199"/>
      </w:r>
    </w:p>
    <w:p w14:paraId="7B1D931F" w14:textId="6032A199" w:rsidR="00F274E4" w:rsidRDefault="00ED5ACA" w:rsidP="00253E03">
      <w:pPr>
        <w:pStyle w:val="par4"/>
        <w:spacing w:after="240"/>
        <w:ind w:left="2160" w:firstLine="0"/>
        <w:rPr>
          <w:ins w:id="6200" w:author="Author"/>
        </w:rPr>
      </w:pPr>
      <w:ins w:id="6201" w:author="Author">
        <w:r>
          <w:tab/>
        </w:r>
        <w:r w:rsidR="71FE83E0">
          <w:t xml:space="preserve">9.03(2)(a)(ii)(B) When a </w:t>
        </w:r>
        <w:r w:rsidR="601AF5CD">
          <w:t>public agency</w:t>
        </w:r>
      </w:ins>
      <w:r w:rsidR="484F3ED1">
        <w:t xml:space="preserve"> </w:t>
      </w:r>
      <w:ins w:id="6202" w:author="Author">
        <w:r w:rsidR="28B999FA">
          <w:t xml:space="preserve">or court </w:t>
        </w:r>
        <w:r w:rsidR="75D93603">
          <w:t>makes an emergency placement</w:t>
        </w:r>
        <w:r w:rsidR="43B5E3C3">
          <w:t xml:space="preserve"> in a facility with an approved facility school</w:t>
        </w:r>
        <w:r w:rsidR="75D93603">
          <w:t xml:space="preserve">, </w:t>
        </w:r>
        <w:r w:rsidR="1B1B9195">
          <w:t>the</w:t>
        </w:r>
        <w:r w:rsidR="7F699071">
          <w:t xml:space="preserve"> public agency or court</w:t>
        </w:r>
        <w:del w:id="6203" w:author="Author">
          <w:r w:rsidDel="1B1B9195">
            <w:delText>y</w:delText>
          </w:r>
        </w:del>
        <w:r w:rsidR="000801E7" w:rsidDel="001471CF">
          <w:t xml:space="preserve"> </w:t>
        </w:r>
      </w:ins>
      <w:r w:rsidR="000801E7" w:rsidDel="001471CF">
        <w:t xml:space="preserve">shall notify in writing the </w:t>
      </w:r>
      <w:ins w:id="6204" w:author="Author">
        <w:r w:rsidR="68274FFC">
          <w:t xml:space="preserve">special education director for the </w:t>
        </w:r>
      </w:ins>
      <w:r w:rsidR="000801E7" w:rsidDel="001471CF">
        <w:t xml:space="preserve">child’s </w:t>
      </w:r>
      <w:del w:id="6205" w:author="Author">
        <w:r w:rsidR="000801E7" w:rsidDel="003D0F82">
          <w:delText>administrative unit of residence</w:delText>
        </w:r>
      </w:del>
      <w:ins w:id="6206" w:author="Author">
        <w:r w:rsidR="1B685613">
          <w:t>AUR</w:t>
        </w:r>
        <w:r w:rsidR="68274FFC">
          <w:t xml:space="preserve"> and</w:t>
        </w:r>
      </w:ins>
      <w:del w:id="6207" w:author="Author">
        <w:r w:rsidR="000801E7" w:rsidDel="001471CF">
          <w:delText>,</w:delText>
        </w:r>
      </w:del>
      <w:r w:rsidR="000801E7" w:rsidDel="001471CF">
        <w:t xml:space="preserve"> the </w:t>
      </w:r>
      <w:r w:rsidR="000801E7" w:rsidDel="003D0F82">
        <w:t>administrative unit</w:t>
      </w:r>
      <w:r w:rsidR="000801E7" w:rsidDel="001471CF">
        <w:t xml:space="preserve"> in which the approved facility school is located</w:t>
      </w:r>
      <w:ins w:id="6208" w:author="Author">
        <w:r w:rsidR="18A4FE3F">
          <w:t>,</w:t>
        </w:r>
      </w:ins>
      <w:r w:rsidR="000801E7" w:rsidDel="001471CF">
        <w:t xml:space="preserve"> and the Department of the placement within </w:t>
      </w:r>
      <w:del w:id="6209" w:author="Author">
        <w:r w:rsidR="000801E7" w:rsidDel="00D34541">
          <w:delText xml:space="preserve">fifteen </w:delText>
        </w:r>
      </w:del>
      <w:ins w:id="6210" w:author="Author">
        <w:r w:rsidR="35D54D9C">
          <w:t>15</w:t>
        </w:r>
        <w:r w:rsidR="061DD8FC">
          <w:t xml:space="preserve"> </w:t>
        </w:r>
      </w:ins>
      <w:r w:rsidR="000801E7" w:rsidDel="00D34541">
        <w:t xml:space="preserve">calendar </w:t>
      </w:r>
      <w:r w:rsidR="000801E7" w:rsidDel="001471CF">
        <w:t>days after the placement.</w:t>
      </w:r>
      <w:del w:id="6211" w:author="Author">
        <w:r w:rsidR="000801E7" w:rsidDel="001471CF">
          <w:delText xml:space="preserve"> </w:delText>
        </w:r>
      </w:del>
    </w:p>
    <w:p w14:paraId="79F82FD8" w14:textId="4A22AE29" w:rsidR="00F274E4" w:rsidRDefault="00F274E4" w:rsidP="00253E03">
      <w:pPr>
        <w:pStyle w:val="par4"/>
        <w:spacing w:after="240"/>
        <w:ind w:left="2160" w:firstLine="0"/>
        <w:rPr>
          <w:ins w:id="6212" w:author="Author"/>
        </w:rPr>
      </w:pPr>
      <w:ins w:id="6213" w:author="Author">
        <w:r>
          <w:tab/>
        </w:r>
        <w:r w:rsidR="7AD37A80">
          <w:t xml:space="preserve">9.03(2)(a)(ii)(C) </w:t>
        </w:r>
      </w:ins>
      <w:r w:rsidR="000801E7" w:rsidDel="001471CF">
        <w:t>If a</w:t>
      </w:r>
      <w:del w:id="6214" w:author="Author">
        <w:r w:rsidR="000801E7" w:rsidDel="001471CF">
          <w:delText xml:space="preserve"> court or</w:delText>
        </w:r>
      </w:del>
      <w:r w:rsidR="000801E7" w:rsidDel="001471CF">
        <w:t xml:space="preserve"> public agency</w:t>
      </w:r>
      <w:ins w:id="6215" w:author="Author">
        <w:r w:rsidR="000801E7" w:rsidDel="001471CF">
          <w:t xml:space="preserve"> </w:t>
        </w:r>
        <w:r w:rsidR="7AD37A80">
          <w:t>or court</w:t>
        </w:r>
      </w:ins>
      <w:r w:rsidR="484F3ED1">
        <w:t xml:space="preserve"> </w:t>
      </w:r>
      <w:r w:rsidR="000801E7" w:rsidDel="001471CF">
        <w:t>makes a public placement but fails to provide the required written notice</w:t>
      </w:r>
      <w:ins w:id="6216" w:author="Author">
        <w:r w:rsidR="7AD37A80">
          <w:t xml:space="preserve"> </w:t>
        </w:r>
        <w:commentRangeStart w:id="6217"/>
        <w:r w:rsidR="7AD37A80">
          <w:t>within 15 calendar days of the placement</w:t>
        </w:r>
      </w:ins>
      <w:commentRangeEnd w:id="6217"/>
      <w:r w:rsidR="00FB5693">
        <w:rPr>
          <w:rStyle w:val="CommentReference"/>
          <w:sz w:val="24"/>
          <w:szCs w:val="24"/>
        </w:rPr>
        <w:commentReference w:id="6217"/>
      </w:r>
      <w:r w:rsidR="000801E7" w:rsidDel="001471CF">
        <w:t xml:space="preserve">, such court or public agency shall be responsible for the tuition costs for the child until such time as the required notification is made. </w:t>
      </w:r>
    </w:p>
    <w:p w14:paraId="0AE6E29F" w14:textId="7D01E26D" w:rsidR="00090A32" w:rsidRDefault="00F274E4" w:rsidP="00253E03">
      <w:pPr>
        <w:pStyle w:val="par4"/>
        <w:spacing w:after="240" w:line="259" w:lineRule="auto"/>
        <w:ind w:left="2160" w:firstLine="0"/>
        <w:rPr>
          <w:ins w:id="6218" w:author="Author"/>
        </w:rPr>
      </w:pPr>
      <w:ins w:id="6219" w:author="Author">
        <w:r>
          <w:tab/>
        </w:r>
        <w:commentRangeStart w:id="6220"/>
        <w:r w:rsidR="06C6EEAF">
          <w:t>9.03(</w:t>
        </w:r>
        <w:r w:rsidR="39597D8F">
          <w:t>2)</w:t>
        </w:r>
        <w:r w:rsidR="06C6EEAF">
          <w:t xml:space="preserve">(a)(ii)(D) </w:t>
        </w:r>
        <w:r w:rsidR="0F8819DB">
          <w:t xml:space="preserve">After receiving notification of the public placement </w:t>
        </w:r>
        <w:r w:rsidR="26080FAC">
          <w:t xml:space="preserve">in the facility with an approved facility school, the AUR </w:t>
        </w:r>
        <w:r w:rsidR="005B1DB9">
          <w:t>must</w:t>
        </w:r>
        <w:r w:rsidR="26080FAC">
          <w:t xml:space="preserve"> convene the IEP team to </w:t>
        </w:r>
        <w:r w:rsidR="55A015F8">
          <w:t xml:space="preserve">review the placement and make any lawfully required changes to the IEP. If the IEP team determines that FAPE cannot be provided in the facility, the AUR </w:t>
        </w:r>
        <w:r w:rsidR="6DEE8E2B">
          <w:t xml:space="preserve">may </w:t>
        </w:r>
        <w:r w:rsidR="55A015F8">
          <w:t xml:space="preserve">provide written notice of disapproval to the public agency or the court. </w:t>
        </w:r>
      </w:ins>
      <w:commentRangeEnd w:id="6220"/>
      <w:r w:rsidR="00FB5693">
        <w:rPr>
          <w:rStyle w:val="CommentReference"/>
          <w:sz w:val="24"/>
          <w:szCs w:val="24"/>
        </w:rPr>
        <w:commentReference w:id="6220"/>
      </w:r>
      <w:commentRangeStart w:id="6221"/>
      <w:ins w:id="6222" w:author="Author">
        <w:r w:rsidR="55A015F8">
          <w:t xml:space="preserve">The decision </w:t>
        </w:r>
        <w:r w:rsidR="55A015F8">
          <w:lastRenderedPageBreak/>
          <w:t xml:space="preserve">must be based solely on the unavailability of the appropriate educational services and not on the determination that </w:t>
        </w:r>
        <w:r w:rsidR="4CFF8A6E">
          <w:t xml:space="preserve">special education and </w:t>
        </w:r>
        <w:r w:rsidR="759933FA">
          <w:t>related</w:t>
        </w:r>
      </w:ins>
      <w:r w:rsidR="55A015F8">
        <w:t xml:space="preserve"> </w:t>
      </w:r>
      <w:ins w:id="6223" w:author="Author">
        <w:r w:rsidR="55A015F8">
          <w:t xml:space="preserve">services could be provided in a different location. </w:t>
        </w:r>
        <w:r w:rsidR="3B4B9A32">
          <w:t>If the placement is disapproved, the AUR must ensure that the child receives FAPE until an appropriate placement can be determined in accordance with these Rules.</w:t>
        </w:r>
      </w:ins>
      <w:commentRangeEnd w:id="6221"/>
      <w:r w:rsidR="00DB1BB8">
        <w:rPr>
          <w:rStyle w:val="CommentReference"/>
          <w:sz w:val="24"/>
          <w:szCs w:val="24"/>
        </w:rPr>
        <w:commentReference w:id="6221"/>
      </w:r>
    </w:p>
    <w:p w14:paraId="319F4F1B" w14:textId="74DAEEC0" w:rsidR="000801E7" w:rsidRDefault="55A015F8" w:rsidP="00253E03">
      <w:pPr>
        <w:pStyle w:val="par4"/>
        <w:spacing w:after="240"/>
        <w:ind w:left="2160" w:firstLine="720"/>
      </w:pPr>
      <w:ins w:id="6224" w:author="Author">
        <w:r>
          <w:t>9.03(a)(ii)(E)</w:t>
        </w:r>
        <w:del w:id="6225" w:author="Author">
          <w:r>
            <w:delText xml:space="preserve"> </w:delText>
          </w:r>
        </w:del>
        <w:r w:rsidR="06C6EEAF">
          <w:t xml:space="preserve"> </w:t>
        </w:r>
      </w:ins>
      <w:commentRangeStart w:id="6226"/>
      <w:r w:rsidR="000801E7" w:rsidDel="001471CF">
        <w:t xml:space="preserve">If the child’s </w:t>
      </w:r>
      <w:del w:id="6227" w:author="Author">
        <w:r w:rsidR="000801E7" w:rsidDel="003D0F82">
          <w:delText>administrative unit of residence</w:delText>
        </w:r>
      </w:del>
      <w:ins w:id="6228" w:author="Author">
        <w:r w:rsidR="36C54012">
          <w:t>AUR</w:t>
        </w:r>
      </w:ins>
      <w:r w:rsidR="000801E7" w:rsidDel="001471CF">
        <w:t xml:space="preserve"> does not provide written notice of disapproval of the child’s placement in an approved facility school by a court or public agency within </w:t>
      </w:r>
      <w:del w:id="6229" w:author="Author">
        <w:r w:rsidR="000801E7" w:rsidDel="00D34541">
          <w:delText xml:space="preserve">fifteen </w:delText>
        </w:r>
      </w:del>
      <w:ins w:id="6230" w:author="Author">
        <w:r w:rsidR="4980AC9D">
          <w:t xml:space="preserve">15 </w:t>
        </w:r>
      </w:ins>
      <w:r w:rsidR="000801E7" w:rsidDel="00D34541">
        <w:t xml:space="preserve">calendar </w:t>
      </w:r>
      <w:r w:rsidR="000801E7" w:rsidDel="001471CF">
        <w:t>days after the required notification, the placement shall be deemed appropriate</w:t>
      </w:r>
      <w:ins w:id="6231" w:author="Author">
        <w:r>
          <w:t xml:space="preserve"> and the AUR shall be responsible for tuition costs as described in these Rules</w:t>
        </w:r>
      </w:ins>
      <w:r w:rsidR="484F3ED1">
        <w:t>.</w:t>
      </w:r>
      <w:r w:rsidR="000801E7" w:rsidDel="00A44153">
        <w:t xml:space="preserve"> </w:t>
      </w:r>
      <w:commentRangeEnd w:id="6226"/>
      <w:r w:rsidR="00DB1BB8">
        <w:rPr>
          <w:rStyle w:val="CommentReference"/>
          <w:sz w:val="24"/>
          <w:szCs w:val="24"/>
        </w:rPr>
        <w:commentReference w:id="6226"/>
      </w:r>
      <w:commentRangeStart w:id="6232"/>
      <w:del w:id="6233" w:author="Author">
        <w:r w:rsidR="000801E7" w:rsidDel="00A44153">
          <w:delText xml:space="preserve">A decision to disapprove a placement </w:delText>
        </w:r>
        <w:r w:rsidR="000801E7" w:rsidDel="00D81B7B">
          <w:delText xml:space="preserve">must </w:delText>
        </w:r>
        <w:r w:rsidR="000801E7" w:rsidDel="00A44153">
          <w:delText xml:space="preserve">be based solely on the unavailability of appropriate educational services. If the placement is disapproved, the </w:delText>
        </w:r>
        <w:r w:rsidR="000801E7" w:rsidDel="003D0F82">
          <w:delText xml:space="preserve">administrative unit of </w:delText>
        </w:r>
        <w:r w:rsidR="00090A32" w:rsidDel="55A015F8">
          <w:delText>residence</w:delText>
        </w:r>
      </w:del>
      <w:ins w:id="6234" w:author="Author">
        <w:del w:id="6235" w:author="Author">
          <w:r w:rsidR="00090A32" w:rsidDel="55A015F8">
            <w:delText>AUR</w:delText>
          </w:r>
        </w:del>
      </w:ins>
      <w:del w:id="6236" w:author="Author">
        <w:r w:rsidR="000801E7" w:rsidDel="00A44153">
          <w:delText xml:space="preserve"> </w:delText>
        </w:r>
        <w:r w:rsidR="000801E7" w:rsidDel="00D81B7B">
          <w:delText xml:space="preserve">must </w:delText>
        </w:r>
        <w:r w:rsidR="000801E7" w:rsidDel="00A44153">
          <w:delText xml:space="preserve">assure that the child receives </w:delText>
        </w:r>
        <w:r w:rsidR="000801E7" w:rsidDel="003D0F82">
          <w:delText xml:space="preserve">a free appropriate public </w:delText>
        </w:r>
        <w:r w:rsidR="00090A32" w:rsidDel="55A015F8">
          <w:delText>education</w:delText>
        </w:r>
      </w:del>
      <w:ins w:id="6237" w:author="Author">
        <w:del w:id="6238" w:author="Author">
          <w:r w:rsidR="00090A32" w:rsidDel="55A015F8">
            <w:delText>FAPE</w:delText>
          </w:r>
        </w:del>
      </w:ins>
      <w:del w:id="6239" w:author="Author">
        <w:r w:rsidR="000801E7" w:rsidDel="00A44153">
          <w:delText xml:space="preserve"> until an appropriate placement can be determined in accordance with these Rules.</w:delText>
        </w:r>
      </w:del>
      <w:commentRangeEnd w:id="6232"/>
      <w:r w:rsidR="00DB1BB8">
        <w:rPr>
          <w:rStyle w:val="CommentReference"/>
          <w:sz w:val="24"/>
          <w:szCs w:val="24"/>
        </w:rPr>
        <w:commentReference w:id="6232"/>
      </w:r>
    </w:p>
    <w:p w14:paraId="47AA8B03" w14:textId="77777777" w:rsidR="000801E7" w:rsidRDefault="000801E7" w:rsidP="00253E03">
      <w:pPr>
        <w:pStyle w:val="par2"/>
        <w:spacing w:after="240"/>
      </w:pPr>
      <w:r>
        <w:t>9.03(2)(b)</w:t>
      </w:r>
      <w:r>
        <w:tab/>
        <w:t xml:space="preserve">Placement in </w:t>
      </w:r>
      <w:ins w:id="6240" w:author="Author">
        <w:r w:rsidR="003D0F82">
          <w:t>c</w:t>
        </w:r>
      </w:ins>
      <w:del w:id="6241" w:author="Author">
        <w:r w:rsidDel="003D0F82">
          <w:delText>C</w:delText>
        </w:r>
      </w:del>
      <w:r>
        <w:t xml:space="preserve">harter </w:t>
      </w:r>
      <w:ins w:id="6242" w:author="Author">
        <w:r w:rsidR="003D0F82">
          <w:t>s</w:t>
        </w:r>
      </w:ins>
      <w:del w:id="6243" w:author="Author">
        <w:r w:rsidDel="003D0F82">
          <w:delText>S</w:delText>
        </w:r>
      </w:del>
      <w:r>
        <w:t>chools</w:t>
      </w:r>
    </w:p>
    <w:p w14:paraId="74A3C183" w14:textId="77777777" w:rsidR="000801E7" w:rsidRDefault="000801E7" w:rsidP="00253E03">
      <w:pPr>
        <w:pStyle w:val="upar3"/>
        <w:spacing w:after="240"/>
      </w:pPr>
      <w:r>
        <w:t xml:space="preserve">When a child with a disability enrolls in and attends a charter school pursuant to Article 30.5 of Title 22, C.R.S., including a charter school that provides a multidistrict online school, the </w:t>
      </w:r>
      <w:del w:id="6244" w:author="Author">
        <w:r w:rsidDel="003D0F82">
          <w:delText>district of residence</w:delText>
        </w:r>
      </w:del>
      <w:ins w:id="6245" w:author="Author">
        <w:r w:rsidR="003D0F82">
          <w:t>AUR</w:t>
        </w:r>
      </w:ins>
      <w:r>
        <w:t xml:space="preserve"> shall be responsible for paying to the charter school or the chartering authority, whichever is providing the special education services, the tuition costs incurred in educating the child. The chartering authority shall count the child for the October 1 </w:t>
      </w:r>
      <w:ins w:id="6246" w:author="Author">
        <w:r w:rsidR="002E3153">
          <w:t>c</w:t>
        </w:r>
      </w:ins>
      <w:del w:id="6247" w:author="Author">
        <w:r w:rsidDel="002E3153">
          <w:delText>C</w:delText>
        </w:r>
      </w:del>
      <w:r>
        <w:t xml:space="preserve">ount, and the </w:t>
      </w:r>
      <w:del w:id="6248" w:author="Author">
        <w:r w:rsidDel="003D0F82">
          <w:delText>administrative unit of attendance</w:delText>
        </w:r>
      </w:del>
      <w:ins w:id="6249" w:author="Author">
        <w:r w:rsidR="003D0F82">
          <w:t>AUA</w:t>
        </w:r>
      </w:ins>
      <w:r>
        <w:t xml:space="preserve"> shall count the child for the December 1 </w:t>
      </w:r>
      <w:ins w:id="6250" w:author="Author">
        <w:r w:rsidR="003D0F82">
          <w:t>s</w:t>
        </w:r>
      </w:ins>
      <w:del w:id="6251" w:author="Author">
        <w:r w:rsidDel="003D0F82">
          <w:delText>S</w:delText>
        </w:r>
      </w:del>
      <w:r>
        <w:t xml:space="preserve">pecial </w:t>
      </w:r>
      <w:ins w:id="6252" w:author="Author">
        <w:r w:rsidR="003D0F82">
          <w:t>e</w:t>
        </w:r>
      </w:ins>
      <w:del w:id="6253" w:author="Author">
        <w:r w:rsidDel="003D0F82">
          <w:delText>E</w:delText>
        </w:r>
      </w:del>
      <w:r>
        <w:t xml:space="preserve">ducation </w:t>
      </w:r>
      <w:ins w:id="6254" w:author="Author">
        <w:r w:rsidR="003D0F82">
          <w:t>c</w:t>
        </w:r>
      </w:ins>
      <w:del w:id="6255" w:author="Author">
        <w:r w:rsidDel="003D0F82">
          <w:delText>C</w:delText>
        </w:r>
      </w:del>
      <w:r>
        <w:t xml:space="preserve">ount. The amount of the tuition costs shall be determined pursuant to </w:t>
      </w:r>
      <w:ins w:id="6256" w:author="Author">
        <w:r w:rsidR="003D0F82">
          <w:t>s</w:t>
        </w:r>
      </w:ins>
      <w:del w:id="6257" w:author="Author">
        <w:r w:rsidDel="003D0F82">
          <w:delText>S</w:delText>
        </w:r>
      </w:del>
      <w:r>
        <w:t xml:space="preserve">ection 9.06(2) of these Rules. A written approval for the placement is not required from the </w:t>
      </w:r>
      <w:del w:id="6258" w:author="Author">
        <w:r w:rsidDel="00E7662E">
          <w:delText>administrative unit of residence</w:delText>
        </w:r>
      </w:del>
      <w:ins w:id="6259" w:author="Author">
        <w:r w:rsidR="00E7662E">
          <w:t>AUR</w:t>
        </w:r>
      </w:ins>
      <w:r>
        <w:t xml:space="preserve"> or from the district of residence. Nothing in this subsection shall be construed to apply to the charter contract entered into between a charter school and its chartering authority or to allow a charter school to seek tuition costs from its chartering authority. The tuition responsibility shall be reflected in a contract among the charter school, the </w:t>
      </w:r>
      <w:del w:id="6260" w:author="Author">
        <w:r w:rsidDel="00E7662E">
          <w:delText>administrative unit of residence</w:delText>
        </w:r>
      </w:del>
      <w:ins w:id="6261" w:author="Author">
        <w:r w:rsidR="00E7662E">
          <w:t>AUR</w:t>
        </w:r>
      </w:ins>
      <w:r>
        <w:t xml:space="preserve"> and the district of residence, if it is not an </w:t>
      </w:r>
      <w:del w:id="6262" w:author="Author">
        <w:r w:rsidDel="003D0F82">
          <w:delText>administrative unit</w:delText>
        </w:r>
      </w:del>
      <w:ins w:id="6263" w:author="Author">
        <w:r w:rsidR="003D0F82">
          <w:t>AU</w:t>
        </w:r>
      </w:ins>
      <w:r>
        <w:t xml:space="preserve">, in a form approved by the chartering authority, and consistent with </w:t>
      </w:r>
      <w:ins w:id="6264" w:author="Author">
        <w:r w:rsidR="003D0F82">
          <w:t>s</w:t>
        </w:r>
      </w:ins>
      <w:del w:id="6265" w:author="Author">
        <w:r w:rsidDel="003D0F82">
          <w:delText>S</w:delText>
        </w:r>
      </w:del>
      <w:r>
        <w:t xml:space="preserve">ection 9.05(1) of these Rules. Under the circumstances </w:t>
      </w:r>
      <w:r>
        <w:lastRenderedPageBreak/>
        <w:t xml:space="preserve">described in this subsection, the provisions of </w:t>
      </w:r>
      <w:ins w:id="6266" w:author="Author">
        <w:r w:rsidR="003D0F82">
          <w:t>s</w:t>
        </w:r>
      </w:ins>
      <w:del w:id="6267" w:author="Author">
        <w:r w:rsidDel="003D0F82">
          <w:delText>S</w:delText>
        </w:r>
      </w:del>
      <w:r>
        <w:t>ection 22-20-108(8), C.R.S. shall not apply.</w:t>
      </w:r>
    </w:p>
    <w:p w14:paraId="4943AD1C" w14:textId="77777777" w:rsidR="000801E7" w:rsidRDefault="000801E7" w:rsidP="00253E03">
      <w:pPr>
        <w:pStyle w:val="par3"/>
        <w:spacing w:after="240"/>
      </w:pPr>
      <w:r>
        <w:t>9.03(2)(b)(i)</w:t>
      </w:r>
      <w:r>
        <w:tab/>
        <w:t xml:space="preserve">Tuition shall be owed to the charter school for those children based on the criteria set forth in </w:t>
      </w:r>
      <w:ins w:id="6268" w:author="Author">
        <w:r w:rsidR="003D0F82">
          <w:t>s</w:t>
        </w:r>
      </w:ins>
      <w:del w:id="6269" w:author="Author">
        <w:r w:rsidDel="003D0F82">
          <w:delText>S</w:delText>
        </w:r>
      </w:del>
      <w:r>
        <w:t>ection 9.03(1) of these Rules.</w:t>
      </w:r>
    </w:p>
    <w:p w14:paraId="4454E204" w14:textId="77777777" w:rsidR="000801E7" w:rsidRDefault="000801E7" w:rsidP="00253E03">
      <w:pPr>
        <w:pStyle w:val="par3"/>
        <w:spacing w:after="240"/>
      </w:pPr>
      <w:r>
        <w:t>9.03(2)(b)(ii)</w:t>
      </w:r>
      <w:r>
        <w:tab/>
        <w:t xml:space="preserve">The provisions in </w:t>
      </w:r>
      <w:ins w:id="6270" w:author="Author">
        <w:r w:rsidR="003D0F82">
          <w:t>s</w:t>
        </w:r>
      </w:ins>
      <w:del w:id="6271" w:author="Author">
        <w:r w:rsidDel="003D0F82">
          <w:delText>S</w:delText>
        </w:r>
      </w:del>
      <w:r>
        <w:t xml:space="preserve">ection 9.03(2)(b) </w:t>
      </w:r>
      <w:ins w:id="6272" w:author="Author">
        <w:r w:rsidR="003D0F82">
          <w:t xml:space="preserve">of these Rules </w:t>
        </w:r>
      </w:ins>
      <w:r>
        <w:t>also apply when:</w:t>
      </w:r>
    </w:p>
    <w:p w14:paraId="076F7AF0" w14:textId="77777777" w:rsidR="000801E7" w:rsidRDefault="000801E7" w:rsidP="00253E03">
      <w:pPr>
        <w:pStyle w:val="par4"/>
        <w:spacing w:after="240"/>
      </w:pPr>
      <w:r>
        <w:t>9.03(2)(b)(ii)(A)</w:t>
      </w:r>
      <w:r>
        <w:tab/>
        <w:t>A child is already enrolled in the charter school and is subsequently identified as a child with a disability in connection with the child find process; or</w:t>
      </w:r>
    </w:p>
    <w:p w14:paraId="5ACC079A" w14:textId="77777777" w:rsidR="000801E7" w:rsidRDefault="000801E7" w:rsidP="00253E03">
      <w:pPr>
        <w:pStyle w:val="par4"/>
        <w:spacing w:after="240"/>
      </w:pPr>
      <w:r>
        <w:t>9.03(2)(b)(ii)(B)</w:t>
      </w:r>
      <w:r>
        <w:tab/>
        <w:t>A charter school, which has not been billing for tuition costs for an enrolled child with a disability, decides to initiate a tuition contract.</w:t>
      </w:r>
    </w:p>
    <w:p w14:paraId="604C848C" w14:textId="77777777" w:rsidR="000801E7" w:rsidRDefault="000801E7" w:rsidP="00253E03">
      <w:pPr>
        <w:pStyle w:val="par3"/>
        <w:spacing w:after="240"/>
      </w:pPr>
      <w:r>
        <w:t>9.03(2)(b)(iii)</w:t>
      </w:r>
      <w:r>
        <w:tab/>
        <w:t xml:space="preserve">The provisions in </w:t>
      </w:r>
      <w:ins w:id="6273" w:author="Author">
        <w:r w:rsidR="003D0F82">
          <w:t>s</w:t>
        </w:r>
      </w:ins>
      <w:del w:id="6274" w:author="Author">
        <w:r w:rsidDel="003D0F82">
          <w:delText>S</w:delText>
        </w:r>
      </w:del>
      <w:r>
        <w:t xml:space="preserve">ection 9.03(2)(b) </w:t>
      </w:r>
      <w:ins w:id="6275" w:author="Author">
        <w:r w:rsidR="003D0F82">
          <w:t xml:space="preserve">of these Rules </w:t>
        </w:r>
      </w:ins>
      <w:r>
        <w:t xml:space="preserve">apply only if the charter school complies with the Rules herein governing tuition costs. Likewise, if the charter school does not intend to seek tuition costs, the charter school is not required to comply with </w:t>
      </w:r>
      <w:ins w:id="6276" w:author="Author">
        <w:r w:rsidR="003D0F82">
          <w:t>s</w:t>
        </w:r>
      </w:ins>
      <w:del w:id="6277" w:author="Author">
        <w:r w:rsidDel="003D0F82">
          <w:delText>S</w:delText>
        </w:r>
      </w:del>
      <w:r>
        <w:t>ections 9.03(2)(b), 9.04(2), 9.05(1), 9.06(2)</w:t>
      </w:r>
      <w:ins w:id="6278" w:author="Author">
        <w:r w:rsidR="003D0F82">
          <w:t>,</w:t>
        </w:r>
      </w:ins>
      <w:r>
        <w:t xml:space="preserve"> and 9.07(2) of the Rules. This subsection in no way relieves the charter school or the </w:t>
      </w:r>
      <w:del w:id="6279" w:author="Author">
        <w:r w:rsidDel="00E7662E">
          <w:delText>administrative unit of attendance</w:delText>
        </w:r>
      </w:del>
      <w:ins w:id="6280" w:author="Author">
        <w:r w:rsidR="00E7662E">
          <w:t>AUA</w:t>
        </w:r>
      </w:ins>
      <w:r>
        <w:t xml:space="preserve">, depending on the charter contract, from the obligation to provide </w:t>
      </w:r>
      <w:del w:id="6281" w:author="Author">
        <w:r w:rsidDel="002E3153">
          <w:delText>a free appropriate public education</w:delText>
        </w:r>
      </w:del>
      <w:ins w:id="6282" w:author="Author">
        <w:r w:rsidR="002E3153">
          <w:t>FAPE</w:t>
        </w:r>
      </w:ins>
      <w:r>
        <w:t xml:space="preserve"> to the children with disabilities attending the charter school.</w:t>
      </w:r>
    </w:p>
    <w:p w14:paraId="7285D462" w14:textId="77777777" w:rsidR="000801E7" w:rsidRDefault="000801E7" w:rsidP="00253E03">
      <w:pPr>
        <w:pStyle w:val="par2"/>
        <w:spacing w:after="240"/>
      </w:pPr>
      <w:r>
        <w:t>9.03(2)(c)</w:t>
      </w:r>
      <w:r>
        <w:tab/>
        <w:t xml:space="preserve">Placement in </w:t>
      </w:r>
      <w:ins w:id="6283" w:author="Author">
        <w:r w:rsidR="003D0F82">
          <w:t>t</w:t>
        </w:r>
      </w:ins>
      <w:del w:id="6284" w:author="Author">
        <w:r w:rsidDel="003D0F82">
          <w:delText>T</w:delText>
        </w:r>
      </w:del>
      <w:r>
        <w:t xml:space="preserve">raditional </w:t>
      </w:r>
      <w:ins w:id="6285" w:author="Author">
        <w:r w:rsidR="003D0F82">
          <w:t>s</w:t>
        </w:r>
      </w:ins>
      <w:del w:id="6286" w:author="Author">
        <w:r w:rsidDel="003D0F82">
          <w:delText>S</w:delText>
        </w:r>
      </w:del>
      <w:r>
        <w:t xml:space="preserve">chools of </w:t>
      </w:r>
      <w:ins w:id="6287" w:author="Author">
        <w:r w:rsidR="003D0F82">
          <w:t>c</w:t>
        </w:r>
      </w:ins>
      <w:del w:id="6288" w:author="Author">
        <w:r w:rsidDel="003D0F82">
          <w:delText>C</w:delText>
        </w:r>
      </w:del>
      <w:r>
        <w:t>hoice</w:t>
      </w:r>
    </w:p>
    <w:p w14:paraId="1331B887" w14:textId="330B314C" w:rsidR="000801E7" w:rsidRDefault="000801E7" w:rsidP="00253E03">
      <w:pPr>
        <w:pStyle w:val="upar3"/>
        <w:spacing w:after="240" w:line="259" w:lineRule="auto"/>
      </w:pPr>
      <w:r>
        <w:t xml:space="preserve">When a child with a disability enrolls in and attends a school in an </w:t>
      </w:r>
      <w:del w:id="6289" w:author="Author">
        <w:r w:rsidDel="003D0F82">
          <w:delText>administrative unit</w:delText>
        </w:r>
      </w:del>
      <w:ins w:id="6290" w:author="Author">
        <w:r w:rsidR="003D0F82">
          <w:t>AU</w:t>
        </w:r>
      </w:ins>
      <w:r>
        <w:t xml:space="preserve"> other than the child’s </w:t>
      </w:r>
      <w:del w:id="6291" w:author="Author">
        <w:r w:rsidDel="003D0F82">
          <w:delText>administrative unit of residence</w:delText>
        </w:r>
      </w:del>
      <w:ins w:id="6292" w:author="Author">
        <w:r w:rsidR="003D0F82">
          <w:t>AUR</w:t>
        </w:r>
      </w:ins>
      <w:r>
        <w:t xml:space="preserve"> pursuant to the provisions of </w:t>
      </w:r>
      <w:ins w:id="6293" w:author="Author">
        <w:r w:rsidR="003D0F82">
          <w:t>s</w:t>
        </w:r>
      </w:ins>
      <w:del w:id="6294" w:author="Author">
        <w:r w:rsidDel="003D0F82">
          <w:delText>S</w:delText>
        </w:r>
      </w:del>
      <w:r>
        <w:t xml:space="preserve">ection 22-36-101, C.R.S., and other than a multidistrict online school, and the school is not a charter school pursuant to Article 30.5 of Title 22, C.R.S., the </w:t>
      </w:r>
      <w:del w:id="6295" w:author="Author">
        <w:r>
          <w:delText>district of residence</w:delText>
        </w:r>
      </w:del>
      <w:ins w:id="6296" w:author="Author">
        <w:r w:rsidR="57FA1B3D">
          <w:t>AUR</w:t>
        </w:r>
      </w:ins>
      <w:r>
        <w:t xml:space="preserve"> shall be responsible for paying the tuition costs for educating the child to the district of attendance. The </w:t>
      </w:r>
      <w:del w:id="6297" w:author="Author">
        <w:r>
          <w:delText>district where the child attends</w:delText>
        </w:r>
      </w:del>
      <w:ins w:id="6298" w:author="Author">
        <w:r w:rsidR="7203DD0B">
          <w:t>AUA</w:t>
        </w:r>
      </w:ins>
      <w:r>
        <w:t xml:space="preserve"> shall count the child for the October 1 </w:t>
      </w:r>
      <w:ins w:id="6299" w:author="Author">
        <w:r w:rsidR="002E3153">
          <w:t>c</w:t>
        </w:r>
      </w:ins>
      <w:del w:id="6300" w:author="Author">
        <w:r w:rsidDel="002E3153">
          <w:delText>C</w:delText>
        </w:r>
      </w:del>
      <w:r>
        <w:t xml:space="preserve">ount, and the </w:t>
      </w:r>
      <w:del w:id="6301" w:author="Author">
        <w:r w:rsidDel="00E7662E">
          <w:delText>administrative unit of attendance</w:delText>
        </w:r>
      </w:del>
      <w:ins w:id="6302" w:author="Author">
        <w:r w:rsidR="00E7662E">
          <w:t>AUA</w:t>
        </w:r>
      </w:ins>
      <w:r>
        <w:t xml:space="preserve"> shall count the child for the December 1 </w:t>
      </w:r>
      <w:ins w:id="6303" w:author="Author">
        <w:r w:rsidR="00E7662E">
          <w:t>s</w:t>
        </w:r>
      </w:ins>
      <w:del w:id="6304" w:author="Author">
        <w:r w:rsidDel="00E7662E">
          <w:delText>S</w:delText>
        </w:r>
      </w:del>
      <w:r>
        <w:t xml:space="preserve">pecial </w:t>
      </w:r>
      <w:ins w:id="6305" w:author="Author">
        <w:r w:rsidR="00E7662E">
          <w:t>e</w:t>
        </w:r>
      </w:ins>
      <w:del w:id="6306" w:author="Author">
        <w:r w:rsidDel="00E7662E">
          <w:delText>E</w:delText>
        </w:r>
      </w:del>
      <w:r>
        <w:t xml:space="preserve">ducation </w:t>
      </w:r>
      <w:ins w:id="6307" w:author="Author">
        <w:r w:rsidR="00E7662E">
          <w:t>c</w:t>
        </w:r>
      </w:ins>
      <w:del w:id="6308" w:author="Author">
        <w:r w:rsidDel="00E7662E">
          <w:delText>C</w:delText>
        </w:r>
      </w:del>
      <w:r>
        <w:t xml:space="preserve">ount. The </w:t>
      </w:r>
      <w:del w:id="6309" w:author="Author">
        <w:r w:rsidDel="00E7662E">
          <w:delText>administrative unit of attendance</w:delText>
        </w:r>
      </w:del>
      <w:ins w:id="6310" w:author="Author">
        <w:r w:rsidR="00E7662E">
          <w:t>AUA</w:t>
        </w:r>
      </w:ins>
      <w:r>
        <w:t xml:space="preserve">, the district of attendance, if it is not an </w:t>
      </w:r>
      <w:del w:id="6311" w:author="Author">
        <w:r w:rsidDel="003D0F82">
          <w:delText>administrative unit</w:delText>
        </w:r>
      </w:del>
      <w:ins w:id="6312" w:author="Author">
        <w:r w:rsidR="003D0F82">
          <w:t>AU</w:t>
        </w:r>
      </w:ins>
      <w:r>
        <w:t xml:space="preserve">, the </w:t>
      </w:r>
      <w:del w:id="6313" w:author="Author">
        <w:r w:rsidDel="003D0F82">
          <w:delText>administrative unit of residence</w:delText>
        </w:r>
      </w:del>
      <w:ins w:id="6314" w:author="Author">
        <w:r w:rsidR="003D0F82">
          <w:t>AUR</w:t>
        </w:r>
      </w:ins>
      <w:r>
        <w:t xml:space="preserve">, and the district of residence, if it is not </w:t>
      </w:r>
      <w:r>
        <w:lastRenderedPageBreak/>
        <w:t xml:space="preserve">an </w:t>
      </w:r>
      <w:del w:id="6315" w:author="Author">
        <w:r w:rsidDel="00D81B7B">
          <w:delText>administrative unit</w:delText>
        </w:r>
      </w:del>
      <w:ins w:id="6316" w:author="Author">
        <w:r w:rsidR="00D81B7B">
          <w:t>AU</w:t>
        </w:r>
      </w:ins>
      <w:r>
        <w:t xml:space="preserve">, </w:t>
      </w:r>
      <w:del w:id="6317" w:author="Author">
        <w:r w:rsidDel="00D81B7B">
          <w:delText xml:space="preserve">must </w:delText>
        </w:r>
      </w:del>
      <w:ins w:id="6318" w:author="Author">
        <w:r w:rsidR="00D81B7B">
          <w:t xml:space="preserve">shall </w:t>
        </w:r>
      </w:ins>
      <w:r>
        <w:t>negotiate a contract which does not need to be approved by the Department</w:t>
      </w:r>
      <w:del w:id="6319" w:author="Author">
        <w:r w:rsidDel="003D0F82">
          <w:delText xml:space="preserve"> of Education</w:delText>
        </w:r>
      </w:del>
      <w:r>
        <w:t xml:space="preserve">. No written approval for the placement is required from the </w:t>
      </w:r>
      <w:del w:id="6320" w:author="Author">
        <w:r w:rsidDel="003D0F82">
          <w:delText>administrative unit of residence</w:delText>
        </w:r>
      </w:del>
      <w:ins w:id="6321" w:author="Author">
        <w:r w:rsidR="003D0F82">
          <w:t>AUR</w:t>
        </w:r>
      </w:ins>
      <w:r>
        <w:t xml:space="preserve"> and/or the district of residence. The </w:t>
      </w:r>
      <w:del w:id="6322" w:author="Author">
        <w:r w:rsidDel="00E7662E">
          <w:delText>administrative unit of attendance</w:delText>
        </w:r>
      </w:del>
      <w:ins w:id="6323" w:author="Author">
        <w:r w:rsidR="00E7662E">
          <w:t>AUA</w:t>
        </w:r>
      </w:ins>
      <w:r>
        <w:t xml:space="preserve"> shall provide notice in accordance with </w:t>
      </w:r>
      <w:ins w:id="6324" w:author="Author">
        <w:r w:rsidR="00D73038">
          <w:t>s</w:t>
        </w:r>
      </w:ins>
      <w:del w:id="6325" w:author="Author">
        <w:r w:rsidDel="00D73038">
          <w:delText>S</w:delText>
        </w:r>
      </w:del>
      <w:r>
        <w:t>ection 9.04(1) of these Rules.</w:t>
      </w:r>
    </w:p>
    <w:p w14:paraId="7580CF82" w14:textId="77777777" w:rsidR="000801E7" w:rsidRDefault="000801E7" w:rsidP="00253E03">
      <w:pPr>
        <w:pStyle w:val="par3"/>
        <w:spacing w:after="240"/>
      </w:pPr>
      <w:r>
        <w:t>9.03(2)(c)(i)</w:t>
      </w:r>
      <w:r>
        <w:tab/>
        <w:t xml:space="preserve">Tuition shall be owed to the district of attendance for those children based on the criteria set forth in </w:t>
      </w:r>
      <w:ins w:id="6326" w:author="Author">
        <w:r w:rsidR="00D73038">
          <w:t>s</w:t>
        </w:r>
      </w:ins>
      <w:del w:id="6327" w:author="Author">
        <w:r w:rsidDel="00D73038">
          <w:delText>S</w:delText>
        </w:r>
      </w:del>
      <w:r>
        <w:t>ection 9.03(1) of these Rules.</w:t>
      </w:r>
    </w:p>
    <w:p w14:paraId="69A59E78" w14:textId="77777777" w:rsidR="000801E7" w:rsidRDefault="000801E7" w:rsidP="00253E03">
      <w:pPr>
        <w:pStyle w:val="par3"/>
        <w:spacing w:after="240"/>
      </w:pPr>
      <w:r>
        <w:t>9.03(2)(c)(ii)</w:t>
      </w:r>
      <w:r>
        <w:tab/>
        <w:t xml:space="preserve">The provisions in </w:t>
      </w:r>
      <w:ins w:id="6328" w:author="Author">
        <w:r w:rsidR="003D0F82">
          <w:t>s</w:t>
        </w:r>
      </w:ins>
      <w:del w:id="6329" w:author="Author">
        <w:r w:rsidDel="003D0F82">
          <w:delText>S</w:delText>
        </w:r>
      </w:del>
      <w:r>
        <w:t>ection 9.03(2)(c) of these Rules also apply when:</w:t>
      </w:r>
    </w:p>
    <w:p w14:paraId="11BD3F55" w14:textId="0D0BFB1C" w:rsidR="000801E7" w:rsidRDefault="000801E7" w:rsidP="00253E03">
      <w:pPr>
        <w:pStyle w:val="par4"/>
        <w:spacing w:after="240" w:line="259" w:lineRule="auto"/>
      </w:pPr>
      <w:r>
        <w:t>9.03(2)(c)(ii)(A)</w:t>
      </w:r>
      <w:r>
        <w:tab/>
        <w:t xml:space="preserve">A child is already enrolled in the </w:t>
      </w:r>
      <w:del w:id="6330" w:author="Author">
        <w:r>
          <w:delText>district of attendance</w:delText>
        </w:r>
      </w:del>
      <w:ins w:id="6331" w:author="Author">
        <w:r w:rsidR="10E20C12">
          <w:t>AUA</w:t>
        </w:r>
      </w:ins>
      <w:r>
        <w:t xml:space="preserve"> under public schools of choice and is subsequently identified as a child with a disability in connection with the child find process; or</w:t>
      </w:r>
    </w:p>
    <w:p w14:paraId="24335C46" w14:textId="1DA3A814" w:rsidR="000801E7" w:rsidRDefault="000801E7" w:rsidP="00253E03">
      <w:pPr>
        <w:pStyle w:val="par4"/>
        <w:spacing w:after="240" w:line="259" w:lineRule="auto"/>
      </w:pPr>
      <w:r>
        <w:t>9.03(2)(c)(ii)(B)</w:t>
      </w:r>
      <w:r>
        <w:tab/>
      </w:r>
      <w:r w:rsidR="16EAC6D9">
        <w:t>A</w:t>
      </w:r>
      <w:ins w:id="6332" w:author="Author">
        <w:r w:rsidR="726E5B54">
          <w:t>n</w:t>
        </w:r>
      </w:ins>
      <w:r>
        <w:t xml:space="preserve"> </w:t>
      </w:r>
      <w:del w:id="6333" w:author="Author">
        <w:r>
          <w:delText>district of attendance</w:delText>
        </w:r>
      </w:del>
      <w:ins w:id="6334" w:author="Author">
        <w:r w:rsidR="6646D547">
          <w:t>AUA</w:t>
        </w:r>
      </w:ins>
      <w:r>
        <w:t>, which has not been billing for tuition costs for an enrolled child with a disability, decides to initiate a tuition contract.</w:t>
      </w:r>
    </w:p>
    <w:p w14:paraId="6167AC57" w14:textId="2BE0ACA5" w:rsidR="000801E7" w:rsidRDefault="000801E7" w:rsidP="00253E03">
      <w:pPr>
        <w:pStyle w:val="par3"/>
        <w:spacing w:after="240" w:line="259" w:lineRule="auto"/>
      </w:pPr>
      <w:r>
        <w:t>9.03(2)(c)(iii)</w:t>
      </w:r>
      <w:r>
        <w:tab/>
        <w:t xml:space="preserve">The provisions in </w:t>
      </w:r>
      <w:ins w:id="6335" w:author="Author">
        <w:r w:rsidR="003D0F82">
          <w:t>s</w:t>
        </w:r>
      </w:ins>
      <w:del w:id="6336" w:author="Author">
        <w:r w:rsidDel="003D0F82">
          <w:delText>S</w:delText>
        </w:r>
      </w:del>
      <w:r>
        <w:t xml:space="preserve">ection 9.03(2)(c) of these Rules apply only if the </w:t>
      </w:r>
      <w:del w:id="6337" w:author="Author">
        <w:r>
          <w:delText>district of attendance</w:delText>
        </w:r>
      </w:del>
      <w:ins w:id="6338" w:author="Author">
        <w:r w:rsidR="63663F53">
          <w:t>AUA</w:t>
        </w:r>
      </w:ins>
      <w:r>
        <w:t xml:space="preserve"> complies with the Rules herein governing tuition costs. Likewise, if the </w:t>
      </w:r>
      <w:del w:id="6339" w:author="Author">
        <w:r>
          <w:delText>district of attendance</w:delText>
        </w:r>
      </w:del>
      <w:ins w:id="6340" w:author="Author">
        <w:r w:rsidR="70FE84E2">
          <w:t>AUA</w:t>
        </w:r>
      </w:ins>
      <w:r>
        <w:t xml:space="preserve"> does not intend to seek tuition costs, neither it nor the </w:t>
      </w:r>
      <w:del w:id="6341" w:author="Author">
        <w:r w:rsidDel="003D0F82">
          <w:delText>administrative unit of attendance</w:delText>
        </w:r>
      </w:del>
      <w:ins w:id="6342" w:author="Author">
        <w:r w:rsidR="003D0F82">
          <w:t>AUA</w:t>
        </w:r>
      </w:ins>
      <w:r>
        <w:t xml:space="preserve"> is required to comply with </w:t>
      </w:r>
      <w:ins w:id="6343" w:author="Author">
        <w:r w:rsidR="00D73038">
          <w:t>s</w:t>
        </w:r>
      </w:ins>
      <w:del w:id="6344" w:author="Author">
        <w:r w:rsidDel="00D73038">
          <w:delText>S</w:delText>
        </w:r>
      </w:del>
      <w:r>
        <w:t xml:space="preserve">ections 9.03(2)(c), 9.04(1), 9.06(3), and 9.07(1) of these Rules. This subsection in no way relieves the </w:t>
      </w:r>
      <w:del w:id="6345" w:author="Author">
        <w:r w:rsidDel="003D0F82">
          <w:delText>administrative unit of attendance</w:delText>
        </w:r>
      </w:del>
      <w:ins w:id="6346" w:author="Author">
        <w:r w:rsidR="003D0F82">
          <w:t>AUA</w:t>
        </w:r>
      </w:ins>
      <w:r>
        <w:t xml:space="preserve"> from the obligation to provide </w:t>
      </w:r>
      <w:del w:id="6347" w:author="Author">
        <w:r w:rsidDel="003D0F82">
          <w:delText>a free appropriate public education</w:delText>
        </w:r>
      </w:del>
      <w:ins w:id="6348" w:author="Author">
        <w:r w:rsidR="003D0F82">
          <w:t>FAPE</w:t>
        </w:r>
      </w:ins>
      <w:r>
        <w:t xml:space="preserve"> to the children with disabilities attending school in the </w:t>
      </w:r>
      <w:del w:id="6349" w:author="Author">
        <w:r w:rsidDel="003D0F82">
          <w:delText>administrative unit</w:delText>
        </w:r>
      </w:del>
      <w:ins w:id="6350" w:author="Author">
        <w:r w:rsidR="003D0F82">
          <w:t>AU</w:t>
        </w:r>
      </w:ins>
      <w:r>
        <w:t xml:space="preserve"> under public schools of choice.</w:t>
      </w:r>
    </w:p>
    <w:p w14:paraId="614B674F" w14:textId="77777777" w:rsidR="000801E7" w:rsidRDefault="000801E7" w:rsidP="00253E03">
      <w:pPr>
        <w:pStyle w:val="par2"/>
        <w:spacing w:after="240"/>
      </w:pPr>
      <w:r>
        <w:t>9.03(2)(d)</w:t>
      </w:r>
      <w:r>
        <w:tab/>
        <w:t xml:space="preserve">Placement in </w:t>
      </w:r>
      <w:ins w:id="6351" w:author="Author">
        <w:r w:rsidR="00A85951">
          <w:t>m</w:t>
        </w:r>
      </w:ins>
      <w:del w:id="6352" w:author="Author">
        <w:r w:rsidDel="00A85951">
          <w:delText>M</w:delText>
        </w:r>
      </w:del>
      <w:r>
        <w:t xml:space="preserve">ultidistrict </w:t>
      </w:r>
      <w:ins w:id="6353" w:author="Author">
        <w:r w:rsidR="00A85951">
          <w:t>o</w:t>
        </w:r>
      </w:ins>
      <w:del w:id="6354" w:author="Author">
        <w:r w:rsidDel="00A85951">
          <w:delText>O</w:delText>
        </w:r>
      </w:del>
      <w:r>
        <w:t xml:space="preserve">nline </w:t>
      </w:r>
      <w:ins w:id="6355" w:author="Author">
        <w:r w:rsidR="00A85951">
          <w:t>s</w:t>
        </w:r>
      </w:ins>
      <w:del w:id="6356" w:author="Author">
        <w:r w:rsidDel="00A85951">
          <w:delText>S</w:delText>
        </w:r>
      </w:del>
      <w:r>
        <w:t>chools</w:t>
      </w:r>
    </w:p>
    <w:p w14:paraId="24C73C82" w14:textId="77777777" w:rsidR="000801E7" w:rsidRDefault="000801E7" w:rsidP="00253E03">
      <w:pPr>
        <w:pStyle w:val="upar3"/>
        <w:spacing w:after="240"/>
      </w:pPr>
      <w:r>
        <w:t xml:space="preserve">When a child with a disability enrolls in and attends a multidistrict online school that is not provided by a charter school, the district of residence shall be responsible for paying to the provider of the multidistrict online school the tuition costs incurred in educating the child. The district where the child attends school shall count the child for the October 1 </w:t>
      </w:r>
      <w:ins w:id="6357" w:author="Author">
        <w:r w:rsidR="00E7662E">
          <w:t>c</w:t>
        </w:r>
      </w:ins>
      <w:del w:id="6358" w:author="Author">
        <w:r w:rsidDel="00E7662E">
          <w:delText>C</w:delText>
        </w:r>
      </w:del>
      <w:r>
        <w:t xml:space="preserve">ount, and the </w:t>
      </w:r>
      <w:del w:id="6359" w:author="Author">
        <w:r w:rsidDel="00E7662E">
          <w:delText>administrative unit of attendance</w:delText>
        </w:r>
      </w:del>
      <w:ins w:id="6360" w:author="Author">
        <w:r w:rsidR="00E7662E">
          <w:t>AUA</w:t>
        </w:r>
      </w:ins>
      <w:r>
        <w:t xml:space="preserve"> shall count the child for the December </w:t>
      </w:r>
      <w:r>
        <w:lastRenderedPageBreak/>
        <w:t xml:space="preserve">1 </w:t>
      </w:r>
      <w:ins w:id="6361" w:author="Author">
        <w:r w:rsidR="00E7662E">
          <w:t>s</w:t>
        </w:r>
      </w:ins>
      <w:del w:id="6362" w:author="Author">
        <w:r w:rsidDel="00E7662E">
          <w:delText>S</w:delText>
        </w:r>
      </w:del>
      <w:r>
        <w:t xml:space="preserve">pecial </w:t>
      </w:r>
      <w:ins w:id="6363" w:author="Author">
        <w:r w:rsidR="00E7662E">
          <w:t>e</w:t>
        </w:r>
      </w:ins>
      <w:del w:id="6364" w:author="Author">
        <w:r w:rsidDel="00E7662E">
          <w:delText>E</w:delText>
        </w:r>
      </w:del>
      <w:r>
        <w:t xml:space="preserve">ducation </w:t>
      </w:r>
      <w:ins w:id="6365" w:author="Author">
        <w:r w:rsidR="00E7662E">
          <w:t>c</w:t>
        </w:r>
      </w:ins>
      <w:del w:id="6366" w:author="Author">
        <w:r w:rsidDel="00E7662E">
          <w:delText>C</w:delText>
        </w:r>
      </w:del>
      <w:r>
        <w:t xml:space="preserve">ount. The tuition responsibility shall be reflected in a contract among the </w:t>
      </w:r>
      <w:del w:id="6367" w:author="Author">
        <w:r w:rsidDel="004A0346">
          <w:delText>administrative unit of attendance</w:delText>
        </w:r>
      </w:del>
      <w:ins w:id="6368" w:author="Author">
        <w:r w:rsidR="004A0346">
          <w:t>AUA</w:t>
        </w:r>
      </w:ins>
      <w:r>
        <w:t xml:space="preserve">, the district of attendance, if it is not an </w:t>
      </w:r>
      <w:del w:id="6369" w:author="Author">
        <w:r w:rsidDel="004A0346">
          <w:delText>administrative unit</w:delText>
        </w:r>
      </w:del>
      <w:ins w:id="6370" w:author="Author">
        <w:r w:rsidR="004A0346">
          <w:t>AU</w:t>
        </w:r>
      </w:ins>
      <w:r>
        <w:t xml:space="preserve">, the </w:t>
      </w:r>
      <w:del w:id="6371" w:author="Author">
        <w:r w:rsidDel="00E7662E">
          <w:delText>administrative unit of residence</w:delText>
        </w:r>
      </w:del>
      <w:ins w:id="6372" w:author="Author">
        <w:r w:rsidR="00E7662E">
          <w:t>AUR</w:t>
        </w:r>
      </w:ins>
      <w:r>
        <w:t xml:space="preserve"> and the district of residence, if it is not an </w:t>
      </w:r>
      <w:del w:id="6373" w:author="Author">
        <w:r w:rsidDel="00E7662E">
          <w:delText>administrative unit</w:delText>
        </w:r>
      </w:del>
      <w:ins w:id="6374" w:author="Author">
        <w:r w:rsidR="00E7662E">
          <w:t>AU</w:t>
        </w:r>
      </w:ins>
      <w:r>
        <w:t xml:space="preserve">, in accordance with </w:t>
      </w:r>
      <w:ins w:id="6375" w:author="Author">
        <w:r w:rsidR="007E2716">
          <w:t>s</w:t>
        </w:r>
      </w:ins>
      <w:del w:id="6376" w:author="Author">
        <w:r w:rsidDel="007E2716">
          <w:delText>S</w:delText>
        </w:r>
      </w:del>
      <w:r>
        <w:t>ection 9.04(3) of these Rules, and in a form approved by the Department</w:t>
      </w:r>
      <w:del w:id="6377" w:author="Author">
        <w:r w:rsidDel="007E2716">
          <w:delText xml:space="preserve"> of Education</w:delText>
        </w:r>
      </w:del>
      <w:r>
        <w:t xml:space="preserve">. A written approval for the placement is not required from the </w:t>
      </w:r>
      <w:del w:id="6378" w:author="Author">
        <w:r w:rsidDel="004A0346">
          <w:delText>administrative unit of residence</w:delText>
        </w:r>
      </w:del>
      <w:ins w:id="6379" w:author="Author">
        <w:r w:rsidR="004A0346">
          <w:t>AUR</w:t>
        </w:r>
      </w:ins>
      <w:r>
        <w:t xml:space="preserve"> or from the district of residence. The online provider shall provide notice in accordance with these Rules when a child with a disability applies to enroll in the multidistrict online school. The amount of the tuition costs shall be determined pursuant to </w:t>
      </w:r>
      <w:ins w:id="6380" w:author="Author">
        <w:r w:rsidR="007E2716">
          <w:t>s</w:t>
        </w:r>
      </w:ins>
      <w:del w:id="6381" w:author="Author">
        <w:r w:rsidDel="007E2716">
          <w:delText>S</w:delText>
        </w:r>
      </w:del>
      <w:r>
        <w:t xml:space="preserve">ection 9.06(4) of these Rules. Under the circumstances described in this subsection, the provisions of </w:t>
      </w:r>
      <w:ins w:id="6382" w:author="Author">
        <w:r w:rsidR="007E2716">
          <w:t>s</w:t>
        </w:r>
      </w:ins>
      <w:del w:id="6383" w:author="Author">
        <w:r w:rsidDel="007E2716">
          <w:delText>S</w:delText>
        </w:r>
      </w:del>
      <w:r>
        <w:t>ection 22-20-108(8), C.R.S. shall not apply.</w:t>
      </w:r>
    </w:p>
    <w:p w14:paraId="0A6915E8" w14:textId="77777777" w:rsidR="000801E7" w:rsidRDefault="000801E7" w:rsidP="00253E03">
      <w:pPr>
        <w:pStyle w:val="par3"/>
        <w:spacing w:after="240"/>
      </w:pPr>
      <w:r>
        <w:t>9.03(2)(d)(i)</w:t>
      </w:r>
      <w:r>
        <w:tab/>
        <w:t xml:space="preserve">Tuition shall be owed to the multidistrict online school for those children based on the criteria set forth in </w:t>
      </w:r>
      <w:ins w:id="6384" w:author="Author">
        <w:r w:rsidR="007E2716">
          <w:t>s</w:t>
        </w:r>
      </w:ins>
      <w:del w:id="6385" w:author="Author">
        <w:r w:rsidDel="007E2716">
          <w:delText>S</w:delText>
        </w:r>
      </w:del>
      <w:r>
        <w:t>ection 9.03(1) of these Rules.</w:t>
      </w:r>
    </w:p>
    <w:p w14:paraId="7C7A0E1D" w14:textId="77777777" w:rsidR="000801E7" w:rsidRDefault="000801E7" w:rsidP="00253E03">
      <w:pPr>
        <w:pStyle w:val="par3"/>
        <w:spacing w:after="240"/>
      </w:pPr>
      <w:r>
        <w:t>9.03(2)(d)(ii)</w:t>
      </w:r>
      <w:r>
        <w:tab/>
        <w:t xml:space="preserve">The provisions in </w:t>
      </w:r>
      <w:ins w:id="6386" w:author="Author">
        <w:r w:rsidR="007E2716">
          <w:t>s</w:t>
        </w:r>
      </w:ins>
      <w:del w:id="6387" w:author="Author">
        <w:r w:rsidDel="007E2716">
          <w:delText>S</w:delText>
        </w:r>
      </w:del>
      <w:r>
        <w:t>ection 9.03(2)(d) of these Rules also apply when:</w:t>
      </w:r>
    </w:p>
    <w:p w14:paraId="717C6E83" w14:textId="77777777" w:rsidR="000801E7" w:rsidRDefault="000801E7" w:rsidP="00253E03">
      <w:pPr>
        <w:pStyle w:val="par4"/>
        <w:spacing w:after="240"/>
      </w:pPr>
      <w:r>
        <w:t>9.03(2)(d)(ii)(A)</w:t>
      </w:r>
      <w:r>
        <w:tab/>
        <w:t>A child is already enrolled in the multidistrict online school and is subsequently identified as a child with a disability in connection with the child find process; or</w:t>
      </w:r>
    </w:p>
    <w:p w14:paraId="4DA87AB8" w14:textId="77777777" w:rsidR="000801E7" w:rsidRDefault="000801E7" w:rsidP="00253E03">
      <w:pPr>
        <w:pStyle w:val="par4"/>
        <w:spacing w:after="240"/>
      </w:pPr>
      <w:r>
        <w:t>9.03(2)(d)(ii)(B)</w:t>
      </w:r>
      <w:r>
        <w:tab/>
        <w:t>A multidistrict online school, which has not been billing for tuition costs for a child with a disability enrolled in its program, decides to initiate a tuition contract.</w:t>
      </w:r>
    </w:p>
    <w:p w14:paraId="5378CAAC" w14:textId="77777777" w:rsidR="000801E7" w:rsidRDefault="000801E7" w:rsidP="00253E03">
      <w:pPr>
        <w:pStyle w:val="par3"/>
        <w:spacing w:after="240"/>
      </w:pPr>
      <w:r>
        <w:t>9.03(2)(d)(iii)</w:t>
      </w:r>
      <w:r>
        <w:tab/>
        <w:t xml:space="preserve">The provisions in </w:t>
      </w:r>
      <w:ins w:id="6388" w:author="Author">
        <w:r w:rsidR="007E2716">
          <w:t>s</w:t>
        </w:r>
      </w:ins>
      <w:del w:id="6389" w:author="Author">
        <w:r w:rsidDel="007E2716">
          <w:delText>S</w:delText>
        </w:r>
      </w:del>
      <w:r>
        <w:t xml:space="preserve">ection 9.03(2)(d) of these Rules apply only if the multidistrict online school complies with the Rules herein governing tuition costs. Likewise, if the multidistrict online school does not intend to seek tuition costs, </w:t>
      </w:r>
      <w:ins w:id="6390" w:author="Author">
        <w:r w:rsidR="007E2716">
          <w:t>s</w:t>
        </w:r>
      </w:ins>
      <w:del w:id="6391" w:author="Author">
        <w:r w:rsidDel="007E2716">
          <w:delText>S</w:delText>
        </w:r>
      </w:del>
      <w:r>
        <w:t xml:space="preserve">ections 9.03(2)(d), 9.04(3), 9.05(2), 9.06(4) and 9.07(3) of these Rules do not apply. This subsection in no way relieves the </w:t>
      </w:r>
      <w:del w:id="6392" w:author="Author">
        <w:r w:rsidDel="004A0346">
          <w:delText>administrative unit of attendance</w:delText>
        </w:r>
      </w:del>
      <w:ins w:id="6393" w:author="Author">
        <w:r w:rsidR="004A0346">
          <w:t>AUA</w:t>
        </w:r>
      </w:ins>
      <w:r>
        <w:t xml:space="preserve"> for the multidistrict online school from the obligation to provide </w:t>
      </w:r>
      <w:del w:id="6394" w:author="Author">
        <w:r w:rsidDel="004A0346">
          <w:delText>a free appropriate public education</w:delText>
        </w:r>
      </w:del>
      <w:ins w:id="6395" w:author="Author">
        <w:r w:rsidR="004A0346">
          <w:t>FAPE</w:t>
        </w:r>
      </w:ins>
      <w:r>
        <w:t xml:space="preserve"> to the children with disabilities attending the multidistrict online school.</w:t>
      </w:r>
    </w:p>
    <w:p w14:paraId="5C03FC8D" w14:textId="77777777" w:rsidR="000801E7" w:rsidRDefault="000801E7" w:rsidP="00253E03">
      <w:pPr>
        <w:pStyle w:val="par3"/>
        <w:spacing w:after="240"/>
      </w:pPr>
      <w:r>
        <w:lastRenderedPageBreak/>
        <w:t>9.03(2)(d)(iv)</w:t>
      </w:r>
      <w:r>
        <w:tab/>
        <w:t xml:space="preserve">The provisions in </w:t>
      </w:r>
      <w:ins w:id="6396" w:author="Author">
        <w:r w:rsidR="007E2716">
          <w:t>s</w:t>
        </w:r>
      </w:ins>
      <w:del w:id="6397" w:author="Author">
        <w:r w:rsidDel="007E2716">
          <w:delText>S</w:delText>
        </w:r>
      </w:del>
      <w:r>
        <w:t>ection</w:t>
      </w:r>
      <w:ins w:id="6398" w:author="Author">
        <w:r w:rsidR="007E2716">
          <w:t>s</w:t>
        </w:r>
      </w:ins>
      <w:r>
        <w:t xml:space="preserve"> 9.03(2)(d), 9.04(3), 9.05(2), 9.06(4) and 9.07(3) of these Rules do not apply to any online program that is providing services that are supplemental to the curriculum of a school district.</w:t>
      </w:r>
    </w:p>
    <w:p w14:paraId="1FFCA5C9" w14:textId="77777777" w:rsidR="000801E7" w:rsidRDefault="000801E7" w:rsidP="00253E03">
      <w:pPr>
        <w:pStyle w:val="par2"/>
        <w:spacing w:after="240"/>
      </w:pPr>
      <w:r>
        <w:t>9.03(2)(e)</w:t>
      </w:r>
      <w:r>
        <w:tab/>
        <w:t xml:space="preserve">Placement by </w:t>
      </w:r>
      <w:del w:id="6399" w:author="Author">
        <w:r w:rsidDel="00A85951">
          <w:delText>Administrative Units</w:delText>
        </w:r>
      </w:del>
      <w:ins w:id="6400" w:author="Author">
        <w:r w:rsidR="00A85951">
          <w:t>AUs</w:t>
        </w:r>
      </w:ins>
    </w:p>
    <w:p w14:paraId="3A70CD76" w14:textId="77777777" w:rsidR="00DD081F" w:rsidRDefault="000801E7" w:rsidP="00253E03">
      <w:pPr>
        <w:pStyle w:val="upar3"/>
        <w:spacing w:after="240"/>
      </w:pPr>
      <w:r>
        <w:t xml:space="preserve">An </w:t>
      </w:r>
      <w:del w:id="6401" w:author="Author">
        <w:r w:rsidDel="004A0346">
          <w:delText>administrative unit</w:delText>
        </w:r>
      </w:del>
      <w:ins w:id="6402" w:author="Author">
        <w:r w:rsidR="004A0346">
          <w:t>AU</w:t>
        </w:r>
      </w:ins>
      <w:r>
        <w:t xml:space="preserve"> may purchase services from one or more </w:t>
      </w:r>
      <w:del w:id="6403" w:author="Author">
        <w:r w:rsidDel="004A0346">
          <w:delText>administrative units</w:delText>
        </w:r>
      </w:del>
      <w:ins w:id="6404" w:author="Author">
        <w:r w:rsidR="004A0346">
          <w:t>AUs</w:t>
        </w:r>
      </w:ins>
      <w:r>
        <w:t xml:space="preserve"> where an appropriate special education program exists. The district of residence shall count the child for the October 1 </w:t>
      </w:r>
      <w:ins w:id="6405" w:author="Author">
        <w:r w:rsidR="004A0346">
          <w:t>c</w:t>
        </w:r>
      </w:ins>
      <w:del w:id="6406" w:author="Author">
        <w:r w:rsidDel="004A0346">
          <w:delText>C</w:delText>
        </w:r>
      </w:del>
      <w:r>
        <w:t xml:space="preserve">ount, and the </w:t>
      </w:r>
      <w:del w:id="6407" w:author="Author">
        <w:r w:rsidDel="007E2716">
          <w:delText>administrative unit of residence</w:delText>
        </w:r>
      </w:del>
      <w:ins w:id="6408" w:author="Author">
        <w:r w:rsidR="007E2716">
          <w:t>AUR</w:t>
        </w:r>
      </w:ins>
      <w:r>
        <w:t xml:space="preserve"> shall count the child for the December 1 </w:t>
      </w:r>
      <w:ins w:id="6409" w:author="Author">
        <w:r w:rsidR="004A0346">
          <w:t>s</w:t>
        </w:r>
      </w:ins>
      <w:del w:id="6410" w:author="Author">
        <w:r w:rsidDel="004A0346">
          <w:delText>S</w:delText>
        </w:r>
      </w:del>
      <w:r>
        <w:t xml:space="preserve">pecial </w:t>
      </w:r>
      <w:ins w:id="6411" w:author="Author">
        <w:r w:rsidR="004A0346">
          <w:t>e</w:t>
        </w:r>
      </w:ins>
      <w:del w:id="6412" w:author="Author">
        <w:r w:rsidDel="004A0346">
          <w:delText>E</w:delText>
        </w:r>
      </w:del>
      <w:r>
        <w:t xml:space="preserve">ducation </w:t>
      </w:r>
      <w:ins w:id="6413" w:author="Author">
        <w:r w:rsidR="004A0346">
          <w:t>c</w:t>
        </w:r>
      </w:ins>
      <w:del w:id="6414" w:author="Author">
        <w:r w:rsidDel="004A0346">
          <w:delText>C</w:delText>
        </w:r>
      </w:del>
      <w:r>
        <w:t xml:space="preserve">ount. The two </w:t>
      </w:r>
      <w:del w:id="6415" w:author="Author">
        <w:r w:rsidDel="007E2716">
          <w:delText>administrative units</w:delText>
        </w:r>
      </w:del>
      <w:ins w:id="6416" w:author="Author">
        <w:r w:rsidR="007E2716">
          <w:t>AUs</w:t>
        </w:r>
      </w:ins>
      <w:r>
        <w:t xml:space="preserve"> </w:t>
      </w:r>
      <w:del w:id="6417" w:author="Author">
        <w:r w:rsidDel="00D81B7B">
          <w:delText xml:space="preserve">must </w:delText>
        </w:r>
      </w:del>
      <w:ins w:id="6418" w:author="Author">
        <w:r w:rsidR="00D81B7B">
          <w:t xml:space="preserve">shall </w:t>
        </w:r>
      </w:ins>
      <w:r>
        <w:t>negotiate a contract, including the cost of the program, which does not need to be approved by the Department</w:t>
      </w:r>
      <w:del w:id="6419" w:author="Author">
        <w:r w:rsidDel="007E2716">
          <w:delText xml:space="preserve"> of Education</w:delText>
        </w:r>
      </w:del>
      <w:r>
        <w:t>.</w:t>
      </w:r>
    </w:p>
    <w:p w14:paraId="1486FF9C" w14:textId="77777777" w:rsidR="000801E7" w:rsidRDefault="000801E7" w:rsidP="00253E03">
      <w:pPr>
        <w:pStyle w:val="par2"/>
        <w:spacing w:after="240"/>
      </w:pPr>
      <w:r>
        <w:t>9.03(2)(f)</w:t>
      </w:r>
      <w:r>
        <w:tab/>
        <w:t xml:space="preserve">Enrollment in Alternative </w:t>
      </w:r>
      <w:del w:id="6420" w:author="Author">
        <w:r w:rsidDel="00A85951">
          <w:delText>Administrative Units</w:delText>
        </w:r>
      </w:del>
      <w:ins w:id="6421" w:author="Author">
        <w:r w:rsidR="00A85951">
          <w:t>AUs</w:t>
        </w:r>
      </w:ins>
    </w:p>
    <w:p w14:paraId="1A08D20D" w14:textId="77777777" w:rsidR="000801E7" w:rsidRDefault="000801E7" w:rsidP="00253E03">
      <w:pPr>
        <w:pStyle w:val="upar3"/>
        <w:spacing w:after="240"/>
      </w:pPr>
      <w:r>
        <w:t xml:space="preserve">Notwithstanding any provision of this </w:t>
      </w:r>
      <w:ins w:id="6422" w:author="Author">
        <w:r w:rsidR="00D73038">
          <w:t>s</w:t>
        </w:r>
      </w:ins>
      <w:del w:id="6423" w:author="Author">
        <w:r w:rsidDel="00D73038">
          <w:delText>S</w:delText>
        </w:r>
      </w:del>
      <w:r>
        <w:t>ection 9.03 of these Rules to the contrary:</w:t>
      </w:r>
    </w:p>
    <w:p w14:paraId="5F6EF00C" w14:textId="77777777" w:rsidR="000801E7" w:rsidRDefault="000801E7" w:rsidP="00253E03">
      <w:pPr>
        <w:pStyle w:val="par3"/>
        <w:spacing w:after="240"/>
      </w:pPr>
      <w:r>
        <w:t>9.03(2)(f)(i)</w:t>
      </w:r>
      <w:r>
        <w:tab/>
        <w:t xml:space="preserve">An alternative </w:t>
      </w:r>
      <w:del w:id="6424" w:author="Author">
        <w:r w:rsidDel="004A0346">
          <w:delText>administrative unit</w:delText>
        </w:r>
      </w:del>
      <w:ins w:id="6425" w:author="Author">
        <w:r w:rsidR="004A0346">
          <w:t>AU</w:t>
        </w:r>
      </w:ins>
      <w:r>
        <w:t xml:space="preserve"> shall not charge the previous district of residence tuition for the excess costs incurred in educating a child with a disability unless the child is placed by a multidisciplinary team pursuant to section 22</w:t>
      </w:r>
      <w:ins w:id="6426" w:author="Author">
        <w:r w:rsidR="00D73038">
          <w:t>-</w:t>
        </w:r>
      </w:ins>
      <w:del w:id="6427" w:author="Author">
        <w:r w:rsidDel="00D73038">
          <w:delText>–</w:delText>
        </w:r>
      </w:del>
      <w:r>
        <w:t>20</w:t>
      </w:r>
      <w:ins w:id="6428" w:author="Author">
        <w:r w:rsidR="00D73038">
          <w:t>-</w:t>
        </w:r>
      </w:ins>
      <w:del w:id="6429" w:author="Author">
        <w:r w:rsidDel="00D73038">
          <w:delText>–</w:delText>
        </w:r>
      </w:del>
      <w:r>
        <w:t xml:space="preserve">108(4), C.R.S., in the alternative </w:t>
      </w:r>
      <w:del w:id="6430" w:author="Author">
        <w:r w:rsidDel="004A0346">
          <w:delText>administrative unit</w:delText>
        </w:r>
      </w:del>
      <w:ins w:id="6431" w:author="Author">
        <w:r w:rsidR="004A0346">
          <w:t>AU</w:t>
        </w:r>
      </w:ins>
      <w:r>
        <w:t xml:space="preserve"> and the child meets the criteria for funding pursuant to section 22</w:t>
      </w:r>
      <w:ins w:id="6432" w:author="Author">
        <w:r w:rsidR="00D73038">
          <w:t>-</w:t>
        </w:r>
      </w:ins>
      <w:del w:id="6433" w:author="Author">
        <w:r w:rsidDel="00D73038">
          <w:delText>–</w:delText>
        </w:r>
      </w:del>
      <w:r>
        <w:t>20</w:t>
      </w:r>
      <w:ins w:id="6434" w:author="Author">
        <w:r w:rsidR="00D73038">
          <w:t>-</w:t>
        </w:r>
      </w:ins>
      <w:del w:id="6435" w:author="Author">
        <w:r w:rsidDel="00D73038">
          <w:delText>–</w:delText>
        </w:r>
      </w:del>
      <w:r>
        <w:t>114(1)(c)(II), C.R.S. The amount of tuition shall be established in a manner substantially similar to the process in</w:t>
      </w:r>
      <w:ins w:id="6436" w:author="Author">
        <w:r w:rsidR="004A0346">
          <w:t xml:space="preserve"> </w:t>
        </w:r>
      </w:ins>
      <w:del w:id="6437" w:author="Author">
        <w:r w:rsidDel="004A0346">
          <w:delText xml:space="preserve"> S</w:delText>
        </w:r>
      </w:del>
      <w:ins w:id="6438" w:author="Author">
        <w:r w:rsidR="004A0346">
          <w:t>s</w:t>
        </w:r>
      </w:ins>
      <w:r>
        <w:t>ection 9.03(2)(b)</w:t>
      </w:r>
      <w:ins w:id="6439" w:author="Author">
        <w:r w:rsidR="004A0346">
          <w:t xml:space="preserve"> of these Rules</w:t>
        </w:r>
      </w:ins>
      <w:r>
        <w:t>.</w:t>
      </w:r>
    </w:p>
    <w:p w14:paraId="3DFBE675" w14:textId="77777777" w:rsidR="000801E7" w:rsidRDefault="000801E7" w:rsidP="00253E03">
      <w:pPr>
        <w:pStyle w:val="par3"/>
        <w:spacing w:after="240"/>
      </w:pPr>
      <w:r>
        <w:t>9.03(2)(f)(ii)</w:t>
      </w:r>
      <w:r>
        <w:tab/>
        <w:t xml:space="preserve">If the parents of a child with a disability remove the child from enrollment in the alternative </w:t>
      </w:r>
      <w:del w:id="6440" w:author="Author">
        <w:r w:rsidDel="004A0346">
          <w:delText>administrative unit</w:delText>
        </w:r>
      </w:del>
      <w:ins w:id="6441" w:author="Author">
        <w:r w:rsidR="004A0346">
          <w:t>AU</w:t>
        </w:r>
      </w:ins>
      <w:r>
        <w:t xml:space="preserve"> after the annual count date to determine state funding for children with disabilities, the alternative </w:t>
      </w:r>
      <w:del w:id="6442" w:author="Author">
        <w:r w:rsidDel="004A0346">
          <w:delText>administrative unit</w:delText>
        </w:r>
      </w:del>
      <w:ins w:id="6443" w:author="Author">
        <w:r w:rsidR="004A0346">
          <w:t>AU</w:t>
        </w:r>
      </w:ins>
      <w:r>
        <w:t xml:space="preserve"> continues to be deemed the </w:t>
      </w:r>
      <w:del w:id="6444" w:author="Author">
        <w:r w:rsidDel="004A0346">
          <w:delText>administrative unit of residence</w:delText>
        </w:r>
      </w:del>
      <w:ins w:id="6445" w:author="Author">
        <w:r w:rsidR="004A0346">
          <w:t>AUR</w:t>
        </w:r>
      </w:ins>
      <w:r>
        <w:t xml:space="preserve"> for that child for the remainder of the school year and may be required to pay the tuition charge for excess costs to the </w:t>
      </w:r>
      <w:del w:id="6446" w:author="Author">
        <w:r w:rsidDel="004A0346">
          <w:delText>administrative unit of attendance</w:delText>
        </w:r>
      </w:del>
      <w:ins w:id="6447" w:author="Author">
        <w:r w:rsidR="004A0346">
          <w:t>AUA</w:t>
        </w:r>
      </w:ins>
      <w:r>
        <w:t xml:space="preserve"> that enrolls the child for the remainder of the school year. The amount of tuition shall be prorated as appropriate and shall be established in a manner substantially similar to the process in </w:t>
      </w:r>
      <w:ins w:id="6448" w:author="Author">
        <w:r w:rsidR="004A0346">
          <w:t>s</w:t>
        </w:r>
      </w:ins>
      <w:del w:id="6449" w:author="Author">
        <w:r w:rsidDel="004A0346">
          <w:delText>S</w:delText>
        </w:r>
      </w:del>
      <w:r>
        <w:t>ection 9.03(2)(b)</w:t>
      </w:r>
      <w:ins w:id="6450" w:author="Author">
        <w:r w:rsidR="004A0346">
          <w:t xml:space="preserve"> of these Rules</w:t>
        </w:r>
      </w:ins>
      <w:r>
        <w:t>.</w:t>
      </w:r>
    </w:p>
    <w:p w14:paraId="03C4F824" w14:textId="77777777" w:rsidR="000801E7" w:rsidRDefault="000801E7" w:rsidP="00253E03">
      <w:pPr>
        <w:pStyle w:val="par3"/>
        <w:spacing w:after="240"/>
      </w:pPr>
      <w:r>
        <w:lastRenderedPageBreak/>
        <w:t>9.03(2)(f)(iii)</w:t>
      </w:r>
      <w:r>
        <w:tab/>
        <w:t xml:space="preserve">If a child with a disability who is enrolled in an alternative </w:t>
      </w:r>
      <w:del w:id="6451" w:author="Author">
        <w:r w:rsidDel="004A0346">
          <w:delText>administrative unit</w:delText>
        </w:r>
      </w:del>
      <w:ins w:id="6452" w:author="Author">
        <w:r w:rsidR="004A0346">
          <w:t>AU</w:t>
        </w:r>
      </w:ins>
      <w:r>
        <w:t xml:space="preserve"> is placed by an IEP team in an approved facility school or other private setting for special education purposes, the child with a disability continues to be enrolled in the alternative </w:t>
      </w:r>
      <w:del w:id="6453" w:author="Author">
        <w:r w:rsidDel="004A0346">
          <w:delText>administrative unit</w:delText>
        </w:r>
      </w:del>
      <w:ins w:id="6454" w:author="Author">
        <w:r w:rsidR="004A0346">
          <w:t>AU</w:t>
        </w:r>
      </w:ins>
      <w:r>
        <w:t xml:space="preserve"> (which is thus the district of residence for purpose of </w:t>
      </w:r>
      <w:ins w:id="6455" w:author="Author">
        <w:r w:rsidR="004A0346">
          <w:t>s</w:t>
        </w:r>
      </w:ins>
      <w:del w:id="6456" w:author="Author">
        <w:r w:rsidDel="004A0346">
          <w:delText>S</w:delText>
        </w:r>
      </w:del>
      <w:r>
        <w:t>ection 9.03(2)(a) of these Rules) until:</w:t>
      </w:r>
    </w:p>
    <w:p w14:paraId="36702431" w14:textId="77777777" w:rsidR="000801E7" w:rsidRDefault="000801E7" w:rsidP="00253E03">
      <w:pPr>
        <w:pStyle w:val="par4"/>
        <w:spacing w:after="240"/>
      </w:pPr>
      <w:r>
        <w:t>9.03(2)(f)(iii)(A)</w:t>
      </w:r>
      <w:r w:rsidR="004072CD">
        <w:tab/>
      </w:r>
      <w:r>
        <w:t xml:space="preserve">The parents of the child with a disability initiate a change in enrollment that results in the child with a disability attending a school affiliated with a different </w:t>
      </w:r>
      <w:del w:id="6457" w:author="Author">
        <w:r w:rsidDel="004A0346">
          <w:delText>administrative unit</w:delText>
        </w:r>
      </w:del>
      <w:ins w:id="6458" w:author="Author">
        <w:r w:rsidR="004A0346">
          <w:t>AU</w:t>
        </w:r>
      </w:ins>
      <w:r>
        <w:t>;</w:t>
      </w:r>
    </w:p>
    <w:p w14:paraId="07293E9A" w14:textId="77777777" w:rsidR="000801E7" w:rsidRDefault="000801E7" w:rsidP="00253E03">
      <w:pPr>
        <w:pStyle w:val="par4"/>
        <w:spacing w:after="240"/>
      </w:pPr>
      <w:r>
        <w:t>9.03(2)(f)(iii)(B)</w:t>
      </w:r>
      <w:r w:rsidR="004072CD">
        <w:tab/>
      </w:r>
      <w:r>
        <w:t xml:space="preserve">The child with a disability is no longer enrolled in the school of the alternative </w:t>
      </w:r>
      <w:del w:id="6459" w:author="Author">
        <w:r w:rsidDel="004A0346">
          <w:delText>administrative unit</w:delText>
        </w:r>
      </w:del>
      <w:ins w:id="6460" w:author="Author">
        <w:r w:rsidR="004A0346">
          <w:t>AU</w:t>
        </w:r>
      </w:ins>
      <w:r>
        <w:t xml:space="preserve"> because the child with a disability is no longer entitled by age to continue in the school of the alternative </w:t>
      </w:r>
      <w:del w:id="6461" w:author="Author">
        <w:r w:rsidDel="004A0346">
          <w:delText>administrative unit</w:delText>
        </w:r>
      </w:del>
      <w:ins w:id="6462" w:author="Author">
        <w:r w:rsidR="004A0346">
          <w:t>AU</w:t>
        </w:r>
      </w:ins>
      <w:r>
        <w:t xml:space="preserve">, unless the child with a disability has reached the age of </w:t>
      </w:r>
      <w:del w:id="6463" w:author="Author">
        <w:r w:rsidDel="004A0346">
          <w:delText xml:space="preserve">eighteen </w:delText>
        </w:r>
      </w:del>
      <w:ins w:id="6464" w:author="Author">
        <w:r w:rsidR="004A0346">
          <w:t xml:space="preserve">18 </w:t>
        </w:r>
      </w:ins>
      <w:r>
        <w:t>and qualifies for transition services and is enrolled in a school that offers high school;</w:t>
      </w:r>
    </w:p>
    <w:p w14:paraId="54534268" w14:textId="77777777" w:rsidR="000801E7" w:rsidRDefault="000801E7" w:rsidP="00253E03">
      <w:pPr>
        <w:pStyle w:val="par4"/>
        <w:spacing w:after="240"/>
      </w:pPr>
      <w:r>
        <w:t>9.03(2)(f)(iii)(C)</w:t>
      </w:r>
      <w:r w:rsidR="004072CD">
        <w:tab/>
      </w:r>
      <w:r>
        <w:t xml:space="preserve">The child with a disability is no longer enrolled in the school of the alternative </w:t>
      </w:r>
      <w:del w:id="6465" w:author="Author">
        <w:r w:rsidDel="004A0346">
          <w:delText>administrative unit</w:delText>
        </w:r>
      </w:del>
      <w:ins w:id="6466" w:author="Author">
        <w:r w:rsidR="004A0346">
          <w:t>AU</w:t>
        </w:r>
      </w:ins>
      <w:r>
        <w:t xml:space="preserve"> because the child with a disability is home-schooled or enrolled in a private school for general education purposes; or</w:t>
      </w:r>
    </w:p>
    <w:p w14:paraId="19276CEB" w14:textId="77777777" w:rsidR="000801E7" w:rsidRDefault="000801E7" w:rsidP="00253E03">
      <w:pPr>
        <w:pStyle w:val="par4"/>
        <w:spacing w:after="240"/>
      </w:pPr>
      <w:r>
        <w:t>9.03(2)(f)(iii)(D)</w:t>
      </w:r>
      <w:r w:rsidR="004072CD">
        <w:tab/>
      </w:r>
      <w:r>
        <w:t xml:space="preserve">The placement of the child with a disability in an approved facility school or other private setting for special education purposes ends and, subsequently, the enrollment of the child with a disability in the alternative </w:t>
      </w:r>
      <w:del w:id="6467" w:author="Author">
        <w:r w:rsidDel="004A0346">
          <w:delText>administrative unit</w:delText>
        </w:r>
      </w:del>
      <w:ins w:id="6468" w:author="Author">
        <w:r w:rsidR="004A0346">
          <w:t>AU</w:t>
        </w:r>
      </w:ins>
      <w:r>
        <w:t xml:space="preserve"> ends for any reason permitted by law.</w:t>
      </w:r>
    </w:p>
    <w:p w14:paraId="188A44BF" w14:textId="77777777" w:rsidR="00DD081F" w:rsidRDefault="000801E7" w:rsidP="00253E03">
      <w:pPr>
        <w:pStyle w:val="par4"/>
        <w:spacing w:after="240"/>
        <w:rPr>
          <w:ins w:id="6469" w:author="Author"/>
        </w:rPr>
      </w:pPr>
      <w:r>
        <w:t>9.03(2)(f)(iii)(E)</w:t>
      </w:r>
      <w:r w:rsidR="004072CD">
        <w:tab/>
      </w:r>
      <w:r>
        <w:t xml:space="preserve">Nothing in this </w:t>
      </w:r>
      <w:del w:id="6470" w:author="Author">
        <w:r w:rsidDel="00C723FE">
          <w:delText xml:space="preserve">rule </w:delText>
        </w:r>
      </w:del>
      <w:ins w:id="6471" w:author="Author">
        <w:r w:rsidR="00C723FE">
          <w:t xml:space="preserve">section </w:t>
        </w:r>
      </w:ins>
      <w:r>
        <w:t xml:space="preserve">9.03(2)(f)(iii) modifies </w:t>
      </w:r>
      <w:del w:id="6472" w:author="Author">
        <w:r w:rsidDel="00C723FE">
          <w:delText xml:space="preserve">rule </w:delText>
        </w:r>
      </w:del>
      <w:ins w:id="6473" w:author="Author">
        <w:r w:rsidR="00C723FE">
          <w:t xml:space="preserve">section </w:t>
        </w:r>
      </w:ins>
      <w:r>
        <w:t>9.03(2)(f)(i) and (ii)</w:t>
      </w:r>
      <w:ins w:id="6474" w:author="Author">
        <w:r w:rsidR="00D73038">
          <w:t xml:space="preserve"> of these Rules</w:t>
        </w:r>
      </w:ins>
      <w:commentRangeStart w:id="6475"/>
      <w:r>
        <w:t>.</w:t>
      </w:r>
      <w:commentRangeEnd w:id="6475"/>
      <w:r w:rsidR="00EA2A75">
        <w:rPr>
          <w:rStyle w:val="CommentReference"/>
          <w:sz w:val="24"/>
          <w:szCs w:val="24"/>
        </w:rPr>
        <w:commentReference w:id="6475"/>
      </w:r>
    </w:p>
    <w:p w14:paraId="476B705F" w14:textId="015060D7" w:rsidR="00BA4B66" w:rsidRDefault="00425F40" w:rsidP="00253E03">
      <w:pPr>
        <w:pStyle w:val="par4"/>
        <w:spacing w:after="240"/>
        <w:ind w:left="0" w:firstLine="0"/>
        <w:rPr>
          <w:ins w:id="6476" w:author="Author"/>
        </w:rPr>
      </w:pPr>
      <w:ins w:id="6477" w:author="Author">
        <w:r>
          <w:t xml:space="preserve"> </w:t>
        </w:r>
        <w:r w:rsidR="00881833">
          <w:t xml:space="preserve"> </w:t>
        </w:r>
      </w:ins>
    </w:p>
    <w:p w14:paraId="35D108EA" w14:textId="494DE745" w:rsidR="00575513" w:rsidRDefault="00575513" w:rsidP="00253E03">
      <w:pPr>
        <w:pStyle w:val="par4"/>
        <w:spacing w:after="240"/>
        <w:ind w:left="0" w:firstLine="0"/>
        <w:rPr>
          <w:ins w:id="6478" w:author="Author"/>
        </w:rPr>
      </w:pPr>
      <w:commentRangeStart w:id="6479"/>
      <w:ins w:id="6480" w:author="Author">
        <w:r>
          <w:t>9.03(</w:t>
        </w:r>
        <w:r w:rsidR="00D443BB">
          <w:t>3</w:t>
        </w:r>
        <w:r>
          <w:t>)</w:t>
        </w:r>
        <w:r>
          <w:tab/>
          <w:t>Public Placements Reimbursement Fund</w:t>
        </w:r>
      </w:ins>
      <w:commentRangeEnd w:id="6479"/>
      <w:r w:rsidR="00EA2A75">
        <w:rPr>
          <w:rStyle w:val="CommentReference"/>
          <w:sz w:val="24"/>
          <w:szCs w:val="24"/>
        </w:rPr>
        <w:commentReference w:id="6479"/>
      </w:r>
    </w:p>
    <w:p w14:paraId="1C62542E" w14:textId="4C58750B" w:rsidR="00575513" w:rsidRDefault="739F491D">
      <w:pPr>
        <w:pStyle w:val="par4"/>
        <w:spacing w:after="240" w:line="259" w:lineRule="auto"/>
        <w:ind w:left="1440"/>
        <w:rPr>
          <w:ins w:id="6481" w:author="Author"/>
        </w:rPr>
        <w:pPrChange w:id="6482" w:author="Author">
          <w:pPr>
            <w:pStyle w:val="par4"/>
            <w:ind w:left="1440"/>
          </w:pPr>
        </w:pPrChange>
      </w:pPr>
      <w:ins w:id="6483" w:author="Author">
        <w:r>
          <w:t>9.03</w:t>
        </w:r>
        <w:r w:rsidR="648D6F11">
          <w:t>(</w:t>
        </w:r>
        <w:r w:rsidR="0ECA9FE9">
          <w:t>3)(a</w:t>
        </w:r>
        <w:r w:rsidR="648D6F11">
          <w:t>)</w:t>
        </w:r>
        <w:r w:rsidR="6153FB04">
          <w:t xml:space="preserve"> </w:t>
        </w:r>
        <w:r w:rsidR="00575513">
          <w:tab/>
        </w:r>
        <w:r w:rsidR="6153FB04">
          <w:t xml:space="preserve">Pursuant to </w:t>
        </w:r>
        <w:r w:rsidR="7F0D5F23">
          <w:t xml:space="preserve">section 22-20-114, C.R.S., the Department </w:t>
        </w:r>
        <w:r w:rsidR="329FFF8C">
          <w:t>shall create a process to reimburse</w:t>
        </w:r>
        <w:r w:rsidR="652972C1">
          <w:t xml:space="preserve"> AUs for</w:t>
        </w:r>
        <w:r w:rsidR="329FFF8C">
          <w:t xml:space="preserve"> tuition or e</w:t>
        </w:r>
        <w:r w:rsidR="473C4348">
          <w:t>ducation expenses</w:t>
        </w:r>
        <w:r w:rsidR="652972C1">
          <w:t xml:space="preserve"> that were paid </w:t>
        </w:r>
        <w:r w:rsidR="1C821229">
          <w:t xml:space="preserve">to </w:t>
        </w:r>
        <w:r w:rsidR="1C821229">
          <w:lastRenderedPageBreak/>
          <w:t>ensure FAPE</w:t>
        </w:r>
        <w:r w:rsidR="473C4348">
          <w:t xml:space="preserve"> for </w:t>
        </w:r>
        <w:r w:rsidR="652972C1">
          <w:t xml:space="preserve">children </w:t>
        </w:r>
        <w:r w:rsidR="4C55D2F5">
          <w:t xml:space="preserve">who </w:t>
        </w:r>
        <w:r w:rsidR="652972C1">
          <w:t xml:space="preserve">were publicly placed in an in-state facility with an approved facility school or in an out-of-state </w:t>
        </w:r>
        <w:r w:rsidR="305C0CA1">
          <w:t>QRTP or PRTF</w:t>
        </w:r>
        <w:r w:rsidR="652972C1">
          <w:t>.</w:t>
        </w:r>
      </w:ins>
    </w:p>
    <w:p w14:paraId="659FC408" w14:textId="2E5B3BB9" w:rsidR="00DB4A74" w:rsidRDefault="648D6F11" w:rsidP="00253E03">
      <w:pPr>
        <w:pStyle w:val="par4"/>
        <w:tabs>
          <w:tab w:val="clear" w:pos="2160"/>
        </w:tabs>
        <w:spacing w:after="240"/>
        <w:ind w:left="1530" w:hanging="810"/>
        <w:rPr>
          <w:ins w:id="6484" w:author="Author"/>
        </w:rPr>
      </w:pPr>
      <w:ins w:id="6485" w:author="Author">
        <w:r>
          <w:t>9.03(</w:t>
        </w:r>
        <w:r w:rsidR="0ECA9FE9">
          <w:t>3)(b</w:t>
        </w:r>
        <w:r>
          <w:t>)</w:t>
        </w:r>
        <w:r w:rsidR="00DB4A74">
          <w:tab/>
        </w:r>
        <w:r w:rsidR="00DB4A74">
          <w:tab/>
        </w:r>
        <w:r w:rsidR="3D851114">
          <w:t xml:space="preserve">Pursuant to section 22-20-114, C.R.S., </w:t>
        </w:r>
        <w:r w:rsidR="485DABF4">
          <w:t>For the 2026-27 budget year</w:t>
        </w:r>
        <w:r w:rsidR="15BABF60">
          <w:t>,</w:t>
        </w:r>
        <w:r w:rsidR="485DABF4">
          <w:t xml:space="preserve"> and each budget year thereafter, one million dollars shall be allocated for th</w:t>
        </w:r>
        <w:r w:rsidR="24940A96">
          <w:t>e Public Placements Reimbursement Fund</w:t>
        </w:r>
        <w:r w:rsidR="243009ED">
          <w:t>.</w:t>
        </w:r>
      </w:ins>
    </w:p>
    <w:p w14:paraId="1A49AB97" w14:textId="2564B7E9" w:rsidR="00C87767" w:rsidRDefault="00C87767" w:rsidP="00253E03">
      <w:pPr>
        <w:pStyle w:val="par4"/>
        <w:spacing w:after="240"/>
        <w:ind w:left="1440"/>
        <w:rPr>
          <w:ins w:id="6486" w:author="Author"/>
        </w:rPr>
      </w:pPr>
      <w:ins w:id="6487" w:author="Author">
        <w:r>
          <w:t>9.03(</w:t>
        </w:r>
        <w:r w:rsidR="00592AF9">
          <w:t>3)(c</w:t>
        </w:r>
        <w:r>
          <w:t>)</w:t>
        </w:r>
        <w:r>
          <w:tab/>
          <w:t>The Department shall publish procedures that include:</w:t>
        </w:r>
      </w:ins>
    </w:p>
    <w:p w14:paraId="2318B4DF" w14:textId="6EC293D7" w:rsidR="00C87767" w:rsidRDefault="00C87767" w:rsidP="00253E03">
      <w:pPr>
        <w:pStyle w:val="par4"/>
        <w:spacing w:after="240"/>
        <w:ind w:left="2160"/>
        <w:rPr>
          <w:ins w:id="6488" w:author="Author"/>
        </w:rPr>
      </w:pPr>
      <w:ins w:id="6489" w:author="Author">
        <w:r>
          <w:t>9.03(</w:t>
        </w:r>
        <w:r w:rsidR="00592AF9">
          <w:t>3)(c)(i</w:t>
        </w:r>
        <w:r>
          <w:t>)</w:t>
        </w:r>
        <w:r>
          <w:tab/>
          <w:t xml:space="preserve"> A deadline by which all requests for reimbursement shall be made for each budget year</w:t>
        </w:r>
        <w:r w:rsidR="00AB69DE">
          <w:t>;</w:t>
        </w:r>
      </w:ins>
    </w:p>
    <w:p w14:paraId="5F9DA2E5" w14:textId="064772CE" w:rsidR="00C87767" w:rsidRDefault="00C87767" w:rsidP="00253E03">
      <w:pPr>
        <w:pStyle w:val="par4"/>
        <w:spacing w:after="240" w:line="259" w:lineRule="auto"/>
        <w:ind w:left="2160"/>
        <w:rPr>
          <w:ins w:id="6490" w:author="Author"/>
        </w:rPr>
      </w:pPr>
      <w:ins w:id="6491" w:author="Author">
        <w:r>
          <w:t>9.03(</w:t>
        </w:r>
        <w:r w:rsidR="00BE747A">
          <w:t>3)(c)(ii</w:t>
        </w:r>
        <w:r>
          <w:t xml:space="preserve">)  The information and documentation that </w:t>
        </w:r>
        <w:r w:rsidR="379C8ECD">
          <w:t>must accompany</w:t>
        </w:r>
        <w:r>
          <w:t xml:space="preserve"> the submission</w:t>
        </w:r>
        <w:r w:rsidR="00AB69DE">
          <w:t>;</w:t>
        </w:r>
      </w:ins>
    </w:p>
    <w:p w14:paraId="35779746" w14:textId="3E953D54" w:rsidR="00C87767" w:rsidRDefault="00C87767" w:rsidP="00253E03">
      <w:pPr>
        <w:pStyle w:val="par4"/>
        <w:tabs>
          <w:tab w:val="clear" w:pos="1440"/>
          <w:tab w:val="left" w:pos="2070"/>
        </w:tabs>
        <w:spacing w:after="240"/>
        <w:ind w:left="2160"/>
        <w:rPr>
          <w:ins w:id="6492" w:author="Author"/>
        </w:rPr>
      </w:pPr>
      <w:ins w:id="6493" w:author="Author">
        <w:r>
          <w:t>9.03(</w:t>
        </w:r>
        <w:r w:rsidR="00BE747A">
          <w:t>3)(c</w:t>
        </w:r>
        <w:r>
          <w:t>)(</w:t>
        </w:r>
        <w:r w:rsidR="00F604A2">
          <w:t>iii)</w:t>
        </w:r>
        <w:r>
          <w:t xml:space="preserve"> A fair </w:t>
        </w:r>
        <w:r w:rsidR="00E736A2">
          <w:t xml:space="preserve">and transparent </w:t>
        </w:r>
        <w:r>
          <w:t>process by which the funding will be prorated if the</w:t>
        </w:r>
        <w:r w:rsidR="005B7A60">
          <w:t xml:space="preserve"> total</w:t>
        </w:r>
        <w:r>
          <w:t xml:space="preserve"> amount of reimbursement requests </w:t>
        </w:r>
        <w:r w:rsidR="005B7A60">
          <w:t xml:space="preserve">for the budget year </w:t>
        </w:r>
        <w:r>
          <w:t>exceeds the funding allocated to the Department</w:t>
        </w:r>
        <w:r w:rsidR="00AB69DE">
          <w:t>; and</w:t>
        </w:r>
      </w:ins>
    </w:p>
    <w:p w14:paraId="324776F3" w14:textId="6F59D0D9" w:rsidR="00C87767" w:rsidRDefault="00C87767" w:rsidP="00253E03">
      <w:pPr>
        <w:pStyle w:val="par4"/>
        <w:spacing w:after="240"/>
        <w:ind w:left="2160"/>
        <w:rPr>
          <w:ins w:id="6494" w:author="Author"/>
        </w:rPr>
      </w:pPr>
      <w:ins w:id="6495" w:author="Author">
        <w:r>
          <w:t>9.03(</w:t>
        </w:r>
        <w:r w:rsidR="00BE747A">
          <w:t>3)(c)(iv</w:t>
        </w:r>
        <w:r w:rsidR="00F604A2">
          <w:t>)</w:t>
        </w:r>
        <w:r>
          <w:t xml:space="preserve"> Guidelines on what qualifies as tuition and education expenses, with the option to cap out-of-state tuition at the highest tier rate for in-state tuition for an approved facility school.</w:t>
        </w:r>
      </w:ins>
    </w:p>
    <w:p w14:paraId="3B5EFE74" w14:textId="739C57F7" w:rsidR="00B50E81" w:rsidRDefault="2C2ADE83" w:rsidP="00253E03">
      <w:pPr>
        <w:pStyle w:val="par4"/>
        <w:spacing w:after="240"/>
        <w:ind w:left="1440"/>
        <w:rPr>
          <w:ins w:id="6496" w:author="Author"/>
        </w:rPr>
      </w:pPr>
      <w:ins w:id="6497" w:author="Author">
        <w:r>
          <w:t>9.03(</w:t>
        </w:r>
        <w:r w:rsidR="79FBCDD9">
          <w:t>3)(d</w:t>
        </w:r>
        <w:r>
          <w:t xml:space="preserve">) Reimbursement is available for a </w:t>
        </w:r>
        <w:r w:rsidR="79FBCDD9">
          <w:t>student</w:t>
        </w:r>
        <w:r>
          <w:t xml:space="preserve"> in an out-of-home placement, as defined in section 22-32-138(1)(h), </w:t>
        </w:r>
        <w:r w:rsidR="3DA0F43A">
          <w:t>C.R.S.</w:t>
        </w:r>
        <w:r>
          <w:t xml:space="preserve"> if</w:t>
        </w:r>
        <w:r w:rsidR="52B4E55C">
          <w:t xml:space="preserve"> the student</w:t>
        </w:r>
        <w:r>
          <w:t>:</w:t>
        </w:r>
      </w:ins>
    </w:p>
    <w:p w14:paraId="4782BE49" w14:textId="21841F87" w:rsidR="00F604A2" w:rsidRDefault="00AB740C">
      <w:pPr>
        <w:pStyle w:val="par4"/>
        <w:spacing w:after="240" w:line="259" w:lineRule="auto"/>
        <w:ind w:left="1440"/>
        <w:rPr>
          <w:ins w:id="6498" w:author="Author"/>
        </w:rPr>
        <w:pPrChange w:id="6499" w:author="Author">
          <w:pPr>
            <w:pStyle w:val="par4"/>
            <w:ind w:left="1440" w:firstLine="0"/>
          </w:pPr>
        </w:pPrChange>
      </w:pPr>
      <w:r>
        <w:tab/>
      </w:r>
      <w:ins w:id="6500" w:author="Author">
        <w:r w:rsidR="2C2ADE83">
          <w:t>9.03(</w:t>
        </w:r>
        <w:r w:rsidR="79FBCDD9">
          <w:t>3)(d)(i</w:t>
        </w:r>
        <w:r w:rsidR="2C2ADE83">
          <w:t xml:space="preserve">)  </w:t>
        </w:r>
        <w:r w:rsidR="21BDB1E0">
          <w:t>H</w:t>
        </w:r>
        <w:r w:rsidR="2C2ADE83">
          <w:t>as an IEP;</w:t>
        </w:r>
      </w:ins>
    </w:p>
    <w:p w14:paraId="1062267E" w14:textId="43106A23" w:rsidR="00F604A2" w:rsidRDefault="2C2ADE83">
      <w:pPr>
        <w:pStyle w:val="par4"/>
        <w:spacing w:after="240" w:line="259" w:lineRule="auto"/>
        <w:ind w:left="2160"/>
        <w:rPr>
          <w:ins w:id="6501" w:author="Author"/>
        </w:rPr>
        <w:pPrChange w:id="6502" w:author="Author">
          <w:pPr>
            <w:pStyle w:val="par4"/>
            <w:ind w:left="2160"/>
          </w:pPr>
        </w:pPrChange>
      </w:pPr>
      <w:ins w:id="6503" w:author="Author">
        <w:r>
          <w:t>9.03(</w:t>
        </w:r>
        <w:r w:rsidR="79FBCDD9">
          <w:t>3)(d)(ii</w:t>
        </w:r>
        <w:r>
          <w:t xml:space="preserve">)  </w:t>
        </w:r>
        <w:r w:rsidR="3E9DE698">
          <w:t>D</w:t>
        </w:r>
        <w:r w:rsidR="25C8F7F5">
          <w:t>oes not have a parent or legal guardian, as described in section</w:t>
        </w:r>
        <w:r w:rsidR="4CE2030C">
          <w:t>s</w:t>
        </w:r>
        <w:r w:rsidR="25C8F7F5">
          <w:t xml:space="preserve"> 22-20-103(19.7)(a)(I)</w:t>
        </w:r>
        <w:r w:rsidR="2296C7EA">
          <w:t>-</w:t>
        </w:r>
        <w:r w:rsidR="25C8F7F5">
          <w:t xml:space="preserve">(III), </w:t>
        </w:r>
        <w:r w:rsidR="5C527044">
          <w:t>C.R.S.</w:t>
        </w:r>
        <w:r w:rsidR="61C38325">
          <w:t>,</w:t>
        </w:r>
        <w:r w:rsidR="5C527044">
          <w:t xml:space="preserve"> </w:t>
        </w:r>
        <w:r w:rsidR="25C8F7F5">
          <w:t>who is available or authorized to make decisions concerning education for the student;</w:t>
        </w:r>
        <w:r w:rsidR="55F2BCB7">
          <w:t xml:space="preserve"> and</w:t>
        </w:r>
      </w:ins>
    </w:p>
    <w:p w14:paraId="7C5436C1" w14:textId="3D967C94" w:rsidR="00F604A2" w:rsidRDefault="121FAF71">
      <w:pPr>
        <w:pStyle w:val="par4"/>
        <w:spacing w:after="240" w:line="259" w:lineRule="auto"/>
        <w:ind w:left="2160"/>
        <w:pPrChange w:id="6504" w:author="Author">
          <w:pPr>
            <w:pStyle w:val="par4"/>
            <w:ind w:left="2160"/>
          </w:pPr>
        </w:pPrChange>
      </w:pPr>
      <w:ins w:id="6505" w:author="Author">
        <w:r>
          <w:t>9.03(</w:t>
        </w:r>
        <w:r w:rsidR="79FBCDD9">
          <w:t>3)(d)(iii</w:t>
        </w:r>
        <w:r>
          <w:t xml:space="preserve">)  </w:t>
        </w:r>
        <w:r w:rsidR="2A9BC2A0">
          <w:t>W</w:t>
        </w:r>
        <w:r>
          <w:t>as publicly placed by a court or public agency in a</w:t>
        </w:r>
        <w:r w:rsidR="335A5C06">
          <w:t xml:space="preserve">n out-of-state QRTP </w:t>
        </w:r>
        <w:r w:rsidR="4FF2B6BD">
          <w:t>or</w:t>
        </w:r>
        <w:r w:rsidR="5474B09F">
          <w:t xml:space="preserve"> PRTF or</w:t>
        </w:r>
        <w:r w:rsidR="4FF2B6BD">
          <w:t xml:space="preserve"> in an </w:t>
        </w:r>
        <w:r w:rsidR="5474B09F">
          <w:t xml:space="preserve">in-state </w:t>
        </w:r>
        <w:r w:rsidR="4FF2B6BD">
          <w:t>approved facility school</w:t>
        </w:r>
        <w:r w:rsidR="4078CDBB">
          <w:t>.</w:t>
        </w:r>
        <w:r w:rsidR="4FF2B6BD">
          <w:t xml:space="preserve"> </w:t>
        </w:r>
      </w:ins>
    </w:p>
    <w:p w14:paraId="0B7C10E8" w14:textId="77777777" w:rsidR="000801E7" w:rsidRDefault="000801E7" w:rsidP="00253E03">
      <w:pPr>
        <w:pStyle w:val="Heading3"/>
        <w:spacing w:after="240"/>
      </w:pPr>
      <w:r>
        <w:t>9.04</w:t>
      </w:r>
      <w:r>
        <w:tab/>
      </w:r>
      <w:ins w:id="6506" w:author="Author">
        <w:r w:rsidR="00A85951">
          <w:t>Schools of Choice Notification Requirements</w:t>
        </w:r>
      </w:ins>
      <w:del w:id="6507" w:author="Author">
        <w:r w:rsidDel="00A85951">
          <w:delText>SCHOOLS OF CHOICE NOTIFICATION REQUIREMENTS</w:delText>
        </w:r>
      </w:del>
    </w:p>
    <w:p w14:paraId="31A14CA1" w14:textId="77777777" w:rsidR="000801E7" w:rsidRDefault="000801E7" w:rsidP="00253E03">
      <w:pPr>
        <w:pStyle w:val="par1"/>
        <w:spacing w:after="240"/>
      </w:pPr>
      <w:r>
        <w:t>9.04(1)</w:t>
      </w:r>
      <w:r>
        <w:tab/>
      </w:r>
      <w:r w:rsidRPr="00207607">
        <w:t xml:space="preserve">Notice - </w:t>
      </w:r>
      <w:ins w:id="6508" w:author="Author">
        <w:r w:rsidR="00F054D7">
          <w:t>p</w:t>
        </w:r>
      </w:ins>
      <w:del w:id="6509" w:author="Author">
        <w:r w:rsidRPr="00CA3ADF" w:rsidDel="00F054D7">
          <w:rPr>
            <w:rPrChange w:id="6510" w:author="Author">
              <w:rPr>
                <w:b/>
                <w:bCs/>
              </w:rPr>
            </w:rPrChange>
          </w:rPr>
          <w:delText>P</w:delText>
        </w:r>
      </w:del>
      <w:r w:rsidRPr="00CA3ADF">
        <w:rPr>
          <w:rPrChange w:id="6511" w:author="Author">
            <w:rPr>
              <w:b/>
              <w:bCs/>
            </w:rPr>
          </w:rPrChange>
        </w:rPr>
        <w:t xml:space="preserve">ublic </w:t>
      </w:r>
      <w:ins w:id="6512" w:author="Author">
        <w:r w:rsidR="00F054D7">
          <w:t>s</w:t>
        </w:r>
      </w:ins>
      <w:del w:id="6513" w:author="Author">
        <w:r w:rsidRPr="00CA3ADF" w:rsidDel="00F054D7">
          <w:rPr>
            <w:rPrChange w:id="6514" w:author="Author">
              <w:rPr>
                <w:b/>
                <w:bCs/>
              </w:rPr>
            </w:rPrChange>
          </w:rPr>
          <w:delText>S</w:delText>
        </w:r>
      </w:del>
      <w:r w:rsidRPr="00CA3ADF">
        <w:rPr>
          <w:rPrChange w:id="6515" w:author="Author">
            <w:rPr>
              <w:b/>
              <w:bCs/>
            </w:rPr>
          </w:rPrChange>
        </w:rPr>
        <w:t xml:space="preserve">chools </w:t>
      </w:r>
      <w:ins w:id="6516" w:author="Author">
        <w:r w:rsidR="00F054D7">
          <w:t>o</w:t>
        </w:r>
      </w:ins>
      <w:del w:id="6517" w:author="Author">
        <w:r w:rsidRPr="00CA3ADF" w:rsidDel="00F054D7">
          <w:rPr>
            <w:rPrChange w:id="6518" w:author="Author">
              <w:rPr>
                <w:b/>
                <w:bCs/>
              </w:rPr>
            </w:rPrChange>
          </w:rPr>
          <w:delText>O</w:delText>
        </w:r>
      </w:del>
      <w:r w:rsidRPr="00CA3ADF">
        <w:rPr>
          <w:rPrChange w:id="6519" w:author="Author">
            <w:rPr>
              <w:b/>
              <w:bCs/>
            </w:rPr>
          </w:rPrChange>
        </w:rPr>
        <w:t xml:space="preserve">f </w:t>
      </w:r>
      <w:ins w:id="6520" w:author="Author">
        <w:r w:rsidR="00F054D7">
          <w:t>c</w:t>
        </w:r>
      </w:ins>
      <w:del w:id="6521" w:author="Author">
        <w:r w:rsidRPr="00CA3ADF" w:rsidDel="00F054D7">
          <w:rPr>
            <w:rPrChange w:id="6522" w:author="Author">
              <w:rPr>
                <w:b/>
                <w:bCs/>
              </w:rPr>
            </w:rPrChange>
          </w:rPr>
          <w:delText>C</w:delText>
        </w:r>
      </w:del>
      <w:r w:rsidRPr="00CA3ADF">
        <w:rPr>
          <w:rPrChange w:id="6523" w:author="Author">
            <w:rPr>
              <w:b/>
              <w:bCs/>
            </w:rPr>
          </w:rPrChange>
        </w:rPr>
        <w:t xml:space="preserve">hoice </w:t>
      </w:r>
      <w:ins w:id="6524" w:author="Author">
        <w:r w:rsidR="00F054D7">
          <w:t>t</w:t>
        </w:r>
      </w:ins>
      <w:del w:id="6525" w:author="Author">
        <w:r w:rsidRPr="00CA3ADF" w:rsidDel="00F054D7">
          <w:rPr>
            <w:rPrChange w:id="6526" w:author="Author">
              <w:rPr>
                <w:b/>
                <w:bCs/>
              </w:rPr>
            </w:rPrChange>
          </w:rPr>
          <w:delText>T</w:delText>
        </w:r>
      </w:del>
      <w:r w:rsidRPr="00CA3ADF">
        <w:rPr>
          <w:rPrChange w:id="6527" w:author="Author">
            <w:rPr>
              <w:b/>
              <w:bCs/>
            </w:rPr>
          </w:rPrChange>
        </w:rPr>
        <w:t xml:space="preserve">hat </w:t>
      </w:r>
      <w:ins w:id="6528" w:author="Author">
        <w:r w:rsidR="00F054D7">
          <w:t>a</w:t>
        </w:r>
      </w:ins>
      <w:del w:id="6529" w:author="Author">
        <w:r w:rsidRPr="00CA3ADF" w:rsidDel="00F054D7">
          <w:rPr>
            <w:rPrChange w:id="6530" w:author="Author">
              <w:rPr>
                <w:b/>
                <w:bCs/>
              </w:rPr>
            </w:rPrChange>
          </w:rPr>
          <w:delText>A</w:delText>
        </w:r>
      </w:del>
      <w:r w:rsidRPr="00CA3ADF">
        <w:rPr>
          <w:rPrChange w:id="6531" w:author="Author">
            <w:rPr>
              <w:b/>
              <w:bCs/>
            </w:rPr>
          </w:rPrChange>
        </w:rPr>
        <w:t xml:space="preserve">re </w:t>
      </w:r>
      <w:ins w:id="6532" w:author="Author">
        <w:r w:rsidR="00F054D7">
          <w:t>n</w:t>
        </w:r>
      </w:ins>
      <w:del w:id="6533" w:author="Author">
        <w:r w:rsidRPr="00CA3ADF" w:rsidDel="00F054D7">
          <w:rPr>
            <w:rPrChange w:id="6534" w:author="Author">
              <w:rPr>
                <w:b/>
                <w:bCs/>
              </w:rPr>
            </w:rPrChange>
          </w:rPr>
          <w:delText>N</w:delText>
        </w:r>
      </w:del>
      <w:r w:rsidRPr="00CA3ADF">
        <w:rPr>
          <w:rPrChange w:id="6535" w:author="Author">
            <w:rPr>
              <w:b/>
              <w:bCs/>
            </w:rPr>
          </w:rPrChange>
        </w:rPr>
        <w:t xml:space="preserve">ot </w:t>
      </w:r>
      <w:ins w:id="6536" w:author="Author">
        <w:r w:rsidR="00F054D7">
          <w:t>c</w:t>
        </w:r>
      </w:ins>
      <w:del w:id="6537" w:author="Author">
        <w:r w:rsidRPr="00CA3ADF" w:rsidDel="00F054D7">
          <w:rPr>
            <w:rPrChange w:id="6538" w:author="Author">
              <w:rPr>
                <w:b/>
                <w:bCs/>
              </w:rPr>
            </w:rPrChange>
          </w:rPr>
          <w:delText>C</w:delText>
        </w:r>
      </w:del>
      <w:r w:rsidRPr="00CA3ADF">
        <w:rPr>
          <w:rPrChange w:id="6539" w:author="Author">
            <w:rPr>
              <w:b/>
              <w:bCs/>
            </w:rPr>
          </w:rPrChange>
        </w:rPr>
        <w:t xml:space="preserve">harter </w:t>
      </w:r>
      <w:ins w:id="6540" w:author="Author">
        <w:r w:rsidR="00F054D7">
          <w:t>s</w:t>
        </w:r>
      </w:ins>
      <w:del w:id="6541" w:author="Author">
        <w:r w:rsidRPr="00CA3ADF" w:rsidDel="00F054D7">
          <w:rPr>
            <w:rPrChange w:id="6542" w:author="Author">
              <w:rPr>
                <w:b/>
                <w:bCs/>
              </w:rPr>
            </w:rPrChange>
          </w:rPr>
          <w:delText>S</w:delText>
        </w:r>
      </w:del>
      <w:r w:rsidRPr="00CA3ADF">
        <w:rPr>
          <w:rPrChange w:id="6543" w:author="Author">
            <w:rPr>
              <w:b/>
              <w:bCs/>
            </w:rPr>
          </w:rPrChange>
        </w:rPr>
        <w:t xml:space="preserve">chools </w:t>
      </w:r>
      <w:ins w:id="6544" w:author="Author">
        <w:r w:rsidR="00F054D7">
          <w:t>o</w:t>
        </w:r>
      </w:ins>
      <w:del w:id="6545" w:author="Author">
        <w:r w:rsidRPr="00CA3ADF" w:rsidDel="00F054D7">
          <w:rPr>
            <w:rPrChange w:id="6546" w:author="Author">
              <w:rPr>
                <w:b/>
                <w:bCs/>
              </w:rPr>
            </w:rPrChange>
          </w:rPr>
          <w:delText>O</w:delText>
        </w:r>
      </w:del>
      <w:r w:rsidRPr="00CA3ADF">
        <w:rPr>
          <w:rPrChange w:id="6547" w:author="Author">
            <w:rPr>
              <w:b/>
              <w:bCs/>
            </w:rPr>
          </w:rPrChange>
        </w:rPr>
        <w:t xml:space="preserve">r </w:t>
      </w:r>
      <w:ins w:id="6548" w:author="Author">
        <w:r w:rsidR="00F054D7">
          <w:t>m</w:t>
        </w:r>
      </w:ins>
      <w:del w:id="6549" w:author="Author">
        <w:r w:rsidRPr="00CA3ADF" w:rsidDel="00F054D7">
          <w:rPr>
            <w:rPrChange w:id="6550" w:author="Author">
              <w:rPr>
                <w:b/>
                <w:bCs/>
              </w:rPr>
            </w:rPrChange>
          </w:rPr>
          <w:delText>M</w:delText>
        </w:r>
      </w:del>
      <w:r w:rsidRPr="00CA3ADF">
        <w:rPr>
          <w:rPrChange w:id="6551" w:author="Author">
            <w:rPr>
              <w:b/>
              <w:bCs/>
            </w:rPr>
          </w:rPrChange>
        </w:rPr>
        <w:t xml:space="preserve">ultidistrict </w:t>
      </w:r>
      <w:ins w:id="6552" w:author="Author">
        <w:r w:rsidR="00F054D7">
          <w:t>o</w:t>
        </w:r>
      </w:ins>
      <w:del w:id="6553" w:author="Author">
        <w:r w:rsidRPr="00CA3ADF" w:rsidDel="00F054D7">
          <w:rPr>
            <w:rPrChange w:id="6554" w:author="Author">
              <w:rPr>
                <w:b/>
                <w:bCs/>
              </w:rPr>
            </w:rPrChange>
          </w:rPr>
          <w:delText>O</w:delText>
        </w:r>
      </w:del>
      <w:r w:rsidRPr="00CA3ADF">
        <w:rPr>
          <w:rPrChange w:id="6555" w:author="Author">
            <w:rPr>
              <w:b/>
              <w:bCs/>
            </w:rPr>
          </w:rPrChange>
        </w:rPr>
        <w:t xml:space="preserve">nline </w:t>
      </w:r>
      <w:ins w:id="6556" w:author="Author">
        <w:r w:rsidR="00F054D7">
          <w:t>s</w:t>
        </w:r>
      </w:ins>
      <w:del w:id="6557" w:author="Author">
        <w:r w:rsidRPr="00CA3ADF" w:rsidDel="00F054D7">
          <w:rPr>
            <w:rPrChange w:id="6558" w:author="Author">
              <w:rPr>
                <w:b/>
                <w:bCs/>
              </w:rPr>
            </w:rPrChange>
          </w:rPr>
          <w:delText>S</w:delText>
        </w:r>
      </w:del>
      <w:r w:rsidRPr="00CA3ADF">
        <w:rPr>
          <w:rPrChange w:id="6559" w:author="Author">
            <w:rPr>
              <w:b/>
              <w:bCs/>
            </w:rPr>
          </w:rPrChange>
        </w:rPr>
        <w:t>chools</w:t>
      </w:r>
    </w:p>
    <w:p w14:paraId="140586BF" w14:textId="77777777" w:rsidR="000801E7" w:rsidRDefault="000801E7" w:rsidP="00253E03">
      <w:pPr>
        <w:pStyle w:val="upar2"/>
        <w:spacing w:after="240"/>
      </w:pPr>
      <w:r>
        <w:lastRenderedPageBreak/>
        <w:t>The district of attendance shall provide written notice to the district of residence when a child is admitted in one of its schools and the principal of the school knows that the child is a child with a disability. The specific requirements for the written notice are set forth below:</w:t>
      </w:r>
    </w:p>
    <w:p w14:paraId="330F0117" w14:textId="48C53632" w:rsidR="000801E7" w:rsidRDefault="000801E7" w:rsidP="00253E03">
      <w:pPr>
        <w:pStyle w:val="par2"/>
        <w:spacing w:after="240"/>
      </w:pPr>
      <w:r>
        <w:t>9.04(1)(a)</w:t>
      </w:r>
      <w:r>
        <w:tab/>
        <w:t xml:space="preserve">Applies to </w:t>
      </w:r>
      <w:ins w:id="6560" w:author="Author">
        <w:r w:rsidR="00D121C8">
          <w:t>e</w:t>
        </w:r>
      </w:ins>
      <w:del w:id="6561" w:author="Author">
        <w:r>
          <w:delText>E</w:delText>
        </w:r>
      </w:del>
      <w:r>
        <w:t>nroll</w:t>
      </w:r>
    </w:p>
    <w:p w14:paraId="61A98F91" w14:textId="77777777" w:rsidR="000801E7" w:rsidRDefault="000801E7" w:rsidP="00253E03">
      <w:pPr>
        <w:pStyle w:val="upar3"/>
        <w:spacing w:after="240"/>
      </w:pPr>
      <w:r>
        <w:t xml:space="preserve">As required by federal law, the State Board interprets the term </w:t>
      </w:r>
      <w:r w:rsidR="007C5B91">
        <w:t>“</w:t>
      </w:r>
      <w:r>
        <w:t>applies to enroll</w:t>
      </w:r>
      <w:r w:rsidR="004072CD">
        <w:t>”</w:t>
      </w:r>
      <w:r>
        <w:t xml:space="preserve"> as used in </w:t>
      </w:r>
      <w:ins w:id="6562" w:author="Author">
        <w:r w:rsidR="00F054D7">
          <w:t>s</w:t>
        </w:r>
      </w:ins>
      <w:del w:id="6563" w:author="Author">
        <w:r w:rsidDel="00F054D7">
          <w:delText>S</w:delText>
        </w:r>
      </w:del>
      <w:r>
        <w:t>ection 22-20-109, C.R.S., to refer the point at which this student is admitted, i.e., the district of attendance has offered a space to the child and the parent(s) has accepted the offer.</w:t>
      </w:r>
    </w:p>
    <w:p w14:paraId="40F5A111" w14:textId="7E72D8E9" w:rsidR="000801E7" w:rsidRDefault="000801E7" w:rsidP="00253E03">
      <w:pPr>
        <w:pStyle w:val="par2"/>
        <w:spacing w:after="240"/>
      </w:pPr>
      <w:r>
        <w:t>9.04(1)(b)</w:t>
      </w:r>
      <w:r>
        <w:tab/>
        <w:t xml:space="preserve">Content of </w:t>
      </w:r>
      <w:ins w:id="6564" w:author="Author">
        <w:r w:rsidR="00D121C8">
          <w:t>n</w:t>
        </w:r>
      </w:ins>
      <w:del w:id="6565" w:author="Author">
        <w:r>
          <w:delText>N</w:delText>
        </w:r>
      </w:del>
      <w:r>
        <w:t>otice</w:t>
      </w:r>
    </w:p>
    <w:p w14:paraId="2A30D887" w14:textId="77777777" w:rsidR="000801E7" w:rsidRDefault="000801E7" w:rsidP="00253E03">
      <w:pPr>
        <w:pStyle w:val="upar3"/>
        <w:spacing w:after="240"/>
      </w:pPr>
      <w:r>
        <w:t>The written notice by the district of attendance shall identify the child by name; date of birth; state</w:t>
      </w:r>
      <w:ins w:id="6566" w:author="Author">
        <w:r w:rsidR="005F7026">
          <w:t>-</w:t>
        </w:r>
      </w:ins>
      <w:del w:id="6567" w:author="Author">
        <w:r w:rsidDel="005F7026">
          <w:delText xml:space="preserve"> </w:delText>
        </w:r>
      </w:del>
      <w:r>
        <w:t>assigned student identifier (SASID), if available; date of admission; and that the child has been identified as a child with a disability.</w:t>
      </w:r>
    </w:p>
    <w:p w14:paraId="2EEF743B" w14:textId="77777777" w:rsidR="000801E7" w:rsidRDefault="000801E7" w:rsidP="00253E03">
      <w:pPr>
        <w:pStyle w:val="par2"/>
        <w:spacing w:after="240"/>
      </w:pPr>
      <w:r>
        <w:t>9.04(1)(c)</w:t>
      </w:r>
      <w:r>
        <w:tab/>
        <w:t>Manner</w:t>
      </w:r>
    </w:p>
    <w:p w14:paraId="334AD653" w14:textId="77777777" w:rsidR="000801E7" w:rsidRDefault="000801E7" w:rsidP="00253E03">
      <w:pPr>
        <w:pStyle w:val="upar3"/>
        <w:spacing w:after="240"/>
      </w:pPr>
      <w:r>
        <w:t xml:space="preserve">The notice shall be in writing, shall be signed by the school principal and shall be sent to the superintendent of the district of residence, if the district of residence is not an </w:t>
      </w:r>
      <w:del w:id="6568" w:author="Author">
        <w:r w:rsidDel="004A0346">
          <w:delText>administrative unit</w:delText>
        </w:r>
      </w:del>
      <w:ins w:id="6569" w:author="Author">
        <w:r w:rsidR="004A0346">
          <w:t>AU</w:t>
        </w:r>
      </w:ins>
      <w:r>
        <w:t xml:space="preserve">, and to the special education directors of the administrative units of attendance and residence. The manner in which the written notice is provided </w:t>
      </w:r>
      <w:del w:id="6570" w:author="Author">
        <w:r w:rsidDel="00D81B7B">
          <w:delText xml:space="preserve">must </w:delText>
        </w:r>
      </w:del>
      <w:ins w:id="6571" w:author="Author">
        <w:r w:rsidR="00D81B7B">
          <w:t xml:space="preserve">shall </w:t>
        </w:r>
      </w:ins>
      <w:r>
        <w:t>maintain the confidentiality of the child’s personal information in accordance with the policy of the</w:t>
      </w:r>
      <w:ins w:id="6572" w:author="Author">
        <w:r w:rsidR="004A0346">
          <w:t xml:space="preserve"> </w:t>
        </w:r>
      </w:ins>
      <w:del w:id="6573" w:author="Author">
        <w:r w:rsidDel="004A0346">
          <w:delText xml:space="preserve"> </w:delText>
        </w:r>
      </w:del>
      <w:ins w:id="6574" w:author="Author">
        <w:r w:rsidR="004A0346">
          <w:t>AUA</w:t>
        </w:r>
      </w:ins>
      <w:del w:id="6575" w:author="Author">
        <w:r w:rsidDel="004A0346">
          <w:delText>administrative unit of attendance</w:delText>
        </w:r>
      </w:del>
      <w:r>
        <w:t>.</w:t>
      </w:r>
    </w:p>
    <w:p w14:paraId="590CEE4A" w14:textId="77777777" w:rsidR="000801E7" w:rsidRPr="002F7DD7" w:rsidRDefault="000801E7" w:rsidP="00253E03">
      <w:pPr>
        <w:pStyle w:val="par2"/>
        <w:spacing w:after="240"/>
      </w:pPr>
      <w:r>
        <w:t>9.04(1)(d)</w:t>
      </w:r>
      <w:r>
        <w:tab/>
        <w:t>Timing</w:t>
      </w:r>
    </w:p>
    <w:p w14:paraId="601E794D" w14:textId="77777777" w:rsidR="000801E7" w:rsidRDefault="000801E7" w:rsidP="00253E03">
      <w:pPr>
        <w:pStyle w:val="upar3"/>
        <w:spacing w:after="240"/>
      </w:pPr>
      <w:r>
        <w:t xml:space="preserve">The notice shall be sent within 15 </w:t>
      </w:r>
      <w:del w:id="6576" w:author="Author">
        <w:r w:rsidDel="00D34541">
          <w:delText xml:space="preserve">calendar </w:delText>
        </w:r>
      </w:del>
      <w:r>
        <w:t>days after the occurrence of the following two events:</w:t>
      </w:r>
    </w:p>
    <w:p w14:paraId="0C2078CF" w14:textId="77777777" w:rsidR="000801E7" w:rsidRDefault="000801E7" w:rsidP="00253E03">
      <w:pPr>
        <w:pStyle w:val="par3"/>
        <w:spacing w:after="240"/>
      </w:pPr>
      <w:r>
        <w:t>9.04(1)(d)(i)</w:t>
      </w:r>
      <w:r>
        <w:tab/>
        <w:t>The child has is admitted in the district of attendance; and</w:t>
      </w:r>
    </w:p>
    <w:p w14:paraId="54C75E03" w14:textId="77777777" w:rsidR="000801E7" w:rsidRDefault="000801E7" w:rsidP="00253E03">
      <w:pPr>
        <w:pStyle w:val="par3"/>
        <w:spacing w:after="240"/>
      </w:pPr>
      <w:r>
        <w:t>9.04(1)(d)(ii)</w:t>
      </w:r>
      <w:r>
        <w:tab/>
        <w:t>Upon exercising timely and due diligence, the school principal knows that the child is a child with a disability.</w:t>
      </w:r>
    </w:p>
    <w:p w14:paraId="7F6E777F" w14:textId="77777777" w:rsidR="000801E7" w:rsidRDefault="000801E7" w:rsidP="00253E03">
      <w:pPr>
        <w:pStyle w:val="par2"/>
        <w:spacing w:after="240"/>
      </w:pPr>
      <w:r>
        <w:t>9.04(1)(e)</w:t>
      </w:r>
      <w:r>
        <w:tab/>
        <w:t xml:space="preserve">Change in </w:t>
      </w:r>
      <w:ins w:id="6577" w:author="Author">
        <w:r w:rsidR="00F054D7">
          <w:t>d</w:t>
        </w:r>
      </w:ins>
      <w:del w:id="6578" w:author="Author">
        <w:r w:rsidDel="00F054D7">
          <w:delText>D</w:delText>
        </w:r>
      </w:del>
      <w:r>
        <w:t xml:space="preserve">istrict of </w:t>
      </w:r>
      <w:ins w:id="6579" w:author="Author">
        <w:r w:rsidR="00F054D7">
          <w:t>r</w:t>
        </w:r>
      </w:ins>
      <w:del w:id="6580" w:author="Author">
        <w:r w:rsidDel="00F054D7">
          <w:delText>R</w:delText>
        </w:r>
      </w:del>
      <w:r>
        <w:t>esidence</w:t>
      </w:r>
    </w:p>
    <w:p w14:paraId="4BEB3E3E" w14:textId="77777777" w:rsidR="00DD081F" w:rsidRDefault="000801E7" w:rsidP="00253E03">
      <w:pPr>
        <w:pStyle w:val="upar3"/>
        <w:spacing w:after="240"/>
      </w:pPr>
      <w:r>
        <w:lastRenderedPageBreak/>
        <w:t xml:space="preserve">If there is a change in the child’s district of residence, the same notification and timelines set forth in this </w:t>
      </w:r>
      <w:ins w:id="6581" w:author="Author">
        <w:r w:rsidR="00F054D7">
          <w:t>s</w:t>
        </w:r>
      </w:ins>
      <w:del w:id="6582" w:author="Author">
        <w:r w:rsidDel="00F054D7">
          <w:delText>S</w:delText>
        </w:r>
      </w:del>
      <w:r>
        <w:t xml:space="preserve">ection 9.04(1) </w:t>
      </w:r>
      <w:del w:id="6583" w:author="Author">
        <w:r w:rsidDel="00D81B7B">
          <w:delText xml:space="preserve">must </w:delText>
        </w:r>
      </w:del>
      <w:ins w:id="6584" w:author="Author">
        <w:r w:rsidR="00D81B7B">
          <w:t xml:space="preserve">shall </w:t>
        </w:r>
      </w:ins>
      <w:r>
        <w:t xml:space="preserve">be followed. In addition, the district of attendance must notify the special education director of the former </w:t>
      </w:r>
      <w:del w:id="6585" w:author="Author">
        <w:r w:rsidDel="00D81B7B">
          <w:delText>administrative unit of residence</w:delText>
        </w:r>
      </w:del>
      <w:ins w:id="6586" w:author="Author">
        <w:r w:rsidR="00D81B7B">
          <w:t>AUR</w:t>
        </w:r>
      </w:ins>
      <w:r>
        <w:t xml:space="preserve">, the superintendent of the former district of residence, if it is not an </w:t>
      </w:r>
      <w:del w:id="6587" w:author="Author">
        <w:r w:rsidDel="004A0346">
          <w:delText>administrative unit</w:delText>
        </w:r>
      </w:del>
      <w:ins w:id="6588" w:author="Author">
        <w:r w:rsidR="004A0346">
          <w:t>AU</w:t>
        </w:r>
      </w:ins>
      <w:r>
        <w:t xml:space="preserve">, and the special education director of the </w:t>
      </w:r>
      <w:del w:id="6589" w:author="Author">
        <w:r w:rsidDel="00D81B7B">
          <w:delText>administrative unit of attendance</w:delText>
        </w:r>
      </w:del>
      <w:ins w:id="6590" w:author="Author">
        <w:r w:rsidR="00D81B7B">
          <w:t>AUA</w:t>
        </w:r>
      </w:ins>
      <w:r>
        <w:t xml:space="preserve"> that the child has moved and the date that the move occurred, thereby removing from the former district of residence the tuition cost responsibility for that child as of the date of the change in residency.</w:t>
      </w:r>
    </w:p>
    <w:p w14:paraId="1ABFBB26" w14:textId="77777777" w:rsidR="000801E7" w:rsidRPr="00A85951" w:rsidRDefault="000801E7" w:rsidP="00253E03">
      <w:pPr>
        <w:pStyle w:val="par1"/>
        <w:spacing w:after="240"/>
      </w:pPr>
      <w:r w:rsidRPr="00A85951">
        <w:t>9.04(2)</w:t>
      </w:r>
      <w:r w:rsidRPr="00A85951">
        <w:tab/>
      </w:r>
      <w:r w:rsidRPr="00CA3ADF">
        <w:rPr>
          <w:rPrChange w:id="6591" w:author="Author">
            <w:rPr>
              <w:b/>
              <w:bCs/>
            </w:rPr>
          </w:rPrChange>
        </w:rPr>
        <w:t xml:space="preserve">Notice - </w:t>
      </w:r>
      <w:ins w:id="6592" w:author="Author">
        <w:r w:rsidR="00F054D7">
          <w:t>c</w:t>
        </w:r>
      </w:ins>
      <w:del w:id="6593" w:author="Author">
        <w:r w:rsidRPr="00CA3ADF" w:rsidDel="00F054D7">
          <w:rPr>
            <w:rPrChange w:id="6594" w:author="Author">
              <w:rPr>
                <w:b/>
                <w:bCs/>
              </w:rPr>
            </w:rPrChange>
          </w:rPr>
          <w:delText>C</w:delText>
        </w:r>
      </w:del>
      <w:r w:rsidRPr="00CA3ADF">
        <w:rPr>
          <w:rPrChange w:id="6595" w:author="Author">
            <w:rPr>
              <w:b/>
              <w:bCs/>
            </w:rPr>
          </w:rPrChange>
        </w:rPr>
        <w:t xml:space="preserve">harter </w:t>
      </w:r>
      <w:ins w:id="6596" w:author="Author">
        <w:r w:rsidR="00F054D7">
          <w:t>s</w:t>
        </w:r>
      </w:ins>
      <w:del w:id="6597" w:author="Author">
        <w:r w:rsidRPr="00CA3ADF" w:rsidDel="00F054D7">
          <w:rPr>
            <w:rPrChange w:id="6598" w:author="Author">
              <w:rPr>
                <w:b/>
                <w:bCs/>
              </w:rPr>
            </w:rPrChange>
          </w:rPr>
          <w:delText>S</w:delText>
        </w:r>
      </w:del>
      <w:r w:rsidRPr="00CA3ADF">
        <w:rPr>
          <w:rPrChange w:id="6599" w:author="Author">
            <w:rPr>
              <w:b/>
              <w:bCs/>
            </w:rPr>
          </w:rPrChange>
        </w:rPr>
        <w:t>chools</w:t>
      </w:r>
    </w:p>
    <w:p w14:paraId="487B667D" w14:textId="77777777" w:rsidR="000801E7" w:rsidRDefault="000801E7" w:rsidP="00253E03">
      <w:pPr>
        <w:pStyle w:val="upar2"/>
        <w:spacing w:after="240"/>
      </w:pPr>
      <w:r>
        <w:t>The charter school shall provide written notice to the district of residence when a child is admitted in the charter school and the charter school’s administrator knows that the child is a child with a disability. The specific requirements for the written notice are set forth below:</w:t>
      </w:r>
    </w:p>
    <w:p w14:paraId="4117A067" w14:textId="77777777" w:rsidR="000801E7" w:rsidRDefault="000801E7" w:rsidP="00253E03">
      <w:pPr>
        <w:pStyle w:val="par2"/>
        <w:spacing w:after="240"/>
      </w:pPr>
      <w:r>
        <w:t>9.04(2)(a)</w:t>
      </w:r>
      <w:r>
        <w:tab/>
        <w:t xml:space="preserve">Applies to </w:t>
      </w:r>
      <w:ins w:id="6600" w:author="Author">
        <w:r w:rsidR="00F054D7">
          <w:t>e</w:t>
        </w:r>
      </w:ins>
      <w:del w:id="6601" w:author="Author">
        <w:r w:rsidDel="00F054D7">
          <w:delText>E</w:delText>
        </w:r>
      </w:del>
      <w:r>
        <w:t>nroll</w:t>
      </w:r>
    </w:p>
    <w:p w14:paraId="427164D6" w14:textId="77777777" w:rsidR="000801E7" w:rsidRDefault="000801E7" w:rsidP="00253E03">
      <w:pPr>
        <w:pStyle w:val="upar3"/>
        <w:spacing w:after="240"/>
      </w:pPr>
      <w:r>
        <w:t xml:space="preserve">As required by federal law, the State Board interprets the term </w:t>
      </w:r>
      <w:r w:rsidR="007C5B91">
        <w:t>“</w:t>
      </w:r>
      <w:r>
        <w:t>applies to enroll</w:t>
      </w:r>
      <w:r w:rsidR="004072CD">
        <w:t>”</w:t>
      </w:r>
      <w:r>
        <w:t xml:space="preserve"> as used in </w:t>
      </w:r>
      <w:ins w:id="6602" w:author="Author">
        <w:r w:rsidR="00F054D7">
          <w:t>s</w:t>
        </w:r>
      </w:ins>
      <w:del w:id="6603" w:author="Author">
        <w:r w:rsidDel="00F054D7">
          <w:delText>S</w:delText>
        </w:r>
      </w:del>
      <w:r>
        <w:t xml:space="preserve">ection 22-20-109, C.R.S., to refer the point at which this student is admitted, </w:t>
      </w:r>
      <w:r w:rsidRPr="00A8161F">
        <w:rPr>
          <w:i/>
          <w:iCs/>
        </w:rPr>
        <w:t>i.e.</w:t>
      </w:r>
      <w:r>
        <w:t>, the charter school has offered a space to the child and the parent(s) has accepted the offer.</w:t>
      </w:r>
    </w:p>
    <w:p w14:paraId="13364248" w14:textId="77777777" w:rsidR="000801E7" w:rsidRDefault="000801E7" w:rsidP="00253E03">
      <w:pPr>
        <w:pStyle w:val="par2"/>
        <w:spacing w:after="240"/>
      </w:pPr>
      <w:r>
        <w:t>9.04(2)(b)</w:t>
      </w:r>
      <w:r>
        <w:tab/>
        <w:t xml:space="preserve">Content of </w:t>
      </w:r>
      <w:ins w:id="6604" w:author="Author">
        <w:r w:rsidR="00F054D7">
          <w:t>n</w:t>
        </w:r>
      </w:ins>
      <w:del w:id="6605" w:author="Author">
        <w:r w:rsidDel="00F054D7">
          <w:delText>N</w:delText>
        </w:r>
      </w:del>
      <w:r>
        <w:t>otice</w:t>
      </w:r>
    </w:p>
    <w:p w14:paraId="23998426" w14:textId="77777777" w:rsidR="000801E7" w:rsidRDefault="000801E7" w:rsidP="00253E03">
      <w:pPr>
        <w:pStyle w:val="upar3"/>
        <w:spacing w:after="240"/>
      </w:pPr>
      <w:r>
        <w:t xml:space="preserve">The written notice by the charter school shall identify the child by name; date of birth; </w:t>
      </w:r>
      <w:del w:id="6606" w:author="Author">
        <w:r w:rsidDel="00F054D7">
          <w:delText>state assigned student identifier (</w:delText>
        </w:r>
      </w:del>
      <w:r>
        <w:t>SASID</w:t>
      </w:r>
      <w:del w:id="6607" w:author="Author">
        <w:r w:rsidDel="00F054D7">
          <w:delText>)</w:delText>
        </w:r>
      </w:del>
      <w:r>
        <w:t>, if available; date of admission; and that the child has been identified as a child with a disability.</w:t>
      </w:r>
    </w:p>
    <w:p w14:paraId="536F5DED" w14:textId="77777777" w:rsidR="000801E7" w:rsidRDefault="000801E7" w:rsidP="00253E03">
      <w:pPr>
        <w:pStyle w:val="par2"/>
        <w:spacing w:after="240"/>
      </w:pPr>
      <w:r>
        <w:t>9.04(2)(c)</w:t>
      </w:r>
      <w:r>
        <w:tab/>
        <w:t>Manner</w:t>
      </w:r>
    </w:p>
    <w:p w14:paraId="727328CF" w14:textId="77777777" w:rsidR="000801E7" w:rsidRDefault="000801E7" w:rsidP="00253E03">
      <w:pPr>
        <w:pStyle w:val="upar3"/>
        <w:spacing w:after="240"/>
      </w:pPr>
      <w:r>
        <w:t xml:space="preserve">The notice shall be in writing, shall be signed by the charter school administrator and shall be sent to the superintendent of the district of residence, if the district of residence is not an </w:t>
      </w:r>
      <w:del w:id="6608" w:author="Author">
        <w:r w:rsidDel="004A0346">
          <w:delText>administrative unit</w:delText>
        </w:r>
      </w:del>
      <w:ins w:id="6609" w:author="Author">
        <w:r w:rsidR="004A0346">
          <w:t>AU</w:t>
        </w:r>
      </w:ins>
      <w:r>
        <w:t xml:space="preserve">, and to the directors of special education for both the administrative units of residence and attendance. The manner in which the written notice is provided </w:t>
      </w:r>
      <w:del w:id="6610" w:author="Author">
        <w:r w:rsidDel="00D81B7B">
          <w:delText xml:space="preserve">must </w:delText>
        </w:r>
      </w:del>
      <w:ins w:id="6611" w:author="Author">
        <w:r w:rsidR="00D81B7B">
          <w:t xml:space="preserve">shall </w:t>
        </w:r>
      </w:ins>
      <w:r>
        <w:t xml:space="preserve">maintain the confidentiality of the child’s personal information in accordance with the policy of the </w:t>
      </w:r>
      <w:del w:id="6612" w:author="Author">
        <w:r w:rsidDel="00D81B7B">
          <w:delText>administrative unit of attendance</w:delText>
        </w:r>
      </w:del>
      <w:ins w:id="6613" w:author="Author">
        <w:r w:rsidR="00D81B7B">
          <w:t>AUA</w:t>
        </w:r>
      </w:ins>
      <w:r>
        <w:t>.</w:t>
      </w:r>
    </w:p>
    <w:p w14:paraId="46F173A0" w14:textId="77777777" w:rsidR="000801E7" w:rsidRDefault="000801E7" w:rsidP="00253E03">
      <w:pPr>
        <w:pStyle w:val="par2"/>
        <w:spacing w:after="240"/>
      </w:pPr>
      <w:r>
        <w:lastRenderedPageBreak/>
        <w:t>9.04(2)(d)</w:t>
      </w:r>
      <w:r>
        <w:tab/>
        <w:t>Timing</w:t>
      </w:r>
    </w:p>
    <w:p w14:paraId="37EDA6A7" w14:textId="77777777" w:rsidR="000801E7" w:rsidRDefault="000801E7" w:rsidP="00253E03">
      <w:pPr>
        <w:pStyle w:val="upar3"/>
        <w:spacing w:after="240"/>
      </w:pPr>
      <w:r>
        <w:t xml:space="preserve">The notice shall be sent within 15 </w:t>
      </w:r>
      <w:del w:id="6614" w:author="Author">
        <w:r w:rsidDel="00D34541">
          <w:delText xml:space="preserve">calendar </w:delText>
        </w:r>
      </w:del>
      <w:r>
        <w:t>days after the occurrence of the following two events:</w:t>
      </w:r>
    </w:p>
    <w:p w14:paraId="331F333B" w14:textId="77777777" w:rsidR="000801E7" w:rsidRDefault="000801E7" w:rsidP="00253E03">
      <w:pPr>
        <w:pStyle w:val="par3"/>
        <w:spacing w:after="240"/>
      </w:pPr>
      <w:r>
        <w:t>9.04(2)(d)(i)</w:t>
      </w:r>
      <w:r>
        <w:tab/>
        <w:t>The child has is admitted in the charter school; and</w:t>
      </w:r>
    </w:p>
    <w:p w14:paraId="4EFD1AC0" w14:textId="77777777" w:rsidR="000801E7" w:rsidRDefault="000801E7" w:rsidP="00253E03">
      <w:pPr>
        <w:pStyle w:val="par3"/>
        <w:spacing w:after="240"/>
      </w:pPr>
      <w:r>
        <w:t>9.04(2)(d)(ii)</w:t>
      </w:r>
      <w:r>
        <w:tab/>
        <w:t>Upon exercising timely and due diligence, the charter school administrator knows that the child is a child with a disability.</w:t>
      </w:r>
    </w:p>
    <w:p w14:paraId="5EF81A0E" w14:textId="77777777" w:rsidR="000801E7" w:rsidRDefault="000801E7" w:rsidP="00253E03">
      <w:pPr>
        <w:pStyle w:val="par2"/>
        <w:spacing w:after="240"/>
      </w:pPr>
      <w:r>
        <w:t>9.04(2)(e)</w:t>
      </w:r>
      <w:r>
        <w:tab/>
        <w:t xml:space="preserve">Change in </w:t>
      </w:r>
      <w:ins w:id="6615" w:author="Author">
        <w:r w:rsidR="00F054D7">
          <w:t>d</w:t>
        </w:r>
      </w:ins>
      <w:del w:id="6616" w:author="Author">
        <w:r w:rsidDel="00F054D7">
          <w:delText>D</w:delText>
        </w:r>
      </w:del>
      <w:r>
        <w:t xml:space="preserve">istrict of </w:t>
      </w:r>
      <w:ins w:id="6617" w:author="Author">
        <w:r w:rsidR="00F054D7">
          <w:t>r</w:t>
        </w:r>
      </w:ins>
      <w:del w:id="6618" w:author="Author">
        <w:r w:rsidDel="00F054D7">
          <w:delText>R</w:delText>
        </w:r>
      </w:del>
      <w:r>
        <w:t>esidence</w:t>
      </w:r>
    </w:p>
    <w:p w14:paraId="6F0C70E9" w14:textId="77777777" w:rsidR="000801E7" w:rsidRDefault="000801E7" w:rsidP="00253E03">
      <w:pPr>
        <w:pStyle w:val="upar3"/>
        <w:spacing w:after="240"/>
      </w:pPr>
      <w:r>
        <w:t xml:space="preserve">If there is a change in the child’s district of residence, the same notification and timelines set forth in this </w:t>
      </w:r>
      <w:ins w:id="6619" w:author="Author">
        <w:r w:rsidR="00F054D7">
          <w:t>s</w:t>
        </w:r>
      </w:ins>
      <w:del w:id="6620" w:author="Author">
        <w:r w:rsidDel="00F054D7">
          <w:delText>S</w:delText>
        </w:r>
      </w:del>
      <w:r>
        <w:t xml:space="preserve">ection 9.04(2) </w:t>
      </w:r>
      <w:del w:id="6621" w:author="Author">
        <w:r w:rsidDel="00D81B7B">
          <w:delText xml:space="preserve">must </w:delText>
        </w:r>
      </w:del>
      <w:ins w:id="6622" w:author="Author">
        <w:r w:rsidR="00D81B7B">
          <w:t xml:space="preserve">shall </w:t>
        </w:r>
      </w:ins>
      <w:r>
        <w:t xml:space="preserve">be followed. In addition, the charter school </w:t>
      </w:r>
      <w:del w:id="6623" w:author="Author">
        <w:r w:rsidDel="00D81B7B">
          <w:delText xml:space="preserve">must </w:delText>
        </w:r>
      </w:del>
      <w:ins w:id="6624" w:author="Author">
        <w:r w:rsidR="00D81B7B">
          <w:t xml:space="preserve">shall </w:t>
        </w:r>
      </w:ins>
      <w:r>
        <w:t xml:space="preserve">notify the special education director of the former </w:t>
      </w:r>
      <w:del w:id="6625" w:author="Author">
        <w:r w:rsidDel="00F054D7">
          <w:delText>administrative unit of residence</w:delText>
        </w:r>
      </w:del>
      <w:ins w:id="6626" w:author="Author">
        <w:r w:rsidR="00F054D7">
          <w:t>AUR</w:t>
        </w:r>
      </w:ins>
      <w:r>
        <w:t xml:space="preserve">, the superintendent of the former district of residence, if it is not an </w:t>
      </w:r>
      <w:del w:id="6627" w:author="Author">
        <w:r w:rsidDel="00F054D7">
          <w:delText>administrative unit</w:delText>
        </w:r>
      </w:del>
      <w:ins w:id="6628" w:author="Author">
        <w:r w:rsidR="00F054D7">
          <w:t>AU</w:t>
        </w:r>
      </w:ins>
      <w:r>
        <w:t xml:space="preserve">, and the special education director for the </w:t>
      </w:r>
      <w:del w:id="6629" w:author="Author">
        <w:r w:rsidDel="00F054D7">
          <w:delText>administrative unit of attendance</w:delText>
        </w:r>
      </w:del>
      <w:ins w:id="6630" w:author="Author">
        <w:r w:rsidR="00F054D7">
          <w:t>AUA</w:t>
        </w:r>
      </w:ins>
      <w:r>
        <w:t xml:space="preserve"> that the child has moved and the date that the move occurred, thereby removing from the former district of residence the tuition cost responsibility for that child as of the date of the change in residency.</w:t>
      </w:r>
    </w:p>
    <w:p w14:paraId="4B549514" w14:textId="77777777" w:rsidR="000801E7" w:rsidRPr="00A85951" w:rsidRDefault="000801E7" w:rsidP="00253E03">
      <w:pPr>
        <w:pStyle w:val="par1"/>
        <w:spacing w:after="240"/>
      </w:pPr>
      <w:r w:rsidRPr="00A85951">
        <w:t>9.04(3)</w:t>
      </w:r>
      <w:r w:rsidRPr="00A85951">
        <w:tab/>
      </w:r>
      <w:del w:id="6631" w:author="Author">
        <w:r w:rsidRPr="00CA3ADF" w:rsidDel="00A85951">
          <w:rPr>
            <w:rPrChange w:id="6632" w:author="Author">
              <w:rPr>
                <w:b/>
                <w:bCs/>
              </w:rPr>
            </w:rPrChange>
          </w:rPr>
          <w:delText xml:space="preserve">NOTICE – </w:delText>
        </w:r>
      </w:del>
      <w:ins w:id="6633" w:author="Author">
        <w:r w:rsidR="00A85951" w:rsidRPr="00CA3ADF">
          <w:rPr>
            <w:rPrChange w:id="6634" w:author="Author">
              <w:rPr>
                <w:b/>
                <w:bCs/>
              </w:rPr>
            </w:rPrChange>
          </w:rPr>
          <w:t xml:space="preserve">Notice - </w:t>
        </w:r>
        <w:r w:rsidR="002E3153">
          <w:t>m</w:t>
        </w:r>
      </w:ins>
      <w:del w:id="6635" w:author="Author">
        <w:r w:rsidRPr="00CA3ADF" w:rsidDel="002E3153">
          <w:rPr>
            <w:rPrChange w:id="6636" w:author="Author">
              <w:rPr>
                <w:b/>
                <w:bCs/>
              </w:rPr>
            </w:rPrChange>
          </w:rPr>
          <w:delText>M</w:delText>
        </w:r>
      </w:del>
      <w:r w:rsidRPr="00CA3ADF">
        <w:rPr>
          <w:rPrChange w:id="6637" w:author="Author">
            <w:rPr>
              <w:b/>
              <w:bCs/>
            </w:rPr>
          </w:rPrChange>
        </w:rPr>
        <w:t xml:space="preserve">ultidistrict </w:t>
      </w:r>
      <w:ins w:id="6638" w:author="Author">
        <w:r w:rsidR="00F054D7">
          <w:t>o</w:t>
        </w:r>
      </w:ins>
      <w:del w:id="6639" w:author="Author">
        <w:r w:rsidRPr="00CA3ADF" w:rsidDel="00F054D7">
          <w:rPr>
            <w:rPrChange w:id="6640" w:author="Author">
              <w:rPr>
                <w:b/>
                <w:bCs/>
              </w:rPr>
            </w:rPrChange>
          </w:rPr>
          <w:delText>O</w:delText>
        </w:r>
      </w:del>
      <w:r w:rsidRPr="00CA3ADF">
        <w:rPr>
          <w:rPrChange w:id="6641" w:author="Author">
            <w:rPr>
              <w:b/>
              <w:bCs/>
            </w:rPr>
          </w:rPrChange>
        </w:rPr>
        <w:t xml:space="preserve">nline </w:t>
      </w:r>
      <w:ins w:id="6642" w:author="Author">
        <w:r w:rsidR="00F054D7">
          <w:t>s</w:t>
        </w:r>
      </w:ins>
      <w:del w:id="6643" w:author="Author">
        <w:r w:rsidRPr="00CA3ADF" w:rsidDel="00F054D7">
          <w:rPr>
            <w:rPrChange w:id="6644" w:author="Author">
              <w:rPr>
                <w:b/>
                <w:bCs/>
              </w:rPr>
            </w:rPrChange>
          </w:rPr>
          <w:delText>S</w:delText>
        </w:r>
      </w:del>
      <w:r w:rsidRPr="00CA3ADF">
        <w:rPr>
          <w:rPrChange w:id="6645" w:author="Author">
            <w:rPr>
              <w:b/>
              <w:bCs/>
            </w:rPr>
          </w:rPrChange>
        </w:rPr>
        <w:t>chools</w:t>
      </w:r>
    </w:p>
    <w:p w14:paraId="06E7F29E" w14:textId="77777777" w:rsidR="000801E7" w:rsidRDefault="000801E7" w:rsidP="00253E03">
      <w:pPr>
        <w:pStyle w:val="upar2"/>
        <w:spacing w:after="240"/>
      </w:pPr>
      <w:r>
        <w:t>The multidistrict online school shall provide written notice to the district of residence when a child is admitted in the multidistrict online school and the multidistrict online school’s director knows that the child is a child with a disability. The specific requirements for the written notice are set forth below:</w:t>
      </w:r>
    </w:p>
    <w:p w14:paraId="0B533C6B" w14:textId="77777777" w:rsidR="000801E7" w:rsidRDefault="000801E7" w:rsidP="00253E03">
      <w:pPr>
        <w:pStyle w:val="par2"/>
        <w:spacing w:after="240"/>
      </w:pPr>
      <w:r>
        <w:t>9.04(3)(a)</w:t>
      </w:r>
      <w:r>
        <w:tab/>
        <w:t xml:space="preserve">Applies to </w:t>
      </w:r>
      <w:ins w:id="6646" w:author="Author">
        <w:r w:rsidR="00F054D7">
          <w:t>e</w:t>
        </w:r>
      </w:ins>
      <w:del w:id="6647" w:author="Author">
        <w:r w:rsidDel="00F054D7">
          <w:delText>E</w:delText>
        </w:r>
      </w:del>
      <w:r>
        <w:t>nroll</w:t>
      </w:r>
    </w:p>
    <w:p w14:paraId="13417E03" w14:textId="77777777" w:rsidR="000801E7" w:rsidRDefault="000801E7" w:rsidP="00253E03">
      <w:pPr>
        <w:pStyle w:val="upar3"/>
        <w:spacing w:after="240"/>
      </w:pPr>
      <w:r>
        <w:t xml:space="preserve">As required by federal law, the State Board interprets </w:t>
      </w:r>
      <w:del w:id="6648" w:author="Author">
        <w:r w:rsidDel="00F054D7">
          <w:delText xml:space="preserve">the term </w:delText>
        </w:r>
      </w:del>
      <w:r w:rsidR="007C5B91">
        <w:t>“</w:t>
      </w:r>
      <w:r>
        <w:t>applies to enroll</w:t>
      </w:r>
      <w:r w:rsidR="004072CD">
        <w:t>”</w:t>
      </w:r>
      <w:r>
        <w:t xml:space="preserve"> as used in </w:t>
      </w:r>
      <w:ins w:id="6649" w:author="Author">
        <w:r w:rsidR="00F054D7">
          <w:t>s</w:t>
        </w:r>
      </w:ins>
      <w:del w:id="6650" w:author="Author">
        <w:r w:rsidDel="00F054D7">
          <w:delText>S</w:delText>
        </w:r>
      </w:del>
      <w:r>
        <w:t>ection 22-20-109, C.R.S., to refer the point at which this student is admitted</w:t>
      </w:r>
      <w:ins w:id="6651" w:author="Author">
        <w:r w:rsidR="00F054D7">
          <w:t xml:space="preserve"> (</w:t>
        </w:r>
      </w:ins>
      <w:del w:id="6652" w:author="Author">
        <w:r w:rsidRPr="00BB38CC" w:rsidDel="00F054D7">
          <w:delText xml:space="preserve">, </w:delText>
        </w:r>
      </w:del>
      <w:r w:rsidRPr="00CA3ADF">
        <w:rPr>
          <w:rPrChange w:id="6653" w:author="Author">
            <w:rPr>
              <w:i/>
              <w:iCs/>
            </w:rPr>
          </w:rPrChange>
        </w:rPr>
        <w:t>i.e.</w:t>
      </w:r>
      <w:r w:rsidRPr="00F054D7">
        <w:t xml:space="preserve">, </w:t>
      </w:r>
      <w:r>
        <w:t>the multidistrict online school has offered a space to the child and the parent</w:t>
      </w:r>
      <w:del w:id="6654" w:author="Author">
        <w:r w:rsidDel="00F054D7">
          <w:delText>(s)</w:delText>
        </w:r>
      </w:del>
      <w:r>
        <w:t xml:space="preserve"> has accepted the offer</w:t>
      </w:r>
      <w:ins w:id="6655" w:author="Author">
        <w:r w:rsidR="00F054D7">
          <w:t>)</w:t>
        </w:r>
      </w:ins>
      <w:r>
        <w:t>.</w:t>
      </w:r>
    </w:p>
    <w:p w14:paraId="528BE1DA" w14:textId="77777777" w:rsidR="000801E7" w:rsidRDefault="000801E7" w:rsidP="00253E03">
      <w:pPr>
        <w:pStyle w:val="par2"/>
        <w:spacing w:after="240"/>
      </w:pPr>
      <w:r>
        <w:t>9.04(3)(b)</w:t>
      </w:r>
      <w:r>
        <w:tab/>
        <w:t xml:space="preserve">Content of </w:t>
      </w:r>
      <w:ins w:id="6656" w:author="Author">
        <w:r w:rsidR="00F054D7">
          <w:t>n</w:t>
        </w:r>
      </w:ins>
      <w:del w:id="6657" w:author="Author">
        <w:r w:rsidDel="00F054D7">
          <w:delText>N</w:delText>
        </w:r>
      </w:del>
      <w:r>
        <w:t>otice</w:t>
      </w:r>
    </w:p>
    <w:p w14:paraId="5B643AD7" w14:textId="77777777" w:rsidR="000801E7" w:rsidRDefault="000801E7" w:rsidP="00253E03">
      <w:pPr>
        <w:pStyle w:val="upar3"/>
        <w:spacing w:after="240"/>
      </w:pPr>
      <w:r>
        <w:t xml:space="preserve">The written notice by the multidistrict online school director shall identify the child by name; date of birth; </w:t>
      </w:r>
      <w:del w:id="6658" w:author="Author">
        <w:r w:rsidDel="00F054D7">
          <w:delText>state assigned student identifier (</w:delText>
        </w:r>
      </w:del>
      <w:r>
        <w:t>SASID</w:t>
      </w:r>
      <w:del w:id="6659" w:author="Author">
        <w:r w:rsidDel="00F054D7">
          <w:delText>)</w:delText>
        </w:r>
      </w:del>
      <w:r>
        <w:t xml:space="preserve">, if </w:t>
      </w:r>
      <w:r>
        <w:lastRenderedPageBreak/>
        <w:t>available; anticipated date of admission; and that the child has been identified as a child with a disability.</w:t>
      </w:r>
    </w:p>
    <w:p w14:paraId="2F32315C" w14:textId="77777777" w:rsidR="000801E7" w:rsidRDefault="000801E7" w:rsidP="00253E03">
      <w:pPr>
        <w:pStyle w:val="par2"/>
        <w:spacing w:after="240"/>
      </w:pPr>
      <w:r>
        <w:t>9.04(3)(c)</w:t>
      </w:r>
      <w:r>
        <w:tab/>
        <w:t>Manner</w:t>
      </w:r>
    </w:p>
    <w:p w14:paraId="339C5570" w14:textId="77777777" w:rsidR="000801E7" w:rsidRDefault="000801E7" w:rsidP="00253E03">
      <w:pPr>
        <w:pStyle w:val="upar3"/>
        <w:spacing w:after="240"/>
      </w:pPr>
      <w:r>
        <w:t xml:space="preserve">The notice shall be signed by the director of the multidistrict online school and shall be sent to the superintendent of the district of residence, if the district of residence is not the </w:t>
      </w:r>
      <w:del w:id="6660" w:author="Author">
        <w:r w:rsidDel="004A0346">
          <w:delText>administrative unit of residence</w:delText>
        </w:r>
      </w:del>
      <w:ins w:id="6661" w:author="Author">
        <w:r w:rsidR="004A0346">
          <w:t>AUR</w:t>
        </w:r>
      </w:ins>
      <w:r>
        <w:t xml:space="preserve">, and to the directors of special education for the administrative units of attendance and residence. The manner in which the written notice is provided </w:t>
      </w:r>
      <w:del w:id="6662" w:author="Author">
        <w:r w:rsidDel="00D81B7B">
          <w:delText xml:space="preserve">must </w:delText>
        </w:r>
      </w:del>
      <w:ins w:id="6663" w:author="Author">
        <w:r w:rsidR="00D81B7B">
          <w:t xml:space="preserve">shall </w:t>
        </w:r>
      </w:ins>
      <w:r>
        <w:t xml:space="preserve">maintain the confidentiality of the child’s personal information in accordance with the policy of the </w:t>
      </w:r>
      <w:del w:id="6664" w:author="Author">
        <w:r w:rsidDel="00D81B7B">
          <w:delText>administrative unit of attendance</w:delText>
        </w:r>
      </w:del>
      <w:ins w:id="6665" w:author="Author">
        <w:r w:rsidR="00D81B7B">
          <w:t>AUA</w:t>
        </w:r>
      </w:ins>
      <w:r>
        <w:t>.</w:t>
      </w:r>
    </w:p>
    <w:p w14:paraId="0F867A50" w14:textId="77777777" w:rsidR="000801E7" w:rsidRDefault="000801E7" w:rsidP="00253E03">
      <w:pPr>
        <w:pStyle w:val="par2"/>
        <w:spacing w:after="240"/>
      </w:pPr>
      <w:r>
        <w:t>9.04(3)(d)</w:t>
      </w:r>
      <w:r>
        <w:tab/>
        <w:t>Timing</w:t>
      </w:r>
    </w:p>
    <w:p w14:paraId="350F139F" w14:textId="77777777" w:rsidR="000801E7" w:rsidRDefault="000801E7" w:rsidP="00253E03">
      <w:pPr>
        <w:pStyle w:val="upar3"/>
        <w:spacing w:after="240"/>
      </w:pPr>
      <w:r>
        <w:t xml:space="preserve">The notice shall be sent within 15 </w:t>
      </w:r>
      <w:del w:id="6666" w:author="Author">
        <w:r w:rsidDel="00D34541">
          <w:delText xml:space="preserve">calendar </w:delText>
        </w:r>
      </w:del>
      <w:r>
        <w:t>days after the occurrence of the following two events:</w:t>
      </w:r>
    </w:p>
    <w:p w14:paraId="1E709C52" w14:textId="77777777" w:rsidR="000801E7" w:rsidRDefault="000801E7" w:rsidP="00253E03">
      <w:pPr>
        <w:pStyle w:val="par3"/>
        <w:spacing w:after="240"/>
      </w:pPr>
      <w:r>
        <w:t>9.04(3)(d)(i)</w:t>
      </w:r>
      <w:r>
        <w:tab/>
        <w:t xml:space="preserve">The child has is admitted in the multidistrict online school, as defined in this </w:t>
      </w:r>
      <w:ins w:id="6667" w:author="Author">
        <w:r w:rsidR="00D73038">
          <w:t>s</w:t>
        </w:r>
      </w:ins>
      <w:del w:id="6668" w:author="Author">
        <w:r w:rsidDel="00D73038">
          <w:delText>S</w:delText>
        </w:r>
      </w:del>
      <w:r>
        <w:t>ection; and</w:t>
      </w:r>
    </w:p>
    <w:p w14:paraId="6129BC4B" w14:textId="77777777" w:rsidR="000801E7" w:rsidRDefault="000801E7" w:rsidP="00253E03">
      <w:pPr>
        <w:pStyle w:val="par3"/>
        <w:spacing w:after="240"/>
      </w:pPr>
      <w:r>
        <w:t>9.04(3)(d)(ii)</w:t>
      </w:r>
      <w:r>
        <w:tab/>
        <w:t>Upon exercising timely and due diligence, the multidistrict online school director knows that the child is a child with a disability.</w:t>
      </w:r>
    </w:p>
    <w:p w14:paraId="19298687" w14:textId="77777777" w:rsidR="000801E7" w:rsidRDefault="000801E7" w:rsidP="00253E03">
      <w:pPr>
        <w:pStyle w:val="par2"/>
        <w:spacing w:after="240"/>
      </w:pPr>
      <w:r>
        <w:t>9.04(3)(e)</w:t>
      </w:r>
      <w:r>
        <w:tab/>
        <w:t xml:space="preserve">Change in </w:t>
      </w:r>
      <w:ins w:id="6669" w:author="Author">
        <w:r w:rsidR="00A85951">
          <w:t>d</w:t>
        </w:r>
      </w:ins>
      <w:del w:id="6670" w:author="Author">
        <w:r w:rsidDel="00A85951">
          <w:delText>D</w:delText>
        </w:r>
      </w:del>
      <w:r>
        <w:t xml:space="preserve">istrict of </w:t>
      </w:r>
      <w:ins w:id="6671" w:author="Author">
        <w:r w:rsidR="00A85951">
          <w:t>r</w:t>
        </w:r>
      </w:ins>
      <w:del w:id="6672" w:author="Author">
        <w:r w:rsidDel="00A85951">
          <w:delText>R</w:delText>
        </w:r>
      </w:del>
      <w:r>
        <w:t>esidence</w:t>
      </w:r>
    </w:p>
    <w:p w14:paraId="691AB77E" w14:textId="77777777" w:rsidR="00DD081F" w:rsidRDefault="000801E7" w:rsidP="00253E03">
      <w:pPr>
        <w:pStyle w:val="upar3"/>
        <w:spacing w:after="240"/>
      </w:pPr>
      <w:r>
        <w:t xml:space="preserve">If there is a change in the child’s district of residence the same notification and timelines set forth in this </w:t>
      </w:r>
      <w:ins w:id="6673" w:author="Author">
        <w:r w:rsidR="00F054D7">
          <w:t>s</w:t>
        </w:r>
      </w:ins>
      <w:del w:id="6674" w:author="Author">
        <w:r w:rsidDel="00F054D7">
          <w:delText>S</w:delText>
        </w:r>
      </w:del>
      <w:r>
        <w:t xml:space="preserve">ection 9.04(3) </w:t>
      </w:r>
      <w:del w:id="6675" w:author="Author">
        <w:r w:rsidDel="00D81B7B">
          <w:delText xml:space="preserve">must </w:delText>
        </w:r>
      </w:del>
      <w:ins w:id="6676" w:author="Author">
        <w:r w:rsidR="00D81B7B">
          <w:t xml:space="preserve">shall </w:t>
        </w:r>
      </w:ins>
      <w:r>
        <w:t xml:space="preserve">be followed. In addition, the multidistrict online school </w:t>
      </w:r>
      <w:del w:id="6677" w:author="Author">
        <w:r w:rsidDel="00D81B7B">
          <w:delText xml:space="preserve">must </w:delText>
        </w:r>
      </w:del>
      <w:ins w:id="6678" w:author="Author">
        <w:r w:rsidR="00D81B7B">
          <w:t xml:space="preserve">shall </w:t>
        </w:r>
      </w:ins>
      <w:r>
        <w:t xml:space="preserve">notify the special education director of the former </w:t>
      </w:r>
      <w:del w:id="6679" w:author="Author">
        <w:r w:rsidDel="006F0E19">
          <w:delText>administrative unit of residence</w:delText>
        </w:r>
      </w:del>
      <w:ins w:id="6680" w:author="Author">
        <w:r w:rsidR="006F0E19">
          <w:t>AUR</w:t>
        </w:r>
      </w:ins>
      <w:r>
        <w:t xml:space="preserve">, the superintendent of the former district of residence, if it is not an </w:t>
      </w:r>
      <w:del w:id="6681" w:author="Author">
        <w:r w:rsidDel="00F054D7">
          <w:delText>administrative unit</w:delText>
        </w:r>
      </w:del>
      <w:ins w:id="6682" w:author="Author">
        <w:r w:rsidR="00F054D7">
          <w:t>AU</w:t>
        </w:r>
      </w:ins>
      <w:r>
        <w:t xml:space="preserve">, and the special education director for the </w:t>
      </w:r>
      <w:del w:id="6683" w:author="Author">
        <w:r w:rsidDel="00F054D7">
          <w:delText>administrative unit of attendance</w:delText>
        </w:r>
      </w:del>
      <w:ins w:id="6684" w:author="Author">
        <w:r w:rsidR="00F054D7">
          <w:t>AUA</w:t>
        </w:r>
      </w:ins>
      <w:r>
        <w:t xml:space="preserve"> that the child has moved and the date that the move occurred, thereby removing from the former district of residence the tuition cost responsibility for that child as of the date of the change in residency.</w:t>
      </w:r>
    </w:p>
    <w:p w14:paraId="40FE3D6E" w14:textId="77777777" w:rsidR="000801E7" w:rsidRDefault="000801E7" w:rsidP="00253E03">
      <w:pPr>
        <w:pStyle w:val="Heading3"/>
        <w:spacing w:after="240"/>
      </w:pPr>
      <w:r>
        <w:lastRenderedPageBreak/>
        <w:t>9.05</w:t>
      </w:r>
      <w:r>
        <w:tab/>
      </w:r>
      <w:ins w:id="6685" w:author="Author">
        <w:r w:rsidR="00A85951">
          <w:t>Contract for Tuition Responsibility</w:t>
        </w:r>
      </w:ins>
      <w:del w:id="6686" w:author="Author">
        <w:r w:rsidDel="00A85951">
          <w:delText>CONTRACT FOR TUITION RESPONSIBILITY</w:delText>
        </w:r>
      </w:del>
    </w:p>
    <w:p w14:paraId="74878AEF" w14:textId="77777777" w:rsidR="000801E7" w:rsidRPr="00A85951" w:rsidRDefault="000801E7" w:rsidP="00253E03">
      <w:pPr>
        <w:pStyle w:val="par1"/>
        <w:spacing w:after="240"/>
      </w:pPr>
      <w:r w:rsidRPr="00A85951">
        <w:t>9.05(1)</w:t>
      </w:r>
      <w:r w:rsidRPr="00A85951">
        <w:tab/>
      </w:r>
      <w:r w:rsidRPr="00CA3ADF">
        <w:rPr>
          <w:rPrChange w:id="6687" w:author="Author">
            <w:rPr>
              <w:b/>
              <w:bCs/>
            </w:rPr>
          </w:rPrChange>
        </w:rPr>
        <w:t xml:space="preserve">Charter </w:t>
      </w:r>
      <w:del w:id="6688" w:author="Author">
        <w:r w:rsidRPr="00CA3ADF" w:rsidDel="00A85951">
          <w:rPr>
            <w:rPrChange w:id="6689" w:author="Author">
              <w:rPr>
                <w:b/>
                <w:bCs/>
              </w:rPr>
            </w:rPrChange>
          </w:rPr>
          <w:delText xml:space="preserve">Schools </w:delText>
        </w:r>
      </w:del>
      <w:ins w:id="6690" w:author="Author">
        <w:r w:rsidR="00A85951" w:rsidRPr="00CA3ADF">
          <w:rPr>
            <w:rPrChange w:id="6691" w:author="Author">
              <w:rPr>
                <w:b/>
                <w:bCs/>
              </w:rPr>
            </w:rPrChange>
          </w:rPr>
          <w:t>schools</w:t>
        </w:r>
        <w:r w:rsidR="00A85951">
          <w:t>, i</w:t>
        </w:r>
      </w:ins>
      <w:del w:id="6692" w:author="Author">
        <w:r w:rsidRPr="00CA3ADF" w:rsidDel="00A85951">
          <w:rPr>
            <w:rPrChange w:id="6693" w:author="Author">
              <w:rPr>
                <w:b/>
                <w:bCs/>
              </w:rPr>
            </w:rPrChange>
          </w:rPr>
          <w:delText>(I</w:delText>
        </w:r>
      </w:del>
      <w:r w:rsidRPr="00CA3ADF">
        <w:rPr>
          <w:rPrChange w:id="6694" w:author="Author">
            <w:rPr>
              <w:b/>
              <w:bCs/>
            </w:rPr>
          </w:rPrChange>
        </w:rPr>
        <w:t xml:space="preserve">ncluding </w:t>
      </w:r>
      <w:ins w:id="6695" w:author="Author">
        <w:r w:rsidR="00A85951">
          <w:t>m</w:t>
        </w:r>
      </w:ins>
      <w:del w:id="6696" w:author="Author">
        <w:r w:rsidRPr="00CA3ADF" w:rsidDel="00A85951">
          <w:rPr>
            <w:rPrChange w:id="6697" w:author="Author">
              <w:rPr>
                <w:b/>
                <w:bCs/>
              </w:rPr>
            </w:rPrChange>
          </w:rPr>
          <w:delText>M</w:delText>
        </w:r>
      </w:del>
      <w:r w:rsidRPr="00CA3ADF">
        <w:rPr>
          <w:rPrChange w:id="6698" w:author="Author">
            <w:rPr>
              <w:b/>
              <w:bCs/>
            </w:rPr>
          </w:rPrChange>
        </w:rPr>
        <w:t xml:space="preserve">ultidistrict </w:t>
      </w:r>
      <w:ins w:id="6699" w:author="Author">
        <w:r w:rsidR="00A85951">
          <w:t>o</w:t>
        </w:r>
      </w:ins>
      <w:del w:id="6700" w:author="Author">
        <w:r w:rsidRPr="00CA3ADF" w:rsidDel="00A85951">
          <w:rPr>
            <w:rPrChange w:id="6701" w:author="Author">
              <w:rPr>
                <w:b/>
                <w:bCs/>
              </w:rPr>
            </w:rPrChange>
          </w:rPr>
          <w:delText>O</w:delText>
        </w:r>
      </w:del>
      <w:r w:rsidRPr="00CA3ADF">
        <w:rPr>
          <w:rPrChange w:id="6702" w:author="Author">
            <w:rPr>
              <w:b/>
              <w:bCs/>
            </w:rPr>
          </w:rPrChange>
        </w:rPr>
        <w:t xml:space="preserve">nline </w:t>
      </w:r>
      <w:ins w:id="6703" w:author="Author">
        <w:r w:rsidR="00A85951">
          <w:t>s</w:t>
        </w:r>
      </w:ins>
      <w:del w:id="6704" w:author="Author">
        <w:r w:rsidRPr="00CA3ADF" w:rsidDel="00A85951">
          <w:rPr>
            <w:rPrChange w:id="6705" w:author="Author">
              <w:rPr>
                <w:b/>
                <w:bCs/>
              </w:rPr>
            </w:rPrChange>
          </w:rPr>
          <w:delText>S</w:delText>
        </w:r>
      </w:del>
      <w:r w:rsidRPr="00CA3ADF">
        <w:rPr>
          <w:rPrChange w:id="6706" w:author="Author">
            <w:rPr>
              <w:b/>
              <w:bCs/>
            </w:rPr>
          </w:rPrChange>
        </w:rPr>
        <w:t xml:space="preserve">chools that are </w:t>
      </w:r>
      <w:ins w:id="6707" w:author="Author">
        <w:r w:rsidR="00A85951">
          <w:t>c</w:t>
        </w:r>
      </w:ins>
      <w:del w:id="6708" w:author="Author">
        <w:r w:rsidRPr="00CA3ADF" w:rsidDel="00A85951">
          <w:rPr>
            <w:rPrChange w:id="6709" w:author="Author">
              <w:rPr>
                <w:b/>
                <w:bCs/>
              </w:rPr>
            </w:rPrChange>
          </w:rPr>
          <w:delText>C</w:delText>
        </w:r>
      </w:del>
      <w:r w:rsidRPr="00CA3ADF">
        <w:rPr>
          <w:rPrChange w:id="6710" w:author="Author">
            <w:rPr>
              <w:b/>
              <w:bCs/>
            </w:rPr>
          </w:rPrChange>
        </w:rPr>
        <w:t xml:space="preserve">harter </w:t>
      </w:r>
      <w:del w:id="6711" w:author="Author">
        <w:r w:rsidRPr="00CA3ADF" w:rsidDel="00A85951">
          <w:rPr>
            <w:rPrChange w:id="6712" w:author="Author">
              <w:rPr>
                <w:b/>
                <w:bCs/>
              </w:rPr>
            </w:rPrChange>
          </w:rPr>
          <w:delText>S</w:delText>
        </w:r>
      </w:del>
      <w:ins w:id="6713" w:author="Author">
        <w:r w:rsidR="00A85951">
          <w:t>s</w:t>
        </w:r>
      </w:ins>
      <w:r w:rsidRPr="00CA3ADF">
        <w:rPr>
          <w:rPrChange w:id="6714" w:author="Author">
            <w:rPr>
              <w:b/>
              <w:bCs/>
            </w:rPr>
          </w:rPrChange>
        </w:rPr>
        <w:t>chools</w:t>
      </w:r>
      <w:del w:id="6715" w:author="Author">
        <w:r w:rsidRPr="00CA3ADF" w:rsidDel="00A85951">
          <w:rPr>
            <w:rPrChange w:id="6716" w:author="Author">
              <w:rPr>
                <w:b/>
                <w:bCs/>
              </w:rPr>
            </w:rPrChange>
          </w:rPr>
          <w:delText>)</w:delText>
        </w:r>
      </w:del>
    </w:p>
    <w:p w14:paraId="0EE9FB32" w14:textId="77777777" w:rsidR="000801E7" w:rsidRDefault="000801E7" w:rsidP="00253E03">
      <w:pPr>
        <w:pStyle w:val="par2"/>
        <w:spacing w:after="240"/>
      </w:pPr>
      <w:r>
        <w:t>9.05(1)(a)</w:t>
      </w:r>
      <w:r>
        <w:tab/>
        <w:t xml:space="preserve">Contract </w:t>
      </w:r>
      <w:ins w:id="6717" w:author="Author">
        <w:r w:rsidR="00A85951">
          <w:t>e</w:t>
        </w:r>
      </w:ins>
      <w:del w:id="6718" w:author="Author">
        <w:r w:rsidDel="00A85951">
          <w:delText>E</w:delText>
        </w:r>
      </w:del>
      <w:r>
        <w:t>lements</w:t>
      </w:r>
    </w:p>
    <w:p w14:paraId="4156771E" w14:textId="77777777" w:rsidR="000801E7" w:rsidRDefault="000801E7" w:rsidP="00253E03">
      <w:pPr>
        <w:pStyle w:val="upar3"/>
        <w:spacing w:after="240"/>
      </w:pPr>
      <w:r>
        <w:t xml:space="preserve">The charter school, the </w:t>
      </w:r>
      <w:del w:id="6719" w:author="Author">
        <w:r w:rsidDel="006F0E19">
          <w:delText>administrative unit of residence</w:delText>
        </w:r>
      </w:del>
      <w:ins w:id="6720" w:author="Author">
        <w:r w:rsidR="006F0E19">
          <w:t>AUR</w:t>
        </w:r>
      </w:ins>
      <w:r>
        <w:t xml:space="preserve"> and the district of residence, if it is not an </w:t>
      </w:r>
      <w:del w:id="6721" w:author="Author">
        <w:r w:rsidDel="006F0E19">
          <w:delText>administrative unit</w:delText>
        </w:r>
      </w:del>
      <w:ins w:id="6722" w:author="Author">
        <w:r w:rsidR="006F0E19">
          <w:t>AU</w:t>
        </w:r>
      </w:ins>
      <w:r>
        <w:t xml:space="preserve">, shall establish the tuition responsibility of the district of residence for each child with a disability through a written contract in a form approved by the chartering authority. The provisions of this section apply only if the charter school intends to seek tuition costs. Likewise, if the charter school does not intend to seek tuition costs, the charter school is not required to comply with this section. The written contract </w:t>
      </w:r>
      <w:del w:id="6723" w:author="Author">
        <w:r w:rsidDel="00D81B7B">
          <w:delText xml:space="preserve">must </w:delText>
        </w:r>
      </w:del>
      <w:ins w:id="6724" w:author="Author">
        <w:r w:rsidR="00D81B7B">
          <w:t xml:space="preserve">shall </w:t>
        </w:r>
      </w:ins>
      <w:r>
        <w:t>contain, at a minimum, the following elements:</w:t>
      </w:r>
    </w:p>
    <w:p w14:paraId="2D249E74" w14:textId="77777777" w:rsidR="000801E7" w:rsidRDefault="000801E7" w:rsidP="00253E03">
      <w:pPr>
        <w:pStyle w:val="par3"/>
        <w:spacing w:after="240"/>
      </w:pPr>
      <w:r>
        <w:t>9.05(1)(a)(i)</w:t>
      </w:r>
      <w:r>
        <w:tab/>
        <w:t>The name of the district of residence;</w:t>
      </w:r>
    </w:p>
    <w:p w14:paraId="70DF98D6" w14:textId="77777777" w:rsidR="000801E7" w:rsidRDefault="000801E7" w:rsidP="00253E03">
      <w:pPr>
        <w:pStyle w:val="par3"/>
        <w:spacing w:after="240"/>
      </w:pPr>
      <w:r>
        <w:t>9.05(1)(a)(ii)</w:t>
      </w:r>
      <w:r>
        <w:tab/>
        <w:t xml:space="preserve">The name of the </w:t>
      </w:r>
      <w:del w:id="6725" w:author="Author">
        <w:r w:rsidDel="004A0346">
          <w:delText>administrative unit of residence</w:delText>
        </w:r>
      </w:del>
      <w:ins w:id="6726" w:author="Author">
        <w:r w:rsidR="004A0346">
          <w:t>AUR</w:t>
        </w:r>
      </w:ins>
      <w:r>
        <w:t>, if different from the district of residence;</w:t>
      </w:r>
    </w:p>
    <w:p w14:paraId="4CF73BA2" w14:textId="77777777" w:rsidR="000801E7" w:rsidRDefault="000801E7" w:rsidP="00253E03">
      <w:pPr>
        <w:pStyle w:val="par3"/>
        <w:spacing w:after="240"/>
      </w:pPr>
      <w:r>
        <w:t>9.05(1)(a)(iii)</w:t>
      </w:r>
      <w:r>
        <w:tab/>
        <w:t>The name of the charter school;</w:t>
      </w:r>
    </w:p>
    <w:p w14:paraId="43B7934A" w14:textId="77777777" w:rsidR="000801E7" w:rsidRDefault="000801E7" w:rsidP="00253E03">
      <w:pPr>
        <w:pStyle w:val="par3"/>
        <w:spacing w:after="240"/>
      </w:pPr>
      <w:r>
        <w:t>9.05(1)(a)(iv)</w:t>
      </w:r>
      <w:r>
        <w:tab/>
        <w:t>The name of the chartering authority;</w:t>
      </w:r>
    </w:p>
    <w:p w14:paraId="749A44C3" w14:textId="77777777" w:rsidR="000801E7" w:rsidRDefault="000801E7" w:rsidP="00253E03">
      <w:pPr>
        <w:pStyle w:val="par3"/>
        <w:spacing w:after="240"/>
      </w:pPr>
      <w:r>
        <w:t>9.05(1)(a)(v)</w:t>
      </w:r>
      <w:r>
        <w:tab/>
        <w:t xml:space="preserve">The name of the </w:t>
      </w:r>
      <w:del w:id="6727" w:author="Author">
        <w:r w:rsidDel="004A0346">
          <w:delText>administrative unit of attendance</w:delText>
        </w:r>
      </w:del>
      <w:ins w:id="6728" w:author="Author">
        <w:r w:rsidR="004A0346">
          <w:t>AUA</w:t>
        </w:r>
      </w:ins>
      <w:r>
        <w:t>, if different from the chartering authority;</w:t>
      </w:r>
    </w:p>
    <w:p w14:paraId="5D4CE699" w14:textId="77777777" w:rsidR="000801E7" w:rsidRDefault="000801E7" w:rsidP="00253E03">
      <w:pPr>
        <w:pStyle w:val="par3"/>
        <w:spacing w:after="240"/>
      </w:pPr>
      <w:r>
        <w:t>9.05(1)(a)(vi)</w:t>
      </w:r>
      <w:r>
        <w:tab/>
        <w:t>The name of the child;</w:t>
      </w:r>
    </w:p>
    <w:p w14:paraId="6A375BDD" w14:textId="77777777" w:rsidR="000801E7" w:rsidRDefault="000801E7" w:rsidP="00253E03">
      <w:pPr>
        <w:pStyle w:val="par3"/>
        <w:spacing w:after="240"/>
      </w:pPr>
      <w:r>
        <w:t>9.05(1)(a)(vii)</w:t>
      </w:r>
      <w:r>
        <w:tab/>
        <w:t>The child’s date of birth;</w:t>
      </w:r>
    </w:p>
    <w:p w14:paraId="68CC16C8" w14:textId="77777777" w:rsidR="000801E7" w:rsidRDefault="000801E7" w:rsidP="00253E03">
      <w:pPr>
        <w:pStyle w:val="par3"/>
        <w:spacing w:after="240"/>
      </w:pPr>
      <w:r>
        <w:t>9.05(1)(a)(viii)</w:t>
      </w:r>
      <w:r>
        <w:tab/>
        <w:t>The child’s address;</w:t>
      </w:r>
    </w:p>
    <w:p w14:paraId="7892ED44" w14:textId="77777777" w:rsidR="000801E7" w:rsidRDefault="000801E7" w:rsidP="00253E03">
      <w:pPr>
        <w:pStyle w:val="par3"/>
        <w:spacing w:after="240"/>
      </w:pPr>
      <w:r>
        <w:t>9.05(1)(a)(ix)</w:t>
      </w:r>
      <w:r>
        <w:tab/>
        <w:t>The child’s primary disability;</w:t>
      </w:r>
    </w:p>
    <w:p w14:paraId="37A53826" w14:textId="77777777" w:rsidR="000801E7" w:rsidRDefault="000801E7" w:rsidP="00253E03">
      <w:pPr>
        <w:pStyle w:val="par3"/>
        <w:spacing w:after="240"/>
      </w:pPr>
      <w:r>
        <w:t>9.05(1)(a)(x)</w:t>
      </w:r>
      <w:r>
        <w:tab/>
        <w:t>Whether the child will be attending full-time or part-time;</w:t>
      </w:r>
    </w:p>
    <w:p w14:paraId="5867D9C1" w14:textId="77777777" w:rsidR="000801E7" w:rsidRDefault="000801E7" w:rsidP="00253E03">
      <w:pPr>
        <w:pStyle w:val="par3"/>
        <w:spacing w:after="240"/>
      </w:pPr>
      <w:r>
        <w:t>9.05(1)(a)(xi)</w:t>
      </w:r>
      <w:r>
        <w:tab/>
        <w:t xml:space="preserve">The charter school’s tuition cost rate as approved by the </w:t>
      </w:r>
      <w:del w:id="6729" w:author="Author">
        <w:r w:rsidDel="00A92762">
          <w:delText>s</w:delText>
        </w:r>
      </w:del>
      <w:ins w:id="6730" w:author="Author">
        <w:r w:rsidR="00A92762">
          <w:t>S</w:t>
        </w:r>
      </w:ins>
      <w:r>
        <w:t xml:space="preserve">tate </w:t>
      </w:r>
      <w:ins w:id="6731" w:author="Author">
        <w:r w:rsidR="00A92762">
          <w:t>B</w:t>
        </w:r>
      </w:ins>
      <w:del w:id="6732" w:author="Author">
        <w:r w:rsidDel="00A92762">
          <w:delText>b</w:delText>
        </w:r>
      </w:del>
      <w:r>
        <w:t xml:space="preserve">oard, or, if the tuition cost rate has not been approved as of the </w:t>
      </w:r>
      <w:r>
        <w:lastRenderedPageBreak/>
        <w:t xml:space="preserve">date that the contract has been signed, a statement that the </w:t>
      </w:r>
      <w:ins w:id="6733" w:author="Author">
        <w:r w:rsidR="00A92762">
          <w:t>S</w:t>
        </w:r>
      </w:ins>
      <w:del w:id="6734" w:author="Author">
        <w:r w:rsidDel="00A92762">
          <w:delText>s</w:delText>
        </w:r>
      </w:del>
      <w:r>
        <w:t xml:space="preserve">tate </w:t>
      </w:r>
      <w:ins w:id="6735" w:author="Author">
        <w:r w:rsidR="00A92762">
          <w:t>B</w:t>
        </w:r>
      </w:ins>
      <w:del w:id="6736" w:author="Author">
        <w:r w:rsidDel="00A92762">
          <w:delText>b</w:delText>
        </w:r>
      </w:del>
      <w:r>
        <w:t>oard approved rate will be charged;</w:t>
      </w:r>
    </w:p>
    <w:p w14:paraId="231993B0" w14:textId="77777777" w:rsidR="000801E7" w:rsidRDefault="000801E7" w:rsidP="00253E03">
      <w:pPr>
        <w:pStyle w:val="par3"/>
        <w:spacing w:after="240"/>
      </w:pPr>
      <w:r>
        <w:t>9.05(1)(a)(xii)</w:t>
      </w:r>
      <w:r>
        <w:tab/>
        <w:t>The number of school days (student contact days) covered by the contract;</w:t>
      </w:r>
    </w:p>
    <w:p w14:paraId="274380DC" w14:textId="77777777" w:rsidR="000801E7" w:rsidRDefault="000801E7" w:rsidP="00253E03">
      <w:pPr>
        <w:pStyle w:val="par3"/>
        <w:spacing w:after="240"/>
      </w:pPr>
      <w:r>
        <w:t>9.05(1)(a)(xiii)</w:t>
      </w:r>
      <w:r>
        <w:tab/>
        <w:t>The schedule for billing and payment, which should be on a monthly basis;</w:t>
      </w:r>
    </w:p>
    <w:p w14:paraId="63B33B0E" w14:textId="77777777" w:rsidR="000801E7" w:rsidRDefault="000801E7" w:rsidP="00253E03">
      <w:pPr>
        <w:pStyle w:val="par3"/>
        <w:spacing w:after="240"/>
      </w:pPr>
      <w:r>
        <w:t>9.05(1)(a)(xiv)</w:t>
      </w:r>
      <w:r>
        <w:tab/>
        <w:t xml:space="preserve">A statement that the charter school will notify the directors of special education for the administrative units of residence and attendance, as well as the superintendent of the district of residence, if the district is not an </w:t>
      </w:r>
      <w:del w:id="6737" w:author="Author">
        <w:r w:rsidDel="006F0E19">
          <w:delText>administrative unit</w:delText>
        </w:r>
      </w:del>
      <w:ins w:id="6738" w:author="Author">
        <w:r w:rsidR="006F0E19">
          <w:t>AU</w:t>
        </w:r>
      </w:ins>
      <w:r>
        <w:t xml:space="preserve">, within 15 </w:t>
      </w:r>
      <w:del w:id="6739" w:author="Author">
        <w:r w:rsidDel="00D34541">
          <w:delText xml:space="preserve">calendar </w:delText>
        </w:r>
      </w:del>
      <w:r>
        <w:t>days of the date of the child’s withdrawal from the charter school or when the child is otherwise no longer attending the charter school. If the charter school is multidistrict online school, this section shall not apply</w:t>
      </w:r>
      <w:ins w:id="6740" w:author="Author">
        <w:r w:rsidR="006F0E19">
          <w:t>;</w:t>
        </w:r>
      </w:ins>
      <w:del w:id="6741" w:author="Author">
        <w:r w:rsidDel="006F0E19">
          <w:delText>.</w:delText>
        </w:r>
      </w:del>
      <w:r>
        <w:t xml:space="preserve"> </w:t>
      </w:r>
      <w:ins w:id="6742" w:author="Author">
        <w:r w:rsidR="006F0E19">
          <w:t>i</w:t>
        </w:r>
      </w:ins>
      <w:del w:id="6743" w:author="Author">
        <w:r w:rsidDel="006F0E19">
          <w:delText>I</w:delText>
        </w:r>
      </w:del>
      <w:r>
        <w:t xml:space="preserve">nstead, </w:t>
      </w:r>
      <w:ins w:id="6744" w:author="Author">
        <w:r w:rsidR="006F0E19">
          <w:t>s</w:t>
        </w:r>
      </w:ins>
      <w:del w:id="6745" w:author="Author">
        <w:r w:rsidDel="006F0E19">
          <w:delText>S</w:delText>
        </w:r>
      </w:del>
      <w:r>
        <w:t xml:space="preserve">ection 9.05(2)(a)(xiii) </w:t>
      </w:r>
      <w:ins w:id="6746" w:author="Author">
        <w:r w:rsidR="006F0E19">
          <w:t xml:space="preserve">of these Rules </w:t>
        </w:r>
      </w:ins>
      <w:r>
        <w:t>shall apply.</w:t>
      </w:r>
    </w:p>
    <w:p w14:paraId="6DED7EB2" w14:textId="77777777" w:rsidR="000801E7" w:rsidRDefault="000801E7" w:rsidP="00253E03">
      <w:pPr>
        <w:pStyle w:val="par3"/>
        <w:spacing w:after="240"/>
      </w:pPr>
      <w:r>
        <w:t>9.05(1)(a)(xv)</w:t>
      </w:r>
      <w:r>
        <w:tab/>
        <w:t xml:space="preserve">A statement that the charter school will not bill the district of residence for more than </w:t>
      </w:r>
      <w:ins w:id="6747" w:author="Author">
        <w:r w:rsidR="006F0E19">
          <w:t>five</w:t>
        </w:r>
      </w:ins>
      <w:del w:id="6748" w:author="Author">
        <w:r w:rsidDel="006F0E19">
          <w:delText>5</w:delText>
        </w:r>
      </w:del>
      <w:r>
        <w:t xml:space="preserve"> consecutive days of unexcused absences or for more than 10 cumulative days of unexcused absences during the school year;</w:t>
      </w:r>
    </w:p>
    <w:p w14:paraId="4B22611C" w14:textId="77777777" w:rsidR="000801E7" w:rsidRPr="004B23AA" w:rsidRDefault="000801E7" w:rsidP="00253E03">
      <w:pPr>
        <w:pStyle w:val="par3"/>
        <w:spacing w:after="240"/>
      </w:pPr>
      <w:r w:rsidRPr="004B23AA">
        <w:t>9.05(1)(a)(xvi)</w:t>
      </w:r>
      <w:r w:rsidRPr="004B23AA">
        <w:tab/>
        <w:t xml:space="preserve">A statement that the charter school or the </w:t>
      </w:r>
      <w:del w:id="6749" w:author="Author">
        <w:r w:rsidRPr="004B23AA" w:rsidDel="006F0E19">
          <w:delText>administrative unit of attendance</w:delText>
        </w:r>
      </w:del>
      <w:ins w:id="6750" w:author="Author">
        <w:r w:rsidR="006F0E19">
          <w:t>AUA</w:t>
        </w:r>
      </w:ins>
      <w:r w:rsidRPr="004B23AA">
        <w:t xml:space="preserve">, whichever is responsible according to the charter contract, will timely notify the </w:t>
      </w:r>
      <w:del w:id="6751" w:author="Author">
        <w:r w:rsidRPr="004B23AA" w:rsidDel="00213E6A">
          <w:delText>director of special education</w:delText>
        </w:r>
      </w:del>
      <w:ins w:id="6752" w:author="Author">
        <w:r w:rsidR="00213E6A">
          <w:t>special education director</w:t>
        </w:r>
      </w:ins>
      <w:r w:rsidRPr="004B23AA">
        <w:t xml:space="preserve"> for the </w:t>
      </w:r>
      <w:del w:id="6753" w:author="Author">
        <w:r w:rsidRPr="004B23AA" w:rsidDel="006F0E19">
          <w:delText>administrative unit residence</w:delText>
        </w:r>
      </w:del>
      <w:ins w:id="6754" w:author="Author">
        <w:r w:rsidR="006F0E19">
          <w:t>AUR</w:t>
        </w:r>
      </w:ins>
      <w:r w:rsidRPr="004B23AA">
        <w:t xml:space="preserve"> when the child’s IEP team is being convened to review the child’s IEP or to consider a change in placement for the child. The meeting notification shall be provided at the same time that notice is sent to the parent(s);</w:t>
      </w:r>
    </w:p>
    <w:p w14:paraId="00F43F20" w14:textId="77777777" w:rsidR="000801E7" w:rsidRPr="004B23AA" w:rsidRDefault="000801E7" w:rsidP="00253E03">
      <w:pPr>
        <w:pStyle w:val="par3"/>
        <w:spacing w:after="240"/>
      </w:pPr>
      <w:r w:rsidRPr="004B23AA">
        <w:t>9.05(1)(a)(xvii)</w:t>
      </w:r>
      <w:r w:rsidRPr="004B23AA">
        <w:tab/>
        <w:t xml:space="preserve">A statement that the tuition cost responsibility commences on the date that services under an existing IEP commence, unless the child’s IEP team determines that the charter school is not an appropriate placement for the child or that the child is no longer a child with a disability as defined by these Rules. Nothing herein shall be construed to modify current educational placement requirements under </w:t>
      </w:r>
      <w:ins w:id="6755" w:author="Author">
        <w:r w:rsidR="006F0E19">
          <w:t>s</w:t>
        </w:r>
      </w:ins>
      <w:del w:id="6756" w:author="Author">
        <w:r w:rsidRPr="004B23AA" w:rsidDel="006F0E19">
          <w:delText>S</w:delText>
        </w:r>
      </w:del>
      <w:r w:rsidRPr="004B23AA">
        <w:t>ection 6.03(14) of these Rules; and</w:t>
      </w:r>
    </w:p>
    <w:p w14:paraId="35265AD5" w14:textId="77777777" w:rsidR="000801E7" w:rsidRPr="004B23AA" w:rsidRDefault="000801E7" w:rsidP="00253E03">
      <w:pPr>
        <w:pStyle w:val="par3"/>
        <w:spacing w:after="240"/>
      </w:pPr>
      <w:r w:rsidRPr="004B23AA">
        <w:lastRenderedPageBreak/>
        <w:t>9.05(1)(a)(xviii)</w:t>
      </w:r>
      <w:r w:rsidRPr="004B23AA">
        <w:tab/>
        <w:t xml:space="preserve">Signature lines for the individuals who are legally authorized to sign the contract on behalf of the charter school, the </w:t>
      </w:r>
      <w:del w:id="6757" w:author="Author">
        <w:r w:rsidRPr="004B23AA" w:rsidDel="006F0E19">
          <w:delText>administrative unit of residence</w:delText>
        </w:r>
      </w:del>
      <w:ins w:id="6758" w:author="Author">
        <w:r w:rsidR="006F0E19">
          <w:t>AUR</w:t>
        </w:r>
      </w:ins>
      <w:r w:rsidRPr="004B23AA">
        <w:t xml:space="preserve">, and the district of residence if it is not an </w:t>
      </w:r>
      <w:del w:id="6759" w:author="Author">
        <w:r w:rsidRPr="004B23AA" w:rsidDel="006F0E19">
          <w:delText>administrative unit</w:delText>
        </w:r>
      </w:del>
      <w:ins w:id="6760" w:author="Author">
        <w:r w:rsidR="006F0E19">
          <w:t>AU</w:t>
        </w:r>
      </w:ins>
      <w:r w:rsidRPr="004B23AA">
        <w:t>.</w:t>
      </w:r>
    </w:p>
    <w:p w14:paraId="1B777DAA" w14:textId="77777777" w:rsidR="000801E7" w:rsidRDefault="000801E7" w:rsidP="00253E03">
      <w:pPr>
        <w:pStyle w:val="par2"/>
        <w:spacing w:after="240"/>
      </w:pPr>
      <w:r>
        <w:t>9.05(1)(b)</w:t>
      </w:r>
      <w:r>
        <w:tab/>
        <w:t xml:space="preserve">Additional </w:t>
      </w:r>
      <w:ins w:id="6761" w:author="Author">
        <w:r w:rsidR="00A85951">
          <w:t>c</w:t>
        </w:r>
      </w:ins>
      <w:del w:id="6762" w:author="Author">
        <w:r w:rsidDel="00A85951">
          <w:delText>C</w:delText>
        </w:r>
      </w:del>
      <w:r>
        <w:t xml:space="preserve">ontract </w:t>
      </w:r>
      <w:ins w:id="6763" w:author="Author">
        <w:r w:rsidR="00A85951">
          <w:t>e</w:t>
        </w:r>
      </w:ins>
      <w:del w:id="6764" w:author="Author">
        <w:r w:rsidDel="00A85951">
          <w:delText>E</w:delText>
        </w:r>
      </w:del>
      <w:r>
        <w:t xml:space="preserve">lements for </w:t>
      </w:r>
      <w:ins w:id="6765" w:author="Author">
        <w:r w:rsidR="00A85951">
          <w:t>c</w:t>
        </w:r>
      </w:ins>
      <w:del w:id="6766" w:author="Author">
        <w:r w:rsidDel="00A85951">
          <w:delText>C</w:delText>
        </w:r>
      </w:del>
      <w:r>
        <w:t xml:space="preserve">hildren </w:t>
      </w:r>
      <w:ins w:id="6767" w:author="Author">
        <w:r w:rsidR="00A85951">
          <w:t>e</w:t>
        </w:r>
      </w:ins>
      <w:del w:id="6768" w:author="Author">
        <w:r w:rsidDel="00A85951">
          <w:delText>E</w:delText>
        </w:r>
      </w:del>
      <w:r>
        <w:t xml:space="preserve">nrolled in </w:t>
      </w:r>
      <w:ins w:id="6769" w:author="Author">
        <w:r w:rsidR="00A85951">
          <w:t>c</w:t>
        </w:r>
      </w:ins>
      <w:del w:id="6770" w:author="Author">
        <w:r w:rsidDel="00A85951">
          <w:delText>C</w:delText>
        </w:r>
      </w:del>
      <w:r>
        <w:t xml:space="preserve">harter </w:t>
      </w:r>
      <w:ins w:id="6771" w:author="Author">
        <w:r w:rsidR="00A85951">
          <w:t>s</w:t>
        </w:r>
      </w:ins>
      <w:del w:id="6772" w:author="Author">
        <w:r w:rsidDel="00A85951">
          <w:delText>S</w:delText>
        </w:r>
      </w:del>
      <w:r>
        <w:t xml:space="preserve">chool </w:t>
      </w:r>
      <w:ins w:id="6773" w:author="Author">
        <w:r w:rsidR="00A85951">
          <w:t>m</w:t>
        </w:r>
      </w:ins>
      <w:del w:id="6774" w:author="Author">
        <w:r w:rsidDel="00A85951">
          <w:delText>M</w:delText>
        </w:r>
      </w:del>
      <w:r>
        <w:t xml:space="preserve">ultidistrict </w:t>
      </w:r>
      <w:ins w:id="6775" w:author="Author">
        <w:r w:rsidR="00A85951">
          <w:t>o</w:t>
        </w:r>
      </w:ins>
      <w:del w:id="6776" w:author="Author">
        <w:r w:rsidDel="00A85951">
          <w:delText>O</w:delText>
        </w:r>
      </w:del>
      <w:r>
        <w:t xml:space="preserve">nline </w:t>
      </w:r>
      <w:ins w:id="6777" w:author="Author">
        <w:r w:rsidR="00A85951">
          <w:t>s</w:t>
        </w:r>
      </w:ins>
      <w:del w:id="6778" w:author="Author">
        <w:r w:rsidDel="00A85951">
          <w:delText>S</w:delText>
        </w:r>
      </w:del>
      <w:r>
        <w:t>chools</w:t>
      </w:r>
    </w:p>
    <w:p w14:paraId="521CB165" w14:textId="75C238AD" w:rsidR="000801E7" w:rsidRDefault="000801E7" w:rsidP="00253E03">
      <w:pPr>
        <w:pStyle w:val="upar3"/>
        <w:spacing w:after="240"/>
      </w:pPr>
      <w:r>
        <w:t>If the charter school sponsors a multidistrict online school, the costs of direct speech language instruction and related services will not be included in the charter school’s tuition cost rate. Instead, the cost of those services may be added to the total tuition cost amount. When a child’s IEP specifies speech</w:t>
      </w:r>
      <w:ins w:id="6779" w:author="Author">
        <w:r w:rsidR="00EA2A75">
          <w:t>-</w:t>
        </w:r>
      </w:ins>
      <w:del w:id="6780" w:author="Author">
        <w:r w:rsidDel="00EA2A75">
          <w:delText>/</w:delText>
        </w:r>
      </w:del>
      <w:r>
        <w:t xml:space="preserve">language instruction and/or related services, the contract between the charter school, the </w:t>
      </w:r>
      <w:del w:id="6781" w:author="Author">
        <w:r w:rsidDel="006F0E19">
          <w:delText>administrative unit of residence</w:delText>
        </w:r>
      </w:del>
      <w:ins w:id="6782" w:author="Author">
        <w:r w:rsidR="006F0E19">
          <w:t>AUR</w:t>
        </w:r>
      </w:ins>
      <w:r>
        <w:t xml:space="preserve"> and the district of residence, if it is not an </w:t>
      </w:r>
      <w:del w:id="6783" w:author="Author">
        <w:r w:rsidDel="006F0E19">
          <w:delText>administrative unit</w:delText>
        </w:r>
      </w:del>
      <w:ins w:id="6784" w:author="Author">
        <w:r w:rsidR="006F0E19">
          <w:t>AU</w:t>
        </w:r>
      </w:ins>
      <w:r>
        <w:t xml:space="preserve">, </w:t>
      </w:r>
      <w:del w:id="6785" w:author="Author">
        <w:r w:rsidDel="00D81B7B">
          <w:delText xml:space="preserve">must </w:delText>
        </w:r>
      </w:del>
      <w:ins w:id="6786" w:author="Author">
        <w:r w:rsidR="00D81B7B">
          <w:t xml:space="preserve">shall </w:t>
        </w:r>
      </w:ins>
      <w:r>
        <w:t>contain the following additional elements:</w:t>
      </w:r>
    </w:p>
    <w:p w14:paraId="31CE4E97" w14:textId="2F54866F" w:rsidR="000801E7" w:rsidRDefault="000801E7" w:rsidP="00253E03">
      <w:pPr>
        <w:pStyle w:val="par3"/>
        <w:spacing w:after="240"/>
      </w:pPr>
      <w:r>
        <w:t>9.05(1)(b)(i)</w:t>
      </w:r>
      <w:r>
        <w:tab/>
        <w:t>A statement that the child’s IEP specifies speech</w:t>
      </w:r>
      <w:ins w:id="6787" w:author="Author">
        <w:r w:rsidR="00EA2A75">
          <w:t>-</w:t>
        </w:r>
      </w:ins>
      <w:del w:id="6788" w:author="Author">
        <w:r w:rsidDel="00EA2A75">
          <w:delText>/</w:delText>
        </w:r>
      </w:del>
      <w:r>
        <w:t>language instruction and/or related services and a description of the nature and duration of such services;</w:t>
      </w:r>
    </w:p>
    <w:p w14:paraId="52A9BF63" w14:textId="77777777" w:rsidR="000801E7" w:rsidRDefault="000801E7" w:rsidP="00253E03">
      <w:pPr>
        <w:pStyle w:val="par3"/>
        <w:spacing w:after="240"/>
      </w:pPr>
      <w:r>
        <w:t>9.05(1)(b)(ii)</w:t>
      </w:r>
      <w:r>
        <w:tab/>
        <w:t xml:space="preserve">A statement identifying which entity (i.e., the charter school, the chartering school authority, the </w:t>
      </w:r>
      <w:del w:id="6789" w:author="Author">
        <w:r w:rsidDel="006F0E19">
          <w:delText>administrative unit of attendance</w:delText>
        </w:r>
      </w:del>
      <w:ins w:id="6790" w:author="Author">
        <w:r w:rsidR="006F0E19">
          <w:t>AUA</w:t>
        </w:r>
      </w:ins>
      <w:r>
        <w:t xml:space="preserve">, if different from the chartering authority, the </w:t>
      </w:r>
      <w:del w:id="6791" w:author="Author">
        <w:r w:rsidDel="006F0E19">
          <w:delText>administrative unit of residence</w:delText>
        </w:r>
      </w:del>
      <w:ins w:id="6792" w:author="Author">
        <w:r w:rsidR="006F0E19">
          <w:t>AUR.</w:t>
        </w:r>
      </w:ins>
      <w:r>
        <w:t xml:space="preserve"> or a third party) will deliver such services;</w:t>
      </w:r>
    </w:p>
    <w:p w14:paraId="55200C36" w14:textId="77777777" w:rsidR="000801E7" w:rsidRDefault="000801E7" w:rsidP="00253E03">
      <w:pPr>
        <w:pStyle w:val="par3"/>
        <w:spacing w:after="240"/>
      </w:pPr>
      <w:r>
        <w:t>9.05(1)(b)(iii)</w:t>
      </w:r>
      <w:r>
        <w:tab/>
        <w:t xml:space="preserve">If the parties agree that the </w:t>
      </w:r>
      <w:del w:id="6793" w:author="Author">
        <w:r w:rsidDel="006F0E19">
          <w:delText>administrative unit of residence</w:delText>
        </w:r>
      </w:del>
      <w:ins w:id="6794" w:author="Author">
        <w:r w:rsidR="006F0E19">
          <w:t>AUR</w:t>
        </w:r>
      </w:ins>
      <w:r>
        <w:t xml:space="preserve"> will deliver the speech-language instruction and/or related services, a statement describing the responsibilities of the parties if it is determined that the </w:t>
      </w:r>
      <w:del w:id="6795" w:author="Author">
        <w:r w:rsidDel="006F0E19">
          <w:delText>administrative unit of residence</w:delText>
        </w:r>
      </w:del>
      <w:ins w:id="6796" w:author="Author">
        <w:r w:rsidR="006F0E19">
          <w:t>AUR</w:t>
        </w:r>
      </w:ins>
      <w:r>
        <w:t xml:space="preserve"> is failing or has failed to provide appropriate services as specified by the child’s IEP;</w:t>
      </w:r>
    </w:p>
    <w:p w14:paraId="498145E3" w14:textId="77777777" w:rsidR="000801E7" w:rsidRDefault="000801E7" w:rsidP="00253E03">
      <w:pPr>
        <w:pStyle w:val="par3"/>
        <w:spacing w:after="240"/>
      </w:pPr>
      <w:r>
        <w:t>9.05(1)(b)(iv)</w:t>
      </w:r>
      <w:r>
        <w:tab/>
        <w:t xml:space="preserve">If the parties agree that the </w:t>
      </w:r>
      <w:del w:id="6797" w:author="Author">
        <w:r w:rsidDel="006F0E19">
          <w:delText>administrative unit of attendance</w:delText>
        </w:r>
      </w:del>
      <w:ins w:id="6798" w:author="Author">
        <w:r w:rsidR="006F0E19">
          <w:t>AUA</w:t>
        </w:r>
      </w:ins>
      <w:r>
        <w:t xml:space="preserve"> will deliver the speech-language instruction and/or related services, a statement describing the responsibilities of the parties if it is determined that the </w:t>
      </w:r>
      <w:del w:id="6799" w:author="Author">
        <w:r w:rsidDel="006F0E19">
          <w:delText>administrative unit of attendance</w:delText>
        </w:r>
      </w:del>
      <w:ins w:id="6800" w:author="Author">
        <w:r w:rsidR="006F0E19">
          <w:t>AUA</w:t>
        </w:r>
      </w:ins>
      <w:r>
        <w:t xml:space="preserve"> is failing or has failed to provide appropriate services as specified by the child’s IEP;</w:t>
      </w:r>
    </w:p>
    <w:p w14:paraId="7F63003C" w14:textId="77777777" w:rsidR="000801E7" w:rsidRDefault="000801E7" w:rsidP="00253E03">
      <w:pPr>
        <w:pStyle w:val="par3"/>
        <w:spacing w:after="240"/>
      </w:pPr>
      <w:r>
        <w:lastRenderedPageBreak/>
        <w:t>9.05(1)(b)(v)</w:t>
      </w:r>
      <w:r>
        <w:tab/>
        <w:t>A statement describing whether the costs of providing the speech-language instruction and/or related services will be an add-on to the tuition cost rate approved by the State Board that will be billed and an identification of what those costs will be;</w:t>
      </w:r>
    </w:p>
    <w:p w14:paraId="140CF7C8" w14:textId="77777777" w:rsidR="000801E7" w:rsidRDefault="000801E7" w:rsidP="00253E03">
      <w:pPr>
        <w:pStyle w:val="par3"/>
        <w:spacing w:after="240"/>
      </w:pPr>
      <w:r>
        <w:t>9.05(1)(b)(vi)</w:t>
      </w:r>
      <w:r>
        <w:tab/>
        <w:t xml:space="preserve">If the speech-language instruction and/or a related service are to be provided by the charter school or a third party contractor with the charter school that is not the </w:t>
      </w:r>
      <w:del w:id="6801" w:author="Author">
        <w:r w:rsidDel="006F0E19">
          <w:delText>administrative unit of residence</w:delText>
        </w:r>
      </w:del>
      <w:ins w:id="6802" w:author="Author">
        <w:r w:rsidR="006F0E19">
          <w:t>AUR</w:t>
        </w:r>
      </w:ins>
      <w:r>
        <w:t xml:space="preserve">, the contract shall contain a statement that the district of residence </w:t>
      </w:r>
      <w:del w:id="6803" w:author="Author">
        <w:r w:rsidDel="00E7662E">
          <w:delText xml:space="preserve">will </w:delText>
        </w:r>
      </w:del>
      <w:ins w:id="6804" w:author="Author">
        <w:r w:rsidR="00E7662E">
          <w:t xml:space="preserve">shall </w:t>
        </w:r>
      </w:ins>
      <w:r>
        <w:t>be responsible for only the cost of providing the service in the amount of time specified on the child’s IEP. If such services are to be provided by the charter school or a third</w:t>
      </w:r>
      <w:ins w:id="6805" w:author="Author">
        <w:r w:rsidR="006F0E19">
          <w:t>-</w:t>
        </w:r>
      </w:ins>
      <w:del w:id="6806" w:author="Author">
        <w:r w:rsidDel="006F0E19">
          <w:delText xml:space="preserve"> </w:delText>
        </w:r>
      </w:del>
      <w:r>
        <w:t>party contractor of the charter school, the contract shall contain a statement describing the responsibilities of the parties if it is determined that the charter school or its third</w:t>
      </w:r>
      <w:ins w:id="6807" w:author="Author">
        <w:r w:rsidR="006F0E19">
          <w:t>-</w:t>
        </w:r>
      </w:ins>
      <w:del w:id="6808" w:author="Author">
        <w:r w:rsidDel="006F0E19">
          <w:delText xml:space="preserve"> </w:delText>
        </w:r>
      </w:del>
      <w:r>
        <w:t>party contractor is failing or has failed to provide appropriate services as specified by the child’s IEP; and</w:t>
      </w:r>
    </w:p>
    <w:p w14:paraId="508A8268" w14:textId="77777777" w:rsidR="000801E7" w:rsidRDefault="000801E7" w:rsidP="00253E03">
      <w:pPr>
        <w:pStyle w:val="par3"/>
        <w:spacing w:after="240"/>
      </w:pPr>
      <w:r>
        <w:t>9.05(1)(b)(vii)</w:t>
      </w:r>
      <w:r>
        <w:tab/>
        <w:t xml:space="preserve">If speech-language instruction and/or related services associated with child find are being claimed, then such services </w:t>
      </w:r>
      <w:del w:id="6809" w:author="Author">
        <w:r w:rsidDel="00D81B7B">
          <w:delText xml:space="preserve">must </w:delText>
        </w:r>
      </w:del>
      <w:ins w:id="6810" w:author="Author">
        <w:r w:rsidR="00D81B7B">
          <w:t xml:space="preserve">shall </w:t>
        </w:r>
      </w:ins>
      <w:r>
        <w:t>be included in the charter school’s tuition cost rate.</w:t>
      </w:r>
    </w:p>
    <w:p w14:paraId="6CB9A5F2" w14:textId="77777777" w:rsidR="000801E7" w:rsidRDefault="000801E7" w:rsidP="00253E03">
      <w:pPr>
        <w:pStyle w:val="upar2"/>
        <w:spacing w:after="240"/>
      </w:pPr>
      <w:r>
        <w:t>9.05(1)(c)</w:t>
      </w:r>
      <w:r>
        <w:tab/>
        <w:t xml:space="preserve">Change in </w:t>
      </w:r>
      <w:ins w:id="6811" w:author="Author">
        <w:r w:rsidR="00A85951">
          <w:t>d</w:t>
        </w:r>
      </w:ins>
      <w:del w:id="6812" w:author="Author">
        <w:r w:rsidDel="00A85951">
          <w:delText>D</w:delText>
        </w:r>
      </w:del>
      <w:r>
        <w:t xml:space="preserve">istrict of </w:t>
      </w:r>
      <w:ins w:id="6813" w:author="Author">
        <w:r w:rsidR="00A85951">
          <w:t>r</w:t>
        </w:r>
      </w:ins>
      <w:del w:id="6814" w:author="Author">
        <w:r w:rsidDel="00A85951">
          <w:delText>R</w:delText>
        </w:r>
      </w:del>
      <w:r>
        <w:t>esidence</w:t>
      </w:r>
    </w:p>
    <w:p w14:paraId="292030C6" w14:textId="77777777" w:rsidR="000801E7" w:rsidRDefault="000801E7" w:rsidP="00253E03">
      <w:pPr>
        <w:pStyle w:val="upar3"/>
        <w:spacing w:after="240"/>
      </w:pPr>
      <w:r>
        <w:t xml:space="preserve">If there is a change in the child’s district of residence the charter school </w:t>
      </w:r>
      <w:del w:id="6815" w:author="Author">
        <w:r w:rsidDel="00D81B7B">
          <w:delText xml:space="preserve">must </w:delText>
        </w:r>
      </w:del>
      <w:ins w:id="6816" w:author="Author">
        <w:r w:rsidR="00D81B7B">
          <w:t xml:space="preserve">shall </w:t>
        </w:r>
      </w:ins>
      <w:r>
        <w:t xml:space="preserve">notify the new district of residence in accordance with </w:t>
      </w:r>
      <w:ins w:id="6817" w:author="Author">
        <w:r w:rsidR="006F0E19">
          <w:t>s</w:t>
        </w:r>
      </w:ins>
      <w:del w:id="6818" w:author="Author">
        <w:r w:rsidDel="006F0E19">
          <w:delText>S</w:delText>
        </w:r>
      </w:del>
      <w:r>
        <w:t xml:space="preserve">ection 9.04(2) of these Rules. The charter school </w:t>
      </w:r>
      <w:del w:id="6819" w:author="Author">
        <w:r w:rsidDel="00D81B7B">
          <w:delText xml:space="preserve">must </w:delText>
        </w:r>
      </w:del>
      <w:ins w:id="6820" w:author="Author">
        <w:r w:rsidR="00D81B7B">
          <w:t xml:space="preserve">shall </w:t>
        </w:r>
      </w:ins>
      <w:r>
        <w:t xml:space="preserve">also enter into a tuition contract with the new district of residence in accordance with </w:t>
      </w:r>
      <w:ins w:id="6821" w:author="Author">
        <w:r w:rsidR="006F0E19">
          <w:t>s</w:t>
        </w:r>
      </w:ins>
      <w:del w:id="6822" w:author="Author">
        <w:r w:rsidDel="006F0E19">
          <w:delText>S</w:delText>
        </w:r>
      </w:del>
      <w:r>
        <w:t>ection 9.05(1) of these Rules, thereby removing from the former district of residence the tuition cost responsibility for that child as of the date of the change in residency.</w:t>
      </w:r>
    </w:p>
    <w:p w14:paraId="52FBD925" w14:textId="77777777" w:rsidR="000801E7" w:rsidRDefault="000801E7" w:rsidP="00253E03">
      <w:pPr>
        <w:pStyle w:val="par2"/>
        <w:spacing w:after="240"/>
      </w:pPr>
      <w:r>
        <w:t>9.05(1)(d)</w:t>
      </w:r>
      <w:r>
        <w:tab/>
        <w:t xml:space="preserve">Extended </w:t>
      </w:r>
      <w:ins w:id="6823" w:author="Author">
        <w:r w:rsidR="00A85951">
          <w:t>s</w:t>
        </w:r>
      </w:ins>
      <w:del w:id="6824" w:author="Author">
        <w:r w:rsidDel="00A85951">
          <w:delText>S</w:delText>
        </w:r>
      </w:del>
      <w:r>
        <w:t xml:space="preserve">chool </w:t>
      </w:r>
      <w:ins w:id="6825" w:author="Author">
        <w:r w:rsidR="00A85951">
          <w:t>y</w:t>
        </w:r>
      </w:ins>
      <w:del w:id="6826" w:author="Author">
        <w:r w:rsidDel="00A85951">
          <w:delText>Y</w:delText>
        </w:r>
      </w:del>
      <w:r>
        <w:t xml:space="preserve">ear </w:t>
      </w:r>
      <w:ins w:id="6827" w:author="Author">
        <w:r w:rsidR="00A85951">
          <w:t>s</w:t>
        </w:r>
      </w:ins>
      <w:del w:id="6828" w:author="Author">
        <w:r w:rsidDel="00A85951">
          <w:delText>S</w:delText>
        </w:r>
      </w:del>
      <w:r>
        <w:t>ervices</w:t>
      </w:r>
    </w:p>
    <w:p w14:paraId="22C649A5" w14:textId="322B11C7" w:rsidR="000801E7" w:rsidRDefault="000801E7" w:rsidP="00253E03">
      <w:pPr>
        <w:pStyle w:val="upar3"/>
        <w:spacing w:after="240"/>
      </w:pPr>
      <w:r>
        <w:t xml:space="preserve">If the child’s IEP specifies that the child is to receive </w:t>
      </w:r>
      <w:del w:id="6829" w:author="Author">
        <w:r w:rsidDel="001D7D43">
          <w:delText>extended school year</w:delText>
        </w:r>
      </w:del>
      <w:ins w:id="6830" w:author="Author">
        <w:r w:rsidR="001D7D43">
          <w:t>ESY</w:t>
        </w:r>
      </w:ins>
      <w:r>
        <w:t xml:space="preserve"> services, a separate contract for those services </w:t>
      </w:r>
      <w:del w:id="6831" w:author="Author">
        <w:r w:rsidDel="00D81B7B">
          <w:delText xml:space="preserve">must </w:delText>
        </w:r>
      </w:del>
      <w:ins w:id="6832" w:author="Author">
        <w:r w:rsidR="00D81B7B">
          <w:t xml:space="preserve">shall </w:t>
        </w:r>
      </w:ins>
      <w:r>
        <w:t xml:space="preserve">be entered into between the charter school, the </w:t>
      </w:r>
      <w:del w:id="6833" w:author="Author">
        <w:r w:rsidDel="006F0E19">
          <w:delText>administrative unit of residence</w:delText>
        </w:r>
      </w:del>
      <w:ins w:id="6834" w:author="Author">
        <w:r w:rsidR="006F0E19">
          <w:t>AUR</w:t>
        </w:r>
      </w:ins>
      <w:r>
        <w:t xml:space="preserve">, and the district of residence, if it is not an </w:t>
      </w:r>
      <w:del w:id="6835" w:author="Author">
        <w:r w:rsidDel="006F0E19">
          <w:delText>administrative unit</w:delText>
        </w:r>
      </w:del>
      <w:ins w:id="6836" w:author="Author">
        <w:r w:rsidR="006F0E19">
          <w:t>AU</w:t>
        </w:r>
      </w:ins>
      <w:r>
        <w:t>.</w:t>
      </w:r>
    </w:p>
    <w:p w14:paraId="2C03F351" w14:textId="77777777" w:rsidR="000801E7" w:rsidRDefault="000801E7" w:rsidP="00253E03">
      <w:pPr>
        <w:pStyle w:val="par2"/>
        <w:spacing w:after="240"/>
      </w:pPr>
      <w:r>
        <w:t>9.05(1)(e)</w:t>
      </w:r>
      <w:r>
        <w:tab/>
        <w:t xml:space="preserve">Contract </w:t>
      </w:r>
      <w:ins w:id="6837" w:author="Author">
        <w:r w:rsidR="00F054D7">
          <w:t>t</w:t>
        </w:r>
      </w:ins>
      <w:del w:id="6838" w:author="Author">
        <w:r w:rsidDel="00F054D7">
          <w:delText>T</w:delText>
        </w:r>
      </w:del>
      <w:r>
        <w:t>imelines</w:t>
      </w:r>
    </w:p>
    <w:p w14:paraId="2E9A42FE" w14:textId="77777777" w:rsidR="000801E7" w:rsidRDefault="000801E7" w:rsidP="00253E03">
      <w:pPr>
        <w:pStyle w:val="par3"/>
        <w:spacing w:after="240"/>
      </w:pPr>
      <w:r>
        <w:lastRenderedPageBreak/>
        <w:t>9.05(1)(e)(i)</w:t>
      </w:r>
      <w:r>
        <w:tab/>
        <w:t xml:space="preserve">The charter school shall send the proposed tuition contract to the special education director of the </w:t>
      </w:r>
      <w:del w:id="6839" w:author="Author">
        <w:r w:rsidDel="006F0E19">
          <w:delText>administrative unit of residence</w:delText>
        </w:r>
      </w:del>
      <w:ins w:id="6840" w:author="Author">
        <w:r w:rsidR="006F0E19">
          <w:t>AUR</w:t>
        </w:r>
      </w:ins>
      <w:r>
        <w:t xml:space="preserve">, and to the district to residence, if it is not an </w:t>
      </w:r>
      <w:del w:id="6841" w:author="Author">
        <w:r w:rsidDel="004A0346">
          <w:delText>administrative unit</w:delText>
        </w:r>
      </w:del>
      <w:ins w:id="6842" w:author="Author">
        <w:r w:rsidR="004A0346">
          <w:t>AU</w:t>
        </w:r>
      </w:ins>
      <w:r>
        <w:t xml:space="preserve">, within 15 </w:t>
      </w:r>
      <w:del w:id="6843" w:author="Author">
        <w:r w:rsidDel="00D34541">
          <w:delText xml:space="preserve">calendar </w:delText>
        </w:r>
      </w:del>
      <w:r>
        <w:t>days following the date it is determined that the charter school is an appropriate placement for the child.</w:t>
      </w:r>
    </w:p>
    <w:p w14:paraId="6F08D892" w14:textId="77777777" w:rsidR="001666A2" w:rsidRDefault="000801E7" w:rsidP="00253E03">
      <w:pPr>
        <w:pStyle w:val="par3"/>
        <w:spacing w:after="240"/>
      </w:pPr>
      <w:r>
        <w:t>9.05(1)(e)(ii)</w:t>
      </w:r>
      <w:r>
        <w:tab/>
        <w:t xml:space="preserve">The district of residence shall provide written acknowledgement of the receipt of the proposed tuition contract within 15 </w:t>
      </w:r>
      <w:del w:id="6844" w:author="Author">
        <w:r w:rsidDel="00D34541">
          <w:delText xml:space="preserve">calendar </w:delText>
        </w:r>
      </w:del>
      <w:r>
        <w:t xml:space="preserve">days of its receipt of the contract. The district of residence shall have 30 additional </w:t>
      </w:r>
      <w:del w:id="6845" w:author="Author">
        <w:r w:rsidDel="00D34541">
          <w:delText xml:space="preserve">calendar </w:delText>
        </w:r>
      </w:del>
      <w:r>
        <w:t>days to negotiate, execute</w:t>
      </w:r>
      <w:ins w:id="6846" w:author="Author">
        <w:r w:rsidR="006F0E19">
          <w:t>,</w:t>
        </w:r>
      </w:ins>
      <w:r>
        <w:t xml:space="preserve"> and return the contract. </w:t>
      </w:r>
      <w:del w:id="6847" w:author="Author">
        <w:r w:rsidDel="006F0E19">
          <w:delText>In the event that</w:delText>
        </w:r>
      </w:del>
      <w:ins w:id="6848" w:author="Author">
        <w:r w:rsidR="006F0E19">
          <w:t>If</w:t>
        </w:r>
      </w:ins>
      <w:r>
        <w:t xml:space="preserve"> the contract is not executed and returned within 45 </w:t>
      </w:r>
      <w:del w:id="6849" w:author="Author">
        <w:r w:rsidDel="00D34541">
          <w:delText xml:space="preserve">calendar </w:delText>
        </w:r>
      </w:del>
      <w:r>
        <w:t xml:space="preserve">days of the district of residence’s receipt of the proposed contract, the tuition responsibility shall be as stated in </w:t>
      </w:r>
      <w:ins w:id="6850" w:author="Author">
        <w:r w:rsidR="00F054D7">
          <w:t>s</w:t>
        </w:r>
      </w:ins>
      <w:del w:id="6851" w:author="Author">
        <w:r w:rsidDel="00F054D7">
          <w:delText>S</w:delText>
        </w:r>
      </w:del>
      <w:r>
        <w:t>ection 22-20-109(5), C.R.S., even though a contract has not been executed.</w:t>
      </w:r>
    </w:p>
    <w:p w14:paraId="41695220" w14:textId="77777777" w:rsidR="000801E7" w:rsidRDefault="000801E7" w:rsidP="00253E03">
      <w:pPr>
        <w:pStyle w:val="par1"/>
        <w:spacing w:after="240"/>
      </w:pPr>
      <w:r>
        <w:t>9.05(2)</w:t>
      </w:r>
      <w:r>
        <w:tab/>
      </w:r>
      <w:r w:rsidRPr="00CA3ADF">
        <w:rPr>
          <w:rPrChange w:id="6852" w:author="Author">
            <w:rPr>
              <w:b/>
              <w:bCs/>
            </w:rPr>
          </w:rPrChange>
        </w:rPr>
        <w:t xml:space="preserve">Multidistrict </w:t>
      </w:r>
      <w:del w:id="6853" w:author="Author">
        <w:r w:rsidRPr="00CA3ADF" w:rsidDel="00F054D7">
          <w:rPr>
            <w:rPrChange w:id="6854" w:author="Author">
              <w:rPr>
                <w:b/>
                <w:bCs/>
              </w:rPr>
            </w:rPrChange>
          </w:rPr>
          <w:delText>O</w:delText>
        </w:r>
      </w:del>
      <w:ins w:id="6855" w:author="Author">
        <w:r w:rsidR="00F054D7">
          <w:t>o</w:t>
        </w:r>
      </w:ins>
      <w:r w:rsidRPr="00CA3ADF">
        <w:rPr>
          <w:rPrChange w:id="6856" w:author="Author">
            <w:rPr>
              <w:b/>
              <w:bCs/>
            </w:rPr>
          </w:rPrChange>
        </w:rPr>
        <w:t xml:space="preserve">nline </w:t>
      </w:r>
      <w:ins w:id="6857" w:author="Author">
        <w:r w:rsidR="00F054D7">
          <w:t>s</w:t>
        </w:r>
      </w:ins>
      <w:del w:id="6858" w:author="Author">
        <w:r w:rsidRPr="00CA3ADF" w:rsidDel="00F054D7">
          <w:rPr>
            <w:rPrChange w:id="6859" w:author="Author">
              <w:rPr>
                <w:b/>
                <w:bCs/>
              </w:rPr>
            </w:rPrChange>
          </w:rPr>
          <w:delText>S</w:delText>
        </w:r>
      </w:del>
      <w:r w:rsidRPr="00CA3ADF">
        <w:rPr>
          <w:rPrChange w:id="6860" w:author="Author">
            <w:rPr>
              <w:b/>
              <w:bCs/>
            </w:rPr>
          </w:rPrChange>
        </w:rPr>
        <w:t>chools (</w:t>
      </w:r>
      <w:ins w:id="6861" w:author="Author">
        <w:r w:rsidR="00F054D7">
          <w:t>e</w:t>
        </w:r>
      </w:ins>
      <w:del w:id="6862" w:author="Author">
        <w:r w:rsidRPr="00CA3ADF" w:rsidDel="00F054D7">
          <w:rPr>
            <w:rPrChange w:id="6863" w:author="Author">
              <w:rPr>
                <w:b/>
                <w:bCs/>
              </w:rPr>
            </w:rPrChange>
          </w:rPr>
          <w:delText>E</w:delText>
        </w:r>
      </w:del>
      <w:r w:rsidRPr="00CA3ADF">
        <w:rPr>
          <w:rPrChange w:id="6864" w:author="Author">
            <w:rPr>
              <w:b/>
              <w:bCs/>
            </w:rPr>
          </w:rPrChange>
        </w:rPr>
        <w:t xml:space="preserve">xcluding </w:t>
      </w:r>
      <w:ins w:id="6865" w:author="Author">
        <w:r w:rsidR="00F054D7">
          <w:t>c</w:t>
        </w:r>
      </w:ins>
      <w:del w:id="6866" w:author="Author">
        <w:r w:rsidRPr="00CA3ADF" w:rsidDel="00F054D7">
          <w:rPr>
            <w:rPrChange w:id="6867" w:author="Author">
              <w:rPr>
                <w:b/>
                <w:bCs/>
              </w:rPr>
            </w:rPrChange>
          </w:rPr>
          <w:delText>C</w:delText>
        </w:r>
      </w:del>
      <w:r w:rsidRPr="00CA3ADF">
        <w:rPr>
          <w:rPrChange w:id="6868" w:author="Author">
            <w:rPr>
              <w:b/>
              <w:bCs/>
            </w:rPr>
          </w:rPrChange>
        </w:rPr>
        <w:t xml:space="preserve">harter </w:t>
      </w:r>
      <w:ins w:id="6869" w:author="Author">
        <w:r w:rsidR="00F054D7">
          <w:t>s</w:t>
        </w:r>
      </w:ins>
      <w:del w:id="6870" w:author="Author">
        <w:r w:rsidRPr="00CA3ADF" w:rsidDel="00F054D7">
          <w:rPr>
            <w:rPrChange w:id="6871" w:author="Author">
              <w:rPr>
                <w:b/>
                <w:bCs/>
              </w:rPr>
            </w:rPrChange>
          </w:rPr>
          <w:delText>S</w:delText>
        </w:r>
      </w:del>
      <w:r w:rsidRPr="00CA3ADF">
        <w:rPr>
          <w:rPrChange w:id="6872" w:author="Author">
            <w:rPr>
              <w:b/>
              <w:bCs/>
            </w:rPr>
          </w:rPrChange>
        </w:rPr>
        <w:t xml:space="preserve">chools that </w:t>
      </w:r>
      <w:del w:id="6873" w:author="Author">
        <w:r w:rsidRPr="00CA3ADF" w:rsidDel="00F054D7">
          <w:rPr>
            <w:rPrChange w:id="6874" w:author="Author">
              <w:rPr>
                <w:b/>
                <w:bCs/>
              </w:rPr>
            </w:rPrChange>
          </w:rPr>
          <w:delText>A</w:delText>
        </w:r>
      </w:del>
      <w:ins w:id="6875" w:author="Author">
        <w:r w:rsidR="00F054D7">
          <w:t>a</w:t>
        </w:r>
      </w:ins>
      <w:r w:rsidRPr="00CA3ADF">
        <w:rPr>
          <w:rPrChange w:id="6876" w:author="Author">
            <w:rPr>
              <w:b/>
              <w:bCs/>
            </w:rPr>
          </w:rPrChange>
        </w:rPr>
        <w:t xml:space="preserve">re </w:t>
      </w:r>
      <w:ins w:id="6877" w:author="Author">
        <w:r w:rsidR="00F054D7">
          <w:t>m</w:t>
        </w:r>
      </w:ins>
      <w:del w:id="6878" w:author="Author">
        <w:r w:rsidRPr="00CA3ADF" w:rsidDel="00F054D7">
          <w:rPr>
            <w:rPrChange w:id="6879" w:author="Author">
              <w:rPr>
                <w:b/>
                <w:bCs/>
              </w:rPr>
            </w:rPrChange>
          </w:rPr>
          <w:delText>M</w:delText>
        </w:r>
      </w:del>
      <w:r w:rsidRPr="00CA3ADF">
        <w:rPr>
          <w:rPrChange w:id="6880" w:author="Author">
            <w:rPr>
              <w:b/>
              <w:bCs/>
            </w:rPr>
          </w:rPrChange>
        </w:rPr>
        <w:t xml:space="preserve">ultidistrict </w:t>
      </w:r>
      <w:ins w:id="6881" w:author="Author">
        <w:r w:rsidR="00F054D7">
          <w:t>o</w:t>
        </w:r>
      </w:ins>
      <w:del w:id="6882" w:author="Author">
        <w:r w:rsidRPr="00CA3ADF" w:rsidDel="00F054D7">
          <w:rPr>
            <w:rPrChange w:id="6883" w:author="Author">
              <w:rPr>
                <w:b/>
                <w:bCs/>
              </w:rPr>
            </w:rPrChange>
          </w:rPr>
          <w:delText>O</w:delText>
        </w:r>
      </w:del>
      <w:r w:rsidRPr="00CA3ADF">
        <w:rPr>
          <w:rPrChange w:id="6884" w:author="Author">
            <w:rPr>
              <w:b/>
              <w:bCs/>
            </w:rPr>
          </w:rPrChange>
        </w:rPr>
        <w:t xml:space="preserve">nline </w:t>
      </w:r>
      <w:ins w:id="6885" w:author="Author">
        <w:r w:rsidR="00F054D7">
          <w:t>s</w:t>
        </w:r>
      </w:ins>
      <w:del w:id="6886" w:author="Author">
        <w:r w:rsidRPr="00CA3ADF" w:rsidDel="00F054D7">
          <w:rPr>
            <w:rPrChange w:id="6887" w:author="Author">
              <w:rPr>
                <w:b/>
                <w:bCs/>
              </w:rPr>
            </w:rPrChange>
          </w:rPr>
          <w:delText>S</w:delText>
        </w:r>
      </w:del>
      <w:r w:rsidRPr="00CA3ADF">
        <w:rPr>
          <w:rPrChange w:id="6888" w:author="Author">
            <w:rPr>
              <w:b/>
              <w:bCs/>
            </w:rPr>
          </w:rPrChange>
        </w:rPr>
        <w:t>chools)</w:t>
      </w:r>
    </w:p>
    <w:p w14:paraId="00805D7C" w14:textId="77777777" w:rsidR="000801E7" w:rsidRDefault="000801E7" w:rsidP="00253E03">
      <w:pPr>
        <w:pStyle w:val="par2"/>
        <w:spacing w:after="240"/>
      </w:pPr>
      <w:r>
        <w:t>9.05(2)(a)</w:t>
      </w:r>
      <w:r>
        <w:tab/>
        <w:t>Contract elements</w:t>
      </w:r>
    </w:p>
    <w:p w14:paraId="578F18F0" w14:textId="77777777" w:rsidR="000801E7" w:rsidRDefault="000801E7" w:rsidP="00253E03">
      <w:pPr>
        <w:pStyle w:val="upar3"/>
        <w:spacing w:after="240"/>
      </w:pPr>
      <w:r>
        <w:t xml:space="preserve">The </w:t>
      </w:r>
      <w:del w:id="6889" w:author="Author">
        <w:r w:rsidDel="006F0E19">
          <w:delText>administrative unit of attendance</w:delText>
        </w:r>
      </w:del>
      <w:ins w:id="6890" w:author="Author">
        <w:r w:rsidR="006F0E19">
          <w:t>AUA</w:t>
        </w:r>
      </w:ins>
      <w:r>
        <w:t xml:space="preserve">, the district of attendance, if it is not an </w:t>
      </w:r>
      <w:del w:id="6891" w:author="Author">
        <w:r w:rsidDel="006F0E19">
          <w:delText>administrative unit</w:delText>
        </w:r>
      </w:del>
      <w:ins w:id="6892" w:author="Author">
        <w:r w:rsidR="006F0E19">
          <w:t>AU</w:t>
        </w:r>
      </w:ins>
      <w:r>
        <w:t xml:space="preserve">, the </w:t>
      </w:r>
      <w:del w:id="6893" w:author="Author">
        <w:r w:rsidDel="006F0E19">
          <w:delText>administrative unit of residence</w:delText>
        </w:r>
      </w:del>
      <w:ins w:id="6894" w:author="Author">
        <w:r w:rsidR="006F0E19">
          <w:t>AUR</w:t>
        </w:r>
      </w:ins>
      <w:r>
        <w:t xml:space="preserve">, and the district of residence, if it is not an </w:t>
      </w:r>
      <w:del w:id="6895" w:author="Author">
        <w:r w:rsidDel="006F0E19">
          <w:delText>administrative unit</w:delText>
        </w:r>
      </w:del>
      <w:ins w:id="6896" w:author="Author">
        <w:r w:rsidR="006F0E19">
          <w:t>AU</w:t>
        </w:r>
      </w:ins>
      <w:r>
        <w:t>, shall establish the tuition responsibility of the district of residence for each child with a disability through a written contract in a form approved by the Department</w:t>
      </w:r>
      <w:del w:id="6897" w:author="Author">
        <w:r w:rsidDel="006F0E19">
          <w:delText xml:space="preserve"> of Education</w:delText>
        </w:r>
      </w:del>
      <w:r>
        <w:t xml:space="preserve">. The provisions of this section shall apply only if the multidistrict online school intends to seek tuition costs. Likewise, if the multidistrict online school does not intend to seek tuition costs, the </w:t>
      </w:r>
      <w:del w:id="6898" w:author="Author">
        <w:r w:rsidDel="006F0E19">
          <w:delText>administrative unit of attendance</w:delText>
        </w:r>
      </w:del>
      <w:ins w:id="6899" w:author="Author">
        <w:r w:rsidR="006F0E19">
          <w:t>AUA</w:t>
        </w:r>
      </w:ins>
      <w:r>
        <w:t xml:space="preserve"> and the district of attendance, if it is not an </w:t>
      </w:r>
      <w:del w:id="6900" w:author="Author">
        <w:r w:rsidDel="006F0E19">
          <w:delText>administrative unit</w:delText>
        </w:r>
      </w:del>
      <w:ins w:id="6901" w:author="Author">
        <w:r w:rsidR="006F0E19">
          <w:t>AU</w:t>
        </w:r>
      </w:ins>
      <w:r>
        <w:t xml:space="preserve">, is not required to comply with this section. The written contract </w:t>
      </w:r>
      <w:del w:id="6902" w:author="Author">
        <w:r w:rsidDel="00D81B7B">
          <w:delText xml:space="preserve">must </w:delText>
        </w:r>
      </w:del>
      <w:ins w:id="6903" w:author="Author">
        <w:r w:rsidR="00D81B7B">
          <w:t xml:space="preserve">shall </w:t>
        </w:r>
      </w:ins>
      <w:r>
        <w:t>contain, at a minimum, the following elements:</w:t>
      </w:r>
    </w:p>
    <w:p w14:paraId="27BCA68D" w14:textId="77777777" w:rsidR="000801E7" w:rsidRDefault="000801E7" w:rsidP="00253E03">
      <w:pPr>
        <w:pStyle w:val="par3"/>
        <w:spacing w:after="240"/>
      </w:pPr>
      <w:r>
        <w:t>9.05(2)(a)(i)</w:t>
      </w:r>
      <w:r>
        <w:tab/>
        <w:t>The name of the district of residence;</w:t>
      </w:r>
    </w:p>
    <w:p w14:paraId="0B4E3BBA" w14:textId="77777777" w:rsidR="000801E7" w:rsidRDefault="000801E7" w:rsidP="00253E03">
      <w:pPr>
        <w:pStyle w:val="par3"/>
        <w:spacing w:after="240"/>
      </w:pPr>
      <w:r>
        <w:t>9.05(2)(a)(ii)</w:t>
      </w:r>
      <w:r>
        <w:tab/>
        <w:t xml:space="preserve">The name of the </w:t>
      </w:r>
      <w:del w:id="6904" w:author="Author">
        <w:r w:rsidDel="006F0E19">
          <w:delText>administrative unit of residence</w:delText>
        </w:r>
      </w:del>
      <w:ins w:id="6905" w:author="Author">
        <w:r w:rsidR="006F0E19">
          <w:t>AUR</w:t>
        </w:r>
      </w:ins>
      <w:r>
        <w:t>, if different from the district of residence;</w:t>
      </w:r>
    </w:p>
    <w:p w14:paraId="53561381" w14:textId="77777777" w:rsidR="000801E7" w:rsidRDefault="000801E7" w:rsidP="00253E03">
      <w:pPr>
        <w:pStyle w:val="par3"/>
        <w:spacing w:after="240"/>
      </w:pPr>
      <w:r>
        <w:t>9.05(2)(a)(iii)</w:t>
      </w:r>
      <w:r>
        <w:tab/>
        <w:t>The name of the multidistrict online school;</w:t>
      </w:r>
    </w:p>
    <w:p w14:paraId="283719E6" w14:textId="58B61DE0" w:rsidR="000801E7" w:rsidRDefault="000801E7" w:rsidP="00253E03">
      <w:pPr>
        <w:pStyle w:val="par3"/>
        <w:spacing w:after="240"/>
      </w:pPr>
      <w:r>
        <w:lastRenderedPageBreak/>
        <w:t>9.05(2)(a)(iv)</w:t>
      </w:r>
      <w:r>
        <w:tab/>
        <w:t xml:space="preserve">The name of the sponsoring district(s) and/or </w:t>
      </w:r>
      <w:del w:id="6906" w:author="Author">
        <w:r w:rsidDel="00EA2A75">
          <w:delText xml:space="preserve">the </w:delText>
        </w:r>
        <w:r w:rsidDel="00A92E48">
          <w:delText>board of cooperative services</w:delText>
        </w:r>
      </w:del>
      <w:ins w:id="6907" w:author="Author">
        <w:r w:rsidR="00A92E48">
          <w:t>BOCES</w:t>
        </w:r>
      </w:ins>
      <w:r>
        <w:t>;</w:t>
      </w:r>
    </w:p>
    <w:p w14:paraId="64E964D1" w14:textId="77777777" w:rsidR="000801E7" w:rsidRDefault="000801E7" w:rsidP="00253E03">
      <w:pPr>
        <w:pStyle w:val="par3"/>
        <w:spacing w:after="240"/>
      </w:pPr>
      <w:r>
        <w:t>9.05(2)(a)(v)</w:t>
      </w:r>
      <w:r>
        <w:tab/>
        <w:t xml:space="preserve">The </w:t>
      </w:r>
      <w:ins w:id="6908" w:author="Author">
        <w:r w:rsidR="006F0E19">
          <w:t xml:space="preserve">child’s </w:t>
        </w:r>
      </w:ins>
      <w:r>
        <w:t>name</w:t>
      </w:r>
      <w:del w:id="6909" w:author="Author">
        <w:r w:rsidDel="006F0E19">
          <w:delText xml:space="preserve"> of the child</w:delText>
        </w:r>
      </w:del>
      <w:r>
        <w:t>;</w:t>
      </w:r>
    </w:p>
    <w:p w14:paraId="68CDA514" w14:textId="77777777" w:rsidR="000801E7" w:rsidRDefault="000801E7" w:rsidP="00253E03">
      <w:pPr>
        <w:pStyle w:val="par3"/>
        <w:spacing w:after="240"/>
      </w:pPr>
      <w:r>
        <w:t>9.05(2)(a)(vi)</w:t>
      </w:r>
      <w:r>
        <w:tab/>
        <w:t>The child’s date of birth;</w:t>
      </w:r>
    </w:p>
    <w:p w14:paraId="3442D379" w14:textId="77777777" w:rsidR="000801E7" w:rsidRDefault="000801E7" w:rsidP="00253E03">
      <w:pPr>
        <w:pStyle w:val="par3"/>
        <w:spacing w:after="240"/>
      </w:pPr>
      <w:r>
        <w:t>9.05(2)(a)(vii)</w:t>
      </w:r>
      <w:r>
        <w:tab/>
        <w:t>The child’s address;</w:t>
      </w:r>
    </w:p>
    <w:p w14:paraId="02B78F52" w14:textId="77777777" w:rsidR="000801E7" w:rsidRDefault="000801E7" w:rsidP="00253E03">
      <w:pPr>
        <w:pStyle w:val="par3"/>
        <w:spacing w:after="240"/>
      </w:pPr>
      <w:r>
        <w:t>9.05(2)(a)(viii)</w:t>
      </w:r>
      <w:r>
        <w:tab/>
        <w:t>The child’s primary disability;</w:t>
      </w:r>
    </w:p>
    <w:p w14:paraId="5701DF68" w14:textId="77777777" w:rsidR="000801E7" w:rsidRDefault="000801E7" w:rsidP="00253E03">
      <w:pPr>
        <w:pStyle w:val="par3"/>
        <w:spacing w:after="240"/>
      </w:pPr>
      <w:r>
        <w:t>9.05(2)(a)(ix)</w:t>
      </w:r>
      <w:r>
        <w:tab/>
        <w:t>Whether the child will be attending full-time or part-time;</w:t>
      </w:r>
    </w:p>
    <w:p w14:paraId="7DE46F79" w14:textId="77777777" w:rsidR="000801E7" w:rsidRDefault="000801E7" w:rsidP="00253E03">
      <w:pPr>
        <w:pStyle w:val="par3"/>
        <w:spacing w:after="240"/>
      </w:pPr>
      <w:r>
        <w:t>9.05(2)(a)(x)</w:t>
      </w:r>
      <w:r>
        <w:tab/>
        <w:t xml:space="preserve">The multidistrict online school’s tuition cost rate as approved by the </w:t>
      </w:r>
      <w:ins w:id="6910" w:author="Author">
        <w:r w:rsidR="00A92762">
          <w:t>S</w:t>
        </w:r>
      </w:ins>
      <w:del w:id="6911" w:author="Author">
        <w:r w:rsidDel="00A92762">
          <w:delText>s</w:delText>
        </w:r>
      </w:del>
      <w:r>
        <w:t xml:space="preserve">tate </w:t>
      </w:r>
      <w:ins w:id="6912" w:author="Author">
        <w:r w:rsidR="00A92762">
          <w:t>B</w:t>
        </w:r>
      </w:ins>
      <w:del w:id="6913" w:author="Author">
        <w:r w:rsidDel="00A92762">
          <w:delText>b</w:delText>
        </w:r>
      </w:del>
      <w:r>
        <w:t xml:space="preserve">oard or, if the tuition cost rate has not been approved as of the date that the contract has been signed, a statement that the State Board approved rate </w:t>
      </w:r>
      <w:del w:id="6914" w:author="Author">
        <w:r w:rsidDel="00E7662E">
          <w:delText xml:space="preserve">will </w:delText>
        </w:r>
      </w:del>
      <w:ins w:id="6915" w:author="Author">
        <w:r w:rsidR="00E7662E">
          <w:t xml:space="preserve">shall </w:t>
        </w:r>
      </w:ins>
      <w:r>
        <w:t>be charged;</w:t>
      </w:r>
    </w:p>
    <w:p w14:paraId="3F956BDE" w14:textId="77777777" w:rsidR="000801E7" w:rsidRDefault="000801E7" w:rsidP="00253E03">
      <w:pPr>
        <w:pStyle w:val="par3"/>
        <w:spacing w:after="240"/>
      </w:pPr>
      <w:r>
        <w:t>9.05(2)(a)(xi)</w:t>
      </w:r>
      <w:r>
        <w:tab/>
        <w:t>The number of school days (student contact days) covered by the contract;</w:t>
      </w:r>
    </w:p>
    <w:p w14:paraId="625807AD" w14:textId="77777777" w:rsidR="000801E7" w:rsidRDefault="000801E7" w:rsidP="00253E03">
      <w:pPr>
        <w:pStyle w:val="par3"/>
        <w:spacing w:after="240"/>
      </w:pPr>
      <w:r>
        <w:t>9.05(2)(a)(xii)</w:t>
      </w:r>
      <w:r>
        <w:tab/>
        <w:t>The schedule for billing and payment, which should be on a monthly basis;</w:t>
      </w:r>
    </w:p>
    <w:p w14:paraId="662B647E" w14:textId="77777777" w:rsidR="000801E7" w:rsidRDefault="000801E7" w:rsidP="00253E03">
      <w:pPr>
        <w:pStyle w:val="par3"/>
        <w:spacing w:after="240"/>
      </w:pPr>
      <w:r>
        <w:t>9.05(2)(a)(xiii)</w:t>
      </w:r>
      <w:r>
        <w:tab/>
        <w:t xml:space="preserve">A statement that when a child with a disability withdraws from the multidistrict online school, or is otherwise not attending the multidistrict online school, the multidistrict online school shall provide notice to the special education directors of the </w:t>
      </w:r>
      <w:del w:id="6916" w:author="Author">
        <w:r w:rsidDel="006F0E19">
          <w:delText>administrative units of residence</w:delText>
        </w:r>
      </w:del>
      <w:ins w:id="6917" w:author="Author">
        <w:r w:rsidR="006F0E19">
          <w:t>AUR</w:t>
        </w:r>
      </w:ins>
      <w:r>
        <w:t xml:space="preserve"> and </w:t>
      </w:r>
      <w:del w:id="6918" w:author="Author">
        <w:r w:rsidDel="006F0E19">
          <w:delText>attendance</w:delText>
        </w:r>
      </w:del>
      <w:ins w:id="6919" w:author="Author">
        <w:r w:rsidR="006F0E19">
          <w:t>AUA</w:t>
        </w:r>
      </w:ins>
      <w:r>
        <w:t xml:space="preserve">, and to the superintendent of the district of residence if the district is not an </w:t>
      </w:r>
      <w:del w:id="6920" w:author="Author">
        <w:r w:rsidDel="006F0E19">
          <w:delText>administrative unit</w:delText>
        </w:r>
      </w:del>
      <w:ins w:id="6921" w:author="Author">
        <w:r w:rsidR="006F0E19">
          <w:t>AU</w:t>
        </w:r>
      </w:ins>
      <w:r>
        <w:t xml:space="preserve">. This contract element shall not be interpreted to relieve the multidistrict online school of its obligations regarding truancy pursuant to </w:t>
      </w:r>
      <w:del w:id="6922" w:author="Author">
        <w:r w:rsidDel="006F0E19">
          <w:delText>S</w:delText>
        </w:r>
      </w:del>
      <w:ins w:id="6923" w:author="Author">
        <w:r w:rsidR="006F0E19">
          <w:t>s</w:t>
        </w:r>
      </w:ins>
      <w:r>
        <w:t xml:space="preserve">ection 22-33-107, C.R.S. Notice pursuant to this </w:t>
      </w:r>
      <w:del w:id="6924" w:author="Author">
        <w:r w:rsidDel="00C723FE">
          <w:delText xml:space="preserve">rule </w:delText>
        </w:r>
      </w:del>
      <w:ins w:id="6925" w:author="Author">
        <w:r w:rsidR="00C723FE">
          <w:t xml:space="preserve">section </w:t>
        </w:r>
      </w:ins>
      <w:r>
        <w:t>for unexcused nonattendance shall be provided upon the earliest occurrence of the following:</w:t>
      </w:r>
    </w:p>
    <w:p w14:paraId="29BB1E26" w14:textId="77777777" w:rsidR="000801E7" w:rsidRDefault="000801E7" w:rsidP="00253E03">
      <w:pPr>
        <w:pStyle w:val="par4"/>
        <w:spacing w:after="240"/>
      </w:pPr>
      <w:r>
        <w:t>9.05(2)(a)(xiii)(A)</w:t>
      </w:r>
      <w:r>
        <w:tab/>
        <w:t>The child is absent for 10 consecutive school days from the multidistrict online school’s regular education program; or</w:t>
      </w:r>
    </w:p>
    <w:p w14:paraId="0A80729F" w14:textId="77777777" w:rsidR="000801E7" w:rsidRDefault="000801E7" w:rsidP="00253E03">
      <w:pPr>
        <w:pStyle w:val="par4"/>
        <w:spacing w:after="240"/>
      </w:pPr>
      <w:r>
        <w:lastRenderedPageBreak/>
        <w:t>9.05(2)(a)(xiii)(B)</w:t>
      </w:r>
      <w:r>
        <w:tab/>
        <w:t xml:space="preserve">The child is absent for </w:t>
      </w:r>
      <w:ins w:id="6926" w:author="Author">
        <w:r w:rsidR="006F0E19">
          <w:t>three</w:t>
        </w:r>
      </w:ins>
      <w:del w:id="6927" w:author="Author">
        <w:r w:rsidDel="006F0E19">
          <w:delText>3</w:delText>
        </w:r>
      </w:del>
      <w:r>
        <w:t xml:space="preserve"> consecutive sessions of scheduled direct special education services, or the parent is absent for </w:t>
      </w:r>
      <w:ins w:id="6928" w:author="Author">
        <w:r w:rsidR="006F0E19">
          <w:t>three</w:t>
        </w:r>
      </w:ins>
      <w:del w:id="6929" w:author="Author">
        <w:r w:rsidDel="006F0E19">
          <w:delText>3</w:delText>
        </w:r>
      </w:del>
      <w:r>
        <w:t xml:space="preserve"> consecutive sessions of consultative special education services;</w:t>
      </w:r>
      <w:del w:id="6930" w:author="Author">
        <w:r w:rsidDel="006F0E19">
          <w:delText xml:space="preserve"> or</w:delText>
        </w:r>
      </w:del>
    </w:p>
    <w:p w14:paraId="7CB9F6EE" w14:textId="77777777" w:rsidR="000801E7" w:rsidRDefault="000801E7" w:rsidP="00253E03">
      <w:pPr>
        <w:pStyle w:val="par4"/>
        <w:spacing w:after="240"/>
      </w:pPr>
      <w:r>
        <w:t>9.05(2)(a)(xiii)(C)</w:t>
      </w:r>
      <w:r>
        <w:tab/>
        <w:t>The child is absent for scheduled direct special education services during 10 cumulative school days or the parent is absent for consultative special education services for 10 cumulative school days.</w:t>
      </w:r>
    </w:p>
    <w:p w14:paraId="0542F902" w14:textId="77777777" w:rsidR="000801E7" w:rsidRDefault="000801E7" w:rsidP="00253E03">
      <w:pPr>
        <w:pStyle w:val="par3"/>
        <w:spacing w:after="240"/>
      </w:pPr>
      <w:r>
        <w:t>9.05(2)(a)(xiv)</w:t>
      </w:r>
      <w:r>
        <w:tab/>
        <w:t xml:space="preserve">A statement that the multidistrict online school </w:t>
      </w:r>
      <w:del w:id="6931" w:author="Author">
        <w:r w:rsidDel="00E7662E">
          <w:delText xml:space="preserve">will </w:delText>
        </w:r>
      </w:del>
      <w:ins w:id="6932" w:author="Author">
        <w:r w:rsidR="00E7662E">
          <w:t xml:space="preserve">shall </w:t>
        </w:r>
      </w:ins>
      <w:r>
        <w:t xml:space="preserve">not bill the district of residence for unexcused absences in excess of the earliest occurrence of the circumstances defined </w:t>
      </w:r>
      <w:del w:id="6933" w:author="Author">
        <w:r w:rsidDel="00F054D7">
          <w:delText xml:space="preserve">above </w:delText>
        </w:r>
      </w:del>
      <w:r>
        <w:t xml:space="preserve">in </w:t>
      </w:r>
      <w:ins w:id="6934" w:author="Author">
        <w:r w:rsidR="00F054D7">
          <w:t>s</w:t>
        </w:r>
      </w:ins>
      <w:del w:id="6935" w:author="Author">
        <w:r w:rsidDel="00F054D7">
          <w:delText>S</w:delText>
        </w:r>
      </w:del>
      <w:r>
        <w:t>ection 9.05(2)(a)(xiii)</w:t>
      </w:r>
      <w:ins w:id="6936" w:author="Author">
        <w:r w:rsidR="00F054D7">
          <w:t xml:space="preserve"> of these Rules</w:t>
        </w:r>
      </w:ins>
      <w:r>
        <w:t>;</w:t>
      </w:r>
    </w:p>
    <w:p w14:paraId="75576E9B" w14:textId="77777777" w:rsidR="000801E7" w:rsidRDefault="000801E7" w:rsidP="00253E03">
      <w:pPr>
        <w:pStyle w:val="par3"/>
        <w:spacing w:after="240"/>
      </w:pPr>
      <w:r>
        <w:t>9.05(2)(a)(xv)</w:t>
      </w:r>
      <w:r>
        <w:tab/>
        <w:t xml:space="preserve">A statement that the multidistrict online school </w:t>
      </w:r>
      <w:del w:id="6937" w:author="Author">
        <w:r w:rsidDel="00E7662E">
          <w:delText xml:space="preserve">will </w:delText>
        </w:r>
      </w:del>
      <w:ins w:id="6938" w:author="Author">
        <w:r w:rsidR="00E7662E">
          <w:t xml:space="preserve">shall </w:t>
        </w:r>
      </w:ins>
      <w:r>
        <w:t xml:space="preserve">timely notify the special education director of the </w:t>
      </w:r>
      <w:del w:id="6939" w:author="Author">
        <w:r w:rsidDel="004A0346">
          <w:delText>administrative unit of residence</w:delText>
        </w:r>
      </w:del>
      <w:ins w:id="6940" w:author="Author">
        <w:r w:rsidR="004A0346">
          <w:t>AUR</w:t>
        </w:r>
      </w:ins>
      <w:r>
        <w:t xml:space="preserve"> when the child’s IEP team is being convened to review the child’s IEP or to consider a change in placement for the child. The meeting notification shall be provided at the same time that notice is sent to the parent(s);</w:t>
      </w:r>
    </w:p>
    <w:p w14:paraId="363B28F2" w14:textId="77777777" w:rsidR="000801E7" w:rsidRDefault="000801E7" w:rsidP="00253E03">
      <w:pPr>
        <w:pStyle w:val="par3"/>
        <w:spacing w:after="240"/>
      </w:pPr>
      <w:r>
        <w:t>9.05(2)(a)(xvi)</w:t>
      </w:r>
      <w:r>
        <w:tab/>
        <w:t xml:space="preserve">A statement that the tuition cost responsibility commences on the date that services under an existing IEP commences, unless the child’s IEP team determines that the multidistrict online school is not an appropriate placement for the child or that the child is no longer a child with a disability as defined by these Rules. Nothing herein shall be construed to modify current educational placement requirements under </w:t>
      </w:r>
      <w:ins w:id="6941" w:author="Author">
        <w:r w:rsidR="00F054D7">
          <w:t>s</w:t>
        </w:r>
      </w:ins>
      <w:del w:id="6942" w:author="Author">
        <w:r w:rsidDel="00F054D7">
          <w:delText>S</w:delText>
        </w:r>
      </w:del>
      <w:r>
        <w:t>ection 6.03(14)(a) of these Rules; and</w:t>
      </w:r>
    </w:p>
    <w:p w14:paraId="169E907A" w14:textId="77777777" w:rsidR="000801E7" w:rsidRDefault="000801E7" w:rsidP="00253E03">
      <w:pPr>
        <w:pStyle w:val="par3"/>
        <w:spacing w:after="240"/>
      </w:pPr>
      <w:r>
        <w:t>9.05(2)(a)(xvii)</w:t>
      </w:r>
      <w:r>
        <w:tab/>
        <w:t xml:space="preserve">Signature lines for the individuals who have legal authority to sign the contract on behalf of the </w:t>
      </w:r>
      <w:del w:id="6943" w:author="Author">
        <w:r w:rsidDel="006F0E19">
          <w:delText>administrative unit of attendance</w:delText>
        </w:r>
      </w:del>
      <w:ins w:id="6944" w:author="Author">
        <w:r w:rsidR="006F0E19">
          <w:t>AUA</w:t>
        </w:r>
      </w:ins>
      <w:r>
        <w:t xml:space="preserve">, the district of attendance if it is not an </w:t>
      </w:r>
      <w:del w:id="6945" w:author="Author">
        <w:r w:rsidDel="006F0E19">
          <w:delText>administrative unit</w:delText>
        </w:r>
      </w:del>
      <w:ins w:id="6946" w:author="Author">
        <w:r w:rsidR="006F0E19">
          <w:t>AU</w:t>
        </w:r>
      </w:ins>
      <w:r>
        <w:t xml:space="preserve">, the </w:t>
      </w:r>
      <w:del w:id="6947" w:author="Author">
        <w:r w:rsidDel="006F0E19">
          <w:delText>administrative unit of residence</w:delText>
        </w:r>
      </w:del>
      <w:ins w:id="6948" w:author="Author">
        <w:r w:rsidR="006F0E19">
          <w:t>AUR</w:t>
        </w:r>
      </w:ins>
      <w:r>
        <w:t xml:space="preserve">, and the district of residence if it is not an </w:t>
      </w:r>
      <w:del w:id="6949" w:author="Author">
        <w:r w:rsidDel="006F0E19">
          <w:delText>administrative unit</w:delText>
        </w:r>
      </w:del>
      <w:ins w:id="6950" w:author="Author">
        <w:r w:rsidR="006F0E19">
          <w:t>AU</w:t>
        </w:r>
      </w:ins>
      <w:r>
        <w:t>.</w:t>
      </w:r>
    </w:p>
    <w:p w14:paraId="5C195383" w14:textId="77777777" w:rsidR="000801E7" w:rsidRDefault="000801E7" w:rsidP="00253E03">
      <w:pPr>
        <w:pStyle w:val="par2"/>
        <w:spacing w:after="240"/>
      </w:pPr>
      <w:r>
        <w:t>9.05(2)(b)</w:t>
      </w:r>
      <w:r>
        <w:tab/>
        <w:t xml:space="preserve">Transfer of </w:t>
      </w:r>
      <w:ins w:id="6951" w:author="Author">
        <w:r w:rsidR="00F054D7">
          <w:t>s</w:t>
        </w:r>
      </w:ins>
      <w:del w:id="6952" w:author="Author">
        <w:r w:rsidDel="00F054D7">
          <w:delText>S</w:delText>
        </w:r>
      </w:del>
      <w:r>
        <w:t xml:space="preserve">pecial </w:t>
      </w:r>
      <w:ins w:id="6953" w:author="Author">
        <w:r w:rsidR="00F054D7">
          <w:t>e</w:t>
        </w:r>
      </w:ins>
      <w:del w:id="6954" w:author="Author">
        <w:r w:rsidDel="00F054D7">
          <w:delText>E</w:delText>
        </w:r>
      </w:del>
      <w:r>
        <w:t xml:space="preserve">ducation </w:t>
      </w:r>
      <w:ins w:id="6955" w:author="Author">
        <w:r w:rsidR="00F054D7">
          <w:t>r</w:t>
        </w:r>
      </w:ins>
      <w:del w:id="6956" w:author="Author">
        <w:r w:rsidDel="00F054D7">
          <w:delText>R</w:delText>
        </w:r>
      </w:del>
      <w:r>
        <w:t>evenues</w:t>
      </w:r>
    </w:p>
    <w:p w14:paraId="52A5B576" w14:textId="77777777" w:rsidR="000801E7" w:rsidRDefault="000801E7" w:rsidP="00253E03">
      <w:pPr>
        <w:pStyle w:val="upar3"/>
        <w:spacing w:after="240"/>
      </w:pPr>
      <w:r>
        <w:t xml:space="preserve">If the </w:t>
      </w:r>
      <w:del w:id="6957" w:author="Author">
        <w:r w:rsidDel="006F0E19">
          <w:delText>administrative unit of attendance</w:delText>
        </w:r>
      </w:del>
      <w:ins w:id="6958" w:author="Author">
        <w:r w:rsidR="006F0E19">
          <w:t>AUA</w:t>
        </w:r>
      </w:ins>
      <w:r>
        <w:t xml:space="preserve"> and the district of attendance, if it is not an </w:t>
      </w:r>
      <w:del w:id="6959" w:author="Author">
        <w:r w:rsidDel="006F0E19">
          <w:delText>administrative unit</w:delText>
        </w:r>
      </w:del>
      <w:ins w:id="6960" w:author="Author">
        <w:r w:rsidR="006F0E19">
          <w:t>AU</w:t>
        </w:r>
      </w:ins>
      <w:r>
        <w:t xml:space="preserve">, on behalf of the multidistrict online school, </w:t>
      </w:r>
      <w:r>
        <w:lastRenderedPageBreak/>
        <w:t xml:space="preserve">contracts with the </w:t>
      </w:r>
      <w:del w:id="6961" w:author="Author">
        <w:r w:rsidDel="006F0E19">
          <w:delText>administrative unit of residence</w:delText>
        </w:r>
      </w:del>
      <w:ins w:id="6962" w:author="Author">
        <w:r w:rsidR="006F0E19">
          <w:t>AUR</w:t>
        </w:r>
      </w:ins>
      <w:r>
        <w:t xml:space="preserve"> for all special education and related services, then all state and federal special education funds shall be forwarded to the </w:t>
      </w:r>
      <w:del w:id="6963" w:author="Author">
        <w:r w:rsidDel="006F0E19">
          <w:delText>administrative unit of residence</w:delText>
        </w:r>
      </w:del>
      <w:ins w:id="6964" w:author="Author">
        <w:r w:rsidR="006F0E19">
          <w:t>AUR</w:t>
        </w:r>
      </w:ins>
      <w:r>
        <w:t xml:space="preserve"> for those services.</w:t>
      </w:r>
    </w:p>
    <w:p w14:paraId="3A2F46C9" w14:textId="77777777" w:rsidR="000801E7" w:rsidRDefault="000801E7" w:rsidP="00253E03">
      <w:pPr>
        <w:pStyle w:val="par2"/>
        <w:spacing w:after="240"/>
      </w:pPr>
      <w:r>
        <w:t>9.05(2)(c)</w:t>
      </w:r>
      <w:r>
        <w:tab/>
        <w:t xml:space="preserve">Additional </w:t>
      </w:r>
      <w:ins w:id="6965" w:author="Author">
        <w:r w:rsidR="00F054D7">
          <w:t>c</w:t>
        </w:r>
      </w:ins>
      <w:del w:id="6966" w:author="Author">
        <w:r w:rsidDel="00F054D7">
          <w:delText>C</w:delText>
        </w:r>
      </w:del>
      <w:r>
        <w:t xml:space="preserve">ontract </w:t>
      </w:r>
      <w:ins w:id="6967" w:author="Author">
        <w:r w:rsidR="00F054D7">
          <w:t>e</w:t>
        </w:r>
      </w:ins>
      <w:del w:id="6968" w:author="Author">
        <w:r w:rsidDel="00F054D7">
          <w:delText>E</w:delText>
        </w:r>
      </w:del>
      <w:r>
        <w:t xml:space="preserve">lements for </w:t>
      </w:r>
      <w:ins w:id="6969" w:author="Author">
        <w:r w:rsidR="00F054D7">
          <w:t>c</w:t>
        </w:r>
      </w:ins>
      <w:del w:id="6970" w:author="Author">
        <w:r w:rsidDel="00F054D7">
          <w:delText>C</w:delText>
        </w:r>
      </w:del>
      <w:r>
        <w:t xml:space="preserve">ontracts </w:t>
      </w:r>
      <w:ins w:id="6971" w:author="Author">
        <w:r w:rsidR="00F054D7">
          <w:t>i</w:t>
        </w:r>
      </w:ins>
      <w:del w:id="6972" w:author="Author">
        <w:r w:rsidDel="00F054D7">
          <w:delText>I</w:delText>
        </w:r>
      </w:del>
      <w:r>
        <w:t xml:space="preserve">nvolving </w:t>
      </w:r>
      <w:ins w:id="6973" w:author="Author">
        <w:r w:rsidR="00F054D7">
          <w:t>s</w:t>
        </w:r>
      </w:ins>
      <w:del w:id="6974" w:author="Author">
        <w:r w:rsidDel="00F054D7">
          <w:delText>S</w:delText>
        </w:r>
      </w:del>
      <w:r>
        <w:t xml:space="preserve">peech-language </w:t>
      </w:r>
      <w:ins w:id="6975" w:author="Author">
        <w:r w:rsidR="00F054D7">
          <w:t>i</w:t>
        </w:r>
      </w:ins>
      <w:del w:id="6976" w:author="Author">
        <w:r w:rsidDel="00F054D7">
          <w:delText>I</w:delText>
        </w:r>
      </w:del>
      <w:r>
        <w:t xml:space="preserve">nstruction and/or </w:t>
      </w:r>
      <w:ins w:id="6977" w:author="Author">
        <w:r w:rsidR="00F054D7">
          <w:t>r</w:t>
        </w:r>
      </w:ins>
      <w:del w:id="6978" w:author="Author">
        <w:r w:rsidDel="00F054D7">
          <w:delText>R</w:delText>
        </w:r>
      </w:del>
      <w:r>
        <w:t xml:space="preserve">elated </w:t>
      </w:r>
      <w:ins w:id="6979" w:author="Author">
        <w:r w:rsidR="00F054D7">
          <w:t>s</w:t>
        </w:r>
      </w:ins>
      <w:del w:id="6980" w:author="Author">
        <w:r w:rsidDel="00F054D7">
          <w:delText>S</w:delText>
        </w:r>
      </w:del>
      <w:r>
        <w:t>ervices.</w:t>
      </w:r>
    </w:p>
    <w:p w14:paraId="42BB5B78" w14:textId="77777777" w:rsidR="000801E7" w:rsidRDefault="000801E7" w:rsidP="00253E03">
      <w:pPr>
        <w:pStyle w:val="upar3"/>
        <w:spacing w:after="240"/>
      </w:pPr>
      <w:r>
        <w:t xml:space="preserve">The costs of direct speech-language instruction and related services shall not be included in the multidistrict online school’s tuition cost rate. Instead, the cost of those services may be added to the total tuition cost amount. When a child’s IEP specifies speech-language instruction and/or related services, the tuition contract </w:t>
      </w:r>
      <w:del w:id="6981" w:author="Author">
        <w:r w:rsidDel="00D81B7B">
          <w:delText xml:space="preserve">must </w:delText>
        </w:r>
      </w:del>
      <w:ins w:id="6982" w:author="Author">
        <w:r w:rsidR="00D81B7B">
          <w:t xml:space="preserve">shall </w:t>
        </w:r>
      </w:ins>
      <w:r>
        <w:t>contain the following additional elements:</w:t>
      </w:r>
    </w:p>
    <w:p w14:paraId="28B0EB41" w14:textId="77777777" w:rsidR="000801E7" w:rsidRDefault="000801E7" w:rsidP="00253E03">
      <w:pPr>
        <w:pStyle w:val="par3"/>
        <w:spacing w:after="240"/>
      </w:pPr>
      <w:r>
        <w:t>9.05(2)(c)(i)</w:t>
      </w:r>
      <w:r>
        <w:tab/>
        <w:t>A statement that the child’s IEP specifies speech-language instruction and/or related services, and a description of the nature and duration of such services as specified by the IEP;</w:t>
      </w:r>
    </w:p>
    <w:p w14:paraId="263DDC3B" w14:textId="77777777" w:rsidR="000801E7" w:rsidRDefault="000801E7" w:rsidP="00253E03">
      <w:pPr>
        <w:pStyle w:val="par3"/>
        <w:spacing w:after="240"/>
      </w:pPr>
      <w:r>
        <w:t>9.05(2)(c)(ii)</w:t>
      </w:r>
      <w:r>
        <w:tab/>
        <w:t xml:space="preserve">A statement identifying which entity (i.e., the </w:t>
      </w:r>
      <w:del w:id="6983" w:author="Author">
        <w:r w:rsidDel="004A0346">
          <w:delText>administrative unit of attendance</w:delText>
        </w:r>
      </w:del>
      <w:ins w:id="6984" w:author="Author">
        <w:r w:rsidR="004A0346">
          <w:t>AUA</w:t>
        </w:r>
      </w:ins>
      <w:r>
        <w:t xml:space="preserve">, the </w:t>
      </w:r>
      <w:del w:id="6985" w:author="Author">
        <w:r w:rsidDel="004A0346">
          <w:delText>administrative unit of residence</w:delText>
        </w:r>
      </w:del>
      <w:ins w:id="6986" w:author="Author">
        <w:r w:rsidR="004A0346">
          <w:t>AUR,</w:t>
        </w:r>
      </w:ins>
      <w:r>
        <w:t xml:space="preserve"> or a third party) will deliver such services;</w:t>
      </w:r>
    </w:p>
    <w:p w14:paraId="2E367F14" w14:textId="77777777" w:rsidR="000801E7" w:rsidRDefault="000801E7" w:rsidP="00253E03">
      <w:pPr>
        <w:pStyle w:val="par3"/>
        <w:spacing w:after="240"/>
      </w:pPr>
      <w:r>
        <w:t>9.05(2)(c)(iii)</w:t>
      </w:r>
      <w:r>
        <w:tab/>
        <w:t xml:space="preserve">If the parties agree that the </w:t>
      </w:r>
      <w:del w:id="6987" w:author="Author">
        <w:r w:rsidDel="00E7662E">
          <w:delText>administrative unit of residence</w:delText>
        </w:r>
      </w:del>
      <w:ins w:id="6988" w:author="Author">
        <w:r w:rsidR="00E7662E">
          <w:t>AUR</w:t>
        </w:r>
      </w:ins>
      <w:r>
        <w:t xml:space="preserve"> will deliver the speech-language instruction and/or related services, a statement describing the responsibilities of the parties should it be determined that the </w:t>
      </w:r>
      <w:del w:id="6989" w:author="Author">
        <w:r w:rsidDel="006F0E19">
          <w:delText>administrative unit of residence</w:delText>
        </w:r>
      </w:del>
      <w:ins w:id="6990" w:author="Author">
        <w:r w:rsidR="006F0E19">
          <w:t>AUR</w:t>
        </w:r>
      </w:ins>
      <w:r>
        <w:t xml:space="preserve"> is failing, or has failed, to provide appropriate services as specified by the child’s IEP;</w:t>
      </w:r>
    </w:p>
    <w:p w14:paraId="7BB5EC37" w14:textId="77777777" w:rsidR="000801E7" w:rsidRDefault="000801E7" w:rsidP="00253E03">
      <w:pPr>
        <w:pStyle w:val="par3"/>
        <w:spacing w:after="240"/>
      </w:pPr>
      <w:r>
        <w:t>9.05(2)(c)(iv)</w:t>
      </w:r>
      <w:r>
        <w:tab/>
        <w:t xml:space="preserve">If the parties agree that the </w:t>
      </w:r>
      <w:del w:id="6991" w:author="Author">
        <w:r w:rsidDel="00C64015">
          <w:delText>administrative unit of attendance</w:delText>
        </w:r>
      </w:del>
      <w:ins w:id="6992" w:author="Author">
        <w:r w:rsidR="00C64015">
          <w:t>AUA</w:t>
        </w:r>
      </w:ins>
      <w:r>
        <w:t xml:space="preserve"> will deliver the speech-language instruction and/or related services and the district of residence will pay the tuition costs for such services, a statement describing the responsibilities of the parties should it be determined that the </w:t>
      </w:r>
      <w:del w:id="6993" w:author="Author">
        <w:r w:rsidDel="00C64015">
          <w:delText>administrative unit of attendance</w:delText>
        </w:r>
      </w:del>
      <w:ins w:id="6994" w:author="Author">
        <w:r w:rsidR="00C64015">
          <w:t>AUA</w:t>
        </w:r>
      </w:ins>
      <w:r>
        <w:t xml:space="preserve"> is failing, or has failed, to provide appropriate services as specified by the child’s IEP;</w:t>
      </w:r>
    </w:p>
    <w:p w14:paraId="0D3404E7" w14:textId="77777777" w:rsidR="000801E7" w:rsidRDefault="000801E7" w:rsidP="00253E03">
      <w:pPr>
        <w:pStyle w:val="par3"/>
        <w:spacing w:after="240"/>
      </w:pPr>
      <w:r>
        <w:t>9.05(2)(c)(v)</w:t>
      </w:r>
      <w:r>
        <w:tab/>
        <w:t xml:space="preserve">If the multidistrict online school is providing the speech-language instruction and/or related services, a statement describing </w:t>
      </w:r>
      <w:r>
        <w:lastRenderedPageBreak/>
        <w:t>whether the costs of providing the speech-language instruction and/or related service will be an add-on to the tuition cost rate approved by the State Board and an identification of what those costs will be;</w:t>
      </w:r>
    </w:p>
    <w:p w14:paraId="1FACBC68" w14:textId="1C36D3C9" w:rsidR="000801E7" w:rsidRDefault="000801E7" w:rsidP="00253E03">
      <w:pPr>
        <w:pStyle w:val="par3"/>
        <w:spacing w:after="240"/>
      </w:pPr>
      <w:r>
        <w:t>9.05(2)(c)(vi)</w:t>
      </w:r>
      <w:r>
        <w:tab/>
        <w:t>If the speech-language instruction and/or a related service are to be provided by the multidistrict online school through a third</w:t>
      </w:r>
      <w:ins w:id="6995" w:author="Author">
        <w:r w:rsidR="00EA2A75">
          <w:t>-</w:t>
        </w:r>
      </w:ins>
      <w:del w:id="6996" w:author="Author">
        <w:r w:rsidDel="00EA2A75">
          <w:delText xml:space="preserve"> </w:delText>
        </w:r>
      </w:del>
      <w:r>
        <w:t xml:space="preserve">party contractor that is not the </w:t>
      </w:r>
      <w:del w:id="6997" w:author="Author">
        <w:r w:rsidDel="004A0346">
          <w:delText>administrative unit of residence</w:delText>
        </w:r>
      </w:del>
      <w:ins w:id="6998" w:author="Author">
        <w:r w:rsidR="004A0346">
          <w:t>AUR</w:t>
        </w:r>
      </w:ins>
      <w:r>
        <w:t>, the contract shall contain a statement that the district of residence will be responsible for only the cost of providing the services for the amount of time specified on the child’s IEP. If such services are to be provided by the multidistrict online school or a third</w:t>
      </w:r>
      <w:ins w:id="6999" w:author="Author">
        <w:r w:rsidR="00C64015">
          <w:t>-</w:t>
        </w:r>
      </w:ins>
      <w:del w:id="7000" w:author="Author">
        <w:r w:rsidDel="00C64015">
          <w:delText xml:space="preserve"> </w:delText>
        </w:r>
      </w:del>
      <w:r>
        <w:t>party contractor of the multidistrict online school, the contract shall contain a statement describing the responsibilities of the parties if it is determined that the service provider is failing, or has failed, to provide appropriate services as specified by the child’s IEP</w:t>
      </w:r>
      <w:ins w:id="7001" w:author="Author">
        <w:r w:rsidR="00EA2A75">
          <w:t>;</w:t>
        </w:r>
      </w:ins>
      <w:del w:id="7002" w:author="Author">
        <w:r w:rsidDel="00EA2A75">
          <w:delText>,</w:delText>
        </w:r>
      </w:del>
      <w:r>
        <w:t xml:space="preserve"> and</w:t>
      </w:r>
    </w:p>
    <w:p w14:paraId="40C494E2" w14:textId="77777777" w:rsidR="000801E7" w:rsidRDefault="000801E7" w:rsidP="00253E03">
      <w:pPr>
        <w:pStyle w:val="par3"/>
        <w:spacing w:after="240"/>
      </w:pPr>
      <w:r>
        <w:t>9.05(2)(c)(vii)</w:t>
      </w:r>
      <w:r>
        <w:tab/>
        <w:t xml:space="preserve">If speech-language instruction and/or related services associated with child find are being claimed, then such instruction and/or related services </w:t>
      </w:r>
      <w:del w:id="7003" w:author="Author">
        <w:r w:rsidDel="00D81B7B">
          <w:delText xml:space="preserve">must </w:delText>
        </w:r>
      </w:del>
      <w:ins w:id="7004" w:author="Author">
        <w:r w:rsidR="00D81B7B">
          <w:t xml:space="preserve">shall </w:t>
        </w:r>
      </w:ins>
      <w:r>
        <w:t>be included in the multidistrict online school’s tuition cost rate.</w:t>
      </w:r>
    </w:p>
    <w:p w14:paraId="5090774B" w14:textId="77777777" w:rsidR="000801E7" w:rsidRDefault="000801E7" w:rsidP="00253E03">
      <w:pPr>
        <w:pStyle w:val="par2"/>
        <w:spacing w:after="240"/>
      </w:pPr>
      <w:r>
        <w:t>9.05(2)(d)</w:t>
      </w:r>
      <w:r>
        <w:tab/>
        <w:t xml:space="preserve">Change in </w:t>
      </w:r>
      <w:ins w:id="7005" w:author="Author">
        <w:r w:rsidR="00F054D7">
          <w:t>d</w:t>
        </w:r>
      </w:ins>
      <w:del w:id="7006" w:author="Author">
        <w:r w:rsidDel="00F054D7">
          <w:delText>D</w:delText>
        </w:r>
      </w:del>
      <w:r>
        <w:t xml:space="preserve">istrict of </w:t>
      </w:r>
      <w:ins w:id="7007" w:author="Author">
        <w:r w:rsidR="00F054D7">
          <w:t>r</w:t>
        </w:r>
      </w:ins>
      <w:del w:id="7008" w:author="Author">
        <w:r w:rsidDel="00F054D7">
          <w:delText>R</w:delText>
        </w:r>
      </w:del>
      <w:r>
        <w:t>esidence</w:t>
      </w:r>
    </w:p>
    <w:p w14:paraId="513D663D" w14:textId="77777777" w:rsidR="000801E7" w:rsidRDefault="000801E7" w:rsidP="00253E03">
      <w:pPr>
        <w:pStyle w:val="upar3"/>
        <w:spacing w:after="240"/>
      </w:pPr>
      <w:r>
        <w:t xml:space="preserve">If there is a change in the child’s district of residence the multidistrict online school </w:t>
      </w:r>
      <w:del w:id="7009" w:author="Author">
        <w:r w:rsidDel="00D81B7B">
          <w:delText xml:space="preserve">must </w:delText>
        </w:r>
      </w:del>
      <w:ins w:id="7010" w:author="Author">
        <w:r w:rsidR="00D81B7B">
          <w:t xml:space="preserve">shall </w:t>
        </w:r>
      </w:ins>
      <w:r>
        <w:t xml:space="preserve">notify the new district of residence in accordance with </w:t>
      </w:r>
      <w:ins w:id="7011" w:author="Author">
        <w:r w:rsidR="00C64015">
          <w:t>s</w:t>
        </w:r>
      </w:ins>
      <w:del w:id="7012" w:author="Author">
        <w:r w:rsidDel="00C64015">
          <w:delText>S</w:delText>
        </w:r>
      </w:del>
      <w:r>
        <w:t xml:space="preserve">ection 9.04(3) of these Rules. The multidistrict online school </w:t>
      </w:r>
      <w:del w:id="7013" w:author="Author">
        <w:r w:rsidDel="00D81B7B">
          <w:delText xml:space="preserve">must </w:delText>
        </w:r>
      </w:del>
      <w:ins w:id="7014" w:author="Author">
        <w:r w:rsidR="00D81B7B">
          <w:t xml:space="preserve">shall </w:t>
        </w:r>
      </w:ins>
      <w:r>
        <w:t xml:space="preserve">also enter into a tuition contract with the new district of residence in accordance with </w:t>
      </w:r>
      <w:ins w:id="7015" w:author="Author">
        <w:r w:rsidR="00C64015">
          <w:t>s</w:t>
        </w:r>
      </w:ins>
      <w:del w:id="7016" w:author="Author">
        <w:r w:rsidDel="00C64015">
          <w:delText>S</w:delText>
        </w:r>
      </w:del>
      <w:r>
        <w:t>ection 9.05(2) of these Rules, thereby removing from the former district of residence the tuition cost responsibility for that child as of the date of the change in residency.</w:t>
      </w:r>
    </w:p>
    <w:p w14:paraId="3B8824E0" w14:textId="77777777" w:rsidR="000801E7" w:rsidRDefault="000801E7" w:rsidP="00253E03">
      <w:pPr>
        <w:pStyle w:val="par2"/>
        <w:spacing w:after="240"/>
      </w:pPr>
      <w:r>
        <w:t>9.05(2)(e)</w:t>
      </w:r>
      <w:r>
        <w:tab/>
        <w:t xml:space="preserve">Extended </w:t>
      </w:r>
      <w:ins w:id="7017" w:author="Author">
        <w:r w:rsidR="00F054D7">
          <w:t>s</w:t>
        </w:r>
      </w:ins>
      <w:del w:id="7018" w:author="Author">
        <w:r w:rsidDel="00F054D7">
          <w:delText>S</w:delText>
        </w:r>
      </w:del>
      <w:r>
        <w:t xml:space="preserve">chool </w:t>
      </w:r>
      <w:ins w:id="7019" w:author="Author">
        <w:r w:rsidR="00F054D7">
          <w:t>y</w:t>
        </w:r>
      </w:ins>
      <w:del w:id="7020" w:author="Author">
        <w:r w:rsidDel="00F054D7">
          <w:delText>Y</w:delText>
        </w:r>
      </w:del>
      <w:r>
        <w:t xml:space="preserve">ear </w:t>
      </w:r>
      <w:ins w:id="7021" w:author="Author">
        <w:r w:rsidR="00F054D7">
          <w:t>s</w:t>
        </w:r>
      </w:ins>
      <w:del w:id="7022" w:author="Author">
        <w:r w:rsidDel="00F054D7">
          <w:delText>S</w:delText>
        </w:r>
      </w:del>
      <w:r>
        <w:t>ervices</w:t>
      </w:r>
    </w:p>
    <w:p w14:paraId="70FB82BC" w14:textId="06EB5635" w:rsidR="00052E11" w:rsidRDefault="000801E7" w:rsidP="00253E03">
      <w:pPr>
        <w:pStyle w:val="upar3"/>
        <w:spacing w:after="240"/>
      </w:pPr>
      <w:r>
        <w:t xml:space="preserve">If the child’s IEP specifies that the child is to receive </w:t>
      </w:r>
      <w:del w:id="7023" w:author="Author">
        <w:r w:rsidDel="001D7D43">
          <w:delText>extended school year</w:delText>
        </w:r>
      </w:del>
      <w:ins w:id="7024" w:author="Author">
        <w:r w:rsidR="001D7D43">
          <w:t>ESY</w:t>
        </w:r>
      </w:ins>
      <w:r>
        <w:t xml:space="preserve"> services, a separate contract for those services </w:t>
      </w:r>
      <w:del w:id="7025" w:author="Author">
        <w:r w:rsidDel="00D81B7B">
          <w:delText xml:space="preserve">must </w:delText>
        </w:r>
      </w:del>
      <w:ins w:id="7026" w:author="Author">
        <w:r w:rsidR="00D81B7B">
          <w:t xml:space="preserve">shall </w:t>
        </w:r>
      </w:ins>
      <w:r>
        <w:t xml:space="preserve">be entered into between the </w:t>
      </w:r>
      <w:del w:id="7027" w:author="Author">
        <w:r w:rsidDel="00C64015">
          <w:delText>administrative unit of attendance</w:delText>
        </w:r>
      </w:del>
      <w:ins w:id="7028" w:author="Author">
        <w:r w:rsidR="00C64015">
          <w:t>AUA</w:t>
        </w:r>
      </w:ins>
      <w:r>
        <w:t xml:space="preserve">, the district of attendance, if it is not an </w:t>
      </w:r>
      <w:del w:id="7029" w:author="Author">
        <w:r w:rsidDel="00C64015">
          <w:delText>administrative unit</w:delText>
        </w:r>
      </w:del>
      <w:ins w:id="7030" w:author="Author">
        <w:r w:rsidR="00C64015">
          <w:t>AU</w:t>
        </w:r>
      </w:ins>
      <w:r>
        <w:t xml:space="preserve">, the </w:t>
      </w:r>
      <w:del w:id="7031" w:author="Author">
        <w:r w:rsidDel="00C64015">
          <w:delText>administrative unit of residence</w:delText>
        </w:r>
      </w:del>
      <w:ins w:id="7032" w:author="Author">
        <w:r w:rsidR="00C64015">
          <w:t>AUR</w:t>
        </w:r>
      </w:ins>
      <w:r>
        <w:t xml:space="preserve">, and the district of residence, if it is not an </w:t>
      </w:r>
      <w:del w:id="7033" w:author="Author">
        <w:r w:rsidDel="00C64015">
          <w:delText>administrative unit</w:delText>
        </w:r>
      </w:del>
      <w:ins w:id="7034" w:author="Author">
        <w:r w:rsidR="00C64015">
          <w:t>AU</w:t>
        </w:r>
      </w:ins>
      <w:r>
        <w:t>.</w:t>
      </w:r>
    </w:p>
    <w:p w14:paraId="7BD34C92" w14:textId="77777777" w:rsidR="000801E7" w:rsidRDefault="000801E7" w:rsidP="00253E03">
      <w:pPr>
        <w:pStyle w:val="par2"/>
        <w:spacing w:after="240"/>
      </w:pPr>
      <w:r>
        <w:lastRenderedPageBreak/>
        <w:t>9.05(2)(f)</w:t>
      </w:r>
      <w:r>
        <w:tab/>
        <w:t xml:space="preserve">Contract </w:t>
      </w:r>
      <w:ins w:id="7035" w:author="Author">
        <w:r w:rsidR="00F054D7">
          <w:t>t</w:t>
        </w:r>
      </w:ins>
      <w:del w:id="7036" w:author="Author">
        <w:r w:rsidDel="00F054D7">
          <w:delText>T</w:delText>
        </w:r>
      </w:del>
      <w:r>
        <w:t>imelines</w:t>
      </w:r>
    </w:p>
    <w:p w14:paraId="742D7AFE" w14:textId="77777777" w:rsidR="000801E7" w:rsidRDefault="000801E7" w:rsidP="00253E03">
      <w:pPr>
        <w:pStyle w:val="par3"/>
        <w:spacing w:after="240"/>
      </w:pPr>
      <w:r>
        <w:t>9.05(2)(f)(i)</w:t>
      </w:r>
      <w:r>
        <w:tab/>
        <w:t xml:space="preserve">The district of attendance shall send the proposed tuition contract to the district of residence within 15 </w:t>
      </w:r>
      <w:del w:id="7037" w:author="Author">
        <w:r w:rsidDel="00D34541">
          <w:delText xml:space="preserve">calendar </w:delText>
        </w:r>
      </w:del>
      <w:r>
        <w:t>days following the date that the child’s IEP team determines that the multidistrict online school is an appropriate placement for the child.</w:t>
      </w:r>
    </w:p>
    <w:p w14:paraId="0FD44927" w14:textId="77777777" w:rsidR="000801E7" w:rsidRDefault="000801E7" w:rsidP="00253E03">
      <w:pPr>
        <w:pStyle w:val="par3"/>
        <w:spacing w:after="240"/>
      </w:pPr>
      <w:r>
        <w:t>9.05(2)(f)(ii)</w:t>
      </w:r>
      <w:r>
        <w:tab/>
        <w:t xml:space="preserve">The district of residence shall provide written acknowledgement of the receipt of the proposed tuition contract within 15 </w:t>
      </w:r>
      <w:del w:id="7038" w:author="Author">
        <w:r w:rsidDel="00D34541">
          <w:delText xml:space="preserve">calendar </w:delText>
        </w:r>
      </w:del>
      <w:r>
        <w:t xml:space="preserve">days of its receipt of the contract. The district of residence shall have 30 additional </w:t>
      </w:r>
      <w:del w:id="7039" w:author="Author">
        <w:r w:rsidDel="00D34541">
          <w:delText xml:space="preserve">calendar </w:delText>
        </w:r>
      </w:del>
      <w:r>
        <w:t xml:space="preserve">days to negotiate, execute and return the contract. </w:t>
      </w:r>
      <w:del w:id="7040" w:author="Author">
        <w:r w:rsidDel="00C64015">
          <w:delText>In the event that</w:delText>
        </w:r>
      </w:del>
      <w:ins w:id="7041" w:author="Author">
        <w:r w:rsidR="00C64015">
          <w:t>If</w:t>
        </w:r>
      </w:ins>
      <w:r>
        <w:t xml:space="preserve"> the contract is not executed and returned within 45 </w:t>
      </w:r>
      <w:del w:id="7042" w:author="Author">
        <w:r w:rsidDel="00D34541">
          <w:delText xml:space="preserve">calendar </w:delText>
        </w:r>
      </w:del>
      <w:r>
        <w:t xml:space="preserve">days of the district of residence’s receipt of the proposed contract, the tuition responsibility shall be as stated in </w:t>
      </w:r>
      <w:ins w:id="7043" w:author="Author">
        <w:r w:rsidR="00C64015">
          <w:t>s</w:t>
        </w:r>
      </w:ins>
      <w:del w:id="7044" w:author="Author">
        <w:r w:rsidDel="00C64015">
          <w:delText>S</w:delText>
        </w:r>
      </w:del>
      <w:r>
        <w:t>ection 22-20-109(6), C.R.S., even though a contract has not been executed.</w:t>
      </w:r>
    </w:p>
    <w:p w14:paraId="5E071FC7" w14:textId="77777777" w:rsidR="000801E7" w:rsidRDefault="000801E7" w:rsidP="00253E03">
      <w:pPr>
        <w:pStyle w:val="Heading3"/>
        <w:spacing w:after="240"/>
      </w:pPr>
      <w:r>
        <w:t>9.06</w:t>
      </w:r>
      <w:r>
        <w:tab/>
      </w:r>
      <w:ins w:id="7045" w:author="Author">
        <w:r w:rsidR="00F054D7">
          <w:t>Documentation of Tuition Costs</w:t>
        </w:r>
      </w:ins>
      <w:del w:id="7046" w:author="Author">
        <w:r w:rsidDel="00F054D7">
          <w:delText>DOCUMENTATION OF TUITION COSTS</w:delText>
        </w:r>
      </w:del>
    </w:p>
    <w:p w14:paraId="525B017D" w14:textId="77777777" w:rsidR="00745636" w:rsidRDefault="00745636" w:rsidP="00253E03">
      <w:pPr>
        <w:pStyle w:val="par1"/>
        <w:spacing w:after="240"/>
      </w:pPr>
      <w:r>
        <w:t>9.06(1)</w:t>
      </w:r>
      <w:r>
        <w:tab/>
      </w:r>
      <w:r w:rsidRPr="00CA3ADF">
        <w:rPr>
          <w:rPrChange w:id="7047" w:author="Author">
            <w:rPr>
              <w:b/>
              <w:bCs/>
            </w:rPr>
          </w:rPrChange>
        </w:rPr>
        <w:t xml:space="preserve">Approved </w:t>
      </w:r>
      <w:ins w:id="7048" w:author="Author">
        <w:r w:rsidR="00C64015">
          <w:t>f</w:t>
        </w:r>
      </w:ins>
      <w:del w:id="7049" w:author="Author">
        <w:r w:rsidRPr="00CA3ADF" w:rsidDel="00C64015">
          <w:rPr>
            <w:rPrChange w:id="7050" w:author="Author">
              <w:rPr>
                <w:b/>
                <w:bCs/>
              </w:rPr>
            </w:rPrChange>
          </w:rPr>
          <w:delText>F</w:delText>
        </w:r>
      </w:del>
      <w:r w:rsidRPr="00CA3ADF">
        <w:rPr>
          <w:rPrChange w:id="7051" w:author="Author">
            <w:rPr>
              <w:b/>
              <w:bCs/>
            </w:rPr>
          </w:rPrChange>
        </w:rPr>
        <w:t xml:space="preserve">acility </w:t>
      </w:r>
      <w:ins w:id="7052" w:author="Author">
        <w:r w:rsidR="00C64015">
          <w:t>s</w:t>
        </w:r>
      </w:ins>
      <w:del w:id="7053" w:author="Author">
        <w:r w:rsidRPr="00CA3ADF" w:rsidDel="00C64015">
          <w:rPr>
            <w:rPrChange w:id="7054" w:author="Author">
              <w:rPr>
                <w:b/>
                <w:bCs/>
              </w:rPr>
            </w:rPrChange>
          </w:rPr>
          <w:delText>S</w:delText>
        </w:r>
      </w:del>
      <w:r w:rsidRPr="00CA3ADF">
        <w:rPr>
          <w:rPrChange w:id="7055" w:author="Author">
            <w:rPr>
              <w:b/>
              <w:bCs/>
            </w:rPr>
          </w:rPrChange>
        </w:rPr>
        <w:t>chools</w:t>
      </w:r>
    </w:p>
    <w:p w14:paraId="0854FD58" w14:textId="6C441E73" w:rsidR="00745636" w:rsidRDefault="00745636" w:rsidP="00253E03">
      <w:pPr>
        <w:pStyle w:val="par2"/>
        <w:spacing w:after="240"/>
      </w:pPr>
      <w:r>
        <w:t>9.06(1)(a)</w:t>
      </w:r>
      <w:r>
        <w:tab/>
      </w:r>
      <w:commentRangeStart w:id="7056"/>
      <w:ins w:id="7057" w:author="Author">
        <w:del w:id="7058" w:author="Author">
          <w:r w:rsidDel="22432A57">
            <w:delText>T</w:delText>
          </w:r>
        </w:del>
      </w:ins>
      <w:del w:id="7059" w:author="Author">
        <w:r w:rsidDel="2971243A">
          <w:delText>Starting</w:delText>
        </w:r>
        <w:r>
          <w:delText xml:space="preserve"> the 2024-25 school year, </w:delText>
        </w:r>
        <w:r w:rsidDel="2971243A">
          <w:delText>t</w:delText>
        </w:r>
      </w:del>
      <w:commentRangeEnd w:id="7056"/>
      <w:r w:rsidR="00147F06">
        <w:rPr>
          <w:rStyle w:val="CommentReference"/>
          <w:sz w:val="24"/>
          <w:szCs w:val="24"/>
        </w:rPr>
        <w:commentReference w:id="7056"/>
      </w:r>
      <w:ins w:id="7060" w:author="Author">
        <w:r w:rsidR="196488F4">
          <w:t>T</w:t>
        </w:r>
      </w:ins>
      <w:r w:rsidR="1D2705B0">
        <w:t>uition</w:t>
      </w:r>
      <w:r>
        <w:t xml:space="preserve"> costs for approved facility schools will be structured in tiers. </w:t>
      </w:r>
      <w:del w:id="7061" w:author="Author">
        <w:r w:rsidDel="00C64015">
          <w:delText xml:space="preserve">CDE </w:delText>
        </w:r>
      </w:del>
      <w:ins w:id="7062" w:author="Author">
        <w:r w:rsidR="00C64015">
          <w:t xml:space="preserve">The Department </w:t>
        </w:r>
      </w:ins>
      <w:del w:id="7063" w:author="Author">
        <w:r w:rsidDel="00E7662E">
          <w:delText xml:space="preserve">will </w:delText>
        </w:r>
      </w:del>
      <w:ins w:id="7064" w:author="Author">
        <w:r w:rsidR="00E7662E">
          <w:t xml:space="preserve">shall </w:t>
        </w:r>
      </w:ins>
      <w:r>
        <w:t xml:space="preserve">establish tiers (i.e., levels) for the purpose of tuition cost rates. </w:t>
      </w:r>
      <w:del w:id="7065" w:author="Author">
        <w:r w:rsidDel="00EF2548">
          <w:delText xml:space="preserve">CDE </w:delText>
        </w:r>
      </w:del>
      <w:ins w:id="7066" w:author="Author">
        <w:r w:rsidR="00EF2548">
          <w:t xml:space="preserve">The Department </w:t>
        </w:r>
      </w:ins>
      <w:del w:id="7067" w:author="Author">
        <w:r w:rsidDel="00E7662E">
          <w:delText xml:space="preserve">will </w:delText>
        </w:r>
      </w:del>
      <w:ins w:id="7068" w:author="Author">
        <w:r w:rsidR="00E7662E">
          <w:t xml:space="preserve">shall </w:t>
        </w:r>
      </w:ins>
      <w:r>
        <w:t xml:space="preserve">annually make two designations: (1) assignment of each approved facility school to a tier; and (2) determination of a tuition cost rate for each tier. The tuition cost rate </w:t>
      </w:r>
      <w:del w:id="7069" w:author="Author">
        <w:r w:rsidDel="00D81B7B">
          <w:delText xml:space="preserve">must </w:delText>
        </w:r>
      </w:del>
      <w:ins w:id="7070" w:author="Author">
        <w:r w:rsidR="00D81B7B">
          <w:t xml:space="preserve">shall </w:t>
        </w:r>
      </w:ins>
      <w:r>
        <w:t xml:space="preserve">be based primarily on special education staff salaries, special education staff employment benefits, and additional expenses for special education programming such as professional development, assessments, and specialized equipment. When determining annual tuition cost rates for each tier, </w:t>
      </w:r>
      <w:del w:id="7071" w:author="Author">
        <w:r w:rsidDel="00C64015">
          <w:delText xml:space="preserve">CDE </w:delText>
        </w:r>
      </w:del>
      <w:ins w:id="7072" w:author="Author">
        <w:r w:rsidR="00C64015">
          <w:t xml:space="preserve">the Department </w:t>
        </w:r>
      </w:ins>
      <w:r>
        <w:t xml:space="preserve">may consider previous tuition cost rates as well as actual costs incurred by approved facility schools to provide special education programming, as demonstrated by documentation submitted to </w:t>
      </w:r>
      <w:del w:id="7073" w:author="Author">
        <w:r w:rsidDel="00C64015">
          <w:delText>CDE</w:delText>
        </w:r>
      </w:del>
      <w:ins w:id="7074" w:author="Author">
        <w:r w:rsidR="00C64015">
          <w:t>the Department</w:t>
        </w:r>
      </w:ins>
      <w:r>
        <w:t>.</w:t>
      </w:r>
    </w:p>
    <w:p w14:paraId="3F87BFC8" w14:textId="77777777" w:rsidR="00745636" w:rsidRDefault="00745636" w:rsidP="00253E03">
      <w:pPr>
        <w:pStyle w:val="par2"/>
        <w:spacing w:after="240"/>
      </w:pPr>
      <w:r>
        <w:t>9.06(1)(b)</w:t>
      </w:r>
      <w:r>
        <w:tab/>
        <w:t xml:space="preserve">Annually, approved facility schools </w:t>
      </w:r>
      <w:del w:id="7075" w:author="Author">
        <w:r w:rsidDel="00D81B7B">
          <w:delText xml:space="preserve">must </w:delText>
        </w:r>
      </w:del>
      <w:ins w:id="7076" w:author="Author">
        <w:r w:rsidR="00D81B7B">
          <w:t xml:space="preserve">shall </w:t>
        </w:r>
      </w:ins>
      <w:r>
        <w:t xml:space="preserve">submit to </w:t>
      </w:r>
      <w:del w:id="7077" w:author="Author">
        <w:r w:rsidDel="00C64015">
          <w:delText xml:space="preserve">CDE </w:delText>
        </w:r>
      </w:del>
      <w:ins w:id="7078" w:author="Author">
        <w:r w:rsidR="00C64015">
          <w:t xml:space="preserve">the Department </w:t>
        </w:r>
      </w:ins>
      <w:r>
        <w:t xml:space="preserve">information about certain costs to provide special education programming, as requested on forms developed by </w:t>
      </w:r>
      <w:del w:id="7079" w:author="Author">
        <w:r w:rsidDel="00C64015">
          <w:delText>CDE</w:delText>
        </w:r>
      </w:del>
      <w:ins w:id="7080" w:author="Author">
        <w:r w:rsidR="00C64015">
          <w:t>the Department</w:t>
        </w:r>
      </w:ins>
      <w:r>
        <w:t xml:space="preserve">. At a minimum, </w:t>
      </w:r>
      <w:ins w:id="7081" w:author="Author">
        <w:r w:rsidR="00C64015">
          <w:t xml:space="preserve">the Department </w:t>
        </w:r>
      </w:ins>
      <w:del w:id="7082" w:author="Author">
        <w:r w:rsidDel="00C64015">
          <w:delText xml:space="preserve">CDE </w:delText>
        </w:r>
      </w:del>
      <w:r>
        <w:t xml:space="preserve">may collect information about the following: information about staff-to-student ratios; the number of school days that the </w:t>
      </w:r>
      <w:r>
        <w:lastRenderedPageBreak/>
        <w:t xml:space="preserve">approved facility school offers the program; special education expenditures as defined in section 2.00 of these </w:t>
      </w:r>
      <w:ins w:id="7083" w:author="Author">
        <w:r w:rsidR="00C64015">
          <w:t>R</w:t>
        </w:r>
      </w:ins>
      <w:del w:id="7084" w:author="Author">
        <w:r w:rsidDel="00C64015">
          <w:delText>r</w:delText>
        </w:r>
      </w:del>
      <w:r>
        <w:t xml:space="preserve">ules; and other education costs. </w:t>
      </w:r>
      <w:ins w:id="7085" w:author="Author">
        <w:r w:rsidR="00C64015">
          <w:t xml:space="preserve">The Department </w:t>
        </w:r>
      </w:ins>
      <w:del w:id="7086" w:author="Author">
        <w:r w:rsidDel="00C64015">
          <w:delText xml:space="preserve">CDE </w:delText>
        </w:r>
      </w:del>
      <w:r>
        <w:t>may use the information collected to establish the tiered tuition cost rates.</w:t>
      </w:r>
    </w:p>
    <w:p w14:paraId="55D538F1" w14:textId="77777777" w:rsidR="00745636" w:rsidRDefault="00745636" w:rsidP="00253E03">
      <w:pPr>
        <w:pStyle w:val="par2"/>
        <w:spacing w:after="240"/>
      </w:pPr>
      <w:r>
        <w:t>9.06(1)(c)</w:t>
      </w:r>
      <w:r>
        <w:tab/>
        <w:t xml:space="preserve">The State Board </w:t>
      </w:r>
      <w:del w:id="7087" w:author="Author">
        <w:r w:rsidDel="00D81B7B">
          <w:delText xml:space="preserve">must </w:delText>
        </w:r>
      </w:del>
      <w:ins w:id="7088" w:author="Author">
        <w:r w:rsidR="00D81B7B">
          <w:t xml:space="preserve">shall </w:t>
        </w:r>
      </w:ins>
      <w:r>
        <w:t xml:space="preserve">annually review and approve </w:t>
      </w:r>
      <w:ins w:id="7089" w:author="Author">
        <w:r w:rsidR="00C64015">
          <w:t xml:space="preserve">the Department’s </w:t>
        </w:r>
      </w:ins>
      <w:del w:id="7090" w:author="Author">
        <w:r w:rsidDel="00C64015">
          <w:delText xml:space="preserve">CDE’s </w:delText>
        </w:r>
      </w:del>
      <w:r>
        <w:t>assignment of approved facility school tiers and determination of tuition cost rates for each tier.</w:t>
      </w:r>
    </w:p>
    <w:p w14:paraId="6FF654DB" w14:textId="77777777" w:rsidR="00745636" w:rsidRDefault="00745636" w:rsidP="00253E03">
      <w:pPr>
        <w:pStyle w:val="par2"/>
        <w:spacing w:after="240"/>
      </w:pPr>
      <w:r>
        <w:t>9.06(1)(d)</w:t>
      </w:r>
      <w:r>
        <w:tab/>
        <w:t>A percentage of the baseline funding amount, to be determined annually by the Department</w:t>
      </w:r>
      <w:del w:id="7091" w:author="Author">
        <w:r w:rsidDel="00C64015">
          <w:delText xml:space="preserve"> of Education</w:delText>
        </w:r>
      </w:del>
      <w:r>
        <w:t>, shall be applied as revenue toward indirect costs of the special education program, such as utilities, maintenance, administrative support services, regular education, and other items that may be determined by the Department.</w:t>
      </w:r>
    </w:p>
    <w:p w14:paraId="5822578F" w14:textId="77777777" w:rsidR="00923725" w:rsidRDefault="00745636" w:rsidP="00253E03">
      <w:pPr>
        <w:pStyle w:val="par2"/>
        <w:spacing w:after="240"/>
      </w:pPr>
      <w:r>
        <w:t>9.06(1)(e)</w:t>
      </w:r>
      <w:r>
        <w:tab/>
        <w:t>In no instance shall the total revenues received by the approved facility school for Department</w:t>
      </w:r>
      <w:ins w:id="7092" w:author="Author">
        <w:r w:rsidR="00C64015">
          <w:t>-</w:t>
        </w:r>
      </w:ins>
      <w:del w:id="7093" w:author="Author">
        <w:r w:rsidDel="00C64015">
          <w:delText xml:space="preserve"> of Education </w:delText>
        </w:r>
      </w:del>
      <w:r>
        <w:t>approved costs for special education services exceed 100 percent of the total expenditures for the provision of those special education services. In other words, the total revenue should not exceed the total actual costs.</w:t>
      </w:r>
    </w:p>
    <w:p w14:paraId="3885E87C" w14:textId="77777777" w:rsidR="00037535" w:rsidRDefault="00745636" w:rsidP="00253E03">
      <w:pPr>
        <w:pStyle w:val="par2"/>
        <w:spacing w:after="240"/>
      </w:pPr>
      <w:r>
        <w:t>9.06(1)(f)</w:t>
      </w:r>
      <w:r>
        <w:tab/>
        <w:t xml:space="preserve">If an approved facility school believes it belongs in a different tuition rate tier than the tier designated by the Department </w:t>
      </w:r>
      <w:del w:id="7094" w:author="Author">
        <w:r w:rsidDel="00C64015">
          <w:delText xml:space="preserve">of Education </w:delText>
        </w:r>
      </w:del>
      <w:r>
        <w:t>and approved by the State Board, the approved facility school may provide written notice to the Department</w:t>
      </w:r>
      <w:ins w:id="7095" w:author="Author">
        <w:r w:rsidR="00C64015">
          <w:t xml:space="preserve">’s </w:t>
        </w:r>
      </w:ins>
      <w:del w:id="7096" w:author="Author">
        <w:r w:rsidDel="00C64015">
          <w:delText xml:space="preserve"> of Education’s </w:delText>
        </w:r>
      </w:del>
      <w:r>
        <w:t>Office of Facility Schools explaining the basis for its request to be placed in a different tuition rate tier no later than 30 days from the State Board’s annual determination of tuition rate tiers. The Department</w:t>
      </w:r>
      <w:del w:id="7097" w:author="Author">
        <w:r w:rsidDel="00C64015">
          <w:delText xml:space="preserve"> of Education</w:delText>
        </w:r>
      </w:del>
      <w:r>
        <w:t xml:space="preserve">’s Office of Facility Schools </w:t>
      </w:r>
      <w:del w:id="7098" w:author="Author">
        <w:r w:rsidDel="00E7662E">
          <w:delText xml:space="preserve">will </w:delText>
        </w:r>
      </w:del>
      <w:ins w:id="7099" w:author="Author">
        <w:r w:rsidR="00E7662E">
          <w:t xml:space="preserve">shall </w:t>
        </w:r>
      </w:ins>
      <w:r>
        <w:t>review the request for reconsideration and issue a written decision within 30 days of receipt of the request.</w:t>
      </w:r>
    </w:p>
    <w:p w14:paraId="0434A73B" w14:textId="77777777" w:rsidR="00C21C8F" w:rsidRPr="006E445C" w:rsidRDefault="00C21C8F" w:rsidP="00253E03">
      <w:pPr>
        <w:pStyle w:val="par1"/>
        <w:spacing w:after="240"/>
      </w:pPr>
      <w:r w:rsidRPr="006E445C">
        <w:t>9.06(2)</w:t>
      </w:r>
      <w:r w:rsidR="00767F45" w:rsidRPr="006E445C">
        <w:tab/>
      </w:r>
      <w:r w:rsidRPr="00CA3ADF">
        <w:rPr>
          <w:rPrChange w:id="7100" w:author="Author">
            <w:rPr>
              <w:b/>
              <w:bCs/>
            </w:rPr>
          </w:rPrChange>
        </w:rPr>
        <w:t xml:space="preserve">Charter </w:t>
      </w:r>
      <w:ins w:id="7101" w:author="Author">
        <w:r w:rsidR="00C64015" w:rsidRPr="00CA3ADF">
          <w:rPr>
            <w:rPrChange w:id="7102" w:author="Author">
              <w:rPr>
                <w:b/>
                <w:bCs/>
              </w:rPr>
            </w:rPrChange>
          </w:rPr>
          <w:t>s</w:t>
        </w:r>
      </w:ins>
      <w:del w:id="7103" w:author="Author">
        <w:r w:rsidRPr="00CA3ADF" w:rsidDel="00C64015">
          <w:rPr>
            <w:rPrChange w:id="7104" w:author="Author">
              <w:rPr>
                <w:b/>
                <w:bCs/>
              </w:rPr>
            </w:rPrChange>
          </w:rPr>
          <w:delText>S</w:delText>
        </w:r>
      </w:del>
      <w:r w:rsidRPr="00CA3ADF">
        <w:rPr>
          <w:rPrChange w:id="7105" w:author="Author">
            <w:rPr>
              <w:b/>
              <w:bCs/>
            </w:rPr>
          </w:rPrChange>
        </w:rPr>
        <w:t xml:space="preserve">chools, </w:t>
      </w:r>
      <w:ins w:id="7106" w:author="Author">
        <w:r w:rsidR="00C64015" w:rsidRPr="00CA3ADF">
          <w:rPr>
            <w:rPrChange w:id="7107" w:author="Author">
              <w:rPr>
                <w:b/>
                <w:bCs/>
              </w:rPr>
            </w:rPrChange>
          </w:rPr>
          <w:t>e</w:t>
        </w:r>
      </w:ins>
      <w:del w:id="7108" w:author="Author">
        <w:r w:rsidRPr="00CA3ADF" w:rsidDel="00C64015">
          <w:rPr>
            <w:rPrChange w:id="7109" w:author="Author">
              <w:rPr>
                <w:b/>
                <w:bCs/>
              </w:rPr>
            </w:rPrChange>
          </w:rPr>
          <w:delText>E</w:delText>
        </w:r>
      </w:del>
      <w:r w:rsidRPr="00CA3ADF">
        <w:rPr>
          <w:rPrChange w:id="7110" w:author="Author">
            <w:rPr>
              <w:b/>
              <w:bCs/>
            </w:rPr>
          </w:rPrChange>
        </w:rPr>
        <w:t xml:space="preserve">xcluding </w:t>
      </w:r>
      <w:ins w:id="7111" w:author="Author">
        <w:r w:rsidR="00C64015" w:rsidRPr="00CA3ADF">
          <w:rPr>
            <w:rPrChange w:id="7112" w:author="Author">
              <w:rPr>
                <w:b/>
                <w:bCs/>
              </w:rPr>
            </w:rPrChange>
          </w:rPr>
          <w:t>c</w:t>
        </w:r>
      </w:ins>
      <w:del w:id="7113" w:author="Author">
        <w:r w:rsidRPr="00CA3ADF" w:rsidDel="00C64015">
          <w:rPr>
            <w:rPrChange w:id="7114" w:author="Author">
              <w:rPr>
                <w:b/>
                <w:bCs/>
              </w:rPr>
            </w:rPrChange>
          </w:rPr>
          <w:delText>C</w:delText>
        </w:r>
      </w:del>
      <w:r w:rsidRPr="00CA3ADF">
        <w:rPr>
          <w:rPrChange w:id="7115" w:author="Author">
            <w:rPr>
              <w:b/>
              <w:bCs/>
            </w:rPr>
          </w:rPrChange>
        </w:rPr>
        <w:t xml:space="preserve">harter </w:t>
      </w:r>
      <w:ins w:id="7116" w:author="Author">
        <w:r w:rsidR="00C64015" w:rsidRPr="00CA3ADF">
          <w:rPr>
            <w:rPrChange w:id="7117" w:author="Author">
              <w:rPr>
                <w:b/>
                <w:bCs/>
              </w:rPr>
            </w:rPrChange>
          </w:rPr>
          <w:t>s</w:t>
        </w:r>
      </w:ins>
      <w:del w:id="7118" w:author="Author">
        <w:r w:rsidRPr="00CA3ADF" w:rsidDel="00C64015">
          <w:rPr>
            <w:rPrChange w:id="7119" w:author="Author">
              <w:rPr>
                <w:b/>
                <w:bCs/>
              </w:rPr>
            </w:rPrChange>
          </w:rPr>
          <w:delText>S</w:delText>
        </w:r>
      </w:del>
      <w:r w:rsidRPr="00CA3ADF">
        <w:rPr>
          <w:rPrChange w:id="7120" w:author="Author">
            <w:rPr>
              <w:b/>
              <w:bCs/>
            </w:rPr>
          </w:rPrChange>
        </w:rPr>
        <w:t xml:space="preserve">chools </w:t>
      </w:r>
      <w:ins w:id="7121" w:author="Author">
        <w:r w:rsidR="00C64015" w:rsidRPr="00CA3ADF">
          <w:rPr>
            <w:rPrChange w:id="7122" w:author="Author">
              <w:rPr>
                <w:b/>
                <w:bCs/>
              </w:rPr>
            </w:rPrChange>
          </w:rPr>
          <w:t>t</w:t>
        </w:r>
      </w:ins>
      <w:del w:id="7123" w:author="Author">
        <w:r w:rsidRPr="00CA3ADF" w:rsidDel="00C64015">
          <w:rPr>
            <w:rPrChange w:id="7124" w:author="Author">
              <w:rPr>
                <w:b/>
                <w:bCs/>
              </w:rPr>
            </w:rPrChange>
          </w:rPr>
          <w:delText>T</w:delText>
        </w:r>
      </w:del>
      <w:r w:rsidRPr="00CA3ADF">
        <w:rPr>
          <w:rPrChange w:id="7125" w:author="Author">
            <w:rPr>
              <w:b/>
              <w:bCs/>
            </w:rPr>
          </w:rPrChange>
        </w:rPr>
        <w:t xml:space="preserve">hat </w:t>
      </w:r>
      <w:ins w:id="7126" w:author="Author">
        <w:r w:rsidR="00C64015" w:rsidRPr="00CA3ADF">
          <w:rPr>
            <w:rPrChange w:id="7127" w:author="Author">
              <w:rPr>
                <w:b/>
                <w:bCs/>
              </w:rPr>
            </w:rPrChange>
          </w:rPr>
          <w:t>a</w:t>
        </w:r>
      </w:ins>
      <w:del w:id="7128" w:author="Author">
        <w:r w:rsidRPr="00CA3ADF" w:rsidDel="00C64015">
          <w:rPr>
            <w:rPrChange w:id="7129" w:author="Author">
              <w:rPr>
                <w:b/>
                <w:bCs/>
              </w:rPr>
            </w:rPrChange>
          </w:rPr>
          <w:delText>A</w:delText>
        </w:r>
      </w:del>
      <w:r w:rsidRPr="00CA3ADF">
        <w:rPr>
          <w:rPrChange w:id="7130" w:author="Author">
            <w:rPr>
              <w:b/>
              <w:bCs/>
            </w:rPr>
          </w:rPrChange>
        </w:rPr>
        <w:t xml:space="preserve">re </w:t>
      </w:r>
      <w:del w:id="7131" w:author="Author">
        <w:r w:rsidRPr="00CA3ADF" w:rsidDel="00C64015">
          <w:rPr>
            <w:rPrChange w:id="7132" w:author="Author">
              <w:rPr>
                <w:b/>
                <w:bCs/>
              </w:rPr>
            </w:rPrChange>
          </w:rPr>
          <w:delText>On-line</w:delText>
        </w:r>
      </w:del>
      <w:ins w:id="7133" w:author="Author">
        <w:r w:rsidR="00C64015" w:rsidRPr="00CA3ADF">
          <w:rPr>
            <w:rPrChange w:id="7134" w:author="Author">
              <w:rPr>
                <w:b/>
                <w:bCs/>
              </w:rPr>
            </w:rPrChange>
          </w:rPr>
          <w:t>online</w:t>
        </w:r>
      </w:ins>
      <w:r w:rsidRPr="00CA3ADF">
        <w:rPr>
          <w:rPrChange w:id="7135" w:author="Author">
            <w:rPr>
              <w:b/>
              <w:bCs/>
            </w:rPr>
          </w:rPrChange>
        </w:rPr>
        <w:t xml:space="preserve"> </w:t>
      </w:r>
      <w:ins w:id="7136" w:author="Author">
        <w:r w:rsidR="00C64015" w:rsidRPr="00CA3ADF">
          <w:rPr>
            <w:rPrChange w:id="7137" w:author="Author">
              <w:rPr>
                <w:b/>
                <w:bCs/>
              </w:rPr>
            </w:rPrChange>
          </w:rPr>
          <w:t>p</w:t>
        </w:r>
      </w:ins>
      <w:del w:id="7138" w:author="Author">
        <w:r w:rsidRPr="00CA3ADF" w:rsidDel="00C64015">
          <w:rPr>
            <w:rPrChange w:id="7139" w:author="Author">
              <w:rPr>
                <w:b/>
                <w:bCs/>
              </w:rPr>
            </w:rPrChange>
          </w:rPr>
          <w:delText>P</w:delText>
        </w:r>
      </w:del>
      <w:r w:rsidRPr="00CA3ADF">
        <w:rPr>
          <w:rPrChange w:id="7140" w:author="Author">
            <w:rPr>
              <w:b/>
              <w:bCs/>
            </w:rPr>
          </w:rPrChange>
        </w:rPr>
        <w:t>rograms</w:t>
      </w:r>
    </w:p>
    <w:p w14:paraId="73002F2A" w14:textId="77777777" w:rsidR="00C21C8F" w:rsidRDefault="00C21C8F" w:rsidP="00253E03">
      <w:pPr>
        <w:pStyle w:val="upar2"/>
        <w:spacing w:after="240"/>
      </w:pPr>
      <w:r>
        <w:t>The provisions of this section apply only if the charter school intends to seek tuition costs. Likewise, if the charter school does not intend to seek tuition costs, the charter school is not required to comply with this section.</w:t>
      </w:r>
    </w:p>
    <w:p w14:paraId="691E48F4" w14:textId="77777777" w:rsidR="00C21C8F" w:rsidRDefault="00C21C8F" w:rsidP="00253E03">
      <w:pPr>
        <w:pStyle w:val="par2"/>
        <w:spacing w:after="240"/>
      </w:pPr>
      <w:r>
        <w:t>9.06(2)(a)</w:t>
      </w:r>
      <w:r w:rsidR="0040574E">
        <w:tab/>
      </w:r>
      <w:r>
        <w:t xml:space="preserve">Annually, charter schools, excluding charter schools that are also on-line programs, </w:t>
      </w:r>
      <w:del w:id="7141" w:author="Author">
        <w:r w:rsidDel="00D81B7B">
          <w:delText xml:space="preserve">must </w:delText>
        </w:r>
      </w:del>
      <w:ins w:id="7142" w:author="Author">
        <w:r w:rsidR="00D81B7B">
          <w:t xml:space="preserve">shall </w:t>
        </w:r>
      </w:ins>
      <w:r>
        <w:t xml:space="preserve">submit to the Department an itemized </w:t>
      </w:r>
      <w:r>
        <w:lastRenderedPageBreak/>
        <w:t xml:space="preserve">documentation of the proposed amount of tuition costs to be charged to a district of residence for special education services provided to a child with disabilities who is enrolled in the charter school. If appropriate, multiple rates may be set for different programs within the charter school. The special education director of the </w:t>
      </w:r>
      <w:del w:id="7143" w:author="Author">
        <w:r w:rsidDel="00C64015">
          <w:delText>administrative unit of attendance</w:delText>
        </w:r>
      </w:del>
      <w:ins w:id="7144" w:author="Author">
        <w:r w:rsidR="00C64015">
          <w:t>AUA</w:t>
        </w:r>
      </w:ins>
      <w:r>
        <w:t xml:space="preserve"> shall certify that the information contained in the documentation is accurate and that the criteria set forth in </w:t>
      </w:r>
      <w:ins w:id="7145" w:author="Author">
        <w:r w:rsidR="00C64015">
          <w:t xml:space="preserve">section </w:t>
        </w:r>
      </w:ins>
      <w:r>
        <w:t xml:space="preserve">9.03(1) </w:t>
      </w:r>
      <w:ins w:id="7146" w:author="Author">
        <w:r w:rsidR="00C64015">
          <w:t xml:space="preserve">of these Rules </w:t>
        </w:r>
      </w:ins>
      <w:r>
        <w:t>are met.</w:t>
      </w:r>
    </w:p>
    <w:p w14:paraId="49E1ABA8" w14:textId="77777777" w:rsidR="00C21C8F" w:rsidRDefault="00C21C8F" w:rsidP="00253E03">
      <w:pPr>
        <w:pStyle w:val="par2"/>
        <w:spacing w:after="240"/>
      </w:pPr>
      <w:r>
        <w:t>9.06(2)(b)</w:t>
      </w:r>
      <w:r w:rsidR="0040574E">
        <w:tab/>
      </w:r>
      <w:r>
        <w:t xml:space="preserve">The documentation </w:t>
      </w:r>
      <w:del w:id="7147" w:author="Author">
        <w:r w:rsidDel="00D81B7B">
          <w:delText xml:space="preserve">must </w:delText>
        </w:r>
      </w:del>
      <w:ins w:id="7148" w:author="Author">
        <w:r w:rsidR="00D81B7B">
          <w:t xml:space="preserve">shall </w:t>
        </w:r>
      </w:ins>
      <w:r>
        <w:t xml:space="preserve">be submitted on forms developed by the Department and in accordance with timelines established by the Department. The documentation </w:t>
      </w:r>
      <w:del w:id="7149" w:author="Author">
        <w:r w:rsidDel="00C64015">
          <w:delText xml:space="preserve">must </w:delText>
        </w:r>
      </w:del>
      <w:ins w:id="7150" w:author="Author">
        <w:r w:rsidR="00C64015">
          <w:t xml:space="preserve">shall </w:t>
        </w:r>
      </w:ins>
      <w:r>
        <w:t>include the following:</w:t>
      </w:r>
    </w:p>
    <w:p w14:paraId="71831EE6" w14:textId="77777777" w:rsidR="00C21C8F" w:rsidRPr="001A4DD4" w:rsidRDefault="00C21C8F" w:rsidP="00253E03">
      <w:pPr>
        <w:pStyle w:val="par3"/>
        <w:spacing w:after="240"/>
      </w:pPr>
      <w:r w:rsidRPr="001A4DD4">
        <w:t>9.06(2)(b)(i)</w:t>
      </w:r>
      <w:r w:rsidR="0040574E" w:rsidRPr="001A4DD4">
        <w:tab/>
      </w:r>
      <w:r w:rsidRPr="001A4DD4">
        <w:t xml:space="preserve">Special education expenditures defined in </w:t>
      </w:r>
      <w:ins w:id="7151" w:author="Author">
        <w:r w:rsidR="00C64015">
          <w:t>s</w:t>
        </w:r>
      </w:ins>
      <w:del w:id="7152" w:author="Author">
        <w:r w:rsidRPr="001A4DD4" w:rsidDel="00C64015">
          <w:delText>S</w:delText>
        </w:r>
      </w:del>
      <w:r w:rsidRPr="001A4DD4">
        <w:t>ection 2.00 of these Rules;</w:t>
      </w:r>
    </w:p>
    <w:p w14:paraId="4E4559B6" w14:textId="77777777" w:rsidR="00C21C8F" w:rsidRPr="001A4DD4" w:rsidRDefault="00C21C8F" w:rsidP="00253E03">
      <w:pPr>
        <w:pStyle w:val="par3"/>
        <w:spacing w:after="240"/>
      </w:pPr>
      <w:r w:rsidRPr="001A4DD4">
        <w:t>9.06(2)(b)(ii)</w:t>
      </w:r>
      <w:r w:rsidR="0040574E" w:rsidRPr="001A4DD4">
        <w:tab/>
      </w:r>
      <w:r w:rsidRPr="001A4DD4">
        <w:t>The number of days in the school year during which the charter school offers the program;</w:t>
      </w:r>
    </w:p>
    <w:p w14:paraId="558F7435" w14:textId="77777777" w:rsidR="00C21C8F" w:rsidRPr="001A4DD4" w:rsidRDefault="00C21C8F" w:rsidP="00253E03">
      <w:pPr>
        <w:pStyle w:val="par3"/>
        <w:spacing w:after="240"/>
      </w:pPr>
      <w:r w:rsidRPr="001A4DD4">
        <w:t>9.06(2)(b)(iii)</w:t>
      </w:r>
      <w:r w:rsidR="0040574E" w:rsidRPr="001A4DD4">
        <w:tab/>
      </w:r>
      <w:r w:rsidRPr="001A4DD4">
        <w:t>Expenditures for the regular education program, administration, personnel costs, business services, and occupancy; and</w:t>
      </w:r>
    </w:p>
    <w:p w14:paraId="7B69EDF7" w14:textId="77777777" w:rsidR="00C21C8F" w:rsidRPr="001A4DD4" w:rsidRDefault="00C21C8F" w:rsidP="00253E03">
      <w:pPr>
        <w:pStyle w:val="par3"/>
        <w:spacing w:after="240"/>
      </w:pPr>
      <w:r w:rsidRPr="001A4DD4">
        <w:t>9.06(2)(b)(iv)</w:t>
      </w:r>
      <w:r w:rsidR="0040574E" w:rsidRPr="001A4DD4">
        <w:tab/>
      </w:r>
      <w:r w:rsidRPr="001A4DD4">
        <w:t>The average number of children enrolled in the charter school, and the number of those children with disabilities.</w:t>
      </w:r>
    </w:p>
    <w:p w14:paraId="29DB1F55" w14:textId="77777777" w:rsidR="00C21C8F" w:rsidRDefault="00C21C8F" w:rsidP="00253E03">
      <w:pPr>
        <w:pStyle w:val="par2"/>
        <w:spacing w:after="240"/>
      </w:pPr>
      <w:r>
        <w:t>9.06(2)(c)</w:t>
      </w:r>
      <w:r w:rsidR="001A4DD4">
        <w:tab/>
      </w:r>
      <w:r>
        <w:t>For the purpose of establishing a tuition rate, student</w:t>
      </w:r>
      <w:ins w:id="7153" w:author="Author">
        <w:r w:rsidR="00C64015">
          <w:t>-</w:t>
        </w:r>
      </w:ins>
      <w:del w:id="7154" w:author="Author">
        <w:r w:rsidDel="00C64015">
          <w:delText>/</w:delText>
        </w:r>
      </w:del>
      <w:r>
        <w:t>staff ratios in a particular program shall be approved by the chartering authority and shall be reasonably consistent with the ratios of the chartering authority, for serving students with comparable disabilities.</w:t>
      </w:r>
    </w:p>
    <w:p w14:paraId="564DCA6E" w14:textId="77777777" w:rsidR="00C21C8F" w:rsidRDefault="00C21C8F" w:rsidP="00253E03">
      <w:pPr>
        <w:pStyle w:val="par2"/>
        <w:spacing w:after="240"/>
      </w:pPr>
      <w:r>
        <w:t>9.06(2)(d)</w:t>
      </w:r>
      <w:r w:rsidR="001A4DD4">
        <w:tab/>
      </w:r>
      <w:r>
        <w:t xml:space="preserve">The type of supplies and equipment that may be included in the documented special education costs shall be unique for children with disabilities. The Department shall limit the amount for supplies and equipment to be included in the rate to no more than 1.1 times the average cost per child with disabilities for supplies and equipment for </w:t>
      </w:r>
      <w:del w:id="7155" w:author="Author">
        <w:r w:rsidDel="004A0346">
          <w:delText>administrative units</w:delText>
        </w:r>
      </w:del>
      <w:ins w:id="7156" w:author="Author">
        <w:r w:rsidR="004A0346">
          <w:t>AUs</w:t>
        </w:r>
      </w:ins>
      <w:r>
        <w:t xml:space="preserve"> in the most recent year for which data are available.</w:t>
      </w:r>
    </w:p>
    <w:p w14:paraId="015BD3E7" w14:textId="77777777" w:rsidR="00C21C8F" w:rsidRDefault="00C21C8F" w:rsidP="00253E03">
      <w:pPr>
        <w:pStyle w:val="par2"/>
        <w:spacing w:after="240"/>
      </w:pPr>
      <w:r>
        <w:t>9.06(2)(e)</w:t>
      </w:r>
      <w:r w:rsidR="001A4DD4">
        <w:tab/>
      </w:r>
      <w:r>
        <w:t xml:space="preserve">Tuition costs shall be determined after deducting applicable revenues, as defined in </w:t>
      </w:r>
      <w:del w:id="7157" w:author="Author">
        <w:r w:rsidDel="00D73038">
          <w:delText>S</w:delText>
        </w:r>
      </w:del>
      <w:ins w:id="7158" w:author="Author">
        <w:r w:rsidR="00C64015">
          <w:t>s</w:t>
        </w:r>
      </w:ins>
      <w:r>
        <w:t>ection 9.01(1) of these Rules.</w:t>
      </w:r>
    </w:p>
    <w:p w14:paraId="3ADCF4A6" w14:textId="77777777" w:rsidR="00C21C8F" w:rsidRDefault="00C21C8F" w:rsidP="00253E03">
      <w:pPr>
        <w:pStyle w:val="par2"/>
        <w:spacing w:after="240"/>
      </w:pPr>
      <w:r>
        <w:lastRenderedPageBreak/>
        <w:t>9.06(2)(f)</w:t>
      </w:r>
      <w:r w:rsidR="001A4DD4">
        <w:tab/>
      </w:r>
      <w:r>
        <w:t xml:space="preserve">If the charter school accepts a child for which it has not received PPR or per child preschool rate funding, the PPR or per child preschool rate amounts </w:t>
      </w:r>
      <w:del w:id="7159" w:author="Author">
        <w:r w:rsidDel="00D81B7B">
          <w:delText xml:space="preserve">must </w:delText>
        </w:r>
      </w:del>
      <w:ins w:id="7160" w:author="Author">
        <w:r w:rsidR="00D81B7B">
          <w:t xml:space="preserve">shall </w:t>
        </w:r>
      </w:ins>
      <w:r>
        <w:t>still be included as an applicable revenue for purposes of establishing tuition costs.</w:t>
      </w:r>
    </w:p>
    <w:p w14:paraId="49A252D5" w14:textId="61D99AAC" w:rsidR="00C21C8F" w:rsidRDefault="00C21C8F" w:rsidP="00253E03">
      <w:pPr>
        <w:pStyle w:val="par2"/>
        <w:spacing w:after="240"/>
      </w:pPr>
      <w:r>
        <w:t>9.06(2)(g)</w:t>
      </w:r>
      <w:r w:rsidR="001A4DD4">
        <w:tab/>
      </w:r>
      <w:r>
        <w:t xml:space="preserve">If the charter school provides an </w:t>
      </w:r>
      <w:del w:id="7161" w:author="Author">
        <w:r w:rsidDel="001D7D43">
          <w:delText>extended school year</w:delText>
        </w:r>
      </w:del>
      <w:ins w:id="7162" w:author="Author">
        <w:r w:rsidR="001D7D43">
          <w:t>ESY</w:t>
        </w:r>
      </w:ins>
      <w:r>
        <w:t xml:space="preserve"> program for children with disabilities, a separate tuition rate form </w:t>
      </w:r>
      <w:del w:id="7163" w:author="Author">
        <w:r w:rsidDel="00D81B7B">
          <w:delText xml:space="preserve">must </w:delText>
        </w:r>
      </w:del>
      <w:ins w:id="7164" w:author="Author">
        <w:r w:rsidR="00D81B7B">
          <w:t xml:space="preserve">shall </w:t>
        </w:r>
      </w:ins>
      <w:r>
        <w:t>be submitted for the program.</w:t>
      </w:r>
    </w:p>
    <w:p w14:paraId="7350821A" w14:textId="77777777" w:rsidR="00C21C8F" w:rsidRDefault="00C21C8F" w:rsidP="00253E03">
      <w:pPr>
        <w:pStyle w:val="par2"/>
        <w:spacing w:after="240"/>
      </w:pPr>
      <w:r>
        <w:t>9.06(2)(h)</w:t>
      </w:r>
      <w:r w:rsidR="001A4DD4">
        <w:tab/>
      </w:r>
      <w:r>
        <w:t>In no case shall the total revenues received by the charter school for Department approved costs for special education services exceed 100 percent of the total expenditures for the provision of those special education services.</w:t>
      </w:r>
    </w:p>
    <w:p w14:paraId="729C1FA5" w14:textId="77777777" w:rsidR="00C21C8F" w:rsidRDefault="00C21C8F" w:rsidP="00253E03">
      <w:pPr>
        <w:pStyle w:val="par2"/>
        <w:spacing w:after="240"/>
      </w:pPr>
      <w:r>
        <w:t>9.06(2)(i)</w:t>
      </w:r>
      <w:r w:rsidR="001A4DD4">
        <w:tab/>
      </w:r>
      <w:r>
        <w:t>In no case shall regular education and other education costs exceed the per pupil revenue received by the charter school.</w:t>
      </w:r>
    </w:p>
    <w:p w14:paraId="6A76F50D" w14:textId="77777777" w:rsidR="00C21C8F" w:rsidRDefault="00C21C8F" w:rsidP="00253E03">
      <w:pPr>
        <w:pStyle w:val="par2"/>
        <w:spacing w:after="240"/>
      </w:pPr>
      <w:r>
        <w:t>9.06(2)(j)</w:t>
      </w:r>
      <w:r w:rsidR="001A4DD4">
        <w:tab/>
      </w:r>
      <w:r>
        <w:t>A percentage of the per pupil revenue or per child preschool rate, as documented on the rate setting form for each charter school, shall be applied as revenue toward the special education costs submitted on the rate setting form by the charter school.</w:t>
      </w:r>
    </w:p>
    <w:p w14:paraId="70A3D427" w14:textId="77777777" w:rsidR="000801E7" w:rsidRDefault="000801E7" w:rsidP="00253E03">
      <w:pPr>
        <w:pStyle w:val="par2"/>
        <w:spacing w:after="240"/>
      </w:pPr>
      <w:r>
        <w:t>9.06(2)(k)</w:t>
      </w:r>
      <w:r>
        <w:tab/>
        <w:t xml:space="preserve">Based on this information, the Department </w:t>
      </w:r>
      <w:del w:id="7165" w:author="Author">
        <w:r w:rsidDel="00E7662E">
          <w:delText xml:space="preserve">will </w:delText>
        </w:r>
      </w:del>
      <w:ins w:id="7166" w:author="Author">
        <w:r w:rsidR="00E7662E">
          <w:t xml:space="preserve">shall </w:t>
        </w:r>
      </w:ins>
      <w:r>
        <w:t xml:space="preserve">recommend to the State Board </w:t>
      </w:r>
      <w:del w:id="7167" w:author="Author">
        <w:r w:rsidDel="00C64015">
          <w:delText xml:space="preserve">of Education </w:delText>
        </w:r>
      </w:del>
      <w:r>
        <w:t>for approval, tuition rates for charter schools.</w:t>
      </w:r>
    </w:p>
    <w:p w14:paraId="580ED39A" w14:textId="77777777" w:rsidR="000801E7" w:rsidRDefault="000801E7" w:rsidP="00253E03">
      <w:pPr>
        <w:pStyle w:val="par2"/>
        <w:spacing w:after="240"/>
      </w:pPr>
      <w:r>
        <w:t>9.06(2)(l)</w:t>
      </w:r>
      <w:r>
        <w:tab/>
        <w:t xml:space="preserve">Costs for additional services, supplies or equipment required by an individual child, and documented on an IEP, shall be negotiated with the </w:t>
      </w:r>
      <w:del w:id="7168" w:author="Author">
        <w:r w:rsidDel="00C64015">
          <w:delText>administrative unit of residence</w:delText>
        </w:r>
      </w:del>
      <w:ins w:id="7169" w:author="Author">
        <w:r w:rsidR="00C64015">
          <w:t>AUR</w:t>
        </w:r>
      </w:ins>
      <w:r>
        <w:t xml:space="preserve"> and the district of residence, if it is not an </w:t>
      </w:r>
      <w:del w:id="7170" w:author="Author">
        <w:r w:rsidDel="00C64015">
          <w:delText>administrative unit</w:delText>
        </w:r>
      </w:del>
      <w:ins w:id="7171" w:author="Author">
        <w:r w:rsidR="00C64015">
          <w:t>AU</w:t>
        </w:r>
      </w:ins>
      <w:r>
        <w:t>, and shall not be included in the tuition rate submitted for approval.</w:t>
      </w:r>
    </w:p>
    <w:p w14:paraId="4BD8A977" w14:textId="77777777" w:rsidR="000801E7" w:rsidRDefault="000801E7" w:rsidP="00253E03">
      <w:pPr>
        <w:pStyle w:val="par1"/>
        <w:spacing w:after="240"/>
      </w:pPr>
      <w:r>
        <w:t>9.06(3)</w:t>
      </w:r>
      <w:r>
        <w:tab/>
      </w:r>
      <w:r w:rsidRPr="00CA3ADF">
        <w:rPr>
          <w:rPrChange w:id="7172" w:author="Author">
            <w:rPr>
              <w:b/>
              <w:bCs/>
            </w:rPr>
          </w:rPrChange>
        </w:rPr>
        <w:t xml:space="preserve">School </w:t>
      </w:r>
      <w:ins w:id="7173" w:author="Author">
        <w:r w:rsidR="00C64015" w:rsidRPr="00CA3ADF">
          <w:rPr>
            <w:rPrChange w:id="7174" w:author="Author">
              <w:rPr>
                <w:b/>
                <w:bCs/>
              </w:rPr>
            </w:rPrChange>
          </w:rPr>
          <w:t>d</w:t>
        </w:r>
      </w:ins>
      <w:del w:id="7175" w:author="Author">
        <w:r w:rsidRPr="00CA3ADF" w:rsidDel="00C64015">
          <w:rPr>
            <w:rPrChange w:id="7176" w:author="Author">
              <w:rPr>
                <w:b/>
                <w:bCs/>
              </w:rPr>
            </w:rPrChange>
          </w:rPr>
          <w:delText>D</w:delText>
        </w:r>
      </w:del>
      <w:r w:rsidRPr="00CA3ADF">
        <w:rPr>
          <w:rPrChange w:id="7177" w:author="Author">
            <w:rPr>
              <w:b/>
              <w:bCs/>
            </w:rPr>
          </w:rPrChange>
        </w:rPr>
        <w:t>istricts</w:t>
      </w:r>
    </w:p>
    <w:p w14:paraId="51EA10FF" w14:textId="77777777" w:rsidR="000801E7" w:rsidRDefault="000801E7" w:rsidP="00253E03">
      <w:pPr>
        <w:pStyle w:val="upar2"/>
        <w:spacing w:after="240"/>
      </w:pPr>
      <w:r>
        <w:t xml:space="preserve">Special Education tuition costs involving two school districts should be negotiated between the </w:t>
      </w:r>
      <w:del w:id="7178" w:author="Author">
        <w:r w:rsidDel="004A0346">
          <w:delText>administrative unit of attendance</w:delText>
        </w:r>
      </w:del>
      <w:ins w:id="7179" w:author="Author">
        <w:r w:rsidR="004A0346">
          <w:t>AUA</w:t>
        </w:r>
      </w:ins>
      <w:r>
        <w:t xml:space="preserve">, the district of attendance, if it is not an </w:t>
      </w:r>
      <w:del w:id="7180" w:author="Author">
        <w:r w:rsidDel="004A0346">
          <w:delText>administrative unit</w:delText>
        </w:r>
      </w:del>
      <w:ins w:id="7181" w:author="Author">
        <w:r w:rsidR="004A0346">
          <w:t>AU</w:t>
        </w:r>
      </w:ins>
      <w:r>
        <w:t xml:space="preserve">, the </w:t>
      </w:r>
      <w:del w:id="7182" w:author="Author">
        <w:r w:rsidDel="004A0346">
          <w:delText>administrative unit of residence</w:delText>
        </w:r>
      </w:del>
      <w:ins w:id="7183" w:author="Author">
        <w:r w:rsidR="004A0346">
          <w:t>AUR</w:t>
        </w:r>
      </w:ins>
      <w:r>
        <w:t xml:space="preserve"> and the district of residence, if it is not an </w:t>
      </w:r>
      <w:del w:id="7184" w:author="Author">
        <w:r w:rsidDel="004A0346">
          <w:delText>administrative unit</w:delText>
        </w:r>
      </w:del>
      <w:ins w:id="7185" w:author="Author">
        <w:r w:rsidR="004A0346">
          <w:t>AU</w:t>
        </w:r>
      </w:ins>
      <w:r>
        <w:t xml:space="preserve">, and do not need to be submitted to the Department </w:t>
      </w:r>
      <w:del w:id="7186" w:author="Author">
        <w:r w:rsidDel="007E2716">
          <w:delText xml:space="preserve">of Education </w:delText>
        </w:r>
      </w:del>
      <w:r>
        <w:t xml:space="preserve">for approval. This includes costs for children with disabilities who are attending school outside their district of residence under the Public Schools of Choice law. In establishing the tuition cost, all </w:t>
      </w:r>
      <w:r>
        <w:lastRenderedPageBreak/>
        <w:t xml:space="preserve">applicable revenues as defined in </w:t>
      </w:r>
      <w:ins w:id="7187" w:author="Author">
        <w:r w:rsidR="007E2716">
          <w:t>s</w:t>
        </w:r>
      </w:ins>
      <w:del w:id="7188" w:author="Author">
        <w:r w:rsidDel="007E2716">
          <w:delText>S</w:delText>
        </w:r>
      </w:del>
      <w:r>
        <w:t>ection 9.01(1) of these Rules shall be deducted.</w:t>
      </w:r>
    </w:p>
    <w:p w14:paraId="1B9AED84" w14:textId="77777777" w:rsidR="000801E7" w:rsidRPr="00C64015" w:rsidRDefault="000801E7" w:rsidP="00253E03">
      <w:pPr>
        <w:pStyle w:val="par1"/>
        <w:spacing w:after="240"/>
      </w:pPr>
      <w:r w:rsidRPr="00C64015">
        <w:t>9.06(4)</w:t>
      </w:r>
      <w:r w:rsidRPr="00C64015">
        <w:tab/>
      </w:r>
      <w:r w:rsidRPr="00CA3ADF">
        <w:rPr>
          <w:rPrChange w:id="7189" w:author="Author">
            <w:rPr>
              <w:b/>
              <w:bCs/>
            </w:rPr>
          </w:rPrChange>
        </w:rPr>
        <w:t xml:space="preserve">Multidistrict </w:t>
      </w:r>
      <w:ins w:id="7190" w:author="Author">
        <w:r w:rsidR="00C64015" w:rsidRPr="00CA3ADF">
          <w:rPr>
            <w:rPrChange w:id="7191" w:author="Author">
              <w:rPr>
                <w:b/>
                <w:bCs/>
              </w:rPr>
            </w:rPrChange>
          </w:rPr>
          <w:t>o</w:t>
        </w:r>
      </w:ins>
      <w:del w:id="7192" w:author="Author">
        <w:r w:rsidRPr="00CA3ADF" w:rsidDel="00C64015">
          <w:rPr>
            <w:rPrChange w:id="7193" w:author="Author">
              <w:rPr>
                <w:b/>
                <w:bCs/>
              </w:rPr>
            </w:rPrChange>
          </w:rPr>
          <w:delText>O</w:delText>
        </w:r>
      </w:del>
      <w:r w:rsidRPr="00CA3ADF">
        <w:rPr>
          <w:rPrChange w:id="7194" w:author="Author">
            <w:rPr>
              <w:b/>
              <w:bCs/>
            </w:rPr>
          </w:rPrChange>
        </w:rPr>
        <w:t xml:space="preserve">nline </w:t>
      </w:r>
      <w:ins w:id="7195" w:author="Author">
        <w:r w:rsidR="00C64015" w:rsidRPr="00CA3ADF">
          <w:rPr>
            <w:rPrChange w:id="7196" w:author="Author">
              <w:rPr>
                <w:b/>
                <w:bCs/>
              </w:rPr>
            </w:rPrChange>
          </w:rPr>
          <w:t>s</w:t>
        </w:r>
      </w:ins>
      <w:del w:id="7197" w:author="Author">
        <w:r w:rsidRPr="00CA3ADF" w:rsidDel="00C64015">
          <w:rPr>
            <w:rPrChange w:id="7198" w:author="Author">
              <w:rPr>
                <w:b/>
                <w:bCs/>
              </w:rPr>
            </w:rPrChange>
          </w:rPr>
          <w:delText>S</w:delText>
        </w:r>
      </w:del>
      <w:r w:rsidRPr="00CA3ADF">
        <w:rPr>
          <w:rPrChange w:id="7199" w:author="Author">
            <w:rPr>
              <w:b/>
              <w:bCs/>
            </w:rPr>
          </w:rPrChange>
        </w:rPr>
        <w:t xml:space="preserve">chools, </w:t>
      </w:r>
      <w:ins w:id="7200" w:author="Author">
        <w:r w:rsidR="00C64015" w:rsidRPr="00CA3ADF">
          <w:rPr>
            <w:rPrChange w:id="7201" w:author="Author">
              <w:rPr>
                <w:b/>
                <w:bCs/>
              </w:rPr>
            </w:rPrChange>
          </w:rPr>
          <w:t>i</w:t>
        </w:r>
      </w:ins>
      <w:del w:id="7202" w:author="Author">
        <w:r w:rsidRPr="00CA3ADF" w:rsidDel="00C64015">
          <w:rPr>
            <w:rPrChange w:id="7203" w:author="Author">
              <w:rPr>
                <w:b/>
                <w:bCs/>
              </w:rPr>
            </w:rPrChange>
          </w:rPr>
          <w:delText>I</w:delText>
        </w:r>
      </w:del>
      <w:r w:rsidRPr="00CA3ADF">
        <w:rPr>
          <w:rPrChange w:id="7204" w:author="Author">
            <w:rPr>
              <w:b/>
              <w:bCs/>
            </w:rPr>
          </w:rPrChange>
        </w:rPr>
        <w:t xml:space="preserve">ncluding </w:t>
      </w:r>
      <w:ins w:id="7205" w:author="Author">
        <w:r w:rsidR="00C64015" w:rsidRPr="00CA3ADF">
          <w:rPr>
            <w:rPrChange w:id="7206" w:author="Author">
              <w:rPr>
                <w:b/>
                <w:bCs/>
              </w:rPr>
            </w:rPrChange>
          </w:rPr>
          <w:t>c</w:t>
        </w:r>
      </w:ins>
      <w:del w:id="7207" w:author="Author">
        <w:r w:rsidRPr="00CA3ADF" w:rsidDel="00C64015">
          <w:rPr>
            <w:rPrChange w:id="7208" w:author="Author">
              <w:rPr>
                <w:b/>
                <w:bCs/>
              </w:rPr>
            </w:rPrChange>
          </w:rPr>
          <w:delText>C</w:delText>
        </w:r>
      </w:del>
      <w:r w:rsidRPr="00CA3ADF">
        <w:rPr>
          <w:rPrChange w:id="7209" w:author="Author">
            <w:rPr>
              <w:b/>
              <w:bCs/>
            </w:rPr>
          </w:rPrChange>
        </w:rPr>
        <w:t xml:space="preserve">harter </w:t>
      </w:r>
      <w:ins w:id="7210" w:author="Author">
        <w:r w:rsidR="00C64015" w:rsidRPr="00CA3ADF">
          <w:rPr>
            <w:rPrChange w:id="7211" w:author="Author">
              <w:rPr>
                <w:b/>
                <w:bCs/>
              </w:rPr>
            </w:rPrChange>
          </w:rPr>
          <w:t>s</w:t>
        </w:r>
      </w:ins>
      <w:del w:id="7212" w:author="Author">
        <w:r w:rsidRPr="00CA3ADF" w:rsidDel="00C64015">
          <w:rPr>
            <w:rPrChange w:id="7213" w:author="Author">
              <w:rPr>
                <w:b/>
                <w:bCs/>
              </w:rPr>
            </w:rPrChange>
          </w:rPr>
          <w:delText>S</w:delText>
        </w:r>
      </w:del>
      <w:r w:rsidRPr="00CA3ADF">
        <w:rPr>
          <w:rPrChange w:id="7214" w:author="Author">
            <w:rPr>
              <w:b/>
              <w:bCs/>
            </w:rPr>
          </w:rPrChange>
        </w:rPr>
        <w:t>chools</w:t>
      </w:r>
    </w:p>
    <w:p w14:paraId="2196A37E" w14:textId="77777777" w:rsidR="000801E7" w:rsidRDefault="000801E7" w:rsidP="00253E03">
      <w:pPr>
        <w:pStyle w:val="upar2"/>
        <w:spacing w:after="240"/>
      </w:pPr>
      <w:r>
        <w:t>The provisions of this section apply only if the on-line program intends to seek tuition costs. Likewise, if the multidistrict online school does not intend to seek tuition costs, it is not required to comply with this section.</w:t>
      </w:r>
    </w:p>
    <w:p w14:paraId="2B0AD7A4" w14:textId="77777777" w:rsidR="000801E7" w:rsidRDefault="000801E7" w:rsidP="00253E03">
      <w:pPr>
        <w:pStyle w:val="par2"/>
        <w:spacing w:after="240"/>
      </w:pPr>
      <w:r>
        <w:t>9.06(4)(a)</w:t>
      </w:r>
      <w:r>
        <w:tab/>
        <w:t xml:space="preserve">Annually, multidistrict online schools </w:t>
      </w:r>
      <w:del w:id="7215" w:author="Author">
        <w:r w:rsidDel="00D81B7B">
          <w:delText xml:space="preserve">must </w:delText>
        </w:r>
      </w:del>
      <w:ins w:id="7216" w:author="Author">
        <w:r w:rsidR="00D81B7B">
          <w:t xml:space="preserve">shall </w:t>
        </w:r>
      </w:ins>
      <w:r>
        <w:t xml:space="preserve">submit to the Department </w:t>
      </w:r>
      <w:del w:id="7217" w:author="Author">
        <w:r w:rsidDel="007E2716">
          <w:delText xml:space="preserve">of Education </w:delText>
        </w:r>
      </w:del>
      <w:r>
        <w:t xml:space="preserve">an itemized documentation of the proposed amount of tuition costs to be charged to a district of residence for special education services provided to children with disabilities who are enrolled in the multidistrict online school. The special education director of the </w:t>
      </w:r>
      <w:del w:id="7218" w:author="Author">
        <w:r w:rsidDel="007E2716">
          <w:delText>administrative unit of attendance</w:delText>
        </w:r>
      </w:del>
      <w:ins w:id="7219" w:author="Author">
        <w:r w:rsidR="007E2716">
          <w:t>AUA</w:t>
        </w:r>
      </w:ins>
      <w:r>
        <w:t xml:space="preserve"> shall certify that the information contained in the documentation is accurate and that the criteria set forth in </w:t>
      </w:r>
      <w:ins w:id="7220" w:author="Author">
        <w:r w:rsidR="007E2716">
          <w:t xml:space="preserve">section </w:t>
        </w:r>
      </w:ins>
      <w:r>
        <w:t xml:space="preserve">9.03(1) </w:t>
      </w:r>
      <w:ins w:id="7221" w:author="Author">
        <w:r w:rsidR="007E2716">
          <w:t xml:space="preserve">of these Rules </w:t>
        </w:r>
      </w:ins>
      <w:r>
        <w:t>are met.</w:t>
      </w:r>
    </w:p>
    <w:p w14:paraId="59FF7143" w14:textId="77777777" w:rsidR="000801E7" w:rsidRDefault="000801E7" w:rsidP="00253E03">
      <w:pPr>
        <w:pStyle w:val="par2"/>
        <w:spacing w:after="240"/>
      </w:pPr>
      <w:r>
        <w:t>9.06(4)(b)</w:t>
      </w:r>
      <w:r>
        <w:tab/>
        <w:t xml:space="preserve">The documentation </w:t>
      </w:r>
      <w:del w:id="7222" w:author="Author">
        <w:r w:rsidDel="00D81B7B">
          <w:delText xml:space="preserve">must </w:delText>
        </w:r>
      </w:del>
      <w:ins w:id="7223" w:author="Author">
        <w:r w:rsidR="00D81B7B">
          <w:t xml:space="preserve">shall </w:t>
        </w:r>
      </w:ins>
      <w:r>
        <w:t xml:space="preserve">be submitted on forms developed by the Department and in accordance with timelines established by the Department. The documentation </w:t>
      </w:r>
      <w:del w:id="7224" w:author="Author">
        <w:r w:rsidDel="00D81B7B">
          <w:delText xml:space="preserve">must </w:delText>
        </w:r>
      </w:del>
      <w:ins w:id="7225" w:author="Author">
        <w:r w:rsidR="00D81B7B">
          <w:t xml:space="preserve">shall </w:t>
        </w:r>
      </w:ins>
      <w:r>
        <w:t>include the following:</w:t>
      </w:r>
    </w:p>
    <w:p w14:paraId="37A90A81" w14:textId="77777777" w:rsidR="000801E7" w:rsidRDefault="000801E7" w:rsidP="00253E03">
      <w:pPr>
        <w:pStyle w:val="par3"/>
        <w:spacing w:after="240"/>
      </w:pPr>
      <w:r>
        <w:t>9.06(4)(b)(i)</w:t>
      </w:r>
      <w:r>
        <w:tab/>
        <w:t xml:space="preserve">Special education expenditures defined in </w:t>
      </w:r>
      <w:ins w:id="7226" w:author="Author">
        <w:r w:rsidR="007E2716">
          <w:t>s</w:t>
        </w:r>
      </w:ins>
      <w:del w:id="7227" w:author="Author">
        <w:r w:rsidDel="007E2716">
          <w:delText>S</w:delText>
        </w:r>
      </w:del>
      <w:r>
        <w:t>ection 2.00 of these Rules;</w:t>
      </w:r>
    </w:p>
    <w:p w14:paraId="6B04D7AB" w14:textId="77777777" w:rsidR="000801E7" w:rsidRDefault="000801E7" w:rsidP="00253E03">
      <w:pPr>
        <w:pStyle w:val="par3"/>
        <w:spacing w:after="240"/>
      </w:pPr>
      <w:r>
        <w:t>9.06(4)(b)(ii)</w:t>
      </w:r>
      <w:r>
        <w:tab/>
        <w:t>The number of days in the school year during which the multidistrict online school offers the program;</w:t>
      </w:r>
    </w:p>
    <w:p w14:paraId="33D2AF09" w14:textId="77777777" w:rsidR="000801E7" w:rsidRDefault="000801E7" w:rsidP="00253E03">
      <w:pPr>
        <w:pStyle w:val="par3"/>
        <w:spacing w:after="240"/>
      </w:pPr>
      <w:r>
        <w:t>9.06(4)(b)(iii)</w:t>
      </w:r>
      <w:r>
        <w:tab/>
        <w:t>Expenditures for the regular education program, administration, personnel costs, occupancy, and business services; and</w:t>
      </w:r>
    </w:p>
    <w:p w14:paraId="3491C61C" w14:textId="77777777" w:rsidR="000801E7" w:rsidRDefault="000801E7" w:rsidP="00253E03">
      <w:pPr>
        <w:pStyle w:val="par3"/>
        <w:spacing w:after="240"/>
      </w:pPr>
      <w:r>
        <w:t>9.06(4)(b)(iv)</w:t>
      </w:r>
      <w:r>
        <w:tab/>
        <w:t>The average number of children enrolled in the multidistrict online school, and the number of those children with disabilities.</w:t>
      </w:r>
    </w:p>
    <w:p w14:paraId="5769F1D8" w14:textId="77777777" w:rsidR="000801E7" w:rsidRDefault="000801E7" w:rsidP="00253E03">
      <w:pPr>
        <w:pStyle w:val="par2"/>
        <w:spacing w:after="240"/>
      </w:pPr>
      <w:r>
        <w:t>9.06(4)(c)</w:t>
      </w:r>
      <w:r>
        <w:tab/>
        <w:t xml:space="preserve">For the purpose of establishing a tuition rate, student/staff ratios in a particular program shall be approved by the </w:t>
      </w:r>
      <w:del w:id="7228" w:author="Author">
        <w:r w:rsidDel="004A0346">
          <w:delText>administrative unit of attendance</w:delText>
        </w:r>
      </w:del>
      <w:ins w:id="7229" w:author="Author">
        <w:r w:rsidR="004A0346">
          <w:t>AUA</w:t>
        </w:r>
      </w:ins>
      <w:del w:id="7230" w:author="Author">
        <w:r w:rsidDel="00147F06">
          <w:delText>,</w:delText>
        </w:r>
      </w:del>
      <w:r>
        <w:t xml:space="preserve"> and shall be reasonably consistent with that unit’s ratios for serving students with comparable disabilities.</w:t>
      </w:r>
    </w:p>
    <w:p w14:paraId="166FC4DC" w14:textId="77777777" w:rsidR="000801E7" w:rsidRDefault="000801E7" w:rsidP="00253E03">
      <w:pPr>
        <w:pStyle w:val="par2"/>
        <w:spacing w:after="240"/>
      </w:pPr>
      <w:r>
        <w:lastRenderedPageBreak/>
        <w:t>9.06(4)(d)</w:t>
      </w:r>
      <w:r>
        <w:tab/>
        <w:t xml:space="preserve">The type of supplies and equipment that may be included in the documented special education costs shall be unique for children with disabilities. The Department shall limit the amount for supplies and equipment to be included in the rate to no more than 1.1 times the average cost per child with disabilities for supplies and equipment for </w:t>
      </w:r>
      <w:del w:id="7231" w:author="Author">
        <w:r w:rsidDel="004A0346">
          <w:delText>administrative units</w:delText>
        </w:r>
      </w:del>
      <w:ins w:id="7232" w:author="Author">
        <w:r w:rsidR="004A0346">
          <w:t>AUs</w:t>
        </w:r>
      </w:ins>
      <w:r>
        <w:t xml:space="preserve"> in the most recent year for which data are available.</w:t>
      </w:r>
    </w:p>
    <w:p w14:paraId="58DFFA25" w14:textId="77777777" w:rsidR="000801E7" w:rsidRDefault="000801E7" w:rsidP="00253E03">
      <w:pPr>
        <w:pStyle w:val="par2"/>
        <w:spacing w:after="240"/>
      </w:pPr>
      <w:r>
        <w:t>9.06(4)(e)</w:t>
      </w:r>
      <w:r>
        <w:tab/>
        <w:t xml:space="preserve">Tuition costs shall be determined after deducting applicable revenues, as defined in </w:t>
      </w:r>
      <w:ins w:id="7233" w:author="Author">
        <w:r w:rsidR="00203F2C">
          <w:t>s</w:t>
        </w:r>
      </w:ins>
      <w:del w:id="7234" w:author="Author">
        <w:r w:rsidDel="00203F2C">
          <w:delText>S</w:delText>
        </w:r>
      </w:del>
      <w:r>
        <w:t>ection 9.01(1) of these Rules.</w:t>
      </w:r>
    </w:p>
    <w:p w14:paraId="238C4F8F" w14:textId="77777777" w:rsidR="000801E7" w:rsidRDefault="000801E7" w:rsidP="00253E03">
      <w:pPr>
        <w:pStyle w:val="par2"/>
        <w:spacing w:after="240"/>
      </w:pPr>
      <w:r>
        <w:t>9.06(4)(f)</w:t>
      </w:r>
      <w:r>
        <w:tab/>
        <w:t xml:space="preserve">If the multidistrict online school accepts a child for which it has not received the state minimum PPR funding, the state minimum PPR </w:t>
      </w:r>
      <w:del w:id="7235" w:author="Author">
        <w:r w:rsidDel="00D81B7B">
          <w:delText xml:space="preserve">must </w:delText>
        </w:r>
      </w:del>
      <w:ins w:id="7236" w:author="Author">
        <w:r w:rsidR="00D81B7B">
          <w:t xml:space="preserve">shall </w:t>
        </w:r>
      </w:ins>
      <w:r>
        <w:t>still be included as an applicable revenue for purposes of establishing tuition costs.</w:t>
      </w:r>
    </w:p>
    <w:p w14:paraId="58D4ECED" w14:textId="527CA431" w:rsidR="000801E7" w:rsidRDefault="000801E7" w:rsidP="00253E03">
      <w:pPr>
        <w:pStyle w:val="par2"/>
        <w:spacing w:after="240"/>
      </w:pPr>
      <w:r>
        <w:t>9.06(4)(g)</w:t>
      </w:r>
      <w:r>
        <w:tab/>
        <w:t xml:space="preserve">If the multidistrict online school provides an </w:t>
      </w:r>
      <w:del w:id="7237" w:author="Author">
        <w:r w:rsidDel="001D7D43">
          <w:delText>extended school year</w:delText>
        </w:r>
      </w:del>
      <w:ins w:id="7238" w:author="Author">
        <w:r w:rsidR="001D7D43">
          <w:t>ESY</w:t>
        </w:r>
      </w:ins>
      <w:r>
        <w:t xml:space="preserve"> program for children with disabilities, a separate tuition rate form </w:t>
      </w:r>
      <w:del w:id="7239" w:author="Author">
        <w:r w:rsidDel="00D81B7B">
          <w:delText xml:space="preserve">must </w:delText>
        </w:r>
      </w:del>
      <w:ins w:id="7240" w:author="Author">
        <w:r w:rsidR="00D81B7B">
          <w:t xml:space="preserve">shall </w:t>
        </w:r>
      </w:ins>
      <w:r>
        <w:t>be submitted for the program.</w:t>
      </w:r>
    </w:p>
    <w:p w14:paraId="7B9220FA" w14:textId="77777777" w:rsidR="000801E7" w:rsidRDefault="000801E7" w:rsidP="00253E03">
      <w:pPr>
        <w:pStyle w:val="par2"/>
        <w:spacing w:after="240"/>
      </w:pPr>
      <w:r>
        <w:t>9.06(4)(h)</w:t>
      </w:r>
      <w:r>
        <w:tab/>
        <w:t>In no case shall the total revenues received by the multidistrict online school for Department</w:t>
      </w:r>
      <w:ins w:id="7241" w:author="Author">
        <w:r w:rsidR="007E2716">
          <w:t>-</w:t>
        </w:r>
      </w:ins>
      <w:del w:id="7242" w:author="Author">
        <w:r w:rsidDel="007E2716">
          <w:delText xml:space="preserve"> of Education </w:delText>
        </w:r>
      </w:del>
      <w:r>
        <w:t>approved costs for special education services exceed 100 percent of the total expenditures for the provision of those special education services.</w:t>
      </w:r>
    </w:p>
    <w:p w14:paraId="300811B4" w14:textId="77777777" w:rsidR="000801E7" w:rsidRDefault="000801E7" w:rsidP="00253E03">
      <w:pPr>
        <w:pStyle w:val="par2"/>
        <w:spacing w:after="240"/>
      </w:pPr>
      <w:r>
        <w:t>9.06(4)(i)</w:t>
      </w:r>
      <w:r>
        <w:tab/>
        <w:t>In no case shall regular education and other education costs exceed the per pupil revenue received by the multidistrict online school.</w:t>
      </w:r>
    </w:p>
    <w:p w14:paraId="409BFC09" w14:textId="77777777" w:rsidR="000801E7" w:rsidRDefault="000801E7" w:rsidP="00253E03">
      <w:pPr>
        <w:pStyle w:val="par2"/>
        <w:spacing w:after="240"/>
      </w:pPr>
      <w:r>
        <w:t>9.06(4)(j)</w:t>
      </w:r>
      <w:r>
        <w:tab/>
        <w:t>A percentage of the per pupil revenue, as documented on the rate setting form for each multidistrict online school, shall be applied as revenue toward the special education costs submitted on the rate setting form by the program.</w:t>
      </w:r>
    </w:p>
    <w:p w14:paraId="3B20B059" w14:textId="77777777" w:rsidR="000801E7" w:rsidRDefault="000801E7" w:rsidP="00253E03">
      <w:pPr>
        <w:pStyle w:val="par2"/>
        <w:spacing w:after="240"/>
      </w:pPr>
      <w:r>
        <w:t>9.06(4)(k)</w:t>
      </w:r>
      <w:r>
        <w:tab/>
        <w:t xml:space="preserve">Based on this information, the Department </w:t>
      </w:r>
      <w:del w:id="7243" w:author="Author">
        <w:r w:rsidDel="00E7662E">
          <w:delText xml:space="preserve">will </w:delText>
        </w:r>
      </w:del>
      <w:ins w:id="7244" w:author="Author">
        <w:r w:rsidR="00E7662E">
          <w:t xml:space="preserve">shall </w:t>
        </w:r>
      </w:ins>
      <w:r>
        <w:t xml:space="preserve">recommend to the State Board </w:t>
      </w:r>
      <w:del w:id="7245" w:author="Author">
        <w:r w:rsidDel="007E2716">
          <w:delText xml:space="preserve">of Education </w:delText>
        </w:r>
      </w:del>
      <w:r>
        <w:t>for approval, tuition rates for multidistrict online schools.</w:t>
      </w:r>
    </w:p>
    <w:p w14:paraId="701A2051" w14:textId="77777777" w:rsidR="000801E7" w:rsidRDefault="000801E7" w:rsidP="00253E03">
      <w:pPr>
        <w:pStyle w:val="par2"/>
        <w:spacing w:after="240"/>
      </w:pPr>
      <w:r>
        <w:t>9.06(4)(l)</w:t>
      </w:r>
      <w:r>
        <w:tab/>
        <w:t xml:space="preserve">Costs for additional services, supplies or equipment required by an individual child, and documented on an IEP, shall be negotiated with the </w:t>
      </w:r>
      <w:del w:id="7246" w:author="Author">
        <w:r w:rsidDel="004A0346">
          <w:delText>administrative unit of residence</w:delText>
        </w:r>
      </w:del>
      <w:ins w:id="7247" w:author="Author">
        <w:r w:rsidR="004A0346">
          <w:t>AUR</w:t>
        </w:r>
      </w:ins>
      <w:r>
        <w:t xml:space="preserve">, and the district of residence, if it is not </w:t>
      </w:r>
      <w:r>
        <w:lastRenderedPageBreak/>
        <w:t xml:space="preserve">an </w:t>
      </w:r>
      <w:del w:id="7248" w:author="Author">
        <w:r w:rsidDel="004A0346">
          <w:delText>administrative unit</w:delText>
        </w:r>
      </w:del>
      <w:ins w:id="7249" w:author="Author">
        <w:r w:rsidR="004A0346">
          <w:t>AU</w:t>
        </w:r>
      </w:ins>
      <w:r>
        <w:t>, and shall not be included in the tuition rate submitted for approval.</w:t>
      </w:r>
    </w:p>
    <w:p w14:paraId="3556C966" w14:textId="77777777" w:rsidR="000801E7" w:rsidRDefault="000801E7" w:rsidP="00253E03">
      <w:pPr>
        <w:pStyle w:val="Heading3"/>
        <w:spacing w:after="240"/>
      </w:pPr>
      <w:r>
        <w:t>9.07</w:t>
      </w:r>
      <w:r>
        <w:tab/>
      </w:r>
      <w:ins w:id="7250" w:author="Author">
        <w:r w:rsidR="007E2716">
          <w:t>Procedures for Resolving Disagreements</w:t>
        </w:r>
        <w:r w:rsidR="006E445C">
          <w:t xml:space="preserve"> Over Tuition Charges</w:t>
        </w:r>
      </w:ins>
      <w:del w:id="7251" w:author="Author">
        <w:r w:rsidDel="007E2716">
          <w:delText>PROCEDURES FOR RESOLVING DISAGREEMENTS</w:delText>
        </w:r>
      </w:del>
    </w:p>
    <w:p w14:paraId="5D791F33" w14:textId="77777777" w:rsidR="000801E7" w:rsidRDefault="000801E7" w:rsidP="00253E03">
      <w:pPr>
        <w:pStyle w:val="upar1"/>
        <w:spacing w:after="240"/>
      </w:pPr>
      <w:r>
        <w:t>The following procedures shall be available for resolving disputes involving tuition charges:</w:t>
      </w:r>
    </w:p>
    <w:p w14:paraId="0AAEDCDE" w14:textId="77777777" w:rsidR="000801E7" w:rsidRDefault="000801E7" w:rsidP="00253E03">
      <w:pPr>
        <w:pStyle w:val="par1"/>
        <w:spacing w:after="240"/>
      </w:pPr>
      <w:r>
        <w:t>9.07(1)</w:t>
      </w:r>
      <w:r>
        <w:tab/>
        <w:t xml:space="preserve">School </w:t>
      </w:r>
      <w:ins w:id="7252" w:author="Author">
        <w:r w:rsidR="007E2716">
          <w:t>d</w:t>
        </w:r>
      </w:ins>
      <w:del w:id="7253" w:author="Author">
        <w:r w:rsidDel="007E2716">
          <w:delText>D</w:delText>
        </w:r>
      </w:del>
      <w:r>
        <w:t>istricts</w:t>
      </w:r>
    </w:p>
    <w:p w14:paraId="715BF55B" w14:textId="13760BB6" w:rsidR="000801E7" w:rsidRDefault="000801E7" w:rsidP="00253E03">
      <w:pPr>
        <w:pStyle w:val="par2"/>
        <w:spacing w:after="240"/>
      </w:pPr>
      <w:r>
        <w:t>9.07(1)(a)</w:t>
      </w:r>
      <w:r>
        <w:tab/>
        <w:t>If a</w:t>
      </w:r>
      <w:ins w:id="7254" w:author="Author">
        <w:r w:rsidR="00147F06">
          <w:t>n</w:t>
        </w:r>
      </w:ins>
      <w:r>
        <w:t xml:space="preserve"> </w:t>
      </w:r>
      <w:del w:id="7255" w:author="Author">
        <w:r w:rsidDel="00147F06">
          <w:delText>district of attendance</w:delText>
        </w:r>
      </w:del>
      <w:ins w:id="7256" w:author="Author">
        <w:r w:rsidR="00147F06">
          <w:t>AUA</w:t>
        </w:r>
      </w:ins>
      <w:r>
        <w:t xml:space="preserve"> determines that the </w:t>
      </w:r>
      <w:del w:id="7257" w:author="Author">
        <w:r w:rsidDel="00147F06">
          <w:delText>district of residence</w:delText>
        </w:r>
      </w:del>
      <w:ins w:id="7258" w:author="Author">
        <w:r w:rsidR="00147F06">
          <w:t>AUR</w:t>
        </w:r>
      </w:ins>
      <w:r>
        <w:t xml:space="preserve"> has not paid the tuition costs incurred in educating a child with a disability as required in </w:t>
      </w:r>
      <w:ins w:id="7259" w:author="Author">
        <w:r w:rsidR="007E2716">
          <w:t>s</w:t>
        </w:r>
      </w:ins>
      <w:del w:id="7260" w:author="Author">
        <w:r w:rsidDel="007E2716">
          <w:delText>S</w:delText>
        </w:r>
      </w:del>
      <w:r>
        <w:t xml:space="preserve">ection 22-20-109(4), C.R.S., the </w:t>
      </w:r>
      <w:del w:id="7261" w:author="Author">
        <w:r w:rsidDel="00147F06">
          <w:delText>district of attendance</w:delText>
        </w:r>
      </w:del>
      <w:ins w:id="7262" w:author="Author">
        <w:r w:rsidR="00147F06">
          <w:t>AUA</w:t>
        </w:r>
      </w:ins>
      <w:r>
        <w:t xml:space="preserve"> may seek a determination from the State Board in accordance with the following provisions:</w:t>
      </w:r>
    </w:p>
    <w:p w14:paraId="6FE0938D" w14:textId="521A868A" w:rsidR="000801E7" w:rsidRDefault="000801E7" w:rsidP="00253E03">
      <w:pPr>
        <w:pStyle w:val="par3"/>
        <w:spacing w:after="240"/>
      </w:pPr>
      <w:r>
        <w:t>9.07(1)(a)(i)</w:t>
      </w:r>
      <w:r>
        <w:tab/>
        <w:t>If a</w:t>
      </w:r>
      <w:ins w:id="7263" w:author="Author">
        <w:r w:rsidR="00147F06">
          <w:t>n</w:t>
        </w:r>
      </w:ins>
      <w:r>
        <w:t xml:space="preserve"> </w:t>
      </w:r>
      <w:del w:id="7264" w:author="Author">
        <w:r w:rsidDel="00147F06">
          <w:delText>district of attendance</w:delText>
        </w:r>
      </w:del>
      <w:ins w:id="7265" w:author="Author">
        <w:r w:rsidR="00147F06">
          <w:t>AUA</w:t>
        </w:r>
      </w:ins>
      <w:r>
        <w:t xml:space="preserve"> determines that </w:t>
      </w:r>
      <w:del w:id="7266" w:author="Author">
        <w:r w:rsidDel="00147F06">
          <w:delText>the district of residence</w:delText>
        </w:r>
      </w:del>
      <w:ins w:id="7267" w:author="Author">
        <w:r w:rsidR="00147F06">
          <w:t>an AUR</w:t>
        </w:r>
      </w:ins>
      <w:r>
        <w:t xml:space="preserve"> has not forwarded to the </w:t>
      </w:r>
      <w:del w:id="7268" w:author="Author">
        <w:r w:rsidDel="00147F06">
          <w:delText>district of attendance</w:delText>
        </w:r>
      </w:del>
      <w:ins w:id="7269" w:author="Author">
        <w:r w:rsidR="00147F06">
          <w:t>AUA</w:t>
        </w:r>
      </w:ins>
      <w:r>
        <w:t xml:space="preserve"> the amount due to it in accordance with the terms of the tuition contract and these rules, the </w:t>
      </w:r>
      <w:del w:id="7270" w:author="Author">
        <w:r w:rsidDel="00147F06">
          <w:delText>district of attendance</w:delText>
        </w:r>
      </w:del>
      <w:ins w:id="7271" w:author="Author">
        <w:r w:rsidR="00147F06">
          <w:t>AUA</w:t>
        </w:r>
      </w:ins>
      <w:r>
        <w:t xml:space="preserve"> may seek a determination from the State Board regarding whether the </w:t>
      </w:r>
      <w:del w:id="7272" w:author="Author">
        <w:r w:rsidDel="00147F06">
          <w:delText>district of residence</w:delText>
        </w:r>
      </w:del>
      <w:ins w:id="7273" w:author="Author">
        <w:r w:rsidR="00147F06">
          <w:t>AUR</w:t>
        </w:r>
      </w:ins>
      <w:r>
        <w:t xml:space="preserve"> improperly withheld any portion of the amount due to it. A</w:t>
      </w:r>
      <w:ins w:id="7274" w:author="Author">
        <w:r w:rsidR="00147F06">
          <w:t>n</w:t>
        </w:r>
      </w:ins>
      <w:r>
        <w:t xml:space="preserve"> </w:t>
      </w:r>
      <w:del w:id="7275" w:author="Author">
        <w:r w:rsidDel="00147F06">
          <w:delText>district of attendance</w:delText>
        </w:r>
      </w:del>
      <w:ins w:id="7276" w:author="Author">
        <w:r w:rsidR="00147F06">
          <w:t>AUA</w:t>
        </w:r>
      </w:ins>
      <w:r>
        <w:t xml:space="preserve"> that chooses to request a determination of issues shall submit the request within the next fiscal year following the fiscal year in which the </w:t>
      </w:r>
      <w:del w:id="7277" w:author="Author">
        <w:r w:rsidDel="00147F06">
          <w:delText>district of residence</w:delText>
        </w:r>
      </w:del>
      <w:ins w:id="7278" w:author="Author">
        <w:r w:rsidR="00147F06">
          <w:t>AUR</w:t>
        </w:r>
      </w:ins>
      <w:r>
        <w:t xml:space="preserve"> may have improperly withheld funding; except that, if the tuition contract requires the </w:t>
      </w:r>
      <w:del w:id="7279" w:author="Author">
        <w:r w:rsidDel="00147F06">
          <w:delText>district of attendance</w:delText>
        </w:r>
      </w:del>
      <w:ins w:id="7280" w:author="Author">
        <w:r w:rsidR="00147F06">
          <w:t>AUA</w:t>
        </w:r>
      </w:ins>
      <w:r>
        <w:t xml:space="preserve"> to complete any requirements prior to seeking a determination from the State Board, the </w:t>
      </w:r>
      <w:del w:id="7281" w:author="Author">
        <w:r w:rsidDel="00147F06">
          <w:delText>district of attendance</w:delText>
        </w:r>
      </w:del>
      <w:ins w:id="7282" w:author="Author">
        <w:r w:rsidR="00147F06">
          <w:t>AUA</w:t>
        </w:r>
      </w:ins>
      <w:r>
        <w:t xml:space="preserve"> shall submit the request no later than the end of the next fiscal year following the fiscal year in which the </w:t>
      </w:r>
      <w:del w:id="7283" w:author="Author">
        <w:r w:rsidDel="00147F06">
          <w:delText>district of attendance</w:delText>
        </w:r>
      </w:del>
      <w:ins w:id="7284" w:author="Author">
        <w:r w:rsidR="00147F06">
          <w:t>AUA</w:t>
        </w:r>
      </w:ins>
      <w:r>
        <w:t xml:space="preserve"> completes said requirements.</w:t>
      </w:r>
    </w:p>
    <w:p w14:paraId="15896CDB" w14:textId="718862E0" w:rsidR="000801E7" w:rsidRDefault="000801E7" w:rsidP="00253E03">
      <w:pPr>
        <w:pStyle w:val="par3"/>
        <w:spacing w:after="240"/>
      </w:pPr>
      <w:r>
        <w:t>9.07(1)(a)(ii)</w:t>
      </w:r>
      <w:r>
        <w:tab/>
        <w:t>Upon receipt from a</w:t>
      </w:r>
      <w:ins w:id="7285" w:author="Author">
        <w:r w:rsidR="00147F06">
          <w:t>n</w:t>
        </w:r>
      </w:ins>
      <w:r>
        <w:t xml:space="preserve"> </w:t>
      </w:r>
      <w:del w:id="7286" w:author="Author">
        <w:r w:rsidDel="00147F06">
          <w:delText>district of attendance</w:delText>
        </w:r>
      </w:del>
      <w:ins w:id="7287" w:author="Author">
        <w:r w:rsidR="00147F06">
          <w:t>AUA</w:t>
        </w:r>
      </w:ins>
      <w:r>
        <w:t xml:space="preserve"> of a request for a determination of whether the </w:t>
      </w:r>
      <w:del w:id="7288" w:author="Author">
        <w:r w:rsidDel="00147F06">
          <w:delText>district of residence</w:delText>
        </w:r>
      </w:del>
      <w:ins w:id="7289" w:author="Author">
        <w:r w:rsidR="00147F06">
          <w:t>AUR</w:t>
        </w:r>
      </w:ins>
      <w:r>
        <w:t xml:space="preserve"> has improperly withheld any portion of the amount due to it, the State Board </w:t>
      </w:r>
      <w:ins w:id="7290" w:author="Author">
        <w:r w:rsidR="00147F06">
          <w:t>s</w:t>
        </w:r>
      </w:ins>
      <w:del w:id="7291" w:author="Author">
        <w:r w:rsidDel="00147F06">
          <w:delText>S</w:delText>
        </w:r>
      </w:del>
      <w:r>
        <w:t xml:space="preserve">hall direct the Department </w:t>
      </w:r>
      <w:del w:id="7292" w:author="Author">
        <w:r w:rsidDel="007E2716">
          <w:delText xml:space="preserve">of Education </w:delText>
        </w:r>
      </w:del>
      <w:r>
        <w:t xml:space="preserve">to review the terms of the tuition contract and the relevant information of the </w:t>
      </w:r>
      <w:del w:id="7293" w:author="Author">
        <w:r w:rsidDel="00147F06">
          <w:delText>district of attendance</w:delText>
        </w:r>
      </w:del>
      <w:ins w:id="7294" w:author="Author">
        <w:r w:rsidR="00147F06">
          <w:t>AUA</w:t>
        </w:r>
      </w:ins>
      <w:r>
        <w:t xml:space="preserve"> and the </w:t>
      </w:r>
      <w:del w:id="7295" w:author="Author">
        <w:r w:rsidDel="00147F06">
          <w:delText>district of residence</w:delText>
        </w:r>
      </w:del>
      <w:ins w:id="7296" w:author="Author">
        <w:r w:rsidR="00147F06">
          <w:t>AUR</w:t>
        </w:r>
      </w:ins>
      <w:r>
        <w:t xml:space="preserve">, and make a recommendation to the State Board regarding whether the </w:t>
      </w:r>
      <w:del w:id="7297" w:author="Author">
        <w:r w:rsidDel="00147F06">
          <w:delText>district of residence</w:delText>
        </w:r>
      </w:del>
      <w:ins w:id="7298" w:author="Author">
        <w:r w:rsidR="00147F06">
          <w:t>AUR</w:t>
        </w:r>
      </w:ins>
      <w:r>
        <w:t xml:space="preserve"> improperly withheld any portion of the amount due to </w:t>
      </w:r>
      <w:r>
        <w:lastRenderedPageBreak/>
        <w:t xml:space="preserve">it. The Department shall request from the </w:t>
      </w:r>
      <w:del w:id="7299" w:author="Author">
        <w:r w:rsidDel="00147F06">
          <w:delText>district of residence</w:delText>
        </w:r>
      </w:del>
      <w:ins w:id="7300" w:author="Author">
        <w:r w:rsidR="00147F06">
          <w:t>AUR</w:t>
        </w:r>
      </w:ins>
      <w:r>
        <w:t xml:space="preserve"> and the </w:t>
      </w:r>
      <w:del w:id="7301" w:author="Author">
        <w:r w:rsidDel="00147F06">
          <w:delText>district of attendance</w:delText>
        </w:r>
      </w:del>
      <w:ins w:id="7302" w:author="Author">
        <w:r w:rsidR="00147F06">
          <w:t>AUA</w:t>
        </w:r>
      </w:ins>
      <w:r>
        <w:t xml:space="preserve"> all information as soon as possible following the request, but in no event later than </w:t>
      </w:r>
      <w:del w:id="7303" w:author="Author">
        <w:r w:rsidDel="004A0346">
          <w:delText xml:space="preserve">thirty </w:delText>
        </w:r>
      </w:del>
      <w:ins w:id="7304" w:author="Author">
        <w:r w:rsidR="004A0346">
          <w:t xml:space="preserve">30 </w:t>
        </w:r>
      </w:ins>
      <w:r>
        <w:t xml:space="preserve">days after completion of the annual financial audit. The Department shall forward its recommendation to the State Board within </w:t>
      </w:r>
      <w:del w:id="7305" w:author="Author">
        <w:r w:rsidDel="00A92762">
          <w:delText xml:space="preserve">sixty </w:delText>
        </w:r>
      </w:del>
      <w:ins w:id="7306" w:author="Author">
        <w:r w:rsidR="00A92762">
          <w:t xml:space="preserve">60 </w:t>
        </w:r>
      </w:ins>
      <w:r>
        <w:t xml:space="preserve">days after receiving all of the requested information from the </w:t>
      </w:r>
      <w:del w:id="7307" w:author="Author">
        <w:r w:rsidDel="00147F06">
          <w:delText>districts of attendance</w:delText>
        </w:r>
      </w:del>
      <w:ins w:id="7308" w:author="Author">
        <w:r w:rsidR="00147F06">
          <w:t>AUA</w:t>
        </w:r>
      </w:ins>
      <w:r>
        <w:t xml:space="preserve"> and </w:t>
      </w:r>
      <w:del w:id="7309" w:author="Author">
        <w:r w:rsidDel="00147F06">
          <w:delText>residence</w:delText>
        </w:r>
      </w:del>
      <w:ins w:id="7310" w:author="Author">
        <w:r w:rsidR="00147F06">
          <w:t>the AUR</w:t>
        </w:r>
      </w:ins>
      <w:r>
        <w:t>.</w:t>
      </w:r>
    </w:p>
    <w:p w14:paraId="5421BEEF" w14:textId="37E17EEB" w:rsidR="000801E7" w:rsidRDefault="000801E7" w:rsidP="00253E03">
      <w:pPr>
        <w:pStyle w:val="par3"/>
        <w:spacing w:after="240"/>
      </w:pPr>
      <w:r>
        <w:t>9.07(1)(a)(iii)</w:t>
      </w:r>
      <w:r>
        <w:tab/>
        <w:t xml:space="preserve">At the next State Board meeting following receipt of the recommendation of the Department, the State Board shall issue its decision regarding whether the </w:t>
      </w:r>
      <w:del w:id="7311" w:author="Author">
        <w:r w:rsidDel="00147F06">
          <w:delText>district of residence</w:delText>
        </w:r>
      </w:del>
      <w:ins w:id="7312" w:author="Author">
        <w:r w:rsidR="00147F06">
          <w:t>AUR</w:t>
        </w:r>
      </w:ins>
      <w:r>
        <w:t xml:space="preserve"> improperly withheld any portion of the amount due to the </w:t>
      </w:r>
      <w:del w:id="7313" w:author="Author">
        <w:r w:rsidDel="00147F06">
          <w:delText>district of attendance</w:delText>
        </w:r>
      </w:del>
      <w:ins w:id="7314" w:author="Author">
        <w:r w:rsidR="00147F06">
          <w:t>AUA</w:t>
        </w:r>
      </w:ins>
      <w:r>
        <w:t xml:space="preserve">. If the State Board finds that the </w:t>
      </w:r>
      <w:del w:id="7315" w:author="Author">
        <w:r w:rsidDel="00147F06">
          <w:delText>district of residence</w:delText>
        </w:r>
      </w:del>
      <w:ins w:id="7316" w:author="Author">
        <w:r w:rsidR="00147F06">
          <w:t>AUR</w:t>
        </w:r>
      </w:ins>
      <w:r>
        <w:t xml:space="preserve"> improperly withheld any portion of the amount due to the </w:t>
      </w:r>
      <w:del w:id="7317" w:author="Author">
        <w:r w:rsidDel="00147F06">
          <w:delText>district of attendance</w:delText>
        </w:r>
      </w:del>
      <w:ins w:id="7318" w:author="Author">
        <w:r w:rsidR="00147F06">
          <w:t>AUA</w:t>
        </w:r>
      </w:ins>
      <w:r>
        <w:t xml:space="preserve">, the </w:t>
      </w:r>
      <w:del w:id="7319" w:author="Author">
        <w:r w:rsidDel="00147F06">
          <w:delText>district of residence</w:delText>
        </w:r>
      </w:del>
      <w:ins w:id="7320" w:author="Author">
        <w:r w:rsidR="00147F06">
          <w:t>AUR</w:t>
        </w:r>
      </w:ins>
      <w:r>
        <w:t xml:space="preserve"> shall pay to the </w:t>
      </w:r>
      <w:del w:id="7321" w:author="Author">
        <w:r w:rsidDel="00147F06">
          <w:delText>district of attendance</w:delText>
        </w:r>
      </w:del>
      <w:ins w:id="7322" w:author="Author">
        <w:r w:rsidR="00147F06">
          <w:t>AUA</w:t>
        </w:r>
      </w:ins>
      <w:r>
        <w:t xml:space="preserve">, within </w:t>
      </w:r>
      <w:del w:id="7323" w:author="Author">
        <w:r w:rsidDel="004A0346">
          <w:delText xml:space="preserve">thirty </w:delText>
        </w:r>
      </w:del>
      <w:ins w:id="7324" w:author="Author">
        <w:r w:rsidR="004A0346">
          <w:t xml:space="preserve">30 </w:t>
        </w:r>
      </w:ins>
      <w:r>
        <w:t>days after issuance of the decision, the amount improperly withheld.</w:t>
      </w:r>
    </w:p>
    <w:p w14:paraId="2DA6CB90" w14:textId="61A35488" w:rsidR="000801E7" w:rsidRDefault="000801E7" w:rsidP="00253E03">
      <w:pPr>
        <w:pStyle w:val="par3"/>
        <w:spacing w:after="240"/>
      </w:pPr>
      <w:r>
        <w:t>9.07(1)(a)(iv)</w:t>
      </w:r>
      <w:r>
        <w:tab/>
        <w:t xml:space="preserve">If the </w:t>
      </w:r>
      <w:del w:id="7325" w:author="Author">
        <w:r w:rsidDel="00147F06">
          <w:delText>district of residence</w:delText>
        </w:r>
      </w:del>
      <w:ins w:id="7326" w:author="Author">
        <w:r w:rsidR="00147F06">
          <w:t>AUR</w:t>
        </w:r>
      </w:ins>
      <w:r>
        <w:t xml:space="preserve"> fails within the </w:t>
      </w:r>
      <w:del w:id="7327" w:author="Author">
        <w:r w:rsidDel="007E2716">
          <w:delText>thirty</w:delText>
        </w:r>
      </w:del>
      <w:ins w:id="7328" w:author="Author">
        <w:r w:rsidR="007E2716">
          <w:t>30</w:t>
        </w:r>
      </w:ins>
      <w:r>
        <w:t xml:space="preserve">-day period to pay the full amount that was improperly withheld, the </w:t>
      </w:r>
      <w:del w:id="7329" w:author="Author">
        <w:r w:rsidDel="00147F06">
          <w:delText>district of attendance</w:delText>
        </w:r>
      </w:del>
      <w:ins w:id="7330" w:author="Author">
        <w:r w:rsidR="00147F06">
          <w:t>AUA</w:t>
        </w:r>
      </w:ins>
      <w:r>
        <w:t xml:space="preserve"> may notify the </w:t>
      </w:r>
      <w:ins w:id="7331" w:author="Author">
        <w:r w:rsidR="007E2716">
          <w:t>D</w:t>
        </w:r>
      </w:ins>
      <w:del w:id="7332" w:author="Author">
        <w:r w:rsidDel="007E2716">
          <w:delText>d</w:delText>
        </w:r>
      </w:del>
      <w:r>
        <w:t xml:space="preserve">epartment. The </w:t>
      </w:r>
      <w:ins w:id="7333" w:author="Author">
        <w:r w:rsidR="00147F06">
          <w:t>D</w:t>
        </w:r>
      </w:ins>
      <w:del w:id="7334" w:author="Author">
        <w:r w:rsidDel="00147F06">
          <w:delText>d</w:delText>
        </w:r>
      </w:del>
      <w:r>
        <w:t xml:space="preserve">epartment shall withhold from the state equalization payment of the </w:t>
      </w:r>
      <w:del w:id="7335" w:author="Author">
        <w:r w:rsidDel="00147F06">
          <w:delText>district of residence</w:delText>
        </w:r>
      </w:del>
      <w:ins w:id="7336" w:author="Author">
        <w:r w:rsidR="00147F06">
          <w:t>AUR</w:t>
        </w:r>
      </w:ins>
      <w:r>
        <w:t xml:space="preserve"> the unpaid portion of the amount improperly withheld by the </w:t>
      </w:r>
      <w:del w:id="7337" w:author="Author">
        <w:r w:rsidDel="00147F06">
          <w:delText>district of residence</w:delText>
        </w:r>
      </w:del>
      <w:ins w:id="7338" w:author="Author">
        <w:r w:rsidR="00147F06">
          <w:t>AUR</w:t>
        </w:r>
      </w:ins>
      <w:r>
        <w:t xml:space="preserve"> and pay the unpaid portion directly to the </w:t>
      </w:r>
      <w:del w:id="7339" w:author="Author">
        <w:r w:rsidDel="00147F06">
          <w:delText>district of attendance</w:delText>
        </w:r>
      </w:del>
      <w:ins w:id="7340" w:author="Author">
        <w:r w:rsidR="00147F06">
          <w:t>AUA</w:t>
        </w:r>
      </w:ins>
      <w:r>
        <w:t>.</w:t>
      </w:r>
    </w:p>
    <w:p w14:paraId="72DC2D00" w14:textId="58ABCB40" w:rsidR="000801E7" w:rsidDel="00147F06" w:rsidRDefault="000801E7" w:rsidP="00253E03">
      <w:pPr>
        <w:pStyle w:val="par3"/>
        <w:spacing w:after="240"/>
        <w:rPr>
          <w:del w:id="7341" w:author="Author"/>
        </w:rPr>
      </w:pPr>
      <w:r>
        <w:t>9.07(1)(a)(v)</w:t>
      </w:r>
      <w:r>
        <w:tab/>
        <w:t>Third</w:t>
      </w:r>
      <w:ins w:id="7342" w:author="Author">
        <w:r w:rsidR="00891A16">
          <w:t>-</w:t>
        </w:r>
      </w:ins>
      <w:del w:id="7343" w:author="Author">
        <w:r w:rsidDel="00891A16">
          <w:delText xml:space="preserve"> </w:delText>
        </w:r>
      </w:del>
      <w:ins w:id="7344" w:author="Author">
        <w:r w:rsidR="007E2716">
          <w:t>p</w:t>
        </w:r>
      </w:ins>
      <w:del w:id="7345" w:author="Author">
        <w:r w:rsidDel="007E2716">
          <w:delText>P</w:delText>
        </w:r>
      </w:del>
      <w:r>
        <w:t xml:space="preserve">arty </w:t>
      </w:r>
      <w:ins w:id="7346" w:author="Author">
        <w:r w:rsidR="007E2716">
          <w:t>f</w:t>
        </w:r>
      </w:ins>
      <w:del w:id="7347" w:author="Author">
        <w:r w:rsidDel="007E2716">
          <w:delText>F</w:delText>
        </w:r>
      </w:del>
      <w:r>
        <w:t>acilitation</w:t>
      </w:r>
      <w:ins w:id="7348" w:author="Author">
        <w:r w:rsidR="00147F06">
          <w:t xml:space="preserve">: </w:t>
        </w:r>
      </w:ins>
    </w:p>
    <w:p w14:paraId="03B7431A" w14:textId="0E2BDA23" w:rsidR="00865EBA" w:rsidRDefault="000801E7">
      <w:pPr>
        <w:pStyle w:val="par3"/>
        <w:spacing w:after="240"/>
        <w:pPrChange w:id="7349" w:author="Author">
          <w:pPr>
            <w:pStyle w:val="upar4"/>
          </w:pPr>
        </w:pPrChange>
      </w:pPr>
      <w:r>
        <w:t>The parties may utilize third</w:t>
      </w:r>
      <w:ins w:id="7350" w:author="Author">
        <w:r w:rsidR="00891A16">
          <w:t>-</w:t>
        </w:r>
      </w:ins>
      <w:del w:id="7351" w:author="Author">
        <w:r w:rsidDel="00891A16">
          <w:delText xml:space="preserve"> </w:delText>
        </w:r>
      </w:del>
      <w:r>
        <w:t>party facilitation as a dispute resolution process for resolving tuition charge disputes</w:t>
      </w:r>
      <w:ins w:id="7352" w:author="Author">
        <w:r w:rsidR="00147F06">
          <w:t>,</w:t>
        </w:r>
      </w:ins>
      <w:r>
        <w:t xml:space="preserve"> including disputes arising out of the contract itself and disputes arising during the formation of a proposed contract. Third</w:t>
      </w:r>
      <w:ins w:id="7353" w:author="Author">
        <w:r w:rsidR="00891A16">
          <w:t>-</w:t>
        </w:r>
      </w:ins>
      <w:del w:id="7354" w:author="Author">
        <w:r w:rsidDel="00891A16">
          <w:delText xml:space="preserve"> </w:delText>
        </w:r>
      </w:del>
      <w:r>
        <w:t xml:space="preserve">party facilitation </w:t>
      </w:r>
      <w:del w:id="7355" w:author="Author">
        <w:r w:rsidDel="00D81B7B">
          <w:delText xml:space="preserve">must </w:delText>
        </w:r>
      </w:del>
      <w:ins w:id="7356" w:author="Author">
        <w:r w:rsidR="00D81B7B">
          <w:t xml:space="preserve">shall </w:t>
        </w:r>
      </w:ins>
      <w:r>
        <w:t>be voluntary. The parties agreeing to third</w:t>
      </w:r>
      <w:ins w:id="7357" w:author="Author">
        <w:r w:rsidR="00891A16">
          <w:t>-</w:t>
        </w:r>
      </w:ins>
      <w:del w:id="7358" w:author="Author">
        <w:r w:rsidDel="00891A16">
          <w:delText xml:space="preserve"> </w:delText>
        </w:r>
      </w:del>
      <w:r>
        <w:t>party facilitation are responsible for paying its costs.</w:t>
      </w:r>
    </w:p>
    <w:p w14:paraId="2895F7B7" w14:textId="01444C35" w:rsidR="000801E7" w:rsidRDefault="000801E7" w:rsidP="00253E03">
      <w:pPr>
        <w:pStyle w:val="par2"/>
        <w:spacing w:after="240"/>
      </w:pPr>
      <w:r>
        <w:t>9.07(1)(b)</w:t>
      </w:r>
      <w:r>
        <w:tab/>
        <w:t xml:space="preserve">The dispute resolution procedure established in </w:t>
      </w:r>
      <w:ins w:id="7359" w:author="Author">
        <w:r w:rsidR="00203F2C">
          <w:t>s</w:t>
        </w:r>
      </w:ins>
      <w:del w:id="7360" w:author="Author">
        <w:r w:rsidDel="00203F2C">
          <w:delText>S</w:delText>
        </w:r>
      </w:del>
      <w:r>
        <w:t xml:space="preserve">ection 9.07(1)(a) of these Rules may also be utilized by the </w:t>
      </w:r>
      <w:del w:id="7361" w:author="Author">
        <w:r w:rsidDel="00147F06">
          <w:delText>district of residence</w:delText>
        </w:r>
      </w:del>
      <w:ins w:id="7362" w:author="Author">
        <w:r w:rsidR="00147F06">
          <w:t>AUR</w:t>
        </w:r>
      </w:ins>
      <w:r>
        <w:t xml:space="preserve"> if it determines that it has been paying a tuition charge for a child who withdrew from the </w:t>
      </w:r>
      <w:del w:id="7363" w:author="Author">
        <w:r w:rsidDel="00147F06">
          <w:delText>district of attendance</w:delText>
        </w:r>
      </w:del>
      <w:ins w:id="7364" w:author="Author">
        <w:r w:rsidR="00147F06">
          <w:t>AUA</w:t>
        </w:r>
      </w:ins>
      <w:r>
        <w:t xml:space="preserve">, or who otherwise has not been attending </w:t>
      </w:r>
      <w:r>
        <w:lastRenderedPageBreak/>
        <w:t xml:space="preserve">the </w:t>
      </w:r>
      <w:del w:id="7365" w:author="Author">
        <w:r w:rsidDel="00147F06">
          <w:delText>district of attendance</w:delText>
        </w:r>
      </w:del>
      <w:ins w:id="7366" w:author="Author">
        <w:r w:rsidR="00147F06">
          <w:t>AUA</w:t>
        </w:r>
      </w:ins>
      <w:r>
        <w:t xml:space="preserve">, or if the child’s residency, as defined in </w:t>
      </w:r>
      <w:ins w:id="7367" w:author="Author">
        <w:r w:rsidR="00147F06">
          <w:t>s</w:t>
        </w:r>
      </w:ins>
      <w:del w:id="7368" w:author="Author">
        <w:r w:rsidDel="00147F06">
          <w:delText>S</w:delText>
        </w:r>
      </w:del>
      <w:r>
        <w:t>ection 22-20-107.5, C.R.S., has changed.</w:t>
      </w:r>
    </w:p>
    <w:p w14:paraId="1C4CF4F5" w14:textId="77777777" w:rsidR="000801E7" w:rsidRDefault="000801E7" w:rsidP="00253E03">
      <w:pPr>
        <w:pStyle w:val="par1"/>
        <w:spacing w:after="240"/>
      </w:pPr>
      <w:r>
        <w:t>9.07(2)</w:t>
      </w:r>
      <w:r>
        <w:tab/>
      </w:r>
      <w:r w:rsidRPr="00CA3ADF">
        <w:rPr>
          <w:rPrChange w:id="7369" w:author="Author">
            <w:rPr>
              <w:b/>
              <w:bCs/>
            </w:rPr>
          </w:rPrChange>
        </w:rPr>
        <w:t xml:space="preserve">Charter </w:t>
      </w:r>
      <w:ins w:id="7370" w:author="Author">
        <w:r w:rsidR="007E2716">
          <w:t>s</w:t>
        </w:r>
      </w:ins>
      <w:del w:id="7371" w:author="Author">
        <w:r w:rsidRPr="00CA3ADF" w:rsidDel="007E2716">
          <w:rPr>
            <w:rPrChange w:id="7372" w:author="Author">
              <w:rPr>
                <w:b/>
                <w:bCs/>
              </w:rPr>
            </w:rPrChange>
          </w:rPr>
          <w:delText>S</w:delText>
        </w:r>
      </w:del>
      <w:r w:rsidRPr="00CA3ADF">
        <w:rPr>
          <w:rPrChange w:id="7373" w:author="Author">
            <w:rPr>
              <w:b/>
              <w:bCs/>
            </w:rPr>
          </w:rPrChange>
        </w:rPr>
        <w:t>chools</w:t>
      </w:r>
    </w:p>
    <w:p w14:paraId="4F5E2DCD" w14:textId="6F9CC8E9" w:rsidR="000801E7" w:rsidRDefault="000801E7" w:rsidP="00253E03">
      <w:pPr>
        <w:pStyle w:val="par2"/>
        <w:spacing w:after="240"/>
      </w:pPr>
      <w:r>
        <w:t>9.07(2)(a)</w:t>
      </w:r>
      <w:r>
        <w:tab/>
        <w:t xml:space="preserve">If a charter school determines that the </w:t>
      </w:r>
      <w:del w:id="7374" w:author="Author">
        <w:r w:rsidDel="00147F06">
          <w:delText>district of residence</w:delText>
        </w:r>
      </w:del>
      <w:ins w:id="7375" w:author="Author">
        <w:r w:rsidR="00147F06">
          <w:t>AUR</w:t>
        </w:r>
      </w:ins>
      <w:r>
        <w:t xml:space="preserve"> has not paid the tuition costs incurred in educating a child with a disability as required in </w:t>
      </w:r>
      <w:ins w:id="7376" w:author="Author">
        <w:r w:rsidR="007E2716">
          <w:t>s</w:t>
        </w:r>
      </w:ins>
      <w:del w:id="7377" w:author="Author">
        <w:r w:rsidDel="007E2716">
          <w:delText>S</w:delText>
        </w:r>
      </w:del>
      <w:r>
        <w:t>ection 22-20-109(5), C.R.S., the charter school may seek a determination from the State Board in accordance with the following provisions:</w:t>
      </w:r>
    </w:p>
    <w:p w14:paraId="6B0FE04B" w14:textId="4E80E43F" w:rsidR="000801E7" w:rsidRDefault="000801E7" w:rsidP="00253E03">
      <w:pPr>
        <w:pStyle w:val="par3"/>
        <w:spacing w:after="240"/>
      </w:pPr>
      <w:r>
        <w:t>9.07(2)(a)(i)</w:t>
      </w:r>
      <w:r>
        <w:tab/>
        <w:t xml:space="preserve">If a charter school determines that the </w:t>
      </w:r>
      <w:del w:id="7378" w:author="Author">
        <w:r w:rsidDel="00147F06">
          <w:delText>district of residence</w:delText>
        </w:r>
      </w:del>
      <w:ins w:id="7379" w:author="Author">
        <w:r w:rsidR="00147F06">
          <w:t>AUR</w:t>
        </w:r>
      </w:ins>
      <w:r>
        <w:t xml:space="preserve"> has not forwarded to the charter school the amount due to the charter school in accordance with the terms of the tuition contract and these Rules, the charter school may seek a determination from the State Board regarding whether the </w:t>
      </w:r>
      <w:del w:id="7380" w:author="Author">
        <w:r w:rsidDel="00147F06">
          <w:delText>district of residence</w:delText>
        </w:r>
      </w:del>
      <w:ins w:id="7381" w:author="Author">
        <w:r w:rsidR="00147F06">
          <w:t>AUR</w:t>
        </w:r>
      </w:ins>
      <w:r>
        <w:t xml:space="preserve"> improperly withheld any portion of the amount due to the charter school. A charter school that chooses to request a determination of issues shall submit the request within the next fiscal year following the fiscal year in which the </w:t>
      </w:r>
      <w:del w:id="7382" w:author="Author">
        <w:r w:rsidDel="00147F06">
          <w:delText>district of residence</w:delText>
        </w:r>
      </w:del>
      <w:ins w:id="7383" w:author="Author">
        <w:r w:rsidR="00147F06">
          <w:t>AUR</w:t>
        </w:r>
      </w:ins>
      <w:r>
        <w:t xml:space="preserve"> may have improperly withheld funding; except that, if the tuition contract requires the charter school to complete any requirements prior to seeking a determination from the State Board, the charter school shall submit the request no later than the end of the next fiscal year following the fiscal year in which the charter school completes said requirements.</w:t>
      </w:r>
    </w:p>
    <w:p w14:paraId="5B1CA0BE" w14:textId="4BBD3DF8" w:rsidR="000801E7" w:rsidRDefault="000801E7" w:rsidP="00253E03">
      <w:pPr>
        <w:pStyle w:val="par3"/>
        <w:spacing w:after="240"/>
      </w:pPr>
      <w:r>
        <w:t>9.07(2)(a)(ii)</w:t>
      </w:r>
      <w:r>
        <w:tab/>
        <w:t xml:space="preserve">Upon receipt from a charter school of a request for a determination of whether the </w:t>
      </w:r>
      <w:del w:id="7384" w:author="Author">
        <w:r w:rsidDel="00147F06">
          <w:delText>district of residence</w:delText>
        </w:r>
      </w:del>
      <w:ins w:id="7385" w:author="Author">
        <w:r w:rsidR="00147F06">
          <w:t>AUR</w:t>
        </w:r>
      </w:ins>
      <w:r>
        <w:t xml:space="preserve"> has improperly withheld any portion of the amount due to the charter school, the State Board shall direct the Department to review the terms of the tuition contract and the relevant information of the charter school and the </w:t>
      </w:r>
      <w:del w:id="7386" w:author="Author">
        <w:r w:rsidDel="00147F06">
          <w:delText>district of residence</w:delText>
        </w:r>
      </w:del>
      <w:ins w:id="7387" w:author="Author">
        <w:r w:rsidR="00147F06">
          <w:t>AUR</w:t>
        </w:r>
      </w:ins>
      <w:r>
        <w:t xml:space="preserve">, and make a recommendation to the State Board regarding whether the </w:t>
      </w:r>
      <w:del w:id="7388" w:author="Author">
        <w:r w:rsidDel="00147F06">
          <w:delText>district of residence</w:delText>
        </w:r>
      </w:del>
      <w:ins w:id="7389" w:author="Author">
        <w:r w:rsidR="00147F06">
          <w:t>AUR</w:t>
        </w:r>
      </w:ins>
      <w:r>
        <w:t xml:space="preserve"> improperly withheld any portion of the amount due to the charter school. The Department shall request from the </w:t>
      </w:r>
      <w:del w:id="7390" w:author="Author">
        <w:r w:rsidDel="00147F06">
          <w:delText>district of residence</w:delText>
        </w:r>
      </w:del>
      <w:ins w:id="7391" w:author="Author">
        <w:r w:rsidR="00147F06">
          <w:t>AUR</w:t>
        </w:r>
      </w:ins>
      <w:r>
        <w:t xml:space="preserve"> and the charter school all information as soon as possible following the request, but in no event later than </w:t>
      </w:r>
      <w:del w:id="7392" w:author="Author">
        <w:r w:rsidDel="004A0346">
          <w:delText xml:space="preserve">thirty </w:delText>
        </w:r>
      </w:del>
      <w:ins w:id="7393" w:author="Author">
        <w:r w:rsidR="004A0346">
          <w:t xml:space="preserve">30 </w:t>
        </w:r>
      </w:ins>
      <w:r>
        <w:t xml:space="preserve">days after completion of the annual financial audit. The Department shall forward its recommendation to the State Board within </w:t>
      </w:r>
      <w:del w:id="7394" w:author="Author">
        <w:r w:rsidDel="00A92762">
          <w:delText xml:space="preserve">sixty </w:delText>
        </w:r>
      </w:del>
      <w:ins w:id="7395" w:author="Author">
        <w:r w:rsidR="00A92762">
          <w:t xml:space="preserve">60 </w:t>
        </w:r>
      </w:ins>
      <w:r>
        <w:t xml:space="preserve">days </w:t>
      </w:r>
      <w:r>
        <w:lastRenderedPageBreak/>
        <w:t xml:space="preserve">after receiving all of the requested information from the </w:t>
      </w:r>
      <w:del w:id="7396" w:author="Author">
        <w:r w:rsidDel="00147F06">
          <w:delText>district of residence</w:delText>
        </w:r>
      </w:del>
      <w:ins w:id="7397" w:author="Author">
        <w:r w:rsidR="00147F06">
          <w:t>AUR</w:t>
        </w:r>
      </w:ins>
      <w:r>
        <w:t xml:space="preserve"> and the charter school.</w:t>
      </w:r>
    </w:p>
    <w:p w14:paraId="744F90D5" w14:textId="1C1863E1" w:rsidR="00865EBA" w:rsidRDefault="000801E7" w:rsidP="00253E03">
      <w:pPr>
        <w:pStyle w:val="par3"/>
        <w:spacing w:after="240"/>
      </w:pPr>
      <w:r>
        <w:t>9.07(2)(a)(iii)</w:t>
      </w:r>
      <w:r>
        <w:tab/>
        <w:t>At the next State Board meeting following receipt of the recommendation of the Department</w:t>
      </w:r>
      <w:del w:id="7398" w:author="Author">
        <w:r w:rsidDel="007E2716">
          <w:delText xml:space="preserve"> of Education</w:delText>
        </w:r>
      </w:del>
      <w:r>
        <w:t xml:space="preserve">, the State Board shall issue its decision regarding whether the </w:t>
      </w:r>
      <w:del w:id="7399" w:author="Author">
        <w:r w:rsidDel="00147F06">
          <w:delText>district of residence</w:delText>
        </w:r>
      </w:del>
      <w:ins w:id="7400" w:author="Author">
        <w:r w:rsidR="00147F06">
          <w:t>AUR</w:t>
        </w:r>
      </w:ins>
      <w:r>
        <w:t xml:space="preserve"> improperly withheld any portion of the amount due to the charter school. If the State Board finds that the </w:t>
      </w:r>
      <w:del w:id="7401" w:author="Author">
        <w:r w:rsidDel="00147F06">
          <w:delText>district of residence</w:delText>
        </w:r>
      </w:del>
      <w:ins w:id="7402" w:author="Author">
        <w:r w:rsidR="00147F06">
          <w:t>AUR</w:t>
        </w:r>
      </w:ins>
      <w:r>
        <w:t xml:space="preserve"> improperly withheld any portion of the amount due to the charter school, the </w:t>
      </w:r>
      <w:del w:id="7403" w:author="Author">
        <w:r w:rsidDel="00147F06">
          <w:delText>district of residence</w:delText>
        </w:r>
      </w:del>
      <w:ins w:id="7404" w:author="Author">
        <w:r w:rsidR="00147F06">
          <w:t>AUR</w:t>
        </w:r>
      </w:ins>
      <w:r>
        <w:t xml:space="preserve"> shall pay to the charter school, within </w:t>
      </w:r>
      <w:del w:id="7405" w:author="Author">
        <w:r w:rsidDel="007E2716">
          <w:delText xml:space="preserve">thirty </w:delText>
        </w:r>
      </w:del>
      <w:ins w:id="7406" w:author="Author">
        <w:r w:rsidR="007E2716">
          <w:t xml:space="preserve">30 </w:t>
        </w:r>
      </w:ins>
      <w:r>
        <w:t xml:space="preserve">days after issuance of the decision, the amount improperly withheld. In addition, the </w:t>
      </w:r>
      <w:del w:id="7407" w:author="Author">
        <w:r w:rsidDel="00147F06">
          <w:delText>district of residence</w:delText>
        </w:r>
      </w:del>
      <w:ins w:id="7408" w:author="Author">
        <w:r w:rsidR="00147F06">
          <w:t>AUR</w:t>
        </w:r>
      </w:ins>
      <w:r>
        <w:t xml:space="preserve"> shall pay the costs incurred by the Department in reviewing the necessary information to make its recommendation. If the State Board finds that the </w:t>
      </w:r>
      <w:del w:id="7409" w:author="Author">
        <w:r w:rsidDel="00147F06">
          <w:delText>district of residence</w:delText>
        </w:r>
      </w:del>
      <w:ins w:id="7410" w:author="Author">
        <w:r w:rsidR="00147F06">
          <w:t>AUR</w:t>
        </w:r>
      </w:ins>
      <w:r>
        <w:t xml:space="preserve"> did not improperly withhold any portion of the amount due to the charter school, the charter school shall pay the costs incurred by the Department in reviewing the necessary information to make its recommendation.</w:t>
      </w:r>
    </w:p>
    <w:p w14:paraId="2B74263A" w14:textId="3AF56AEF" w:rsidR="000801E7" w:rsidRDefault="000801E7" w:rsidP="00253E03">
      <w:pPr>
        <w:pStyle w:val="par3"/>
        <w:spacing w:after="240"/>
      </w:pPr>
      <w:r>
        <w:t>9.07(2)(a)(iv)</w:t>
      </w:r>
      <w:r>
        <w:tab/>
        <w:t xml:space="preserve">If the </w:t>
      </w:r>
      <w:del w:id="7411" w:author="Author">
        <w:r w:rsidDel="00147F06">
          <w:delText>district of residence</w:delText>
        </w:r>
      </w:del>
      <w:ins w:id="7412" w:author="Author">
        <w:r w:rsidR="00147F06">
          <w:t>AUR</w:t>
        </w:r>
      </w:ins>
      <w:r>
        <w:t xml:space="preserve"> fails within the </w:t>
      </w:r>
      <w:del w:id="7413" w:author="Author">
        <w:r w:rsidDel="007E2716">
          <w:delText>thirty</w:delText>
        </w:r>
      </w:del>
      <w:ins w:id="7414" w:author="Author">
        <w:r w:rsidR="007E2716">
          <w:t>30</w:t>
        </w:r>
      </w:ins>
      <w:r>
        <w:t xml:space="preserve">-day period to pay the full amount that was improperly withheld, the charter school may notify the Department. The Department shall withhold from the state equalization payment of the </w:t>
      </w:r>
      <w:del w:id="7415" w:author="Author">
        <w:r w:rsidDel="00147F06">
          <w:delText>district of residence</w:delText>
        </w:r>
      </w:del>
      <w:ins w:id="7416" w:author="Author">
        <w:r w:rsidR="00147F06">
          <w:t>AUR</w:t>
        </w:r>
      </w:ins>
      <w:r>
        <w:t xml:space="preserve"> the unpaid portion of the amount improperly withheld by the </w:t>
      </w:r>
      <w:del w:id="7417" w:author="Author">
        <w:r w:rsidDel="00147F06">
          <w:delText>district of residence</w:delText>
        </w:r>
      </w:del>
      <w:ins w:id="7418" w:author="Author">
        <w:r w:rsidR="00147F06">
          <w:t>AUR</w:t>
        </w:r>
      </w:ins>
      <w:r>
        <w:t xml:space="preserve"> and pay the unpaid portion directly to the charter school.</w:t>
      </w:r>
    </w:p>
    <w:p w14:paraId="21EB59D0" w14:textId="504FAFD7" w:rsidR="000801E7" w:rsidRDefault="000801E7" w:rsidP="00253E03">
      <w:pPr>
        <w:pStyle w:val="par3"/>
        <w:spacing w:after="240"/>
      </w:pPr>
      <w:r>
        <w:t>9.07(2)(a)(v)</w:t>
      </w:r>
      <w:r>
        <w:tab/>
        <w:t xml:space="preserve">If the State Board finds that the </w:t>
      </w:r>
      <w:del w:id="7419" w:author="Author">
        <w:r w:rsidDel="00147F06">
          <w:delText xml:space="preserve">district </w:delText>
        </w:r>
      </w:del>
      <w:ins w:id="7420" w:author="Author">
        <w:r w:rsidR="00147F06">
          <w:t xml:space="preserve">AUR </w:t>
        </w:r>
      </w:ins>
      <w:r>
        <w:t>did not improperly withhold any portion of the amount due to the charter school, the charter school shall pay the costs incurred by the Department in reviewing the necessary information to make its recommendation.</w:t>
      </w:r>
    </w:p>
    <w:p w14:paraId="5CE132C3" w14:textId="6CC7172B" w:rsidR="000801E7" w:rsidDel="00147F06" w:rsidRDefault="000801E7" w:rsidP="00253E03">
      <w:pPr>
        <w:pStyle w:val="par3"/>
        <w:spacing w:after="240"/>
        <w:rPr>
          <w:del w:id="7421" w:author="Author"/>
        </w:rPr>
      </w:pPr>
      <w:r>
        <w:t>9.07(2)(a)(vi)</w:t>
      </w:r>
      <w:r>
        <w:tab/>
        <w:t>Third</w:t>
      </w:r>
      <w:ins w:id="7422" w:author="Author">
        <w:r w:rsidR="00891A16">
          <w:t>-</w:t>
        </w:r>
      </w:ins>
      <w:del w:id="7423" w:author="Author">
        <w:r w:rsidDel="00891A16">
          <w:delText xml:space="preserve"> </w:delText>
        </w:r>
      </w:del>
      <w:ins w:id="7424" w:author="Author">
        <w:r w:rsidR="007E2716">
          <w:t>p</w:t>
        </w:r>
      </w:ins>
      <w:del w:id="7425" w:author="Author">
        <w:r w:rsidDel="007E2716">
          <w:delText>P</w:delText>
        </w:r>
      </w:del>
      <w:r>
        <w:t xml:space="preserve">arty </w:t>
      </w:r>
      <w:ins w:id="7426" w:author="Author">
        <w:r w:rsidR="007E2716">
          <w:t>f</w:t>
        </w:r>
      </w:ins>
      <w:del w:id="7427" w:author="Author">
        <w:r w:rsidDel="007E2716">
          <w:delText>F</w:delText>
        </w:r>
      </w:del>
      <w:r>
        <w:t>acilitation</w:t>
      </w:r>
      <w:ins w:id="7428" w:author="Author">
        <w:r w:rsidR="00147F06">
          <w:t>:</w:t>
        </w:r>
      </w:ins>
    </w:p>
    <w:p w14:paraId="46655781" w14:textId="435C2DDB" w:rsidR="000801E7" w:rsidRDefault="00147F06">
      <w:pPr>
        <w:pStyle w:val="par3"/>
        <w:spacing w:after="240"/>
        <w:pPrChange w:id="7429" w:author="Author">
          <w:pPr>
            <w:pStyle w:val="upar4"/>
          </w:pPr>
        </w:pPrChange>
      </w:pPr>
      <w:ins w:id="7430" w:author="Author">
        <w:r>
          <w:t xml:space="preserve"> </w:t>
        </w:r>
      </w:ins>
      <w:r w:rsidR="000801E7">
        <w:t>The parties may utilize third</w:t>
      </w:r>
      <w:ins w:id="7431" w:author="Author">
        <w:r w:rsidR="00891A16">
          <w:t>-</w:t>
        </w:r>
      </w:ins>
      <w:del w:id="7432" w:author="Author">
        <w:r w:rsidR="000801E7" w:rsidDel="00891A16">
          <w:delText xml:space="preserve"> </w:delText>
        </w:r>
      </w:del>
      <w:r w:rsidR="000801E7">
        <w:t>party facilitation as a dispute resolution process for resolving tuition cost disputes including disputes arising out of the contract itself and disputes arising during the formation of a proposed contract. Third</w:t>
      </w:r>
      <w:ins w:id="7433" w:author="Author">
        <w:r w:rsidR="00891A16">
          <w:t>-</w:t>
        </w:r>
      </w:ins>
      <w:del w:id="7434" w:author="Author">
        <w:r w:rsidR="000801E7" w:rsidDel="00891A16">
          <w:delText xml:space="preserve"> </w:delText>
        </w:r>
      </w:del>
      <w:r w:rsidR="000801E7">
        <w:t xml:space="preserve">party facilitation </w:t>
      </w:r>
      <w:del w:id="7435" w:author="Author">
        <w:r w:rsidR="000801E7" w:rsidDel="00D81B7B">
          <w:delText xml:space="preserve">must </w:delText>
        </w:r>
      </w:del>
      <w:ins w:id="7436" w:author="Author">
        <w:r w:rsidR="00D81B7B">
          <w:t xml:space="preserve">shall </w:t>
        </w:r>
      </w:ins>
      <w:r w:rsidR="000801E7">
        <w:t xml:space="preserve">be voluntary. </w:t>
      </w:r>
      <w:r w:rsidR="000801E7">
        <w:lastRenderedPageBreak/>
        <w:t>The parties agreeing to third</w:t>
      </w:r>
      <w:ins w:id="7437" w:author="Author">
        <w:r w:rsidR="00891A16">
          <w:t>-</w:t>
        </w:r>
      </w:ins>
      <w:del w:id="7438" w:author="Author">
        <w:r w:rsidR="000801E7" w:rsidDel="00891A16">
          <w:delText xml:space="preserve"> </w:delText>
        </w:r>
      </w:del>
      <w:r w:rsidR="000801E7">
        <w:t>party facilitation are responsible for paying its costs.</w:t>
      </w:r>
    </w:p>
    <w:p w14:paraId="38DAC296" w14:textId="3FB2B01C" w:rsidR="000801E7" w:rsidRDefault="000801E7" w:rsidP="00253E03">
      <w:pPr>
        <w:pStyle w:val="par2"/>
        <w:spacing w:after="240"/>
      </w:pPr>
      <w:r>
        <w:t>9.07(2)(b)</w:t>
      </w:r>
      <w:r>
        <w:tab/>
        <w:t xml:space="preserve">The dispute resolution procedure established in </w:t>
      </w:r>
      <w:ins w:id="7439" w:author="Author">
        <w:r w:rsidR="007E2716">
          <w:t>s</w:t>
        </w:r>
      </w:ins>
      <w:del w:id="7440" w:author="Author">
        <w:r w:rsidDel="007E2716">
          <w:delText>S</w:delText>
        </w:r>
      </w:del>
      <w:r>
        <w:t xml:space="preserve">ection 9.07(2)(a) of these Rules may also be utilized by the </w:t>
      </w:r>
      <w:del w:id="7441" w:author="Author">
        <w:r w:rsidDel="00147F06">
          <w:delText>district of residence</w:delText>
        </w:r>
      </w:del>
      <w:ins w:id="7442" w:author="Author">
        <w:r w:rsidR="00147F06">
          <w:t>AUR</w:t>
        </w:r>
      </w:ins>
      <w:r>
        <w:t xml:space="preserve"> if it determines that it has been paying tuition costs for a child who withdrew from the charter school, or who otherwise has not been attending the charter school, or if the child’s residency, as defined in </w:t>
      </w:r>
      <w:ins w:id="7443" w:author="Author">
        <w:r w:rsidR="007E2716">
          <w:t>s</w:t>
        </w:r>
      </w:ins>
      <w:del w:id="7444" w:author="Author">
        <w:r w:rsidDel="007E2716">
          <w:delText>S</w:delText>
        </w:r>
      </w:del>
      <w:r>
        <w:t>ection 22-20-107.5, C.R.S., has changed.</w:t>
      </w:r>
    </w:p>
    <w:p w14:paraId="3B67BC59" w14:textId="77777777" w:rsidR="000801E7" w:rsidRPr="007E2716" w:rsidRDefault="000801E7" w:rsidP="00253E03">
      <w:pPr>
        <w:pStyle w:val="par1"/>
        <w:spacing w:after="240"/>
      </w:pPr>
      <w:r w:rsidRPr="007E2716">
        <w:t>9.07(3)</w:t>
      </w:r>
      <w:r w:rsidRPr="007E2716">
        <w:tab/>
      </w:r>
      <w:r w:rsidRPr="00CA3ADF">
        <w:rPr>
          <w:rPrChange w:id="7445" w:author="Author">
            <w:rPr>
              <w:b/>
              <w:bCs/>
            </w:rPr>
          </w:rPrChange>
        </w:rPr>
        <w:t xml:space="preserve">Multidistrict </w:t>
      </w:r>
      <w:ins w:id="7446" w:author="Author">
        <w:r w:rsidR="007E2716" w:rsidRPr="00CA3ADF">
          <w:rPr>
            <w:rPrChange w:id="7447" w:author="Author">
              <w:rPr>
                <w:b/>
                <w:bCs/>
              </w:rPr>
            </w:rPrChange>
          </w:rPr>
          <w:t>o</w:t>
        </w:r>
      </w:ins>
      <w:del w:id="7448" w:author="Author">
        <w:r w:rsidRPr="00CA3ADF" w:rsidDel="007E2716">
          <w:rPr>
            <w:rPrChange w:id="7449" w:author="Author">
              <w:rPr>
                <w:b/>
                <w:bCs/>
              </w:rPr>
            </w:rPrChange>
          </w:rPr>
          <w:delText>O</w:delText>
        </w:r>
      </w:del>
      <w:r w:rsidRPr="00CA3ADF">
        <w:rPr>
          <w:rPrChange w:id="7450" w:author="Author">
            <w:rPr>
              <w:b/>
              <w:bCs/>
            </w:rPr>
          </w:rPrChange>
        </w:rPr>
        <w:t xml:space="preserve">nline </w:t>
      </w:r>
      <w:ins w:id="7451" w:author="Author">
        <w:r w:rsidR="007E2716" w:rsidRPr="00CA3ADF">
          <w:rPr>
            <w:rPrChange w:id="7452" w:author="Author">
              <w:rPr>
                <w:b/>
                <w:bCs/>
              </w:rPr>
            </w:rPrChange>
          </w:rPr>
          <w:t>s</w:t>
        </w:r>
      </w:ins>
      <w:del w:id="7453" w:author="Author">
        <w:r w:rsidRPr="00CA3ADF" w:rsidDel="007E2716">
          <w:rPr>
            <w:rPrChange w:id="7454" w:author="Author">
              <w:rPr>
                <w:b/>
                <w:bCs/>
              </w:rPr>
            </w:rPrChange>
          </w:rPr>
          <w:delText>S</w:delText>
        </w:r>
      </w:del>
      <w:r w:rsidRPr="00CA3ADF">
        <w:rPr>
          <w:rPrChange w:id="7455" w:author="Author">
            <w:rPr>
              <w:b/>
              <w:bCs/>
            </w:rPr>
          </w:rPrChange>
        </w:rPr>
        <w:t>chools</w:t>
      </w:r>
    </w:p>
    <w:p w14:paraId="15B18398" w14:textId="7C3C5B1A" w:rsidR="000801E7" w:rsidRDefault="000801E7" w:rsidP="00253E03">
      <w:pPr>
        <w:pStyle w:val="par2"/>
        <w:spacing w:after="240"/>
      </w:pPr>
      <w:r>
        <w:t>9.07(3)(a)</w:t>
      </w:r>
      <w:r>
        <w:tab/>
        <w:t xml:space="preserve">If a multidistrict online school determines that the </w:t>
      </w:r>
      <w:del w:id="7456" w:author="Author">
        <w:r w:rsidDel="00147F06">
          <w:delText>district of residence</w:delText>
        </w:r>
      </w:del>
      <w:ins w:id="7457" w:author="Author">
        <w:r w:rsidR="00147F06">
          <w:t>AUR</w:t>
        </w:r>
      </w:ins>
      <w:r>
        <w:t xml:space="preserve"> has not paid the tuition charge for excess cost incurred in educating a child with a disability, as required in </w:t>
      </w:r>
      <w:ins w:id="7458" w:author="Author">
        <w:r w:rsidR="007E2716">
          <w:t>s</w:t>
        </w:r>
      </w:ins>
      <w:del w:id="7459" w:author="Author">
        <w:r w:rsidDel="007E2716">
          <w:delText>S</w:delText>
        </w:r>
      </w:del>
      <w:r>
        <w:t xml:space="preserve">ection 22-20-109(6), C.R.S., the </w:t>
      </w:r>
      <w:del w:id="7460" w:author="Author">
        <w:r w:rsidDel="00147F06">
          <w:delText>district of attendance</w:delText>
        </w:r>
      </w:del>
      <w:ins w:id="7461" w:author="Author">
        <w:r w:rsidR="00147F06">
          <w:t>AUA</w:t>
        </w:r>
      </w:ins>
      <w:r>
        <w:t>, on behalf of the multidistrict online school, may seek a determination from the State Board in accordance with the following provisions:</w:t>
      </w:r>
    </w:p>
    <w:p w14:paraId="561208DA" w14:textId="4C119EC4" w:rsidR="00865EBA" w:rsidRDefault="000801E7" w:rsidP="00253E03">
      <w:pPr>
        <w:pStyle w:val="par3"/>
        <w:spacing w:after="240"/>
      </w:pPr>
      <w:r>
        <w:t>9.07(3)(a)(i)</w:t>
      </w:r>
      <w:r>
        <w:tab/>
        <w:t xml:space="preserve">If the </w:t>
      </w:r>
      <w:del w:id="7462" w:author="Author">
        <w:r w:rsidDel="00147F06">
          <w:delText>district of attendance</w:delText>
        </w:r>
      </w:del>
      <w:ins w:id="7463" w:author="Author">
        <w:r w:rsidR="00147F06">
          <w:t>AUA</w:t>
        </w:r>
      </w:ins>
      <w:r>
        <w:t xml:space="preserve"> determines that the </w:t>
      </w:r>
      <w:del w:id="7464" w:author="Author">
        <w:r w:rsidDel="00147F06">
          <w:delText>district of residence</w:delText>
        </w:r>
      </w:del>
      <w:ins w:id="7465" w:author="Author">
        <w:r w:rsidR="00147F06">
          <w:t>AUR</w:t>
        </w:r>
      </w:ins>
      <w:r>
        <w:t xml:space="preserve"> has not forwarded to the multidistrict online school the amount due in accordance with the terms of the tuition contract and the provisions of these Rules, the </w:t>
      </w:r>
      <w:del w:id="7466" w:author="Author">
        <w:r w:rsidDel="00147F06">
          <w:delText>district of attendance</w:delText>
        </w:r>
      </w:del>
      <w:ins w:id="7467" w:author="Author">
        <w:r w:rsidR="00147F06">
          <w:t>AUA</w:t>
        </w:r>
      </w:ins>
      <w:r>
        <w:t xml:space="preserve"> may seek a determination from the State Board regarding whether the </w:t>
      </w:r>
      <w:del w:id="7468" w:author="Author">
        <w:r w:rsidDel="00147F06">
          <w:delText>district of residence</w:delText>
        </w:r>
      </w:del>
      <w:ins w:id="7469" w:author="Author">
        <w:r w:rsidR="00147F06">
          <w:t>AUR</w:t>
        </w:r>
      </w:ins>
      <w:r>
        <w:t xml:space="preserve"> improperly withheld any portion of the amount due. A</w:t>
      </w:r>
      <w:ins w:id="7470" w:author="Author">
        <w:r w:rsidR="00147F06">
          <w:t>n</w:t>
        </w:r>
      </w:ins>
      <w:r>
        <w:t xml:space="preserve"> </w:t>
      </w:r>
      <w:del w:id="7471" w:author="Author">
        <w:r w:rsidDel="00147F06">
          <w:delText>district of attendance</w:delText>
        </w:r>
      </w:del>
      <w:ins w:id="7472" w:author="Author">
        <w:r w:rsidR="00147F06">
          <w:t>AUA</w:t>
        </w:r>
      </w:ins>
      <w:r>
        <w:t xml:space="preserve"> that chooses to request a determination of the issues shall submit the request within the next fiscal year following the fiscal year in which the district of residence may have improperly withheld funding; except that, if the tuition contract requires the multidistrict online school and/or the </w:t>
      </w:r>
      <w:del w:id="7473" w:author="Author">
        <w:r w:rsidDel="00891A16">
          <w:delText>district of attendance</w:delText>
        </w:r>
      </w:del>
      <w:ins w:id="7474" w:author="Author">
        <w:r w:rsidR="00891A16">
          <w:t>AUA</w:t>
        </w:r>
      </w:ins>
      <w:r>
        <w:t xml:space="preserve"> to complete any requirements prior to seeking a determination from the </w:t>
      </w:r>
      <w:ins w:id="7475" w:author="Author">
        <w:r w:rsidR="00891A16">
          <w:t>D</w:t>
        </w:r>
      </w:ins>
      <w:del w:id="7476" w:author="Author">
        <w:r w:rsidDel="00891A16">
          <w:delText>d</w:delText>
        </w:r>
      </w:del>
      <w:r>
        <w:t xml:space="preserve">epartment, the </w:t>
      </w:r>
      <w:del w:id="7477" w:author="Author">
        <w:r w:rsidDel="00891A16">
          <w:delText>district of attendance</w:delText>
        </w:r>
      </w:del>
      <w:ins w:id="7478" w:author="Author">
        <w:r w:rsidR="00891A16">
          <w:t>AUA</w:t>
        </w:r>
      </w:ins>
      <w:r>
        <w:t xml:space="preserve"> shall submit the request no later than the end of the next fiscal year following the fiscal year in which the multidistrict online school and/or the </w:t>
      </w:r>
      <w:del w:id="7479" w:author="Author">
        <w:r w:rsidDel="00891A16">
          <w:delText>district of attendance</w:delText>
        </w:r>
      </w:del>
      <w:ins w:id="7480" w:author="Author">
        <w:r w:rsidR="00891A16">
          <w:t>AUA</w:t>
        </w:r>
      </w:ins>
      <w:r>
        <w:t xml:space="preserve"> completes said requirements.</w:t>
      </w:r>
    </w:p>
    <w:p w14:paraId="0CEA7A9A" w14:textId="52B814CC" w:rsidR="000801E7" w:rsidRDefault="000801E7" w:rsidP="00253E03">
      <w:pPr>
        <w:pStyle w:val="par3"/>
        <w:spacing w:after="240"/>
      </w:pPr>
      <w:r>
        <w:t>9.07(3)(a)(ii)</w:t>
      </w:r>
      <w:r>
        <w:tab/>
        <w:t>Upon receipt from a</w:t>
      </w:r>
      <w:ins w:id="7481" w:author="Author">
        <w:r w:rsidR="00891A16">
          <w:t xml:space="preserve">n AUA </w:t>
        </w:r>
      </w:ins>
      <w:del w:id="7482" w:author="Author">
        <w:r w:rsidDel="00891A16">
          <w:delText xml:space="preserve"> district of attendance </w:delText>
        </w:r>
      </w:del>
      <w:r>
        <w:t xml:space="preserve">of a request for a determination of whether the </w:t>
      </w:r>
      <w:del w:id="7483" w:author="Author">
        <w:r w:rsidDel="00891A16">
          <w:delText>district of residence</w:delText>
        </w:r>
      </w:del>
      <w:ins w:id="7484" w:author="Author">
        <w:r w:rsidR="00891A16">
          <w:t>AUR</w:t>
        </w:r>
      </w:ins>
      <w:r>
        <w:t xml:space="preserve"> improperly withheld any portion of the amount due to the multidistrict </w:t>
      </w:r>
      <w:r>
        <w:lastRenderedPageBreak/>
        <w:t xml:space="preserve">online school, the State Board shall direct the Department to review the terms of the tuition contract and other relevant information of the multidistrict online school, and the Department shall make a recommendation to the State Board regarding whether the </w:t>
      </w:r>
      <w:del w:id="7485" w:author="Author">
        <w:r w:rsidDel="00891A16">
          <w:delText>district of residence</w:delText>
        </w:r>
      </w:del>
      <w:ins w:id="7486" w:author="Author">
        <w:r w:rsidR="00891A16">
          <w:t>AUR</w:t>
        </w:r>
      </w:ins>
      <w:r>
        <w:t xml:space="preserve"> improperly withheld any portion of the amount due. The Department shall request from the </w:t>
      </w:r>
      <w:del w:id="7487" w:author="Author">
        <w:r w:rsidDel="00891A16">
          <w:delText>district of residence</w:delText>
        </w:r>
      </w:del>
      <w:ins w:id="7488" w:author="Author">
        <w:r w:rsidR="00891A16">
          <w:t>AUR</w:t>
        </w:r>
      </w:ins>
      <w:r>
        <w:t xml:space="preserve">, the </w:t>
      </w:r>
      <w:del w:id="7489" w:author="Author">
        <w:r w:rsidDel="00891A16">
          <w:delText>district of attendance</w:delText>
        </w:r>
      </w:del>
      <w:ins w:id="7490" w:author="Author">
        <w:r w:rsidR="00891A16">
          <w:t>AUA</w:t>
        </w:r>
      </w:ins>
      <w:r>
        <w:t xml:space="preserve">, and the multidistrict online school all information as soon as possible following the request, but in no event later than </w:t>
      </w:r>
      <w:del w:id="7491" w:author="Author">
        <w:r w:rsidDel="004A0346">
          <w:delText xml:space="preserve">thirty </w:delText>
        </w:r>
      </w:del>
      <w:ins w:id="7492" w:author="Author">
        <w:r w:rsidR="004A0346">
          <w:t xml:space="preserve">30 </w:t>
        </w:r>
      </w:ins>
      <w:r>
        <w:t xml:space="preserve">days after completion of the annual financial audit. The Department shall forward its recommendation to the State Board within </w:t>
      </w:r>
      <w:del w:id="7493" w:author="Author">
        <w:r w:rsidDel="00A92762">
          <w:delText xml:space="preserve">sixty </w:delText>
        </w:r>
      </w:del>
      <w:ins w:id="7494" w:author="Author">
        <w:r w:rsidR="00A92762">
          <w:t xml:space="preserve">60 </w:t>
        </w:r>
      </w:ins>
      <w:r>
        <w:t xml:space="preserve">days after receiving all of the requested information from the </w:t>
      </w:r>
      <w:del w:id="7495" w:author="Author">
        <w:r w:rsidDel="00891A16">
          <w:delText>district of residence</w:delText>
        </w:r>
      </w:del>
      <w:ins w:id="7496" w:author="Author">
        <w:r w:rsidR="00891A16">
          <w:t>AUR</w:t>
        </w:r>
      </w:ins>
      <w:r>
        <w:t xml:space="preserve">, the </w:t>
      </w:r>
      <w:del w:id="7497" w:author="Author">
        <w:r w:rsidDel="00891A16">
          <w:delText>district of attendance</w:delText>
        </w:r>
      </w:del>
      <w:ins w:id="7498" w:author="Author">
        <w:r w:rsidR="00891A16">
          <w:t>AUA</w:t>
        </w:r>
      </w:ins>
      <w:r>
        <w:t>, and the multidistrict online school.</w:t>
      </w:r>
    </w:p>
    <w:p w14:paraId="1A6E0C89" w14:textId="32102370" w:rsidR="000801E7" w:rsidRDefault="000801E7" w:rsidP="00253E03">
      <w:pPr>
        <w:pStyle w:val="par3"/>
        <w:spacing w:after="240"/>
      </w:pPr>
      <w:r>
        <w:t>9.07(3)(a)(iii)</w:t>
      </w:r>
      <w:r>
        <w:tab/>
        <w:t xml:space="preserve">At the next State Board meeting following receipt of the recommendation of the Department, the State Board shall issue its decision regarding whether the </w:t>
      </w:r>
      <w:del w:id="7499" w:author="Author">
        <w:r w:rsidDel="00891A16">
          <w:delText>district of residence</w:delText>
        </w:r>
      </w:del>
      <w:ins w:id="7500" w:author="Author">
        <w:r w:rsidR="00891A16">
          <w:t>AUR</w:t>
        </w:r>
      </w:ins>
      <w:r>
        <w:t xml:space="preserve"> improperly withheld any portion of the amount due to the multidistrict online school. If the State Board finds that the </w:t>
      </w:r>
      <w:del w:id="7501" w:author="Author">
        <w:r w:rsidDel="00891A16">
          <w:delText>district of residence</w:delText>
        </w:r>
      </w:del>
      <w:ins w:id="7502" w:author="Author">
        <w:r w:rsidR="00891A16">
          <w:t>AUR</w:t>
        </w:r>
      </w:ins>
      <w:r>
        <w:t xml:space="preserve"> improperly withheld any portion of the amount, the </w:t>
      </w:r>
      <w:del w:id="7503" w:author="Author">
        <w:r w:rsidDel="00891A16">
          <w:delText>district of residence</w:delText>
        </w:r>
      </w:del>
      <w:ins w:id="7504" w:author="Author">
        <w:r w:rsidR="00891A16">
          <w:t>AUR</w:t>
        </w:r>
      </w:ins>
      <w:r>
        <w:t xml:space="preserve"> shall pay to the multidistrict online school, within </w:t>
      </w:r>
      <w:del w:id="7505" w:author="Author">
        <w:r w:rsidDel="007E2716">
          <w:delText xml:space="preserve">thirty </w:delText>
        </w:r>
      </w:del>
      <w:ins w:id="7506" w:author="Author">
        <w:r w:rsidR="007E2716">
          <w:t xml:space="preserve">30 </w:t>
        </w:r>
      </w:ins>
      <w:r>
        <w:t>days after issuance of the decision, the amount improperly withheld.</w:t>
      </w:r>
    </w:p>
    <w:p w14:paraId="0AE3AC27" w14:textId="1D014411" w:rsidR="000801E7" w:rsidRDefault="000801E7" w:rsidP="00253E03">
      <w:pPr>
        <w:pStyle w:val="par3"/>
        <w:spacing w:after="240"/>
      </w:pPr>
      <w:r>
        <w:t>9.07(3)(a)(iv)</w:t>
      </w:r>
      <w:r>
        <w:tab/>
        <w:t xml:space="preserve">If the </w:t>
      </w:r>
      <w:del w:id="7507" w:author="Author">
        <w:r w:rsidDel="00891A16">
          <w:delText>district of residence</w:delText>
        </w:r>
      </w:del>
      <w:ins w:id="7508" w:author="Author">
        <w:r w:rsidR="00891A16">
          <w:t>AUR</w:t>
        </w:r>
      </w:ins>
      <w:r>
        <w:t xml:space="preserve"> fails within the </w:t>
      </w:r>
      <w:del w:id="7509" w:author="Author">
        <w:r w:rsidDel="004A0346">
          <w:delText>thirty</w:delText>
        </w:r>
      </w:del>
      <w:ins w:id="7510" w:author="Author">
        <w:r w:rsidR="004A0346">
          <w:t>30</w:t>
        </w:r>
      </w:ins>
      <w:r>
        <w:t xml:space="preserve">-day period to pay the full amount that was improperly withheld, the multidistrict online school may notify the Department. The Department shall withhold from the state equalization payment of the </w:t>
      </w:r>
      <w:del w:id="7511" w:author="Author">
        <w:r w:rsidDel="00891A16">
          <w:delText>district of residence</w:delText>
        </w:r>
      </w:del>
      <w:ins w:id="7512" w:author="Author">
        <w:r w:rsidR="00891A16">
          <w:t>AUR</w:t>
        </w:r>
      </w:ins>
      <w:r>
        <w:t xml:space="preserve"> the unpaid portion of the amount improperly withheld by the </w:t>
      </w:r>
      <w:del w:id="7513" w:author="Author">
        <w:r w:rsidDel="00891A16">
          <w:delText>district of residence</w:delText>
        </w:r>
      </w:del>
      <w:ins w:id="7514" w:author="Author">
        <w:r w:rsidR="00891A16">
          <w:t>AUR</w:t>
        </w:r>
      </w:ins>
      <w:r>
        <w:t xml:space="preserve"> and pay the unpaid portion directly to the multidistrict online school.</w:t>
      </w:r>
    </w:p>
    <w:p w14:paraId="5B50197A" w14:textId="28BCCB7B" w:rsidR="000801E7" w:rsidRDefault="000801E7" w:rsidP="00253E03">
      <w:pPr>
        <w:pStyle w:val="par3"/>
        <w:spacing w:after="240"/>
      </w:pPr>
      <w:r>
        <w:t>9.07(3)(a)(v)</w:t>
      </w:r>
      <w:r>
        <w:tab/>
        <w:t>Third</w:t>
      </w:r>
      <w:ins w:id="7515" w:author="Author">
        <w:r w:rsidR="00891A16">
          <w:t>-</w:t>
        </w:r>
      </w:ins>
      <w:del w:id="7516" w:author="Author">
        <w:r w:rsidDel="00891A16">
          <w:delText xml:space="preserve"> </w:delText>
        </w:r>
      </w:del>
      <w:ins w:id="7517" w:author="Author">
        <w:r w:rsidR="007E2716">
          <w:t>p</w:t>
        </w:r>
      </w:ins>
      <w:del w:id="7518" w:author="Author">
        <w:r w:rsidDel="007E2716">
          <w:delText>P</w:delText>
        </w:r>
      </w:del>
      <w:r>
        <w:t xml:space="preserve">arty </w:t>
      </w:r>
      <w:ins w:id="7519" w:author="Author">
        <w:r w:rsidR="007E2716">
          <w:t>f</w:t>
        </w:r>
      </w:ins>
      <w:del w:id="7520" w:author="Author">
        <w:r w:rsidDel="007E2716">
          <w:delText>F</w:delText>
        </w:r>
      </w:del>
      <w:r>
        <w:t>acilitation</w:t>
      </w:r>
    </w:p>
    <w:p w14:paraId="2AEE37D6" w14:textId="42580CCA" w:rsidR="000801E7" w:rsidRDefault="000801E7" w:rsidP="00253E03">
      <w:pPr>
        <w:pStyle w:val="upar4"/>
        <w:spacing w:after="240"/>
      </w:pPr>
      <w:r>
        <w:t>The parties may utilize third</w:t>
      </w:r>
      <w:ins w:id="7521" w:author="Author">
        <w:r w:rsidR="00891A16">
          <w:t>-</w:t>
        </w:r>
      </w:ins>
      <w:del w:id="7522" w:author="Author">
        <w:r w:rsidDel="00891A16">
          <w:delText xml:space="preserve"> </w:delText>
        </w:r>
      </w:del>
      <w:r>
        <w:t>party facilitation as a dispute resolution process for resolving tuition charge disputes including disputes arising out of the contract itself and disputes arising during the formation of a proposed contract. Third</w:t>
      </w:r>
      <w:ins w:id="7523" w:author="Author">
        <w:r w:rsidR="00891A16">
          <w:t>-</w:t>
        </w:r>
      </w:ins>
      <w:del w:id="7524" w:author="Author">
        <w:r w:rsidDel="00891A16">
          <w:delText xml:space="preserve"> </w:delText>
        </w:r>
      </w:del>
      <w:r>
        <w:t xml:space="preserve">party facilitation </w:t>
      </w:r>
      <w:del w:id="7525" w:author="Author">
        <w:r w:rsidDel="00D81B7B">
          <w:delText xml:space="preserve">must </w:delText>
        </w:r>
      </w:del>
      <w:ins w:id="7526" w:author="Author">
        <w:r w:rsidR="00D81B7B">
          <w:t xml:space="preserve">shall </w:t>
        </w:r>
      </w:ins>
      <w:r>
        <w:lastRenderedPageBreak/>
        <w:t>be voluntary. The parties agreeing to third</w:t>
      </w:r>
      <w:ins w:id="7527" w:author="Author">
        <w:r w:rsidR="00891A16">
          <w:t>-</w:t>
        </w:r>
      </w:ins>
      <w:del w:id="7528" w:author="Author">
        <w:r w:rsidDel="00891A16">
          <w:delText xml:space="preserve"> </w:delText>
        </w:r>
      </w:del>
      <w:r>
        <w:t>party facilitation are responsible for paying its costs.</w:t>
      </w:r>
    </w:p>
    <w:p w14:paraId="0FE0D068" w14:textId="77777777" w:rsidR="000801E7" w:rsidRDefault="000801E7" w:rsidP="00253E03">
      <w:pPr>
        <w:pStyle w:val="par2"/>
        <w:spacing w:after="240"/>
        <w:rPr>
          <w:ins w:id="7529" w:author="Author"/>
        </w:rPr>
      </w:pPr>
      <w:r>
        <w:t>9.07(3)(b)</w:t>
      </w:r>
      <w:r>
        <w:tab/>
        <w:t xml:space="preserve">The dispute resolution procedure established in </w:t>
      </w:r>
      <w:ins w:id="7530" w:author="Author">
        <w:r w:rsidR="007E2716">
          <w:t>s</w:t>
        </w:r>
      </w:ins>
      <w:del w:id="7531" w:author="Author">
        <w:r w:rsidDel="007E2716">
          <w:delText>S</w:delText>
        </w:r>
      </w:del>
      <w:r>
        <w:t xml:space="preserve">ection 9.07(3)(a) of these Rules may also be utilized by the district of residence if it determines that it has been paying a tuition charge for a child who withdrew from the multidistrict online school, or who otherwise has not been attending the multidistrict online school, or if the child’s residency, as defined in </w:t>
      </w:r>
      <w:ins w:id="7532" w:author="Author">
        <w:r w:rsidR="007E2716">
          <w:t>s</w:t>
        </w:r>
      </w:ins>
      <w:del w:id="7533" w:author="Author">
        <w:r w:rsidDel="007E2716">
          <w:delText>S</w:delText>
        </w:r>
      </w:del>
      <w:r>
        <w:t>ection 22-20-107.5, C.R.S., has changed.</w:t>
      </w:r>
    </w:p>
    <w:p w14:paraId="3EA7DA15" w14:textId="77777777" w:rsidR="006E445C" w:rsidRDefault="006E445C" w:rsidP="00253E03">
      <w:pPr>
        <w:pStyle w:val="par2"/>
        <w:spacing w:after="240"/>
        <w:ind w:left="0" w:firstLine="0"/>
        <w:rPr>
          <w:ins w:id="7534" w:author="Author"/>
          <w:b/>
          <w:bCs/>
        </w:rPr>
      </w:pPr>
      <w:commentRangeStart w:id="7535"/>
      <w:ins w:id="7536" w:author="Author">
        <w:r>
          <w:rPr>
            <w:b/>
            <w:bCs/>
          </w:rPr>
          <w:t>9</w:t>
        </w:r>
        <w:r w:rsidRPr="008A3892">
          <w:rPr>
            <w:b/>
            <w:bCs/>
          </w:rPr>
          <w:t>.08</w:t>
        </w:r>
        <w:r>
          <w:tab/>
        </w:r>
        <w:r w:rsidRPr="008A3892">
          <w:rPr>
            <w:b/>
            <w:bCs/>
          </w:rPr>
          <w:t xml:space="preserve">Responsibility for Transportation </w:t>
        </w:r>
        <w:r w:rsidR="00374DF8">
          <w:rPr>
            <w:b/>
            <w:bCs/>
          </w:rPr>
          <w:t>of</w:t>
        </w:r>
        <w:r w:rsidRPr="008A3892">
          <w:rPr>
            <w:b/>
            <w:bCs/>
          </w:rPr>
          <w:t xml:space="preserve"> Students</w:t>
        </w:r>
        <w:r w:rsidR="00374DF8">
          <w:rPr>
            <w:b/>
            <w:bCs/>
          </w:rPr>
          <w:t xml:space="preserve"> to and from CSDB</w:t>
        </w:r>
      </w:ins>
    </w:p>
    <w:p w14:paraId="4866293A" w14:textId="77777777" w:rsidR="001540A5" w:rsidRDefault="00374DF8">
      <w:pPr>
        <w:pStyle w:val="par2"/>
        <w:spacing w:after="240"/>
        <w:ind w:left="720"/>
        <w:rPr>
          <w:ins w:id="7537" w:author="Author"/>
        </w:rPr>
        <w:pPrChange w:id="7538" w:author="Author">
          <w:pPr>
            <w:pStyle w:val="par2"/>
            <w:ind w:left="0" w:firstLine="0"/>
          </w:pPr>
        </w:pPrChange>
      </w:pPr>
      <w:ins w:id="7539" w:author="Author">
        <w:r>
          <w:t>9.08(1)</w:t>
        </w:r>
        <w:r>
          <w:tab/>
        </w:r>
        <w:r>
          <w:tab/>
        </w:r>
        <w:r w:rsidR="001540A5">
          <w:t xml:space="preserve">If a child’s IEP team places the child at CSDB, the AU shall arrange </w:t>
        </w:r>
        <w:r w:rsidR="00593C1B">
          <w:t xml:space="preserve">and pay </w:t>
        </w:r>
        <w:r w:rsidR="001540A5">
          <w:t xml:space="preserve">for transportation </w:t>
        </w:r>
        <w:r w:rsidR="00593C1B">
          <w:t>of</w:t>
        </w:r>
        <w:r w:rsidR="001540A5">
          <w:t xml:space="preserve"> the child to and from CSDB.</w:t>
        </w:r>
        <w:r w:rsidR="00593C1B">
          <w:t xml:space="preserve"> The AU may arrange and pay for the child’s parent to provide the transportation, </w:t>
        </w:r>
        <w:r>
          <w:t xml:space="preserve">but only </w:t>
        </w:r>
        <w:r w:rsidR="00593C1B">
          <w:t xml:space="preserve">if the parent knowingly and voluntarily agrees to such an arrangement. The AU may also offer to pay for the child to use public transportation to and/or from </w:t>
        </w:r>
        <w:r>
          <w:t>CSDB, if the use of public transportation is deemed</w:t>
        </w:r>
        <w:r w:rsidR="00446142">
          <w:t xml:space="preserve"> by the AU’s special education director, the parent, and the child</w:t>
        </w:r>
        <w:r>
          <w:t xml:space="preserve"> to be appropriate in light of the </w:t>
        </w:r>
        <w:r w:rsidR="00446142">
          <w:t>child’s</w:t>
        </w:r>
        <w:r>
          <w:t xml:space="preserve"> age, disability or disabilities, and functioning level, and any other relevant factors.</w:t>
        </w:r>
      </w:ins>
    </w:p>
    <w:p w14:paraId="1248687F" w14:textId="4CD6A926" w:rsidR="001540A5" w:rsidRDefault="00374DF8" w:rsidP="00253E03">
      <w:pPr>
        <w:pStyle w:val="par2"/>
        <w:spacing w:after="240"/>
        <w:ind w:left="720"/>
        <w:rPr>
          <w:ins w:id="7540" w:author="Author"/>
        </w:rPr>
      </w:pPr>
      <w:ins w:id="7541" w:author="Author">
        <w:r>
          <w:t>9.08(2)</w:t>
        </w:r>
        <w:r>
          <w:tab/>
        </w:r>
        <w:r>
          <w:tab/>
        </w:r>
        <w:r w:rsidR="001540A5">
          <w:t xml:space="preserve">If a parent </w:t>
        </w:r>
        <w:r>
          <w:t xml:space="preserve">unilaterally </w:t>
        </w:r>
        <w:r w:rsidR="001540A5">
          <w:t xml:space="preserve">chooses to place </w:t>
        </w:r>
        <w:r w:rsidR="00236FC3">
          <w:t>their</w:t>
        </w:r>
        <w:r w:rsidR="00EB67D6">
          <w:t xml:space="preserve"> child at CSDB</w:t>
        </w:r>
        <w:r w:rsidR="00593C1B">
          <w:t>, the parent shall arrange and pay for transportation of the child to and from CSDB.</w:t>
        </w:r>
      </w:ins>
    </w:p>
    <w:p w14:paraId="7EDD7C1E" w14:textId="5D24133B" w:rsidR="00374DF8" w:rsidRDefault="00374DF8">
      <w:pPr>
        <w:pStyle w:val="par2"/>
        <w:spacing w:after="240" w:line="259" w:lineRule="auto"/>
        <w:ind w:left="720"/>
        <w:rPr>
          <w:ins w:id="7542" w:author="Author"/>
        </w:rPr>
        <w:pPrChange w:id="7543" w:author="Author">
          <w:pPr>
            <w:pStyle w:val="par2"/>
            <w:ind w:left="0" w:firstLine="0"/>
          </w:pPr>
        </w:pPrChange>
      </w:pPr>
      <w:ins w:id="7544" w:author="Author">
        <w:r>
          <w:t>9.08(3)</w:t>
        </w:r>
        <w:r>
          <w:tab/>
        </w:r>
        <w:r>
          <w:tab/>
          <w:t xml:space="preserve">If a public agency (e.g., a </w:t>
        </w:r>
        <w:r w:rsidR="5DB9532A">
          <w:t>CDHS</w:t>
        </w:r>
        <w:r>
          <w:t xml:space="preserve"> office) places </w:t>
        </w:r>
        <w:r w:rsidR="00446142">
          <w:t>the child at CSDB, the public agency shall arrange and pay for transportation of the child to and from CSDB.</w:t>
        </w:r>
      </w:ins>
    </w:p>
    <w:p w14:paraId="11EF7CA5" w14:textId="4606ECF8" w:rsidR="00593C1B" w:rsidRDefault="1360E35C">
      <w:pPr>
        <w:pStyle w:val="par2"/>
        <w:spacing w:after="240"/>
        <w:ind w:left="720"/>
        <w:rPr>
          <w:ins w:id="7545" w:author="Author"/>
        </w:rPr>
        <w:pPrChange w:id="7546" w:author="Author">
          <w:pPr>
            <w:pStyle w:val="par2"/>
            <w:ind w:left="0" w:firstLine="0"/>
          </w:pPr>
        </w:pPrChange>
      </w:pPr>
      <w:ins w:id="7547" w:author="Author">
        <w:r>
          <w:t>9.08(</w:t>
        </w:r>
        <w:r w:rsidR="4F8524E2">
          <w:t>4</w:t>
        </w:r>
        <w:r>
          <w:t>)</w:t>
        </w:r>
        <w:r w:rsidR="00374DF8">
          <w:tab/>
        </w:r>
        <w:r w:rsidR="00374DF8">
          <w:tab/>
        </w:r>
        <w:r w:rsidR="2EB21D70">
          <w:t>If CSDB enrolls a child with a disability who resides out of state, CSDB will work with the child’s parent and/or previous school to arrange for transportation of the child to and from CSDB.</w:t>
        </w:r>
      </w:ins>
      <w:commentRangeEnd w:id="7535"/>
      <w:r w:rsidR="00891A16">
        <w:rPr>
          <w:rStyle w:val="CommentReference"/>
          <w:sz w:val="24"/>
          <w:szCs w:val="24"/>
        </w:rPr>
        <w:commentReference w:id="7535"/>
      </w:r>
    </w:p>
    <w:p w14:paraId="2B8D6F3A" w14:textId="77777777" w:rsidR="006E445C" w:rsidDel="006E445C" w:rsidRDefault="006E445C">
      <w:pPr>
        <w:pStyle w:val="par2"/>
        <w:spacing w:after="240"/>
        <w:ind w:left="0" w:firstLine="0"/>
        <w:rPr>
          <w:del w:id="7548" w:author="Author"/>
        </w:rPr>
        <w:pPrChange w:id="7549" w:author="Author">
          <w:pPr>
            <w:pStyle w:val="par2"/>
          </w:pPr>
        </w:pPrChange>
      </w:pPr>
    </w:p>
    <w:p w14:paraId="6BF0E121" w14:textId="77777777" w:rsidR="000801E7" w:rsidRDefault="000801E7" w:rsidP="00253E03">
      <w:pPr>
        <w:pStyle w:val="Heading2"/>
        <w:spacing w:after="240"/>
      </w:pPr>
      <w:commentRangeStart w:id="7550"/>
      <w:r>
        <w:lastRenderedPageBreak/>
        <w:t>10.00</w:t>
      </w:r>
      <w:r>
        <w:tab/>
        <w:t>(reserved)</w:t>
      </w:r>
      <w:commentRangeEnd w:id="7550"/>
      <w:r w:rsidR="005865F4">
        <w:rPr>
          <w:rStyle w:val="CommentReference"/>
          <w:sz w:val="24"/>
          <w:szCs w:val="28"/>
        </w:rPr>
        <w:commentReference w:id="7550"/>
      </w:r>
    </w:p>
    <w:p w14:paraId="12F99FC2" w14:textId="77777777" w:rsidR="000801E7" w:rsidRDefault="000801E7" w:rsidP="00253E03">
      <w:pPr>
        <w:pStyle w:val="Heading2"/>
        <w:spacing w:after="240"/>
      </w:pPr>
      <w:commentRangeStart w:id="7551"/>
      <w:r>
        <w:t>11.00</w:t>
      </w:r>
      <w:r>
        <w:tab/>
        <w:t>(reserved)</w:t>
      </w:r>
      <w:commentRangeEnd w:id="7551"/>
      <w:r w:rsidR="005865F4">
        <w:rPr>
          <w:rStyle w:val="CommentReference"/>
          <w:sz w:val="24"/>
          <w:szCs w:val="28"/>
        </w:rPr>
        <w:commentReference w:id="7551"/>
      </w:r>
    </w:p>
    <w:p w14:paraId="0D729731" w14:textId="1C19E810" w:rsidR="000801E7" w:rsidRDefault="000801E7" w:rsidP="00253E03">
      <w:pPr>
        <w:pStyle w:val="Heading2"/>
        <w:spacing w:after="240"/>
      </w:pPr>
      <w:r>
        <w:t>12.00</w:t>
      </w:r>
      <w:r>
        <w:tab/>
      </w:r>
      <w:commentRangeStart w:id="7552"/>
      <w:del w:id="7553" w:author="Author">
        <w:r w:rsidDel="00891A16">
          <w:delText>GIFTED AND TALENTED STUDENT PROGRAMMING</w:delText>
        </w:r>
      </w:del>
      <w:ins w:id="7554" w:author="Author">
        <w:r w:rsidR="00891A16" w:rsidRPr="006F5822">
          <w:rPr>
            <w:caps/>
            <w:rPrChange w:id="7555" w:author="Author">
              <w:rPr/>
            </w:rPrChange>
          </w:rPr>
          <w:t>Education of Gifted Children</w:t>
        </w:r>
      </w:ins>
      <w:commentRangeEnd w:id="7552"/>
      <w:r w:rsidR="00891A16">
        <w:rPr>
          <w:rStyle w:val="CommentReference"/>
          <w:sz w:val="24"/>
          <w:szCs w:val="28"/>
        </w:rPr>
        <w:commentReference w:id="7552"/>
      </w:r>
    </w:p>
    <w:p w14:paraId="001EF1BF" w14:textId="2C149037" w:rsidR="00B97A33" w:rsidRDefault="000801E7" w:rsidP="00253E03">
      <w:pPr>
        <w:pStyle w:val="upar1"/>
        <w:spacing w:after="240"/>
      </w:pPr>
      <w:commentRangeStart w:id="7556"/>
      <w:del w:id="7557" w:author="Author">
        <w:r w:rsidDel="00C723FE">
          <w:delText>Administrative units</w:delText>
        </w:r>
      </w:del>
      <w:ins w:id="7558" w:author="Author">
        <w:r w:rsidR="00891A16">
          <w:t xml:space="preserve">Each </w:t>
        </w:r>
        <w:r w:rsidR="00C723FE">
          <w:t>AU</w:t>
        </w:r>
      </w:ins>
      <w:r>
        <w:t xml:space="preserve"> shall </w:t>
      </w:r>
      <w:ins w:id="7559" w:author="Author">
        <w:r w:rsidR="00891A16" w:rsidRPr="00891A16">
          <w:t>operate and make available gifted education programming and services in each school district for gifted children throughout the full school year</w:t>
        </w:r>
      </w:ins>
      <w:del w:id="7560" w:author="Author">
        <w:r w:rsidDel="00891A16">
          <w:delText>implement gifted education student programs providing programming options and services for gifted children for at least the number of days calendared for the school year by each school district</w:delText>
        </w:r>
      </w:del>
      <w:r>
        <w:t>.</w:t>
      </w:r>
      <w:commentRangeEnd w:id="7556"/>
      <w:r w:rsidR="00891A16">
        <w:rPr>
          <w:rStyle w:val="CommentReference"/>
          <w:sz w:val="24"/>
          <w:szCs w:val="24"/>
        </w:rPr>
        <w:commentReference w:id="7556"/>
      </w:r>
    </w:p>
    <w:p w14:paraId="3E2CCFAE" w14:textId="77777777" w:rsidR="000801E7" w:rsidRDefault="000801E7" w:rsidP="00253E03">
      <w:pPr>
        <w:pStyle w:val="Heading3"/>
        <w:spacing w:after="240"/>
      </w:pPr>
      <w:r>
        <w:t>12.01</w:t>
      </w:r>
      <w:r>
        <w:tab/>
        <w:t>Definitions</w:t>
      </w:r>
      <w:del w:id="7561" w:author="Author">
        <w:r w:rsidDel="00C723FE">
          <w:delText>.</w:delText>
        </w:r>
      </w:del>
    </w:p>
    <w:p w14:paraId="58280EE4" w14:textId="77777777" w:rsidR="000801E7" w:rsidRDefault="000801E7" w:rsidP="00253E03">
      <w:pPr>
        <w:pStyle w:val="par1"/>
        <w:spacing w:after="240"/>
      </w:pPr>
      <w:r>
        <w:t>12.01(1)</w:t>
      </w:r>
      <w:r>
        <w:tab/>
      </w:r>
      <w:del w:id="7562" w:author="Author">
        <w:r w:rsidR="007C5B91" w:rsidRPr="00CA3ADF" w:rsidDel="00C723FE">
          <w:rPr>
            <w:i/>
            <w:iCs/>
            <w:rPrChange w:id="7563" w:author="Author">
              <w:rPr>
                <w:b/>
                <w:bCs/>
              </w:rPr>
            </w:rPrChange>
          </w:rPr>
          <w:delText>“</w:delText>
        </w:r>
      </w:del>
      <w:r w:rsidRPr="00CA3ADF">
        <w:rPr>
          <w:i/>
          <w:iCs/>
          <w:rPrChange w:id="7564" w:author="Author">
            <w:rPr>
              <w:b/>
              <w:bCs/>
            </w:rPr>
          </w:rPrChange>
        </w:rPr>
        <w:t xml:space="preserve">Administrative </w:t>
      </w:r>
      <w:ins w:id="7565" w:author="Author">
        <w:r w:rsidR="00C723FE" w:rsidRPr="00CA3ADF">
          <w:rPr>
            <w:i/>
            <w:iCs/>
            <w:rPrChange w:id="7566" w:author="Author">
              <w:rPr>
                <w:b/>
                <w:bCs/>
              </w:rPr>
            </w:rPrChange>
          </w:rPr>
          <w:t>u</w:t>
        </w:r>
      </w:ins>
      <w:del w:id="7567" w:author="Author">
        <w:r w:rsidRPr="00CA3ADF" w:rsidDel="00C723FE">
          <w:rPr>
            <w:i/>
            <w:iCs/>
            <w:rPrChange w:id="7568" w:author="Author">
              <w:rPr>
                <w:b/>
                <w:bCs/>
              </w:rPr>
            </w:rPrChange>
          </w:rPr>
          <w:delText>U</w:delText>
        </w:r>
      </w:del>
      <w:r w:rsidRPr="00CA3ADF">
        <w:rPr>
          <w:i/>
          <w:iCs/>
          <w:rPrChange w:id="7569" w:author="Author">
            <w:rPr>
              <w:b/>
              <w:bCs/>
            </w:rPr>
          </w:rPrChange>
        </w:rPr>
        <w:t>nit</w:t>
      </w:r>
      <w:del w:id="7570" w:author="Author">
        <w:r w:rsidR="004072CD" w:rsidRPr="00CA3ADF" w:rsidDel="00C723FE">
          <w:rPr>
            <w:i/>
            <w:iCs/>
            <w:rPrChange w:id="7571" w:author="Author">
              <w:rPr>
                <w:b/>
                <w:bCs/>
              </w:rPr>
            </w:rPrChange>
          </w:rPr>
          <w:delText>”</w:delText>
        </w:r>
      </w:del>
      <w:r w:rsidRPr="00CA3ADF">
        <w:rPr>
          <w:i/>
          <w:iCs/>
          <w:rPrChange w:id="7572" w:author="Author">
            <w:rPr>
              <w:b/>
              <w:bCs/>
            </w:rPr>
          </w:rPrChange>
        </w:rPr>
        <w:t xml:space="preserve"> </w:t>
      </w:r>
      <w:ins w:id="7573" w:author="Author">
        <w:r w:rsidR="00C723FE" w:rsidRPr="00CA3ADF">
          <w:rPr>
            <w:i/>
            <w:iCs/>
            <w:rPrChange w:id="7574" w:author="Author">
              <w:rPr>
                <w:b/>
                <w:bCs/>
              </w:rPr>
            </w:rPrChange>
          </w:rPr>
          <w:t>(</w:t>
        </w:r>
      </w:ins>
      <w:del w:id="7575" w:author="Author">
        <w:r w:rsidRPr="00CA3ADF" w:rsidDel="00C723FE">
          <w:rPr>
            <w:i/>
            <w:iCs/>
            <w:rPrChange w:id="7576" w:author="Author">
              <w:rPr>
                <w:b/>
                <w:bCs/>
              </w:rPr>
            </w:rPrChange>
          </w:rPr>
          <w:delText xml:space="preserve">or </w:delText>
        </w:r>
        <w:r w:rsidR="007C5B91" w:rsidRPr="00CA3ADF" w:rsidDel="00C723FE">
          <w:rPr>
            <w:i/>
            <w:iCs/>
            <w:rPrChange w:id="7577" w:author="Author">
              <w:rPr>
                <w:b/>
                <w:bCs/>
              </w:rPr>
            </w:rPrChange>
          </w:rPr>
          <w:delText>“</w:delText>
        </w:r>
      </w:del>
      <w:r w:rsidRPr="00CA3ADF">
        <w:rPr>
          <w:i/>
          <w:iCs/>
          <w:rPrChange w:id="7578" w:author="Author">
            <w:rPr>
              <w:b/>
              <w:bCs/>
            </w:rPr>
          </w:rPrChange>
        </w:rPr>
        <w:t>AU</w:t>
      </w:r>
      <w:ins w:id="7579" w:author="Author">
        <w:r w:rsidR="00C723FE" w:rsidRPr="00CA3ADF">
          <w:rPr>
            <w:i/>
            <w:iCs/>
            <w:rPrChange w:id="7580" w:author="Author">
              <w:rPr>
                <w:b/>
                <w:bCs/>
              </w:rPr>
            </w:rPrChange>
          </w:rPr>
          <w:t>)</w:t>
        </w:r>
      </w:ins>
      <w:del w:id="7581" w:author="Author">
        <w:r w:rsidR="004072CD" w:rsidRPr="00CA3ADF" w:rsidDel="00C723FE">
          <w:rPr>
            <w:i/>
            <w:iCs/>
            <w:rPrChange w:id="7582" w:author="Author">
              <w:rPr>
                <w:b/>
                <w:bCs/>
              </w:rPr>
            </w:rPrChange>
          </w:rPr>
          <w:delText>”</w:delText>
        </w:r>
      </w:del>
      <w:r>
        <w:t xml:space="preserve"> means a school district, a </w:t>
      </w:r>
      <w:del w:id="7583" w:author="Author">
        <w:r w:rsidDel="00A92E48">
          <w:delText>board of cooperative services</w:delText>
        </w:r>
      </w:del>
      <w:ins w:id="7584" w:author="Author">
        <w:r w:rsidR="00A92E48">
          <w:t>BOCES</w:t>
        </w:r>
      </w:ins>
      <w:r>
        <w:t xml:space="preserve">, a charter school network, a charter school collaborative, or the state Charter School Institute that: oversees and/or provides educational services to exceptional children; is responsible for the local administration of Article 20 of Title 22, C.R.S.; and meets the criteria established in </w:t>
      </w:r>
      <w:ins w:id="7585" w:author="Author">
        <w:r w:rsidR="00C723FE">
          <w:t>s</w:t>
        </w:r>
      </w:ins>
      <w:del w:id="7586" w:author="Author">
        <w:r w:rsidDel="00C723FE">
          <w:delText>S</w:delText>
        </w:r>
      </w:del>
      <w:r>
        <w:t xml:space="preserve">ection 3.01 of these Rules (see </w:t>
      </w:r>
      <w:del w:id="7587" w:author="Author">
        <w:r w:rsidDel="00C723FE">
          <w:delText xml:space="preserve">Rule </w:delText>
        </w:r>
      </w:del>
      <w:ins w:id="7588" w:author="Author">
        <w:r w:rsidR="00C723FE">
          <w:t xml:space="preserve">section </w:t>
        </w:r>
      </w:ins>
      <w:r>
        <w:t>2.0</w:t>
      </w:r>
      <w:r w:rsidR="008607A3">
        <w:t>3</w:t>
      </w:r>
      <w:r>
        <w:t xml:space="preserve"> of these Rules).</w:t>
      </w:r>
    </w:p>
    <w:p w14:paraId="13D03066" w14:textId="77777777" w:rsidR="000801E7" w:rsidRDefault="000801E7" w:rsidP="00253E03">
      <w:pPr>
        <w:pStyle w:val="par1"/>
        <w:spacing w:after="240"/>
      </w:pPr>
      <w:r>
        <w:t>12.01(2)</w:t>
      </w:r>
      <w:r>
        <w:tab/>
      </w:r>
      <w:del w:id="7589" w:author="Author">
        <w:r w:rsidR="007C5B91" w:rsidRPr="00CA3ADF" w:rsidDel="00C723FE">
          <w:rPr>
            <w:i/>
            <w:iCs/>
            <w:rPrChange w:id="7590" w:author="Author">
              <w:rPr>
                <w:b/>
                <w:bCs/>
              </w:rPr>
            </w:rPrChange>
          </w:rPr>
          <w:delText>“</w:delText>
        </w:r>
      </w:del>
      <w:r w:rsidRPr="00CA3ADF">
        <w:rPr>
          <w:i/>
          <w:iCs/>
          <w:rPrChange w:id="7591" w:author="Author">
            <w:rPr>
              <w:b/>
              <w:bCs/>
            </w:rPr>
          </w:rPrChange>
        </w:rPr>
        <w:t xml:space="preserve">Advanced </w:t>
      </w:r>
      <w:ins w:id="7592" w:author="Author">
        <w:r w:rsidR="00C723FE" w:rsidRPr="00CA3ADF">
          <w:rPr>
            <w:i/>
            <w:iCs/>
            <w:rPrChange w:id="7593" w:author="Author">
              <w:rPr>
                <w:b/>
                <w:bCs/>
              </w:rPr>
            </w:rPrChange>
          </w:rPr>
          <w:t>l</w:t>
        </w:r>
      </w:ins>
      <w:del w:id="7594" w:author="Author">
        <w:r w:rsidRPr="00CA3ADF" w:rsidDel="00C723FE">
          <w:rPr>
            <w:i/>
            <w:iCs/>
            <w:rPrChange w:id="7595" w:author="Author">
              <w:rPr>
                <w:b/>
                <w:bCs/>
              </w:rPr>
            </w:rPrChange>
          </w:rPr>
          <w:delText>L</w:delText>
        </w:r>
      </w:del>
      <w:r w:rsidRPr="00CA3ADF">
        <w:rPr>
          <w:i/>
          <w:iCs/>
          <w:rPrChange w:id="7596" w:author="Author">
            <w:rPr>
              <w:b/>
              <w:bCs/>
            </w:rPr>
          </w:rPrChange>
        </w:rPr>
        <w:t xml:space="preserve">earning </w:t>
      </w:r>
      <w:ins w:id="7597" w:author="Author">
        <w:r w:rsidR="00C723FE" w:rsidRPr="00CA3ADF">
          <w:rPr>
            <w:i/>
            <w:iCs/>
            <w:rPrChange w:id="7598" w:author="Author">
              <w:rPr>
                <w:b/>
                <w:bCs/>
              </w:rPr>
            </w:rPrChange>
          </w:rPr>
          <w:t>p</w:t>
        </w:r>
      </w:ins>
      <w:del w:id="7599" w:author="Author">
        <w:r w:rsidRPr="00CA3ADF" w:rsidDel="00C723FE">
          <w:rPr>
            <w:i/>
            <w:iCs/>
            <w:rPrChange w:id="7600" w:author="Author">
              <w:rPr>
                <w:b/>
                <w:bCs/>
              </w:rPr>
            </w:rPrChange>
          </w:rPr>
          <w:delText>P</w:delText>
        </w:r>
      </w:del>
      <w:r w:rsidRPr="00CA3ADF">
        <w:rPr>
          <w:i/>
          <w:iCs/>
          <w:rPrChange w:id="7601" w:author="Author">
            <w:rPr>
              <w:b/>
              <w:bCs/>
            </w:rPr>
          </w:rPrChange>
        </w:rPr>
        <w:t>lan</w:t>
      </w:r>
      <w:del w:id="7602" w:author="Author">
        <w:r w:rsidR="004072CD" w:rsidRPr="00CA3ADF" w:rsidDel="00C723FE">
          <w:rPr>
            <w:i/>
            <w:iCs/>
            <w:rPrChange w:id="7603" w:author="Author">
              <w:rPr>
                <w:b/>
                <w:bCs/>
              </w:rPr>
            </w:rPrChange>
          </w:rPr>
          <w:delText>”</w:delText>
        </w:r>
      </w:del>
      <w:r w:rsidRPr="00CA3ADF">
        <w:rPr>
          <w:i/>
          <w:iCs/>
          <w:rPrChange w:id="7604" w:author="Author">
            <w:rPr>
              <w:b/>
              <w:bCs/>
            </w:rPr>
          </w:rPrChange>
        </w:rPr>
        <w:t xml:space="preserve"> </w:t>
      </w:r>
      <w:ins w:id="7605" w:author="Author">
        <w:r w:rsidR="00C723FE" w:rsidRPr="00CA3ADF">
          <w:rPr>
            <w:i/>
            <w:iCs/>
            <w:rPrChange w:id="7606" w:author="Author">
              <w:rPr>
                <w:b/>
                <w:bCs/>
              </w:rPr>
            </w:rPrChange>
          </w:rPr>
          <w:t>(</w:t>
        </w:r>
      </w:ins>
      <w:del w:id="7607" w:author="Author">
        <w:r w:rsidRPr="00CA3ADF" w:rsidDel="00C723FE">
          <w:rPr>
            <w:i/>
            <w:iCs/>
            <w:rPrChange w:id="7608" w:author="Author">
              <w:rPr>
                <w:b/>
                <w:bCs/>
              </w:rPr>
            </w:rPrChange>
          </w:rPr>
          <w:delText xml:space="preserve">or </w:delText>
        </w:r>
        <w:r w:rsidR="007C5B91" w:rsidRPr="00CA3ADF" w:rsidDel="00C723FE">
          <w:rPr>
            <w:i/>
            <w:iCs/>
            <w:rPrChange w:id="7609" w:author="Author">
              <w:rPr>
                <w:b/>
                <w:bCs/>
              </w:rPr>
            </w:rPrChange>
          </w:rPr>
          <w:delText>“</w:delText>
        </w:r>
      </w:del>
      <w:r w:rsidRPr="00CA3ADF">
        <w:rPr>
          <w:i/>
          <w:iCs/>
          <w:rPrChange w:id="7610" w:author="Author">
            <w:rPr>
              <w:b/>
              <w:bCs/>
            </w:rPr>
          </w:rPrChange>
        </w:rPr>
        <w:t>ALP</w:t>
      </w:r>
      <w:ins w:id="7611" w:author="Author">
        <w:r w:rsidR="00C723FE" w:rsidRPr="00CA3ADF">
          <w:rPr>
            <w:i/>
            <w:iCs/>
            <w:rPrChange w:id="7612" w:author="Author">
              <w:rPr>
                <w:b/>
                <w:bCs/>
              </w:rPr>
            </w:rPrChange>
          </w:rPr>
          <w:t>)</w:t>
        </w:r>
      </w:ins>
      <w:del w:id="7613" w:author="Author">
        <w:r w:rsidR="004072CD" w:rsidRPr="006A1995" w:rsidDel="00C723FE">
          <w:rPr>
            <w:b/>
            <w:bCs/>
          </w:rPr>
          <w:delText>”</w:delText>
        </w:r>
      </w:del>
      <w:r>
        <w:t xml:space="preserve"> means a written record of a gifted student’s strengths, academic and affective learning goals</w:t>
      </w:r>
      <w:ins w:id="7614" w:author="Author">
        <w:r w:rsidR="00C723FE">
          <w:t>,</w:t>
        </w:r>
      </w:ins>
      <w:r>
        <w:t xml:space="preserve"> and the resulting programming utilized with each gifted child and considered in educational planning and decision making.</w:t>
      </w:r>
    </w:p>
    <w:p w14:paraId="34DD7E4A" w14:textId="77777777" w:rsidR="000801E7" w:rsidRDefault="000801E7" w:rsidP="00253E03">
      <w:pPr>
        <w:pStyle w:val="par1"/>
        <w:spacing w:after="240"/>
      </w:pPr>
      <w:r>
        <w:t>12.01(3)</w:t>
      </w:r>
      <w:r>
        <w:tab/>
      </w:r>
      <w:del w:id="7615" w:author="Author">
        <w:r w:rsidR="007C5B91" w:rsidRPr="00CA3ADF" w:rsidDel="00C723FE">
          <w:rPr>
            <w:i/>
            <w:iCs/>
            <w:rPrChange w:id="7616" w:author="Author">
              <w:rPr>
                <w:b/>
                <w:bCs/>
              </w:rPr>
            </w:rPrChange>
          </w:rPr>
          <w:delText>“</w:delText>
        </w:r>
      </w:del>
      <w:r w:rsidRPr="00CA3ADF">
        <w:rPr>
          <w:i/>
          <w:iCs/>
          <w:rPrChange w:id="7617" w:author="Author">
            <w:rPr>
              <w:b/>
              <w:bCs/>
            </w:rPr>
          </w:rPrChange>
        </w:rPr>
        <w:t xml:space="preserve">Affective </w:t>
      </w:r>
      <w:ins w:id="7618" w:author="Author">
        <w:r w:rsidR="00C723FE" w:rsidRPr="00CA3ADF">
          <w:rPr>
            <w:i/>
            <w:iCs/>
            <w:rPrChange w:id="7619" w:author="Author">
              <w:rPr>
                <w:b/>
                <w:bCs/>
              </w:rPr>
            </w:rPrChange>
          </w:rPr>
          <w:t>d</w:t>
        </w:r>
      </w:ins>
      <w:del w:id="7620" w:author="Author">
        <w:r w:rsidRPr="00CA3ADF" w:rsidDel="00C723FE">
          <w:rPr>
            <w:i/>
            <w:iCs/>
            <w:rPrChange w:id="7621" w:author="Author">
              <w:rPr>
                <w:b/>
                <w:bCs/>
              </w:rPr>
            </w:rPrChange>
          </w:rPr>
          <w:delText>D</w:delText>
        </w:r>
      </w:del>
      <w:r w:rsidRPr="00CA3ADF">
        <w:rPr>
          <w:i/>
          <w:iCs/>
          <w:rPrChange w:id="7622" w:author="Author">
            <w:rPr>
              <w:b/>
              <w:bCs/>
            </w:rPr>
          </w:rPrChange>
        </w:rPr>
        <w:t>evelopment</w:t>
      </w:r>
      <w:del w:id="7623" w:author="Author">
        <w:r w:rsidR="004072CD" w:rsidRPr="00CA3ADF" w:rsidDel="00C723FE">
          <w:rPr>
            <w:i/>
            <w:iCs/>
            <w:rPrChange w:id="7624" w:author="Author">
              <w:rPr>
                <w:b/>
                <w:bCs/>
              </w:rPr>
            </w:rPrChange>
          </w:rPr>
          <w:delText>”</w:delText>
        </w:r>
      </w:del>
      <w:r>
        <w:t xml:space="preserve"> means social and emotional programming intended to</w:t>
      </w:r>
      <w:ins w:id="7625" w:author="Author">
        <w:r w:rsidR="00C723FE">
          <w:t xml:space="preserve"> assist gifted students in</w:t>
        </w:r>
      </w:ins>
      <w:r>
        <w:t>:</w:t>
      </w:r>
    </w:p>
    <w:p w14:paraId="3042B06E" w14:textId="77777777" w:rsidR="000801E7" w:rsidRDefault="000801E7" w:rsidP="00253E03">
      <w:pPr>
        <w:pStyle w:val="par2"/>
        <w:spacing w:after="240"/>
      </w:pPr>
      <w:r>
        <w:t>12.01(3)(a)</w:t>
      </w:r>
      <w:r>
        <w:tab/>
      </w:r>
      <w:ins w:id="7626" w:author="Author">
        <w:r w:rsidR="00C723FE">
          <w:t>U</w:t>
        </w:r>
      </w:ins>
      <w:del w:id="7627" w:author="Author">
        <w:r w:rsidDel="00C723FE">
          <w:delText>assist gifted students in u</w:delText>
        </w:r>
      </w:del>
      <w:r>
        <w:t>nderstanding themselves as gifted learners</w:t>
      </w:r>
      <w:del w:id="7628" w:author="Author">
        <w:r w:rsidDel="00C723FE">
          <w:delText>,</w:delText>
        </w:r>
      </w:del>
      <w:r>
        <w:t xml:space="preserve"> and the implications of their abilities, talents, and potential for accomplishment (</w:t>
      </w:r>
      <w:ins w:id="7629" w:author="Author">
        <w:r w:rsidR="00C723FE">
          <w:t xml:space="preserve">i.e., </w:t>
        </w:r>
      </w:ins>
      <w:r>
        <w:t>intrapersonal skills); and</w:t>
      </w:r>
    </w:p>
    <w:p w14:paraId="097733BF" w14:textId="5A615CF6" w:rsidR="000801E7" w:rsidRDefault="000801E7" w:rsidP="00253E03">
      <w:pPr>
        <w:pStyle w:val="par2"/>
        <w:spacing w:after="240"/>
      </w:pPr>
      <w:r>
        <w:t>12.01(3)(b)</w:t>
      </w:r>
      <w:r>
        <w:tab/>
      </w:r>
      <w:del w:id="7630" w:author="Author">
        <w:r w:rsidDel="00C723FE">
          <w:delText>assist gifted students in d</w:delText>
        </w:r>
      </w:del>
      <w:ins w:id="7631" w:author="Author">
        <w:r w:rsidR="00C723FE">
          <w:t>D</w:t>
        </w:r>
      </w:ins>
      <w:r>
        <w:t xml:space="preserve">eveloping and/or refining </w:t>
      </w:r>
      <w:del w:id="7632" w:author="Author">
        <w:r w:rsidRPr="00CA3ADF" w:rsidDel="00820C0C">
          <w:rPr>
            <w:strike/>
            <w:color w:val="FF0000"/>
            <w:rPrChange w:id="7633" w:author="Author">
              <w:rPr/>
            </w:rPrChange>
          </w:rPr>
          <w:delText xml:space="preserve">interpersonal </w:delText>
        </w:r>
      </w:del>
      <w:r>
        <w:t>skills.</w:t>
      </w:r>
    </w:p>
    <w:p w14:paraId="3D08DA50" w14:textId="77777777" w:rsidR="000801E7" w:rsidRDefault="000801E7" w:rsidP="00253E03">
      <w:pPr>
        <w:pStyle w:val="par1"/>
        <w:spacing w:after="240"/>
      </w:pPr>
      <w:r>
        <w:t>12.01(4)</w:t>
      </w:r>
      <w:r>
        <w:tab/>
      </w:r>
      <w:del w:id="7634" w:author="Author">
        <w:r w:rsidR="007C5B91" w:rsidRPr="00CA3ADF" w:rsidDel="00C723FE">
          <w:rPr>
            <w:i/>
            <w:iCs/>
            <w:rPrChange w:id="7635" w:author="Author">
              <w:rPr>
                <w:b/>
                <w:bCs/>
              </w:rPr>
            </w:rPrChange>
          </w:rPr>
          <w:delText>“</w:delText>
        </w:r>
      </w:del>
      <w:r w:rsidRPr="00CA3ADF">
        <w:rPr>
          <w:i/>
          <w:iCs/>
          <w:rPrChange w:id="7636" w:author="Author">
            <w:rPr>
              <w:b/>
              <w:bCs/>
            </w:rPr>
          </w:rPrChange>
        </w:rPr>
        <w:t xml:space="preserve">Annual </w:t>
      </w:r>
      <w:ins w:id="7637" w:author="Author">
        <w:r w:rsidR="00C723FE" w:rsidRPr="00CA3ADF">
          <w:rPr>
            <w:i/>
            <w:iCs/>
            <w:rPrChange w:id="7638" w:author="Author">
              <w:rPr>
                <w:b/>
                <w:bCs/>
              </w:rPr>
            </w:rPrChange>
          </w:rPr>
          <w:t>p</w:t>
        </w:r>
      </w:ins>
      <w:del w:id="7639" w:author="Author">
        <w:r w:rsidRPr="00CA3ADF" w:rsidDel="00C723FE">
          <w:rPr>
            <w:i/>
            <w:iCs/>
            <w:rPrChange w:id="7640" w:author="Author">
              <w:rPr>
                <w:b/>
                <w:bCs/>
              </w:rPr>
            </w:rPrChange>
          </w:rPr>
          <w:delText>P</w:delText>
        </w:r>
      </w:del>
      <w:r w:rsidRPr="00CA3ADF">
        <w:rPr>
          <w:i/>
          <w:iCs/>
          <w:rPrChange w:id="7641" w:author="Author">
            <w:rPr>
              <w:b/>
              <w:bCs/>
            </w:rPr>
          </w:rPrChange>
        </w:rPr>
        <w:t>lan</w:t>
      </w:r>
      <w:del w:id="7642" w:author="Author">
        <w:r w:rsidR="004072CD" w:rsidRPr="00CA3ADF" w:rsidDel="00C723FE">
          <w:rPr>
            <w:i/>
            <w:iCs/>
            <w:rPrChange w:id="7643" w:author="Author">
              <w:rPr>
                <w:b/>
                <w:bCs/>
              </w:rPr>
            </w:rPrChange>
          </w:rPr>
          <w:delText>”</w:delText>
        </w:r>
      </w:del>
      <w:r>
        <w:t xml:space="preserve"> means an AU’s comprehensive educational plan and annual proposed budget form that the AU submits to the Department pursuant to State Board rules.</w:t>
      </w:r>
    </w:p>
    <w:p w14:paraId="17AC042F" w14:textId="77777777" w:rsidR="000801E7" w:rsidRDefault="000801E7" w:rsidP="00253E03">
      <w:pPr>
        <w:pStyle w:val="par1"/>
        <w:spacing w:after="240"/>
      </w:pPr>
      <w:r>
        <w:lastRenderedPageBreak/>
        <w:t>12.01(5)</w:t>
      </w:r>
      <w:r>
        <w:tab/>
      </w:r>
      <w:del w:id="7644" w:author="Author">
        <w:r w:rsidR="007C5B91" w:rsidRPr="00CA3ADF" w:rsidDel="00C723FE">
          <w:rPr>
            <w:i/>
            <w:iCs/>
            <w:rPrChange w:id="7645" w:author="Author">
              <w:rPr>
                <w:b/>
                <w:bCs/>
              </w:rPr>
            </w:rPrChange>
          </w:rPr>
          <w:delText>“</w:delText>
        </w:r>
      </w:del>
      <w:r w:rsidRPr="00CA3ADF">
        <w:rPr>
          <w:i/>
          <w:iCs/>
          <w:rPrChange w:id="7646" w:author="Author">
            <w:rPr>
              <w:b/>
              <w:bCs/>
            </w:rPr>
          </w:rPrChange>
        </w:rPr>
        <w:t>Aptitude</w:t>
      </w:r>
      <w:del w:id="7647" w:author="Author">
        <w:r w:rsidR="004072CD" w:rsidRPr="006A1995" w:rsidDel="00C723FE">
          <w:rPr>
            <w:b/>
            <w:bCs/>
          </w:rPr>
          <w:delText>”</w:delText>
        </w:r>
      </w:del>
      <w:r>
        <w:t xml:space="preserve"> means abilities or behaviors that can be monitored, evaluated, or observed to determine potential or a level of performance in problem solving, reasoning, and other cognitive functions (e.g., memory, synthesis, creativity, </w:t>
      </w:r>
      <w:ins w:id="7648" w:author="Author">
        <w:r w:rsidR="00C723FE">
          <w:t xml:space="preserve">and </w:t>
        </w:r>
      </w:ins>
      <w:r>
        <w:t>speed in problem solving). Aptitude or general ability assessments predict potential in an area of giftedness and/or academic school success.</w:t>
      </w:r>
    </w:p>
    <w:p w14:paraId="3D293FBD" w14:textId="77777777" w:rsidR="000801E7" w:rsidRDefault="000801E7" w:rsidP="00253E03">
      <w:pPr>
        <w:pStyle w:val="par1"/>
        <w:spacing w:after="240"/>
      </w:pPr>
      <w:r>
        <w:t>12.01(6)</w:t>
      </w:r>
      <w:r>
        <w:tab/>
      </w:r>
      <w:del w:id="7649" w:author="Author">
        <w:r w:rsidR="007C5B91" w:rsidRPr="00CA3ADF" w:rsidDel="00C723FE">
          <w:rPr>
            <w:i/>
            <w:iCs/>
            <w:rPrChange w:id="7650" w:author="Author">
              <w:rPr>
                <w:b/>
                <w:bCs/>
              </w:rPr>
            </w:rPrChange>
          </w:rPr>
          <w:delText>“</w:delText>
        </w:r>
      </w:del>
      <w:r w:rsidRPr="00CA3ADF">
        <w:rPr>
          <w:i/>
          <w:iCs/>
          <w:rPrChange w:id="7651" w:author="Author">
            <w:rPr>
              <w:b/>
              <w:bCs/>
            </w:rPr>
          </w:rPrChange>
        </w:rPr>
        <w:t xml:space="preserve">Aptitude </w:t>
      </w:r>
      <w:ins w:id="7652" w:author="Author">
        <w:r w:rsidR="00C723FE" w:rsidRPr="00CA3ADF">
          <w:rPr>
            <w:i/>
            <w:iCs/>
            <w:rPrChange w:id="7653" w:author="Author">
              <w:rPr>
                <w:b/>
                <w:bCs/>
              </w:rPr>
            </w:rPrChange>
          </w:rPr>
          <w:t>t</w:t>
        </w:r>
      </w:ins>
      <w:del w:id="7654" w:author="Author">
        <w:r w:rsidRPr="00CA3ADF" w:rsidDel="00C723FE">
          <w:rPr>
            <w:i/>
            <w:iCs/>
            <w:rPrChange w:id="7655" w:author="Author">
              <w:rPr>
                <w:b/>
                <w:bCs/>
              </w:rPr>
            </w:rPrChange>
          </w:rPr>
          <w:delText>T</w:delText>
        </w:r>
      </w:del>
      <w:r w:rsidRPr="00CA3ADF">
        <w:rPr>
          <w:i/>
          <w:iCs/>
          <w:rPrChange w:id="7656" w:author="Author">
            <w:rPr>
              <w:b/>
              <w:bCs/>
            </w:rPr>
          </w:rPrChange>
        </w:rPr>
        <w:t>est</w:t>
      </w:r>
      <w:del w:id="7657" w:author="Author">
        <w:r w:rsidR="004072CD" w:rsidRPr="00CA3ADF" w:rsidDel="00C723FE">
          <w:rPr>
            <w:i/>
            <w:iCs/>
            <w:rPrChange w:id="7658" w:author="Author">
              <w:rPr>
                <w:b/>
                <w:bCs/>
              </w:rPr>
            </w:rPrChange>
          </w:rPr>
          <w:delText>”</w:delText>
        </w:r>
      </w:del>
      <w:r>
        <w:t xml:space="preserve"> means an ability test to determine potential or level of performance in problem solving, reasoning</w:t>
      </w:r>
      <w:ins w:id="7659" w:author="Author">
        <w:r w:rsidR="00C723FE">
          <w:t>,</w:t>
        </w:r>
      </w:ins>
      <w:r>
        <w:t xml:space="preserve"> and other cognitive functions. Aptitude or ability tests predict potential in an area of giftedness and/or future academic school success.</w:t>
      </w:r>
    </w:p>
    <w:p w14:paraId="727F0621" w14:textId="77777777" w:rsidR="000801E7" w:rsidRDefault="000801E7" w:rsidP="00253E03">
      <w:pPr>
        <w:pStyle w:val="par1"/>
        <w:spacing w:after="240"/>
      </w:pPr>
      <w:r>
        <w:t>12.01(7)</w:t>
      </w:r>
      <w:r>
        <w:tab/>
      </w:r>
      <w:del w:id="7660" w:author="Author">
        <w:r w:rsidR="007C5B91" w:rsidRPr="00CA3ADF" w:rsidDel="00C723FE">
          <w:rPr>
            <w:i/>
            <w:iCs/>
            <w:rPrChange w:id="7661" w:author="Author">
              <w:rPr>
                <w:b/>
                <w:bCs/>
              </w:rPr>
            </w:rPrChange>
          </w:rPr>
          <w:delText>“</w:delText>
        </w:r>
      </w:del>
      <w:r w:rsidRPr="00CA3ADF">
        <w:rPr>
          <w:i/>
          <w:iCs/>
          <w:rPrChange w:id="7662" w:author="Author">
            <w:rPr>
              <w:b/>
              <w:bCs/>
            </w:rPr>
          </w:rPrChange>
        </w:rPr>
        <w:t>Articulation</w:t>
      </w:r>
      <w:del w:id="7663" w:author="Author">
        <w:r w:rsidR="004072CD" w:rsidRPr="006A1995" w:rsidDel="00C723FE">
          <w:rPr>
            <w:b/>
            <w:bCs/>
          </w:rPr>
          <w:delText>”</w:delText>
        </w:r>
      </w:del>
      <w:r>
        <w:t xml:space="preserve">, for purposes of this </w:t>
      </w:r>
      <w:del w:id="7664" w:author="Author">
        <w:r w:rsidDel="00C723FE">
          <w:delText xml:space="preserve">Rule </w:delText>
        </w:r>
      </w:del>
      <w:ins w:id="7665" w:author="Author">
        <w:r w:rsidR="00C723FE">
          <w:t xml:space="preserve">section </w:t>
        </w:r>
      </w:ins>
      <w:r>
        <w:t>12.00</w:t>
      </w:r>
      <w:ins w:id="7666" w:author="Author">
        <w:r w:rsidR="0013315F">
          <w:t xml:space="preserve"> of these Rules</w:t>
        </w:r>
      </w:ins>
      <w:r>
        <w:t>, means the communication that occurs as students move or transition through the school system, grade by grade and school level to school level.</w:t>
      </w:r>
    </w:p>
    <w:p w14:paraId="0E1B2357" w14:textId="77777777" w:rsidR="000801E7" w:rsidRDefault="000801E7" w:rsidP="00253E03">
      <w:pPr>
        <w:pStyle w:val="par1"/>
        <w:spacing w:after="240"/>
      </w:pPr>
      <w:r>
        <w:t>12.01(8)</w:t>
      </w:r>
      <w:r>
        <w:tab/>
      </w:r>
      <w:del w:id="7667" w:author="Author">
        <w:r w:rsidR="007C5B91" w:rsidRPr="00CA3ADF" w:rsidDel="00C723FE">
          <w:rPr>
            <w:i/>
            <w:iCs/>
            <w:rPrChange w:id="7668" w:author="Author">
              <w:rPr>
                <w:b/>
                <w:bCs/>
              </w:rPr>
            </w:rPrChange>
          </w:rPr>
          <w:delText>“</w:delText>
        </w:r>
      </w:del>
      <w:r w:rsidRPr="00CA3ADF">
        <w:rPr>
          <w:i/>
          <w:iCs/>
          <w:rPrChange w:id="7669" w:author="Author">
            <w:rPr>
              <w:b/>
              <w:bCs/>
            </w:rPr>
          </w:rPrChange>
        </w:rPr>
        <w:t>Assessment</w:t>
      </w:r>
      <w:del w:id="7670" w:author="Author">
        <w:r w:rsidR="004072CD" w:rsidRPr="006A1995" w:rsidDel="00C723FE">
          <w:rPr>
            <w:b/>
            <w:bCs/>
          </w:rPr>
          <w:delText>”</w:delText>
        </w:r>
      </w:del>
      <w:r>
        <w:t xml:space="preserve"> means methods, tools, and data collected as a body of evidence for use in the following gifted education processes:</w:t>
      </w:r>
    </w:p>
    <w:p w14:paraId="4227841E" w14:textId="77777777" w:rsidR="000801E7" w:rsidRPr="00E613B2" w:rsidRDefault="000801E7" w:rsidP="00253E03">
      <w:pPr>
        <w:pStyle w:val="par2"/>
        <w:spacing w:after="240"/>
      </w:pPr>
      <w:r w:rsidRPr="00E613B2">
        <w:t>12.01(8)(a)</w:t>
      </w:r>
      <w:r w:rsidRPr="00E613B2">
        <w:tab/>
        <w:t>Identification and programming;</w:t>
      </w:r>
    </w:p>
    <w:p w14:paraId="01043FA1" w14:textId="77777777" w:rsidR="000801E7" w:rsidRPr="00E613B2" w:rsidRDefault="000801E7" w:rsidP="00253E03">
      <w:pPr>
        <w:pStyle w:val="par2"/>
        <w:spacing w:after="240"/>
      </w:pPr>
      <w:r w:rsidRPr="00E613B2">
        <w:t>12.01(8)(b)</w:t>
      </w:r>
      <w:r w:rsidRPr="00E613B2">
        <w:tab/>
        <w:t>Monitoring the gifted child’s performance and outcomes; and</w:t>
      </w:r>
    </w:p>
    <w:p w14:paraId="1B09B6F7" w14:textId="77777777" w:rsidR="000801E7" w:rsidRPr="00E613B2" w:rsidRDefault="000801E7" w:rsidP="00253E03">
      <w:pPr>
        <w:pStyle w:val="par2"/>
        <w:spacing w:after="240"/>
      </w:pPr>
      <w:r w:rsidRPr="00E613B2">
        <w:t>12.01(8)(c)</w:t>
      </w:r>
      <w:r w:rsidRPr="00E613B2">
        <w:tab/>
        <w:t>Program evaluation.</w:t>
      </w:r>
    </w:p>
    <w:p w14:paraId="5EBCF367" w14:textId="04A72DF6" w:rsidR="000801E7" w:rsidRDefault="000801E7">
      <w:pPr>
        <w:pStyle w:val="par1"/>
        <w:spacing w:after="240" w:line="259" w:lineRule="auto"/>
        <w:pPrChange w:id="7671" w:author="Author">
          <w:pPr>
            <w:pStyle w:val="par1"/>
          </w:pPr>
        </w:pPrChange>
      </w:pPr>
      <w:r>
        <w:t>12.01(9)</w:t>
      </w:r>
      <w:ins w:id="7672" w:author="Author">
        <w:r>
          <w:tab/>
        </w:r>
        <w:r w:rsidR="00635756">
          <w:rPr>
            <w:i/>
            <w:iCs/>
          </w:rPr>
          <w:t xml:space="preserve">BOCES </w:t>
        </w:r>
        <w:r w:rsidR="00635756">
          <w:t xml:space="preserve">has the same meaning as stated in </w:t>
        </w:r>
        <w:del w:id="7673" w:author="Author">
          <w:r w:rsidDel="6A30DDEB">
            <w:delText>Rule</w:delText>
          </w:r>
        </w:del>
        <w:r w:rsidR="6477773C">
          <w:t>section</w:t>
        </w:r>
        <w:r w:rsidR="007F449E">
          <w:t xml:space="preserve"> 2.06</w:t>
        </w:r>
        <w:r w:rsidR="6689DBD5">
          <w:t xml:space="preserve"> of these Rules</w:t>
        </w:r>
        <w:r w:rsidR="007F449E">
          <w:t>.</w:t>
        </w:r>
        <w:r w:rsidR="00635756">
          <w:t xml:space="preserve"> </w:t>
        </w:r>
      </w:ins>
      <w:del w:id="7674" w:author="Author">
        <w:r w:rsidDel="00635756">
          <w:tab/>
        </w:r>
        <w:r w:rsidR="007C5B91" w:rsidRPr="00CA3ADF" w:rsidDel="001A0769">
          <w:rPr>
            <w:i/>
            <w:iCs/>
            <w:rPrChange w:id="7675" w:author="Author">
              <w:rPr>
                <w:b/>
                <w:bCs/>
              </w:rPr>
            </w:rPrChange>
          </w:rPr>
          <w:delText>“</w:delText>
        </w:r>
        <w:r w:rsidRPr="00CA3ADF">
          <w:rPr>
            <w:i/>
            <w:iCs/>
            <w:rPrChange w:id="7676" w:author="Author">
              <w:rPr>
                <w:b/>
                <w:bCs/>
              </w:rPr>
            </w:rPrChange>
          </w:rPr>
          <w:delText xml:space="preserve">Board of </w:delText>
        </w:r>
      </w:del>
      <w:ins w:id="7677" w:author="Author">
        <w:del w:id="7678" w:author="Author">
          <w:r w:rsidR="001A0769" w:rsidRPr="00CA3ADF">
            <w:rPr>
              <w:i/>
              <w:iCs/>
              <w:rPrChange w:id="7679" w:author="Author">
                <w:rPr>
                  <w:b/>
                  <w:bCs/>
                </w:rPr>
              </w:rPrChange>
            </w:rPr>
            <w:delText>c</w:delText>
          </w:r>
        </w:del>
      </w:ins>
      <w:del w:id="7680" w:author="Author">
        <w:r w:rsidRPr="00CA3ADF" w:rsidDel="001A0769">
          <w:rPr>
            <w:i/>
            <w:iCs/>
            <w:rPrChange w:id="7681" w:author="Author">
              <w:rPr>
                <w:b/>
                <w:bCs/>
              </w:rPr>
            </w:rPrChange>
          </w:rPr>
          <w:delText>C</w:delText>
        </w:r>
        <w:r w:rsidRPr="00CA3ADF">
          <w:rPr>
            <w:i/>
            <w:iCs/>
            <w:rPrChange w:id="7682" w:author="Author">
              <w:rPr>
                <w:b/>
                <w:bCs/>
              </w:rPr>
            </w:rPrChange>
          </w:rPr>
          <w:delText xml:space="preserve">ooperative </w:delText>
        </w:r>
      </w:del>
      <w:ins w:id="7683" w:author="Author">
        <w:del w:id="7684" w:author="Author">
          <w:r w:rsidR="001A0769" w:rsidRPr="00CA3ADF">
            <w:rPr>
              <w:i/>
              <w:iCs/>
              <w:rPrChange w:id="7685" w:author="Author">
                <w:rPr>
                  <w:b/>
                  <w:bCs/>
                </w:rPr>
              </w:rPrChange>
            </w:rPr>
            <w:delText>s</w:delText>
          </w:r>
        </w:del>
      </w:ins>
      <w:del w:id="7686" w:author="Author">
        <w:r w:rsidRPr="00CA3ADF" w:rsidDel="001A0769">
          <w:rPr>
            <w:i/>
            <w:iCs/>
            <w:rPrChange w:id="7687" w:author="Author">
              <w:rPr>
                <w:b/>
                <w:bCs/>
              </w:rPr>
            </w:rPrChange>
          </w:rPr>
          <w:delText>S</w:delText>
        </w:r>
        <w:r w:rsidRPr="00CA3ADF">
          <w:rPr>
            <w:i/>
            <w:iCs/>
            <w:rPrChange w:id="7688" w:author="Author">
              <w:rPr>
                <w:b/>
                <w:bCs/>
              </w:rPr>
            </w:rPrChange>
          </w:rPr>
          <w:delText>ervices</w:delText>
        </w:r>
        <w:r w:rsidR="004072CD" w:rsidRPr="00CA3ADF" w:rsidDel="001A0769">
          <w:rPr>
            <w:i/>
            <w:iCs/>
            <w:rPrChange w:id="7689" w:author="Author">
              <w:rPr>
                <w:b/>
                <w:bCs/>
              </w:rPr>
            </w:rPrChange>
          </w:rPr>
          <w:delText>”</w:delText>
        </w:r>
        <w:r>
          <w:delText xml:space="preserve"> means a regional educational services unit created pursuant to Article 5 of Title 22, C.R.S., and designed to provide supporting, instructional, administrative, facility, community, or any other services contracted by participating members.</w:delText>
        </w:r>
      </w:del>
    </w:p>
    <w:p w14:paraId="11D29B50" w14:textId="77777777" w:rsidR="000801E7" w:rsidRDefault="000801E7" w:rsidP="00253E03">
      <w:pPr>
        <w:pStyle w:val="par1"/>
        <w:spacing w:after="240"/>
      </w:pPr>
      <w:r>
        <w:t>12.01(10)</w:t>
      </w:r>
      <w:r>
        <w:tab/>
      </w:r>
      <w:del w:id="7690" w:author="Author">
        <w:r w:rsidR="007C5B91" w:rsidRPr="00CA3ADF" w:rsidDel="001A0769">
          <w:rPr>
            <w:i/>
            <w:iCs/>
            <w:rPrChange w:id="7691" w:author="Author">
              <w:rPr>
                <w:b/>
                <w:bCs/>
              </w:rPr>
            </w:rPrChange>
          </w:rPr>
          <w:delText>“</w:delText>
        </w:r>
      </w:del>
      <w:r w:rsidRPr="00CA3ADF">
        <w:rPr>
          <w:i/>
          <w:iCs/>
          <w:rPrChange w:id="7692" w:author="Author">
            <w:rPr>
              <w:b/>
              <w:bCs/>
            </w:rPr>
          </w:rPrChange>
        </w:rPr>
        <w:t>Competence</w:t>
      </w:r>
      <w:del w:id="7693" w:author="Author">
        <w:r w:rsidR="004072CD" w:rsidRPr="006A1995" w:rsidDel="001A0769">
          <w:rPr>
            <w:b/>
            <w:bCs/>
          </w:rPr>
          <w:delText>”</w:delText>
        </w:r>
      </w:del>
      <w:r>
        <w:t xml:space="preserve"> means documented performance, achievement, or test scores on standardized or locally normed test results. Screening procedures consider competence in the context of a defined range of student performance, as described herein, for purposes of recognizing gifted potential or identifying a talent pool for developing giftedness.</w:t>
      </w:r>
    </w:p>
    <w:p w14:paraId="579D029C" w14:textId="77777777" w:rsidR="000801E7" w:rsidRDefault="000801E7" w:rsidP="00253E03">
      <w:pPr>
        <w:pStyle w:val="par1"/>
        <w:spacing w:after="240"/>
      </w:pPr>
      <w:r>
        <w:t>12.01(11)</w:t>
      </w:r>
      <w:r>
        <w:tab/>
      </w:r>
      <w:del w:id="7694" w:author="Author">
        <w:r w:rsidR="007C5B91" w:rsidRPr="00CA3ADF" w:rsidDel="001A0769">
          <w:rPr>
            <w:i/>
            <w:iCs/>
            <w:rPrChange w:id="7695" w:author="Author">
              <w:rPr>
                <w:b/>
                <w:bCs/>
              </w:rPr>
            </w:rPrChange>
          </w:rPr>
          <w:delText>“</w:delText>
        </w:r>
      </w:del>
      <w:r w:rsidRPr="00CA3ADF">
        <w:rPr>
          <w:i/>
          <w:iCs/>
          <w:rPrChange w:id="7696" w:author="Author">
            <w:rPr>
              <w:b/>
              <w:bCs/>
            </w:rPr>
          </w:rPrChange>
        </w:rPr>
        <w:t xml:space="preserve">Commensurate </w:t>
      </w:r>
      <w:ins w:id="7697" w:author="Author">
        <w:r w:rsidR="001A0769" w:rsidRPr="00CA3ADF">
          <w:rPr>
            <w:i/>
            <w:iCs/>
            <w:rPrChange w:id="7698" w:author="Author">
              <w:rPr>
                <w:b/>
                <w:bCs/>
              </w:rPr>
            </w:rPrChange>
          </w:rPr>
          <w:t>g</w:t>
        </w:r>
      </w:ins>
      <w:del w:id="7699" w:author="Author">
        <w:r w:rsidRPr="00CA3ADF" w:rsidDel="001A0769">
          <w:rPr>
            <w:i/>
            <w:iCs/>
            <w:rPrChange w:id="7700" w:author="Author">
              <w:rPr>
                <w:b/>
                <w:bCs/>
              </w:rPr>
            </w:rPrChange>
          </w:rPr>
          <w:delText>G</w:delText>
        </w:r>
      </w:del>
      <w:r w:rsidRPr="00CA3ADF">
        <w:rPr>
          <w:i/>
          <w:iCs/>
          <w:rPrChange w:id="7701" w:author="Author">
            <w:rPr>
              <w:b/>
              <w:bCs/>
            </w:rPr>
          </w:rPrChange>
        </w:rPr>
        <w:t>rowth</w:t>
      </w:r>
      <w:del w:id="7702" w:author="Author">
        <w:r w:rsidR="004072CD" w:rsidRPr="00CA3ADF" w:rsidDel="001A0769">
          <w:rPr>
            <w:i/>
            <w:iCs/>
            <w:rPrChange w:id="7703" w:author="Author">
              <w:rPr>
                <w:b/>
                <w:bCs/>
              </w:rPr>
            </w:rPrChange>
          </w:rPr>
          <w:delText>”</w:delText>
        </w:r>
      </w:del>
      <w:r>
        <w:t xml:space="preserve"> means the academic and affective progress that can be measured and should be expected of a gifted student given the student’s level of achievement, learning needs, and abilities matched with the appropriate instructional level.</w:t>
      </w:r>
      <w:del w:id="7704" w:author="Author">
        <w:r w:rsidR="004072CD" w:rsidDel="001A0769">
          <w:delText>”</w:delText>
        </w:r>
      </w:del>
    </w:p>
    <w:p w14:paraId="3D79FD81" w14:textId="77777777" w:rsidR="000801E7" w:rsidRDefault="000801E7" w:rsidP="00253E03">
      <w:pPr>
        <w:pStyle w:val="par1"/>
        <w:spacing w:after="240"/>
      </w:pPr>
      <w:r>
        <w:lastRenderedPageBreak/>
        <w:t>12.01(12)</w:t>
      </w:r>
      <w:r>
        <w:tab/>
      </w:r>
      <w:del w:id="7705" w:author="Author">
        <w:r w:rsidR="007C5B91" w:rsidRPr="00CA3ADF" w:rsidDel="001A0769">
          <w:rPr>
            <w:i/>
            <w:iCs/>
            <w:rPrChange w:id="7706" w:author="Author">
              <w:rPr>
                <w:b/>
                <w:bCs/>
              </w:rPr>
            </w:rPrChange>
          </w:rPr>
          <w:delText>“</w:delText>
        </w:r>
      </w:del>
      <w:r w:rsidRPr="00CA3ADF">
        <w:rPr>
          <w:i/>
          <w:iCs/>
          <w:rPrChange w:id="7707" w:author="Author">
            <w:rPr>
              <w:b/>
              <w:bCs/>
            </w:rPr>
          </w:rPrChange>
        </w:rPr>
        <w:t xml:space="preserve">Early </w:t>
      </w:r>
      <w:ins w:id="7708" w:author="Author">
        <w:r w:rsidR="001A0769" w:rsidRPr="00CA3ADF">
          <w:rPr>
            <w:i/>
            <w:iCs/>
            <w:rPrChange w:id="7709" w:author="Author">
              <w:rPr>
                <w:b/>
                <w:bCs/>
              </w:rPr>
            </w:rPrChange>
          </w:rPr>
          <w:t>a</w:t>
        </w:r>
      </w:ins>
      <w:del w:id="7710" w:author="Author">
        <w:r w:rsidRPr="00CA3ADF" w:rsidDel="001A0769">
          <w:rPr>
            <w:i/>
            <w:iCs/>
            <w:rPrChange w:id="7711" w:author="Author">
              <w:rPr>
                <w:b/>
                <w:bCs/>
              </w:rPr>
            </w:rPrChange>
          </w:rPr>
          <w:delText>A</w:delText>
        </w:r>
      </w:del>
      <w:r w:rsidRPr="00CA3ADF">
        <w:rPr>
          <w:i/>
          <w:iCs/>
          <w:rPrChange w:id="7712" w:author="Author">
            <w:rPr>
              <w:b/>
              <w:bCs/>
            </w:rPr>
          </w:rPrChange>
        </w:rPr>
        <w:t>ccess</w:t>
      </w:r>
      <w:del w:id="7713" w:author="Author">
        <w:r w:rsidR="004072CD" w:rsidRPr="00CA3ADF" w:rsidDel="001A0769">
          <w:rPr>
            <w:i/>
            <w:iCs/>
            <w:rPrChange w:id="7714" w:author="Author">
              <w:rPr>
                <w:b/>
                <w:bCs/>
              </w:rPr>
            </w:rPrChange>
          </w:rPr>
          <w:delText>”</w:delText>
        </w:r>
      </w:del>
      <w:r>
        <w:t xml:space="preserve"> means early entrance to kindergarten at age </w:t>
      </w:r>
      <w:ins w:id="7715" w:author="Author">
        <w:r w:rsidR="001A0769">
          <w:t>four</w:t>
        </w:r>
      </w:ins>
      <w:del w:id="7716" w:author="Author">
        <w:r w:rsidDel="001A0769">
          <w:delText>4</w:delText>
        </w:r>
      </w:del>
      <w:r>
        <w:t xml:space="preserve"> or early entrance to first grade at age </w:t>
      </w:r>
      <w:ins w:id="7717" w:author="Author">
        <w:r w:rsidR="001A0769">
          <w:t>five</w:t>
        </w:r>
      </w:ins>
      <w:del w:id="7718" w:author="Author">
        <w:r w:rsidDel="001A0769">
          <w:delText>5</w:delText>
        </w:r>
      </w:del>
      <w:r>
        <w:t xml:space="preserve"> for highly advanced gifted children who are placed in a grade level above other same</w:t>
      </w:r>
      <w:ins w:id="7719" w:author="Author">
        <w:r w:rsidR="001A0769">
          <w:t>-</w:t>
        </w:r>
      </w:ins>
      <w:del w:id="7720" w:author="Author">
        <w:r w:rsidDel="001A0769">
          <w:delText xml:space="preserve"> </w:delText>
        </w:r>
      </w:del>
      <w:r>
        <w:t>aged peers based upon the following conditions:</w:t>
      </w:r>
    </w:p>
    <w:p w14:paraId="0BFF07BF" w14:textId="19D3E8B0" w:rsidR="000801E7" w:rsidRDefault="000801E7" w:rsidP="00253E03">
      <w:pPr>
        <w:pStyle w:val="par2"/>
        <w:spacing w:after="240"/>
      </w:pPr>
      <w:r>
        <w:t>12.01(12)(a)</w:t>
      </w:r>
      <w:r>
        <w:tab/>
      </w:r>
      <w:ins w:id="7721" w:author="Author">
        <w:r w:rsidR="001A0769">
          <w:t>T</w:t>
        </w:r>
      </w:ins>
      <w:del w:id="7722" w:author="Author">
        <w:r w:rsidDel="001A0769">
          <w:delText>t</w:delText>
        </w:r>
      </w:del>
      <w:r>
        <w:t>he student is formally identified as gifted as specified in</w:t>
      </w:r>
      <w:ins w:id="7723" w:author="Author">
        <w:r w:rsidR="001A0769">
          <w:t xml:space="preserve"> </w:t>
        </w:r>
        <w:commentRangeStart w:id="7724"/>
        <w:r w:rsidR="001A0769">
          <w:t>section</w:t>
        </w:r>
      </w:ins>
      <w:r>
        <w:t xml:space="preserve"> 12.</w:t>
      </w:r>
      <w:del w:id="7725" w:author="Author">
        <w:r w:rsidDel="00DC042E">
          <w:delText>01</w:delText>
        </w:r>
      </w:del>
      <w:ins w:id="7726" w:author="Author">
        <w:r w:rsidR="00DC042E">
          <w:t>08</w:t>
        </w:r>
      </w:ins>
      <w:del w:id="7727" w:author="Author">
        <w:r w:rsidDel="00DC042E">
          <w:delText>(16)</w:delText>
        </w:r>
      </w:del>
      <w:ins w:id="7728" w:author="Author">
        <w:r w:rsidR="001A0769">
          <w:t xml:space="preserve"> </w:t>
        </w:r>
      </w:ins>
      <w:commentRangeEnd w:id="7724"/>
      <w:r w:rsidR="005A55AA">
        <w:rPr>
          <w:rStyle w:val="CommentReference"/>
          <w:sz w:val="24"/>
          <w:szCs w:val="24"/>
        </w:rPr>
        <w:commentReference w:id="7724"/>
      </w:r>
      <w:ins w:id="7729" w:author="Author">
        <w:r w:rsidR="001A0769">
          <w:t>of these Rules</w:t>
        </w:r>
      </w:ins>
      <w:r>
        <w:t>; and</w:t>
      </w:r>
    </w:p>
    <w:p w14:paraId="51D8E19C" w14:textId="77777777" w:rsidR="000801E7" w:rsidRDefault="000801E7" w:rsidP="00253E03">
      <w:pPr>
        <w:pStyle w:val="par2"/>
        <w:spacing w:after="240"/>
      </w:pPr>
      <w:r>
        <w:t>12.01(12)(b)</w:t>
      </w:r>
      <w:r>
        <w:tab/>
      </w:r>
      <w:ins w:id="7730" w:author="Author">
        <w:r w:rsidR="001A0769">
          <w:t>T</w:t>
        </w:r>
      </w:ins>
      <w:del w:id="7731" w:author="Author">
        <w:r w:rsidDel="001A0769">
          <w:delText>t</w:delText>
        </w:r>
      </w:del>
      <w:r>
        <w:t>he student meets requirements for accelerated placement as determined in an auditable body of evidence (e.g., achievement, ability, social-emotional factors, school learning skills, developmental characteristics, and family and school support).</w:t>
      </w:r>
    </w:p>
    <w:p w14:paraId="0853F27F" w14:textId="606DEC62" w:rsidR="000801E7" w:rsidRDefault="000801E7" w:rsidP="00253E03">
      <w:pPr>
        <w:pStyle w:val="par1"/>
        <w:spacing w:after="240"/>
      </w:pPr>
      <w:r>
        <w:t>12.01(13)</w:t>
      </w:r>
      <w:r>
        <w:tab/>
      </w:r>
      <w:del w:id="7732" w:author="Author">
        <w:r w:rsidR="007C5B91" w:rsidRPr="00CA3ADF" w:rsidDel="001A0769">
          <w:rPr>
            <w:i/>
            <w:iCs/>
            <w:rPrChange w:id="7733" w:author="Author">
              <w:rPr>
                <w:b/>
                <w:bCs/>
              </w:rPr>
            </w:rPrChange>
          </w:rPr>
          <w:delText>“</w:delText>
        </w:r>
      </w:del>
      <w:r w:rsidRPr="00CA3ADF">
        <w:rPr>
          <w:i/>
          <w:iCs/>
          <w:rPrChange w:id="7734" w:author="Author">
            <w:rPr>
              <w:b/>
              <w:bCs/>
            </w:rPr>
          </w:rPrChange>
        </w:rPr>
        <w:t xml:space="preserve">Early </w:t>
      </w:r>
      <w:ins w:id="7735" w:author="Author">
        <w:r w:rsidR="001A0769" w:rsidRPr="00CA3ADF">
          <w:rPr>
            <w:i/>
            <w:iCs/>
            <w:rPrChange w:id="7736" w:author="Author">
              <w:rPr>
                <w:b/>
                <w:bCs/>
              </w:rPr>
            </w:rPrChange>
          </w:rPr>
          <w:t>c</w:t>
        </w:r>
      </w:ins>
      <w:del w:id="7737" w:author="Author">
        <w:r w:rsidRPr="00CA3ADF" w:rsidDel="001A0769">
          <w:rPr>
            <w:i/>
            <w:iCs/>
            <w:rPrChange w:id="7738" w:author="Author">
              <w:rPr>
                <w:b/>
                <w:bCs/>
              </w:rPr>
            </w:rPrChange>
          </w:rPr>
          <w:delText>C</w:delText>
        </w:r>
      </w:del>
      <w:r w:rsidRPr="00CA3ADF">
        <w:rPr>
          <w:i/>
          <w:iCs/>
          <w:rPrChange w:id="7739" w:author="Author">
            <w:rPr>
              <w:b/>
              <w:bCs/>
            </w:rPr>
          </w:rPrChange>
        </w:rPr>
        <w:t xml:space="preserve">hildhood </w:t>
      </w:r>
      <w:ins w:id="7740" w:author="Author">
        <w:del w:id="7741" w:author="Author">
          <w:r w:rsidR="001A0769" w:rsidRPr="00CA3ADF" w:rsidDel="00DC042E">
            <w:rPr>
              <w:i/>
              <w:iCs/>
              <w:rPrChange w:id="7742" w:author="Author">
                <w:rPr>
                  <w:b/>
                  <w:bCs/>
                </w:rPr>
              </w:rPrChange>
            </w:rPr>
            <w:delText>s</w:delText>
          </w:r>
        </w:del>
      </w:ins>
      <w:del w:id="7743" w:author="Author">
        <w:r w:rsidRPr="00DC042E" w:rsidDel="00DC042E">
          <w:rPr>
            <w:b/>
            <w:bCs/>
          </w:rPr>
          <w:delText xml:space="preserve">Special </w:delText>
        </w:r>
      </w:del>
      <w:ins w:id="7744" w:author="Author">
        <w:del w:id="7745" w:author="Author">
          <w:r w:rsidR="001A0769" w:rsidRPr="00CA3ADF" w:rsidDel="00DC042E">
            <w:rPr>
              <w:i/>
              <w:iCs/>
              <w:rPrChange w:id="7746" w:author="Author">
                <w:rPr>
                  <w:b/>
                  <w:bCs/>
                </w:rPr>
              </w:rPrChange>
            </w:rPr>
            <w:delText>e</w:delText>
          </w:r>
          <w:r w:rsidR="0EB90A9E" w:rsidRPr="6601CFB5" w:rsidDel="00DC042E">
            <w:rPr>
              <w:i/>
              <w:iCs/>
            </w:rPr>
            <w:delText xml:space="preserve"> G</w:delText>
          </w:r>
        </w:del>
        <w:r w:rsidR="00DC042E">
          <w:rPr>
            <w:i/>
            <w:iCs/>
          </w:rPr>
          <w:t>g</w:t>
        </w:r>
        <w:r w:rsidR="0EB90A9E" w:rsidRPr="6601CFB5">
          <w:rPr>
            <w:i/>
            <w:iCs/>
          </w:rPr>
          <w:t xml:space="preserve">ifted </w:t>
        </w:r>
      </w:ins>
      <w:del w:id="7747" w:author="Author">
        <w:r w:rsidRPr="00CA3ADF" w:rsidDel="001A0769">
          <w:rPr>
            <w:i/>
            <w:iCs/>
            <w:rPrChange w:id="7748" w:author="Author">
              <w:rPr>
                <w:b/>
                <w:bCs/>
              </w:rPr>
            </w:rPrChange>
          </w:rPr>
          <w:delText>E</w:delText>
        </w:r>
      </w:del>
      <w:ins w:id="7749" w:author="Author">
        <w:r w:rsidR="00DC042E">
          <w:rPr>
            <w:i/>
            <w:iCs/>
          </w:rPr>
          <w:t>e</w:t>
        </w:r>
      </w:ins>
      <w:r w:rsidRPr="00CA3ADF">
        <w:rPr>
          <w:i/>
          <w:iCs/>
          <w:rPrChange w:id="7750" w:author="Author">
            <w:rPr>
              <w:b/>
              <w:bCs/>
            </w:rPr>
          </w:rPrChange>
        </w:rPr>
        <w:t xml:space="preserve">ducational </w:t>
      </w:r>
      <w:ins w:id="7751" w:author="Author">
        <w:r w:rsidR="001A0769" w:rsidRPr="00CA3ADF">
          <w:rPr>
            <w:i/>
            <w:iCs/>
            <w:rPrChange w:id="7752" w:author="Author">
              <w:rPr>
                <w:b/>
                <w:bCs/>
              </w:rPr>
            </w:rPrChange>
          </w:rPr>
          <w:t>s</w:t>
        </w:r>
      </w:ins>
      <w:del w:id="7753" w:author="Author">
        <w:r w:rsidRPr="00CA3ADF" w:rsidDel="001A0769">
          <w:rPr>
            <w:i/>
            <w:iCs/>
            <w:rPrChange w:id="7754" w:author="Author">
              <w:rPr>
                <w:b/>
                <w:bCs/>
              </w:rPr>
            </w:rPrChange>
          </w:rPr>
          <w:delText>S</w:delText>
        </w:r>
      </w:del>
      <w:r w:rsidRPr="00CA3ADF">
        <w:rPr>
          <w:i/>
          <w:iCs/>
          <w:rPrChange w:id="7755" w:author="Author">
            <w:rPr>
              <w:b/>
              <w:bCs/>
            </w:rPr>
          </w:rPrChange>
        </w:rPr>
        <w:t>ervices</w:t>
      </w:r>
      <w:del w:id="7756" w:author="Author">
        <w:r w:rsidR="004072CD" w:rsidRPr="00CA3ADF" w:rsidDel="001A0769">
          <w:rPr>
            <w:i/>
            <w:iCs/>
            <w:rPrChange w:id="7757" w:author="Author">
              <w:rPr>
                <w:b/>
                <w:bCs/>
              </w:rPr>
            </w:rPrChange>
          </w:rPr>
          <w:delText>”</w:delText>
        </w:r>
      </w:del>
      <w:r>
        <w:t xml:space="preserve"> means those instructional strategies, curriculum, affective</w:t>
      </w:r>
      <w:ins w:id="7758" w:author="Author">
        <w:r>
          <w:t xml:space="preserve"> </w:t>
        </w:r>
        <w:commentRangeStart w:id="7759"/>
        <w:r w:rsidR="00FC30E1">
          <w:t>supports</w:t>
        </w:r>
      </w:ins>
      <w:commentRangeEnd w:id="7759"/>
      <w:r w:rsidR="00DC042E">
        <w:rPr>
          <w:rStyle w:val="CommentReference"/>
          <w:sz w:val="24"/>
          <w:szCs w:val="24"/>
        </w:rPr>
        <w:commentReference w:id="7759"/>
      </w:r>
      <w:ins w:id="7760" w:author="Author">
        <w:r w:rsidR="00FC30E1">
          <w:t>,</w:t>
        </w:r>
      </w:ins>
      <w:r>
        <w:t xml:space="preserve"> and programming options that nurture and develop exceptional abilities or potential for gifted students, including but not limited to an early entrance strategy or advanced level pre-school interventions.</w:t>
      </w:r>
    </w:p>
    <w:p w14:paraId="178A96EE" w14:textId="77777777" w:rsidR="000801E7" w:rsidRDefault="000801E7" w:rsidP="00253E03">
      <w:pPr>
        <w:pStyle w:val="par1"/>
        <w:spacing w:after="240"/>
      </w:pPr>
      <w:r>
        <w:t>12.01(14)</w:t>
      </w:r>
      <w:r>
        <w:tab/>
      </w:r>
      <w:del w:id="7761" w:author="Author">
        <w:r w:rsidR="007C5B91" w:rsidRPr="00CA3ADF" w:rsidDel="001A0769">
          <w:rPr>
            <w:i/>
            <w:iCs/>
            <w:rPrChange w:id="7762" w:author="Author">
              <w:rPr>
                <w:b/>
                <w:bCs/>
              </w:rPr>
            </w:rPrChange>
          </w:rPr>
          <w:delText>“</w:delText>
        </w:r>
      </w:del>
      <w:r w:rsidRPr="00CA3ADF">
        <w:rPr>
          <w:i/>
          <w:iCs/>
          <w:rPrChange w:id="7763" w:author="Author">
            <w:rPr>
              <w:b/>
              <w:bCs/>
            </w:rPr>
          </w:rPrChange>
        </w:rPr>
        <w:t>Engagement</w:t>
      </w:r>
      <w:del w:id="7764" w:author="Author">
        <w:r w:rsidR="004072CD" w:rsidRPr="006A1995" w:rsidDel="001A0769">
          <w:rPr>
            <w:b/>
            <w:bCs/>
          </w:rPr>
          <w:delText>”</w:delText>
        </w:r>
      </w:del>
      <w:r>
        <w:t xml:space="preserve"> means the collaboration of families, schools, and communities as active partners in improving learner, classroom, school, district, and state outcomes.</w:t>
      </w:r>
    </w:p>
    <w:p w14:paraId="3ACCE30E" w14:textId="77777777" w:rsidR="000801E7" w:rsidRDefault="000801E7" w:rsidP="00253E03">
      <w:pPr>
        <w:pStyle w:val="par1"/>
        <w:spacing w:after="240"/>
      </w:pPr>
      <w:r>
        <w:t>12.01(15)</w:t>
      </w:r>
      <w:r>
        <w:tab/>
      </w:r>
      <w:del w:id="7765" w:author="Author">
        <w:r w:rsidR="007C5B91" w:rsidRPr="00CA3ADF" w:rsidDel="001A0769">
          <w:rPr>
            <w:i/>
            <w:iCs/>
            <w:rPrChange w:id="7766" w:author="Author">
              <w:rPr>
                <w:b/>
                <w:bCs/>
              </w:rPr>
            </w:rPrChange>
          </w:rPr>
          <w:delText>“</w:delText>
        </w:r>
      </w:del>
      <w:r w:rsidRPr="00CA3ADF">
        <w:rPr>
          <w:i/>
          <w:iCs/>
          <w:rPrChange w:id="7767" w:author="Author">
            <w:rPr>
              <w:b/>
              <w:bCs/>
            </w:rPr>
          </w:rPrChange>
        </w:rPr>
        <w:t>Evaluation</w:t>
      </w:r>
      <w:del w:id="7768" w:author="Author">
        <w:r w:rsidR="004072CD" w:rsidRPr="00CA3ADF" w:rsidDel="001A0769">
          <w:rPr>
            <w:i/>
            <w:iCs/>
            <w:rPrChange w:id="7769" w:author="Author">
              <w:rPr>
                <w:b/>
                <w:bCs/>
              </w:rPr>
            </w:rPrChange>
          </w:rPr>
          <w:delText>”</w:delText>
        </w:r>
      </w:del>
      <w:r>
        <w:t xml:space="preserve"> means evaluation procedures, methods, and tools used to initially identify a gifted child, assess and monitor the child’s progress, and evaluate the child and the gifted program. Evaluation includes, but need not be limited to:</w:t>
      </w:r>
    </w:p>
    <w:p w14:paraId="612F6B92" w14:textId="77777777" w:rsidR="000801E7" w:rsidRDefault="000801E7" w:rsidP="00253E03">
      <w:pPr>
        <w:pStyle w:val="par2"/>
        <w:spacing w:after="240"/>
      </w:pPr>
      <w:r>
        <w:t>12.01(15)(a)</w:t>
      </w:r>
      <w:r>
        <w:tab/>
        <w:t>Identifying the child’s unique strengths, interests, and needs;</w:t>
      </w:r>
    </w:p>
    <w:p w14:paraId="733EB7EC" w14:textId="77777777" w:rsidR="000801E7" w:rsidRDefault="000801E7" w:rsidP="00253E03">
      <w:pPr>
        <w:pStyle w:val="par2"/>
        <w:spacing w:after="240"/>
      </w:pPr>
      <w:r>
        <w:t>12.01(15)(b)</w:t>
      </w:r>
      <w:r>
        <w:tab/>
        <w:t>Monitoring the child’s academic achievement and growth and affective goals;</w:t>
      </w:r>
    </w:p>
    <w:p w14:paraId="4822CA8D" w14:textId="77777777" w:rsidR="000801E7" w:rsidRDefault="000801E7" w:rsidP="00253E03">
      <w:pPr>
        <w:pStyle w:val="par2"/>
        <w:spacing w:after="240"/>
      </w:pPr>
      <w:r>
        <w:t>12.01(15)(c)</w:t>
      </w:r>
      <w:r>
        <w:tab/>
        <w:t>Identifying the priorities and concerns of the child’s family and resources to which the family and the child’s school have access; and</w:t>
      </w:r>
    </w:p>
    <w:p w14:paraId="79C159C3" w14:textId="77777777" w:rsidR="000801E7" w:rsidRDefault="000801E7" w:rsidP="00253E03">
      <w:pPr>
        <w:pStyle w:val="par2"/>
        <w:spacing w:after="240"/>
      </w:pPr>
      <w:r>
        <w:t>12.01(15)(d)</w:t>
      </w:r>
      <w:r>
        <w:tab/>
        <w:t>Determining program strengths and areas for program improvement.</w:t>
      </w:r>
    </w:p>
    <w:p w14:paraId="099D862E" w14:textId="77777777" w:rsidR="000801E7" w:rsidRDefault="000801E7" w:rsidP="00253E03">
      <w:pPr>
        <w:pStyle w:val="par1"/>
        <w:spacing w:after="240"/>
      </w:pPr>
      <w:r>
        <w:t>12.01(16)</w:t>
      </w:r>
      <w:r>
        <w:tab/>
      </w:r>
      <w:del w:id="7770" w:author="Author">
        <w:r w:rsidR="007C5B91" w:rsidRPr="00CA3ADF" w:rsidDel="001A0769">
          <w:rPr>
            <w:i/>
            <w:iCs/>
            <w:rPrChange w:id="7771" w:author="Author">
              <w:rPr>
                <w:b/>
                <w:bCs/>
              </w:rPr>
            </w:rPrChange>
          </w:rPr>
          <w:delText>“</w:delText>
        </w:r>
      </w:del>
      <w:r w:rsidRPr="00CA3ADF">
        <w:rPr>
          <w:i/>
          <w:iCs/>
          <w:rPrChange w:id="7772" w:author="Author">
            <w:rPr>
              <w:b/>
              <w:bCs/>
            </w:rPr>
          </w:rPrChange>
        </w:rPr>
        <w:t xml:space="preserve">Gifted </w:t>
      </w:r>
      <w:ins w:id="7773" w:author="Author">
        <w:r w:rsidR="001A0769" w:rsidRPr="00CA3ADF">
          <w:rPr>
            <w:i/>
            <w:iCs/>
            <w:rPrChange w:id="7774" w:author="Author">
              <w:rPr>
                <w:b/>
                <w:bCs/>
              </w:rPr>
            </w:rPrChange>
          </w:rPr>
          <w:t>c</w:t>
        </w:r>
      </w:ins>
      <w:del w:id="7775" w:author="Author">
        <w:r w:rsidRPr="00CA3ADF" w:rsidDel="001A0769">
          <w:rPr>
            <w:i/>
            <w:iCs/>
            <w:rPrChange w:id="7776" w:author="Author">
              <w:rPr>
                <w:b/>
                <w:bCs/>
              </w:rPr>
            </w:rPrChange>
          </w:rPr>
          <w:delText>C</w:delText>
        </w:r>
      </w:del>
      <w:r w:rsidRPr="00CA3ADF">
        <w:rPr>
          <w:i/>
          <w:iCs/>
          <w:rPrChange w:id="7777" w:author="Author">
            <w:rPr>
              <w:b/>
              <w:bCs/>
            </w:rPr>
          </w:rPrChange>
        </w:rPr>
        <w:t>hildren</w:t>
      </w:r>
      <w:del w:id="7778" w:author="Author">
        <w:r w:rsidR="004072CD" w:rsidRPr="00CA3ADF" w:rsidDel="001A0769">
          <w:rPr>
            <w:i/>
            <w:iCs/>
            <w:rPrChange w:id="7779" w:author="Author">
              <w:rPr>
                <w:b/>
                <w:bCs/>
              </w:rPr>
            </w:rPrChange>
          </w:rPr>
          <w:delText>”</w:delText>
        </w:r>
      </w:del>
      <w:r>
        <w:t xml:space="preserve"> means those persons between the ages of four and </w:t>
      </w:r>
      <w:del w:id="7780" w:author="Author">
        <w:r w:rsidDel="001A35DD">
          <w:delText>twenty-one</w:delText>
        </w:r>
      </w:del>
      <w:ins w:id="7781" w:author="Author">
        <w:r w:rsidR="001A35DD">
          <w:t>21</w:t>
        </w:r>
      </w:ins>
      <w:r>
        <w:t xml:space="preserve"> whose aptitude or competence in abilities, talents, and potential for accomplishment in one or more domains are so exceptional or developmentally advanced that they require special provisions to meet their educational </w:t>
      </w:r>
      <w:r>
        <w:lastRenderedPageBreak/>
        <w:t>programming needs. Gifted children are hereafter referred to as gifted students. Children under five who are gifted may also be provided with early childhood special educational services. Gifted students include gifted students with disabilities (i.e.</w:t>
      </w:r>
      <w:ins w:id="7782" w:author="Author">
        <w:r w:rsidR="001A35DD">
          <w:t>,</w:t>
        </w:r>
      </w:ins>
      <w:r>
        <w:t xml:space="preserve"> twice exceptional</w:t>
      </w:r>
      <w:ins w:id="7783" w:author="Author">
        <w:r w:rsidR="001A35DD">
          <w:t xml:space="preserve"> students</w:t>
        </w:r>
      </w:ins>
      <w:r>
        <w:t>) and students with exceptional abilities or potential from all socio</w:t>
      </w:r>
      <w:del w:id="7784" w:author="Author">
        <w:r w:rsidDel="001A35DD">
          <w:delText>-</w:delText>
        </w:r>
      </w:del>
      <w:r>
        <w:t xml:space="preserve">economic, ethnic, and cultural populations. Gifted students are capable of high performance, exceptional production, or exceptional learning behavior by virtue of </w:t>
      </w:r>
      <w:del w:id="7785" w:author="Author">
        <w:r w:rsidDel="001A35DD">
          <w:delText>any or a combination</w:delText>
        </w:r>
      </w:del>
      <w:ins w:id="7786" w:author="Author">
        <w:r w:rsidR="001A35DD">
          <w:t>one or more</w:t>
        </w:r>
      </w:ins>
      <w:r>
        <w:t xml:space="preserve"> of these areas of giftedness:</w:t>
      </w:r>
    </w:p>
    <w:p w14:paraId="7B313B65" w14:textId="29361002" w:rsidR="000801E7" w:rsidRDefault="000801E7" w:rsidP="00253E03">
      <w:pPr>
        <w:pStyle w:val="par2"/>
        <w:spacing w:after="240"/>
      </w:pPr>
      <w:r>
        <w:t>12.01(16)(a)</w:t>
      </w:r>
      <w:r>
        <w:tab/>
        <w:t xml:space="preserve">General </w:t>
      </w:r>
      <w:commentRangeStart w:id="7787"/>
      <w:del w:id="7788" w:author="Author">
        <w:r w:rsidRPr="00DC042E" w:rsidDel="00DC042E">
          <w:delText xml:space="preserve">or </w:delText>
        </w:r>
      </w:del>
      <w:ins w:id="7789" w:author="Author">
        <w:del w:id="7790" w:author="Author">
          <w:r w:rsidR="001A0769" w:rsidRPr="00DC042E" w:rsidDel="00DC042E">
            <w:delText>s</w:delText>
          </w:r>
        </w:del>
      </w:ins>
      <w:del w:id="7791" w:author="Author">
        <w:r w:rsidRPr="00DC042E" w:rsidDel="00DC042E">
          <w:delText>Specific</w:delText>
        </w:r>
        <w:r w:rsidDel="00DC042E">
          <w:delText xml:space="preserve"> </w:delText>
        </w:r>
      </w:del>
      <w:commentRangeEnd w:id="7787"/>
      <w:r w:rsidR="00DC042E">
        <w:rPr>
          <w:rStyle w:val="CommentReference"/>
          <w:sz w:val="24"/>
          <w:szCs w:val="24"/>
        </w:rPr>
        <w:commentReference w:id="7787"/>
      </w:r>
      <w:ins w:id="7792" w:author="Author">
        <w:r w:rsidR="001A0769">
          <w:t>i</w:t>
        </w:r>
      </w:ins>
      <w:del w:id="7793" w:author="Author">
        <w:r w:rsidDel="001A0769">
          <w:delText>I</w:delText>
        </w:r>
      </w:del>
      <w:r>
        <w:t xml:space="preserve">ntellectual </w:t>
      </w:r>
      <w:ins w:id="7794" w:author="Author">
        <w:r w:rsidR="001A0769">
          <w:t>a</w:t>
        </w:r>
      </w:ins>
      <w:del w:id="7795" w:author="Author">
        <w:r w:rsidDel="001A0769">
          <w:delText>A</w:delText>
        </w:r>
      </w:del>
      <w:r>
        <w:t>bility</w:t>
      </w:r>
      <w:ins w:id="7796" w:author="Author">
        <w:r w:rsidR="001A35DD">
          <w:t>;</w:t>
        </w:r>
      </w:ins>
    </w:p>
    <w:p w14:paraId="2AC083BC" w14:textId="77777777" w:rsidR="000801E7" w:rsidRDefault="000801E7" w:rsidP="00253E03">
      <w:pPr>
        <w:pStyle w:val="par3"/>
        <w:spacing w:after="240"/>
      </w:pPr>
      <w:r>
        <w:t>12.01(16)(a)(i)</w:t>
      </w:r>
      <w:r>
        <w:tab/>
        <w:t>Definition</w:t>
      </w:r>
    </w:p>
    <w:p w14:paraId="368A8875" w14:textId="77777777" w:rsidR="000801E7" w:rsidRDefault="000801E7" w:rsidP="00253E03">
      <w:pPr>
        <w:pStyle w:val="upar4"/>
        <w:spacing w:after="240"/>
      </w:pPr>
      <w:r>
        <w:t>Intellectual ability is exceptional capability or potential recognized through cognitive processes (e.g., memory, reasoning, rate of learning, spatial reasoning, ability to find and solve problems, ability to manipulate abstract ideas and make connections, etc.).</w:t>
      </w:r>
    </w:p>
    <w:p w14:paraId="7BA1BD14" w14:textId="77777777" w:rsidR="000801E7" w:rsidRDefault="000801E7" w:rsidP="00253E03">
      <w:pPr>
        <w:pStyle w:val="par3"/>
        <w:spacing w:after="240"/>
      </w:pPr>
      <w:r>
        <w:t>12.01(16)(a)(ii)</w:t>
      </w:r>
      <w:r>
        <w:tab/>
        <w:t>Criteria</w:t>
      </w:r>
    </w:p>
    <w:p w14:paraId="06DF9A89" w14:textId="77777777" w:rsidR="000801E7" w:rsidRDefault="000801E7" w:rsidP="00253E03">
      <w:pPr>
        <w:pStyle w:val="upar4"/>
        <w:spacing w:after="240"/>
      </w:pPr>
      <w:r>
        <w:t xml:space="preserve">Intellectual ability is demonstrated by advanced level on performance assessments or </w:t>
      </w:r>
      <w:del w:id="7797" w:author="Author">
        <w:r w:rsidDel="001A35DD">
          <w:delText>ninety-fifth</w:delText>
        </w:r>
      </w:del>
      <w:ins w:id="7798" w:author="Author">
        <w:r w:rsidR="001A35DD">
          <w:t>95th</w:t>
        </w:r>
      </w:ins>
      <w:r>
        <w:t xml:space="preserve"> percentile and above on standardized cognitive tests.</w:t>
      </w:r>
    </w:p>
    <w:p w14:paraId="4B382D65" w14:textId="77777777" w:rsidR="000801E7" w:rsidRDefault="000801E7" w:rsidP="00253E03">
      <w:pPr>
        <w:pStyle w:val="par2"/>
        <w:spacing w:after="240"/>
      </w:pPr>
      <w:r>
        <w:t>12.01(16)(b)</w:t>
      </w:r>
      <w:r>
        <w:tab/>
        <w:t xml:space="preserve">Specific </w:t>
      </w:r>
      <w:ins w:id="7799" w:author="Author">
        <w:r w:rsidR="001A0769">
          <w:t>a</w:t>
        </w:r>
      </w:ins>
      <w:del w:id="7800" w:author="Author">
        <w:r w:rsidDel="001A0769">
          <w:delText>A</w:delText>
        </w:r>
      </w:del>
      <w:r>
        <w:t xml:space="preserve">cademic </w:t>
      </w:r>
      <w:ins w:id="7801" w:author="Author">
        <w:r w:rsidR="001A0769">
          <w:t>a</w:t>
        </w:r>
      </w:ins>
      <w:del w:id="7802" w:author="Author">
        <w:r w:rsidDel="001A0769">
          <w:delText>A</w:delText>
        </w:r>
      </w:del>
      <w:r>
        <w:t>ptitude</w:t>
      </w:r>
      <w:ins w:id="7803" w:author="Author">
        <w:r w:rsidR="001A35DD">
          <w:t>;</w:t>
        </w:r>
      </w:ins>
    </w:p>
    <w:p w14:paraId="45325B4D" w14:textId="77777777" w:rsidR="000801E7" w:rsidRDefault="000801E7" w:rsidP="00253E03">
      <w:pPr>
        <w:pStyle w:val="par3"/>
        <w:spacing w:after="240"/>
      </w:pPr>
      <w:r>
        <w:t>12.01(16)(b)(i)</w:t>
      </w:r>
      <w:r>
        <w:tab/>
        <w:t>Definition</w:t>
      </w:r>
    </w:p>
    <w:p w14:paraId="37E56A1F" w14:textId="77777777" w:rsidR="000801E7" w:rsidRDefault="000801E7" w:rsidP="00253E03">
      <w:pPr>
        <w:pStyle w:val="upar4"/>
        <w:spacing w:after="240"/>
      </w:pPr>
      <w:r>
        <w:t xml:space="preserve">Specific academic aptitude is exceptional capability or potential in </w:t>
      </w:r>
      <w:ins w:id="7804" w:author="Author">
        <w:r w:rsidR="001A35DD">
          <w:t xml:space="preserve">one or more </w:t>
        </w:r>
      </w:ins>
      <w:del w:id="7805" w:author="Author">
        <w:r w:rsidDel="001A35DD">
          <w:delText xml:space="preserve">an </w:delText>
        </w:r>
      </w:del>
      <w:r>
        <w:t>academic content area</w:t>
      </w:r>
      <w:del w:id="7806" w:author="Author">
        <w:r w:rsidDel="001A35DD">
          <w:delText>(s)</w:delText>
        </w:r>
      </w:del>
      <w:r>
        <w:t xml:space="preserve"> (e.g., a strong knowledge base</w:t>
      </w:r>
      <w:ins w:id="7807" w:author="Author">
        <w:r w:rsidR="001A35DD">
          <w:t xml:space="preserve">, </w:t>
        </w:r>
      </w:ins>
      <w:del w:id="7808" w:author="Author">
        <w:r w:rsidDel="001A35DD">
          <w:delText xml:space="preserve"> or </w:delText>
        </w:r>
      </w:del>
      <w:r>
        <w:t>the ability to ask insightful, pertinent questions within the discipline, etc.).</w:t>
      </w:r>
    </w:p>
    <w:p w14:paraId="7724F63C" w14:textId="77777777" w:rsidR="000801E7" w:rsidRDefault="000801E7" w:rsidP="00253E03">
      <w:pPr>
        <w:pStyle w:val="par3"/>
        <w:spacing w:after="240"/>
      </w:pPr>
      <w:r>
        <w:t>12.01(16)(b)(ii)</w:t>
      </w:r>
      <w:r>
        <w:tab/>
        <w:t>Criteria</w:t>
      </w:r>
    </w:p>
    <w:p w14:paraId="600746DE" w14:textId="77777777" w:rsidR="000801E7" w:rsidRDefault="000801E7" w:rsidP="00253E03">
      <w:pPr>
        <w:pStyle w:val="upar4"/>
        <w:spacing w:after="240"/>
      </w:pPr>
      <w:r>
        <w:t xml:space="preserve">Specific academic aptitude is demonstrated by advanced level on performance assessments or </w:t>
      </w:r>
      <w:del w:id="7809" w:author="Author">
        <w:r w:rsidDel="001A35DD">
          <w:delText>ninety-fifth</w:delText>
        </w:r>
      </w:del>
      <w:ins w:id="7810" w:author="Author">
        <w:r w:rsidR="001A35DD">
          <w:t>95th</w:t>
        </w:r>
      </w:ins>
      <w:r>
        <w:t xml:space="preserve"> percentile and above on standardized achievement tests.</w:t>
      </w:r>
    </w:p>
    <w:p w14:paraId="1236A238" w14:textId="77777777" w:rsidR="000801E7" w:rsidRDefault="000801E7" w:rsidP="00253E03">
      <w:pPr>
        <w:pStyle w:val="par2"/>
        <w:spacing w:after="240"/>
      </w:pPr>
      <w:r>
        <w:t>12.01(16)(c)</w:t>
      </w:r>
      <w:r>
        <w:tab/>
        <w:t xml:space="preserve">Creative or </w:t>
      </w:r>
      <w:ins w:id="7811" w:author="Author">
        <w:r w:rsidR="001A0769">
          <w:t>p</w:t>
        </w:r>
      </w:ins>
      <w:del w:id="7812" w:author="Author">
        <w:r w:rsidDel="001A0769">
          <w:delText>P</w:delText>
        </w:r>
      </w:del>
      <w:r>
        <w:t xml:space="preserve">roductive </w:t>
      </w:r>
      <w:ins w:id="7813" w:author="Author">
        <w:r w:rsidR="001A0769">
          <w:t>t</w:t>
        </w:r>
      </w:ins>
      <w:del w:id="7814" w:author="Author">
        <w:r w:rsidDel="001A0769">
          <w:delText>T</w:delText>
        </w:r>
      </w:del>
      <w:r>
        <w:t>hinking</w:t>
      </w:r>
      <w:ins w:id="7815" w:author="Author">
        <w:r w:rsidR="001A35DD">
          <w:t>;</w:t>
        </w:r>
      </w:ins>
    </w:p>
    <w:p w14:paraId="54FA0394" w14:textId="77777777" w:rsidR="000801E7" w:rsidRDefault="000801E7" w:rsidP="00253E03">
      <w:pPr>
        <w:pStyle w:val="par3"/>
        <w:spacing w:after="240"/>
      </w:pPr>
      <w:r>
        <w:t>12.01(16)(c)(i)</w:t>
      </w:r>
      <w:r>
        <w:tab/>
        <w:t>Definition</w:t>
      </w:r>
    </w:p>
    <w:p w14:paraId="16681850" w14:textId="75D92A88" w:rsidR="000801E7" w:rsidRDefault="000801E7" w:rsidP="00253E03">
      <w:pPr>
        <w:pStyle w:val="upar4"/>
        <w:spacing w:after="240"/>
      </w:pPr>
      <w:r>
        <w:lastRenderedPageBreak/>
        <w:t xml:space="preserve">Creative or productive thinking is exceptional capability or potential in mental processes (e.g., critical thinking, creative problem solving, humor, </w:t>
      </w:r>
      <w:commentRangeStart w:id="7816"/>
      <w:del w:id="7817" w:author="Author">
        <w:r>
          <w:delText>independent/</w:delText>
        </w:r>
      </w:del>
      <w:commentRangeEnd w:id="7816"/>
      <w:r w:rsidR="00DC042E">
        <w:rPr>
          <w:rStyle w:val="CommentReference"/>
          <w:sz w:val="24"/>
          <w:szCs w:val="24"/>
        </w:rPr>
        <w:commentReference w:id="7816"/>
      </w:r>
      <w:r>
        <w:t>original thinking</w:t>
      </w:r>
      <w:ins w:id="7818" w:author="Author">
        <w:r w:rsidR="00DC042E">
          <w:t>, etc.)</w:t>
        </w:r>
      </w:ins>
      <w:del w:id="7819" w:author="Author">
        <w:r>
          <w:delText xml:space="preserve">, </w:delText>
        </w:r>
        <w:commentRangeStart w:id="7820"/>
        <w:r w:rsidDel="00DC042E">
          <w:delText xml:space="preserve">and/or products, </w:delText>
        </w:r>
        <w:r w:rsidDel="001A35DD">
          <w:delText>etc.</w:delText>
        </w:r>
        <w:r>
          <w:delText>)</w:delText>
        </w:r>
      </w:del>
      <w:r>
        <w:t>.</w:t>
      </w:r>
      <w:commentRangeEnd w:id="7820"/>
      <w:r w:rsidR="00DC042E">
        <w:rPr>
          <w:rStyle w:val="CommentReference"/>
          <w:sz w:val="24"/>
          <w:szCs w:val="24"/>
        </w:rPr>
        <w:commentReference w:id="7820"/>
      </w:r>
    </w:p>
    <w:p w14:paraId="32797CD8" w14:textId="77777777" w:rsidR="000801E7" w:rsidRDefault="000801E7" w:rsidP="00253E03">
      <w:pPr>
        <w:pStyle w:val="par3"/>
        <w:spacing w:after="240"/>
      </w:pPr>
      <w:r>
        <w:t>12.01(16)(c)(ii)</w:t>
      </w:r>
      <w:r>
        <w:tab/>
        <w:t>Criteria</w:t>
      </w:r>
    </w:p>
    <w:p w14:paraId="79B744C1" w14:textId="77777777" w:rsidR="000801E7" w:rsidRDefault="000801E7" w:rsidP="00253E03">
      <w:pPr>
        <w:pStyle w:val="upar4"/>
        <w:spacing w:after="240"/>
      </w:pPr>
      <w:r>
        <w:t xml:space="preserve">Creative or productive thinking is demonstrated by advanced level on performance assessments or </w:t>
      </w:r>
      <w:del w:id="7821" w:author="Author">
        <w:r w:rsidDel="001A35DD">
          <w:delText>ninety-fifth</w:delText>
        </w:r>
      </w:del>
      <w:ins w:id="7822" w:author="Author">
        <w:r w:rsidR="001A35DD">
          <w:t>95th</w:t>
        </w:r>
      </w:ins>
      <w:r>
        <w:t xml:space="preserve"> percentile and above on standardized tests of creative</w:t>
      </w:r>
      <w:ins w:id="7823" w:author="Author">
        <w:r w:rsidR="000E76D3">
          <w:t xml:space="preserve"> skills/creativity or critical thinking skills</w:t>
        </w:r>
      </w:ins>
      <w:del w:id="7824" w:author="Author">
        <w:r w:rsidDel="000E76D3">
          <w:delText>/critical skills or creativity/critical thinking</w:delText>
        </w:r>
      </w:del>
      <w:r>
        <w:t>.</w:t>
      </w:r>
    </w:p>
    <w:p w14:paraId="06D59B99" w14:textId="77777777" w:rsidR="000801E7" w:rsidRDefault="000801E7" w:rsidP="00253E03">
      <w:pPr>
        <w:pStyle w:val="par2"/>
        <w:spacing w:after="240"/>
      </w:pPr>
      <w:r>
        <w:t>12.01(16)(d)</w:t>
      </w:r>
      <w:r>
        <w:tab/>
        <w:t xml:space="preserve">Leadership </w:t>
      </w:r>
      <w:ins w:id="7825" w:author="Author">
        <w:r w:rsidR="001A0769">
          <w:t>a</w:t>
        </w:r>
      </w:ins>
      <w:del w:id="7826" w:author="Author">
        <w:r w:rsidDel="001A0769">
          <w:delText>A</w:delText>
        </w:r>
      </w:del>
      <w:r>
        <w:t>bilities</w:t>
      </w:r>
      <w:ins w:id="7827" w:author="Author">
        <w:r w:rsidR="001A35DD">
          <w:t>; or</w:t>
        </w:r>
      </w:ins>
    </w:p>
    <w:p w14:paraId="4BBEFD3F" w14:textId="77777777" w:rsidR="000801E7" w:rsidRDefault="000801E7" w:rsidP="00253E03">
      <w:pPr>
        <w:pStyle w:val="par3"/>
        <w:spacing w:after="240"/>
      </w:pPr>
      <w:r>
        <w:t>12.01(16)(d)(i)</w:t>
      </w:r>
      <w:r>
        <w:tab/>
        <w:t>Definition</w:t>
      </w:r>
    </w:p>
    <w:p w14:paraId="79062A5B" w14:textId="77777777" w:rsidR="000801E7" w:rsidRDefault="000801E7" w:rsidP="00253E03">
      <w:pPr>
        <w:pStyle w:val="upar4"/>
        <w:spacing w:after="240"/>
      </w:pPr>
      <w:r>
        <w:t>Leadership is the exceptional capability or potential to influence and empower people (e.g., social perceptiveness, visionary ability, communication skills, problem solving</w:t>
      </w:r>
      <w:ins w:id="7828" w:author="Author">
        <w:r w:rsidR="000E76D3">
          <w:t xml:space="preserve"> </w:t>
        </w:r>
        <w:commentRangeStart w:id="7829"/>
        <w:r w:rsidR="000E76D3">
          <w:t>skills</w:t>
        </w:r>
      </w:ins>
      <w:commentRangeEnd w:id="7829"/>
      <w:r w:rsidR="00DC042E">
        <w:rPr>
          <w:rStyle w:val="CommentReference"/>
          <w:sz w:val="24"/>
          <w:szCs w:val="24"/>
        </w:rPr>
        <w:commentReference w:id="7829"/>
      </w:r>
      <w:r>
        <w:t>, inter</w:t>
      </w:r>
      <w:ins w:id="7830" w:author="Author">
        <w:r w:rsidR="000E76D3">
          <w:t>-</w:t>
        </w:r>
      </w:ins>
      <w:r>
        <w:t xml:space="preserve"> and intra-personal skills</w:t>
      </w:r>
      <w:ins w:id="7831" w:author="Author">
        <w:r w:rsidR="000E76D3">
          <w:t>,</w:t>
        </w:r>
      </w:ins>
      <w:r>
        <w:t xml:space="preserve"> and a sense of responsibility</w:t>
      </w:r>
      <w:del w:id="7832" w:author="Author">
        <w:r w:rsidDel="000E76D3">
          <w:delText>, etc.</w:delText>
        </w:r>
      </w:del>
      <w:r>
        <w:t>).</w:t>
      </w:r>
    </w:p>
    <w:p w14:paraId="7C93E868" w14:textId="77777777" w:rsidR="000801E7" w:rsidRDefault="000801E7" w:rsidP="00253E03">
      <w:pPr>
        <w:pStyle w:val="par3"/>
        <w:spacing w:after="240"/>
      </w:pPr>
      <w:r>
        <w:t>12.01(16)(d)(ii)</w:t>
      </w:r>
      <w:r>
        <w:tab/>
        <w:t>Criteria</w:t>
      </w:r>
    </w:p>
    <w:p w14:paraId="5147C7A7" w14:textId="77777777" w:rsidR="000801E7" w:rsidRDefault="000801E7" w:rsidP="00253E03">
      <w:pPr>
        <w:pStyle w:val="upar4"/>
        <w:spacing w:after="240"/>
      </w:pPr>
      <w:r>
        <w:t xml:space="preserve">Leadership is demonstrated by advanced level on performance assessments or </w:t>
      </w:r>
      <w:del w:id="7833" w:author="Author">
        <w:r w:rsidDel="004A0346">
          <w:delText>ninety-fifth</w:delText>
        </w:r>
      </w:del>
      <w:ins w:id="7834" w:author="Author">
        <w:r w:rsidR="004A0346">
          <w:t>95th</w:t>
        </w:r>
      </w:ins>
      <w:r>
        <w:t xml:space="preserve"> percentile and above on standardized leadership tests.</w:t>
      </w:r>
    </w:p>
    <w:p w14:paraId="49C344D5" w14:textId="77777777" w:rsidR="000801E7" w:rsidRDefault="000801E7" w:rsidP="00253E03">
      <w:pPr>
        <w:pStyle w:val="par2"/>
        <w:spacing w:after="240"/>
      </w:pPr>
      <w:r>
        <w:t>12.01(16)(e)</w:t>
      </w:r>
      <w:r>
        <w:tab/>
        <w:t xml:space="preserve">Visual </w:t>
      </w:r>
      <w:ins w:id="7835" w:author="Author">
        <w:r w:rsidR="001A0769">
          <w:t>a</w:t>
        </w:r>
      </w:ins>
      <w:del w:id="7836" w:author="Author">
        <w:r w:rsidDel="001A0769">
          <w:delText>A</w:delText>
        </w:r>
      </w:del>
      <w:r>
        <w:t xml:space="preserve">rts, </w:t>
      </w:r>
      <w:ins w:id="7837" w:author="Author">
        <w:r w:rsidR="001A0769">
          <w:t>p</w:t>
        </w:r>
      </w:ins>
      <w:del w:id="7838" w:author="Author">
        <w:r w:rsidDel="001A0769">
          <w:delText>P</w:delText>
        </w:r>
      </w:del>
      <w:r>
        <w:t xml:space="preserve">erforming </w:t>
      </w:r>
      <w:ins w:id="7839" w:author="Author">
        <w:r w:rsidR="001A0769">
          <w:t>a</w:t>
        </w:r>
      </w:ins>
      <w:del w:id="7840" w:author="Author">
        <w:r w:rsidDel="001A0769">
          <w:delText>A</w:delText>
        </w:r>
      </w:del>
      <w:r>
        <w:t xml:space="preserve">rts, </w:t>
      </w:r>
      <w:ins w:id="7841" w:author="Author">
        <w:r w:rsidR="001A0769">
          <w:t>m</w:t>
        </w:r>
      </w:ins>
      <w:del w:id="7842" w:author="Author">
        <w:r w:rsidDel="001A0769">
          <w:delText>M</w:delText>
        </w:r>
      </w:del>
      <w:r>
        <w:t xml:space="preserve">usical, </w:t>
      </w:r>
      <w:ins w:id="7843" w:author="Author">
        <w:r w:rsidR="001A0769">
          <w:t>d</w:t>
        </w:r>
      </w:ins>
      <w:del w:id="7844" w:author="Author">
        <w:r w:rsidDel="001A0769">
          <w:delText>D</w:delText>
        </w:r>
      </w:del>
      <w:r>
        <w:t xml:space="preserve">ance, or </w:t>
      </w:r>
      <w:ins w:id="7845" w:author="Author">
        <w:r w:rsidR="001A0769">
          <w:t>p</w:t>
        </w:r>
      </w:ins>
      <w:del w:id="7846" w:author="Author">
        <w:r w:rsidDel="001A0769">
          <w:delText>P</w:delText>
        </w:r>
      </w:del>
      <w:r>
        <w:t xml:space="preserve">sychomotor </w:t>
      </w:r>
      <w:ins w:id="7847" w:author="Author">
        <w:r w:rsidR="001A0769">
          <w:t>a</w:t>
        </w:r>
      </w:ins>
      <w:del w:id="7848" w:author="Author">
        <w:r w:rsidDel="001A0769">
          <w:delText>A</w:delText>
        </w:r>
      </w:del>
      <w:r>
        <w:t>bilities</w:t>
      </w:r>
      <w:ins w:id="7849" w:author="Author">
        <w:r w:rsidR="001A35DD">
          <w:t>.</w:t>
        </w:r>
      </w:ins>
    </w:p>
    <w:p w14:paraId="6334802F" w14:textId="77777777" w:rsidR="000801E7" w:rsidRDefault="000801E7" w:rsidP="00253E03">
      <w:pPr>
        <w:pStyle w:val="par3"/>
        <w:spacing w:after="240"/>
      </w:pPr>
      <w:r>
        <w:t>12.01(16)(e)(i)</w:t>
      </w:r>
      <w:r>
        <w:tab/>
        <w:t>Definition</w:t>
      </w:r>
    </w:p>
    <w:p w14:paraId="70267EFC" w14:textId="77777777" w:rsidR="00B97A33" w:rsidRDefault="000801E7" w:rsidP="00253E03">
      <w:pPr>
        <w:pStyle w:val="upar4"/>
        <w:spacing w:after="240"/>
      </w:pPr>
      <w:r>
        <w:t>Visual arts, performing arts, musical, dance</w:t>
      </w:r>
      <w:ins w:id="7850" w:author="Author">
        <w:r w:rsidR="000E76D3">
          <w:t>,</w:t>
        </w:r>
      </w:ins>
      <w:r>
        <w:t xml:space="preserve"> or psychomotor abilities are exceptional capabilities or potential in talent areas (e.g., art, drama, music, dance, body awareness, coordination and physical skills, etc.).</w:t>
      </w:r>
    </w:p>
    <w:p w14:paraId="0FE289AD" w14:textId="77777777" w:rsidR="000801E7" w:rsidRDefault="000801E7" w:rsidP="00253E03">
      <w:pPr>
        <w:pStyle w:val="par3"/>
        <w:spacing w:after="240"/>
      </w:pPr>
      <w:r>
        <w:t>12.01(16)(e)(ii)</w:t>
      </w:r>
      <w:r>
        <w:tab/>
        <w:t>Criteria</w:t>
      </w:r>
    </w:p>
    <w:p w14:paraId="00C87CB5" w14:textId="77777777" w:rsidR="000801E7" w:rsidRDefault="000801E7" w:rsidP="00253E03">
      <w:pPr>
        <w:pStyle w:val="upar4"/>
        <w:spacing w:after="240"/>
      </w:pPr>
      <w:r>
        <w:t>Visual arts, performing arts, musical, dance</w:t>
      </w:r>
      <w:ins w:id="7851" w:author="Author">
        <w:r w:rsidR="000E76D3">
          <w:t>,</w:t>
        </w:r>
      </w:ins>
      <w:r>
        <w:t xml:space="preserve"> or psychomotor abilities are demonstrated by advanced level on performance talent-</w:t>
      </w:r>
      <w:r>
        <w:lastRenderedPageBreak/>
        <w:t xml:space="preserve">assessments or </w:t>
      </w:r>
      <w:del w:id="7852" w:author="Author">
        <w:r w:rsidDel="000E76D3">
          <w:delText>ninety-fifth</w:delText>
        </w:r>
      </w:del>
      <w:ins w:id="7853" w:author="Author">
        <w:r w:rsidR="000E76D3">
          <w:t>95th</w:t>
        </w:r>
      </w:ins>
      <w:r>
        <w:t xml:space="preserve"> percentile and above on standardized talent-tests.</w:t>
      </w:r>
    </w:p>
    <w:p w14:paraId="2664CA7A" w14:textId="66B880FB" w:rsidR="000801E7" w:rsidRDefault="000801E7" w:rsidP="00253E03">
      <w:pPr>
        <w:pStyle w:val="par1"/>
        <w:spacing w:after="240"/>
      </w:pPr>
      <w:r>
        <w:t>12.01(17)</w:t>
      </w:r>
      <w:r>
        <w:tab/>
      </w:r>
      <w:del w:id="7854" w:author="Author">
        <w:r w:rsidR="007C5B91" w:rsidRPr="00CA3ADF" w:rsidDel="001A0769">
          <w:rPr>
            <w:i/>
            <w:iCs/>
            <w:rPrChange w:id="7855" w:author="Author">
              <w:rPr>
                <w:b/>
                <w:bCs/>
              </w:rPr>
            </w:rPrChange>
          </w:rPr>
          <w:delText>“</w:delText>
        </w:r>
      </w:del>
      <w:r w:rsidRPr="00CA3ADF">
        <w:rPr>
          <w:i/>
          <w:iCs/>
          <w:rPrChange w:id="7856" w:author="Author">
            <w:rPr>
              <w:b/>
              <w:bCs/>
            </w:rPr>
          </w:rPrChange>
        </w:rPr>
        <w:t xml:space="preserve">Gifted </w:t>
      </w:r>
      <w:ins w:id="7857" w:author="Author">
        <w:r w:rsidR="000E76D3" w:rsidRPr="00CA3ADF">
          <w:rPr>
            <w:i/>
            <w:iCs/>
            <w:rPrChange w:id="7858" w:author="Author">
              <w:rPr>
                <w:b/>
                <w:bCs/>
              </w:rPr>
            </w:rPrChange>
          </w:rPr>
          <w:t>e</w:t>
        </w:r>
      </w:ins>
      <w:del w:id="7859" w:author="Author">
        <w:r w:rsidRPr="00CA3ADF" w:rsidDel="000E76D3">
          <w:rPr>
            <w:i/>
            <w:iCs/>
            <w:rPrChange w:id="7860" w:author="Author">
              <w:rPr>
                <w:b/>
                <w:bCs/>
              </w:rPr>
            </w:rPrChange>
          </w:rPr>
          <w:delText>E</w:delText>
        </w:r>
      </w:del>
      <w:r w:rsidRPr="00CA3ADF">
        <w:rPr>
          <w:i/>
          <w:iCs/>
          <w:rPrChange w:id="7861" w:author="Author">
            <w:rPr>
              <w:b/>
              <w:bCs/>
            </w:rPr>
          </w:rPrChange>
        </w:rPr>
        <w:t xml:space="preserve">ducation </w:t>
      </w:r>
      <w:ins w:id="7862" w:author="Author">
        <w:r w:rsidR="000E76D3" w:rsidRPr="00CA3ADF">
          <w:rPr>
            <w:i/>
            <w:iCs/>
            <w:rPrChange w:id="7863" w:author="Author">
              <w:rPr>
                <w:b/>
                <w:bCs/>
              </w:rPr>
            </w:rPrChange>
          </w:rPr>
          <w:t>s</w:t>
        </w:r>
      </w:ins>
      <w:del w:id="7864" w:author="Author">
        <w:r w:rsidRPr="00CA3ADF" w:rsidDel="000E76D3">
          <w:rPr>
            <w:i/>
            <w:iCs/>
            <w:rPrChange w:id="7865" w:author="Author">
              <w:rPr>
                <w:b/>
                <w:bCs/>
              </w:rPr>
            </w:rPrChange>
          </w:rPr>
          <w:delText>S</w:delText>
        </w:r>
      </w:del>
      <w:r w:rsidRPr="00CA3ADF">
        <w:rPr>
          <w:i/>
          <w:iCs/>
          <w:rPrChange w:id="7866" w:author="Author">
            <w:rPr>
              <w:b/>
              <w:bCs/>
            </w:rPr>
          </w:rPrChange>
        </w:rPr>
        <w:t>ervices</w:t>
      </w:r>
      <w:del w:id="7867" w:author="Author">
        <w:r w:rsidR="004072CD" w:rsidRPr="00CA3ADF" w:rsidDel="001A0769">
          <w:rPr>
            <w:i/>
            <w:iCs/>
            <w:rPrChange w:id="7868" w:author="Author">
              <w:rPr>
                <w:b/>
                <w:bCs/>
              </w:rPr>
            </w:rPrChange>
          </w:rPr>
          <w:delText>”</w:delText>
        </w:r>
      </w:del>
      <w:r w:rsidRPr="00CA3ADF">
        <w:rPr>
          <w:i/>
          <w:iCs/>
          <w:rPrChange w:id="7869" w:author="Author">
            <w:rPr/>
          </w:rPrChange>
        </w:rPr>
        <w:t xml:space="preserve"> or </w:t>
      </w:r>
      <w:del w:id="7870" w:author="Author">
        <w:r w:rsidR="007C5B91" w:rsidRPr="00CA3ADF" w:rsidDel="001A0769">
          <w:rPr>
            <w:i/>
            <w:iCs/>
            <w:rPrChange w:id="7871" w:author="Author">
              <w:rPr>
                <w:b/>
                <w:bCs/>
              </w:rPr>
            </w:rPrChange>
          </w:rPr>
          <w:delText>“</w:delText>
        </w:r>
      </w:del>
      <w:ins w:id="7872" w:author="Author">
        <w:r w:rsidR="000E76D3" w:rsidRPr="00CA3ADF">
          <w:rPr>
            <w:i/>
            <w:iCs/>
            <w:rPrChange w:id="7873" w:author="Author">
              <w:rPr>
                <w:b/>
                <w:bCs/>
              </w:rPr>
            </w:rPrChange>
          </w:rPr>
          <w:t>g</w:t>
        </w:r>
      </w:ins>
      <w:del w:id="7874" w:author="Author">
        <w:r w:rsidRPr="00CA3ADF" w:rsidDel="000E76D3">
          <w:rPr>
            <w:i/>
            <w:iCs/>
            <w:rPrChange w:id="7875" w:author="Author">
              <w:rPr>
                <w:b/>
                <w:bCs/>
              </w:rPr>
            </w:rPrChange>
          </w:rPr>
          <w:delText>G</w:delText>
        </w:r>
      </w:del>
      <w:r w:rsidRPr="00CA3ADF">
        <w:rPr>
          <w:i/>
          <w:iCs/>
          <w:rPrChange w:id="7876" w:author="Author">
            <w:rPr>
              <w:b/>
              <w:bCs/>
            </w:rPr>
          </w:rPrChange>
        </w:rPr>
        <w:t xml:space="preserve">ifted </w:t>
      </w:r>
      <w:ins w:id="7877" w:author="Author">
        <w:r w:rsidR="000E76D3" w:rsidRPr="00CA3ADF">
          <w:rPr>
            <w:i/>
            <w:iCs/>
            <w:rPrChange w:id="7878" w:author="Author">
              <w:rPr>
                <w:b/>
                <w:bCs/>
              </w:rPr>
            </w:rPrChange>
          </w:rPr>
          <w:t>e</w:t>
        </w:r>
      </w:ins>
      <w:del w:id="7879" w:author="Author">
        <w:r w:rsidRPr="00CA3ADF" w:rsidDel="000E76D3">
          <w:rPr>
            <w:i/>
            <w:iCs/>
            <w:rPrChange w:id="7880" w:author="Author">
              <w:rPr>
                <w:b/>
                <w:bCs/>
              </w:rPr>
            </w:rPrChange>
          </w:rPr>
          <w:delText>E</w:delText>
        </w:r>
      </w:del>
      <w:r w:rsidRPr="00CA3ADF">
        <w:rPr>
          <w:i/>
          <w:iCs/>
          <w:rPrChange w:id="7881" w:author="Author">
            <w:rPr>
              <w:b/>
              <w:bCs/>
            </w:rPr>
          </w:rPrChange>
        </w:rPr>
        <w:t xml:space="preserve">ducation </w:t>
      </w:r>
      <w:ins w:id="7882" w:author="Author">
        <w:r w:rsidR="000E76D3" w:rsidRPr="00CA3ADF">
          <w:rPr>
            <w:i/>
            <w:iCs/>
            <w:rPrChange w:id="7883" w:author="Author">
              <w:rPr>
                <w:b/>
                <w:bCs/>
              </w:rPr>
            </w:rPrChange>
          </w:rPr>
          <w:t>p</w:t>
        </w:r>
      </w:ins>
      <w:del w:id="7884" w:author="Author">
        <w:r w:rsidRPr="00CA3ADF" w:rsidDel="000801E7">
          <w:rPr>
            <w:i/>
            <w:iCs/>
            <w:rPrChange w:id="7885" w:author="Author">
              <w:rPr>
                <w:b/>
                <w:bCs/>
              </w:rPr>
            </w:rPrChange>
          </w:rPr>
          <w:delText>P</w:delText>
        </w:r>
      </w:del>
      <w:r w:rsidRPr="00CA3ADF">
        <w:rPr>
          <w:i/>
          <w:iCs/>
          <w:rPrChange w:id="7886" w:author="Author">
            <w:rPr>
              <w:b/>
              <w:bCs/>
            </w:rPr>
          </w:rPrChange>
        </w:rPr>
        <w:t>rogram</w:t>
      </w:r>
      <w:ins w:id="7887" w:author="Author">
        <w:r w:rsidR="19DC7203" w:rsidRPr="56DFF2B4">
          <w:rPr>
            <w:i/>
            <w:iCs/>
          </w:rPr>
          <w:t>m</w:t>
        </w:r>
        <w:r w:rsidR="524CB1D5" w:rsidRPr="56DFF2B4">
          <w:rPr>
            <w:i/>
            <w:iCs/>
          </w:rPr>
          <w:t>ing</w:t>
        </w:r>
      </w:ins>
      <w:del w:id="7888" w:author="Author">
        <w:r w:rsidRPr="00CA3ADF" w:rsidDel="00DC042E">
          <w:rPr>
            <w:i/>
            <w:iCs/>
            <w:strike/>
            <w:rPrChange w:id="7889" w:author="Author">
              <w:rPr>
                <w:b/>
                <w:bCs/>
              </w:rPr>
            </w:rPrChange>
          </w:rPr>
          <w:delText>s</w:delText>
        </w:r>
        <w:r w:rsidR="004072CD" w:rsidRPr="00CA3ADF" w:rsidDel="001A0769">
          <w:rPr>
            <w:i/>
            <w:iCs/>
            <w:rPrChange w:id="7890" w:author="Author">
              <w:rPr>
                <w:b/>
                <w:bCs/>
              </w:rPr>
            </w:rPrChange>
          </w:rPr>
          <w:delText>”</w:delText>
        </w:r>
      </w:del>
      <w:r>
        <w:t xml:space="preserve"> means the services, delivery model</w:t>
      </w:r>
      <w:ins w:id="7891" w:author="Author">
        <w:r w:rsidR="000E76D3">
          <w:t>,</w:t>
        </w:r>
      </w:ins>
      <w:r>
        <w:t xml:space="preserve"> and program</w:t>
      </w:r>
      <w:ins w:id="7892" w:author="Author">
        <w:r w:rsidR="3319F290">
          <w:t>ming</w:t>
        </w:r>
      </w:ins>
      <w:r w:rsidRPr="00CA3ADF">
        <w:rPr>
          <w:strike/>
          <w:rPrChange w:id="7893" w:author="Author">
            <w:rPr/>
          </w:rPrChange>
        </w:rPr>
        <w:t>s</w:t>
      </w:r>
      <w:r>
        <w:t xml:space="preserve"> provided to gifted students pursuant to these Rules. </w:t>
      </w:r>
      <w:del w:id="7894" w:author="Author">
        <w:r w:rsidR="007C5B91" w:rsidDel="000E76D3">
          <w:delText>“</w:delText>
        </w:r>
      </w:del>
      <w:r>
        <w:t>Gifted education services</w:t>
      </w:r>
      <w:del w:id="7895" w:author="Author">
        <w:r w:rsidR="004072CD" w:rsidDel="000E76D3">
          <w:delText>”</w:delText>
        </w:r>
      </w:del>
      <w:r>
        <w:t xml:space="preserve"> and </w:t>
      </w:r>
      <w:del w:id="7896" w:author="Author">
        <w:r w:rsidR="007C5B91" w:rsidDel="000E76D3">
          <w:delText>“</w:delText>
        </w:r>
      </w:del>
      <w:r>
        <w:t>gifted education program</w:t>
      </w:r>
      <w:ins w:id="7897" w:author="Author">
        <w:r w:rsidR="696247B1">
          <w:t>ming</w:t>
        </w:r>
      </w:ins>
      <w:r w:rsidRPr="00CA3ADF">
        <w:rPr>
          <w:strike/>
          <w:rPrChange w:id="7898" w:author="Author">
            <w:rPr/>
          </w:rPrChange>
        </w:rPr>
        <w:t>s</w:t>
      </w:r>
      <w:del w:id="7899" w:author="Author">
        <w:r w:rsidR="004072CD" w:rsidDel="000E76D3">
          <w:delText>”</w:delText>
        </w:r>
      </w:del>
      <w:r>
        <w:t xml:space="preserve"> include, but need not be limited to, strategies, programming options, and interventions reflecting evidence-based practices, such as acceleration, concurrent enrollment, differentiated instruction, and affective guidance.</w:t>
      </w:r>
    </w:p>
    <w:p w14:paraId="03B86FEF" w14:textId="77777777" w:rsidR="000801E7" w:rsidRDefault="000801E7" w:rsidP="00253E03">
      <w:pPr>
        <w:pStyle w:val="par1"/>
        <w:spacing w:after="240"/>
      </w:pPr>
      <w:r>
        <w:t>12.01(18)</w:t>
      </w:r>
      <w:r>
        <w:tab/>
      </w:r>
      <w:del w:id="7900" w:author="Author">
        <w:r w:rsidR="007C5B91" w:rsidRPr="00CA3ADF" w:rsidDel="001A0769">
          <w:rPr>
            <w:i/>
            <w:iCs/>
            <w:rPrChange w:id="7901" w:author="Author">
              <w:rPr>
                <w:b/>
                <w:bCs/>
              </w:rPr>
            </w:rPrChange>
          </w:rPr>
          <w:delText>“</w:delText>
        </w:r>
      </w:del>
      <w:r w:rsidRPr="00CA3ADF">
        <w:rPr>
          <w:i/>
          <w:iCs/>
          <w:rPrChange w:id="7902" w:author="Author">
            <w:rPr>
              <w:b/>
              <w:bCs/>
            </w:rPr>
          </w:rPrChange>
        </w:rPr>
        <w:t xml:space="preserve">Highly </w:t>
      </w:r>
      <w:ins w:id="7903" w:author="Author">
        <w:r w:rsidR="000E76D3" w:rsidRPr="00CA3ADF">
          <w:rPr>
            <w:i/>
            <w:iCs/>
            <w:rPrChange w:id="7904" w:author="Author">
              <w:rPr>
                <w:b/>
                <w:bCs/>
              </w:rPr>
            </w:rPrChange>
          </w:rPr>
          <w:t>a</w:t>
        </w:r>
      </w:ins>
      <w:del w:id="7905" w:author="Author">
        <w:r w:rsidRPr="00CA3ADF" w:rsidDel="000E76D3">
          <w:rPr>
            <w:i/>
            <w:iCs/>
            <w:rPrChange w:id="7906" w:author="Author">
              <w:rPr>
                <w:b/>
                <w:bCs/>
              </w:rPr>
            </w:rPrChange>
          </w:rPr>
          <w:delText>A</w:delText>
        </w:r>
      </w:del>
      <w:r w:rsidRPr="00CA3ADF">
        <w:rPr>
          <w:i/>
          <w:iCs/>
          <w:rPrChange w:id="7907" w:author="Author">
            <w:rPr>
              <w:b/>
              <w:bCs/>
            </w:rPr>
          </w:rPrChange>
        </w:rPr>
        <w:t xml:space="preserve">dvanced </w:t>
      </w:r>
      <w:ins w:id="7908" w:author="Author">
        <w:r w:rsidR="000E76D3" w:rsidRPr="00CA3ADF">
          <w:rPr>
            <w:i/>
            <w:iCs/>
            <w:rPrChange w:id="7909" w:author="Author">
              <w:rPr>
                <w:b/>
                <w:bCs/>
              </w:rPr>
            </w:rPrChange>
          </w:rPr>
          <w:t>g</w:t>
        </w:r>
      </w:ins>
      <w:del w:id="7910" w:author="Author">
        <w:r w:rsidRPr="00CA3ADF" w:rsidDel="000E76D3">
          <w:rPr>
            <w:i/>
            <w:iCs/>
            <w:rPrChange w:id="7911" w:author="Author">
              <w:rPr>
                <w:b/>
                <w:bCs/>
              </w:rPr>
            </w:rPrChange>
          </w:rPr>
          <w:delText>G</w:delText>
        </w:r>
      </w:del>
      <w:r w:rsidRPr="00CA3ADF">
        <w:rPr>
          <w:i/>
          <w:iCs/>
          <w:rPrChange w:id="7912" w:author="Author">
            <w:rPr>
              <w:b/>
              <w:bCs/>
            </w:rPr>
          </w:rPrChange>
        </w:rPr>
        <w:t xml:space="preserve">ifted </w:t>
      </w:r>
      <w:ins w:id="7913" w:author="Author">
        <w:r w:rsidR="000E76D3" w:rsidRPr="00CA3ADF">
          <w:rPr>
            <w:i/>
            <w:iCs/>
            <w:rPrChange w:id="7914" w:author="Author">
              <w:rPr>
                <w:b/>
                <w:bCs/>
              </w:rPr>
            </w:rPrChange>
          </w:rPr>
          <w:t>c</w:t>
        </w:r>
      </w:ins>
      <w:del w:id="7915" w:author="Author">
        <w:r w:rsidRPr="00CA3ADF" w:rsidDel="000E76D3">
          <w:rPr>
            <w:i/>
            <w:iCs/>
            <w:rPrChange w:id="7916" w:author="Author">
              <w:rPr>
                <w:b/>
                <w:bCs/>
              </w:rPr>
            </w:rPrChange>
          </w:rPr>
          <w:delText>C</w:delText>
        </w:r>
      </w:del>
      <w:r w:rsidRPr="00CA3ADF">
        <w:rPr>
          <w:i/>
          <w:iCs/>
          <w:rPrChange w:id="7917" w:author="Author">
            <w:rPr>
              <w:b/>
              <w:bCs/>
            </w:rPr>
          </w:rPrChange>
        </w:rPr>
        <w:t>hild</w:t>
      </w:r>
      <w:del w:id="7918" w:author="Author">
        <w:r w:rsidR="004072CD" w:rsidRPr="00CA3ADF" w:rsidDel="001A0769">
          <w:rPr>
            <w:i/>
            <w:iCs/>
            <w:rPrChange w:id="7919" w:author="Author">
              <w:rPr>
                <w:b/>
                <w:bCs/>
              </w:rPr>
            </w:rPrChange>
          </w:rPr>
          <w:delText>”</w:delText>
        </w:r>
      </w:del>
      <w:r>
        <w:t xml:space="preserve"> means a gifted child whose body of evidence demonstrates a profile of exceptional ability or potential compared to same-age gifted children. To meet the needs of highly advanced development, early access to educational services may be considered as a special provision. For purposes of early access into kindergarten or first grade, the highly advanced gifted child exhibits exceptional ability and potential for accomplishment in cognitive process and academic areas.</w:t>
      </w:r>
    </w:p>
    <w:p w14:paraId="55AAD8FC" w14:textId="1D0E9764" w:rsidR="000801E7" w:rsidRDefault="000801E7" w:rsidP="00253E03">
      <w:pPr>
        <w:pStyle w:val="par1"/>
        <w:spacing w:after="240"/>
      </w:pPr>
      <w:r>
        <w:t>12.01(19)</w:t>
      </w:r>
      <w:r>
        <w:tab/>
      </w:r>
      <w:del w:id="7920" w:author="Author">
        <w:r w:rsidR="007C5B91" w:rsidRPr="00CA3ADF" w:rsidDel="001A0769">
          <w:rPr>
            <w:i/>
            <w:iCs/>
            <w:rPrChange w:id="7921" w:author="Author">
              <w:rPr>
                <w:b/>
                <w:bCs/>
              </w:rPr>
            </w:rPrChange>
          </w:rPr>
          <w:delText>“</w:delText>
        </w:r>
      </w:del>
      <w:r w:rsidRPr="00CA3ADF">
        <w:rPr>
          <w:i/>
          <w:iCs/>
          <w:rPrChange w:id="7922" w:author="Author">
            <w:rPr>
              <w:b/>
              <w:bCs/>
            </w:rPr>
          </w:rPrChange>
        </w:rPr>
        <w:t>Parent</w:t>
      </w:r>
      <w:del w:id="7923" w:author="Author">
        <w:r w:rsidR="004072CD" w:rsidRPr="0074526E" w:rsidDel="001A0769">
          <w:rPr>
            <w:b/>
            <w:bCs/>
          </w:rPr>
          <w:delText>”</w:delText>
        </w:r>
      </w:del>
      <w:r>
        <w:t xml:space="preserve"> for purposes of this </w:t>
      </w:r>
      <w:del w:id="7924" w:author="Author">
        <w:r w:rsidDel="00C723FE">
          <w:delText xml:space="preserve">Rule </w:delText>
        </w:r>
      </w:del>
      <w:ins w:id="7925" w:author="Author">
        <w:r w:rsidR="00C723FE">
          <w:t xml:space="preserve">section </w:t>
        </w:r>
      </w:ins>
      <w:r>
        <w:t>12</w:t>
      </w:r>
      <w:ins w:id="7926" w:author="Author">
        <w:r w:rsidR="00203F2C">
          <w:t>.00</w:t>
        </w:r>
      </w:ins>
      <w:r>
        <w:t xml:space="preserve"> means the natural or adoptive parent, or legal guardian, unless the gifted student is also a child with a disability in which case parent shall be defined consistent with </w:t>
      </w:r>
      <w:del w:id="7927" w:author="Author">
        <w:r w:rsidDel="00DC042E">
          <w:delText>federal special education law</w:delText>
        </w:r>
      </w:del>
      <w:ins w:id="7928" w:author="Author">
        <w:r w:rsidR="00DC042E">
          <w:t>these Rules and the IDEA</w:t>
        </w:r>
      </w:ins>
      <w:r>
        <w:t>.</w:t>
      </w:r>
    </w:p>
    <w:p w14:paraId="165323BD" w14:textId="77777777" w:rsidR="000801E7" w:rsidRDefault="000801E7" w:rsidP="00253E03">
      <w:pPr>
        <w:pStyle w:val="par1"/>
        <w:spacing w:after="240"/>
      </w:pPr>
      <w:r>
        <w:t>12.01(20)</w:t>
      </w:r>
      <w:r>
        <w:tab/>
      </w:r>
      <w:del w:id="7929" w:author="Author">
        <w:r w:rsidR="007C5B91" w:rsidRPr="00CA3ADF" w:rsidDel="001A0769">
          <w:rPr>
            <w:i/>
            <w:iCs/>
            <w:rPrChange w:id="7930" w:author="Author">
              <w:rPr>
                <w:b/>
                <w:bCs/>
              </w:rPr>
            </w:rPrChange>
          </w:rPr>
          <w:delText>“</w:delText>
        </w:r>
      </w:del>
      <w:r w:rsidRPr="00CA3ADF">
        <w:rPr>
          <w:i/>
          <w:iCs/>
          <w:rPrChange w:id="7931" w:author="Author">
            <w:rPr>
              <w:b/>
              <w:bCs/>
            </w:rPr>
          </w:rPrChange>
        </w:rPr>
        <w:t xml:space="preserve">Performance </w:t>
      </w:r>
      <w:ins w:id="7932" w:author="Author">
        <w:r w:rsidR="000E76D3" w:rsidRPr="00CA3ADF">
          <w:rPr>
            <w:i/>
            <w:iCs/>
            <w:rPrChange w:id="7933" w:author="Author">
              <w:rPr>
                <w:b/>
                <w:bCs/>
              </w:rPr>
            </w:rPrChange>
          </w:rPr>
          <w:t>a</w:t>
        </w:r>
      </w:ins>
      <w:del w:id="7934" w:author="Author">
        <w:r w:rsidRPr="00CA3ADF" w:rsidDel="000E76D3">
          <w:rPr>
            <w:i/>
            <w:iCs/>
            <w:rPrChange w:id="7935" w:author="Author">
              <w:rPr>
                <w:b/>
                <w:bCs/>
              </w:rPr>
            </w:rPrChange>
          </w:rPr>
          <w:delText>A</w:delText>
        </w:r>
      </w:del>
      <w:r w:rsidRPr="00CA3ADF">
        <w:rPr>
          <w:i/>
          <w:iCs/>
          <w:rPrChange w:id="7936" w:author="Author">
            <w:rPr>
              <w:b/>
              <w:bCs/>
            </w:rPr>
          </w:rPrChange>
        </w:rPr>
        <w:t>ssessment</w:t>
      </w:r>
      <w:del w:id="7937" w:author="Author">
        <w:r w:rsidR="004072CD" w:rsidRPr="00CA3ADF" w:rsidDel="001A0769">
          <w:rPr>
            <w:i/>
            <w:iCs/>
            <w:rPrChange w:id="7938" w:author="Author">
              <w:rPr>
                <w:b/>
                <w:bCs/>
              </w:rPr>
            </w:rPrChange>
          </w:rPr>
          <w:delText>”</w:delText>
        </w:r>
      </w:del>
      <w:r>
        <w:t xml:space="preserve"> means systematic observation of a student’s performance, examples of products, tasks, or behaviors based upon established criteria, scoring rubric or rating scale for juried performance.</w:t>
      </w:r>
    </w:p>
    <w:p w14:paraId="0E8EBFE9" w14:textId="6438223B" w:rsidR="000801E7" w:rsidRDefault="000801E7" w:rsidP="00253E03">
      <w:pPr>
        <w:pStyle w:val="par1"/>
        <w:spacing w:after="240"/>
      </w:pPr>
      <w:r>
        <w:t>12.01(21)</w:t>
      </w:r>
      <w:r>
        <w:tab/>
      </w:r>
      <w:del w:id="7939" w:author="Author">
        <w:r w:rsidR="007C5B91" w:rsidRPr="00CA3ADF" w:rsidDel="001A0769">
          <w:rPr>
            <w:i/>
            <w:iCs/>
            <w:rPrChange w:id="7940" w:author="Author">
              <w:rPr>
                <w:b/>
                <w:bCs/>
              </w:rPr>
            </w:rPrChange>
          </w:rPr>
          <w:delText>“</w:delText>
        </w:r>
      </w:del>
      <w:r w:rsidRPr="00CA3ADF">
        <w:rPr>
          <w:i/>
          <w:iCs/>
          <w:rPrChange w:id="7941" w:author="Author">
            <w:rPr>
              <w:b/>
              <w:bCs/>
            </w:rPr>
          </w:rPrChange>
        </w:rPr>
        <w:t>Portability</w:t>
      </w:r>
      <w:del w:id="7942" w:author="Author">
        <w:r w:rsidR="004072CD" w:rsidRPr="00CA3ADF" w:rsidDel="001A0769">
          <w:rPr>
            <w:i/>
            <w:iCs/>
            <w:rPrChange w:id="7943" w:author="Author">
              <w:rPr>
                <w:b/>
                <w:bCs/>
              </w:rPr>
            </w:rPrChange>
          </w:rPr>
          <w:delText>”</w:delText>
        </w:r>
      </w:del>
      <w:r>
        <w:t xml:space="preserve"> means that a student’s state-approved identification in one or more categories of giftedness transfers to any district in the state. Gifted programming </w:t>
      </w:r>
      <w:del w:id="7944" w:author="Author">
        <w:r w:rsidDel="00D81B7B">
          <w:delText xml:space="preserve">must </w:delText>
        </w:r>
      </w:del>
      <w:ins w:id="7945" w:author="Author">
        <w:r w:rsidR="00D81B7B">
          <w:t xml:space="preserve">shall </w:t>
        </w:r>
      </w:ins>
      <w:r>
        <w:t xml:space="preserve">continue according to the receiving district’s programming options. Portability of identification is a part of the student’s permanent record </w:t>
      </w:r>
      <w:del w:id="7946" w:author="Author">
        <w:r w:rsidRPr="00CA3ADF" w:rsidDel="00820C0C">
          <w:rPr>
            <w:strike/>
            <w:color w:val="FF0000"/>
            <w:rPrChange w:id="7947" w:author="Author">
              <w:rPr/>
            </w:rPrChange>
          </w:rPr>
          <w:delText xml:space="preserve">and </w:delText>
        </w:r>
        <w:r w:rsidDel="00AD21FE">
          <w:delText>advanced learning plan</w:delText>
        </w:r>
      </w:del>
      <w:ins w:id="7948" w:author="Author">
        <w:r w:rsidR="00AD21FE">
          <w:t>ALP</w:t>
        </w:r>
      </w:ins>
      <w:r>
        <w:t>.</w:t>
      </w:r>
    </w:p>
    <w:p w14:paraId="1565149B" w14:textId="77777777" w:rsidR="000801E7" w:rsidRDefault="000801E7" w:rsidP="00253E03">
      <w:pPr>
        <w:pStyle w:val="par1"/>
        <w:spacing w:after="240"/>
      </w:pPr>
      <w:r>
        <w:t>12.01(22)</w:t>
      </w:r>
      <w:r>
        <w:tab/>
      </w:r>
      <w:del w:id="7949" w:author="Author">
        <w:r w:rsidR="007C5B91" w:rsidRPr="00CA3ADF" w:rsidDel="001A0769">
          <w:rPr>
            <w:i/>
            <w:iCs/>
            <w:rPrChange w:id="7950" w:author="Author">
              <w:rPr>
                <w:b/>
                <w:bCs/>
              </w:rPr>
            </w:rPrChange>
          </w:rPr>
          <w:delText>“</w:delText>
        </w:r>
      </w:del>
      <w:r w:rsidRPr="00CA3ADF">
        <w:rPr>
          <w:i/>
          <w:iCs/>
          <w:rPrChange w:id="7951" w:author="Author">
            <w:rPr>
              <w:b/>
              <w:bCs/>
            </w:rPr>
          </w:rPrChange>
        </w:rPr>
        <w:t>Pre-</w:t>
      </w:r>
      <w:ins w:id="7952" w:author="Author">
        <w:r w:rsidR="001A0769" w:rsidRPr="00CA3ADF">
          <w:rPr>
            <w:i/>
            <w:iCs/>
            <w:rPrChange w:id="7953" w:author="Author">
              <w:rPr>
                <w:b/>
                <w:bCs/>
              </w:rPr>
            </w:rPrChange>
          </w:rPr>
          <w:t>c</w:t>
        </w:r>
      </w:ins>
      <w:del w:id="7954" w:author="Author">
        <w:r w:rsidRPr="00CA3ADF" w:rsidDel="001A0769">
          <w:rPr>
            <w:i/>
            <w:iCs/>
            <w:rPrChange w:id="7955" w:author="Author">
              <w:rPr>
                <w:b/>
                <w:bCs/>
              </w:rPr>
            </w:rPrChange>
          </w:rPr>
          <w:delText>C</w:delText>
        </w:r>
      </w:del>
      <w:r w:rsidRPr="00CA3ADF">
        <w:rPr>
          <w:i/>
          <w:iCs/>
          <w:rPrChange w:id="7956" w:author="Author">
            <w:rPr>
              <w:b/>
              <w:bCs/>
            </w:rPr>
          </w:rPrChange>
        </w:rPr>
        <w:t>ollegiate</w:t>
      </w:r>
      <w:del w:id="7957" w:author="Author">
        <w:r w:rsidR="004072CD" w:rsidRPr="00CA3ADF" w:rsidDel="001A0769">
          <w:rPr>
            <w:i/>
            <w:iCs/>
            <w:rPrChange w:id="7958" w:author="Author">
              <w:rPr>
                <w:b/>
                <w:bCs/>
              </w:rPr>
            </w:rPrChange>
          </w:rPr>
          <w:delText>”</w:delText>
        </w:r>
      </w:del>
      <w:r>
        <w:t xml:space="preserve"> means a variety of programs to help students plan for college, identify scholarship opportunities, and provide assistance with the application process for selected post-secondary options. Programs may be offered through middle and high schools, colleges and universities</w:t>
      </w:r>
      <w:ins w:id="7959" w:author="Author">
        <w:r w:rsidR="008D6DC4">
          <w:t>,</w:t>
        </w:r>
      </w:ins>
      <w:r>
        <w:t xml:space="preserve"> or community organizations and businesses.</w:t>
      </w:r>
    </w:p>
    <w:p w14:paraId="61D4324F" w14:textId="77777777" w:rsidR="000801E7" w:rsidRDefault="000801E7" w:rsidP="00253E03">
      <w:pPr>
        <w:pStyle w:val="par1"/>
        <w:spacing w:after="240"/>
      </w:pPr>
      <w:r>
        <w:lastRenderedPageBreak/>
        <w:t>12.01(23)</w:t>
      </w:r>
      <w:r>
        <w:tab/>
      </w:r>
      <w:del w:id="7960" w:author="Author">
        <w:r w:rsidR="007C5B91" w:rsidRPr="00CA3ADF" w:rsidDel="001A0769">
          <w:rPr>
            <w:i/>
            <w:iCs/>
            <w:rPrChange w:id="7961" w:author="Author">
              <w:rPr>
                <w:b/>
                <w:bCs/>
              </w:rPr>
            </w:rPrChange>
          </w:rPr>
          <w:delText>“</w:delText>
        </w:r>
      </w:del>
      <w:r w:rsidRPr="00CA3ADF">
        <w:rPr>
          <w:i/>
          <w:iCs/>
          <w:rPrChange w:id="7962" w:author="Author">
            <w:rPr>
              <w:b/>
              <w:bCs/>
            </w:rPr>
          </w:rPrChange>
        </w:rPr>
        <w:t>Pre-Advanced Placement</w:t>
      </w:r>
      <w:del w:id="7963" w:author="Author">
        <w:r w:rsidR="004072CD" w:rsidRPr="00CA3ADF" w:rsidDel="000E76D3">
          <w:rPr>
            <w:i/>
            <w:iCs/>
            <w:rPrChange w:id="7964" w:author="Author">
              <w:rPr>
                <w:b/>
                <w:bCs/>
              </w:rPr>
            </w:rPrChange>
          </w:rPr>
          <w:delText>”</w:delText>
        </w:r>
      </w:del>
      <w:r>
        <w:t xml:space="preserve"> means a variety of programs and strategies that prepare students to take </w:t>
      </w:r>
      <w:ins w:id="7965" w:author="Author">
        <w:r w:rsidR="000E76D3">
          <w:t>A</w:t>
        </w:r>
      </w:ins>
      <w:del w:id="7966" w:author="Author">
        <w:r w:rsidDel="000E76D3">
          <w:delText>a</w:delText>
        </w:r>
      </w:del>
      <w:r>
        <w:t xml:space="preserve">dvanced </w:t>
      </w:r>
      <w:ins w:id="7967" w:author="Author">
        <w:r w:rsidR="000E76D3">
          <w:t>P</w:t>
        </w:r>
      </w:ins>
      <w:del w:id="7968" w:author="Author">
        <w:r w:rsidDel="000E76D3">
          <w:delText>p</w:delText>
        </w:r>
      </w:del>
      <w:r>
        <w:t xml:space="preserve">lacement courses beginning in the early grades, through middle school and high school. </w:t>
      </w:r>
      <w:r w:rsidR="007C5B91">
        <w:t>“</w:t>
      </w:r>
      <w:r>
        <w:t>Advanced Placement</w:t>
      </w:r>
      <w:r w:rsidR="004072CD">
        <w:t>”</w:t>
      </w:r>
      <w:r>
        <w:t xml:space="preserve"> means college-level courses and/or exams offered and certified through the College Board.</w:t>
      </w:r>
    </w:p>
    <w:p w14:paraId="249ADCCA" w14:textId="77777777" w:rsidR="000801E7" w:rsidRDefault="000801E7" w:rsidP="00253E03">
      <w:pPr>
        <w:pStyle w:val="par1"/>
        <w:spacing w:after="240"/>
      </w:pPr>
      <w:r>
        <w:t>12.01(24)</w:t>
      </w:r>
      <w:r>
        <w:tab/>
      </w:r>
      <w:del w:id="7969" w:author="Author">
        <w:r w:rsidR="007C5B91" w:rsidRPr="00CA3ADF" w:rsidDel="001A0769">
          <w:rPr>
            <w:i/>
            <w:iCs/>
            <w:rPrChange w:id="7970" w:author="Author">
              <w:rPr>
                <w:b/>
                <w:bCs/>
              </w:rPr>
            </w:rPrChange>
          </w:rPr>
          <w:delText>“</w:delText>
        </w:r>
      </w:del>
      <w:r w:rsidRPr="00CA3ADF">
        <w:rPr>
          <w:i/>
          <w:iCs/>
          <w:rPrChange w:id="7971" w:author="Author">
            <w:rPr>
              <w:b/>
              <w:bCs/>
            </w:rPr>
          </w:rPrChange>
        </w:rPr>
        <w:t xml:space="preserve">Program </w:t>
      </w:r>
      <w:ins w:id="7972" w:author="Author">
        <w:r w:rsidR="001A0769" w:rsidRPr="00CA3ADF">
          <w:rPr>
            <w:i/>
            <w:iCs/>
            <w:rPrChange w:id="7973" w:author="Author">
              <w:rPr>
                <w:b/>
                <w:bCs/>
              </w:rPr>
            </w:rPrChange>
          </w:rPr>
          <w:t>e</w:t>
        </w:r>
      </w:ins>
      <w:del w:id="7974" w:author="Author">
        <w:r w:rsidRPr="00CA3ADF" w:rsidDel="001A0769">
          <w:rPr>
            <w:i/>
            <w:iCs/>
            <w:rPrChange w:id="7975" w:author="Author">
              <w:rPr>
                <w:b/>
                <w:bCs/>
              </w:rPr>
            </w:rPrChange>
          </w:rPr>
          <w:delText>E</w:delText>
        </w:r>
      </w:del>
      <w:r w:rsidRPr="00CA3ADF">
        <w:rPr>
          <w:i/>
          <w:iCs/>
          <w:rPrChange w:id="7976" w:author="Author">
            <w:rPr>
              <w:b/>
              <w:bCs/>
            </w:rPr>
          </w:rPrChange>
        </w:rPr>
        <w:t>lements</w:t>
      </w:r>
      <w:del w:id="7977" w:author="Author">
        <w:r w:rsidR="004072CD" w:rsidRPr="00CA3ADF" w:rsidDel="001A0769">
          <w:rPr>
            <w:i/>
            <w:iCs/>
            <w:rPrChange w:id="7978" w:author="Author">
              <w:rPr>
                <w:b/>
                <w:bCs/>
              </w:rPr>
            </w:rPrChange>
          </w:rPr>
          <w:delText>”</w:delText>
        </w:r>
      </w:del>
      <w:r>
        <w:t xml:space="preserve"> means components of a comprehensive program plan, which include</w:t>
      </w:r>
      <w:del w:id="7979" w:author="Author">
        <w:r w:rsidDel="000E76D3">
          <w:delText>,</w:delText>
        </w:r>
      </w:del>
      <w:r>
        <w:t xml:space="preserve"> but need not be limited to</w:t>
      </w:r>
      <w:del w:id="7980" w:author="Author">
        <w:r w:rsidDel="000E76D3">
          <w:delText>,</w:delText>
        </w:r>
      </w:del>
      <w:r>
        <w:t xml:space="preserve"> definition, communication, identification, programming, personnel, accountability, reporting, record keeping, and resolution of disagreements.</w:t>
      </w:r>
    </w:p>
    <w:p w14:paraId="6414EDEC" w14:textId="77777777" w:rsidR="000801E7" w:rsidRDefault="000801E7" w:rsidP="00253E03">
      <w:pPr>
        <w:pStyle w:val="par1"/>
        <w:spacing w:after="240"/>
      </w:pPr>
      <w:r>
        <w:t>12.01(25)</w:t>
      </w:r>
      <w:r>
        <w:tab/>
      </w:r>
      <w:commentRangeStart w:id="7981"/>
      <w:del w:id="7982" w:author="Author">
        <w:r w:rsidR="007C5B91" w:rsidRPr="00CA3ADF" w:rsidDel="001A0769">
          <w:rPr>
            <w:i/>
            <w:iCs/>
            <w:rPrChange w:id="7983" w:author="Author">
              <w:rPr>
                <w:b/>
                <w:bCs/>
              </w:rPr>
            </w:rPrChange>
          </w:rPr>
          <w:delText>“</w:delText>
        </w:r>
      </w:del>
      <w:r w:rsidRPr="00CA3ADF">
        <w:rPr>
          <w:i/>
          <w:iCs/>
          <w:rPrChange w:id="7984" w:author="Author">
            <w:rPr>
              <w:b/>
              <w:bCs/>
            </w:rPr>
          </w:rPrChange>
        </w:rPr>
        <w:t xml:space="preserve">Program </w:t>
      </w:r>
      <w:ins w:id="7985" w:author="Author">
        <w:r w:rsidR="001A0769" w:rsidRPr="00CA3ADF">
          <w:rPr>
            <w:i/>
            <w:iCs/>
            <w:rPrChange w:id="7986" w:author="Author">
              <w:rPr>
                <w:b/>
                <w:bCs/>
              </w:rPr>
            </w:rPrChange>
          </w:rPr>
          <w:t>p</w:t>
        </w:r>
      </w:ins>
      <w:del w:id="7987" w:author="Author">
        <w:r w:rsidRPr="00CA3ADF" w:rsidDel="001A0769">
          <w:rPr>
            <w:i/>
            <w:iCs/>
            <w:rPrChange w:id="7988" w:author="Author">
              <w:rPr>
                <w:b/>
                <w:bCs/>
              </w:rPr>
            </w:rPrChange>
          </w:rPr>
          <w:delText>P</w:delText>
        </w:r>
      </w:del>
      <w:r w:rsidRPr="00CA3ADF">
        <w:rPr>
          <w:i/>
          <w:iCs/>
          <w:rPrChange w:id="7989" w:author="Author">
            <w:rPr>
              <w:b/>
              <w:bCs/>
            </w:rPr>
          </w:rPrChange>
        </w:rPr>
        <w:t>lan</w:t>
      </w:r>
      <w:del w:id="7990" w:author="Author">
        <w:r w:rsidR="004072CD" w:rsidRPr="00CA3ADF" w:rsidDel="001A0769">
          <w:rPr>
            <w:i/>
            <w:iCs/>
            <w:rPrChange w:id="7991" w:author="Author">
              <w:rPr>
                <w:b/>
                <w:bCs/>
              </w:rPr>
            </w:rPrChange>
          </w:rPr>
          <w:delText>”</w:delText>
        </w:r>
      </w:del>
      <w:r>
        <w:t xml:space="preserve"> </w:t>
      </w:r>
      <w:commentRangeEnd w:id="7981"/>
      <w:r w:rsidR="00820C0C">
        <w:rPr>
          <w:rStyle w:val="CommentReference"/>
          <w:sz w:val="24"/>
          <w:szCs w:val="24"/>
        </w:rPr>
        <w:commentReference w:id="7981"/>
      </w:r>
      <w:r>
        <w:t>means a comprehensive and complete narrative of program elements, including</w:t>
      </w:r>
      <w:del w:id="7992" w:author="Author">
        <w:r w:rsidDel="000E76D3">
          <w:delText>,</w:delText>
        </w:r>
      </w:del>
      <w:r>
        <w:t xml:space="preserve"> but need not be limited to:</w:t>
      </w:r>
    </w:p>
    <w:p w14:paraId="11F86DF3" w14:textId="77777777" w:rsidR="000801E7" w:rsidRDefault="000801E7" w:rsidP="00253E03">
      <w:pPr>
        <w:pStyle w:val="par2"/>
        <w:spacing w:after="240"/>
      </w:pPr>
      <w:r>
        <w:t>12.01(25)(a)</w:t>
      </w:r>
      <w:r>
        <w:tab/>
        <w:t>Procedures and criteria the AU will use for identification;</w:t>
      </w:r>
    </w:p>
    <w:p w14:paraId="029EB662" w14:textId="77777777" w:rsidR="000801E7" w:rsidRDefault="000801E7" w:rsidP="00253E03">
      <w:pPr>
        <w:pStyle w:val="par2"/>
        <w:spacing w:after="240"/>
      </w:pPr>
      <w:r>
        <w:t>12.01(25)(b)</w:t>
      </w:r>
      <w:r>
        <w:tab/>
        <w:t>Programming options for each category of giftedness that the AU will implement in the gifted program; and</w:t>
      </w:r>
    </w:p>
    <w:p w14:paraId="1DC77C6F" w14:textId="77777777" w:rsidR="000801E7" w:rsidRDefault="000801E7" w:rsidP="00253E03">
      <w:pPr>
        <w:pStyle w:val="par2"/>
        <w:spacing w:after="240"/>
      </w:pPr>
      <w:r>
        <w:t>12.01(25)(c)</w:t>
      </w:r>
      <w:r>
        <w:tab/>
        <w:t>Actions and tools for the academic achievement of gifted children</w:t>
      </w:r>
      <w:del w:id="7993" w:author="Author">
        <w:r w:rsidDel="00E25310">
          <w:delText>,</w:delText>
        </w:r>
      </w:del>
      <w:r>
        <w:t xml:space="preserve"> and for evaluating the gifted program, which actions and tools are aligned with state accountability and program evaluations.</w:t>
      </w:r>
    </w:p>
    <w:p w14:paraId="08FD75F6" w14:textId="77777777" w:rsidR="000801E7" w:rsidRDefault="000801E7" w:rsidP="00253E03">
      <w:pPr>
        <w:pStyle w:val="par1"/>
        <w:spacing w:after="240"/>
      </w:pPr>
      <w:r>
        <w:t>12.01(26)</w:t>
      </w:r>
      <w:r>
        <w:tab/>
      </w:r>
      <w:del w:id="7994" w:author="Author">
        <w:r w:rsidR="007C5B91" w:rsidRPr="00CA3ADF" w:rsidDel="001A0769">
          <w:rPr>
            <w:i/>
            <w:iCs/>
            <w:rPrChange w:id="7995" w:author="Author">
              <w:rPr>
                <w:b/>
                <w:bCs/>
              </w:rPr>
            </w:rPrChange>
          </w:rPr>
          <w:delText>“</w:delText>
        </w:r>
      </w:del>
      <w:r w:rsidRPr="00CA3ADF">
        <w:rPr>
          <w:i/>
          <w:iCs/>
          <w:rPrChange w:id="7996" w:author="Author">
            <w:rPr>
              <w:b/>
              <w:bCs/>
            </w:rPr>
          </w:rPrChange>
        </w:rPr>
        <w:t xml:space="preserve">Qualified </w:t>
      </w:r>
      <w:ins w:id="7997" w:author="Author">
        <w:r w:rsidR="001A0769" w:rsidRPr="00CA3ADF">
          <w:rPr>
            <w:i/>
            <w:iCs/>
            <w:rPrChange w:id="7998" w:author="Author">
              <w:rPr>
                <w:b/>
                <w:bCs/>
              </w:rPr>
            </w:rPrChange>
          </w:rPr>
          <w:t>p</w:t>
        </w:r>
      </w:ins>
      <w:del w:id="7999" w:author="Author">
        <w:r w:rsidRPr="00CA3ADF" w:rsidDel="001A0769">
          <w:rPr>
            <w:i/>
            <w:iCs/>
            <w:rPrChange w:id="8000" w:author="Author">
              <w:rPr>
                <w:b/>
                <w:bCs/>
              </w:rPr>
            </w:rPrChange>
          </w:rPr>
          <w:delText>P</w:delText>
        </w:r>
      </w:del>
      <w:r w:rsidRPr="00CA3ADF">
        <w:rPr>
          <w:i/>
          <w:iCs/>
          <w:rPrChange w:id="8001" w:author="Author">
            <w:rPr>
              <w:b/>
              <w:bCs/>
            </w:rPr>
          </w:rPrChange>
        </w:rPr>
        <w:t>ersonnel</w:t>
      </w:r>
      <w:del w:id="8002" w:author="Author">
        <w:r w:rsidR="004072CD" w:rsidRPr="00CA3ADF" w:rsidDel="001A0769">
          <w:rPr>
            <w:i/>
            <w:iCs/>
            <w:rPrChange w:id="8003" w:author="Author">
              <w:rPr>
                <w:b/>
                <w:bCs/>
              </w:rPr>
            </w:rPrChange>
          </w:rPr>
          <w:delText>”</w:delText>
        </w:r>
      </w:del>
      <w:r w:rsidRPr="00CA3ADF">
        <w:rPr>
          <w:i/>
          <w:iCs/>
          <w:rPrChange w:id="8004" w:author="Author">
            <w:rPr/>
          </w:rPrChange>
        </w:rPr>
        <w:t xml:space="preserve"> or </w:t>
      </w:r>
      <w:ins w:id="8005" w:author="Author">
        <w:r w:rsidR="001A0769" w:rsidRPr="00CA3ADF">
          <w:rPr>
            <w:i/>
            <w:iCs/>
            <w:rPrChange w:id="8006" w:author="Author">
              <w:rPr>
                <w:b/>
                <w:bCs/>
              </w:rPr>
            </w:rPrChange>
          </w:rPr>
          <w:t>q</w:t>
        </w:r>
      </w:ins>
      <w:del w:id="8007" w:author="Author">
        <w:r w:rsidR="007C5B91" w:rsidRPr="00CA3ADF" w:rsidDel="001A0769">
          <w:rPr>
            <w:i/>
            <w:iCs/>
            <w:rPrChange w:id="8008" w:author="Author">
              <w:rPr>
                <w:b/>
                <w:bCs/>
              </w:rPr>
            </w:rPrChange>
          </w:rPr>
          <w:delText>“</w:delText>
        </w:r>
        <w:r w:rsidRPr="00CA3ADF" w:rsidDel="001A0769">
          <w:rPr>
            <w:i/>
            <w:iCs/>
            <w:rPrChange w:id="8009" w:author="Author">
              <w:rPr>
                <w:b/>
                <w:bCs/>
              </w:rPr>
            </w:rPrChange>
          </w:rPr>
          <w:delText>Q</w:delText>
        </w:r>
      </w:del>
      <w:r w:rsidRPr="00CA3ADF">
        <w:rPr>
          <w:i/>
          <w:iCs/>
          <w:rPrChange w:id="8010" w:author="Author">
            <w:rPr>
              <w:b/>
              <w:bCs/>
            </w:rPr>
          </w:rPrChange>
        </w:rPr>
        <w:t xml:space="preserve">ualified </w:t>
      </w:r>
      <w:ins w:id="8011" w:author="Author">
        <w:r w:rsidR="001A0769" w:rsidRPr="00CA3ADF">
          <w:rPr>
            <w:i/>
            <w:iCs/>
            <w:rPrChange w:id="8012" w:author="Author">
              <w:rPr>
                <w:b/>
                <w:bCs/>
              </w:rPr>
            </w:rPrChange>
          </w:rPr>
          <w:t>p</w:t>
        </w:r>
      </w:ins>
      <w:del w:id="8013" w:author="Author">
        <w:r w:rsidRPr="00CA3ADF" w:rsidDel="001A0769">
          <w:rPr>
            <w:i/>
            <w:iCs/>
            <w:rPrChange w:id="8014" w:author="Author">
              <w:rPr>
                <w:b/>
                <w:bCs/>
              </w:rPr>
            </w:rPrChange>
          </w:rPr>
          <w:delText>P</w:delText>
        </w:r>
      </w:del>
      <w:r w:rsidRPr="00CA3ADF">
        <w:rPr>
          <w:i/>
          <w:iCs/>
          <w:rPrChange w:id="8015" w:author="Author">
            <w:rPr>
              <w:b/>
              <w:bCs/>
            </w:rPr>
          </w:rPrChange>
        </w:rPr>
        <w:t>erson</w:t>
      </w:r>
      <w:del w:id="8016" w:author="Author">
        <w:r w:rsidR="004072CD" w:rsidRPr="00CA3ADF" w:rsidDel="001A0769">
          <w:rPr>
            <w:i/>
            <w:iCs/>
            <w:rPrChange w:id="8017" w:author="Author">
              <w:rPr>
                <w:b/>
                <w:bCs/>
              </w:rPr>
            </w:rPrChange>
          </w:rPr>
          <w:delText>”</w:delText>
        </w:r>
      </w:del>
      <w:r>
        <w:t xml:space="preserve"> means a licensed, content</w:t>
      </w:r>
      <w:ins w:id="8018" w:author="Author">
        <w:r w:rsidR="000E76D3">
          <w:t>-</w:t>
        </w:r>
      </w:ins>
      <w:del w:id="8019" w:author="Author">
        <w:r w:rsidDel="000E76D3">
          <w:delText xml:space="preserve"> </w:delText>
        </w:r>
      </w:del>
      <w:r>
        <w:t>endorsed educator who also has an endorsement or higher degree in gifted education; or who is working toward an endorsement or higher degree in gifted education.</w:t>
      </w:r>
    </w:p>
    <w:p w14:paraId="7EA31B5B" w14:textId="77777777" w:rsidR="000801E7" w:rsidRDefault="000801E7" w:rsidP="00253E03">
      <w:pPr>
        <w:pStyle w:val="par1"/>
        <w:spacing w:after="240"/>
      </w:pPr>
      <w:r>
        <w:t>12.01(27)</w:t>
      </w:r>
      <w:r>
        <w:tab/>
      </w:r>
      <w:del w:id="8020" w:author="Author">
        <w:r w:rsidR="007C5B91" w:rsidRPr="00CA3ADF" w:rsidDel="001A0769">
          <w:rPr>
            <w:i/>
            <w:iCs/>
            <w:rPrChange w:id="8021" w:author="Author">
              <w:rPr>
                <w:b/>
                <w:bCs/>
              </w:rPr>
            </w:rPrChange>
          </w:rPr>
          <w:delText>“</w:delText>
        </w:r>
      </w:del>
      <w:r w:rsidRPr="00CA3ADF">
        <w:rPr>
          <w:i/>
          <w:iCs/>
          <w:rPrChange w:id="8022" w:author="Author">
            <w:rPr>
              <w:b/>
              <w:bCs/>
            </w:rPr>
          </w:rPrChange>
        </w:rPr>
        <w:t>Screening</w:t>
      </w:r>
      <w:del w:id="8023" w:author="Author">
        <w:r w:rsidR="004072CD" w:rsidRPr="0074526E" w:rsidDel="001A0769">
          <w:rPr>
            <w:b/>
            <w:bCs/>
          </w:rPr>
          <w:delText>”</w:delText>
        </w:r>
      </w:del>
      <w:r>
        <w:t xml:space="preserve"> means an assessment method that uses a tool</w:t>
      </w:r>
      <w:ins w:id="8024" w:author="Author">
        <w:r w:rsidR="000E76D3">
          <w:t xml:space="preserve"> or tool</w:t>
        </w:r>
      </w:ins>
      <w:del w:id="8025" w:author="Author">
        <w:r w:rsidDel="000E76D3">
          <w:delText>(</w:delText>
        </w:r>
      </w:del>
      <w:r>
        <w:t>s</w:t>
      </w:r>
      <w:del w:id="8026" w:author="Author">
        <w:r w:rsidDel="000E76D3">
          <w:delText>)</w:delText>
        </w:r>
      </w:del>
      <w:r>
        <w:t xml:space="preserve"> to determine if the resulting data provide</w:t>
      </w:r>
      <w:del w:id="8027" w:author="Author">
        <w:r w:rsidDel="002E3153">
          <w:delText>s</w:delText>
        </w:r>
      </w:del>
      <w:r>
        <w:t xml:space="preserve"> evidence of exceptional potential in an area of giftedness. Screening tools may be qualitative or quantitative in nature, standardized and/or normative. Screening data are one component in a body of evidence for making identification and instructional decisions.</w:t>
      </w:r>
    </w:p>
    <w:p w14:paraId="525D6CB7" w14:textId="77777777" w:rsidR="000801E7" w:rsidRDefault="000801E7" w:rsidP="00253E03">
      <w:pPr>
        <w:pStyle w:val="par1"/>
        <w:spacing w:after="240"/>
      </w:pPr>
      <w:commentRangeStart w:id="8028"/>
      <w:r>
        <w:t>12.01(28)</w:t>
      </w:r>
      <w:r>
        <w:tab/>
      </w:r>
      <w:del w:id="8029" w:author="Author">
        <w:r w:rsidR="007C5B91" w:rsidRPr="00CA3ADF" w:rsidDel="001A0769">
          <w:rPr>
            <w:i/>
            <w:iCs/>
            <w:rPrChange w:id="8030" w:author="Author">
              <w:rPr>
                <w:b/>
                <w:bCs/>
              </w:rPr>
            </w:rPrChange>
          </w:rPr>
          <w:delText>“</w:delText>
        </w:r>
      </w:del>
      <w:r w:rsidRPr="00CA3ADF">
        <w:rPr>
          <w:i/>
          <w:iCs/>
          <w:rPrChange w:id="8031" w:author="Author">
            <w:rPr>
              <w:b/>
              <w:bCs/>
            </w:rPr>
          </w:rPrChange>
        </w:rPr>
        <w:t xml:space="preserve">Special </w:t>
      </w:r>
      <w:ins w:id="8032" w:author="Author">
        <w:r w:rsidR="001A0769" w:rsidRPr="00CA3ADF">
          <w:rPr>
            <w:i/>
            <w:iCs/>
            <w:rPrChange w:id="8033" w:author="Author">
              <w:rPr>
                <w:b/>
                <w:bCs/>
              </w:rPr>
            </w:rPrChange>
          </w:rPr>
          <w:t>e</w:t>
        </w:r>
      </w:ins>
      <w:del w:id="8034" w:author="Author">
        <w:r w:rsidRPr="00CA3ADF" w:rsidDel="001A0769">
          <w:rPr>
            <w:i/>
            <w:iCs/>
            <w:rPrChange w:id="8035" w:author="Author">
              <w:rPr>
                <w:b/>
                <w:bCs/>
              </w:rPr>
            </w:rPrChange>
          </w:rPr>
          <w:delText>E</w:delText>
        </w:r>
      </w:del>
      <w:r w:rsidRPr="00CA3ADF">
        <w:rPr>
          <w:i/>
          <w:iCs/>
          <w:rPrChange w:id="8036" w:author="Author">
            <w:rPr>
              <w:b/>
              <w:bCs/>
            </w:rPr>
          </w:rPrChange>
        </w:rPr>
        <w:t xml:space="preserve">ducational </w:t>
      </w:r>
      <w:ins w:id="8037" w:author="Author">
        <w:r w:rsidR="001A0769" w:rsidRPr="00CA3ADF">
          <w:rPr>
            <w:i/>
            <w:iCs/>
            <w:rPrChange w:id="8038" w:author="Author">
              <w:rPr>
                <w:b/>
                <w:bCs/>
              </w:rPr>
            </w:rPrChange>
          </w:rPr>
          <w:t>s</w:t>
        </w:r>
      </w:ins>
      <w:del w:id="8039" w:author="Author">
        <w:r w:rsidRPr="00CA3ADF" w:rsidDel="001A0769">
          <w:rPr>
            <w:i/>
            <w:iCs/>
            <w:rPrChange w:id="8040" w:author="Author">
              <w:rPr>
                <w:b/>
                <w:bCs/>
              </w:rPr>
            </w:rPrChange>
          </w:rPr>
          <w:delText>S</w:delText>
        </w:r>
      </w:del>
      <w:r w:rsidRPr="00CA3ADF">
        <w:rPr>
          <w:i/>
          <w:iCs/>
          <w:rPrChange w:id="8041" w:author="Author">
            <w:rPr>
              <w:b/>
              <w:bCs/>
            </w:rPr>
          </w:rPrChange>
        </w:rPr>
        <w:t>ervices</w:t>
      </w:r>
      <w:del w:id="8042" w:author="Author">
        <w:r w:rsidR="004072CD" w:rsidRPr="00CA3ADF" w:rsidDel="001A0769">
          <w:rPr>
            <w:i/>
            <w:iCs/>
            <w:rPrChange w:id="8043" w:author="Author">
              <w:rPr>
                <w:b/>
                <w:bCs/>
              </w:rPr>
            </w:rPrChange>
          </w:rPr>
          <w:delText>”</w:delText>
        </w:r>
      </w:del>
      <w:r w:rsidRPr="00CA3ADF">
        <w:rPr>
          <w:i/>
          <w:iCs/>
          <w:rPrChange w:id="8044" w:author="Author">
            <w:rPr/>
          </w:rPrChange>
        </w:rPr>
        <w:t xml:space="preserve"> or </w:t>
      </w:r>
      <w:del w:id="8045" w:author="Author">
        <w:r w:rsidR="007C5B91" w:rsidRPr="00CA3ADF" w:rsidDel="001A0769">
          <w:rPr>
            <w:i/>
            <w:iCs/>
            <w:rPrChange w:id="8046" w:author="Author">
              <w:rPr>
                <w:b/>
                <w:bCs/>
              </w:rPr>
            </w:rPrChange>
          </w:rPr>
          <w:delText>“</w:delText>
        </w:r>
        <w:r w:rsidRPr="00CA3ADF" w:rsidDel="001A0769">
          <w:rPr>
            <w:i/>
            <w:iCs/>
            <w:rPrChange w:id="8047" w:author="Author">
              <w:rPr>
                <w:b/>
                <w:bCs/>
              </w:rPr>
            </w:rPrChange>
          </w:rPr>
          <w:delText>S</w:delText>
        </w:r>
      </w:del>
      <w:ins w:id="8048" w:author="Author">
        <w:r w:rsidR="001A0769" w:rsidRPr="00CA3ADF">
          <w:rPr>
            <w:i/>
            <w:iCs/>
            <w:rPrChange w:id="8049" w:author="Author">
              <w:rPr>
                <w:b/>
                <w:bCs/>
              </w:rPr>
            </w:rPrChange>
          </w:rPr>
          <w:t>s</w:t>
        </w:r>
      </w:ins>
      <w:r w:rsidRPr="00CA3ADF">
        <w:rPr>
          <w:i/>
          <w:iCs/>
          <w:rPrChange w:id="8050" w:author="Author">
            <w:rPr>
              <w:b/>
              <w:bCs/>
            </w:rPr>
          </w:rPrChange>
        </w:rPr>
        <w:t xml:space="preserve">pecial </w:t>
      </w:r>
      <w:ins w:id="8051" w:author="Author">
        <w:r w:rsidR="001A0769" w:rsidRPr="00CA3ADF">
          <w:rPr>
            <w:i/>
            <w:iCs/>
            <w:rPrChange w:id="8052" w:author="Author">
              <w:rPr>
                <w:b/>
                <w:bCs/>
              </w:rPr>
            </w:rPrChange>
          </w:rPr>
          <w:t>e</w:t>
        </w:r>
      </w:ins>
      <w:del w:id="8053" w:author="Author">
        <w:r w:rsidRPr="00CA3ADF" w:rsidDel="001A0769">
          <w:rPr>
            <w:i/>
            <w:iCs/>
            <w:rPrChange w:id="8054" w:author="Author">
              <w:rPr>
                <w:b/>
                <w:bCs/>
              </w:rPr>
            </w:rPrChange>
          </w:rPr>
          <w:delText>E</w:delText>
        </w:r>
      </w:del>
      <w:r w:rsidRPr="00CA3ADF">
        <w:rPr>
          <w:i/>
          <w:iCs/>
          <w:rPrChange w:id="8055" w:author="Author">
            <w:rPr>
              <w:b/>
              <w:bCs/>
            </w:rPr>
          </w:rPrChange>
        </w:rPr>
        <w:t xml:space="preserve">ducational </w:t>
      </w:r>
      <w:del w:id="8056" w:author="Author">
        <w:r w:rsidRPr="00CA3ADF" w:rsidDel="001A0769">
          <w:rPr>
            <w:i/>
            <w:iCs/>
            <w:rPrChange w:id="8057" w:author="Author">
              <w:rPr>
                <w:b/>
                <w:bCs/>
              </w:rPr>
            </w:rPrChange>
          </w:rPr>
          <w:delText>P</w:delText>
        </w:r>
      </w:del>
      <w:ins w:id="8058" w:author="Author">
        <w:r w:rsidR="001A0769" w:rsidRPr="00CA3ADF">
          <w:rPr>
            <w:i/>
            <w:iCs/>
            <w:rPrChange w:id="8059" w:author="Author">
              <w:rPr>
                <w:b/>
                <w:bCs/>
              </w:rPr>
            </w:rPrChange>
          </w:rPr>
          <w:t>p</w:t>
        </w:r>
      </w:ins>
      <w:r w:rsidRPr="00CA3ADF">
        <w:rPr>
          <w:i/>
          <w:iCs/>
          <w:rPrChange w:id="8060" w:author="Author">
            <w:rPr>
              <w:b/>
              <w:bCs/>
            </w:rPr>
          </w:rPrChange>
        </w:rPr>
        <w:t>rograms</w:t>
      </w:r>
      <w:del w:id="8061" w:author="Author">
        <w:r w:rsidR="004072CD" w:rsidRPr="00CA3ADF" w:rsidDel="001A0769">
          <w:rPr>
            <w:i/>
            <w:iCs/>
            <w:rPrChange w:id="8062" w:author="Author">
              <w:rPr>
                <w:b/>
                <w:bCs/>
              </w:rPr>
            </w:rPrChange>
          </w:rPr>
          <w:delText>”</w:delText>
        </w:r>
      </w:del>
      <w:r>
        <w:t xml:space="preserve"> means the services or programs provided to exceptional children</w:t>
      </w:r>
      <w:ins w:id="8063" w:author="Author">
        <w:r w:rsidR="00E25310">
          <w:t>,</w:t>
        </w:r>
      </w:ins>
      <w:r>
        <w:t xml:space="preserve"> including children with disabilities and gifted students.</w:t>
      </w:r>
      <w:commentRangeEnd w:id="8028"/>
      <w:r w:rsidR="005A55AA">
        <w:rPr>
          <w:rStyle w:val="CommentReference"/>
          <w:sz w:val="24"/>
          <w:szCs w:val="24"/>
        </w:rPr>
        <w:commentReference w:id="8028"/>
      </w:r>
    </w:p>
    <w:p w14:paraId="65208FA8" w14:textId="77777777" w:rsidR="000801E7" w:rsidRDefault="000801E7" w:rsidP="00253E03">
      <w:pPr>
        <w:pStyle w:val="par1"/>
        <w:spacing w:after="240"/>
      </w:pPr>
      <w:r>
        <w:t>12.01(29)</w:t>
      </w:r>
      <w:r>
        <w:tab/>
      </w:r>
      <w:del w:id="8064" w:author="Author">
        <w:r w:rsidR="007C5B91" w:rsidRPr="00CA3ADF" w:rsidDel="001A0769">
          <w:rPr>
            <w:i/>
            <w:iCs/>
            <w:rPrChange w:id="8065" w:author="Author">
              <w:rPr>
                <w:b/>
                <w:bCs/>
              </w:rPr>
            </w:rPrChange>
          </w:rPr>
          <w:delText>“</w:delText>
        </w:r>
      </w:del>
      <w:r w:rsidRPr="00CA3ADF">
        <w:rPr>
          <w:i/>
          <w:iCs/>
          <w:rPrChange w:id="8066" w:author="Author">
            <w:rPr>
              <w:b/>
              <w:bCs/>
            </w:rPr>
          </w:rPrChange>
        </w:rPr>
        <w:t xml:space="preserve">Special </w:t>
      </w:r>
      <w:ins w:id="8067" w:author="Author">
        <w:r w:rsidR="001A0769" w:rsidRPr="00CA3ADF">
          <w:rPr>
            <w:i/>
            <w:iCs/>
            <w:rPrChange w:id="8068" w:author="Author">
              <w:rPr>
                <w:b/>
                <w:bCs/>
              </w:rPr>
            </w:rPrChange>
          </w:rPr>
          <w:t>p</w:t>
        </w:r>
      </w:ins>
      <w:del w:id="8069" w:author="Author">
        <w:r w:rsidRPr="00CA3ADF" w:rsidDel="001A0769">
          <w:rPr>
            <w:i/>
            <w:iCs/>
            <w:rPrChange w:id="8070" w:author="Author">
              <w:rPr>
                <w:b/>
                <w:bCs/>
              </w:rPr>
            </w:rPrChange>
          </w:rPr>
          <w:delText>P</w:delText>
        </w:r>
      </w:del>
      <w:r w:rsidRPr="00CA3ADF">
        <w:rPr>
          <w:i/>
          <w:iCs/>
          <w:rPrChange w:id="8071" w:author="Author">
            <w:rPr>
              <w:b/>
              <w:bCs/>
            </w:rPr>
          </w:rPrChange>
        </w:rPr>
        <w:t>rovisions</w:t>
      </w:r>
      <w:del w:id="8072" w:author="Author">
        <w:r w:rsidR="004072CD" w:rsidRPr="00CA3ADF" w:rsidDel="001A0769">
          <w:rPr>
            <w:i/>
            <w:iCs/>
            <w:rPrChange w:id="8073" w:author="Author">
              <w:rPr>
                <w:b/>
                <w:bCs/>
              </w:rPr>
            </w:rPrChange>
          </w:rPr>
          <w:delText>”</w:delText>
        </w:r>
      </w:del>
      <w:r>
        <w:t xml:space="preserve"> means the programming options, strategies</w:t>
      </w:r>
      <w:ins w:id="8074" w:author="Author">
        <w:r w:rsidR="000E76D3">
          <w:t>,</w:t>
        </w:r>
      </w:ins>
      <w:r>
        <w:t xml:space="preserve"> and services necessary to implement the gifted student’s ALP.</w:t>
      </w:r>
    </w:p>
    <w:p w14:paraId="2D33FE71" w14:textId="77777777" w:rsidR="000801E7" w:rsidRDefault="000801E7" w:rsidP="00253E03">
      <w:pPr>
        <w:pStyle w:val="par1"/>
        <w:spacing w:after="240"/>
      </w:pPr>
      <w:r>
        <w:t>12.01(30)</w:t>
      </w:r>
      <w:r>
        <w:tab/>
      </w:r>
      <w:del w:id="8075" w:author="Author">
        <w:r w:rsidR="007C5B91" w:rsidRPr="00CA3ADF" w:rsidDel="001A0769">
          <w:rPr>
            <w:i/>
            <w:iCs/>
            <w:rPrChange w:id="8076" w:author="Author">
              <w:rPr>
                <w:b/>
                <w:bCs/>
              </w:rPr>
            </w:rPrChange>
          </w:rPr>
          <w:delText>“</w:delText>
        </w:r>
      </w:del>
      <w:r w:rsidRPr="00CA3ADF">
        <w:rPr>
          <w:i/>
          <w:iCs/>
          <w:rPrChange w:id="8077" w:author="Author">
            <w:rPr>
              <w:b/>
              <w:bCs/>
            </w:rPr>
          </w:rPrChange>
        </w:rPr>
        <w:t xml:space="preserve">Twice </w:t>
      </w:r>
      <w:ins w:id="8078" w:author="Author">
        <w:r w:rsidR="001A0769" w:rsidRPr="00CA3ADF">
          <w:rPr>
            <w:i/>
            <w:iCs/>
            <w:rPrChange w:id="8079" w:author="Author">
              <w:rPr>
                <w:b/>
                <w:bCs/>
              </w:rPr>
            </w:rPrChange>
          </w:rPr>
          <w:t>e</w:t>
        </w:r>
      </w:ins>
      <w:del w:id="8080" w:author="Author">
        <w:r w:rsidRPr="00CA3ADF" w:rsidDel="001A0769">
          <w:rPr>
            <w:i/>
            <w:iCs/>
            <w:rPrChange w:id="8081" w:author="Author">
              <w:rPr>
                <w:b/>
                <w:bCs/>
              </w:rPr>
            </w:rPrChange>
          </w:rPr>
          <w:delText>E</w:delText>
        </w:r>
      </w:del>
      <w:r w:rsidRPr="00CA3ADF">
        <w:rPr>
          <w:i/>
          <w:iCs/>
          <w:rPrChange w:id="8082" w:author="Author">
            <w:rPr>
              <w:b/>
              <w:bCs/>
            </w:rPr>
          </w:rPrChange>
        </w:rPr>
        <w:t>xceptional</w:t>
      </w:r>
      <w:del w:id="8083" w:author="Author">
        <w:r w:rsidR="004072CD" w:rsidRPr="00CA3ADF" w:rsidDel="001A0769">
          <w:rPr>
            <w:i/>
            <w:iCs/>
            <w:rPrChange w:id="8084" w:author="Author">
              <w:rPr>
                <w:b/>
                <w:bCs/>
              </w:rPr>
            </w:rPrChange>
          </w:rPr>
          <w:delText>”</w:delText>
        </w:r>
      </w:del>
      <w:r>
        <w:t xml:space="preserve"> means a student who is:</w:t>
      </w:r>
    </w:p>
    <w:p w14:paraId="3EB509CC" w14:textId="6BABC990" w:rsidR="000801E7" w:rsidRDefault="000801E7" w:rsidP="00253E03">
      <w:pPr>
        <w:pStyle w:val="par2"/>
        <w:spacing w:after="240"/>
      </w:pPr>
      <w:r>
        <w:lastRenderedPageBreak/>
        <w:t>12.01(30)(a)</w:t>
      </w:r>
      <w:r>
        <w:tab/>
        <w:t xml:space="preserve">Identified as a gifted student pursuant to </w:t>
      </w:r>
      <w:ins w:id="8085" w:author="Author">
        <w:r w:rsidR="004A0346">
          <w:t>s</w:t>
        </w:r>
      </w:ins>
      <w:del w:id="8086" w:author="Author">
        <w:r w:rsidDel="004A0346">
          <w:delText>S</w:delText>
        </w:r>
      </w:del>
      <w:r>
        <w:t xml:space="preserve">ection </w:t>
      </w:r>
      <w:commentRangeStart w:id="8087"/>
      <w:r>
        <w:t>12.01(</w:t>
      </w:r>
      <w:ins w:id="8088" w:author="Author">
        <w:r w:rsidR="007E661A">
          <w:t>16</w:t>
        </w:r>
      </w:ins>
      <w:del w:id="8089" w:author="Author">
        <w:r>
          <w:delText>9</w:delText>
        </w:r>
      </w:del>
      <w:r>
        <w:t>)</w:t>
      </w:r>
      <w:commentRangeEnd w:id="8087"/>
      <w:r>
        <w:rPr>
          <w:rStyle w:val="CommentReference"/>
          <w:sz w:val="24"/>
          <w:szCs w:val="24"/>
        </w:rPr>
        <w:commentReference w:id="8087"/>
      </w:r>
      <w:r>
        <w:t xml:space="preserve"> of these Rules; and</w:t>
      </w:r>
    </w:p>
    <w:p w14:paraId="42459B4B" w14:textId="77777777" w:rsidR="000801E7" w:rsidDel="00F17049" w:rsidRDefault="000801E7">
      <w:pPr>
        <w:pStyle w:val="par3"/>
        <w:spacing w:after="240"/>
        <w:ind w:hanging="1440"/>
        <w:rPr>
          <w:del w:id="8090" w:author="Author"/>
        </w:rPr>
        <w:pPrChange w:id="8091" w:author="Author">
          <w:pPr>
            <w:pStyle w:val="par3"/>
          </w:pPr>
        </w:pPrChange>
      </w:pPr>
      <w:r>
        <w:t>12.01(30)(b)(1)</w:t>
      </w:r>
      <w:r>
        <w:tab/>
        <w:t xml:space="preserve">Identified as a child with a disability pursuant to </w:t>
      </w:r>
      <w:ins w:id="8092" w:author="Author">
        <w:r w:rsidR="00F17049">
          <w:t>s</w:t>
        </w:r>
      </w:ins>
      <w:del w:id="8093" w:author="Author">
        <w:r w:rsidDel="00F17049">
          <w:delText>S</w:delText>
        </w:r>
      </w:del>
      <w:r>
        <w:t>ection 4.02 of these Rules</w:t>
      </w:r>
      <w:del w:id="8094" w:author="Author">
        <w:r w:rsidDel="00F17049">
          <w:delText>;</w:delText>
        </w:r>
      </w:del>
      <w:r>
        <w:t xml:space="preserve"> or</w:t>
      </w:r>
      <w:ins w:id="8095" w:author="Author">
        <w:r w:rsidR="00F17049">
          <w:t xml:space="preserve"> as </w:t>
        </w:r>
      </w:ins>
    </w:p>
    <w:p w14:paraId="03637154" w14:textId="77777777" w:rsidR="000801E7" w:rsidRDefault="000801E7">
      <w:pPr>
        <w:pStyle w:val="par3"/>
        <w:spacing w:after="240"/>
        <w:ind w:hanging="1440"/>
        <w:pPrChange w:id="8096" w:author="Author">
          <w:pPr>
            <w:pStyle w:val="par3"/>
          </w:pPr>
        </w:pPrChange>
      </w:pPr>
      <w:del w:id="8097" w:author="Author">
        <w:r w:rsidDel="00F17049">
          <w:delText>12.01(30)(b)(2)</w:delText>
        </w:r>
        <w:r w:rsidDel="00F17049">
          <w:tab/>
          <w:delText>A</w:delText>
        </w:r>
      </w:del>
      <w:ins w:id="8098" w:author="Author">
        <w:r w:rsidR="00F17049">
          <w:t>a</w:t>
        </w:r>
      </w:ins>
      <w:r>
        <w:t xml:space="preserve"> qualified individual pursuant to Section 504 of the Rehabilitation Act of 1973, 29 U.S.C.</w:t>
      </w:r>
      <w:del w:id="8099" w:author="Author">
        <w:r w:rsidDel="00F17049">
          <w:delText>A.</w:delText>
        </w:r>
      </w:del>
      <w:r>
        <w:t xml:space="preserve"> §</w:t>
      </w:r>
      <w:ins w:id="8100" w:author="Author">
        <w:r w:rsidR="00F17049">
          <w:t xml:space="preserve"> </w:t>
        </w:r>
      </w:ins>
      <w:r>
        <w:t>794.</w:t>
      </w:r>
    </w:p>
    <w:p w14:paraId="18FF5845" w14:textId="77777777" w:rsidR="000801E7" w:rsidRDefault="000801E7" w:rsidP="00253E03">
      <w:pPr>
        <w:pStyle w:val="par1"/>
        <w:spacing w:after="240"/>
      </w:pPr>
      <w:r>
        <w:t>12.01(31)</w:t>
      </w:r>
      <w:r>
        <w:tab/>
      </w:r>
      <w:del w:id="8101" w:author="Author">
        <w:r w:rsidR="007C5B91" w:rsidRPr="00CA3ADF" w:rsidDel="001A0769">
          <w:rPr>
            <w:i/>
            <w:iCs/>
            <w:rPrChange w:id="8102" w:author="Author">
              <w:rPr>
                <w:b/>
                <w:bCs/>
              </w:rPr>
            </w:rPrChange>
          </w:rPr>
          <w:delText>“</w:delText>
        </w:r>
      </w:del>
      <w:r w:rsidRPr="00CA3ADF">
        <w:rPr>
          <w:i/>
          <w:iCs/>
          <w:rPrChange w:id="8103" w:author="Author">
            <w:rPr>
              <w:b/>
              <w:bCs/>
            </w:rPr>
          </w:rPrChange>
        </w:rPr>
        <w:t xml:space="preserve">Universal </w:t>
      </w:r>
      <w:ins w:id="8104" w:author="Author">
        <w:r w:rsidR="001A0769" w:rsidRPr="00CA3ADF">
          <w:rPr>
            <w:i/>
            <w:iCs/>
            <w:rPrChange w:id="8105" w:author="Author">
              <w:rPr>
                <w:b/>
                <w:bCs/>
              </w:rPr>
            </w:rPrChange>
          </w:rPr>
          <w:t>s</w:t>
        </w:r>
      </w:ins>
      <w:del w:id="8106" w:author="Author">
        <w:r w:rsidRPr="00CA3ADF" w:rsidDel="001A0769">
          <w:rPr>
            <w:i/>
            <w:iCs/>
            <w:rPrChange w:id="8107" w:author="Author">
              <w:rPr>
                <w:b/>
                <w:bCs/>
              </w:rPr>
            </w:rPrChange>
          </w:rPr>
          <w:delText>S</w:delText>
        </w:r>
      </w:del>
      <w:r w:rsidRPr="00CA3ADF">
        <w:rPr>
          <w:i/>
          <w:iCs/>
          <w:rPrChange w:id="8108" w:author="Author">
            <w:rPr>
              <w:b/>
              <w:bCs/>
            </w:rPr>
          </w:rPrChange>
        </w:rPr>
        <w:t>creening</w:t>
      </w:r>
      <w:del w:id="8109" w:author="Author">
        <w:r w:rsidR="004072CD" w:rsidRPr="0074526E" w:rsidDel="001A0769">
          <w:rPr>
            <w:b/>
            <w:bCs/>
          </w:rPr>
          <w:delText>”</w:delText>
        </w:r>
      </w:del>
      <w:r>
        <w:t xml:space="preserve">, for purposes of </w:t>
      </w:r>
      <w:del w:id="8110" w:author="Author">
        <w:r w:rsidDel="00F17049">
          <w:delText>S</w:delText>
        </w:r>
      </w:del>
      <w:ins w:id="8111" w:author="Author">
        <w:r w:rsidR="00F17049">
          <w:t>s</w:t>
        </w:r>
      </w:ins>
      <w:r>
        <w:t>ection 22-20-202, C.R.S., means the systematic assessment of all students within a grade level of an AU or district for identifying students with exceptional ability or potential, especially students from traditionally underrepresented populations; and/or screening in conjunction with creation of each student’s individual career and academic plan (ICAP).</w:t>
      </w:r>
    </w:p>
    <w:p w14:paraId="16E9FDC0" w14:textId="1727B914" w:rsidR="000801E7" w:rsidRDefault="0F99AAAC" w:rsidP="00253E03">
      <w:pPr>
        <w:pStyle w:val="Heading3"/>
        <w:spacing w:after="240"/>
      </w:pPr>
      <w:r>
        <w:t>12.02</w:t>
      </w:r>
      <w:r w:rsidR="000801E7">
        <w:tab/>
      </w:r>
      <w:del w:id="8112" w:author="Author">
        <w:r w:rsidR="000801E7" w:rsidDel="0F99AAAC">
          <w:delText>Administrative Unit</w:delText>
        </w:r>
      </w:del>
      <w:ins w:id="8113" w:author="Author">
        <w:r w:rsidR="0345229F">
          <w:t>AU</w:t>
        </w:r>
      </w:ins>
      <w:r>
        <w:t xml:space="preserve"> Gifted Education Program</w:t>
      </w:r>
      <w:del w:id="8114" w:author="Author">
        <w:r w:rsidRPr="00CA3ADF" w:rsidDel="005A55AA">
          <w:rPr>
            <w:strike/>
            <w:rPrChange w:id="8115" w:author="Author">
              <w:rPr/>
            </w:rPrChange>
          </w:rPr>
          <w:delText xml:space="preserve"> Plan</w:delText>
        </w:r>
      </w:del>
    </w:p>
    <w:p w14:paraId="29B86872" w14:textId="77777777" w:rsidR="000801E7" w:rsidRDefault="000801E7" w:rsidP="00253E03">
      <w:pPr>
        <w:pStyle w:val="par1"/>
        <w:spacing w:after="240"/>
      </w:pPr>
      <w:r>
        <w:t>12.02(1)</w:t>
      </w:r>
      <w:r>
        <w:tab/>
      </w:r>
      <w:r w:rsidRPr="00CA3ADF">
        <w:rPr>
          <w:rPrChange w:id="8116" w:author="Author">
            <w:rPr>
              <w:b/>
              <w:bCs/>
            </w:rPr>
          </w:rPrChange>
        </w:rPr>
        <w:t xml:space="preserve">Annual </w:t>
      </w:r>
      <w:ins w:id="8117" w:author="Author">
        <w:r w:rsidR="00F17049" w:rsidRPr="00CA3ADF">
          <w:rPr>
            <w:rPrChange w:id="8118" w:author="Author">
              <w:rPr>
                <w:b/>
                <w:bCs/>
              </w:rPr>
            </w:rPrChange>
          </w:rPr>
          <w:t>p</w:t>
        </w:r>
      </w:ins>
      <w:del w:id="8119" w:author="Author">
        <w:r w:rsidRPr="00CA3ADF" w:rsidDel="00F17049">
          <w:rPr>
            <w:rPrChange w:id="8120" w:author="Author">
              <w:rPr>
                <w:b/>
                <w:bCs/>
              </w:rPr>
            </w:rPrChange>
          </w:rPr>
          <w:delText>P</w:delText>
        </w:r>
      </w:del>
      <w:r w:rsidRPr="00CA3ADF">
        <w:rPr>
          <w:rPrChange w:id="8121" w:author="Author">
            <w:rPr>
              <w:b/>
              <w:bCs/>
            </w:rPr>
          </w:rPrChange>
        </w:rPr>
        <w:t>lan</w:t>
      </w:r>
    </w:p>
    <w:p w14:paraId="228BB203" w14:textId="6D90FD58" w:rsidR="000801E7" w:rsidRDefault="000801E7" w:rsidP="00253E03">
      <w:pPr>
        <w:pStyle w:val="upar2"/>
        <w:spacing w:after="240"/>
      </w:pPr>
      <w:commentRangeStart w:id="8122"/>
      <w:del w:id="8123" w:author="Author">
        <w:r w:rsidDel="00F17049">
          <w:delText>Administrative units</w:delText>
        </w:r>
      </w:del>
      <w:ins w:id="8124" w:author="Author">
        <w:r w:rsidR="00F17049">
          <w:t>AUs</w:t>
        </w:r>
      </w:ins>
      <w:r>
        <w:t xml:space="preserve"> shall submit to the Department an annual plan that is a gifted education</w:t>
      </w:r>
      <w:ins w:id="8125" w:author="Author">
        <w:r w:rsidR="008605AC">
          <w:t xml:space="preserve"> </w:t>
        </w:r>
        <w:r w:rsidR="008605AC" w:rsidRPr="00CA3ADF">
          <w:rPr>
            <w:strike/>
            <w:rPrChange w:id="8126" w:author="Author">
              <w:rPr/>
            </w:rPrChange>
          </w:rPr>
          <w:t xml:space="preserve">unified </w:t>
        </w:r>
        <w:r w:rsidR="008605AC">
          <w:t>improvement plan</w:t>
        </w:r>
      </w:ins>
      <w:del w:id="8127" w:author="Author">
        <w:r w:rsidDel="005A55AA">
          <w:delText xml:space="preserve"> </w:delText>
        </w:r>
      </w:del>
      <w:ins w:id="8128" w:author="Author">
        <w:del w:id="8129" w:author="Author">
          <w:r w:rsidR="008605AC" w:rsidRPr="00CA3ADF" w:rsidDel="005A55AA">
            <w:rPr>
              <w:strike/>
              <w:rPrChange w:id="8130" w:author="Author">
                <w:rPr/>
              </w:rPrChange>
            </w:rPr>
            <w:delText>(</w:delText>
          </w:r>
        </w:del>
      </w:ins>
      <w:del w:id="8131" w:author="Author">
        <w:r w:rsidRPr="00CA3ADF" w:rsidDel="005A55AA">
          <w:rPr>
            <w:strike/>
            <w:rPrChange w:id="8132" w:author="Author">
              <w:rPr/>
            </w:rPrChange>
          </w:rPr>
          <w:delText>UIP</w:delText>
        </w:r>
      </w:del>
      <w:ins w:id="8133" w:author="Author">
        <w:del w:id="8134" w:author="Author">
          <w:r w:rsidR="008605AC" w:rsidRPr="00CA3ADF" w:rsidDel="005A55AA">
            <w:rPr>
              <w:strike/>
              <w:rPrChange w:id="8135" w:author="Author">
                <w:rPr/>
              </w:rPrChange>
            </w:rPr>
            <w:delText>)</w:delText>
          </w:r>
        </w:del>
      </w:ins>
      <w:del w:id="8136" w:author="Author">
        <w:r w:rsidRPr="00CA3ADF" w:rsidDel="005A55AA">
          <w:rPr>
            <w:strike/>
            <w:rPrChange w:id="8137" w:author="Author">
              <w:rPr/>
            </w:rPrChange>
          </w:rPr>
          <w:delText xml:space="preserve"> addendum</w:delText>
        </w:r>
      </w:del>
      <w:r>
        <w:t xml:space="preserve">. </w:t>
      </w:r>
      <w:del w:id="8138" w:author="Author">
        <w:r w:rsidRPr="00CA3ADF" w:rsidDel="005A55AA">
          <w:rPr>
            <w:strike/>
            <w:rPrChange w:id="8139" w:author="Author">
              <w:rPr/>
            </w:rPrChange>
          </w:rPr>
          <w:delText>In multi-district AUs or BOCES, member districts submit the UIP addendum.</w:delText>
        </w:r>
        <w:r w:rsidDel="005A55AA">
          <w:delText xml:space="preserve"> </w:delText>
        </w:r>
        <w:r w:rsidRPr="00CA3ADF" w:rsidDel="005A55AA">
          <w:rPr>
            <w:strike/>
            <w:rPrChange w:id="8140" w:author="Author">
              <w:rPr/>
            </w:rPrChange>
          </w:rPr>
          <w:delText>Multi-district</w:delText>
        </w:r>
        <w:r w:rsidDel="005A55AA">
          <w:delText xml:space="preserve"> </w:delText>
        </w:r>
      </w:del>
      <w:r>
        <w:t xml:space="preserve">AUs </w:t>
      </w:r>
      <w:del w:id="8141" w:author="Author">
        <w:r w:rsidRPr="00CA3ADF" w:rsidDel="00253622">
          <w:rPr>
            <w:strike/>
            <w:rPrChange w:id="8142" w:author="Author">
              <w:rPr/>
            </w:rPrChange>
          </w:rPr>
          <w:delText xml:space="preserve">and BOCES </w:delText>
        </w:r>
      </w:del>
      <w:r>
        <w:t xml:space="preserve">submit a summary for improving gifted student performance that includes </w:t>
      </w:r>
      <w:ins w:id="8143" w:author="Author">
        <w:r w:rsidR="048844E7">
          <w:t xml:space="preserve">an </w:t>
        </w:r>
      </w:ins>
      <w:r>
        <w:t xml:space="preserve">annual </w:t>
      </w:r>
      <w:ins w:id="8144" w:author="Author">
        <w:r w:rsidR="53A7F94C">
          <w:t>major improvement strategy</w:t>
        </w:r>
        <w:r w:rsidR="005A55AA">
          <w:t xml:space="preserve"> or </w:t>
        </w:r>
        <w:del w:id="8145" w:author="Author">
          <w:r w:rsidR="222AD3E0" w:rsidDel="005A55AA">
            <w:delText>/</w:delText>
          </w:r>
        </w:del>
        <w:r w:rsidR="222AD3E0">
          <w:t>strategies</w:t>
        </w:r>
        <w:del w:id="8146" w:author="Author">
          <w:r w:rsidDel="005A55AA">
            <w:delText xml:space="preserve"> </w:delText>
          </w:r>
        </w:del>
      </w:ins>
      <w:del w:id="8147" w:author="Author">
        <w:r w:rsidRPr="00CA3ADF" w:rsidDel="005A55AA">
          <w:rPr>
            <w:strike/>
            <w:rPrChange w:id="8148" w:author="Author">
              <w:rPr/>
            </w:rPrChange>
          </w:rPr>
          <w:delText>assurances and a proposed budget for the forthcoming fiscal yea</w:delText>
        </w:r>
        <w:r w:rsidDel="005A55AA">
          <w:delText>r.</w:delText>
        </w:r>
        <w:r w:rsidRPr="00CA3ADF" w:rsidDel="005A55AA">
          <w:rPr>
            <w:strike/>
            <w:rPrChange w:id="8149" w:author="Author">
              <w:rPr/>
            </w:rPrChange>
          </w:rPr>
          <w:delText xml:space="preserve"> For charter networks and charter school collaboratives, the UIP addendum shall be submitted</w:delText>
        </w:r>
        <w:r w:rsidDel="005A55AA">
          <w:delText xml:space="preserve"> </w:delText>
        </w:r>
        <w:r w:rsidRPr="00CA3ADF" w:rsidDel="005A55AA">
          <w:rPr>
            <w:strike/>
            <w:rPrChange w:id="8150" w:author="Author">
              <w:rPr/>
            </w:rPrChange>
          </w:rPr>
          <w:delText>with each participating school’s UIP</w:delText>
        </w:r>
      </w:del>
      <w:r w:rsidRPr="00CA3ADF">
        <w:rPr>
          <w:strike/>
          <w:rPrChange w:id="8151" w:author="Author">
            <w:rPr/>
          </w:rPrChange>
        </w:rPr>
        <w:t>.</w:t>
      </w:r>
      <w:ins w:id="8152" w:author="Author">
        <w:r w:rsidR="005A55AA">
          <w:rPr>
            <w:strike/>
          </w:rPr>
          <w:t>.</w:t>
        </w:r>
        <w:r w:rsidR="08617A76" w:rsidRPr="3D6D8459">
          <w:rPr>
            <w:b/>
            <w:bCs/>
          </w:rPr>
          <w:t xml:space="preserve"> </w:t>
        </w:r>
        <w:r w:rsidR="08617A76" w:rsidRPr="006F5822">
          <w:rPr>
            <w:rPrChange w:id="8153" w:author="Author">
              <w:rPr>
                <w:b/>
                <w:bCs/>
              </w:rPr>
            </w:rPrChange>
          </w:rPr>
          <w:t xml:space="preserve">The purpose of the </w:t>
        </w:r>
        <w:r w:rsidR="005A55AA">
          <w:t>g</w:t>
        </w:r>
        <w:r w:rsidR="08617A76" w:rsidRPr="006F5822">
          <w:rPr>
            <w:rPrChange w:id="8154" w:author="Author">
              <w:rPr>
                <w:b/>
                <w:bCs/>
              </w:rPr>
            </w:rPrChange>
          </w:rPr>
          <w:t xml:space="preserve">ifted </w:t>
        </w:r>
        <w:r w:rsidR="005A55AA">
          <w:t>e</w:t>
        </w:r>
        <w:r w:rsidR="08617A76" w:rsidRPr="006F5822">
          <w:rPr>
            <w:rPrChange w:id="8155" w:author="Author">
              <w:rPr>
                <w:b/>
                <w:bCs/>
              </w:rPr>
            </w:rPrChange>
          </w:rPr>
          <w:t xml:space="preserve">ducation </w:t>
        </w:r>
        <w:r w:rsidR="005A55AA">
          <w:t>a</w:t>
        </w:r>
        <w:r w:rsidR="08617A76" w:rsidRPr="006F5822">
          <w:rPr>
            <w:rPrChange w:id="8156" w:author="Author">
              <w:rPr>
                <w:b/>
                <w:bCs/>
              </w:rPr>
            </w:rPrChange>
          </w:rPr>
          <w:t xml:space="preserve">nnual </w:t>
        </w:r>
        <w:r w:rsidR="005A55AA">
          <w:t>p</w:t>
        </w:r>
        <w:r w:rsidR="08617A76" w:rsidRPr="006F5822">
          <w:rPr>
            <w:rPrChange w:id="8157" w:author="Author">
              <w:rPr>
                <w:b/>
                <w:bCs/>
              </w:rPr>
            </w:rPrChange>
          </w:rPr>
          <w:t>lan is to align efforts and targets to improve gifted student achievement and growth.</w:t>
        </w:r>
      </w:ins>
      <w:commentRangeEnd w:id="8122"/>
      <w:r w:rsidR="005A55AA">
        <w:rPr>
          <w:rStyle w:val="CommentReference"/>
          <w:sz w:val="24"/>
          <w:szCs w:val="24"/>
        </w:rPr>
        <w:commentReference w:id="8122"/>
      </w:r>
    </w:p>
    <w:p w14:paraId="6438D356" w14:textId="27ADACCC" w:rsidR="00126F96" w:rsidRPr="00CA3ADF" w:rsidRDefault="008B0CD4" w:rsidP="00253E03">
      <w:pPr>
        <w:pStyle w:val="upar2"/>
        <w:spacing w:after="240"/>
        <w:rPr>
          <w:strike/>
          <w:rPrChange w:id="8158" w:author="Author">
            <w:rPr/>
          </w:rPrChange>
        </w:rPr>
      </w:pPr>
      <w:r w:rsidRPr="008B0CD4">
        <w:t>The annual plan shall be integrated with a</w:t>
      </w:r>
      <w:ins w:id="8159" w:author="Author">
        <w:r w:rsidR="005A55AA">
          <w:t>n AU’s</w:t>
        </w:r>
      </w:ins>
      <w:r w:rsidRPr="008B0CD4">
        <w:t xml:space="preserve"> district’s </w:t>
      </w:r>
      <w:del w:id="8160" w:author="Author">
        <w:r w:rsidRPr="008B0CD4" w:rsidDel="005A55AA">
          <w:delText xml:space="preserve">accountability </w:delText>
        </w:r>
      </w:del>
      <w:ins w:id="8161" w:author="Author">
        <w:r w:rsidR="25172F84">
          <w:t>unified improvement plan (</w:t>
        </w:r>
      </w:ins>
      <w:r w:rsidRPr="008B0CD4">
        <w:t>UIP</w:t>
      </w:r>
      <w:ins w:id="8162" w:author="Author">
        <w:r w:rsidR="7997EDDD">
          <w:t>)</w:t>
        </w:r>
      </w:ins>
      <w:del w:id="8163" w:author="Author">
        <w:r w:rsidRPr="008B0CD4" w:rsidDel="00253622">
          <w:delText xml:space="preserve"> </w:delText>
        </w:r>
        <w:r w:rsidRPr="00CA3ADF" w:rsidDel="00253622">
          <w:rPr>
            <w:strike/>
            <w:rPrChange w:id="8164" w:author="Author">
              <w:rPr/>
            </w:rPrChange>
          </w:rPr>
          <w:delText>timelines</w:delText>
        </w:r>
      </w:del>
      <w:r w:rsidRPr="008B0CD4">
        <w:t xml:space="preserve">. The </w:t>
      </w:r>
      <w:del w:id="8165" w:author="Author">
        <w:r w:rsidRPr="00CA3ADF" w:rsidDel="00253622">
          <w:rPr>
            <w:strike/>
            <w:rPrChange w:id="8166" w:author="Author">
              <w:rPr/>
            </w:rPrChange>
          </w:rPr>
          <w:delText>UIP gifted education addendum, as the</w:delText>
        </w:r>
        <w:r w:rsidRPr="008B0CD4" w:rsidDel="00253622">
          <w:delText xml:space="preserve"> </w:delText>
        </w:r>
      </w:del>
      <w:r w:rsidRPr="008B0CD4">
        <w:t>annual plan</w:t>
      </w:r>
      <w:del w:id="8167" w:author="Author">
        <w:r w:rsidRPr="008B0CD4" w:rsidDel="00253622">
          <w:delText>,</w:delText>
        </w:r>
      </w:del>
      <w:r w:rsidRPr="008B0CD4">
        <w:t xml:space="preserve"> shall include an action plan to meet designated targets.</w:t>
      </w:r>
      <w:r>
        <w:t xml:space="preserve"> </w:t>
      </w:r>
      <w:r w:rsidR="000801E7">
        <w:t xml:space="preserve">An AU shall submit an annual plan before receiving AU gifted education funds. </w:t>
      </w:r>
      <w:ins w:id="8168" w:author="Author">
        <w:del w:id="8169" w:author="Author">
          <w:r w:rsidR="008605AC" w:rsidRPr="00CA3ADF" w:rsidDel="00253622">
            <w:rPr>
              <w:strike/>
              <w:rPrChange w:id="8170" w:author="Author">
                <w:rPr/>
              </w:rPrChange>
            </w:rPr>
            <w:delText xml:space="preserve">An </w:delText>
          </w:r>
        </w:del>
      </w:ins>
      <w:del w:id="8171" w:author="Author">
        <w:r w:rsidR="000801E7" w:rsidRPr="00CA3ADF" w:rsidDel="00253622">
          <w:rPr>
            <w:strike/>
            <w:rPrChange w:id="8172" w:author="Author">
              <w:rPr/>
            </w:rPrChange>
          </w:rPr>
          <w:delText>E</w:delText>
        </w:r>
      </w:del>
      <w:ins w:id="8173" w:author="Author">
        <w:del w:id="8174" w:author="Author">
          <w:r w:rsidR="008605AC" w:rsidRPr="00CA3ADF" w:rsidDel="00253622">
            <w:rPr>
              <w:strike/>
              <w:rPrChange w:id="8175" w:author="Author">
                <w:rPr/>
              </w:rPrChange>
            </w:rPr>
            <w:delText>e</w:delText>
          </w:r>
        </w:del>
      </w:ins>
      <w:del w:id="8176" w:author="Author">
        <w:r w:rsidR="000801E7" w:rsidRPr="00CA3ADF" w:rsidDel="00253622">
          <w:rPr>
            <w:strike/>
            <w:rPrChange w:id="8177" w:author="Author">
              <w:rPr/>
            </w:rPrChange>
          </w:rPr>
          <w:delText xml:space="preserve">xception to this annual plan is for small rural districts that function on a bi-annual unified improvement plan </w:delText>
        </w:r>
      </w:del>
      <w:ins w:id="8178" w:author="Author">
        <w:del w:id="8179" w:author="Author">
          <w:r w:rsidR="008605AC" w:rsidRPr="00CA3ADF" w:rsidDel="00253622">
            <w:rPr>
              <w:strike/>
              <w:rPrChange w:id="8180" w:author="Author">
                <w:rPr/>
              </w:rPrChange>
            </w:rPr>
            <w:delText xml:space="preserve">UIP </w:delText>
          </w:r>
        </w:del>
      </w:ins>
      <w:del w:id="8181" w:author="Author">
        <w:r w:rsidR="000801E7" w:rsidRPr="00CA3ADF" w:rsidDel="00253622">
          <w:rPr>
            <w:strike/>
            <w:rPrChange w:id="8182" w:author="Author">
              <w:rPr/>
            </w:rPrChange>
          </w:rPr>
          <w:delText>submission.</w:delText>
        </w:r>
        <w:r w:rsidR="000801E7" w:rsidDel="00253622">
          <w:tab/>
        </w:r>
        <w:r w:rsidR="000801E7" w:rsidRPr="00CA3ADF" w:rsidDel="00253622">
          <w:rPr>
            <w:strike/>
            <w:rPrChange w:id="8183" w:author="Author">
              <w:rPr/>
            </w:rPrChange>
          </w:rPr>
          <w:delText>(C.R.S. 22-11-303(4)(b))</w:delText>
        </w:r>
      </w:del>
    </w:p>
    <w:p w14:paraId="7310778F" w14:textId="77777777" w:rsidR="000801E7" w:rsidRDefault="0F99AAAC" w:rsidP="00253E03">
      <w:pPr>
        <w:pStyle w:val="par1"/>
        <w:spacing w:after="240"/>
      </w:pPr>
      <w:r>
        <w:t>12.02(2)</w:t>
      </w:r>
      <w:r w:rsidR="000801E7">
        <w:tab/>
      </w:r>
      <w:r w:rsidRPr="00CA3ADF">
        <w:rPr>
          <w:rPrChange w:id="8184" w:author="Author">
            <w:rPr>
              <w:b/>
              <w:bCs/>
            </w:rPr>
          </w:rPrChange>
        </w:rPr>
        <w:t xml:space="preserve">Comprehensive </w:t>
      </w:r>
      <w:ins w:id="8185" w:author="Author">
        <w:r w:rsidR="0345229F" w:rsidRPr="00CA3ADF">
          <w:rPr>
            <w:rPrChange w:id="8186" w:author="Author">
              <w:rPr>
                <w:b/>
                <w:bCs/>
              </w:rPr>
            </w:rPrChange>
          </w:rPr>
          <w:t>p</w:t>
        </w:r>
      </w:ins>
      <w:del w:id="8187" w:author="Author">
        <w:r w:rsidR="000801E7" w:rsidRPr="00CA3ADF" w:rsidDel="0F99AAAC">
          <w:rPr>
            <w:rPrChange w:id="8188" w:author="Author">
              <w:rPr>
                <w:b/>
                <w:bCs/>
              </w:rPr>
            </w:rPrChange>
          </w:rPr>
          <w:delText>P</w:delText>
        </w:r>
      </w:del>
      <w:r w:rsidRPr="00CA3ADF">
        <w:rPr>
          <w:rPrChange w:id="8189" w:author="Author">
            <w:rPr>
              <w:b/>
              <w:bCs/>
            </w:rPr>
          </w:rPrChange>
        </w:rPr>
        <w:t>lan</w:t>
      </w:r>
    </w:p>
    <w:p w14:paraId="59C7A9AD" w14:textId="77777777" w:rsidR="000801E7" w:rsidRDefault="000801E7" w:rsidP="00253E03">
      <w:pPr>
        <w:pStyle w:val="upar2"/>
        <w:spacing w:after="240"/>
      </w:pPr>
      <w:del w:id="8190" w:author="Author">
        <w:r w:rsidDel="00E7662E">
          <w:delText>Administrative units</w:delText>
        </w:r>
      </w:del>
      <w:ins w:id="8191" w:author="Author">
        <w:r w:rsidR="00E7662E">
          <w:t>AUs</w:t>
        </w:r>
      </w:ins>
      <w:r>
        <w:t xml:space="preserve"> shall submit to the Department a comprehensive gifted education program plan on a multiple-year cycle as declared by the Department, such cycle to be no longer than </w:t>
      </w:r>
      <w:ins w:id="8192" w:author="Author">
        <w:r w:rsidR="008D6DC4">
          <w:t>five</w:t>
        </w:r>
      </w:ins>
      <w:del w:id="8193" w:author="Author">
        <w:r w:rsidDel="008D6DC4">
          <w:delText>5</w:delText>
        </w:r>
      </w:del>
      <w:r>
        <w:t xml:space="preserve"> years. The program plan shall be implemented </w:t>
      </w:r>
      <w:r>
        <w:lastRenderedPageBreak/>
        <w:t xml:space="preserve">by all constituent schools and districts of the AU. The filing of the program plan shall include a proposed program plan budget. Plans shall be filed by April 15 of the fiscal year prior to the funding year. The Department </w:t>
      </w:r>
      <w:del w:id="8194" w:author="Author">
        <w:r w:rsidDel="00E7662E">
          <w:delText xml:space="preserve">will </w:delText>
        </w:r>
      </w:del>
      <w:ins w:id="8195" w:author="Author">
        <w:r w:rsidR="004A0346">
          <w:t>shall</w:t>
        </w:r>
        <w:r w:rsidR="00E7662E">
          <w:t xml:space="preserve"> </w:t>
        </w:r>
      </w:ins>
      <w:r>
        <w:t xml:space="preserve">review all program plans for completeness. An AU’s program plan shall be deemed complete if it addresses all elements specified in </w:t>
      </w:r>
      <w:ins w:id="8196" w:author="Author">
        <w:r w:rsidR="008D6DC4">
          <w:t>s</w:t>
        </w:r>
      </w:ins>
      <w:del w:id="8197" w:author="Author">
        <w:r w:rsidDel="008D6DC4">
          <w:delText>S</w:delText>
        </w:r>
      </w:del>
      <w:r>
        <w:t>ection</w:t>
      </w:r>
      <w:ins w:id="8198" w:author="Author">
        <w:r w:rsidR="008D6DC4">
          <w:t>s</w:t>
        </w:r>
      </w:ins>
      <w:r>
        <w:t xml:space="preserve"> 12.02(2)(a) through 12.02(2)(l) of these Rules. A program plan for the education of gifted students submitted to the Department for funding purposes and program description shall contain the following elements:</w:t>
      </w:r>
    </w:p>
    <w:p w14:paraId="5BC52E15" w14:textId="77777777" w:rsidR="000801E7" w:rsidRDefault="000801E7" w:rsidP="00253E03">
      <w:pPr>
        <w:pStyle w:val="par2"/>
        <w:spacing w:after="240"/>
      </w:pPr>
      <w:r>
        <w:t>12.02(2)(a)</w:t>
      </w:r>
      <w:r>
        <w:tab/>
      </w:r>
      <w:r w:rsidRPr="00CA3ADF">
        <w:rPr>
          <w:rPrChange w:id="8199" w:author="Author">
            <w:rPr>
              <w:b/>
              <w:bCs/>
            </w:rPr>
          </w:rPrChange>
        </w:rPr>
        <w:t xml:space="preserve">Procedures for </w:t>
      </w:r>
      <w:del w:id="8200" w:author="Author">
        <w:r w:rsidRPr="00CA3ADF" w:rsidDel="00F17049">
          <w:rPr>
            <w:rPrChange w:id="8201" w:author="Author">
              <w:rPr>
                <w:b/>
                <w:bCs/>
              </w:rPr>
            </w:rPrChange>
          </w:rPr>
          <w:delText>P</w:delText>
        </w:r>
      </w:del>
      <w:ins w:id="8202" w:author="Author">
        <w:r w:rsidR="00F17049" w:rsidRPr="00CA3ADF">
          <w:rPr>
            <w:rPrChange w:id="8203" w:author="Author">
              <w:rPr>
                <w:b/>
                <w:bCs/>
              </w:rPr>
            </w:rPrChange>
          </w:rPr>
          <w:t>p</w:t>
        </w:r>
      </w:ins>
      <w:r w:rsidRPr="00CA3ADF">
        <w:rPr>
          <w:rPrChange w:id="8204" w:author="Author">
            <w:rPr>
              <w:b/>
              <w:bCs/>
            </w:rPr>
          </w:rPrChange>
        </w:rPr>
        <w:t xml:space="preserve">arent, </w:t>
      </w:r>
      <w:ins w:id="8205" w:author="Author">
        <w:r w:rsidR="00F17049" w:rsidRPr="00CA3ADF">
          <w:rPr>
            <w:rPrChange w:id="8206" w:author="Author">
              <w:rPr>
                <w:b/>
                <w:bCs/>
              </w:rPr>
            </w:rPrChange>
          </w:rPr>
          <w:t>f</w:t>
        </w:r>
      </w:ins>
      <w:del w:id="8207" w:author="Author">
        <w:r w:rsidRPr="00CA3ADF" w:rsidDel="00F17049">
          <w:rPr>
            <w:rPrChange w:id="8208" w:author="Author">
              <w:rPr>
                <w:b/>
                <w:bCs/>
              </w:rPr>
            </w:rPrChange>
          </w:rPr>
          <w:delText>F</w:delText>
        </w:r>
      </w:del>
      <w:r w:rsidRPr="00CA3ADF">
        <w:rPr>
          <w:rPrChange w:id="8209" w:author="Author">
            <w:rPr>
              <w:b/>
              <w:bCs/>
            </w:rPr>
          </w:rPrChange>
        </w:rPr>
        <w:t xml:space="preserve">amily, and </w:t>
      </w:r>
      <w:ins w:id="8210" w:author="Author">
        <w:r w:rsidR="00F17049" w:rsidRPr="00CA3ADF">
          <w:rPr>
            <w:rPrChange w:id="8211" w:author="Author">
              <w:rPr>
                <w:b/>
                <w:bCs/>
              </w:rPr>
            </w:rPrChange>
          </w:rPr>
          <w:t>s</w:t>
        </w:r>
      </w:ins>
      <w:del w:id="8212" w:author="Author">
        <w:r w:rsidRPr="00CA3ADF" w:rsidDel="00F17049">
          <w:rPr>
            <w:rPrChange w:id="8213" w:author="Author">
              <w:rPr>
                <w:b/>
                <w:bCs/>
              </w:rPr>
            </w:rPrChange>
          </w:rPr>
          <w:delText>S</w:delText>
        </w:r>
      </w:del>
      <w:r w:rsidRPr="00CA3ADF">
        <w:rPr>
          <w:rPrChange w:id="8214" w:author="Author">
            <w:rPr>
              <w:b/>
              <w:bCs/>
            </w:rPr>
          </w:rPrChange>
        </w:rPr>
        <w:t xml:space="preserve">tudent </w:t>
      </w:r>
      <w:ins w:id="8215" w:author="Author">
        <w:r w:rsidR="00F17049" w:rsidRPr="00CA3ADF">
          <w:rPr>
            <w:rPrChange w:id="8216" w:author="Author">
              <w:rPr>
                <w:b/>
                <w:bCs/>
              </w:rPr>
            </w:rPrChange>
          </w:rPr>
          <w:t>e</w:t>
        </w:r>
      </w:ins>
      <w:del w:id="8217" w:author="Author">
        <w:r w:rsidRPr="00CA3ADF" w:rsidDel="00F17049">
          <w:rPr>
            <w:rPrChange w:id="8218" w:author="Author">
              <w:rPr>
                <w:b/>
                <w:bCs/>
              </w:rPr>
            </w:rPrChange>
          </w:rPr>
          <w:delText>E</w:delText>
        </w:r>
      </w:del>
      <w:r w:rsidRPr="00CA3ADF">
        <w:rPr>
          <w:rPrChange w:id="8219" w:author="Author">
            <w:rPr>
              <w:b/>
              <w:bCs/>
            </w:rPr>
          </w:rPrChange>
        </w:rPr>
        <w:t>ngagement</w:t>
      </w:r>
      <w:ins w:id="8220" w:author="Author">
        <w:r w:rsidR="00F17049" w:rsidRPr="00CA3ADF">
          <w:rPr>
            <w:rPrChange w:id="8221" w:author="Author">
              <w:rPr>
                <w:b/>
                <w:bCs/>
              </w:rPr>
            </w:rPrChange>
          </w:rPr>
          <w:t>,</w:t>
        </w:r>
      </w:ins>
      <w:r w:rsidRPr="00CA3ADF">
        <w:rPr>
          <w:rPrChange w:id="8222" w:author="Author">
            <w:rPr>
              <w:b/>
              <w:bCs/>
            </w:rPr>
          </w:rPrChange>
        </w:rPr>
        <w:t xml:space="preserve"> and </w:t>
      </w:r>
      <w:ins w:id="8223" w:author="Author">
        <w:r w:rsidR="00F17049" w:rsidRPr="00CA3ADF">
          <w:rPr>
            <w:rPrChange w:id="8224" w:author="Author">
              <w:rPr>
                <w:b/>
                <w:bCs/>
              </w:rPr>
            </w:rPrChange>
          </w:rPr>
          <w:t>c</w:t>
        </w:r>
      </w:ins>
      <w:del w:id="8225" w:author="Author">
        <w:r w:rsidRPr="00CA3ADF" w:rsidDel="00F17049">
          <w:rPr>
            <w:rPrChange w:id="8226" w:author="Author">
              <w:rPr>
                <w:b/>
                <w:bCs/>
              </w:rPr>
            </w:rPrChange>
          </w:rPr>
          <w:delText>C</w:delText>
        </w:r>
      </w:del>
      <w:r w:rsidRPr="00CA3ADF">
        <w:rPr>
          <w:rPrChange w:id="8227" w:author="Author">
            <w:rPr>
              <w:b/>
              <w:bCs/>
            </w:rPr>
          </w:rPrChange>
        </w:rPr>
        <w:t>ommunication</w:t>
      </w:r>
    </w:p>
    <w:p w14:paraId="3685CC79" w14:textId="41DD6226" w:rsidR="000801E7" w:rsidRDefault="0F99AAAC" w:rsidP="00253E03">
      <w:pPr>
        <w:pStyle w:val="par3"/>
        <w:spacing w:after="240"/>
      </w:pPr>
      <w:r>
        <w:t>12.02(2)(a)(i)</w:t>
      </w:r>
      <w:r w:rsidR="000801E7">
        <w:tab/>
      </w:r>
      <w:r>
        <w:t xml:space="preserve">The program plan shall describe how the AU implements parent, family, and student engagement and communication with regard to gifted education programs </w:t>
      </w:r>
      <w:del w:id="8228" w:author="Author">
        <w:r w:rsidRPr="00CA3ADF" w:rsidDel="00253622">
          <w:rPr>
            <w:strike/>
            <w:rPrChange w:id="8229" w:author="Author">
              <w:rPr/>
            </w:rPrChange>
          </w:rPr>
          <w:delText xml:space="preserve">that </w:delText>
        </w:r>
      </w:del>
      <w:commentRangeStart w:id="8230"/>
      <w:r>
        <w:t>includ</w:t>
      </w:r>
      <w:ins w:id="8231" w:author="Author">
        <w:r w:rsidR="737ED230">
          <w:t>ing</w:t>
        </w:r>
      </w:ins>
      <w:del w:id="8232" w:author="Author">
        <w:r w:rsidR="000801E7" w:rsidDel="00253622">
          <w:delText>e,</w:delText>
        </w:r>
        <w:r w:rsidDel="00253622">
          <w:delText xml:space="preserve"> </w:delText>
        </w:r>
        <w:r w:rsidRPr="00CA3ADF" w:rsidDel="00253622">
          <w:rPr>
            <w:strike/>
            <w:rPrChange w:id="8233" w:author="Author">
              <w:rPr/>
            </w:rPrChange>
          </w:rPr>
          <w:delText xml:space="preserve">but are not limited to: how parents are informed about access to identification procedures; </w:delText>
        </w:r>
      </w:del>
      <w:ins w:id="8234" w:author="Author">
        <w:r w:rsidR="00253622">
          <w:rPr>
            <w:strike/>
          </w:rPr>
          <w:t xml:space="preserve"> </w:t>
        </w:r>
      </w:ins>
      <w:r>
        <w:t>ways to educate parents and families about giftedness or parenting gifted students</w:t>
      </w:r>
      <w:del w:id="8235" w:author="Author">
        <w:r w:rsidDel="00253622">
          <w:delText xml:space="preserve">; </w:delText>
        </w:r>
        <w:r w:rsidRPr="00CA3ADF" w:rsidDel="00253622">
          <w:rPr>
            <w:strike/>
            <w:rPrChange w:id="8236" w:author="Author">
              <w:rPr/>
            </w:rPrChange>
          </w:rPr>
          <w:delText>information about involvement and progress reporting; what programming options are available to match student strengths and challenges; information about concurrent enrollment; how to be involved in college and career planning; primary languages in the AU</w:delText>
        </w:r>
      </w:del>
      <w:ins w:id="8237" w:author="Author">
        <w:del w:id="8238" w:author="Author">
          <w:r w:rsidR="1D42207D" w:rsidRPr="00CA3ADF" w:rsidDel="00253622">
            <w:rPr>
              <w:strike/>
              <w:rPrChange w:id="8239" w:author="Author">
                <w:rPr/>
              </w:rPrChange>
            </w:rPr>
            <w:delText>;</w:delText>
          </w:r>
        </w:del>
      </w:ins>
      <w:del w:id="8240" w:author="Author">
        <w:r w:rsidR="000801E7" w:rsidDel="00253622">
          <w:delText>,</w:delText>
        </w:r>
      </w:del>
      <w:r>
        <w:t xml:space="preserve"> </w:t>
      </w:r>
      <w:commentRangeEnd w:id="8230"/>
      <w:r w:rsidR="00253622">
        <w:rPr>
          <w:rStyle w:val="CommentReference"/>
          <w:sz w:val="24"/>
          <w:szCs w:val="24"/>
        </w:rPr>
        <w:commentReference w:id="8230"/>
      </w:r>
      <w:r>
        <w:t>and ways parents and families may participate in the school community.</w:t>
      </w:r>
    </w:p>
    <w:p w14:paraId="46020690" w14:textId="77777777" w:rsidR="000801E7" w:rsidRDefault="000801E7" w:rsidP="00253E03">
      <w:pPr>
        <w:pStyle w:val="par3"/>
        <w:spacing w:after="240"/>
      </w:pPr>
      <w:r>
        <w:t>12.02(2)(a)(ii)</w:t>
      </w:r>
      <w:r>
        <w:tab/>
        <w:t xml:space="preserve">In multi-district AUs and BOCES, methods of engagement and communication may vary based upon individual district procedures, but each district </w:t>
      </w:r>
      <w:del w:id="8241" w:author="Author">
        <w:r w:rsidDel="00D81B7B">
          <w:delText xml:space="preserve">must </w:delText>
        </w:r>
      </w:del>
      <w:ins w:id="8242" w:author="Author">
        <w:r w:rsidR="00D81B7B">
          <w:t xml:space="preserve">shall </w:t>
        </w:r>
      </w:ins>
      <w:r>
        <w:t>have a plan for parent, family, and student communication and engagement.</w:t>
      </w:r>
    </w:p>
    <w:p w14:paraId="56C29C86" w14:textId="77777777" w:rsidR="000801E7" w:rsidRPr="00C64015" w:rsidRDefault="000801E7" w:rsidP="00253E03">
      <w:pPr>
        <w:pStyle w:val="par2"/>
        <w:spacing w:after="240"/>
      </w:pPr>
      <w:r>
        <w:t>12.02(2)(b)</w:t>
      </w:r>
      <w:r>
        <w:tab/>
      </w:r>
      <w:r w:rsidRPr="00CA3ADF">
        <w:rPr>
          <w:rPrChange w:id="8243" w:author="Author">
            <w:rPr>
              <w:b/>
              <w:bCs/>
            </w:rPr>
          </w:rPrChange>
        </w:rPr>
        <w:t xml:space="preserve">Definition of </w:t>
      </w:r>
      <w:r w:rsidR="007C5B91" w:rsidRPr="00CA3ADF">
        <w:rPr>
          <w:rPrChange w:id="8244" w:author="Author">
            <w:rPr>
              <w:b/>
              <w:bCs/>
            </w:rPr>
          </w:rPrChange>
        </w:rPr>
        <w:t>“</w:t>
      </w:r>
      <w:ins w:id="8245" w:author="Author">
        <w:r w:rsidR="00F17049" w:rsidRPr="00CA3ADF">
          <w:rPr>
            <w:rPrChange w:id="8246" w:author="Author">
              <w:rPr>
                <w:b/>
                <w:bCs/>
              </w:rPr>
            </w:rPrChange>
          </w:rPr>
          <w:t>g</w:t>
        </w:r>
      </w:ins>
      <w:del w:id="8247" w:author="Author">
        <w:r w:rsidRPr="00CA3ADF" w:rsidDel="00F17049">
          <w:rPr>
            <w:rPrChange w:id="8248" w:author="Author">
              <w:rPr>
                <w:b/>
                <w:bCs/>
              </w:rPr>
            </w:rPrChange>
          </w:rPr>
          <w:delText>G</w:delText>
        </w:r>
      </w:del>
      <w:r w:rsidRPr="00CA3ADF">
        <w:rPr>
          <w:rPrChange w:id="8249" w:author="Author">
            <w:rPr>
              <w:b/>
              <w:bCs/>
            </w:rPr>
          </w:rPrChange>
        </w:rPr>
        <w:t xml:space="preserve">ifted </w:t>
      </w:r>
      <w:ins w:id="8250" w:author="Author">
        <w:r w:rsidR="00F17049" w:rsidRPr="00CA3ADF">
          <w:rPr>
            <w:rPrChange w:id="8251" w:author="Author">
              <w:rPr>
                <w:b/>
                <w:bCs/>
              </w:rPr>
            </w:rPrChange>
          </w:rPr>
          <w:t>s</w:t>
        </w:r>
      </w:ins>
      <w:del w:id="8252" w:author="Author">
        <w:r w:rsidRPr="00CA3ADF" w:rsidDel="00F17049">
          <w:rPr>
            <w:rPrChange w:id="8253" w:author="Author">
              <w:rPr>
                <w:b/>
                <w:bCs/>
              </w:rPr>
            </w:rPrChange>
          </w:rPr>
          <w:delText>S</w:delText>
        </w:r>
      </w:del>
      <w:r w:rsidRPr="00CA3ADF">
        <w:rPr>
          <w:rPrChange w:id="8254" w:author="Author">
            <w:rPr>
              <w:b/>
              <w:bCs/>
            </w:rPr>
          </w:rPrChange>
        </w:rPr>
        <w:t>tudent</w:t>
      </w:r>
      <w:r w:rsidR="004072CD" w:rsidRPr="00CA3ADF">
        <w:rPr>
          <w:rPrChange w:id="8255" w:author="Author">
            <w:rPr>
              <w:b/>
              <w:bCs/>
            </w:rPr>
          </w:rPrChange>
        </w:rPr>
        <w:t>”</w:t>
      </w:r>
    </w:p>
    <w:p w14:paraId="02FBB532" w14:textId="77777777" w:rsidR="000801E7" w:rsidRDefault="000801E7" w:rsidP="00253E03">
      <w:pPr>
        <w:pStyle w:val="upar3"/>
        <w:spacing w:after="240"/>
      </w:pPr>
      <w:r>
        <w:t xml:space="preserve">The program plan shall include a written definition that is the same as or substantially similar to the definition of </w:t>
      </w:r>
      <w:r w:rsidR="007C5B91">
        <w:t>“</w:t>
      </w:r>
      <w:r>
        <w:t>gifted student</w:t>
      </w:r>
      <w:r w:rsidR="004072CD">
        <w:t>”</w:t>
      </w:r>
      <w:r>
        <w:t xml:space="preserve"> specified in section 12.01(16) of these Rules. This definition shall serve as the basis for the implementation of all other program plan elements described below.</w:t>
      </w:r>
    </w:p>
    <w:p w14:paraId="0D6303F4" w14:textId="77777777" w:rsidR="000801E7" w:rsidRPr="00C64015" w:rsidRDefault="000801E7" w:rsidP="00253E03">
      <w:pPr>
        <w:pStyle w:val="par2"/>
        <w:spacing w:after="240"/>
      </w:pPr>
      <w:r>
        <w:t>12.02(2)(c)</w:t>
      </w:r>
      <w:r>
        <w:tab/>
      </w:r>
      <w:r w:rsidRPr="00CA3ADF">
        <w:rPr>
          <w:rPrChange w:id="8256" w:author="Author">
            <w:rPr>
              <w:b/>
              <w:bCs/>
            </w:rPr>
          </w:rPrChange>
        </w:rPr>
        <w:t xml:space="preserve">Identification </w:t>
      </w:r>
      <w:ins w:id="8257" w:author="Author">
        <w:r w:rsidR="00F17049" w:rsidRPr="00CA3ADF">
          <w:rPr>
            <w:rPrChange w:id="8258" w:author="Author">
              <w:rPr>
                <w:b/>
                <w:bCs/>
              </w:rPr>
            </w:rPrChange>
          </w:rPr>
          <w:t>p</w:t>
        </w:r>
      </w:ins>
      <w:del w:id="8259" w:author="Author">
        <w:r w:rsidRPr="00CA3ADF" w:rsidDel="00F17049">
          <w:rPr>
            <w:rPrChange w:id="8260" w:author="Author">
              <w:rPr>
                <w:b/>
                <w:bCs/>
              </w:rPr>
            </w:rPrChange>
          </w:rPr>
          <w:delText>P</w:delText>
        </w:r>
      </w:del>
      <w:r w:rsidRPr="00CA3ADF">
        <w:rPr>
          <w:rPrChange w:id="8261" w:author="Author">
            <w:rPr>
              <w:b/>
              <w:bCs/>
            </w:rPr>
          </w:rPrChange>
        </w:rPr>
        <w:t>rocedures</w:t>
      </w:r>
    </w:p>
    <w:p w14:paraId="2A9B5161" w14:textId="77777777" w:rsidR="000801E7" w:rsidRDefault="000801E7" w:rsidP="00253E03">
      <w:pPr>
        <w:pStyle w:val="upar3"/>
        <w:spacing w:after="240"/>
      </w:pPr>
      <w:r>
        <w:t>The program plan shall describe the assessment process used by the AU for identifying students who meet the definition specified in section 12.01(16)</w:t>
      </w:r>
      <w:ins w:id="8262" w:author="Author">
        <w:r w:rsidR="004A0346">
          <w:t xml:space="preserve"> of these Rules</w:t>
        </w:r>
      </w:ins>
      <w:r>
        <w:t xml:space="preserve"> and for identifying the educational needs of gifted students. The </w:t>
      </w:r>
      <w:r>
        <w:lastRenderedPageBreak/>
        <w:t>assessment process shall recognize a student’s exceptional abilities or potential, interests, and needs in order to guide student instruction and individualized planning and programming. In traditionally under-represented student groups and visual/music/performing arts student groups or talent pools, identification may require the collection of student information over time, using additional data points from a response to intervention approach</w:t>
      </w:r>
      <w:del w:id="8263" w:author="Author">
        <w:r w:rsidDel="00F66320">
          <w:delText>,</w:delText>
        </w:r>
      </w:del>
      <w:r>
        <w:t xml:space="preserve"> or additional assessment. The AU identification procedures shall include</w:t>
      </w:r>
      <w:del w:id="8264" w:author="Author">
        <w:r w:rsidDel="008D6DC4">
          <w:delText>,</w:delText>
        </w:r>
      </w:del>
      <w:r>
        <w:t xml:space="preserve"> but need not be limited to:</w:t>
      </w:r>
    </w:p>
    <w:p w14:paraId="238DC763" w14:textId="77777777" w:rsidR="000801E7" w:rsidRDefault="000801E7" w:rsidP="00253E03">
      <w:pPr>
        <w:pStyle w:val="par3"/>
        <w:spacing w:after="240"/>
      </w:pPr>
      <w:r>
        <w:t>12.02(2)(c)(i)</w:t>
      </w:r>
      <w:r>
        <w:tab/>
        <w:t xml:space="preserve">A method(s) to ensure equal and equitable access for all students. The program plan shall describe the efforts that the AU will make to identify gifted students from all populations, including preschool (if applicable) through </w:t>
      </w:r>
      <w:del w:id="8265" w:author="Author">
        <w:r w:rsidDel="00F66320">
          <w:delText xml:space="preserve">twelfth </w:delText>
        </w:r>
      </w:del>
      <w:ins w:id="8266" w:author="Author">
        <w:r w:rsidR="00F66320">
          <w:t xml:space="preserve">12th </w:t>
        </w:r>
      </w:ins>
      <w:r>
        <w:t xml:space="preserve">grade students, minority students, economically diverse students, culturally diverse students, students with </w:t>
      </w:r>
      <w:del w:id="8267" w:author="Author">
        <w:r w:rsidDel="00F66320">
          <w:delText>limited English proficiency</w:delText>
        </w:r>
      </w:del>
      <w:ins w:id="8268" w:author="Author">
        <w:r w:rsidR="00F66320">
          <w:t>LEP,</w:t>
        </w:r>
      </w:ins>
      <w:r>
        <w:t xml:space="preserve"> and children with disabilities;</w:t>
      </w:r>
    </w:p>
    <w:p w14:paraId="1126EFF1" w14:textId="77777777" w:rsidR="000801E7" w:rsidRDefault="000801E7" w:rsidP="00253E03">
      <w:pPr>
        <w:pStyle w:val="par3"/>
        <w:spacing w:after="240"/>
      </w:pPr>
      <w:r>
        <w:t>12.02(2)(c)(ii)</w:t>
      </w:r>
      <w:r>
        <w:tab/>
        <w:t>Referral procedures that seek referrals from a variety of sources</w:t>
      </w:r>
      <w:del w:id="8269" w:author="Author">
        <w:r w:rsidDel="00F66320">
          <w:delText>,</w:delText>
        </w:r>
      </w:del>
      <w:r>
        <w:t xml:space="preserve"> and screening procedures used for conducting identification assessment. Every AU is strongly encouraged to include optional universal screening in identification procedures;</w:t>
      </w:r>
    </w:p>
    <w:p w14:paraId="1DCFB543" w14:textId="77777777" w:rsidR="000801E7" w:rsidRDefault="000801E7" w:rsidP="00253E03">
      <w:pPr>
        <w:pStyle w:val="par3"/>
        <w:spacing w:after="240"/>
      </w:pPr>
      <w:r>
        <w:t>12.02(2)(c)(iii)</w:t>
      </w:r>
      <w:r>
        <w:tab/>
        <w:t>A time</w:t>
      </w:r>
      <w:del w:id="8270" w:author="Author">
        <w:r w:rsidDel="004A0D4E">
          <w:delText xml:space="preserve"> </w:delText>
        </w:r>
      </w:del>
      <w:r>
        <w:t>line of no more than 30 school days after a referral to determine whether a student will continue with formal identification assessment</w:t>
      </w:r>
      <w:del w:id="8271" w:author="Author">
        <w:r w:rsidDel="00F66320">
          <w:delText>,</w:delText>
        </w:r>
      </w:del>
      <w:r>
        <w:t xml:space="preserve"> or will receive talent pool designation;</w:t>
      </w:r>
    </w:p>
    <w:p w14:paraId="44699478" w14:textId="77777777" w:rsidR="000801E7" w:rsidRDefault="000801E7" w:rsidP="00253E03">
      <w:pPr>
        <w:pStyle w:val="par3"/>
        <w:spacing w:after="240"/>
      </w:pPr>
      <w:r>
        <w:t>12.02(2)(c)(iv)</w:t>
      </w:r>
      <w:r>
        <w:tab/>
        <w:t>Implementation of assessments that align with the purpose of identifying exceptionality in the categories of giftedness, and in traditionally underrepresented populations. The AU may choose local assessment tools from the Department’s chart of common and varied assessment tools used in identification;</w:t>
      </w:r>
    </w:p>
    <w:p w14:paraId="2171A43A" w14:textId="77777777" w:rsidR="000801E7" w:rsidRDefault="000801E7" w:rsidP="00253E03">
      <w:pPr>
        <w:pStyle w:val="par3"/>
        <w:spacing w:after="240"/>
      </w:pPr>
      <w:r>
        <w:t>12.02(2)(c)(v)</w:t>
      </w:r>
      <w:r>
        <w:tab/>
        <w:t>Collection of data for a body of evidence that includes</w:t>
      </w:r>
      <w:del w:id="8272" w:author="Author">
        <w:r w:rsidDel="005A307C">
          <w:delText>,</w:delText>
        </w:r>
      </w:del>
      <w:r>
        <w:t xml:space="preserve"> but is not limited to: assessment results from multiple sources and multiple types of data (i.e.</w:t>
      </w:r>
      <w:ins w:id="8273" w:author="Author">
        <w:r w:rsidR="008D6DC4">
          <w:t>,</w:t>
        </w:r>
      </w:ins>
      <w:r>
        <w:t xml:space="preserve"> qualitative and quantitative data about achievement, cognitive ability, performance, parent and teacher input, motivation</w:t>
      </w:r>
      <w:ins w:id="8274" w:author="Author">
        <w:r w:rsidR="005A307C">
          <w:t>,</w:t>
        </w:r>
      </w:ins>
      <w:r>
        <w:t xml:space="preserve"> and observations of gifted characteristics/behaviors). The body of evidence contains data to identify the strength area defined in the definition of gifted children </w:t>
      </w:r>
      <w:r>
        <w:lastRenderedPageBreak/>
        <w:t>and determine appropriate programming services. These same categories are used in data collection and for developing the ALP;</w:t>
      </w:r>
    </w:p>
    <w:p w14:paraId="1FB5F660" w14:textId="77777777" w:rsidR="000801E7" w:rsidRDefault="000801E7" w:rsidP="00253E03">
      <w:pPr>
        <w:pStyle w:val="par3"/>
        <w:spacing w:after="240"/>
      </w:pPr>
      <w:r>
        <w:t>12.02(2)(c)(vi)</w:t>
      </w:r>
      <w:r>
        <w:tab/>
        <w:t>A review team procedure</w:t>
      </w:r>
      <w:del w:id="8275" w:author="Author">
        <w:r w:rsidDel="005A307C">
          <w:delText>; and</w:delText>
        </w:r>
      </w:del>
      <w:r>
        <w:t xml:space="preserve"> that includes at least one person trained or endorsed in gifted identification and programming;</w:t>
      </w:r>
    </w:p>
    <w:p w14:paraId="22B98849" w14:textId="77777777" w:rsidR="000801E7" w:rsidRDefault="000801E7" w:rsidP="00253E03">
      <w:pPr>
        <w:pStyle w:val="par3"/>
        <w:spacing w:after="240"/>
      </w:pPr>
      <w:r>
        <w:t>12.02(2)(c)(vii)</w:t>
      </w:r>
      <w:r>
        <w:tab/>
        <w:t>A review team procedure for determining identification or a talent pool designation from a body of evidence and for developing individualized ALPs for identified students. When only cognitive ability assessment data meet</w:t>
      </w:r>
      <w:del w:id="8276" w:author="Author">
        <w:r w:rsidDel="002E3153">
          <w:delText>s</w:delText>
        </w:r>
      </w:del>
      <w:r>
        <w:t xml:space="preserve"> criteria in a body of evidence, the review team may determine that the student is identified with general or specific intellectual ability. This identification meets the condition of portability;</w:t>
      </w:r>
    </w:p>
    <w:p w14:paraId="42AE0FF7" w14:textId="77777777" w:rsidR="000801E7" w:rsidRDefault="000801E7" w:rsidP="00253E03">
      <w:pPr>
        <w:pStyle w:val="par3"/>
        <w:spacing w:after="240"/>
      </w:pPr>
      <w:r>
        <w:t>12.02(2)(c)(viii)</w:t>
      </w:r>
      <w:r>
        <w:tab/>
        <w:t>A determination letter for parents and school files describing the decision of the review team</w:t>
      </w:r>
      <w:del w:id="8277" w:author="Author">
        <w:r w:rsidDel="005A307C">
          <w:delText>,</w:delText>
        </w:r>
      </w:del>
      <w:r>
        <w:t xml:space="preserve"> and area(s) of giftedness if the student is found to have exceptional abilities; and</w:t>
      </w:r>
    </w:p>
    <w:p w14:paraId="2AA76075" w14:textId="77777777" w:rsidR="000801E7" w:rsidRDefault="000801E7" w:rsidP="00253E03">
      <w:pPr>
        <w:pStyle w:val="par3"/>
        <w:spacing w:after="240"/>
      </w:pPr>
      <w:r>
        <w:t>12.02(2)(c)(ix)</w:t>
      </w:r>
      <w:r>
        <w:tab/>
        <w:t>A communication procedure by which parents are made aware of the identification assessment process for their student, understand the results of the determination, and engage in the development and review of the student’s ALP.</w:t>
      </w:r>
    </w:p>
    <w:p w14:paraId="722C274B" w14:textId="77777777" w:rsidR="000801E7" w:rsidRDefault="000801E7" w:rsidP="00253E03">
      <w:pPr>
        <w:pStyle w:val="par2"/>
        <w:spacing w:after="240"/>
      </w:pPr>
      <w:r>
        <w:t>12.02(2)(d)</w:t>
      </w:r>
      <w:r>
        <w:tab/>
      </w:r>
      <w:r w:rsidRPr="00CA3ADF">
        <w:rPr>
          <w:rPrChange w:id="8278" w:author="Author">
            <w:rPr>
              <w:b/>
              <w:bCs/>
            </w:rPr>
          </w:rPrChange>
        </w:rPr>
        <w:t xml:space="preserve">Criteria for </w:t>
      </w:r>
      <w:ins w:id="8279" w:author="Author">
        <w:r w:rsidR="00F17049" w:rsidRPr="00CA3ADF">
          <w:rPr>
            <w:rPrChange w:id="8280" w:author="Author">
              <w:rPr>
                <w:b/>
                <w:bCs/>
              </w:rPr>
            </w:rPrChange>
          </w:rPr>
          <w:t>d</w:t>
        </w:r>
      </w:ins>
      <w:del w:id="8281" w:author="Author">
        <w:r w:rsidRPr="00CA3ADF" w:rsidDel="00F17049">
          <w:rPr>
            <w:rPrChange w:id="8282" w:author="Author">
              <w:rPr>
                <w:b/>
                <w:bCs/>
              </w:rPr>
            </w:rPrChange>
          </w:rPr>
          <w:delText>D</w:delText>
        </w:r>
      </w:del>
      <w:r w:rsidRPr="00CA3ADF">
        <w:rPr>
          <w:rPrChange w:id="8283" w:author="Author">
            <w:rPr>
              <w:b/>
              <w:bCs/>
            </w:rPr>
          </w:rPrChange>
        </w:rPr>
        <w:t xml:space="preserve">etermining </w:t>
      </w:r>
      <w:ins w:id="8284" w:author="Author">
        <w:r w:rsidR="00F17049" w:rsidRPr="00CA3ADF">
          <w:rPr>
            <w:rPrChange w:id="8285" w:author="Author">
              <w:rPr>
                <w:b/>
                <w:bCs/>
              </w:rPr>
            </w:rPrChange>
          </w:rPr>
          <w:t>e</w:t>
        </w:r>
      </w:ins>
      <w:del w:id="8286" w:author="Author">
        <w:r w:rsidRPr="00CA3ADF" w:rsidDel="00F17049">
          <w:rPr>
            <w:rPrChange w:id="8287" w:author="Author">
              <w:rPr>
                <w:b/>
                <w:bCs/>
              </w:rPr>
            </w:rPrChange>
          </w:rPr>
          <w:delText>E</w:delText>
        </w:r>
      </w:del>
      <w:r w:rsidRPr="00CA3ADF">
        <w:rPr>
          <w:rPrChange w:id="8288" w:author="Author">
            <w:rPr>
              <w:b/>
              <w:bCs/>
            </w:rPr>
          </w:rPrChange>
        </w:rPr>
        <w:t xml:space="preserve">xceptional </w:t>
      </w:r>
      <w:ins w:id="8289" w:author="Author">
        <w:r w:rsidR="00F17049" w:rsidRPr="00CA3ADF">
          <w:rPr>
            <w:rPrChange w:id="8290" w:author="Author">
              <w:rPr>
                <w:b/>
                <w:bCs/>
              </w:rPr>
            </w:rPrChange>
          </w:rPr>
          <w:t>a</w:t>
        </w:r>
      </w:ins>
      <w:del w:id="8291" w:author="Author">
        <w:r w:rsidRPr="00CA3ADF" w:rsidDel="00F17049">
          <w:rPr>
            <w:rPrChange w:id="8292" w:author="Author">
              <w:rPr>
                <w:b/>
                <w:bCs/>
              </w:rPr>
            </w:rPrChange>
          </w:rPr>
          <w:delText>A</w:delText>
        </w:r>
      </w:del>
      <w:r w:rsidRPr="00CA3ADF">
        <w:rPr>
          <w:rPrChange w:id="8293" w:author="Author">
            <w:rPr>
              <w:b/>
              <w:bCs/>
            </w:rPr>
          </w:rPrChange>
        </w:rPr>
        <w:t>bility (</w:t>
      </w:r>
      <w:ins w:id="8294" w:author="Author">
        <w:r w:rsidR="00F17049" w:rsidRPr="00CA3ADF">
          <w:rPr>
            <w:rPrChange w:id="8295" w:author="Author">
              <w:rPr>
                <w:b/>
                <w:bCs/>
              </w:rPr>
            </w:rPrChange>
          </w:rPr>
          <w:t>g</w:t>
        </w:r>
      </w:ins>
      <w:del w:id="8296" w:author="Author">
        <w:r w:rsidRPr="00CA3ADF" w:rsidDel="00F17049">
          <w:rPr>
            <w:rPrChange w:id="8297" w:author="Author">
              <w:rPr>
                <w:b/>
                <w:bCs/>
              </w:rPr>
            </w:rPrChange>
          </w:rPr>
          <w:delText>G</w:delText>
        </w:r>
      </w:del>
      <w:r w:rsidRPr="00CA3ADF">
        <w:rPr>
          <w:rPrChange w:id="8298" w:author="Author">
            <w:rPr>
              <w:b/>
              <w:bCs/>
            </w:rPr>
          </w:rPrChange>
        </w:rPr>
        <w:t xml:space="preserve">iftedness) or </w:t>
      </w:r>
      <w:ins w:id="8299" w:author="Author">
        <w:r w:rsidR="00F17049" w:rsidRPr="00CA3ADF">
          <w:rPr>
            <w:rPrChange w:id="8300" w:author="Author">
              <w:rPr>
                <w:b/>
                <w:bCs/>
              </w:rPr>
            </w:rPrChange>
          </w:rPr>
          <w:t>t</w:t>
        </w:r>
      </w:ins>
      <w:del w:id="8301" w:author="Author">
        <w:r w:rsidRPr="00CA3ADF" w:rsidDel="00F17049">
          <w:rPr>
            <w:rPrChange w:id="8302" w:author="Author">
              <w:rPr>
                <w:b/>
                <w:bCs/>
              </w:rPr>
            </w:rPrChange>
          </w:rPr>
          <w:delText>T</w:delText>
        </w:r>
      </w:del>
      <w:r w:rsidRPr="00CA3ADF">
        <w:rPr>
          <w:rPrChange w:id="8303" w:author="Author">
            <w:rPr>
              <w:b/>
              <w:bCs/>
            </w:rPr>
          </w:rPrChange>
        </w:rPr>
        <w:t xml:space="preserve">alent </w:t>
      </w:r>
      <w:ins w:id="8304" w:author="Author">
        <w:r w:rsidR="00F17049" w:rsidRPr="00CA3ADF">
          <w:rPr>
            <w:rPrChange w:id="8305" w:author="Author">
              <w:rPr>
                <w:b/>
                <w:bCs/>
              </w:rPr>
            </w:rPrChange>
          </w:rPr>
          <w:t>p</w:t>
        </w:r>
      </w:ins>
      <w:del w:id="8306" w:author="Author">
        <w:r w:rsidRPr="00CA3ADF" w:rsidDel="00F17049">
          <w:rPr>
            <w:rPrChange w:id="8307" w:author="Author">
              <w:rPr>
                <w:b/>
                <w:bCs/>
              </w:rPr>
            </w:rPrChange>
          </w:rPr>
          <w:delText>P</w:delText>
        </w:r>
      </w:del>
      <w:r w:rsidRPr="00CA3ADF">
        <w:rPr>
          <w:rPrChange w:id="8308" w:author="Author">
            <w:rPr>
              <w:b/>
              <w:bCs/>
            </w:rPr>
          </w:rPrChange>
        </w:rPr>
        <w:t>ool</w:t>
      </w:r>
    </w:p>
    <w:p w14:paraId="22EC4A54" w14:textId="04BE790B" w:rsidR="000801E7" w:rsidRDefault="0F99AAAC" w:rsidP="00253E03">
      <w:pPr>
        <w:pStyle w:val="par3"/>
        <w:spacing w:after="240"/>
        <w:rPr>
          <w:ins w:id="8309" w:author="Author"/>
          <w:strike/>
        </w:rPr>
      </w:pPr>
      <w:commentRangeStart w:id="8310"/>
      <w:del w:id="8311" w:author="Author">
        <w:r w:rsidRPr="00CA3ADF" w:rsidDel="00253622">
          <w:rPr>
            <w:strike/>
            <w:rPrChange w:id="8312" w:author="Author">
              <w:rPr/>
            </w:rPrChange>
          </w:rPr>
          <w:delText>12.02(2)(d)(i)</w:delText>
        </w:r>
        <w:r w:rsidR="000801E7" w:rsidDel="00253622">
          <w:tab/>
        </w:r>
        <w:r w:rsidRPr="00CA3ADF" w:rsidDel="00253622">
          <w:rPr>
            <w:strike/>
            <w:rPrChange w:id="8313" w:author="Author">
              <w:rPr/>
            </w:rPrChange>
          </w:rPr>
          <w:delText xml:space="preserve">For each category of giftedness defined in </w:delText>
        </w:r>
      </w:del>
      <w:ins w:id="8314" w:author="Author">
        <w:del w:id="8315" w:author="Author">
          <w:r w:rsidR="2266DA25" w:rsidRPr="00CA3ADF" w:rsidDel="00253622">
            <w:rPr>
              <w:strike/>
              <w:rPrChange w:id="8316" w:author="Author">
                <w:rPr/>
              </w:rPrChange>
            </w:rPr>
            <w:delText xml:space="preserve">section </w:delText>
          </w:r>
        </w:del>
      </w:ins>
      <w:del w:id="8317" w:author="Author">
        <w:r w:rsidRPr="00CA3ADF" w:rsidDel="00253622">
          <w:rPr>
            <w:strike/>
            <w:rPrChange w:id="8318" w:author="Author">
              <w:rPr/>
            </w:rPrChange>
          </w:rPr>
          <w:delText>12.01(16)</w:delText>
        </w:r>
      </w:del>
      <w:ins w:id="8319" w:author="Author">
        <w:del w:id="8320" w:author="Author">
          <w:r w:rsidR="2266DA25" w:rsidRPr="00CA3ADF" w:rsidDel="00253622">
            <w:rPr>
              <w:strike/>
              <w:rPrChange w:id="8321" w:author="Author">
                <w:rPr/>
              </w:rPrChange>
            </w:rPr>
            <w:delText xml:space="preserve"> of these Rules</w:delText>
          </w:r>
        </w:del>
      </w:ins>
      <w:del w:id="8322" w:author="Author">
        <w:r w:rsidRPr="00CA3ADF" w:rsidDel="00253622">
          <w:rPr>
            <w:strike/>
            <w:rPrChange w:id="8323" w:author="Author">
              <w:rPr/>
            </w:rPrChange>
          </w:rPr>
          <w:delText>, criteria for exceptional ability means: 95 percentile or above on a standardized nationally normed test or observation tool, or a rating on a performance assessment that indicates exceptionality/distinguished compared to age mates.</w:delText>
        </w:r>
      </w:del>
    </w:p>
    <w:p w14:paraId="2723D560" w14:textId="5856FA4F" w:rsidR="699FF479" w:rsidRPr="00CA3ADF" w:rsidRDefault="699FF479" w:rsidP="00253E03">
      <w:pPr>
        <w:pStyle w:val="par3"/>
        <w:spacing w:after="240"/>
        <w:rPr>
          <w:rFonts w:eastAsia="Arial" w:cs="Arial"/>
          <w:color w:val="000000" w:themeColor="text1"/>
          <w:sz w:val="20"/>
          <w:szCs w:val="20"/>
          <w:rPrChange w:id="8324" w:author="Author">
            <w:rPr>
              <w:rFonts w:eastAsia="Arial" w:cs="Arial"/>
              <w:color w:val="000000" w:themeColor="text1"/>
              <w:sz w:val="21"/>
              <w:szCs w:val="21"/>
            </w:rPr>
          </w:rPrChange>
        </w:rPr>
      </w:pPr>
      <w:ins w:id="8325" w:author="Author">
        <w:r w:rsidRPr="5A4E0016">
          <w:rPr>
            <w:szCs w:val="20"/>
          </w:rPr>
          <w:t xml:space="preserve">12.02(2)(d)(i) For each category of giftedness defined </w:t>
        </w:r>
        <w:r w:rsidRPr="00CA3ADF">
          <w:rPr>
            <w:rFonts w:eastAsia="Arial" w:cs="Arial"/>
            <w:color w:val="000000" w:themeColor="text1"/>
            <w:sz w:val="20"/>
            <w:szCs w:val="20"/>
            <w:rPrChange w:id="8326" w:author="Author">
              <w:rPr>
                <w:rFonts w:eastAsia="Arial" w:cs="Arial"/>
                <w:color w:val="000000" w:themeColor="text1"/>
                <w:sz w:val="21"/>
                <w:szCs w:val="21"/>
              </w:rPr>
            </w:rPrChange>
          </w:rPr>
          <w:t>in section 12.01(16) of these Rules, criteria for exceptional ability means a body of evidence, as described in section 12.02(2)(c)(v), demonstrating exceptionality. Evidence of exceptional ability includes a score at or above the 95th percentile on a standardized nationally normed test or observation tool, and/or a rating on a performance assessment indicating exceptionality/distinguished performance compared to age mates. Additional evidence includes results from locally normed assessments and other measures that provide context regarding a student's performance relative to peers and contribute to the body of evidence.</w:t>
        </w:r>
      </w:ins>
      <w:commentRangeEnd w:id="8310"/>
      <w:r w:rsidR="00253622" w:rsidRPr="00CA3ADF">
        <w:rPr>
          <w:rStyle w:val="CommentReference"/>
          <w:rFonts w:eastAsia="Arial" w:cs="Arial"/>
          <w:color w:val="000000" w:themeColor="text1"/>
          <w:sz w:val="20"/>
          <w:szCs w:val="20"/>
          <w:rPrChange w:id="8327" w:author="Author">
            <w:rPr>
              <w:rStyle w:val="CommentReference"/>
              <w:rFonts w:eastAsia="Arial" w:cs="Arial"/>
              <w:color w:val="000000" w:themeColor="text1"/>
              <w:sz w:val="21"/>
              <w:szCs w:val="21"/>
            </w:rPr>
          </w:rPrChange>
        </w:rPr>
        <w:commentReference w:id="8310"/>
      </w:r>
    </w:p>
    <w:p w14:paraId="5DEC4983" w14:textId="77777777" w:rsidR="0018471B" w:rsidRDefault="000801E7" w:rsidP="00253E03">
      <w:pPr>
        <w:pStyle w:val="par3"/>
        <w:spacing w:after="240"/>
      </w:pPr>
      <w:r>
        <w:lastRenderedPageBreak/>
        <w:t>12.02(2)(d)(ii)</w:t>
      </w:r>
      <w:r>
        <w:tab/>
        <w:t>Not meeting criteria on a single assessment tool shall not prevent further data collection or consideration for identification, if other indicators suggest exceptional potential as observed in a body of evidence.</w:t>
      </w:r>
    </w:p>
    <w:p w14:paraId="4CCD0DFE" w14:textId="77777777" w:rsidR="000801E7" w:rsidRDefault="000801E7" w:rsidP="00253E03">
      <w:pPr>
        <w:pStyle w:val="par3"/>
        <w:spacing w:after="240"/>
      </w:pPr>
      <w:r>
        <w:t>12.02(2)(d)(iii)</w:t>
      </w:r>
      <w:r>
        <w:tab/>
        <w:t>Criteria for screening assessments is a score range less than the 95</w:t>
      </w:r>
      <w:ins w:id="8328" w:author="Author">
        <w:r w:rsidR="008D6DC4">
          <w:t>th</w:t>
        </w:r>
      </w:ins>
      <w:r>
        <w:t xml:space="preserve"> percentile ranking or results on observation/performance assessment tools</w:t>
      </w:r>
      <w:ins w:id="8329" w:author="Author">
        <w:r w:rsidR="005A307C">
          <w:t>,</w:t>
        </w:r>
      </w:ins>
      <w:r>
        <w:t xml:space="preserve"> as determined by the AU to determine referrals, further data collection and observation, and/or formation of student talent pools.</w:t>
      </w:r>
    </w:p>
    <w:p w14:paraId="719E9639" w14:textId="77777777" w:rsidR="000801E7" w:rsidRPr="00C64015" w:rsidRDefault="000801E7" w:rsidP="00253E03">
      <w:pPr>
        <w:pStyle w:val="par2"/>
        <w:spacing w:after="240"/>
      </w:pPr>
      <w:r>
        <w:t>12.02(2)(e)</w:t>
      </w:r>
      <w:r>
        <w:tab/>
      </w:r>
      <w:r w:rsidRPr="00CA3ADF">
        <w:rPr>
          <w:rPrChange w:id="8330" w:author="Author">
            <w:rPr>
              <w:b/>
              <w:bCs/>
            </w:rPr>
          </w:rPrChange>
        </w:rPr>
        <w:t xml:space="preserve">Identification </w:t>
      </w:r>
      <w:ins w:id="8331" w:author="Author">
        <w:r w:rsidR="00F17049" w:rsidRPr="00CA3ADF">
          <w:rPr>
            <w:rPrChange w:id="8332" w:author="Author">
              <w:rPr>
                <w:b/>
                <w:bCs/>
              </w:rPr>
            </w:rPrChange>
          </w:rPr>
          <w:t>p</w:t>
        </w:r>
      </w:ins>
      <w:del w:id="8333" w:author="Author">
        <w:r w:rsidRPr="00CA3ADF" w:rsidDel="00F17049">
          <w:rPr>
            <w:rPrChange w:id="8334" w:author="Author">
              <w:rPr>
                <w:b/>
                <w:bCs/>
              </w:rPr>
            </w:rPrChange>
          </w:rPr>
          <w:delText>P</w:delText>
        </w:r>
      </w:del>
      <w:r w:rsidRPr="00CA3ADF">
        <w:rPr>
          <w:rPrChange w:id="8335" w:author="Author">
            <w:rPr>
              <w:b/>
              <w:bCs/>
            </w:rPr>
          </w:rPrChange>
        </w:rPr>
        <w:t>ortability</w:t>
      </w:r>
    </w:p>
    <w:p w14:paraId="6BF5F773" w14:textId="35F82030" w:rsidR="000801E7" w:rsidDel="00253622" w:rsidRDefault="0F99AAAC" w:rsidP="00253E03">
      <w:pPr>
        <w:pStyle w:val="upar3"/>
        <w:spacing w:after="240"/>
        <w:rPr>
          <w:ins w:id="8336" w:author="Author"/>
          <w:del w:id="8337" w:author="Author"/>
        </w:rPr>
      </w:pPr>
      <w:commentRangeStart w:id="8338"/>
      <w:del w:id="8339" w:author="Author">
        <w:r w:rsidRPr="00CA3ADF" w:rsidDel="00253622">
          <w:rPr>
            <w:strike/>
            <w:rPrChange w:id="8340" w:author="Author">
              <w:rPr/>
            </w:rPrChange>
          </w:rPr>
          <w:delText xml:space="preserve">Identification portability shall be based upon AU implementation of statewide identification procedures required in </w:delText>
        </w:r>
      </w:del>
      <w:ins w:id="8341" w:author="Author">
        <w:del w:id="8342" w:author="Author">
          <w:r w:rsidR="2266DA25" w:rsidRPr="00CA3ADF" w:rsidDel="00253622">
            <w:rPr>
              <w:strike/>
              <w:rPrChange w:id="8343" w:author="Author">
                <w:rPr/>
              </w:rPrChange>
            </w:rPr>
            <w:delText>s</w:delText>
          </w:r>
        </w:del>
      </w:ins>
      <w:del w:id="8344" w:author="Author">
        <w:r w:rsidR="000801E7" w:rsidRPr="00CA3ADF" w:rsidDel="00253622">
          <w:rPr>
            <w:strike/>
            <w:rPrChange w:id="8345" w:author="Author">
              <w:rPr/>
            </w:rPrChange>
          </w:rPr>
          <w:delText>S</w:delText>
        </w:r>
        <w:r w:rsidRPr="00CA3ADF" w:rsidDel="00253622">
          <w:rPr>
            <w:strike/>
            <w:rPrChange w:id="8346" w:author="Author">
              <w:rPr/>
            </w:rPrChange>
          </w:rPr>
          <w:delText xml:space="preserve">ection 12.02(2)(c) </w:delText>
        </w:r>
      </w:del>
      <w:ins w:id="8347" w:author="Author">
        <w:del w:id="8348" w:author="Author">
          <w:r w:rsidR="2266DA25" w:rsidRPr="00CA3ADF" w:rsidDel="00253622">
            <w:rPr>
              <w:strike/>
              <w:rPrChange w:id="8349" w:author="Author">
                <w:rPr/>
              </w:rPrChange>
            </w:rPr>
            <w:delText xml:space="preserve">of these Rules </w:delText>
          </w:r>
        </w:del>
      </w:ins>
      <w:del w:id="8350" w:author="Author">
        <w:r w:rsidRPr="00CA3ADF" w:rsidDel="00253622">
          <w:rPr>
            <w:strike/>
            <w:rPrChange w:id="8351" w:author="Author">
              <w:rPr/>
            </w:rPrChange>
          </w:rPr>
          <w:delText xml:space="preserve">and use of criteria set for exceptionality in </w:delText>
        </w:r>
      </w:del>
      <w:ins w:id="8352" w:author="Author">
        <w:del w:id="8353" w:author="Author">
          <w:r w:rsidR="2266DA25" w:rsidRPr="00CA3ADF" w:rsidDel="00253622">
            <w:rPr>
              <w:strike/>
              <w:rPrChange w:id="8354" w:author="Author">
                <w:rPr/>
              </w:rPrChange>
            </w:rPr>
            <w:delText>s</w:delText>
          </w:r>
        </w:del>
      </w:ins>
      <w:del w:id="8355" w:author="Author">
        <w:r w:rsidR="000801E7" w:rsidRPr="00CA3ADF" w:rsidDel="00253622">
          <w:rPr>
            <w:strike/>
            <w:rPrChange w:id="8356" w:author="Author">
              <w:rPr/>
            </w:rPrChange>
          </w:rPr>
          <w:delText>S</w:delText>
        </w:r>
        <w:r w:rsidRPr="00CA3ADF" w:rsidDel="00253622">
          <w:rPr>
            <w:strike/>
            <w:rPrChange w:id="8357" w:author="Author">
              <w:rPr/>
            </w:rPrChange>
          </w:rPr>
          <w:delText xml:space="preserve">ection 12.02(2)(d) </w:delText>
        </w:r>
      </w:del>
      <w:ins w:id="8358" w:author="Author">
        <w:del w:id="8359" w:author="Author">
          <w:r w:rsidR="2266DA25" w:rsidRPr="00CA3ADF" w:rsidDel="00253622">
            <w:rPr>
              <w:strike/>
              <w:rPrChange w:id="8360" w:author="Author">
                <w:rPr/>
              </w:rPrChange>
            </w:rPr>
            <w:delText xml:space="preserve">of these Rules </w:delText>
          </w:r>
        </w:del>
      </w:ins>
      <w:del w:id="8361" w:author="Author">
        <w:r w:rsidRPr="00CA3ADF" w:rsidDel="00253622">
          <w:rPr>
            <w:strike/>
            <w:rPrChange w:id="8362" w:author="Author">
              <w:rPr/>
            </w:rPrChange>
          </w:rPr>
          <w:delText>and determination of a student’s identification in one or more of the categories of giftedness</w:delText>
        </w:r>
      </w:del>
      <w:ins w:id="8363" w:author="Author">
        <w:del w:id="8364" w:author="Author">
          <w:r w:rsidR="1AAFBF98" w:rsidRPr="00CA3ADF" w:rsidDel="00253622">
            <w:rPr>
              <w:strike/>
              <w:rPrChange w:id="8365" w:author="Author">
                <w:rPr/>
              </w:rPrChange>
            </w:rPr>
            <w:delText>,</w:delText>
          </w:r>
        </w:del>
      </w:ins>
      <w:del w:id="8366" w:author="Author">
        <w:r w:rsidRPr="00CA3ADF" w:rsidDel="00253622">
          <w:rPr>
            <w:strike/>
            <w:rPrChange w:id="8367" w:author="Author">
              <w:rPr/>
            </w:rPrChange>
          </w:rPr>
          <w:delText xml:space="preserve"> as described in the state definition of gifted children in </w:delText>
        </w:r>
      </w:del>
      <w:ins w:id="8368" w:author="Author">
        <w:del w:id="8369" w:author="Author">
          <w:r w:rsidR="2266DA25" w:rsidRPr="00CA3ADF" w:rsidDel="00253622">
            <w:rPr>
              <w:strike/>
              <w:rPrChange w:id="8370" w:author="Author">
                <w:rPr/>
              </w:rPrChange>
            </w:rPr>
            <w:delText>s</w:delText>
          </w:r>
        </w:del>
      </w:ins>
      <w:del w:id="8371" w:author="Author">
        <w:r w:rsidR="000801E7" w:rsidRPr="00CA3ADF" w:rsidDel="00253622">
          <w:rPr>
            <w:strike/>
            <w:rPrChange w:id="8372" w:author="Author">
              <w:rPr/>
            </w:rPrChange>
          </w:rPr>
          <w:delText>S</w:delText>
        </w:r>
        <w:r w:rsidRPr="00CA3ADF" w:rsidDel="00253622">
          <w:rPr>
            <w:strike/>
            <w:rPrChange w:id="8373" w:author="Author">
              <w:rPr/>
            </w:rPrChange>
          </w:rPr>
          <w:delText>ection 12.01(16)</w:delText>
        </w:r>
      </w:del>
      <w:ins w:id="8374" w:author="Author">
        <w:del w:id="8375" w:author="Author">
          <w:r w:rsidR="2266DA25" w:rsidRPr="00CA3ADF" w:rsidDel="00253622">
            <w:rPr>
              <w:strike/>
              <w:rPrChange w:id="8376" w:author="Author">
                <w:rPr/>
              </w:rPrChange>
            </w:rPr>
            <w:delText xml:space="preserve"> of these Rules</w:delText>
          </w:r>
        </w:del>
      </w:ins>
      <w:del w:id="8377" w:author="Author">
        <w:r w:rsidRPr="00CA3ADF" w:rsidDel="00253622">
          <w:rPr>
            <w:strike/>
            <w:rPrChange w:id="8378" w:author="Author">
              <w:rPr/>
            </w:rPrChange>
          </w:rPr>
          <w:delText xml:space="preserve">. </w:delText>
        </w:r>
        <w:r w:rsidR="000801E7" w:rsidRPr="00CA3ADF" w:rsidDel="00253622">
          <w:rPr>
            <w:strike/>
            <w:rPrChange w:id="8379" w:author="Author">
              <w:rPr/>
            </w:rPrChange>
          </w:rPr>
          <w:delText>Administrative units</w:delText>
        </w:r>
      </w:del>
      <w:ins w:id="8380" w:author="Author">
        <w:del w:id="8381" w:author="Author">
          <w:r w:rsidR="2266DA25" w:rsidRPr="00CA3ADF" w:rsidDel="00253622">
            <w:rPr>
              <w:strike/>
              <w:rPrChange w:id="8382" w:author="Author">
                <w:rPr/>
              </w:rPrChange>
            </w:rPr>
            <w:delText>AUs</w:delText>
          </w:r>
        </w:del>
      </w:ins>
      <w:del w:id="8383" w:author="Author">
        <w:r w:rsidRPr="00CA3ADF" w:rsidDel="00253622">
          <w:rPr>
            <w:strike/>
            <w:rPrChange w:id="8384" w:author="Author">
              <w:rPr/>
            </w:rPrChange>
          </w:rPr>
          <w:delText xml:space="preserve"> shall implement procedures for statewide portability of identification that include</w:delText>
        </w:r>
        <w:r w:rsidR="000801E7" w:rsidRPr="00CA3ADF" w:rsidDel="00253622">
          <w:rPr>
            <w:strike/>
            <w:rPrChange w:id="8385" w:author="Author">
              <w:rPr/>
            </w:rPrChange>
          </w:rPr>
          <w:delText>,</w:delText>
        </w:r>
        <w:r w:rsidRPr="00CA3ADF" w:rsidDel="00253622">
          <w:rPr>
            <w:strike/>
            <w:rPrChange w:id="8386" w:author="Author">
              <w:rPr/>
            </w:rPrChange>
          </w:rPr>
          <w:delText xml:space="preserve"> but may not be limited to:</w:delText>
        </w:r>
      </w:del>
    </w:p>
    <w:p w14:paraId="6E2511DE" w14:textId="03B14A88" w:rsidR="28AC0162" w:rsidRPr="00CA3ADF" w:rsidRDefault="28AC0162">
      <w:pPr>
        <w:pStyle w:val="upar3"/>
        <w:spacing w:after="240"/>
        <w:rPr>
          <w:rFonts w:eastAsia="Arial"/>
          <w:rPrChange w:id="8387" w:author="Author">
            <w:rPr/>
          </w:rPrChange>
        </w:rPr>
        <w:pPrChange w:id="8388" w:author="Author">
          <w:pPr/>
        </w:pPrChange>
      </w:pPr>
      <w:ins w:id="8389" w:author="Author">
        <w:r w:rsidRPr="00CA3ADF">
          <w:rPr>
            <w:rFonts w:ascii="Arial" w:eastAsia="Arial" w:hAnsi="Arial"/>
            <w:color w:val="242424"/>
            <w:sz w:val="20"/>
            <w:szCs w:val="20"/>
            <w:rPrChange w:id="8390" w:author="Author">
              <w:rPr>
                <w:rFonts w:ascii="Segoe UI" w:eastAsia="Segoe UI" w:hAnsi="Segoe UI" w:cs="Segoe UI"/>
                <w:b/>
                <w:bCs/>
                <w:color w:val="242424"/>
                <w:sz w:val="21"/>
                <w:szCs w:val="21"/>
              </w:rPr>
            </w:rPrChange>
          </w:rPr>
          <w:t xml:space="preserve">A gifted identification that is supported by a body of evidence meeting applicable state identification criteria shall be recognized and remain portable across </w:t>
        </w:r>
        <w:r w:rsidR="00955693">
          <w:rPr>
            <w:rFonts w:eastAsia="Arial"/>
            <w:color w:val="242424"/>
          </w:rPr>
          <w:t>AUs</w:t>
        </w:r>
        <w:r w:rsidRPr="00CA3ADF">
          <w:rPr>
            <w:rFonts w:ascii="Arial" w:eastAsia="Arial" w:hAnsi="Arial"/>
            <w:color w:val="242424"/>
            <w:sz w:val="20"/>
            <w:szCs w:val="20"/>
            <w:rPrChange w:id="8391" w:author="Author">
              <w:rPr>
                <w:rFonts w:ascii="Segoe UI" w:eastAsia="Segoe UI" w:hAnsi="Segoe UI" w:cs="Segoe UI"/>
                <w:b/>
                <w:bCs/>
                <w:color w:val="242424"/>
                <w:sz w:val="21"/>
                <w:szCs w:val="21"/>
              </w:rPr>
            </w:rPrChange>
          </w:rPr>
          <w:t xml:space="preserve">. Identification portability shall be based upon AU implementation of statewide identification procedures required in </w:t>
        </w:r>
        <w:r w:rsidR="00253622">
          <w:rPr>
            <w:rFonts w:eastAsia="Arial"/>
            <w:color w:val="242424"/>
          </w:rPr>
          <w:t>s</w:t>
        </w:r>
        <w:r w:rsidRPr="00CA3ADF">
          <w:rPr>
            <w:rFonts w:ascii="Arial" w:eastAsia="Arial" w:hAnsi="Arial"/>
            <w:color w:val="242424"/>
            <w:sz w:val="20"/>
            <w:szCs w:val="20"/>
            <w:rPrChange w:id="8392" w:author="Author">
              <w:rPr>
                <w:rFonts w:ascii="Segoe UI" w:eastAsia="Segoe UI" w:hAnsi="Segoe UI" w:cs="Segoe UI"/>
                <w:b/>
                <w:bCs/>
                <w:color w:val="242424"/>
                <w:sz w:val="21"/>
                <w:szCs w:val="21"/>
              </w:rPr>
            </w:rPrChange>
          </w:rPr>
          <w:t xml:space="preserve">ection 12.02(2)(c) and use of criteria set for exceptionality in </w:t>
        </w:r>
        <w:r w:rsidR="00253622">
          <w:rPr>
            <w:rFonts w:eastAsia="Arial"/>
            <w:color w:val="242424"/>
          </w:rPr>
          <w:t>s</w:t>
        </w:r>
        <w:r w:rsidRPr="00CA3ADF">
          <w:rPr>
            <w:rFonts w:ascii="Arial" w:eastAsia="Arial" w:hAnsi="Arial"/>
            <w:color w:val="242424"/>
            <w:sz w:val="20"/>
            <w:szCs w:val="20"/>
            <w:rPrChange w:id="8393" w:author="Author">
              <w:rPr>
                <w:rFonts w:ascii="Segoe UI" w:eastAsia="Segoe UI" w:hAnsi="Segoe UI" w:cs="Segoe UI"/>
                <w:b/>
                <w:bCs/>
                <w:color w:val="242424"/>
                <w:sz w:val="21"/>
                <w:szCs w:val="21"/>
              </w:rPr>
            </w:rPrChange>
          </w:rPr>
          <w:t xml:space="preserve">ection 12.02(2)(d) and determination of a student’s identification in one or more of the categories of giftedness as described in the state definition of gifted children in </w:t>
        </w:r>
        <w:r w:rsidR="00253622">
          <w:rPr>
            <w:rFonts w:eastAsia="Arial"/>
            <w:color w:val="242424"/>
          </w:rPr>
          <w:t>s</w:t>
        </w:r>
        <w:r w:rsidRPr="00CA3ADF">
          <w:rPr>
            <w:rFonts w:ascii="Arial" w:eastAsia="Arial" w:hAnsi="Arial"/>
            <w:color w:val="242424"/>
            <w:sz w:val="20"/>
            <w:szCs w:val="20"/>
            <w:rPrChange w:id="8394" w:author="Author">
              <w:rPr>
                <w:rFonts w:ascii="Segoe UI" w:eastAsia="Segoe UI" w:hAnsi="Segoe UI" w:cs="Segoe UI"/>
                <w:b/>
                <w:bCs/>
                <w:color w:val="242424"/>
                <w:sz w:val="21"/>
                <w:szCs w:val="21"/>
              </w:rPr>
            </w:rPrChange>
          </w:rPr>
          <w:t xml:space="preserve">ection 12.01(16). </w:t>
        </w:r>
        <w:r w:rsidR="00253622">
          <w:rPr>
            <w:rFonts w:eastAsia="Arial"/>
            <w:color w:val="242424"/>
          </w:rPr>
          <w:t>AUs</w:t>
        </w:r>
        <w:r w:rsidRPr="00CA3ADF">
          <w:rPr>
            <w:rFonts w:ascii="Arial" w:eastAsia="Arial" w:hAnsi="Arial"/>
            <w:color w:val="242424"/>
            <w:sz w:val="20"/>
            <w:szCs w:val="20"/>
            <w:rPrChange w:id="8395" w:author="Author">
              <w:rPr>
                <w:rFonts w:ascii="Segoe UI" w:eastAsia="Segoe UI" w:hAnsi="Segoe UI" w:cs="Segoe UI"/>
                <w:b/>
                <w:bCs/>
                <w:color w:val="242424"/>
                <w:sz w:val="21"/>
                <w:szCs w:val="21"/>
              </w:rPr>
            </w:rPrChange>
          </w:rPr>
          <w:t xml:space="preserve"> shall implement procedures for statewide portability of identification that include</w:t>
        </w:r>
        <w:del w:id="8396" w:author="Author">
          <w:r w:rsidRPr="00CA3ADF" w:rsidDel="00253622">
            <w:rPr>
              <w:rFonts w:ascii="Arial" w:eastAsia="Arial" w:hAnsi="Arial"/>
              <w:color w:val="242424"/>
              <w:sz w:val="20"/>
              <w:szCs w:val="20"/>
              <w:rPrChange w:id="8397" w:author="Author">
                <w:rPr>
                  <w:rFonts w:ascii="Segoe UI" w:eastAsia="Segoe UI" w:hAnsi="Segoe UI" w:cs="Segoe UI"/>
                  <w:b/>
                  <w:bCs/>
                  <w:color w:val="242424"/>
                  <w:sz w:val="21"/>
                  <w:szCs w:val="21"/>
                </w:rPr>
              </w:rPrChange>
            </w:rPr>
            <w:delText>,</w:delText>
          </w:r>
        </w:del>
        <w:r w:rsidRPr="00CA3ADF">
          <w:rPr>
            <w:rFonts w:ascii="Arial" w:eastAsia="Arial" w:hAnsi="Arial"/>
            <w:color w:val="242424"/>
            <w:sz w:val="20"/>
            <w:szCs w:val="20"/>
            <w:rPrChange w:id="8398" w:author="Author">
              <w:rPr>
                <w:rFonts w:ascii="Segoe UI" w:eastAsia="Segoe UI" w:hAnsi="Segoe UI" w:cs="Segoe UI"/>
                <w:b/>
                <w:bCs/>
                <w:color w:val="242424"/>
                <w:sz w:val="21"/>
                <w:szCs w:val="21"/>
              </w:rPr>
            </w:rPrChange>
          </w:rPr>
          <w:t xml:space="preserve"> but may not be limited to:</w:t>
        </w:r>
      </w:ins>
      <w:commentRangeEnd w:id="8338"/>
      <w:r w:rsidR="00253622" w:rsidRPr="00CA3ADF">
        <w:rPr>
          <w:rStyle w:val="CommentReference"/>
          <w:rFonts w:eastAsia="Arial"/>
          <w:sz w:val="24"/>
          <w:szCs w:val="24"/>
          <w:rPrChange w:id="8399" w:author="Author">
            <w:rPr>
              <w:rStyle w:val="CommentReference"/>
              <w:sz w:val="24"/>
              <w:szCs w:val="24"/>
            </w:rPr>
          </w:rPrChange>
        </w:rPr>
        <w:commentReference w:id="8338"/>
      </w:r>
    </w:p>
    <w:p w14:paraId="5622E299" w14:textId="27D4C262" w:rsidR="000801E7" w:rsidRDefault="000801E7" w:rsidP="00253E03">
      <w:pPr>
        <w:pStyle w:val="par3"/>
        <w:spacing w:after="240"/>
      </w:pPr>
      <w:r>
        <w:t>12.02(2)(e)(i)</w:t>
      </w:r>
      <w:r>
        <w:tab/>
        <w:t xml:space="preserve">A requirement that the sending </w:t>
      </w:r>
      <w:del w:id="8400" w:author="Author">
        <w:r w:rsidDel="00955693">
          <w:delText>school/district</w:delText>
        </w:r>
      </w:del>
      <w:ins w:id="8401" w:author="Author">
        <w:r w:rsidR="00955693">
          <w:t>AU</w:t>
        </w:r>
      </w:ins>
      <w:r>
        <w:t xml:space="preserve"> transfer the body of evidence for identification and the ALP with student records when the student moves from one </w:t>
      </w:r>
      <w:del w:id="8402" w:author="Author">
        <w:r w:rsidDel="00955693">
          <w:delText xml:space="preserve">district </w:delText>
        </w:r>
      </w:del>
      <w:ins w:id="8403" w:author="Author">
        <w:r w:rsidR="00955693">
          <w:t xml:space="preserve">AU </w:t>
        </w:r>
      </w:ins>
      <w:r>
        <w:t>to another;</w:t>
      </w:r>
    </w:p>
    <w:p w14:paraId="135BF01C" w14:textId="0C94DFD0" w:rsidR="000801E7" w:rsidRDefault="000801E7" w:rsidP="00253E03">
      <w:pPr>
        <w:pStyle w:val="par3"/>
        <w:spacing w:after="240"/>
      </w:pPr>
      <w:r>
        <w:t>12.02(2)(e)(ii)</w:t>
      </w:r>
      <w:r>
        <w:tab/>
        <w:t xml:space="preserve">Review of the transferred student’s ALP within 45 school days of start date to determine programming options and services that serve the identified area(s) according to the </w:t>
      </w:r>
      <w:del w:id="8404" w:author="Author">
        <w:r w:rsidDel="00955693">
          <w:delText xml:space="preserve">district </w:delText>
        </w:r>
      </w:del>
      <w:ins w:id="8405" w:author="Author">
        <w:r w:rsidR="00955693">
          <w:t xml:space="preserve">AU </w:t>
        </w:r>
      </w:ins>
      <w:r>
        <w:t xml:space="preserve">and community resources of the receiving </w:t>
      </w:r>
      <w:del w:id="8406" w:author="Author">
        <w:r w:rsidDel="00955693">
          <w:delText>district</w:delText>
        </w:r>
      </w:del>
      <w:ins w:id="8407" w:author="Author">
        <w:r w:rsidR="00955693">
          <w:t>AU</w:t>
        </w:r>
      </w:ins>
      <w:r>
        <w:t>;</w:t>
      </w:r>
    </w:p>
    <w:p w14:paraId="4917248F" w14:textId="1DCC5E5B" w:rsidR="000801E7" w:rsidDel="00253622" w:rsidRDefault="0F99AAAC" w:rsidP="00253E03">
      <w:pPr>
        <w:pStyle w:val="par3"/>
        <w:spacing w:after="240"/>
        <w:rPr>
          <w:ins w:id="8408" w:author="Author"/>
          <w:del w:id="8409" w:author="Author"/>
        </w:rPr>
      </w:pPr>
      <w:commentRangeStart w:id="8410"/>
      <w:del w:id="8411" w:author="Author">
        <w:r w:rsidRPr="00CA3ADF" w:rsidDel="00253622">
          <w:rPr>
            <w:strike/>
            <w:rPrChange w:id="8412" w:author="Author">
              <w:rPr/>
            </w:rPrChange>
          </w:rPr>
          <w:lastRenderedPageBreak/>
          <w:delText>12.02(2)(e)(iii)</w:delText>
        </w:r>
        <w:r w:rsidR="000801E7" w:rsidDel="00253622">
          <w:tab/>
        </w:r>
        <w:r w:rsidRPr="00CA3ADF" w:rsidDel="00253622">
          <w:rPr>
            <w:strike/>
            <w:rPrChange w:id="8413" w:author="Author">
              <w:rPr/>
            </w:rPrChange>
          </w:rPr>
          <w:delText>If the receiving district finds the body of evidence to be incomplete, the receiving district shall consult with, as practical, the former district, parents, and student and re-evaluate the identification determination; and</w:delText>
        </w:r>
      </w:del>
      <w:commentRangeEnd w:id="8410"/>
      <w:r w:rsidR="00820C0C">
        <w:rPr>
          <w:rStyle w:val="CommentReference"/>
          <w:sz w:val="24"/>
          <w:szCs w:val="24"/>
        </w:rPr>
        <w:commentReference w:id="8410"/>
      </w:r>
    </w:p>
    <w:p w14:paraId="764BC718" w14:textId="680ADCFD" w:rsidR="623E08B0" w:rsidRPr="00CA3ADF" w:rsidRDefault="623E08B0">
      <w:pPr>
        <w:pStyle w:val="par3"/>
        <w:spacing w:after="240"/>
        <w:rPr>
          <w:rFonts w:eastAsia="Arial" w:cs="Arial"/>
          <w:color w:val="242424"/>
          <w:rPrChange w:id="8414" w:author="Author">
            <w:rPr/>
          </w:rPrChange>
        </w:rPr>
        <w:pPrChange w:id="8415" w:author="Author">
          <w:pPr/>
        </w:pPrChange>
      </w:pPr>
      <w:ins w:id="8416" w:author="Author">
        <w:r w:rsidRPr="00CA3ADF">
          <w:rPr>
            <w:rFonts w:ascii="Arial" w:eastAsia="Arial" w:hAnsi="Arial" w:cs="Arial"/>
            <w:color w:val="242424"/>
            <w:sz w:val="20"/>
            <w:szCs w:val="20"/>
            <w:rPrChange w:id="8417" w:author="Author">
              <w:rPr>
                <w:rFonts w:ascii="Segoe UI" w:eastAsia="Segoe UI" w:hAnsi="Segoe UI" w:cs="Segoe UI"/>
                <w:b/>
                <w:bCs/>
                <w:color w:val="242424"/>
                <w:sz w:val="21"/>
                <w:szCs w:val="21"/>
              </w:rPr>
            </w:rPrChange>
          </w:rPr>
          <w:t xml:space="preserve">12.02(2)(e)(iii) </w:t>
        </w:r>
        <w:del w:id="8418" w:author="Author">
          <w:r w:rsidRPr="00CA3ADF" w:rsidDel="00C200BF">
            <w:rPr>
              <w:rFonts w:ascii="Arial" w:eastAsia="Arial" w:hAnsi="Arial" w:cs="Arial"/>
              <w:color w:val="242424"/>
              <w:sz w:val="20"/>
              <w:szCs w:val="20"/>
              <w:rPrChange w:id="8419" w:author="Author">
                <w:rPr>
                  <w:rFonts w:ascii="Segoe UI" w:eastAsia="Segoe UI" w:hAnsi="Segoe UI" w:cs="Segoe UI"/>
                  <w:b/>
                  <w:bCs/>
                  <w:color w:val="242424"/>
                  <w:sz w:val="21"/>
                  <w:szCs w:val="21"/>
                </w:rPr>
              </w:rPrChange>
            </w:rPr>
            <w:delText xml:space="preserve"> </w:delText>
          </w:r>
        </w:del>
        <w:r w:rsidRPr="00CA3ADF">
          <w:rPr>
            <w:rFonts w:ascii="Arial" w:eastAsia="Arial" w:hAnsi="Arial" w:cs="Arial"/>
            <w:color w:val="242424"/>
            <w:sz w:val="20"/>
            <w:szCs w:val="20"/>
            <w:rPrChange w:id="8420" w:author="Author">
              <w:rPr>
                <w:rFonts w:ascii="Segoe UI" w:eastAsia="Segoe UI" w:hAnsi="Segoe UI" w:cs="Segoe UI"/>
                <w:b/>
                <w:bCs/>
                <w:color w:val="242424"/>
                <w:sz w:val="21"/>
                <w:szCs w:val="21"/>
              </w:rPr>
            </w:rPrChange>
          </w:rPr>
          <w:t xml:space="preserve">If the transferred body of evidence does not yet meet state identification criteria, the receiving </w:t>
        </w:r>
        <w:r w:rsidR="00955693">
          <w:rPr>
            <w:rFonts w:eastAsia="Arial" w:cs="Arial"/>
            <w:color w:val="242424"/>
            <w:szCs w:val="20"/>
          </w:rPr>
          <w:t>AU</w:t>
        </w:r>
        <w:r w:rsidRPr="00CA3ADF">
          <w:rPr>
            <w:rFonts w:ascii="Arial" w:eastAsia="Arial" w:hAnsi="Arial" w:cs="Arial"/>
            <w:color w:val="242424"/>
            <w:sz w:val="20"/>
            <w:szCs w:val="20"/>
            <w:rPrChange w:id="8421" w:author="Author">
              <w:rPr>
                <w:rFonts w:ascii="Segoe UI" w:eastAsia="Segoe UI" w:hAnsi="Segoe UI" w:cs="Segoe UI"/>
                <w:b/>
                <w:bCs/>
                <w:color w:val="242424"/>
                <w:sz w:val="21"/>
                <w:szCs w:val="21"/>
              </w:rPr>
            </w:rPrChange>
          </w:rPr>
          <w:t xml:space="preserve"> can continue to collect and review additional evidence toward a determination of identification. A receiving </w:t>
        </w:r>
        <w:r w:rsidR="00955693">
          <w:rPr>
            <w:rFonts w:eastAsia="Arial" w:cs="Arial"/>
            <w:color w:val="242424"/>
            <w:szCs w:val="20"/>
          </w:rPr>
          <w:t>AU</w:t>
        </w:r>
        <w:r w:rsidRPr="00CA3ADF">
          <w:rPr>
            <w:rFonts w:ascii="Arial" w:eastAsia="Arial" w:hAnsi="Arial" w:cs="Arial"/>
            <w:color w:val="242424"/>
            <w:sz w:val="20"/>
            <w:szCs w:val="20"/>
            <w:rPrChange w:id="8422" w:author="Author">
              <w:rPr>
                <w:rFonts w:ascii="Segoe UI" w:eastAsia="Segoe UI" w:hAnsi="Segoe UI" w:cs="Segoe UI"/>
                <w:b/>
                <w:bCs/>
                <w:color w:val="242424"/>
                <w:sz w:val="21"/>
                <w:szCs w:val="21"/>
              </w:rPr>
            </w:rPrChange>
          </w:rPr>
          <w:t xml:space="preserve"> cannot remove gifted status solely because the receiving district collects different information for the body of evidence. The receiving </w:t>
        </w:r>
        <w:r w:rsidR="00955693">
          <w:rPr>
            <w:rFonts w:eastAsia="Arial" w:cs="Arial"/>
            <w:color w:val="242424"/>
            <w:szCs w:val="20"/>
          </w:rPr>
          <w:t>AU</w:t>
        </w:r>
        <w:r w:rsidRPr="00CA3ADF">
          <w:rPr>
            <w:rFonts w:ascii="Arial" w:eastAsia="Arial" w:hAnsi="Arial" w:cs="Arial"/>
            <w:color w:val="242424"/>
            <w:sz w:val="20"/>
            <w:szCs w:val="20"/>
            <w:rPrChange w:id="8423" w:author="Author">
              <w:rPr>
                <w:rFonts w:ascii="Segoe UI" w:eastAsia="Segoe UI" w:hAnsi="Segoe UI" w:cs="Segoe UI"/>
                <w:b/>
                <w:bCs/>
                <w:color w:val="242424"/>
                <w:sz w:val="21"/>
                <w:szCs w:val="21"/>
              </w:rPr>
            </w:rPrChange>
          </w:rPr>
          <w:t xml:space="preserve"> shall provide gifted education services commensurate with the student's demonstrated needs and existing evidence while completing its review. The </w:t>
        </w:r>
        <w:r w:rsidR="00955693">
          <w:rPr>
            <w:rFonts w:eastAsia="Arial" w:cs="Arial"/>
            <w:color w:val="242424"/>
            <w:szCs w:val="20"/>
          </w:rPr>
          <w:t>AU</w:t>
        </w:r>
        <w:r w:rsidRPr="00CA3ADF">
          <w:rPr>
            <w:rFonts w:ascii="Arial" w:eastAsia="Arial" w:hAnsi="Arial" w:cs="Arial"/>
            <w:color w:val="242424"/>
            <w:sz w:val="20"/>
            <w:szCs w:val="20"/>
            <w:rPrChange w:id="8424" w:author="Author">
              <w:rPr>
                <w:rFonts w:ascii="Segoe UI" w:eastAsia="Segoe UI" w:hAnsi="Segoe UI" w:cs="Segoe UI"/>
                <w:b/>
                <w:bCs/>
                <w:color w:val="242424"/>
                <w:sz w:val="21"/>
                <w:szCs w:val="21"/>
              </w:rPr>
            </w:rPrChange>
          </w:rPr>
          <w:t>'s review team procedures, including applicable timelines (e.g., review within 45 school days), shall remain in effect.</w:t>
        </w:r>
      </w:ins>
    </w:p>
    <w:p w14:paraId="17E2593E" w14:textId="0DD258DB" w:rsidR="000801E7" w:rsidDel="00253622" w:rsidRDefault="0F99AAAC" w:rsidP="00253E03">
      <w:pPr>
        <w:pStyle w:val="par3"/>
        <w:spacing w:after="240"/>
        <w:rPr>
          <w:ins w:id="8425" w:author="Author"/>
          <w:del w:id="8426" w:author="Author"/>
        </w:rPr>
      </w:pPr>
      <w:commentRangeStart w:id="8427"/>
      <w:del w:id="8428" w:author="Author">
        <w:r w:rsidRPr="00CA3ADF" w:rsidDel="00253622">
          <w:rPr>
            <w:strike/>
            <w:rPrChange w:id="8429" w:author="Author">
              <w:rPr/>
            </w:rPrChange>
          </w:rPr>
          <w:delText>12.02(2)(e)(iv)</w:delText>
        </w:r>
        <w:r w:rsidR="000801E7" w:rsidDel="00253622">
          <w:tab/>
        </w:r>
        <w:r w:rsidRPr="00CA3ADF" w:rsidDel="00253622">
          <w:rPr>
            <w:strike/>
            <w:rPrChange w:id="8430" w:author="Author">
              <w:rPr/>
            </w:rPrChange>
          </w:rPr>
          <w:delText>Communication to parents within 60 school days of start date about how the new district will meet the needs outlined in the student’s ALP.</w:delText>
        </w:r>
      </w:del>
      <w:commentRangeEnd w:id="8427"/>
      <w:r w:rsidR="00C200BF">
        <w:rPr>
          <w:rStyle w:val="CommentReference"/>
          <w:sz w:val="24"/>
          <w:szCs w:val="24"/>
        </w:rPr>
        <w:commentReference w:id="8427"/>
      </w:r>
    </w:p>
    <w:p w14:paraId="4DB7A833" w14:textId="6B847104" w:rsidR="7611066B" w:rsidRPr="00CA3ADF" w:rsidRDefault="7611066B">
      <w:pPr>
        <w:pStyle w:val="par3"/>
        <w:spacing w:after="240"/>
        <w:rPr>
          <w:rFonts w:eastAsia="Arial" w:cs="Arial"/>
          <w:rPrChange w:id="8431" w:author="Author">
            <w:rPr/>
          </w:rPrChange>
        </w:rPr>
        <w:pPrChange w:id="8432" w:author="Author">
          <w:pPr/>
        </w:pPrChange>
      </w:pPr>
      <w:ins w:id="8433" w:author="Author">
        <w:r w:rsidRPr="00CA3ADF">
          <w:rPr>
            <w:rFonts w:ascii="Arial" w:eastAsia="Arial" w:hAnsi="Arial" w:cs="Arial"/>
            <w:color w:val="242424"/>
            <w:sz w:val="20"/>
            <w:szCs w:val="20"/>
            <w:rPrChange w:id="8434" w:author="Author">
              <w:rPr>
                <w:rFonts w:ascii="Segoe UI" w:eastAsia="Segoe UI" w:hAnsi="Segoe UI" w:cs="Segoe UI"/>
                <w:b/>
                <w:bCs/>
                <w:color w:val="242424"/>
                <w:sz w:val="21"/>
                <w:szCs w:val="21"/>
              </w:rPr>
            </w:rPrChange>
          </w:rPr>
          <w:t xml:space="preserve">12.02(2)(e)(iv) Within 60 school days of a student's enrollment in the receiving </w:t>
        </w:r>
        <w:r w:rsidR="00955693">
          <w:rPr>
            <w:rFonts w:eastAsia="Arial" w:cs="Arial"/>
            <w:color w:val="242424"/>
            <w:szCs w:val="20"/>
          </w:rPr>
          <w:t>AU</w:t>
        </w:r>
        <w:r w:rsidRPr="00CA3ADF">
          <w:rPr>
            <w:rFonts w:ascii="Arial" w:eastAsia="Arial" w:hAnsi="Arial" w:cs="Arial"/>
            <w:color w:val="242424"/>
            <w:sz w:val="20"/>
            <w:szCs w:val="20"/>
            <w:rPrChange w:id="8435" w:author="Author">
              <w:rPr>
                <w:rFonts w:ascii="Segoe UI" w:eastAsia="Segoe UI" w:hAnsi="Segoe UI" w:cs="Segoe UI"/>
                <w:b/>
                <w:bCs/>
                <w:color w:val="242424"/>
                <w:sz w:val="21"/>
                <w:szCs w:val="21"/>
              </w:rPr>
            </w:rPrChange>
          </w:rPr>
          <w:t xml:space="preserve">, the </w:t>
        </w:r>
        <w:r w:rsidR="00955693">
          <w:rPr>
            <w:rFonts w:eastAsia="Arial" w:cs="Arial"/>
            <w:color w:val="242424"/>
            <w:szCs w:val="20"/>
          </w:rPr>
          <w:t>AU</w:t>
        </w:r>
        <w:r w:rsidRPr="00CA3ADF">
          <w:rPr>
            <w:rFonts w:ascii="Arial" w:eastAsia="Arial" w:hAnsi="Arial" w:cs="Arial"/>
            <w:color w:val="242424"/>
            <w:sz w:val="20"/>
            <w:szCs w:val="20"/>
            <w:rPrChange w:id="8436" w:author="Author">
              <w:rPr>
                <w:rFonts w:ascii="Segoe UI" w:eastAsia="Segoe UI" w:hAnsi="Segoe UI" w:cs="Segoe UI"/>
                <w:b/>
                <w:bCs/>
                <w:color w:val="242424"/>
                <w:sz w:val="21"/>
                <w:szCs w:val="21"/>
              </w:rPr>
            </w:rPrChange>
          </w:rPr>
          <w:t xml:space="preserve"> shall provide written communication to the student's parent(s)/guardian(s) outlining any revisions to the ALP necessary to align with the services, programming, and educational opportunities available in the receiving </w:t>
        </w:r>
        <w:r w:rsidR="00955693">
          <w:rPr>
            <w:rFonts w:eastAsia="Arial" w:cs="Arial"/>
            <w:color w:val="242424"/>
            <w:szCs w:val="20"/>
          </w:rPr>
          <w:t>AU</w:t>
        </w:r>
        <w:r w:rsidRPr="00CA3ADF">
          <w:rPr>
            <w:rFonts w:ascii="Arial" w:eastAsia="Arial" w:hAnsi="Arial" w:cs="Arial"/>
            <w:color w:val="242424"/>
            <w:sz w:val="20"/>
            <w:szCs w:val="20"/>
            <w:rPrChange w:id="8437" w:author="Author">
              <w:rPr>
                <w:rFonts w:ascii="Segoe UI" w:eastAsia="Segoe UI" w:hAnsi="Segoe UI" w:cs="Segoe UI"/>
                <w:b/>
                <w:bCs/>
                <w:color w:val="242424"/>
                <w:sz w:val="21"/>
                <w:szCs w:val="21"/>
              </w:rPr>
            </w:rPrChange>
          </w:rPr>
          <w:t>.</w:t>
        </w:r>
      </w:ins>
    </w:p>
    <w:p w14:paraId="15A36D15" w14:textId="7904359D" w:rsidR="0F99AAAC" w:rsidRDefault="0F99AAAC" w:rsidP="00253E03">
      <w:pPr>
        <w:pStyle w:val="par2"/>
        <w:spacing w:after="240"/>
      </w:pPr>
      <w:r>
        <w:t>12.02(2)(f)</w:t>
      </w:r>
      <w:r>
        <w:tab/>
      </w:r>
      <w:del w:id="8438" w:author="Author">
        <w:r w:rsidRPr="00CA3ADF" w:rsidDel="0F99AAAC">
          <w:rPr>
            <w:rPrChange w:id="8439" w:author="Author">
              <w:rPr>
                <w:b/>
                <w:bCs/>
              </w:rPr>
            </w:rPrChange>
          </w:rPr>
          <w:delText>Advanced Learning Plan</w:delText>
        </w:r>
      </w:del>
      <w:ins w:id="8440" w:author="Author">
        <w:r w:rsidR="04AFE354">
          <w:t>ALP</w:t>
        </w:r>
      </w:ins>
      <w:r w:rsidRPr="00CA3ADF">
        <w:rPr>
          <w:rPrChange w:id="8441" w:author="Author">
            <w:rPr>
              <w:b/>
              <w:bCs/>
            </w:rPr>
          </w:rPrChange>
        </w:rPr>
        <w:t xml:space="preserve"> </w:t>
      </w:r>
      <w:ins w:id="8442" w:author="Author">
        <w:r w:rsidR="0345229F" w:rsidRPr="00CA3ADF">
          <w:rPr>
            <w:rPrChange w:id="8443" w:author="Author">
              <w:rPr>
                <w:b/>
                <w:bCs/>
              </w:rPr>
            </w:rPrChange>
          </w:rPr>
          <w:t>c</w:t>
        </w:r>
      </w:ins>
      <w:del w:id="8444" w:author="Author">
        <w:r w:rsidRPr="00CA3ADF" w:rsidDel="0F99AAAC">
          <w:rPr>
            <w:rPrChange w:id="8445" w:author="Author">
              <w:rPr>
                <w:b/>
                <w:bCs/>
              </w:rPr>
            </w:rPrChange>
          </w:rPr>
          <w:delText>C</w:delText>
        </w:r>
      </w:del>
      <w:r w:rsidRPr="00CA3ADF">
        <w:rPr>
          <w:rPrChange w:id="8446" w:author="Author">
            <w:rPr>
              <w:b/>
              <w:bCs/>
            </w:rPr>
          </w:rPrChange>
        </w:rPr>
        <w:t>ontent</w:t>
      </w:r>
    </w:p>
    <w:p w14:paraId="7CAEB031" w14:textId="77777777" w:rsidR="000801E7" w:rsidRDefault="000801E7" w:rsidP="00253E03">
      <w:pPr>
        <w:pStyle w:val="upar3"/>
        <w:spacing w:after="240"/>
      </w:pPr>
      <w:r>
        <w:t xml:space="preserve">The AU shall develop an ALP for every gifted student according to the student’s determined area(s) of giftedness, interests, and instructional and affective needs. The ALP shall be considered in educational planning toward post-secondary readiness outcomes and decision-making concerning subsequent programming for that student and be used in the articulation/transition process, preschool (if applicable) through grade 12. At the high school level ALPs may blend with the student’s </w:t>
      </w:r>
      <w:del w:id="8447" w:author="Author">
        <w:r w:rsidDel="00E25310">
          <w:delText>individualized career and academic plan (</w:delText>
        </w:r>
      </w:del>
      <w:r>
        <w:t>ICAP</w:t>
      </w:r>
      <w:del w:id="8448" w:author="Author">
        <w:r w:rsidDel="00E25310">
          <w:delText>)</w:delText>
        </w:r>
      </w:del>
      <w:r>
        <w:t xml:space="preserve"> if all content of the ALP are inclusive in the ICAP which includes achievement and affective goals. The ALP content shall include, but not be limited to:</w:t>
      </w:r>
    </w:p>
    <w:p w14:paraId="54AA2FA7" w14:textId="77777777" w:rsidR="00E25310" w:rsidRDefault="000801E7" w:rsidP="00253E03">
      <w:pPr>
        <w:pStyle w:val="par3"/>
        <w:spacing w:after="240"/>
        <w:rPr>
          <w:ins w:id="8449" w:author="Author"/>
        </w:rPr>
      </w:pPr>
      <w:r>
        <w:t>12.02(2)(f)(i)</w:t>
      </w:r>
      <w:r>
        <w:tab/>
        <w:t>A student profile described in a body of evidence</w:t>
      </w:r>
      <w:ins w:id="8450" w:author="Author">
        <w:r w:rsidR="00E25310">
          <w:t>;</w:t>
        </w:r>
      </w:ins>
      <w:del w:id="8451" w:author="Author">
        <w:r w:rsidDel="00E25310">
          <w:delText>.</w:delText>
        </w:r>
      </w:del>
    </w:p>
    <w:p w14:paraId="1FF2EA38" w14:textId="44D3F638" w:rsidR="000801E7" w:rsidRDefault="00E25310" w:rsidP="00253E03">
      <w:pPr>
        <w:pStyle w:val="par3"/>
        <w:spacing w:after="240"/>
      </w:pPr>
      <w:ins w:id="8452" w:author="Author">
        <w:r>
          <w:tab/>
        </w:r>
      </w:ins>
      <w:del w:id="8453" w:author="Author">
        <w:r w:rsidDel="0F99AAAC">
          <w:delText xml:space="preserve"> </w:delText>
        </w:r>
      </w:del>
      <w:r w:rsidR="0F99AAAC">
        <w:t xml:space="preserve">This profile shall be subject to the AU’s student records confidentiality guidelines. The </w:t>
      </w:r>
      <w:del w:id="8454" w:author="Author">
        <w:r w:rsidR="0F99AAAC" w:rsidRPr="00CA3ADF" w:rsidDel="00C200BF">
          <w:rPr>
            <w:strike/>
            <w:rPrChange w:id="8455" w:author="Author">
              <w:rPr/>
            </w:rPrChange>
          </w:rPr>
          <w:delText xml:space="preserve">local </w:delText>
        </w:r>
      </w:del>
      <w:r w:rsidR="0F99AAAC">
        <w:t xml:space="preserve">AU </w:t>
      </w:r>
      <w:del w:id="8456" w:author="Author">
        <w:r w:rsidR="0F99AAAC" w:rsidRPr="00CA3ADF" w:rsidDel="00C200BF">
          <w:rPr>
            <w:strike/>
            <w:rPrChange w:id="8457" w:author="Author">
              <w:rPr/>
            </w:rPrChange>
          </w:rPr>
          <w:delText>determines</w:delText>
        </w:r>
        <w:r w:rsidR="0F99AAAC" w:rsidDel="00C200BF">
          <w:delText xml:space="preserve"> </w:delText>
        </w:r>
      </w:del>
      <w:ins w:id="8458" w:author="Author">
        <w:r w:rsidR="04C3C7AE" w:rsidRPr="00CA3ADF">
          <w:rPr>
            <w:rPrChange w:id="8459" w:author="Author">
              <w:rPr>
                <w:strike/>
              </w:rPr>
            </w:rPrChange>
          </w:rPr>
          <w:t>shall complete</w:t>
        </w:r>
        <w:r w:rsidR="00C200BF">
          <w:t>, when new data or relevant information becomes available,</w:t>
        </w:r>
        <w:r w:rsidR="04C3C7AE" w:rsidRPr="00CA3ADF">
          <w:rPr>
            <w:rPrChange w:id="8460" w:author="Author">
              <w:rPr>
                <w:strike/>
              </w:rPr>
            </w:rPrChange>
          </w:rPr>
          <w:t xml:space="preserve"> </w:t>
        </w:r>
      </w:ins>
      <w:r w:rsidR="0F99AAAC">
        <w:t xml:space="preserve">periodic </w:t>
      </w:r>
      <w:r w:rsidR="0F99AAAC">
        <w:lastRenderedPageBreak/>
        <w:t>updates of the student profile, especially in terms of interests</w:t>
      </w:r>
      <w:del w:id="8461" w:author="Author">
        <w:r w:rsidR="0F99AAAC" w:rsidDel="00C200BF">
          <w:delText>,</w:delText>
        </w:r>
      </w:del>
      <w:r w:rsidR="0F99AAAC">
        <w:t xml:space="preserve"> and/or demonstration of previously unidentified strengths</w:t>
      </w:r>
      <w:ins w:id="8462" w:author="Author">
        <w:del w:id="8463" w:author="Author">
          <w:r w:rsidR="06FFF809" w:rsidDel="00C200BF">
            <w:delText xml:space="preserve"> when new data or relevant information becomes available</w:delText>
          </w:r>
        </w:del>
        <w:r w:rsidR="3FF60EAB">
          <w:t>.</w:t>
        </w:r>
      </w:ins>
    </w:p>
    <w:p w14:paraId="451023EF" w14:textId="4788773D" w:rsidR="00E25310" w:rsidDel="00C200BF" w:rsidRDefault="0F99AAAC" w:rsidP="00253E03">
      <w:pPr>
        <w:pStyle w:val="par3"/>
        <w:spacing w:after="240"/>
        <w:rPr>
          <w:ins w:id="8464" w:author="Author"/>
          <w:del w:id="8465" w:author="Author"/>
          <w:strike/>
        </w:rPr>
      </w:pPr>
      <w:commentRangeStart w:id="8466"/>
      <w:del w:id="8467" w:author="Author">
        <w:r w:rsidRPr="00CA3ADF" w:rsidDel="00C200BF">
          <w:rPr>
            <w:strike/>
            <w:rPrChange w:id="8468" w:author="Author">
              <w:rPr/>
            </w:rPrChange>
          </w:rPr>
          <w:delText>12.02(2)(f)(ii)</w:delText>
        </w:r>
        <w:r w:rsidR="000801E7" w:rsidDel="00C200BF">
          <w:tab/>
        </w:r>
        <w:r w:rsidRPr="00CA3ADF" w:rsidDel="00C200BF">
          <w:rPr>
            <w:strike/>
            <w:rPrChange w:id="8469" w:author="Author">
              <w:rPr/>
            </w:rPrChange>
          </w:rPr>
          <w:delText>A working-document section of the ALP</w:delText>
        </w:r>
      </w:del>
      <w:ins w:id="8470" w:author="Author">
        <w:del w:id="8471" w:author="Author">
          <w:r w:rsidR="3FF60EAB" w:rsidRPr="00CA3ADF" w:rsidDel="00C200BF">
            <w:rPr>
              <w:strike/>
              <w:rPrChange w:id="8472" w:author="Author">
                <w:rPr/>
              </w:rPrChange>
            </w:rPr>
            <w:delText>;</w:delText>
          </w:r>
        </w:del>
      </w:ins>
      <w:del w:id="8473" w:author="Author">
        <w:r w:rsidR="000801E7" w:rsidRPr="00CA3ADF" w:rsidDel="00C200BF">
          <w:rPr>
            <w:strike/>
            <w:rPrChange w:id="8474" w:author="Author">
              <w:rPr/>
            </w:rPrChange>
          </w:rPr>
          <w:delText>.</w:delText>
        </w:r>
        <w:r w:rsidRPr="00CA3ADF" w:rsidDel="00C200BF">
          <w:rPr>
            <w:strike/>
            <w:rPrChange w:id="8475" w:author="Author">
              <w:rPr/>
            </w:rPrChange>
          </w:rPr>
          <w:delText xml:space="preserve"> </w:delText>
        </w:r>
      </w:del>
    </w:p>
    <w:p w14:paraId="173F6D81" w14:textId="2F0558C9" w:rsidR="0018471B" w:rsidDel="00C200BF" w:rsidRDefault="00E25310" w:rsidP="00253E03">
      <w:pPr>
        <w:pStyle w:val="par3"/>
        <w:spacing w:after="240"/>
        <w:rPr>
          <w:ins w:id="8476" w:author="Author"/>
          <w:del w:id="8477" w:author="Author"/>
          <w:strike/>
        </w:rPr>
      </w:pPr>
      <w:ins w:id="8478" w:author="Author">
        <w:del w:id="8479" w:author="Author">
          <w:r w:rsidDel="00C200BF">
            <w:tab/>
          </w:r>
        </w:del>
      </w:ins>
      <w:del w:id="8480" w:author="Author">
        <w:r w:rsidR="0F99AAAC" w:rsidRPr="00CA3ADF" w:rsidDel="00C200BF">
          <w:rPr>
            <w:strike/>
            <w:rPrChange w:id="8481" w:author="Author">
              <w:rPr/>
            </w:rPrChange>
          </w:rPr>
          <w:delText>This portion of the ALP records annual measurable, attainable achievement</w:delText>
        </w:r>
      </w:del>
      <w:ins w:id="8482" w:author="Author">
        <w:del w:id="8483" w:author="Author">
          <w:r w:rsidR="3FF60EAB" w:rsidRPr="00CA3ADF" w:rsidDel="00C200BF">
            <w:rPr>
              <w:strike/>
              <w:rPrChange w:id="8484" w:author="Author">
                <w:rPr/>
              </w:rPrChange>
            </w:rPr>
            <w:delText>,</w:delText>
          </w:r>
        </w:del>
      </w:ins>
      <w:del w:id="8485" w:author="Author">
        <w:r w:rsidR="0F99AAAC" w:rsidRPr="00CA3ADF" w:rsidDel="00C200BF">
          <w:rPr>
            <w:strike/>
            <w:rPrChange w:id="8486" w:author="Author">
              <w:rPr/>
            </w:rPrChange>
          </w:rPr>
          <w:delText xml:space="preserve"> and affective goals and progress. Achievement goals are standards-based statements in strength area(s). Additional achievement goals may be needed to address documented achievement gaps or career interest. Affective goals reflect development of personal, social, communication, leadership, and/or cultural competency</w:delText>
        </w:r>
      </w:del>
      <w:ins w:id="8487" w:author="Author">
        <w:del w:id="8488" w:author="Author">
          <w:r w:rsidR="3FF60EAB" w:rsidRPr="00CA3ADF" w:rsidDel="00C200BF">
            <w:rPr>
              <w:strike/>
              <w:rPrChange w:id="8489" w:author="Author">
                <w:rPr/>
              </w:rPrChange>
            </w:rPr>
            <w:delText>.</w:delText>
          </w:r>
        </w:del>
      </w:ins>
      <w:del w:id="8490" w:author="Author">
        <w:r w:rsidRPr="00CA3ADF" w:rsidDel="00C200BF">
          <w:rPr>
            <w:strike/>
            <w:rPrChange w:id="8491" w:author="Author">
              <w:rPr/>
            </w:rPrChange>
          </w:rPr>
          <w:delText>;</w:delText>
        </w:r>
      </w:del>
      <w:commentRangeEnd w:id="8466"/>
      <w:r w:rsidR="00C200BF">
        <w:rPr>
          <w:rStyle w:val="CommentReference"/>
          <w:strike/>
          <w:sz w:val="24"/>
          <w:szCs w:val="24"/>
        </w:rPr>
        <w:commentReference w:id="8466"/>
      </w:r>
    </w:p>
    <w:p w14:paraId="2B0B9D46" w14:textId="51E728CC" w:rsidR="16CB8862" w:rsidRPr="006F5822" w:rsidRDefault="16CB8862">
      <w:pPr>
        <w:spacing w:before="119" w:after="240"/>
        <w:ind w:left="720" w:right="524" w:firstLine="720"/>
        <w:rPr>
          <w:ins w:id="8492" w:author="Author"/>
          <w:rFonts w:ascii="Arial" w:eastAsia="Calibri" w:hAnsi="Arial" w:cs="Arial"/>
          <w:color w:val="000000" w:themeColor="text1"/>
          <w:sz w:val="20"/>
          <w:szCs w:val="20"/>
          <w:rPrChange w:id="8493" w:author="Author">
            <w:rPr>
              <w:ins w:id="8494" w:author="Author"/>
              <w:rFonts w:ascii="Calibri" w:eastAsia="Calibri" w:hAnsi="Calibri" w:cs="Calibri"/>
              <w:color w:val="000000" w:themeColor="text1"/>
              <w:sz w:val="22"/>
              <w:szCs w:val="22"/>
            </w:rPr>
          </w:rPrChange>
        </w:rPr>
        <w:pPrChange w:id="8495" w:author="Author">
          <w:pPr/>
        </w:pPrChange>
      </w:pPr>
      <w:ins w:id="8496" w:author="Author">
        <w:r w:rsidRPr="006F5822">
          <w:rPr>
            <w:rFonts w:ascii="Arial" w:eastAsia="Calibri" w:hAnsi="Arial" w:cs="Arial"/>
            <w:color w:val="000000" w:themeColor="text1"/>
            <w:sz w:val="20"/>
            <w:szCs w:val="20"/>
            <w:rPrChange w:id="8497" w:author="Author">
              <w:rPr>
                <w:rFonts w:ascii="Calibri" w:eastAsia="Calibri" w:hAnsi="Calibri" w:cs="Calibri"/>
                <w:color w:val="000000" w:themeColor="text1"/>
                <w:sz w:val="22"/>
                <w:szCs w:val="22"/>
              </w:rPr>
            </w:rPrChange>
          </w:rPr>
          <w:t xml:space="preserve">12.02(2)(f)(ii) A working-document section of the ALP. </w:t>
        </w:r>
      </w:ins>
    </w:p>
    <w:p w14:paraId="049CB6C8" w14:textId="55100BF8" w:rsidR="16CB8862" w:rsidRPr="006F5822" w:rsidRDefault="16CB8862">
      <w:pPr>
        <w:spacing w:before="119" w:after="240"/>
        <w:ind w:left="1440" w:right="524"/>
        <w:rPr>
          <w:ins w:id="8498" w:author="Author"/>
          <w:del w:id="8499" w:author="Author"/>
          <w:rFonts w:ascii="Arial" w:eastAsia="Calibri" w:hAnsi="Arial" w:cs="Arial"/>
          <w:color w:val="000000" w:themeColor="text1"/>
          <w:sz w:val="20"/>
          <w:szCs w:val="20"/>
          <w:rPrChange w:id="8500" w:author="Author">
            <w:rPr>
              <w:ins w:id="8501" w:author="Author"/>
              <w:del w:id="8502" w:author="Author"/>
              <w:rFonts w:ascii="Calibri" w:eastAsia="Calibri" w:hAnsi="Calibri" w:cs="Calibri"/>
              <w:color w:val="000000" w:themeColor="text1"/>
              <w:sz w:val="22"/>
              <w:szCs w:val="22"/>
            </w:rPr>
          </w:rPrChange>
        </w:rPr>
        <w:pPrChange w:id="8503" w:author="Author">
          <w:pPr/>
        </w:pPrChange>
      </w:pPr>
      <w:ins w:id="8504" w:author="Author">
        <w:r w:rsidRPr="006F5822">
          <w:rPr>
            <w:rFonts w:ascii="Arial" w:eastAsia="Calibri" w:hAnsi="Arial" w:cs="Arial"/>
            <w:color w:val="000000" w:themeColor="text1"/>
            <w:sz w:val="20"/>
            <w:szCs w:val="20"/>
            <w:rPrChange w:id="8505" w:author="Author">
              <w:rPr>
                <w:rFonts w:ascii="Calibri" w:eastAsia="Calibri" w:hAnsi="Calibri" w:cs="Calibri"/>
                <w:color w:val="000000" w:themeColor="text1"/>
                <w:sz w:val="22"/>
                <w:szCs w:val="22"/>
              </w:rPr>
            </w:rPrChange>
          </w:rPr>
          <w:t>This portion of the ALP records annual measurable, attainable achievement and affective goals and progress. Academic and affective goals shall be meaningful and may reflect student interests, strengths, needs, and aspirations to ensure student voice and investment in the goal-setting process. Goals may align with the area of identification or area of strength and may incorporate multiple interests, disciplines, or areas.</w:t>
        </w:r>
      </w:ins>
    </w:p>
    <w:p w14:paraId="6F638E94" w14:textId="1E5C9559" w:rsidR="5A4E0016" w:rsidRDefault="5A4E0016" w:rsidP="00253E03">
      <w:pPr>
        <w:pStyle w:val="par3"/>
        <w:spacing w:after="240"/>
        <w:ind w:left="0" w:firstLine="0"/>
      </w:pPr>
    </w:p>
    <w:p w14:paraId="7758B3FE" w14:textId="28362914" w:rsidR="000801E7" w:rsidRDefault="0F99AAAC" w:rsidP="00253E03">
      <w:pPr>
        <w:pStyle w:val="par3"/>
        <w:spacing w:after="240"/>
      </w:pPr>
      <w:r>
        <w:t>12.02(2)(f)(iii)</w:t>
      </w:r>
      <w:r w:rsidR="000801E7">
        <w:tab/>
      </w:r>
      <w:ins w:id="8506" w:author="Author">
        <w:r w:rsidR="7DEF1C8D">
          <w:t xml:space="preserve">A </w:t>
        </w:r>
      </w:ins>
      <w:del w:id="8507" w:author="Author">
        <w:r w:rsidR="000801E7" w:rsidDel="0F99AAAC">
          <w:delText>D</w:delText>
        </w:r>
      </w:del>
      <w:ins w:id="8508" w:author="Author">
        <w:r w:rsidR="7DEF1C8D">
          <w:t>d</w:t>
        </w:r>
      </w:ins>
      <w:r>
        <w:t>escription or delineation of supplemental curriculum, activities, specific programs or coursework, specific strategies, and/or extended or expanded learning opportunities available in the AU that match a student’s strength area(s) and support the goals;</w:t>
      </w:r>
    </w:p>
    <w:p w14:paraId="20FE1814" w14:textId="77777777" w:rsidR="00181B76" w:rsidRDefault="000801E7" w:rsidP="00253E03">
      <w:pPr>
        <w:pStyle w:val="par3"/>
        <w:spacing w:after="240"/>
        <w:rPr>
          <w:ins w:id="8509" w:author="Author"/>
        </w:rPr>
      </w:pPr>
      <w:r>
        <w:t>12.02(2)(f)(iv)</w:t>
      </w:r>
      <w:r>
        <w:tab/>
        <w:t>Progress reports that align with the AU’s or member district’s schedule for parent</w:t>
      </w:r>
      <w:ins w:id="8510" w:author="Author">
        <w:r w:rsidR="00181B76">
          <w:t xml:space="preserve"> </w:t>
        </w:r>
      </w:ins>
      <w:del w:id="8511" w:author="Author">
        <w:r w:rsidDel="00181B76">
          <w:delText>-</w:delText>
        </w:r>
      </w:del>
      <w:r>
        <w:t>reporting and/or conferences about student progress</w:t>
      </w:r>
      <w:ins w:id="8512" w:author="Author">
        <w:r w:rsidR="00181B76">
          <w:t>; and</w:t>
        </w:r>
      </w:ins>
      <w:del w:id="8513" w:author="Author">
        <w:r w:rsidDel="00181B76">
          <w:delText>.</w:delText>
        </w:r>
        <w:r w:rsidDel="00181B76">
          <w:tab/>
        </w:r>
      </w:del>
    </w:p>
    <w:p w14:paraId="4EEE7408" w14:textId="77777777" w:rsidR="000801E7" w:rsidRDefault="00181B76" w:rsidP="00253E03">
      <w:pPr>
        <w:pStyle w:val="par3"/>
        <w:spacing w:after="240"/>
      </w:pPr>
      <w:ins w:id="8514" w:author="Author">
        <w:r>
          <w:tab/>
        </w:r>
      </w:ins>
      <w:r w:rsidR="000801E7">
        <w:t>Adjustments to goals and programming options may occur during any progress reporting period</w:t>
      </w:r>
      <w:del w:id="8515" w:author="Author">
        <w:r w:rsidR="000801E7" w:rsidDel="00181B76">
          <w:delText>; and</w:delText>
        </w:r>
      </w:del>
      <w:ins w:id="8516" w:author="Author">
        <w:r>
          <w:t>.</w:t>
        </w:r>
      </w:ins>
    </w:p>
    <w:p w14:paraId="2CE63CA9" w14:textId="162C2F9C" w:rsidR="000801E7" w:rsidRPr="00CA3ADF" w:rsidRDefault="0F99AAAC" w:rsidP="00253E03">
      <w:pPr>
        <w:pStyle w:val="par3"/>
        <w:spacing w:after="240"/>
        <w:rPr>
          <w:ins w:id="8517" w:author="Author"/>
          <w:strike/>
          <w:rPrChange w:id="8518" w:author="Author">
            <w:rPr>
              <w:ins w:id="8519" w:author="Author"/>
            </w:rPr>
          </w:rPrChange>
        </w:rPr>
      </w:pPr>
      <w:commentRangeStart w:id="8520"/>
      <w:del w:id="8521" w:author="Author">
        <w:r w:rsidRPr="00CA3ADF" w:rsidDel="00C200BF">
          <w:rPr>
            <w:strike/>
            <w:rPrChange w:id="8522" w:author="Author">
              <w:rPr/>
            </w:rPrChange>
          </w:rPr>
          <w:delText>12.02(2)(f)(v)</w:delText>
        </w:r>
        <w:r w:rsidR="000801E7" w:rsidDel="00C200BF">
          <w:tab/>
        </w:r>
        <w:r w:rsidRPr="00CA3ADF" w:rsidDel="00C200BF">
          <w:rPr>
            <w:strike/>
            <w:rPrChange w:id="8523" w:author="Author">
              <w:rPr/>
            </w:rPrChange>
          </w:rPr>
          <w:delText>Personnel involved in ALP development, and in progress report meetings or conferences, including, but not limited to classroom teacher(s), student, parents, gifted education staff or staff with training in gifted education identification and programming, and support staff</w:delText>
        </w:r>
      </w:del>
      <w:ins w:id="8524" w:author="Author">
        <w:del w:id="8525" w:author="Author">
          <w:r w:rsidR="7DEF1C8D" w:rsidRPr="00CA3ADF" w:rsidDel="00C200BF">
            <w:rPr>
              <w:strike/>
              <w:rPrChange w:id="8526" w:author="Author">
                <w:rPr/>
              </w:rPrChange>
            </w:rPr>
            <w:delText>,</w:delText>
          </w:r>
        </w:del>
      </w:ins>
      <w:del w:id="8527" w:author="Author">
        <w:r w:rsidRPr="00CA3ADF" w:rsidDel="00C200BF">
          <w:rPr>
            <w:strike/>
            <w:rPrChange w:id="8528" w:author="Author">
              <w:rPr/>
            </w:rPrChange>
          </w:rPr>
          <w:delText xml:space="preserve"> as appropriate.</w:delText>
        </w:r>
      </w:del>
      <w:commentRangeEnd w:id="8520"/>
      <w:r w:rsidR="00C200BF" w:rsidRPr="00CA3ADF">
        <w:rPr>
          <w:rStyle w:val="CommentReference"/>
          <w:strike/>
          <w:sz w:val="24"/>
          <w:szCs w:val="24"/>
          <w:rPrChange w:id="8529" w:author="Author">
            <w:rPr>
              <w:rStyle w:val="CommentReference"/>
              <w:sz w:val="24"/>
              <w:szCs w:val="24"/>
            </w:rPr>
          </w:rPrChange>
        </w:rPr>
        <w:commentReference w:id="8520"/>
      </w:r>
    </w:p>
    <w:p w14:paraId="3DB6956F" w14:textId="099EE708" w:rsidR="148E2EC9" w:rsidRPr="006F5822" w:rsidRDefault="148E2EC9">
      <w:pPr>
        <w:spacing w:before="268" w:after="240"/>
        <w:ind w:left="720" w:firstLine="720"/>
        <w:rPr>
          <w:ins w:id="8530" w:author="Author"/>
          <w:rFonts w:ascii="Arial" w:eastAsia="Calibri" w:hAnsi="Arial" w:cs="Arial"/>
          <w:color w:val="000000" w:themeColor="text1"/>
          <w:sz w:val="20"/>
          <w:szCs w:val="20"/>
          <w:rPrChange w:id="8531" w:author="Author">
            <w:rPr>
              <w:ins w:id="8532" w:author="Author"/>
              <w:rFonts w:ascii="Calibri" w:eastAsia="Calibri" w:hAnsi="Calibri" w:cs="Calibri"/>
              <w:color w:val="000000" w:themeColor="text1"/>
              <w:sz w:val="21"/>
              <w:szCs w:val="21"/>
            </w:rPr>
          </w:rPrChange>
        </w:rPr>
        <w:pPrChange w:id="8533" w:author="Author">
          <w:pPr/>
        </w:pPrChange>
      </w:pPr>
      <w:ins w:id="8534" w:author="Author">
        <w:r w:rsidRPr="006F5822">
          <w:rPr>
            <w:rFonts w:ascii="Arial" w:eastAsia="Calibri" w:hAnsi="Arial" w:cs="Arial"/>
            <w:color w:val="000000" w:themeColor="text1"/>
            <w:sz w:val="20"/>
            <w:szCs w:val="20"/>
            <w:rPrChange w:id="8535" w:author="Author">
              <w:rPr>
                <w:rFonts w:ascii="Calibri" w:eastAsia="Calibri" w:hAnsi="Calibri" w:cs="Calibri"/>
                <w:color w:val="000000" w:themeColor="text1"/>
                <w:sz w:val="22"/>
                <w:szCs w:val="22"/>
              </w:rPr>
            </w:rPrChange>
          </w:rPr>
          <w:lastRenderedPageBreak/>
          <w:t>12.02(2)(f)(v) Personnel involved in ALP development and in progress report meetings or conferences, including but not limited to classroom teacher(s), student, parents, gifted education staff or staff with training in gifted education identification and programming, and support staff</w:t>
        </w:r>
      </w:ins>
      <w:r w:rsidR="00C200BF">
        <w:rPr>
          <w:rFonts w:eastAsia="Calibri" w:cs="Arial"/>
          <w:color w:val="000000" w:themeColor="text1"/>
        </w:rPr>
        <w:t>,</w:t>
      </w:r>
      <w:ins w:id="8536" w:author="Author">
        <w:r w:rsidRPr="006F5822">
          <w:rPr>
            <w:rFonts w:ascii="Arial" w:eastAsia="Calibri" w:hAnsi="Arial" w:cs="Arial"/>
            <w:color w:val="000000" w:themeColor="text1"/>
            <w:sz w:val="20"/>
            <w:szCs w:val="20"/>
            <w:rPrChange w:id="8537" w:author="Author">
              <w:rPr>
                <w:rFonts w:ascii="Calibri" w:eastAsia="Calibri" w:hAnsi="Calibri" w:cs="Calibri"/>
                <w:color w:val="000000" w:themeColor="text1"/>
                <w:sz w:val="22"/>
                <w:szCs w:val="22"/>
              </w:rPr>
            </w:rPrChange>
          </w:rPr>
          <w:t xml:space="preserve"> as appropriate. </w:t>
        </w:r>
        <w:r w:rsidRPr="006F5822">
          <w:rPr>
            <w:rFonts w:ascii="Arial" w:eastAsia="Calibri" w:hAnsi="Arial" w:cs="Arial"/>
            <w:color w:val="000000" w:themeColor="text1"/>
            <w:sz w:val="20"/>
            <w:szCs w:val="20"/>
            <w:rPrChange w:id="8538" w:author="Author">
              <w:rPr>
                <w:rFonts w:ascii="Calibri" w:eastAsia="Calibri" w:hAnsi="Calibri" w:cs="Calibri"/>
                <w:color w:val="000000" w:themeColor="text1"/>
                <w:sz w:val="21"/>
                <w:szCs w:val="21"/>
              </w:rPr>
            </w:rPrChange>
          </w:rPr>
          <w:t>Personnel with knowledge of other applicable student plans shall collaborate in the development and review of the ALP to ensure coordination of goals, supports, accommodations, services, and programming.</w:t>
        </w:r>
      </w:ins>
    </w:p>
    <w:p w14:paraId="131FB311" w14:textId="5105B267" w:rsidR="5A4E0016" w:rsidRDefault="5A4E0016" w:rsidP="00253E03">
      <w:pPr>
        <w:pStyle w:val="par3"/>
        <w:spacing w:after="240"/>
      </w:pPr>
    </w:p>
    <w:p w14:paraId="17B1EC80" w14:textId="77777777" w:rsidR="000801E7" w:rsidRDefault="000801E7" w:rsidP="00253E03">
      <w:pPr>
        <w:pStyle w:val="par2"/>
        <w:spacing w:after="240"/>
      </w:pPr>
      <w:r>
        <w:t>12.02(2)(g)</w:t>
      </w:r>
      <w:r>
        <w:tab/>
      </w:r>
      <w:r w:rsidRPr="00CA3ADF">
        <w:rPr>
          <w:rPrChange w:id="8539" w:author="Author">
            <w:rPr>
              <w:b/>
              <w:bCs/>
            </w:rPr>
          </w:rPrChange>
        </w:rPr>
        <w:t xml:space="preserve">ALP </w:t>
      </w:r>
      <w:ins w:id="8540" w:author="Author">
        <w:r w:rsidR="00F17049" w:rsidRPr="00CA3ADF">
          <w:rPr>
            <w:rPrChange w:id="8541" w:author="Author">
              <w:rPr>
                <w:b/>
                <w:bCs/>
              </w:rPr>
            </w:rPrChange>
          </w:rPr>
          <w:t>p</w:t>
        </w:r>
      </w:ins>
      <w:del w:id="8542" w:author="Author">
        <w:r w:rsidRPr="00CA3ADF" w:rsidDel="00F17049">
          <w:rPr>
            <w:rPrChange w:id="8543" w:author="Author">
              <w:rPr>
                <w:b/>
                <w:bCs/>
              </w:rPr>
            </w:rPrChange>
          </w:rPr>
          <w:delText>P</w:delText>
        </w:r>
      </w:del>
      <w:r w:rsidRPr="00CA3ADF">
        <w:rPr>
          <w:rPrChange w:id="8544" w:author="Author">
            <w:rPr>
              <w:b/>
              <w:bCs/>
            </w:rPr>
          </w:rPrChange>
        </w:rPr>
        <w:t xml:space="preserve">rocedures and </w:t>
      </w:r>
      <w:ins w:id="8545" w:author="Author">
        <w:r w:rsidR="00F17049" w:rsidRPr="00CA3ADF">
          <w:rPr>
            <w:rPrChange w:id="8546" w:author="Author">
              <w:rPr>
                <w:b/>
                <w:bCs/>
              </w:rPr>
            </w:rPrChange>
          </w:rPr>
          <w:t>r</w:t>
        </w:r>
      </w:ins>
      <w:del w:id="8547" w:author="Author">
        <w:r w:rsidRPr="00CA3ADF" w:rsidDel="00F17049">
          <w:rPr>
            <w:rPrChange w:id="8548" w:author="Author">
              <w:rPr>
                <w:b/>
                <w:bCs/>
              </w:rPr>
            </w:rPrChange>
          </w:rPr>
          <w:delText>R</w:delText>
        </w:r>
      </w:del>
      <w:r w:rsidRPr="00CA3ADF">
        <w:rPr>
          <w:rPrChange w:id="8549" w:author="Author">
            <w:rPr>
              <w:b/>
              <w:bCs/>
            </w:rPr>
          </w:rPrChange>
        </w:rPr>
        <w:t>esponsibilities</w:t>
      </w:r>
    </w:p>
    <w:p w14:paraId="1FCA9A75" w14:textId="77777777" w:rsidR="000801E7" w:rsidRDefault="000801E7" w:rsidP="00253E03">
      <w:pPr>
        <w:pStyle w:val="upar3"/>
        <w:spacing w:after="240"/>
      </w:pPr>
      <w:r>
        <w:t>The AU shall have procedures for developing ALPs that include</w:t>
      </w:r>
      <w:del w:id="8550" w:author="Author">
        <w:r w:rsidDel="00955693">
          <w:delText>,</w:delText>
        </w:r>
      </w:del>
      <w:r>
        <w:t xml:space="preserve"> but need not be limited to:</w:t>
      </w:r>
    </w:p>
    <w:p w14:paraId="3A943792" w14:textId="77777777" w:rsidR="000801E7" w:rsidRDefault="000801E7" w:rsidP="00253E03">
      <w:pPr>
        <w:pStyle w:val="par3"/>
        <w:spacing w:after="240"/>
      </w:pPr>
      <w:r>
        <w:t>12.02(2)(g)(i)</w:t>
      </w:r>
      <w:r>
        <w:tab/>
        <w:t>Notification of ALP development and times in the school year when parents, teachers</w:t>
      </w:r>
      <w:ins w:id="8551" w:author="Author">
        <w:r w:rsidR="00181B76">
          <w:t>,</w:t>
        </w:r>
      </w:ins>
      <w:r>
        <w:t xml:space="preserve"> and the student talk about student academic and affective goal progress;</w:t>
      </w:r>
    </w:p>
    <w:p w14:paraId="6324B74D" w14:textId="77777777" w:rsidR="00181B76" w:rsidRDefault="000801E7" w:rsidP="00253E03">
      <w:pPr>
        <w:pStyle w:val="par3"/>
        <w:spacing w:after="240"/>
        <w:rPr>
          <w:ins w:id="8552" w:author="Author"/>
        </w:rPr>
      </w:pPr>
      <w:r>
        <w:t>12.02(2)(g)(ii)</w:t>
      </w:r>
      <w:r>
        <w:tab/>
        <w:t xml:space="preserve">Personnel assigned </w:t>
      </w:r>
      <w:del w:id="8553" w:author="Author">
        <w:r w:rsidDel="00181B76">
          <w:delText xml:space="preserve">with </w:delText>
        </w:r>
      </w:del>
      <w:r>
        <w:t>the responsibility for development and monitoring</w:t>
      </w:r>
      <w:ins w:id="8554" w:author="Author">
        <w:r w:rsidR="00181B76">
          <w:t>;</w:t>
        </w:r>
      </w:ins>
      <w:del w:id="8555" w:author="Author">
        <w:r w:rsidDel="00181B76">
          <w:delText>.</w:delText>
        </w:r>
      </w:del>
    </w:p>
    <w:p w14:paraId="1298E7F5" w14:textId="77777777" w:rsidR="000801E7" w:rsidRDefault="00181B76" w:rsidP="00253E03">
      <w:pPr>
        <w:pStyle w:val="par3"/>
        <w:spacing w:after="240"/>
      </w:pPr>
      <w:ins w:id="8556" w:author="Author">
        <w:r>
          <w:tab/>
        </w:r>
      </w:ins>
      <w:del w:id="8557" w:author="Author">
        <w:r w:rsidR="000801E7" w:rsidDel="00181B76">
          <w:delText xml:space="preserve"> </w:delText>
        </w:r>
      </w:del>
      <w:r w:rsidR="000801E7">
        <w:t>At minimum the student’s parents and classroom teacher</w:t>
      </w:r>
      <w:ins w:id="8558" w:author="Author">
        <w:r>
          <w:t>(</w:t>
        </w:r>
      </w:ins>
      <w:r w:rsidR="000801E7">
        <w:t>s</w:t>
      </w:r>
      <w:ins w:id="8559" w:author="Author">
        <w:r>
          <w:t>)</w:t>
        </w:r>
      </w:ins>
      <w:r w:rsidR="000801E7">
        <w:t xml:space="preserve"> should be familiar with and support ALP goals</w:t>
      </w:r>
      <w:del w:id="8560" w:author="Author">
        <w:r w:rsidR="000801E7" w:rsidDel="00181B76">
          <w:delText>,</w:delText>
        </w:r>
      </w:del>
      <w:r w:rsidR="000801E7">
        <w:t xml:space="preserve"> and</w:t>
      </w:r>
      <w:del w:id="8561" w:author="Author">
        <w:r w:rsidR="000801E7" w:rsidDel="00C200BF">
          <w:delText>/or</w:delText>
        </w:r>
      </w:del>
      <w:r w:rsidR="000801E7">
        <w:t xml:space="preserve"> write ALP measurable goals according to local procedures. Gifted education resource personnel may assist in the writing of goals</w:t>
      </w:r>
      <w:del w:id="8562" w:author="Author">
        <w:r w:rsidR="000801E7" w:rsidDel="00181B76">
          <w:delText>,</w:delText>
        </w:r>
      </w:del>
      <w:r w:rsidR="000801E7">
        <w:t xml:space="preserve"> but may not be the sole custodian of the ALP. Goals </w:t>
      </w:r>
      <w:del w:id="8563" w:author="Author">
        <w:r w:rsidR="000801E7" w:rsidDel="00181B76">
          <w:delText xml:space="preserve">are </w:delText>
        </w:r>
      </w:del>
      <w:ins w:id="8564" w:author="Author">
        <w:r>
          <w:t xml:space="preserve">shall be </w:t>
        </w:r>
      </w:ins>
      <w:r w:rsidR="000801E7">
        <w:t>written and aligned with classroom tiered instruction and expanded learning opportunities for supplemental or intensive programming</w:t>
      </w:r>
      <w:ins w:id="8565" w:author="Author">
        <w:r>
          <w:t>.</w:t>
        </w:r>
      </w:ins>
      <w:del w:id="8566" w:author="Author">
        <w:r w:rsidR="000801E7" w:rsidDel="00181B76">
          <w:delText>;</w:delText>
        </w:r>
      </w:del>
    </w:p>
    <w:p w14:paraId="0F075376" w14:textId="77777777" w:rsidR="000801E7" w:rsidRDefault="000801E7" w:rsidP="00253E03">
      <w:pPr>
        <w:pStyle w:val="par3"/>
        <w:spacing w:after="240"/>
      </w:pPr>
      <w:r>
        <w:t>12.02(2)(g)(iii)</w:t>
      </w:r>
      <w:r>
        <w:tab/>
        <w:t>A method to develop student awareness and active participation in the ALP process;</w:t>
      </w:r>
    </w:p>
    <w:p w14:paraId="271984D9" w14:textId="77777777" w:rsidR="00181B76" w:rsidRDefault="000801E7" w:rsidP="00253E03">
      <w:pPr>
        <w:pStyle w:val="par3"/>
        <w:spacing w:after="240"/>
        <w:rPr>
          <w:ins w:id="8567" w:author="Author"/>
        </w:rPr>
      </w:pPr>
      <w:r>
        <w:t>12.02(2)(g)(iv)</w:t>
      </w:r>
      <w:r>
        <w:tab/>
        <w:t>A process for management of ALPs within the cumulative file system</w:t>
      </w:r>
      <w:ins w:id="8568" w:author="Author">
        <w:r w:rsidR="00181B76">
          <w:t>,</w:t>
        </w:r>
      </w:ins>
      <w:r>
        <w:t xml:space="preserve"> including a procedure for transferring ALPs between grade levels, school levels, and districts</w:t>
      </w:r>
      <w:ins w:id="8569" w:author="Author">
        <w:r w:rsidR="00181B76">
          <w:t>;</w:t>
        </w:r>
      </w:ins>
      <w:del w:id="8570" w:author="Author">
        <w:r w:rsidDel="00181B76">
          <w:delText>.</w:delText>
        </w:r>
      </w:del>
      <w:r>
        <w:t xml:space="preserve"> </w:t>
      </w:r>
    </w:p>
    <w:p w14:paraId="190A4E67" w14:textId="40B87189" w:rsidR="000801E7" w:rsidRDefault="00181B76" w:rsidP="00253E03">
      <w:pPr>
        <w:pStyle w:val="par3"/>
        <w:spacing w:after="240"/>
      </w:pPr>
      <w:ins w:id="8571" w:author="Author">
        <w:r>
          <w:tab/>
        </w:r>
      </w:ins>
      <w:r w:rsidR="000801E7">
        <w:t xml:space="preserve">It is highly encouraged that ALPs are written by those working with the gifted student and that the ALP is an ongoing plan for coursework, tiered instruction, and increasing performance in the student’s area of strength. </w:t>
      </w:r>
      <w:ins w:id="8572" w:author="Author">
        <w:r>
          <w:t>A</w:t>
        </w:r>
        <w:r w:rsidR="00C831C0">
          <w:t>t</w:t>
        </w:r>
        <w:r>
          <w:t xml:space="preserve"> the beginning of each school year, </w:t>
        </w:r>
      </w:ins>
      <w:r w:rsidR="000801E7">
        <w:t>ALP goals should be written or reviewed for current relevancy to teachers and students</w:t>
      </w:r>
      <w:ins w:id="8573" w:author="Author">
        <w:r>
          <w:t>.</w:t>
        </w:r>
      </w:ins>
      <w:del w:id="8574" w:author="Author">
        <w:r w:rsidR="000801E7" w:rsidDel="00181B76">
          <w:delText xml:space="preserve"> at the beginning of the school year;</w:delText>
        </w:r>
      </w:del>
    </w:p>
    <w:p w14:paraId="3B6E8987" w14:textId="77777777" w:rsidR="00181B76" w:rsidRDefault="000801E7" w:rsidP="00253E03">
      <w:pPr>
        <w:pStyle w:val="par3"/>
        <w:spacing w:after="240"/>
        <w:rPr>
          <w:ins w:id="8575" w:author="Author"/>
        </w:rPr>
      </w:pPr>
      <w:r>
        <w:lastRenderedPageBreak/>
        <w:t>12.02(2)(g)(v)</w:t>
      </w:r>
      <w:r>
        <w:tab/>
        <w:t>An ALP progress reporting timeline</w:t>
      </w:r>
      <w:ins w:id="8576" w:author="Author">
        <w:r w:rsidR="00181B76">
          <w:t>; and</w:t>
        </w:r>
      </w:ins>
      <w:del w:id="8577" w:author="Author">
        <w:r w:rsidDel="00181B76">
          <w:delText>.</w:delText>
        </w:r>
      </w:del>
    </w:p>
    <w:p w14:paraId="1A9EDE28" w14:textId="5F05A6F6" w:rsidR="000801E7" w:rsidRDefault="00181B76" w:rsidP="00253E03">
      <w:pPr>
        <w:pStyle w:val="par3"/>
        <w:spacing w:after="240"/>
      </w:pPr>
      <w:ins w:id="8578" w:author="Author">
        <w:r>
          <w:tab/>
        </w:r>
      </w:ins>
      <w:del w:id="8579" w:author="Author">
        <w:r w:rsidDel="0F99AAAC">
          <w:delText xml:space="preserve"> </w:delText>
        </w:r>
      </w:del>
      <w:r w:rsidR="0F99AAAC">
        <w:t xml:space="preserve">The review of progress </w:t>
      </w:r>
      <w:ins w:id="8580" w:author="Author">
        <w:r w:rsidR="7DEF1C8D">
          <w:t xml:space="preserve">should </w:t>
        </w:r>
      </w:ins>
      <w:del w:id="8581" w:author="Author">
        <w:r w:rsidR="0F99AAAC" w:rsidDel="00C200BF">
          <w:delText>integrate</w:delText>
        </w:r>
        <w:r w:rsidDel="00C200BF">
          <w:delText>s</w:delText>
        </w:r>
      </w:del>
      <w:ins w:id="8582" w:author="Author">
        <w:r w:rsidR="00C200BF">
          <w:t>coincide</w:t>
        </w:r>
      </w:ins>
      <w:r w:rsidR="0F99AAAC">
        <w:t xml:space="preserve"> with ongoing conference or reporting periods of the </w:t>
      </w:r>
      <w:ins w:id="8583" w:author="Author">
        <w:r w:rsidR="5A77D74C">
          <w:t xml:space="preserve">AU </w:t>
        </w:r>
      </w:ins>
      <w:r w:rsidR="0F99AAAC" w:rsidRPr="00CA3ADF">
        <w:rPr>
          <w:strike/>
          <w:rPrChange w:id="8584" w:author="Author">
            <w:rPr/>
          </w:rPrChange>
        </w:rPr>
        <w:t>district.</w:t>
      </w:r>
      <w:r w:rsidR="0F99AAAC">
        <w:t xml:space="preserve"> It is highly encouraged that ALPs be student-led at the secondary level</w:t>
      </w:r>
      <w:del w:id="8585" w:author="Author">
        <w:r w:rsidDel="0F99AAAC">
          <w:delText>; and</w:delText>
        </w:r>
      </w:del>
      <w:ins w:id="8586" w:author="Author">
        <w:r w:rsidR="7DEF1C8D">
          <w:t>.</w:t>
        </w:r>
      </w:ins>
    </w:p>
    <w:p w14:paraId="5BBD5D67" w14:textId="77777777" w:rsidR="00181B76" w:rsidRDefault="000801E7" w:rsidP="00253E03">
      <w:pPr>
        <w:pStyle w:val="par3"/>
        <w:spacing w:after="240"/>
        <w:rPr>
          <w:ins w:id="8587" w:author="Author"/>
        </w:rPr>
      </w:pPr>
      <w:r>
        <w:t>12.02(2)(g)(vi)</w:t>
      </w:r>
      <w:r>
        <w:tab/>
        <w:t>A system to show evidence of parent engagement and input in ALP development and in the review of progress.</w:t>
      </w:r>
    </w:p>
    <w:p w14:paraId="0AB50D17" w14:textId="77777777" w:rsidR="000801E7" w:rsidRDefault="00181B76" w:rsidP="00253E03">
      <w:pPr>
        <w:pStyle w:val="par3"/>
        <w:spacing w:after="240"/>
      </w:pPr>
      <w:ins w:id="8588" w:author="Author">
        <w:r>
          <w:tab/>
        </w:r>
      </w:ins>
      <w:del w:id="8589" w:author="Author">
        <w:r w:rsidR="000801E7" w:rsidDel="00181B76">
          <w:delText xml:space="preserve"> </w:delText>
        </w:r>
      </w:del>
      <w:r w:rsidR="000801E7">
        <w:t>Evidence may include</w:t>
      </w:r>
      <w:del w:id="8590" w:author="Author">
        <w:r w:rsidR="000801E7" w:rsidDel="00253622">
          <w:delText>,</w:delText>
        </w:r>
      </w:del>
      <w:r w:rsidR="000801E7">
        <w:t xml:space="preserve"> but is not limited to: signature, electronic signature or checkbox of involvement, checklist, or other assurance supporting the student’s growth. If after </w:t>
      </w:r>
      <w:ins w:id="8591" w:author="Author">
        <w:r w:rsidR="008D6DC4">
          <w:t>three</w:t>
        </w:r>
      </w:ins>
      <w:del w:id="8592" w:author="Author">
        <w:r w:rsidR="000801E7" w:rsidDel="008D6DC4">
          <w:delText>3</w:delText>
        </w:r>
      </w:del>
      <w:r w:rsidR="000801E7">
        <w:t xml:space="preserve"> documented attempts to contact the parents for signature, no parental signature is obtained, school personnel shall continue with ALP implementation and continue to engage parents in the process.</w:t>
      </w:r>
    </w:p>
    <w:p w14:paraId="5EC3E892" w14:textId="77777777" w:rsidR="000801E7" w:rsidRDefault="000801E7" w:rsidP="00253E03">
      <w:pPr>
        <w:pStyle w:val="par2"/>
        <w:spacing w:after="240"/>
      </w:pPr>
      <w:r>
        <w:t>12.02(2)(h)</w:t>
      </w:r>
      <w:r>
        <w:tab/>
      </w:r>
      <w:r w:rsidRPr="00CA3ADF">
        <w:rPr>
          <w:rPrChange w:id="8593" w:author="Author">
            <w:rPr>
              <w:b/>
              <w:bCs/>
            </w:rPr>
          </w:rPrChange>
        </w:rPr>
        <w:t>Programming</w:t>
      </w:r>
    </w:p>
    <w:p w14:paraId="1CBE123E" w14:textId="43869DD1" w:rsidR="000801E7" w:rsidRDefault="0F99AAAC" w:rsidP="00253E03">
      <w:pPr>
        <w:pStyle w:val="par3"/>
        <w:spacing w:after="240"/>
      </w:pPr>
      <w:r>
        <w:t>12.02(2)(h)(i)</w:t>
      </w:r>
      <w:r w:rsidR="000801E7">
        <w:tab/>
      </w:r>
      <w:r>
        <w:t>The program plan shall describe the programming components, options, and strategies that will be implemented by the AU and schools to appropriately address the educational needs of gifted students. Programming shall match the academic strengths</w:t>
      </w:r>
      <w:ins w:id="8594" w:author="Author">
        <w:r w:rsidR="163E1891">
          <w:t xml:space="preserve">, </w:t>
        </w:r>
        <w:commentRangeStart w:id="8595"/>
        <w:del w:id="8596" w:author="Author">
          <w:r w:rsidR="000801E7" w:rsidDel="163E1891">
            <w:delText>affectivev</w:delText>
          </w:r>
        </w:del>
        <w:r w:rsidR="26B0D015">
          <w:t>affective</w:t>
        </w:r>
        <w:r w:rsidR="163E1891">
          <w:t xml:space="preserve"> needs,</w:t>
        </w:r>
      </w:ins>
      <w:r>
        <w:t xml:space="preserve"> and interests of the gifted student</w:t>
      </w:r>
      <w:ins w:id="8597" w:author="Author">
        <w:r w:rsidR="740178CC">
          <w:t xml:space="preserve"> and be documented in the student’s ALP</w:t>
        </w:r>
      </w:ins>
      <w:r>
        <w:t xml:space="preserve">. </w:t>
      </w:r>
      <w:del w:id="8598" w:author="Author">
        <w:r w:rsidRPr="00CA3ADF" w:rsidDel="00955693">
          <w:rPr>
            <w:strike/>
            <w:rPrChange w:id="8599" w:author="Author">
              <w:rPr/>
            </w:rPrChange>
          </w:rPr>
          <w:delText xml:space="preserve">Other educational </w:delText>
        </w:r>
      </w:del>
      <w:ins w:id="8600" w:author="Author">
        <w:del w:id="8601" w:author="Author">
          <w:r w:rsidR="42771879" w:rsidRPr="00CA3ADF" w:rsidDel="00955693">
            <w:rPr>
              <w:strike/>
              <w:rPrChange w:id="8602" w:author="Author">
                <w:rPr/>
              </w:rPrChange>
            </w:rPr>
            <w:delText>and/</w:delText>
          </w:r>
        </w:del>
      </w:ins>
      <w:del w:id="8603" w:author="Author">
        <w:r w:rsidRPr="00CA3ADF" w:rsidDel="00955693">
          <w:rPr>
            <w:strike/>
            <w:rPrChange w:id="8604" w:author="Author">
              <w:rPr/>
            </w:rPrChange>
          </w:rPr>
          <w:delText>or affective needs shall be addressed according to the individual student’s profile.</w:delText>
        </w:r>
        <w:r w:rsidDel="00955693">
          <w:delText xml:space="preserve"> </w:delText>
        </w:r>
      </w:del>
      <w:commentRangeEnd w:id="8595"/>
      <w:r w:rsidR="00955693">
        <w:rPr>
          <w:rStyle w:val="CommentReference"/>
          <w:sz w:val="24"/>
          <w:szCs w:val="24"/>
        </w:rPr>
        <w:commentReference w:id="8595"/>
      </w:r>
      <w:r>
        <w:t>Programming components, options, and strategies shall include</w:t>
      </w:r>
      <w:del w:id="8605" w:author="Author">
        <w:r w:rsidR="000801E7" w:rsidDel="0F99AAAC">
          <w:delText>,</w:delText>
        </w:r>
      </w:del>
      <w:r>
        <w:t xml:space="preserve"> but need not be limited to:</w:t>
      </w:r>
    </w:p>
    <w:p w14:paraId="42CE88E6" w14:textId="77777777" w:rsidR="000801E7" w:rsidRDefault="000801E7" w:rsidP="00253E03">
      <w:pPr>
        <w:pStyle w:val="par4"/>
        <w:spacing w:after="240"/>
      </w:pPr>
      <w:r>
        <w:t>12.02(2)(h)(i)(A)</w:t>
      </w:r>
      <w:r>
        <w:tab/>
      </w:r>
      <w:r w:rsidR="00A56F40">
        <w:tab/>
      </w:r>
      <w:r>
        <w:t>Alignment of the gifted student’s assessment data and ALP goals to programming options in the areas of giftedness;</w:t>
      </w:r>
    </w:p>
    <w:p w14:paraId="0866B820" w14:textId="77777777" w:rsidR="000801E7" w:rsidRDefault="000801E7" w:rsidP="00253E03">
      <w:pPr>
        <w:pStyle w:val="par4"/>
        <w:spacing w:after="240"/>
      </w:pPr>
      <w:r>
        <w:t>12.02(2)(h)(i)(B)</w:t>
      </w:r>
      <w:r>
        <w:tab/>
      </w:r>
      <w:r w:rsidR="00A56F40">
        <w:tab/>
      </w:r>
      <w:r>
        <w:t>Structures or type of delivery by which gifted students are served at the different school levels (e.g., the general classroom, resource location, small instructional group, and</w:t>
      </w:r>
      <w:del w:id="8606" w:author="Author">
        <w:r w:rsidDel="00181B76">
          <w:delText>/or</w:delText>
        </w:r>
      </w:del>
      <w:r>
        <w:t xml:space="preserve"> pullout for direct and extended instruction aligned to strength area);</w:t>
      </w:r>
    </w:p>
    <w:p w14:paraId="67B24B8F" w14:textId="77777777" w:rsidR="000801E7" w:rsidRDefault="000801E7" w:rsidP="00253E03">
      <w:pPr>
        <w:pStyle w:val="par4"/>
        <w:spacing w:after="240"/>
      </w:pPr>
      <w:r>
        <w:lastRenderedPageBreak/>
        <w:t>12.02(2)(h)(i)(C)</w:t>
      </w:r>
      <w:r>
        <w:tab/>
        <w:t>Support in differentiated instruction and methods (e.g., acceleration, cluster grouping</w:t>
      </w:r>
      <w:ins w:id="8607" w:author="Author">
        <w:r w:rsidR="00181B76">
          <w:t>,</w:t>
        </w:r>
      </w:ins>
      <w:r>
        <w:t xml:space="preserve"> and higher order thinking skills);</w:t>
      </w:r>
    </w:p>
    <w:p w14:paraId="3E09A609" w14:textId="77777777" w:rsidR="000801E7" w:rsidRDefault="000801E7" w:rsidP="00253E03">
      <w:pPr>
        <w:pStyle w:val="par4"/>
        <w:spacing w:after="240"/>
      </w:pPr>
      <w:r>
        <w:t>12.02(2)(h)(i)(D)</w:t>
      </w:r>
      <w:r>
        <w:tab/>
        <w:t>Affective and guidance support systems (e.g., social skills training</w:t>
      </w:r>
      <w:ins w:id="8608" w:author="Author">
        <w:r w:rsidR="00181B76">
          <w:t xml:space="preserve"> and </w:t>
        </w:r>
      </w:ins>
      <w:del w:id="8609" w:author="Author">
        <w:r w:rsidDel="00181B76">
          <w:delText xml:space="preserve">, </w:delText>
        </w:r>
      </w:del>
      <w:r>
        <w:t>early college and career planning);</w:t>
      </w:r>
    </w:p>
    <w:p w14:paraId="13336F21" w14:textId="77777777" w:rsidR="000801E7" w:rsidRDefault="000801E7" w:rsidP="00253E03">
      <w:pPr>
        <w:pStyle w:val="par4"/>
        <w:spacing w:after="240"/>
      </w:pPr>
      <w:r>
        <w:t>12.02(2)(h)(i)(E)</w:t>
      </w:r>
      <w:r w:rsidR="00A56F40">
        <w:tab/>
      </w:r>
      <w:r>
        <w:tab/>
        <w:t xml:space="preserve">Diverse content options provided for gifted students in their areas of strength (e.g., mentorship, Socratic seminars, advanced math, </w:t>
      </w:r>
      <w:ins w:id="8610" w:author="Author">
        <w:r w:rsidR="00181B76">
          <w:t xml:space="preserve">and </w:t>
        </w:r>
      </w:ins>
      <w:r>
        <w:t>honors courses);</w:t>
      </w:r>
    </w:p>
    <w:p w14:paraId="373AFFE2" w14:textId="77777777" w:rsidR="000801E7" w:rsidRDefault="000801E7" w:rsidP="00253E03">
      <w:pPr>
        <w:pStyle w:val="par4"/>
        <w:spacing w:after="240"/>
      </w:pPr>
      <w:r>
        <w:t>12.02(2)(h)(i)(F)</w:t>
      </w:r>
      <w:r>
        <w:tab/>
      </w:r>
      <w:r w:rsidR="00A56F40">
        <w:tab/>
      </w:r>
      <w:r>
        <w:t>The means by which articulation for preschool (if applicable) through grade 12 is planned and implemented;</w:t>
      </w:r>
    </w:p>
    <w:p w14:paraId="6D775219" w14:textId="77777777" w:rsidR="000801E7" w:rsidRDefault="000801E7" w:rsidP="00253E03">
      <w:pPr>
        <w:pStyle w:val="par4"/>
        <w:spacing w:after="240"/>
      </w:pPr>
      <w:r>
        <w:t>12.02(2)(h)(i)(G)</w:t>
      </w:r>
      <w:r>
        <w:tab/>
        <w:t>Pre-collegiate and/or pre-</w:t>
      </w:r>
      <w:ins w:id="8611" w:author="Author">
        <w:r w:rsidR="00181B76">
          <w:t>A</w:t>
        </w:r>
      </w:ins>
      <w:del w:id="8612" w:author="Author">
        <w:r w:rsidDel="00181B76">
          <w:delText>a</w:delText>
        </w:r>
      </w:del>
      <w:r>
        <w:t xml:space="preserve">dvanced </w:t>
      </w:r>
      <w:ins w:id="8613" w:author="Author">
        <w:r w:rsidR="00181B76">
          <w:t>P</w:t>
        </w:r>
      </w:ins>
      <w:del w:id="8614" w:author="Author">
        <w:r w:rsidDel="00181B76">
          <w:delText>p</w:delText>
        </w:r>
      </w:del>
      <w:r>
        <w:t>lacement support;</w:t>
      </w:r>
    </w:p>
    <w:p w14:paraId="1595707C" w14:textId="77777777" w:rsidR="000801E7" w:rsidRDefault="000801E7" w:rsidP="00253E03">
      <w:pPr>
        <w:pStyle w:val="par4"/>
        <w:spacing w:after="240"/>
      </w:pPr>
      <w:r>
        <w:t>12.02(2)(h)(i)(H)</w:t>
      </w:r>
      <w:r>
        <w:tab/>
        <w:t>ALP development and reviews conducted through the collaborative efforts of the teacher(s), other school personnel (as needed), parents</w:t>
      </w:r>
      <w:ins w:id="8615" w:author="Author">
        <w:r w:rsidR="00181B76">
          <w:t>,</w:t>
        </w:r>
      </w:ins>
      <w:r>
        <w:t xml:space="preserve"> and the student (as appropriate);</w:t>
      </w:r>
      <w:del w:id="8616" w:author="Author">
        <w:r w:rsidDel="00181B76">
          <w:delText xml:space="preserve"> and</w:delText>
        </w:r>
      </w:del>
    </w:p>
    <w:p w14:paraId="21091200" w14:textId="77777777" w:rsidR="000801E7" w:rsidRDefault="000801E7" w:rsidP="00253E03">
      <w:pPr>
        <w:pStyle w:val="par4"/>
        <w:spacing w:after="240"/>
      </w:pPr>
      <w:r>
        <w:t>12.02(2)(h)(i)(I)</w:t>
      </w:r>
      <w:r>
        <w:tab/>
        <w:t>Post-secondary options available to gifted students</w:t>
      </w:r>
      <w:ins w:id="8617" w:author="Author">
        <w:r w:rsidR="00181B76">
          <w:t>; and</w:t>
        </w:r>
      </w:ins>
      <w:del w:id="8618" w:author="Author">
        <w:r w:rsidDel="00181B76">
          <w:delText>.</w:delText>
        </w:r>
      </w:del>
    </w:p>
    <w:p w14:paraId="74045261" w14:textId="77777777" w:rsidR="00181B76" w:rsidRDefault="000801E7" w:rsidP="00253E03">
      <w:pPr>
        <w:pStyle w:val="par4"/>
        <w:spacing w:after="240"/>
        <w:rPr>
          <w:ins w:id="8619" w:author="Author"/>
        </w:rPr>
      </w:pPr>
      <w:r>
        <w:t>12.02(2)(h)(i)(J)</w:t>
      </w:r>
      <w:r>
        <w:tab/>
        <w:t>Concurrent enrollment opportunities, if indicated by a gifted child’s ALP or ICAP.</w:t>
      </w:r>
    </w:p>
    <w:p w14:paraId="64D93EE9" w14:textId="77777777" w:rsidR="000801E7" w:rsidRDefault="00181B76" w:rsidP="00253E03">
      <w:pPr>
        <w:pStyle w:val="par4"/>
        <w:spacing w:after="240"/>
      </w:pPr>
      <w:ins w:id="8620" w:author="Author">
        <w:r>
          <w:tab/>
        </w:r>
      </w:ins>
      <w:del w:id="8621" w:author="Author">
        <w:r w:rsidR="000801E7" w:rsidDel="00181B76">
          <w:delText xml:space="preserve"> </w:delText>
        </w:r>
      </w:del>
      <w:r w:rsidR="000801E7">
        <w:t>To be considered in an ALP, the AU shall consider the student’s need for appropriate concurrent enrollment, available options, funding, and requirement for administrative approval.</w:t>
      </w:r>
    </w:p>
    <w:p w14:paraId="7D4F4B3B" w14:textId="77777777" w:rsidR="000801E7" w:rsidRDefault="000801E7" w:rsidP="00253E03">
      <w:pPr>
        <w:pStyle w:val="par3"/>
        <w:spacing w:after="240"/>
      </w:pPr>
      <w:r>
        <w:t>12.02(2)(h)(ii)</w:t>
      </w:r>
      <w:r>
        <w:tab/>
        <w:t xml:space="preserve">Students identified with exceptional ability require provisions to develop the areas of strength over time. When underachievement </w:t>
      </w:r>
      <w:del w:id="8622" w:author="Author">
        <w:r w:rsidDel="007B0E3A">
          <w:delText>and/</w:delText>
        </w:r>
      </w:del>
      <w:r>
        <w:t>or motivational issues are observed behaviors in a gifted student, the ALP team, child study team, or review team shall problem solve in collaboration with the family, the student, and appropriate staff.</w:t>
      </w:r>
    </w:p>
    <w:p w14:paraId="6606076C" w14:textId="77777777" w:rsidR="000801E7" w:rsidRPr="00C64015" w:rsidRDefault="000801E7" w:rsidP="00253E03">
      <w:pPr>
        <w:pStyle w:val="par2"/>
        <w:spacing w:after="240"/>
      </w:pPr>
      <w:r>
        <w:t>12.02(2)(i)</w:t>
      </w:r>
      <w:r>
        <w:tab/>
      </w:r>
      <w:r w:rsidRPr="00CA3ADF">
        <w:rPr>
          <w:rPrChange w:id="8623" w:author="Author">
            <w:rPr>
              <w:b/>
              <w:bCs/>
            </w:rPr>
          </w:rPrChange>
        </w:rPr>
        <w:t xml:space="preserve">Evaluation and </w:t>
      </w:r>
      <w:ins w:id="8624" w:author="Author">
        <w:r w:rsidR="00F17049" w:rsidRPr="00CA3ADF">
          <w:rPr>
            <w:rPrChange w:id="8625" w:author="Author">
              <w:rPr>
                <w:b/>
                <w:bCs/>
              </w:rPr>
            </w:rPrChange>
          </w:rPr>
          <w:t>a</w:t>
        </w:r>
      </w:ins>
      <w:del w:id="8626" w:author="Author">
        <w:r w:rsidRPr="00CA3ADF" w:rsidDel="00F17049">
          <w:rPr>
            <w:rPrChange w:id="8627" w:author="Author">
              <w:rPr>
                <w:b/>
                <w:bCs/>
              </w:rPr>
            </w:rPrChange>
          </w:rPr>
          <w:delText>A</w:delText>
        </w:r>
      </w:del>
      <w:r w:rsidRPr="00CA3ADF">
        <w:rPr>
          <w:rPrChange w:id="8628" w:author="Author">
            <w:rPr>
              <w:b/>
              <w:bCs/>
            </w:rPr>
          </w:rPrChange>
        </w:rPr>
        <w:t>ccountability</w:t>
      </w:r>
      <w:ins w:id="8629" w:author="Author">
        <w:r w:rsidR="00F17049" w:rsidRPr="00CA3ADF">
          <w:rPr>
            <w:rPrChange w:id="8630" w:author="Author">
              <w:rPr>
                <w:b/>
                <w:bCs/>
              </w:rPr>
            </w:rPrChange>
          </w:rPr>
          <w:t xml:space="preserve"> p</w:t>
        </w:r>
      </w:ins>
      <w:del w:id="8631" w:author="Author">
        <w:r w:rsidRPr="00CA3ADF" w:rsidDel="00F17049">
          <w:rPr>
            <w:rPrChange w:id="8632" w:author="Author">
              <w:rPr>
                <w:b/>
                <w:bCs/>
              </w:rPr>
            </w:rPrChange>
          </w:rPr>
          <w:delText xml:space="preserve"> P</w:delText>
        </w:r>
      </w:del>
      <w:r w:rsidRPr="00CA3ADF">
        <w:rPr>
          <w:rPrChange w:id="8633" w:author="Author">
            <w:rPr>
              <w:b/>
              <w:bCs/>
            </w:rPr>
          </w:rPrChange>
        </w:rPr>
        <w:t>rocedures</w:t>
      </w:r>
    </w:p>
    <w:p w14:paraId="1057B725" w14:textId="77777777" w:rsidR="000801E7" w:rsidRDefault="000801E7" w:rsidP="00253E03">
      <w:pPr>
        <w:pStyle w:val="upar3"/>
        <w:spacing w:after="240"/>
      </w:pPr>
      <w:r>
        <w:lastRenderedPageBreak/>
        <w:t>The comprehensive program plan shall describe the AU’s procedures for evaluation and accountability</w:t>
      </w:r>
      <w:ins w:id="8634" w:author="Author">
        <w:r w:rsidR="007B0E3A">
          <w:t>,</w:t>
        </w:r>
      </w:ins>
      <w:r>
        <w:t xml:space="preserve"> including</w:t>
      </w:r>
      <w:del w:id="8635" w:author="Author">
        <w:r w:rsidDel="007B0E3A">
          <w:delText>,</w:delText>
        </w:r>
      </w:del>
      <w:r>
        <w:t xml:space="preserve"> but not limited to:</w:t>
      </w:r>
    </w:p>
    <w:p w14:paraId="1019B20E" w14:textId="1E2FD6F7" w:rsidR="000801E7" w:rsidRDefault="0F99AAAC" w:rsidP="00253E03">
      <w:pPr>
        <w:pStyle w:val="par3"/>
        <w:spacing w:after="240"/>
      </w:pPr>
      <w:r>
        <w:t>12.02(2)(i)(i)</w:t>
      </w:r>
      <w:r w:rsidR="000801E7">
        <w:tab/>
      </w:r>
      <w:del w:id="8636" w:author="Author">
        <w:r w:rsidR="000801E7" w:rsidDel="0F99AAAC">
          <w:delText>Unified improveme</w:delText>
        </w:r>
        <w:r w:rsidR="000801E7" w:rsidRPr="00CA3ADF" w:rsidDel="0F99AAAC">
          <w:rPr>
            <w:strike/>
            <w:rPrChange w:id="8637" w:author="Author">
              <w:rPr/>
            </w:rPrChange>
          </w:rPr>
          <w:delText>nt plan</w:delText>
        </w:r>
      </w:del>
      <w:ins w:id="8638" w:author="Author">
        <w:r w:rsidR="4E892F27" w:rsidRPr="00CA3ADF">
          <w:rPr>
            <w:strike/>
            <w:rPrChange w:id="8639" w:author="Author">
              <w:rPr/>
            </w:rPrChange>
          </w:rPr>
          <w:t>UIP</w:t>
        </w:r>
      </w:ins>
      <w:del w:id="8640" w:author="Author">
        <w:r w:rsidRPr="00CA3ADF" w:rsidDel="00955693">
          <w:rPr>
            <w:strike/>
            <w:rPrChange w:id="8641" w:author="Author">
              <w:rPr/>
            </w:rPrChange>
          </w:rPr>
          <w:delText xml:space="preserve"> addendum</w:delText>
        </w:r>
      </w:del>
      <w:r>
        <w:t xml:space="preserve"> </w:t>
      </w:r>
      <w:del w:id="8642" w:author="Author">
        <w:r w:rsidR="000801E7" w:rsidDel="0F99AAAC">
          <w:delText>m</w:delText>
        </w:r>
      </w:del>
      <w:ins w:id="8643" w:author="Author">
        <w:r w:rsidR="116541A0">
          <w:t>M</w:t>
        </w:r>
      </w:ins>
      <w:r>
        <w:t xml:space="preserve">ethods by which gifted student performance is monitored and measured for continual learning progress and how such methods align with the state accreditation process (e.g., </w:t>
      </w:r>
      <w:del w:id="8644" w:author="Author">
        <w:r w:rsidR="000801E7" w:rsidDel="0F99AAAC">
          <w:delText xml:space="preserve">annual </w:delText>
        </w:r>
      </w:del>
      <w:r w:rsidRPr="00CA3ADF">
        <w:rPr>
          <w:strike/>
          <w:rPrChange w:id="8645" w:author="Author">
            <w:rPr/>
          </w:rPrChange>
        </w:rPr>
        <w:t>UIP</w:t>
      </w:r>
      <w:r>
        <w:t xml:space="preserve"> </w:t>
      </w:r>
      <w:del w:id="8646" w:author="Author">
        <w:r w:rsidR="000801E7" w:rsidDel="0F99AAAC">
          <w:delText>gifted education addendum</w:delText>
        </w:r>
      </w:del>
      <w:ins w:id="8647" w:author="Author">
        <w:r w:rsidR="17CA1250">
          <w:t>annual plan</w:t>
        </w:r>
      </w:ins>
      <w:r>
        <w:t xml:space="preserve">, </w:t>
      </w:r>
      <w:del w:id="8648" w:author="Author">
        <w:r w:rsidR="000801E7" w:rsidDel="0F99AAAC">
          <w:delText>multi-district/BOCES summary</w:delText>
        </w:r>
      </w:del>
      <w:r>
        <w:t xml:space="preserve">, intervention progress monitoring data sources, ALP goals, and performance, district, and/or state assessment data). These methods include </w:t>
      </w:r>
      <w:del w:id="8649" w:author="Author">
        <w:r w:rsidR="000801E7" w:rsidDel="0F99AAAC">
          <w:delText>UIP</w:delText>
        </w:r>
      </w:del>
      <w:ins w:id="8650" w:author="Author">
        <w:r w:rsidR="60CABABB">
          <w:t>annual plan</w:t>
        </w:r>
      </w:ins>
      <w:r>
        <w:t xml:space="preserve"> elements</w:t>
      </w:r>
      <w:ins w:id="8651" w:author="Author">
        <w:r w:rsidR="4E892F27">
          <w:t>,</w:t>
        </w:r>
      </w:ins>
      <w:r>
        <w:t xml:space="preserve"> such as annual gifted </w:t>
      </w:r>
      <w:del w:id="8652" w:author="Author">
        <w:r w:rsidR="000801E7" w:rsidDel="0F99AAAC">
          <w:delText>student performance target(</w:delText>
        </w:r>
        <w:commentRangeStart w:id="8653"/>
        <w:r w:rsidR="000801E7" w:rsidDel="0F99AAAC">
          <w:delText>s</w:delText>
        </w:r>
      </w:del>
      <w:ins w:id="8654" w:author="Author">
        <w:r w:rsidR="383747FD">
          <w:t>major improvement strategy</w:t>
        </w:r>
      </w:ins>
      <w:r>
        <w:t>)</w:t>
      </w:r>
      <w:commentRangeEnd w:id="8653"/>
      <w:r w:rsidR="00955693">
        <w:rPr>
          <w:rStyle w:val="CommentReference"/>
          <w:sz w:val="24"/>
          <w:szCs w:val="24"/>
        </w:rPr>
        <w:commentReference w:id="8653"/>
      </w:r>
      <w:ins w:id="8655" w:author="Author">
        <w:r w:rsidR="4E892F27">
          <w:t xml:space="preserve">, </w:t>
        </w:r>
      </w:ins>
      <w:del w:id="8656" w:author="Author">
        <w:r w:rsidR="000801E7" w:rsidDel="0F99AAAC">
          <w:delText xml:space="preserve"> and </w:delText>
        </w:r>
      </w:del>
      <w:r>
        <w:t>an action plan to meet the target(s)</w:t>
      </w:r>
      <w:ins w:id="8657" w:author="Author">
        <w:r w:rsidR="4E892F27">
          <w:t>,</w:t>
        </w:r>
      </w:ins>
      <w:r>
        <w:t xml:space="preserve"> and a timeline to report on progress toward targets;</w:t>
      </w:r>
    </w:p>
    <w:p w14:paraId="44D06B9F" w14:textId="77777777" w:rsidR="000801E7" w:rsidRDefault="000801E7" w:rsidP="00253E03">
      <w:pPr>
        <w:pStyle w:val="par3"/>
        <w:spacing w:after="240"/>
      </w:pPr>
      <w:r>
        <w:t>12.02(2)(i)(ii)</w:t>
      </w:r>
      <w:r>
        <w:tab/>
        <w:t>Methods by which student affective growth is monitored and measured for continual development (e.g., rubrics for personal journals and anecdotal data, student surveys, demonstration of self-advocacy, and student career and/or college plans);</w:t>
      </w:r>
    </w:p>
    <w:p w14:paraId="0ABD96DF" w14:textId="77777777" w:rsidR="000801E7" w:rsidRDefault="000801E7" w:rsidP="00253E03">
      <w:pPr>
        <w:pStyle w:val="par3"/>
        <w:spacing w:after="240"/>
      </w:pPr>
      <w:r>
        <w:t>12.02(2)(i)(iii)</w:t>
      </w:r>
      <w:r>
        <w:tab/>
        <w:t>Methods for ensuring that gifted student performance (</w:t>
      </w:r>
      <w:ins w:id="8658" w:author="Author">
        <w:r w:rsidR="008605AC">
          <w:t xml:space="preserve">i.e., </w:t>
        </w:r>
      </w:ins>
      <w:r>
        <w:t>achievement and growth) and reporting are consistent with state accreditation and accountability requirements (i.e., disaggregation of state assessment data for gifted students, identification of discrepancies in the data, goal setting</w:t>
      </w:r>
      <w:ins w:id="8659" w:author="Author">
        <w:r w:rsidR="008605AC">
          <w:t>,</w:t>
        </w:r>
      </w:ins>
      <w:r>
        <w:t xml:space="preserve"> and demonstration of achievement and growth);</w:t>
      </w:r>
      <w:del w:id="8660" w:author="Author">
        <w:r w:rsidDel="008605AC">
          <w:delText xml:space="preserve"> and</w:delText>
        </w:r>
      </w:del>
    </w:p>
    <w:p w14:paraId="26518FE7" w14:textId="77777777" w:rsidR="000801E7" w:rsidRDefault="000801E7" w:rsidP="00253E03">
      <w:pPr>
        <w:pStyle w:val="par3"/>
        <w:spacing w:after="240"/>
      </w:pPr>
      <w:r>
        <w:t>12.02(2)(i)(iv)</w:t>
      </w:r>
      <w:r>
        <w:tab/>
        <w:t>Methods for self-evaluation of the gifted program</w:t>
      </w:r>
      <w:ins w:id="8661" w:author="Author">
        <w:r w:rsidR="007B0E3A">
          <w:t>,</w:t>
        </w:r>
      </w:ins>
      <w:r>
        <w:t xml:space="preserve"> including a schedule for periodic feedback and review (e.g., review of gifted policy, goals, identification process, programming components, personnel, budget and reporting practices, and the impact of gifted programming on student achievement and progress); and</w:t>
      </w:r>
    </w:p>
    <w:p w14:paraId="220A4ED0" w14:textId="77777777" w:rsidR="000801E7" w:rsidRDefault="000801E7" w:rsidP="00253E03">
      <w:pPr>
        <w:pStyle w:val="par3"/>
        <w:spacing w:after="240"/>
      </w:pPr>
      <w:r>
        <w:t>12.02(2)(i)(v)</w:t>
      </w:r>
      <w:r>
        <w:tab/>
        <w:t xml:space="preserve">Methods by which parents, educators, and other required persons are informed about the methods described in </w:t>
      </w:r>
      <w:ins w:id="8662" w:author="Author">
        <w:r w:rsidR="00C64015">
          <w:t xml:space="preserve">section </w:t>
        </w:r>
      </w:ins>
      <w:r>
        <w:t xml:space="preserve">12.02(2)(i)(i-iv) </w:t>
      </w:r>
      <w:del w:id="8663" w:author="Author">
        <w:r w:rsidDel="00C64015">
          <w:delText>above</w:delText>
        </w:r>
      </w:del>
      <w:ins w:id="8664" w:author="Author">
        <w:r w:rsidR="00C64015">
          <w:t>of these Rules</w:t>
        </w:r>
      </w:ins>
      <w:r>
        <w:t>.</w:t>
      </w:r>
    </w:p>
    <w:p w14:paraId="007E3664" w14:textId="77777777" w:rsidR="000801E7" w:rsidRDefault="000801E7" w:rsidP="00253E03">
      <w:pPr>
        <w:pStyle w:val="par2"/>
        <w:spacing w:after="240"/>
      </w:pPr>
      <w:r>
        <w:t>12.02(2)(j)</w:t>
      </w:r>
      <w:r>
        <w:tab/>
      </w:r>
      <w:r w:rsidRPr="00CA3ADF">
        <w:rPr>
          <w:rPrChange w:id="8665" w:author="Author">
            <w:rPr>
              <w:b/>
              <w:bCs/>
            </w:rPr>
          </w:rPrChange>
        </w:rPr>
        <w:t>Personnel</w:t>
      </w:r>
    </w:p>
    <w:p w14:paraId="04F94FFB" w14:textId="08050D52" w:rsidR="000801E7" w:rsidRDefault="000801E7" w:rsidP="00253E03">
      <w:pPr>
        <w:pStyle w:val="par3"/>
        <w:spacing w:after="240"/>
      </w:pPr>
      <w:r>
        <w:t>12.02(2)(j)(i)</w:t>
      </w:r>
      <w:r>
        <w:tab/>
        <w:t xml:space="preserve">The program plan shall describe the personnel who provide instruction, counseling, coordination and other programming for </w:t>
      </w:r>
      <w:r>
        <w:lastRenderedPageBreak/>
        <w:t xml:space="preserve">gifted students. Personnel shall be knowledgeable in the characteristics, differentiated instructional methods and competencies in the special education of gifted students. Qualified personnel with endorsement or an advanced degree in gifted education are preferred in specific programs and classrooms consisting of mainly gifted students. </w:t>
      </w:r>
      <w:del w:id="8666" w:author="Author">
        <w:r>
          <w:delText xml:space="preserve">Beginning with the 2010-2011 school year, </w:delText>
        </w:r>
      </w:del>
      <w:ins w:id="8667" w:author="Author">
        <w:r w:rsidR="007210FE">
          <w:t>E</w:t>
        </w:r>
      </w:ins>
      <w:del w:id="8668" w:author="Author">
        <w:r>
          <w:delText>e</w:delText>
        </w:r>
      </w:del>
      <w:r>
        <w:t>very AU shall employ or contract with a person who is responsible for:</w:t>
      </w:r>
    </w:p>
    <w:p w14:paraId="6B7E05C2" w14:textId="77777777" w:rsidR="000801E7" w:rsidRDefault="000801E7" w:rsidP="00253E03">
      <w:pPr>
        <w:pStyle w:val="par4"/>
        <w:spacing w:after="240"/>
      </w:pPr>
      <w:r>
        <w:t>12.02(2)(j)(i)(A)</w:t>
      </w:r>
      <w:r>
        <w:tab/>
        <w:t>Management of the program plan; and</w:t>
      </w:r>
    </w:p>
    <w:p w14:paraId="5CAFC3F1" w14:textId="77777777" w:rsidR="000801E7" w:rsidRDefault="000801E7" w:rsidP="00253E03">
      <w:pPr>
        <w:pStyle w:val="par4"/>
        <w:spacing w:after="240"/>
      </w:pPr>
      <w:r>
        <w:t>12.02(2)(j)(i)(B)</w:t>
      </w:r>
      <w:r>
        <w:tab/>
        <w:t>Professional development activities, the purposes of which are:</w:t>
      </w:r>
    </w:p>
    <w:p w14:paraId="5DFCD4AF" w14:textId="77777777" w:rsidR="000801E7" w:rsidRDefault="000801E7" w:rsidP="00253E03">
      <w:pPr>
        <w:pStyle w:val="par5"/>
        <w:spacing w:after="240"/>
      </w:pPr>
      <w:r>
        <w:t>12.02(2)(j)(i)(B)(I)</w:t>
      </w:r>
      <w:r>
        <w:tab/>
        <w:t>To improve and enhance the skills, knowledge and expertise of teachers and other personnel who provide instruction and other supportive services to gifted students; and</w:t>
      </w:r>
    </w:p>
    <w:p w14:paraId="47781923" w14:textId="77777777" w:rsidR="000801E7" w:rsidRDefault="000801E7" w:rsidP="00253E03">
      <w:pPr>
        <w:pStyle w:val="par5"/>
        <w:spacing w:after="240"/>
        <w:rPr>
          <w:ins w:id="8669" w:author="Author"/>
        </w:rPr>
      </w:pPr>
      <w:r>
        <w:t>12.02(2)(j)(i)(B)(II)</w:t>
      </w:r>
      <w:r>
        <w:tab/>
        <w:t>To increase, to the extent practicable, the number of qualified personnel providing instruction to gifted students.</w:t>
      </w:r>
    </w:p>
    <w:p w14:paraId="33055BAD" w14:textId="77777777" w:rsidR="00955693" w:rsidRDefault="00955693" w:rsidP="00253E03">
      <w:pPr>
        <w:pStyle w:val="par5"/>
        <w:spacing w:after="240"/>
      </w:pPr>
    </w:p>
    <w:p w14:paraId="65692C34" w14:textId="56097139" w:rsidR="000801E7" w:rsidRDefault="3EA27B96">
      <w:pPr>
        <w:pStyle w:val="par3"/>
        <w:spacing w:after="240" w:line="259" w:lineRule="auto"/>
        <w:rPr>
          <w:rFonts w:ascii="Segoe UI" w:eastAsia="Segoe UI" w:hAnsi="Segoe UI" w:cs="Segoe UI"/>
          <w:sz w:val="21"/>
          <w:szCs w:val="21"/>
        </w:rPr>
        <w:pPrChange w:id="8670" w:author="Author">
          <w:pPr>
            <w:pStyle w:val="par3"/>
          </w:pPr>
        </w:pPrChange>
      </w:pPr>
      <w:r>
        <w:t>12.02(2)(j)(ii)</w:t>
      </w:r>
      <w:r w:rsidR="000801E7">
        <w:tab/>
      </w:r>
      <w:r>
        <w:t xml:space="preserve">The AU shall make good faith effort to hire and retain </w:t>
      </w:r>
      <w:del w:id="8671" w:author="Author">
        <w:r w:rsidR="000801E7" w:rsidDel="3EA27B96">
          <w:delText>on at least</w:delText>
        </w:r>
      </w:del>
      <w:ins w:id="8672" w:author="Author">
        <w:r w:rsidR="51330906">
          <w:t>at a minimum of</w:t>
        </w:r>
      </w:ins>
      <w:r>
        <w:t xml:space="preserve"> </w:t>
      </w:r>
      <w:del w:id="8673" w:author="Author">
        <w:r w:rsidR="000801E7" w:rsidDel="3EA27B96">
          <w:delText xml:space="preserve">a </w:delText>
        </w:r>
        <w:r w:rsidDel="00955693">
          <w:delText>half-time</w:delText>
        </w:r>
      </w:del>
      <w:ins w:id="8674" w:author="Author">
        <w:del w:id="8675" w:author="Author">
          <w:r w:rsidR="1A890C20" w:rsidDel="00955693">
            <w:delText>,</w:delText>
          </w:r>
        </w:del>
      </w:ins>
      <w:del w:id="8676" w:author="Author">
        <w:r w:rsidRPr="00CA3ADF" w:rsidDel="00955693">
          <w:rPr>
            <w:rFonts w:eastAsia="Arial" w:cs="Arial"/>
            <w:rPrChange w:id="8677" w:author="Author">
              <w:rPr/>
            </w:rPrChange>
          </w:rPr>
          <w:delText xml:space="preserve"> </w:delText>
        </w:r>
        <w:r w:rsidR="000801E7" w:rsidRPr="00CA3ADF" w:rsidDel="00955693">
          <w:rPr>
            <w:rFonts w:eastAsia="Arial" w:cs="Arial"/>
            <w:rPrChange w:id="8678" w:author="Author">
              <w:rPr/>
            </w:rPrChange>
          </w:rPr>
          <w:delText>basis</w:delText>
        </w:r>
        <w:r w:rsidRPr="00CA3ADF" w:rsidDel="00955693">
          <w:rPr>
            <w:rFonts w:eastAsia="Arial" w:cs="Arial"/>
            <w:rPrChange w:id="8679" w:author="Author">
              <w:rPr/>
            </w:rPrChange>
          </w:rPr>
          <w:delText xml:space="preserve"> </w:delText>
        </w:r>
      </w:del>
      <w:r w:rsidRPr="00CA3ADF">
        <w:rPr>
          <w:rFonts w:eastAsia="Arial" w:cs="Arial"/>
          <w:rPrChange w:id="8680" w:author="Author">
            <w:rPr/>
          </w:rPrChange>
        </w:rPr>
        <w:t xml:space="preserve">one qualified person </w:t>
      </w:r>
      <w:ins w:id="8681" w:author="Author">
        <w:r w:rsidR="5F54FE82" w:rsidRPr="6B4441EB">
          <w:rPr>
            <w:rFonts w:eastAsia="Arial" w:cs="Arial"/>
          </w:rPr>
          <w:t xml:space="preserve">to serve as the gifted director of record </w:t>
        </w:r>
      </w:ins>
      <w:del w:id="8682" w:author="Author">
        <w:r w:rsidRPr="00CA3ADF" w:rsidDel="00955693">
          <w:rPr>
            <w:rFonts w:eastAsia="Arial" w:cs="Arial"/>
            <w:rPrChange w:id="8683" w:author="Author">
              <w:rPr/>
            </w:rPrChange>
          </w:rPr>
          <w:delText xml:space="preserve">to </w:delText>
        </w:r>
      </w:del>
      <w:ins w:id="8684" w:author="Author">
        <w:r w:rsidR="00955693">
          <w:rPr>
            <w:rFonts w:eastAsia="Arial" w:cs="Arial"/>
          </w:rPr>
          <w:t>and</w:t>
        </w:r>
        <w:r w:rsidR="00955693" w:rsidRPr="00CA3ADF">
          <w:rPr>
            <w:rFonts w:eastAsia="Arial" w:cs="Arial"/>
            <w:rPrChange w:id="8685" w:author="Author">
              <w:rPr/>
            </w:rPrChange>
          </w:rPr>
          <w:t xml:space="preserve"> </w:t>
        </w:r>
      </w:ins>
      <w:r w:rsidRPr="00CA3ADF">
        <w:rPr>
          <w:rFonts w:eastAsia="Arial" w:cs="Arial"/>
          <w:rPrChange w:id="8686" w:author="Author">
            <w:rPr/>
          </w:rPrChange>
        </w:rPr>
        <w:t>administer and monitor the implementation of the AU’s gifted program.</w:t>
      </w:r>
      <w:ins w:id="8687" w:author="Author">
        <w:r w:rsidR="14F33160" w:rsidRPr="00CA3ADF">
          <w:rPr>
            <w:rFonts w:eastAsia="Arial" w:cs="Arial"/>
            <w:rPrChange w:id="8688" w:author="Author">
              <w:rPr/>
            </w:rPrChange>
          </w:rPr>
          <w:t xml:space="preserve"> </w:t>
        </w:r>
        <w:r w:rsidR="14F33160" w:rsidRPr="00CA3ADF">
          <w:rPr>
            <w:rFonts w:ascii="Arial" w:eastAsia="Arial" w:hAnsi="Arial" w:cs="Arial"/>
            <w:sz w:val="20"/>
            <w:rPrChange w:id="8689" w:author="Author">
              <w:rPr>
                <w:rFonts w:ascii="Segoe UI" w:eastAsia="Segoe UI" w:hAnsi="Segoe UI" w:cs="Segoe UI"/>
                <w:sz w:val="21"/>
                <w:szCs w:val="21"/>
              </w:rPr>
            </w:rPrChange>
          </w:rPr>
          <w:t>Additional staffing may be necessary based on the size, needs, and workload of the AU.</w:t>
        </w:r>
      </w:ins>
    </w:p>
    <w:p w14:paraId="0ED1B497" w14:textId="77777777" w:rsidR="000801E7" w:rsidRDefault="000801E7" w:rsidP="00253E03">
      <w:pPr>
        <w:pStyle w:val="par3"/>
        <w:spacing w:after="240"/>
      </w:pPr>
      <w:r>
        <w:t>12.02(2)(j)(iii)</w:t>
      </w:r>
      <w:r>
        <w:tab/>
      </w:r>
      <w:del w:id="8690" w:author="Author">
        <w:r w:rsidDel="00C64015">
          <w:delText>Administrative units</w:delText>
        </w:r>
      </w:del>
      <w:ins w:id="8691" w:author="Author">
        <w:r w:rsidR="00C64015">
          <w:t>AUs</w:t>
        </w:r>
      </w:ins>
      <w:r>
        <w:t xml:space="preserve"> should consider employing sufficient personnel for ALP writing and monitoring</w:t>
      </w:r>
      <w:del w:id="8692" w:author="Author">
        <w:r w:rsidDel="00C64015">
          <w:delText>,</w:delText>
        </w:r>
      </w:del>
      <w:r>
        <w:t xml:space="preserve"> and</w:t>
      </w:r>
      <w:ins w:id="8693" w:author="Author">
        <w:r w:rsidR="00C64015">
          <w:t xml:space="preserve"> for</w:t>
        </w:r>
      </w:ins>
      <w:r>
        <w:t xml:space="preserve"> differentiated instruction for gifted students.</w:t>
      </w:r>
    </w:p>
    <w:p w14:paraId="1E09B556" w14:textId="77777777" w:rsidR="000801E7" w:rsidRDefault="000801E7" w:rsidP="00253E03">
      <w:pPr>
        <w:pStyle w:val="par3"/>
        <w:spacing w:after="240"/>
      </w:pPr>
      <w:r>
        <w:t>12.02(2)(j)(iv)</w:t>
      </w:r>
      <w:r>
        <w:tab/>
      </w:r>
      <w:del w:id="8694" w:author="Author">
        <w:r w:rsidDel="00C64015">
          <w:delText>Administrative units</w:delText>
        </w:r>
      </w:del>
      <w:ins w:id="8695" w:author="Author">
        <w:r w:rsidR="00C64015">
          <w:t>AUs</w:t>
        </w:r>
      </w:ins>
      <w:r>
        <w:t xml:space="preserve"> should collaborate with universities and colleges for the development of qualified personnel.</w:t>
      </w:r>
    </w:p>
    <w:p w14:paraId="757E6BB9" w14:textId="77777777" w:rsidR="000801E7" w:rsidRDefault="000801E7" w:rsidP="00253E03">
      <w:pPr>
        <w:pStyle w:val="par3"/>
        <w:spacing w:after="240"/>
      </w:pPr>
      <w:r>
        <w:t>12.02(2)(j)(v)</w:t>
      </w:r>
      <w:r>
        <w:tab/>
        <w:t xml:space="preserve">Personnel responsible for the instruction and learning of gifted students in core academic areas </w:t>
      </w:r>
      <w:del w:id="8696" w:author="Author">
        <w:r w:rsidDel="00D81B7B">
          <w:delText xml:space="preserve">must </w:delText>
        </w:r>
      </w:del>
      <w:ins w:id="8697" w:author="Author">
        <w:r w:rsidR="00D81B7B">
          <w:t xml:space="preserve">shall </w:t>
        </w:r>
      </w:ins>
      <w:r>
        <w:t>meet the teacher qualification requirements under federal law.</w:t>
      </w:r>
    </w:p>
    <w:p w14:paraId="0DF77CFD" w14:textId="77777777" w:rsidR="000801E7" w:rsidRDefault="000801E7" w:rsidP="00253E03">
      <w:pPr>
        <w:pStyle w:val="par3"/>
        <w:spacing w:after="240"/>
      </w:pPr>
      <w:r>
        <w:lastRenderedPageBreak/>
        <w:t>12.02(2)(j)(vi)</w:t>
      </w:r>
      <w:r>
        <w:tab/>
        <w:t>Paraprofessionals may serve in supportive roles, but may not be the sole instructional provider, nor may such paraprofessionals be funded using state gifted education funds.</w:t>
      </w:r>
    </w:p>
    <w:p w14:paraId="6A82B539" w14:textId="180A8B21" w:rsidR="000801E7" w:rsidRDefault="3EA27B96" w:rsidP="00253E03">
      <w:pPr>
        <w:pStyle w:val="par3"/>
        <w:spacing w:after="240"/>
      </w:pPr>
      <w:r>
        <w:t>12.02(2)(j)(vii)</w:t>
      </w:r>
      <w:r w:rsidR="000801E7">
        <w:tab/>
      </w:r>
      <w:r>
        <w:t xml:space="preserve">The </w:t>
      </w:r>
      <w:ins w:id="8698" w:author="Author">
        <w:r w:rsidR="42C527C1">
          <w:t xml:space="preserve">comprehensive </w:t>
        </w:r>
      </w:ins>
      <w:r>
        <w:t>program plan shall also indicate the content of and means by which the AU supports the acquisition and/or improvement of the knowledge and competencies of personnel through appropriate professional development relating to the instruction, programming and counseling for gifted students. (e.g., induction and in-service programs, job-embedded training and coaching, gifted education workshops or institutes</w:t>
      </w:r>
      <w:ins w:id="8699" w:author="Author">
        <w:r w:rsidR="3C643F5F">
          <w:t>,</w:t>
        </w:r>
      </w:ins>
      <w:r>
        <w:t xml:space="preserve"> and college coursework). Key topics should include</w:t>
      </w:r>
      <w:del w:id="8700" w:author="Author">
        <w:r w:rsidR="000801E7" w:rsidDel="3EA27B96">
          <w:delText>,</w:delText>
        </w:r>
      </w:del>
      <w:r>
        <w:t xml:space="preserve"> but need not be limited to</w:t>
      </w:r>
      <w:del w:id="8701" w:author="Author">
        <w:r w:rsidDel="00955693">
          <w:delText>,</w:delText>
        </w:r>
      </w:del>
      <w:r>
        <w:t xml:space="preserve"> gifted characteristics and myths, differentiated instruction, affective needs, counseling, content instructional options</w:t>
      </w:r>
      <w:ins w:id="8702" w:author="Author">
        <w:r w:rsidR="3C643F5F">
          <w:t>,</w:t>
        </w:r>
      </w:ins>
      <w:r>
        <w:t xml:space="preserve"> and advanced curricular strategies (e.g., higher order thinking strategies).</w:t>
      </w:r>
    </w:p>
    <w:p w14:paraId="336F3834" w14:textId="77777777" w:rsidR="000801E7" w:rsidRDefault="000801E7" w:rsidP="00253E03">
      <w:pPr>
        <w:pStyle w:val="par2"/>
        <w:spacing w:after="240"/>
      </w:pPr>
      <w:r>
        <w:t>12.02(2)(k)</w:t>
      </w:r>
      <w:r>
        <w:tab/>
      </w:r>
      <w:r w:rsidRPr="00CA3ADF">
        <w:rPr>
          <w:rPrChange w:id="8703" w:author="Author">
            <w:rPr>
              <w:b/>
              <w:bCs/>
            </w:rPr>
          </w:rPrChange>
        </w:rPr>
        <w:t>Budget</w:t>
      </w:r>
    </w:p>
    <w:p w14:paraId="4CCBFD54" w14:textId="77777777" w:rsidR="000801E7" w:rsidRDefault="3EA27B96" w:rsidP="00253E03">
      <w:pPr>
        <w:pStyle w:val="par3"/>
        <w:spacing w:after="240"/>
      </w:pPr>
      <w:r>
        <w:t>12.02(2)(k)(i)</w:t>
      </w:r>
      <w:r w:rsidR="000801E7">
        <w:tab/>
      </w:r>
      <w:r>
        <w:t xml:space="preserve">The AU shall </w:t>
      </w:r>
      <w:del w:id="8704" w:author="Author">
        <w:r w:rsidR="000801E7" w:rsidDel="3EA27B96">
          <w:delText>include in the annual plan a</w:delText>
        </w:r>
      </w:del>
      <w:r>
        <w:t xml:space="preserve"> budget for gifted education which reflects the collaborative efforts of the AU and cost of implementing the program elements and the student goals stated in the annual comprehensive program plan. The budget shall detail the funding committed by the AU and funding requested from the Department. Funding committed by the AU shall be an amount determined by the AU to contribute towards the AU’s gifted student education program described in the AU’s program plan. Funds requested from the Department may be used for:</w:t>
      </w:r>
    </w:p>
    <w:p w14:paraId="48C26292" w14:textId="77777777" w:rsidR="000801E7" w:rsidRDefault="000801E7" w:rsidP="00253E03">
      <w:pPr>
        <w:pStyle w:val="par4"/>
        <w:spacing w:after="240"/>
      </w:pPr>
      <w:r>
        <w:t>12.02(2)(k)(i)(A)</w:t>
      </w:r>
      <w:r>
        <w:tab/>
        <w:t>Salaries for appropriately licensed and endorsed personnel primarily serving gifted students (e.g., gifted education directors, coordinators, resource teachers, counselors</w:t>
      </w:r>
      <w:ins w:id="8705" w:author="Author">
        <w:r w:rsidR="008605AC">
          <w:t>,</w:t>
        </w:r>
      </w:ins>
      <w:r>
        <w:t xml:space="preserve"> and teachers of gifted classrooms);</w:t>
      </w:r>
    </w:p>
    <w:p w14:paraId="644C59D2" w14:textId="77777777" w:rsidR="000801E7" w:rsidRDefault="000801E7" w:rsidP="00253E03">
      <w:pPr>
        <w:pStyle w:val="par4"/>
        <w:spacing w:after="240"/>
      </w:pPr>
      <w:r>
        <w:t>12.02(2)(k)(i)(B)</w:t>
      </w:r>
      <w:r>
        <w:tab/>
        <w:t>Professional development and training relating to gifted education;</w:t>
      </w:r>
    </w:p>
    <w:p w14:paraId="601EC4DF" w14:textId="77777777" w:rsidR="000801E7" w:rsidRDefault="000801E7" w:rsidP="00253E03">
      <w:pPr>
        <w:pStyle w:val="par4"/>
        <w:spacing w:after="240"/>
      </w:pPr>
      <w:r>
        <w:t>12.02(2)(k)(i)(C)</w:t>
      </w:r>
      <w:r>
        <w:tab/>
        <w:t>Programming options and school counseling or affective guidance specific to gifted students and their ALPs ;</w:t>
      </w:r>
    </w:p>
    <w:p w14:paraId="17739B52" w14:textId="77777777" w:rsidR="000801E7" w:rsidRDefault="000801E7" w:rsidP="00253E03">
      <w:pPr>
        <w:pStyle w:val="par4"/>
        <w:spacing w:after="240"/>
      </w:pPr>
      <w:r>
        <w:lastRenderedPageBreak/>
        <w:t>12.02(2)(k)(i)(D)</w:t>
      </w:r>
      <w:r>
        <w:tab/>
        <w:t>Materials used in instructional programming for gifted education; and</w:t>
      </w:r>
    </w:p>
    <w:p w14:paraId="491A5961" w14:textId="77777777" w:rsidR="000801E7" w:rsidRDefault="000801E7" w:rsidP="00253E03">
      <w:pPr>
        <w:pStyle w:val="par4"/>
        <w:spacing w:after="240"/>
      </w:pPr>
      <w:r>
        <w:t>12.02(2)(k)(i)(E)</w:t>
      </w:r>
      <w:r>
        <w:tab/>
        <w:t>Administrative costs (</w:t>
      </w:r>
      <w:ins w:id="8706" w:author="Author">
        <w:r w:rsidR="008605AC">
          <w:t xml:space="preserve">e.g., </w:t>
        </w:r>
      </w:ins>
      <w:r>
        <w:t xml:space="preserve">classified or grant fiscal staff), technology, and equipment necessary for the education of gifted students up to </w:t>
      </w:r>
      <w:del w:id="8707" w:author="Author">
        <w:r w:rsidDel="008605AC">
          <w:delText xml:space="preserve">ten </w:delText>
        </w:r>
      </w:del>
      <w:ins w:id="8708" w:author="Author">
        <w:r w:rsidR="008605AC">
          <w:t xml:space="preserve">10 </w:t>
        </w:r>
      </w:ins>
      <w:r>
        <w:t xml:space="preserve">percent for any one of these limited expenditures, and, not to collectively exceed </w:t>
      </w:r>
      <w:del w:id="8709" w:author="Author">
        <w:r w:rsidDel="00C64015">
          <w:delText xml:space="preserve">twenty </w:delText>
        </w:r>
      </w:del>
      <w:ins w:id="8710" w:author="Author">
        <w:r w:rsidR="00C64015">
          <w:t xml:space="preserve">20 </w:t>
        </w:r>
      </w:ins>
      <w:r>
        <w:t>percent of the total amount requested from the Department.</w:t>
      </w:r>
    </w:p>
    <w:p w14:paraId="12E3A7BF" w14:textId="77777777" w:rsidR="000801E7" w:rsidRDefault="000801E7" w:rsidP="00253E03">
      <w:pPr>
        <w:pStyle w:val="par3"/>
        <w:spacing w:after="240"/>
      </w:pPr>
      <w:r>
        <w:t>12.02(2)(k)(ii)</w:t>
      </w:r>
      <w:r>
        <w:tab/>
      </w:r>
      <w:del w:id="8711" w:author="Author">
        <w:r w:rsidDel="00C64015">
          <w:delText>Administrative units</w:delText>
        </w:r>
      </w:del>
      <w:ins w:id="8712" w:author="Author">
        <w:r w:rsidR="00C64015">
          <w:t>AUs</w:t>
        </w:r>
      </w:ins>
      <w:r>
        <w:t xml:space="preserve"> may contract with other AUs to establish and maintain gifted student programs (e.g., art, music, online coursework, and counseling) for the education of gifted children, sharing costs of student programing in accordance with terms of a contract. This action is optional based upon available AU resources, and subject to AU discretion. An AU with less than six children who need a particular program may purchase services from one or more AUs that provide the appropriate gifted education program for individual or groups of gifted students. Gifted education personnel in these AUs shall collaborate on the content and monitoring of such contracts.</w:t>
      </w:r>
    </w:p>
    <w:p w14:paraId="42A70521" w14:textId="1EA36BD3" w:rsidR="000801E7" w:rsidRDefault="000801E7" w:rsidP="00253E03">
      <w:pPr>
        <w:pStyle w:val="par2"/>
        <w:spacing w:after="240"/>
      </w:pPr>
      <w:r>
        <w:t>12.02(2)(l)</w:t>
      </w:r>
      <w:r>
        <w:tab/>
      </w:r>
      <w:r w:rsidR="0F99AAAC" w:rsidRPr="00CA3ADF">
        <w:rPr>
          <w:rPrChange w:id="8713" w:author="Author">
            <w:rPr>
              <w:b/>
              <w:bCs/>
            </w:rPr>
          </w:rPrChange>
        </w:rPr>
        <w:t xml:space="preserve">Early </w:t>
      </w:r>
      <w:ins w:id="8714" w:author="Author">
        <w:r w:rsidR="0345229F" w:rsidRPr="00CA3ADF">
          <w:rPr>
            <w:rPrChange w:id="8715" w:author="Author">
              <w:rPr>
                <w:b/>
                <w:bCs/>
              </w:rPr>
            </w:rPrChange>
          </w:rPr>
          <w:t>a</w:t>
        </w:r>
      </w:ins>
      <w:del w:id="8716" w:author="Author">
        <w:r w:rsidRPr="00CA3ADF" w:rsidDel="0F99AAAC">
          <w:rPr>
            <w:rPrChange w:id="8717" w:author="Author">
              <w:rPr>
                <w:b/>
                <w:bCs/>
              </w:rPr>
            </w:rPrChange>
          </w:rPr>
          <w:delText>A</w:delText>
        </w:r>
      </w:del>
      <w:r w:rsidR="0F99AAAC" w:rsidRPr="00CA3ADF">
        <w:rPr>
          <w:rPrChange w:id="8718" w:author="Author">
            <w:rPr>
              <w:b/>
              <w:bCs/>
            </w:rPr>
          </w:rPrChange>
        </w:rPr>
        <w:t>ccess</w:t>
      </w:r>
    </w:p>
    <w:p w14:paraId="1C7CAC6A" w14:textId="77777777" w:rsidR="000801E7" w:rsidRDefault="000801E7" w:rsidP="00253E03">
      <w:pPr>
        <w:pStyle w:val="upar3"/>
        <w:spacing w:after="240"/>
      </w:pPr>
      <w:r>
        <w:t xml:space="preserve">If early access is permitted in the AU, an AU shall include in its program plan provisions to identify and serve highly advanced gifted children pursuant to </w:t>
      </w:r>
      <w:ins w:id="8719" w:author="Author">
        <w:r w:rsidR="008D6DC4">
          <w:t>s</w:t>
        </w:r>
      </w:ins>
      <w:del w:id="8720" w:author="Author">
        <w:r w:rsidDel="008D6DC4">
          <w:delText>S</w:delText>
        </w:r>
      </w:del>
      <w:r>
        <w:t>ection 12.08 of these Rules. Constituent schools or districts within the AU shall abide by the requirements established in the program plan.</w:t>
      </w:r>
    </w:p>
    <w:p w14:paraId="75EF27C9" w14:textId="77777777" w:rsidR="000801E7" w:rsidRDefault="000801E7" w:rsidP="00253E03">
      <w:pPr>
        <w:pStyle w:val="Heading3"/>
        <w:spacing w:after="240"/>
      </w:pPr>
      <w:r>
        <w:t>12.03</w:t>
      </w:r>
      <w:r>
        <w:tab/>
        <w:t>Reports</w:t>
      </w:r>
    </w:p>
    <w:p w14:paraId="72D63C95" w14:textId="77777777" w:rsidR="000801E7" w:rsidRDefault="000801E7" w:rsidP="00253E03">
      <w:pPr>
        <w:pStyle w:val="upar1"/>
        <w:spacing w:after="240"/>
      </w:pPr>
      <w:del w:id="8721" w:author="Author">
        <w:r w:rsidDel="00C64015">
          <w:delText>Administrative units</w:delText>
        </w:r>
      </w:del>
      <w:ins w:id="8722" w:author="Author">
        <w:r w:rsidR="00C64015">
          <w:t>AUs</w:t>
        </w:r>
      </w:ins>
      <w:r>
        <w:t xml:space="preserve"> shall submit to the Department an end-of-year report for the prior fiscal year, including:</w:t>
      </w:r>
    </w:p>
    <w:p w14:paraId="1FDF15FE" w14:textId="77777777" w:rsidR="000801E7" w:rsidRDefault="000801E7" w:rsidP="00253E03">
      <w:pPr>
        <w:pStyle w:val="par1"/>
        <w:spacing w:after="240"/>
      </w:pPr>
      <w:r>
        <w:t>12.03(1)</w:t>
      </w:r>
      <w:r>
        <w:tab/>
        <w:t>A detailed report of financial income and expenditures;</w:t>
      </w:r>
    </w:p>
    <w:p w14:paraId="4C5B8079" w14:textId="77777777" w:rsidR="000801E7" w:rsidRDefault="000801E7" w:rsidP="00253E03">
      <w:pPr>
        <w:pStyle w:val="par1"/>
        <w:spacing w:after="240"/>
      </w:pPr>
      <w:r>
        <w:t>12.03(2)</w:t>
      </w:r>
      <w:r>
        <w:tab/>
        <w:t>The number of formally identified gifted students served through gifted student programming reported by:</w:t>
      </w:r>
    </w:p>
    <w:p w14:paraId="6D5C7B92" w14:textId="77777777" w:rsidR="000801E7" w:rsidRDefault="000801E7" w:rsidP="00253E03">
      <w:pPr>
        <w:pStyle w:val="par2"/>
        <w:spacing w:after="240"/>
      </w:pPr>
      <w:r>
        <w:t>12.03(2)(a)</w:t>
      </w:r>
      <w:r>
        <w:tab/>
        <w:t>Each grade level, preschool (if applicable) through grade 12;</w:t>
      </w:r>
    </w:p>
    <w:p w14:paraId="0FFD732C" w14:textId="77777777" w:rsidR="00C64015" w:rsidRDefault="000801E7" w:rsidP="00253E03">
      <w:pPr>
        <w:pStyle w:val="par2"/>
        <w:spacing w:after="240"/>
        <w:rPr>
          <w:ins w:id="8723" w:author="Author"/>
        </w:rPr>
      </w:pPr>
      <w:r>
        <w:lastRenderedPageBreak/>
        <w:t>12.03(2)(b)</w:t>
      </w:r>
      <w:r>
        <w:tab/>
        <w:t>Gender</w:t>
      </w:r>
    </w:p>
    <w:p w14:paraId="09381E74" w14:textId="77777777" w:rsidR="000801E7" w:rsidRDefault="00C64015" w:rsidP="00253E03">
      <w:pPr>
        <w:pStyle w:val="par2"/>
        <w:spacing w:after="240"/>
      </w:pPr>
      <w:ins w:id="8724" w:author="Author">
        <w:r>
          <w:t>12.03(2)(c)</w:t>
        </w:r>
        <w:r>
          <w:tab/>
        </w:r>
      </w:ins>
      <w:del w:id="8725" w:author="Author">
        <w:r w:rsidR="000801E7" w:rsidDel="00C64015">
          <w:delText xml:space="preserve"> and e</w:delText>
        </w:r>
      </w:del>
      <w:ins w:id="8726" w:author="Author">
        <w:r>
          <w:t>E</w:t>
        </w:r>
      </w:ins>
      <w:r w:rsidR="000801E7">
        <w:t>thnicity;</w:t>
      </w:r>
    </w:p>
    <w:p w14:paraId="48F4F5D9" w14:textId="77777777" w:rsidR="000801E7" w:rsidRDefault="000801E7" w:rsidP="00253E03">
      <w:pPr>
        <w:pStyle w:val="par2"/>
        <w:spacing w:after="240"/>
      </w:pPr>
      <w:r>
        <w:t>12.03(2)(c)</w:t>
      </w:r>
      <w:r>
        <w:tab/>
        <w:t xml:space="preserve">Free </w:t>
      </w:r>
      <w:del w:id="8727" w:author="Author">
        <w:r w:rsidDel="00C64015">
          <w:delText xml:space="preserve">and </w:delText>
        </w:r>
      </w:del>
      <w:ins w:id="8728" w:author="Author">
        <w:r w:rsidR="00C64015">
          <w:t>or reduced-price lunch status</w:t>
        </w:r>
      </w:ins>
      <w:del w:id="8729" w:author="Author">
        <w:r w:rsidDel="00C64015">
          <w:delText>reduced lunch</w:delText>
        </w:r>
      </w:del>
      <w:r>
        <w:t>;</w:t>
      </w:r>
    </w:p>
    <w:p w14:paraId="78885806" w14:textId="77777777" w:rsidR="000801E7" w:rsidRDefault="000801E7" w:rsidP="00253E03">
      <w:pPr>
        <w:pStyle w:val="par2"/>
        <w:spacing w:after="240"/>
      </w:pPr>
      <w:r>
        <w:t>12.03(2)(d)</w:t>
      </w:r>
      <w:r>
        <w:tab/>
        <w:t>Area(s) of giftedness;</w:t>
      </w:r>
    </w:p>
    <w:p w14:paraId="21A5E85A" w14:textId="77777777" w:rsidR="000801E7" w:rsidRDefault="000801E7" w:rsidP="00253E03">
      <w:pPr>
        <w:pStyle w:val="par2"/>
        <w:spacing w:after="240"/>
      </w:pPr>
      <w:r>
        <w:t>12.03(2)(e)</w:t>
      </w:r>
      <w:r>
        <w:tab/>
        <w:t>Twice exceptionality; and</w:t>
      </w:r>
    </w:p>
    <w:p w14:paraId="74CF7612" w14:textId="77777777" w:rsidR="000801E7" w:rsidRDefault="000801E7" w:rsidP="00253E03">
      <w:pPr>
        <w:pStyle w:val="par2"/>
        <w:spacing w:after="240"/>
      </w:pPr>
      <w:r>
        <w:t>12.03(2)(f)</w:t>
      </w:r>
      <w:r>
        <w:tab/>
        <w:t>Gifted preschoolers served through early entrance per local policies and procedures, if applicable;</w:t>
      </w:r>
    </w:p>
    <w:p w14:paraId="55F18547" w14:textId="77777777" w:rsidR="000801E7" w:rsidRDefault="000801E7" w:rsidP="00253E03">
      <w:pPr>
        <w:pStyle w:val="par1"/>
        <w:spacing w:after="240"/>
      </w:pPr>
      <w:r>
        <w:t>12.03(3)</w:t>
      </w:r>
      <w:r>
        <w:tab/>
        <w:t>The percent of students in the AU who have been identified as gifted and talented through a formal identification procedure;</w:t>
      </w:r>
    </w:p>
    <w:p w14:paraId="2D92CEA2" w14:textId="09BDE228" w:rsidR="000801E7" w:rsidDel="006F5822" w:rsidRDefault="3EA27B96" w:rsidP="00253E03">
      <w:pPr>
        <w:pStyle w:val="par1"/>
        <w:spacing w:after="240"/>
        <w:rPr>
          <w:del w:id="8730" w:author="Author"/>
        </w:rPr>
      </w:pPr>
      <w:commentRangeStart w:id="8731"/>
      <w:del w:id="8732" w:author="Author">
        <w:r w:rsidDel="006F5822">
          <w:delText>12.03(4)</w:delText>
        </w:r>
        <w:r w:rsidR="000801E7" w:rsidDel="006F5822">
          <w:tab/>
          <w:delText>Qualified personnel by school level, district resource personnel and central administration;</w:delText>
        </w:r>
      </w:del>
      <w:commentRangeEnd w:id="8731"/>
      <w:r w:rsidR="006F5822">
        <w:rPr>
          <w:rStyle w:val="CommentReference"/>
          <w:sz w:val="24"/>
          <w:szCs w:val="24"/>
        </w:rPr>
        <w:commentReference w:id="8731"/>
      </w:r>
    </w:p>
    <w:p w14:paraId="740DEE85" w14:textId="77777777" w:rsidR="000801E7" w:rsidRDefault="000801E7" w:rsidP="00253E03">
      <w:pPr>
        <w:pStyle w:val="par1"/>
        <w:spacing w:after="240"/>
      </w:pPr>
      <w:r>
        <w:t>12.03(5)</w:t>
      </w:r>
      <w:r>
        <w:tab/>
        <w:t>The types of programming strategies utilized most commonly at each school level to address the needs of gifted students reported by:</w:t>
      </w:r>
    </w:p>
    <w:p w14:paraId="55846411" w14:textId="77777777" w:rsidR="000801E7" w:rsidRDefault="000801E7" w:rsidP="00253E03">
      <w:pPr>
        <w:pStyle w:val="par2"/>
        <w:spacing w:after="240"/>
      </w:pPr>
      <w:r>
        <w:t>12.03(5)(a)</w:t>
      </w:r>
      <w:r>
        <w:tab/>
        <w:t xml:space="preserve">Programming options for each area of giftedness as specified in </w:t>
      </w:r>
      <w:ins w:id="8733" w:author="Author">
        <w:r w:rsidR="00C64015">
          <w:t xml:space="preserve">section </w:t>
        </w:r>
      </w:ins>
      <w:r>
        <w:t>12.01(16) of these Rules;</w:t>
      </w:r>
    </w:p>
    <w:p w14:paraId="52FFD4D7" w14:textId="77777777" w:rsidR="000801E7" w:rsidRDefault="000801E7" w:rsidP="00253E03">
      <w:pPr>
        <w:pStyle w:val="par2"/>
        <w:spacing w:after="240"/>
      </w:pPr>
      <w:r>
        <w:t>12.03(5)(b)</w:t>
      </w:r>
      <w:r>
        <w:tab/>
        <w:t>Methods of articulation through the grades; and</w:t>
      </w:r>
    </w:p>
    <w:p w14:paraId="3B950ED4" w14:textId="77777777" w:rsidR="000801E7" w:rsidRDefault="000801E7" w:rsidP="00253E03">
      <w:pPr>
        <w:pStyle w:val="par2"/>
        <w:spacing w:after="240"/>
      </w:pPr>
      <w:r>
        <w:t>12.03(5)(c)</w:t>
      </w:r>
      <w:r>
        <w:tab/>
        <w:t>Methods and tools used in accountability to monitor gifted student achievement and commensurate growth related to the implementation of the programming components; and</w:t>
      </w:r>
    </w:p>
    <w:p w14:paraId="6066A2DF" w14:textId="77777777" w:rsidR="000801E7" w:rsidRDefault="000801E7" w:rsidP="00253E03">
      <w:pPr>
        <w:pStyle w:val="par1"/>
        <w:spacing w:after="240"/>
      </w:pPr>
      <w:r>
        <w:t>12.03(6)</w:t>
      </w:r>
      <w:r>
        <w:tab/>
      </w:r>
      <w:del w:id="8734" w:author="Author">
        <w:r w:rsidDel="00C64015">
          <w:delText>Administrative units</w:delText>
        </w:r>
      </w:del>
      <w:ins w:id="8735" w:author="Author">
        <w:r w:rsidR="00C64015">
          <w:t>AUs</w:t>
        </w:r>
      </w:ins>
      <w:r>
        <w:t xml:space="preserve"> and their member districts, if any, shall comply with the requirements of accreditation, pursuant to Article 11 of Title 22, C.R.S., with regard to gifted student achievement, identification of disparities in the data, instructional goals, growth</w:t>
      </w:r>
      <w:ins w:id="8736" w:author="Author">
        <w:r w:rsidR="00C64015">
          <w:t>,</w:t>
        </w:r>
      </w:ins>
      <w:r>
        <w:t xml:space="preserve"> and reporting.</w:t>
      </w:r>
    </w:p>
    <w:p w14:paraId="5C832644" w14:textId="77777777" w:rsidR="000801E7" w:rsidRDefault="000801E7" w:rsidP="00253E03">
      <w:pPr>
        <w:pStyle w:val="Heading3"/>
        <w:spacing w:after="240"/>
      </w:pPr>
      <w:r>
        <w:t>12.04</w:t>
      </w:r>
      <w:r>
        <w:tab/>
        <w:t>Audits</w:t>
      </w:r>
    </w:p>
    <w:p w14:paraId="2E5FF611" w14:textId="77777777" w:rsidR="000801E7" w:rsidRDefault="000801E7" w:rsidP="00253E03">
      <w:pPr>
        <w:pStyle w:val="upar1"/>
        <w:spacing w:after="240"/>
      </w:pPr>
      <w:r>
        <w:t xml:space="preserve">All programs receiving funding under the provisions of the </w:t>
      </w:r>
      <w:del w:id="8737" w:author="Author">
        <w:r w:rsidDel="00C64015">
          <w:delText>Exceptional Children’s Educational Act</w:delText>
        </w:r>
      </w:del>
      <w:ins w:id="8738" w:author="Author">
        <w:r w:rsidR="00C64015">
          <w:t>ECEA</w:t>
        </w:r>
      </w:ins>
      <w:r>
        <w:t xml:space="preserve"> are subject to monitoring by the Department as is more fully described in </w:t>
      </w:r>
      <w:ins w:id="8739" w:author="Author">
        <w:r w:rsidR="00C64015">
          <w:t>s</w:t>
        </w:r>
      </w:ins>
      <w:del w:id="8740" w:author="Author">
        <w:r w:rsidDel="00C64015">
          <w:delText>S</w:delText>
        </w:r>
      </w:del>
      <w:r>
        <w:t>ection 12.07 of these Rules.</w:t>
      </w:r>
    </w:p>
    <w:p w14:paraId="326FAB37" w14:textId="77777777" w:rsidR="000801E7" w:rsidRDefault="000801E7" w:rsidP="00253E03">
      <w:pPr>
        <w:pStyle w:val="Heading3"/>
        <w:spacing w:after="240"/>
      </w:pPr>
      <w:r>
        <w:lastRenderedPageBreak/>
        <w:t>12.05</w:t>
      </w:r>
      <w:r>
        <w:tab/>
        <w:t>Record Keeping</w:t>
      </w:r>
    </w:p>
    <w:p w14:paraId="010829F0" w14:textId="77777777" w:rsidR="000801E7" w:rsidRDefault="000801E7" w:rsidP="00253E03">
      <w:pPr>
        <w:pStyle w:val="upar1"/>
        <w:spacing w:after="240"/>
      </w:pPr>
      <w:del w:id="8741" w:author="Author">
        <w:r w:rsidDel="00C64015">
          <w:delText>Administrative units</w:delText>
        </w:r>
      </w:del>
      <w:ins w:id="8742" w:author="Author">
        <w:r w:rsidR="00C64015">
          <w:t>AUs</w:t>
        </w:r>
      </w:ins>
      <w:r>
        <w:t xml:space="preserve"> shall have the following record keeping and reporting responsibilities:</w:t>
      </w:r>
    </w:p>
    <w:p w14:paraId="313D7E35" w14:textId="77777777" w:rsidR="000801E7" w:rsidRDefault="000801E7" w:rsidP="00253E03">
      <w:pPr>
        <w:pStyle w:val="par1"/>
        <w:spacing w:after="240"/>
      </w:pPr>
      <w:r>
        <w:t>12.05(1)</w:t>
      </w:r>
      <w:r>
        <w:tab/>
      </w:r>
      <w:r w:rsidRPr="00CA3ADF">
        <w:rPr>
          <w:rPrChange w:id="8743" w:author="Author">
            <w:rPr>
              <w:b/>
              <w:bCs/>
            </w:rPr>
          </w:rPrChange>
        </w:rPr>
        <w:t xml:space="preserve">Financial </w:t>
      </w:r>
      <w:ins w:id="8744" w:author="Author">
        <w:r w:rsidR="00F17049" w:rsidRPr="00CA3ADF">
          <w:rPr>
            <w:rPrChange w:id="8745" w:author="Author">
              <w:rPr>
                <w:b/>
                <w:bCs/>
              </w:rPr>
            </w:rPrChange>
          </w:rPr>
          <w:t>r</w:t>
        </w:r>
      </w:ins>
      <w:del w:id="8746" w:author="Author">
        <w:r w:rsidRPr="00CA3ADF" w:rsidDel="00F17049">
          <w:rPr>
            <w:rPrChange w:id="8747" w:author="Author">
              <w:rPr>
                <w:b/>
                <w:bCs/>
              </w:rPr>
            </w:rPrChange>
          </w:rPr>
          <w:delText>R</w:delText>
        </w:r>
      </w:del>
      <w:r w:rsidRPr="00CA3ADF">
        <w:rPr>
          <w:rPrChange w:id="8748" w:author="Author">
            <w:rPr>
              <w:b/>
              <w:bCs/>
            </w:rPr>
          </w:rPrChange>
        </w:rPr>
        <w:t>ecords</w:t>
      </w:r>
    </w:p>
    <w:p w14:paraId="1F1F7C91" w14:textId="77777777" w:rsidR="000801E7" w:rsidRDefault="000801E7" w:rsidP="00253E03">
      <w:pPr>
        <w:pStyle w:val="upar2"/>
        <w:spacing w:after="240"/>
      </w:pPr>
      <w:r>
        <w:t xml:space="preserve">Financial records shall be kept in accordance with generally accepted principles of governmental accounting. Recommended accounting principles are listed in the </w:t>
      </w:r>
      <w:r w:rsidRPr="00226FBD">
        <w:rPr>
          <w:u w:val="single"/>
        </w:rPr>
        <w:t>Financial Policies and Procedures Handbook.</w:t>
      </w:r>
    </w:p>
    <w:p w14:paraId="15FA8655" w14:textId="77777777" w:rsidR="000801E7" w:rsidRDefault="000801E7" w:rsidP="00253E03">
      <w:pPr>
        <w:pStyle w:val="par1"/>
        <w:spacing w:after="240"/>
      </w:pPr>
      <w:r>
        <w:t>12.05(2)</w:t>
      </w:r>
      <w:r>
        <w:tab/>
      </w:r>
      <w:r w:rsidRPr="00CA3ADF">
        <w:rPr>
          <w:rPrChange w:id="8749" w:author="Author">
            <w:rPr>
              <w:b/>
              <w:bCs/>
            </w:rPr>
          </w:rPrChange>
        </w:rPr>
        <w:t>Inventory</w:t>
      </w:r>
    </w:p>
    <w:p w14:paraId="470016D3" w14:textId="77777777" w:rsidR="000801E7" w:rsidRDefault="000801E7" w:rsidP="00253E03">
      <w:pPr>
        <w:pStyle w:val="upar2"/>
        <w:spacing w:after="240"/>
      </w:pPr>
      <w:r>
        <w:t>An inventory shall be maintained of all equipment for which funding was received. These records shall be maintained throughout the useful life of the equipment.</w:t>
      </w:r>
    </w:p>
    <w:p w14:paraId="697877BA" w14:textId="77777777" w:rsidR="000801E7" w:rsidRDefault="000801E7" w:rsidP="00253E03">
      <w:pPr>
        <w:pStyle w:val="par1"/>
        <w:spacing w:after="240"/>
      </w:pPr>
      <w:r>
        <w:t>12.05(3)</w:t>
      </w:r>
      <w:r>
        <w:tab/>
      </w:r>
      <w:r w:rsidRPr="00CA3ADF">
        <w:rPr>
          <w:rPrChange w:id="8750" w:author="Author">
            <w:rPr>
              <w:b/>
              <w:bCs/>
            </w:rPr>
          </w:rPrChange>
        </w:rPr>
        <w:t xml:space="preserve">Student </w:t>
      </w:r>
      <w:ins w:id="8751" w:author="Author">
        <w:r w:rsidR="00F17049" w:rsidRPr="00CA3ADF">
          <w:rPr>
            <w:rPrChange w:id="8752" w:author="Author">
              <w:rPr>
                <w:b/>
                <w:bCs/>
              </w:rPr>
            </w:rPrChange>
          </w:rPr>
          <w:t>e</w:t>
        </w:r>
      </w:ins>
      <w:del w:id="8753" w:author="Author">
        <w:r w:rsidRPr="00CA3ADF" w:rsidDel="00F17049">
          <w:rPr>
            <w:rPrChange w:id="8754" w:author="Author">
              <w:rPr>
                <w:b/>
                <w:bCs/>
              </w:rPr>
            </w:rPrChange>
          </w:rPr>
          <w:delText>E</w:delText>
        </w:r>
      </w:del>
      <w:r w:rsidRPr="00CA3ADF">
        <w:rPr>
          <w:rPrChange w:id="8755" w:author="Author">
            <w:rPr>
              <w:b/>
              <w:bCs/>
            </w:rPr>
          </w:rPrChange>
        </w:rPr>
        <w:t xml:space="preserve">ducation </w:t>
      </w:r>
      <w:ins w:id="8756" w:author="Author">
        <w:r w:rsidR="00F17049" w:rsidRPr="00CA3ADF">
          <w:rPr>
            <w:rPrChange w:id="8757" w:author="Author">
              <w:rPr>
                <w:b/>
                <w:bCs/>
              </w:rPr>
            </w:rPrChange>
          </w:rPr>
          <w:t>r</w:t>
        </w:r>
      </w:ins>
      <w:del w:id="8758" w:author="Author">
        <w:r w:rsidRPr="00CA3ADF" w:rsidDel="00F17049">
          <w:rPr>
            <w:rPrChange w:id="8759" w:author="Author">
              <w:rPr>
                <w:b/>
                <w:bCs/>
              </w:rPr>
            </w:rPrChange>
          </w:rPr>
          <w:delText>R</w:delText>
        </w:r>
      </w:del>
      <w:r w:rsidRPr="00CA3ADF">
        <w:rPr>
          <w:rPrChange w:id="8760" w:author="Author">
            <w:rPr>
              <w:b/>
              <w:bCs/>
            </w:rPr>
          </w:rPrChange>
        </w:rPr>
        <w:t>ecords</w:t>
      </w:r>
    </w:p>
    <w:p w14:paraId="4D95FF46" w14:textId="77777777" w:rsidR="000801E7" w:rsidRDefault="000801E7" w:rsidP="00253E03">
      <w:pPr>
        <w:pStyle w:val="upar2"/>
        <w:spacing w:after="240"/>
      </w:pPr>
      <w:r>
        <w:t>The ALP documents shall be part of the student’s cumulative education record.</w:t>
      </w:r>
    </w:p>
    <w:p w14:paraId="0E6EFF11" w14:textId="77777777" w:rsidR="000801E7" w:rsidRDefault="000801E7" w:rsidP="00253E03">
      <w:pPr>
        <w:pStyle w:val="par1"/>
        <w:spacing w:after="240"/>
      </w:pPr>
      <w:r>
        <w:t>12.05(4)</w:t>
      </w:r>
      <w:r>
        <w:tab/>
      </w:r>
      <w:r w:rsidRPr="00CA3ADF">
        <w:rPr>
          <w:rPrChange w:id="8761" w:author="Author">
            <w:rPr>
              <w:b/>
              <w:bCs/>
            </w:rPr>
          </w:rPrChange>
        </w:rPr>
        <w:t xml:space="preserve">Confidentiality of </w:t>
      </w:r>
      <w:ins w:id="8762" w:author="Author">
        <w:r w:rsidR="00F17049" w:rsidRPr="00CA3ADF">
          <w:rPr>
            <w:rPrChange w:id="8763" w:author="Author">
              <w:rPr>
                <w:b/>
                <w:bCs/>
              </w:rPr>
            </w:rPrChange>
          </w:rPr>
          <w:t>s</w:t>
        </w:r>
      </w:ins>
      <w:del w:id="8764" w:author="Author">
        <w:r w:rsidRPr="00CA3ADF" w:rsidDel="00F17049">
          <w:rPr>
            <w:rPrChange w:id="8765" w:author="Author">
              <w:rPr>
                <w:b/>
                <w:bCs/>
              </w:rPr>
            </w:rPrChange>
          </w:rPr>
          <w:delText>S</w:delText>
        </w:r>
      </w:del>
      <w:r w:rsidRPr="00CA3ADF">
        <w:rPr>
          <w:rPrChange w:id="8766" w:author="Author">
            <w:rPr>
              <w:b/>
              <w:bCs/>
            </w:rPr>
          </w:rPrChange>
        </w:rPr>
        <w:t xml:space="preserve">tudent </w:t>
      </w:r>
      <w:ins w:id="8767" w:author="Author">
        <w:r w:rsidR="00F17049" w:rsidRPr="00CA3ADF">
          <w:rPr>
            <w:rPrChange w:id="8768" w:author="Author">
              <w:rPr>
                <w:b/>
                <w:bCs/>
              </w:rPr>
            </w:rPrChange>
          </w:rPr>
          <w:t>e</w:t>
        </w:r>
      </w:ins>
      <w:del w:id="8769" w:author="Author">
        <w:r w:rsidRPr="00CA3ADF" w:rsidDel="00F17049">
          <w:rPr>
            <w:rPrChange w:id="8770" w:author="Author">
              <w:rPr>
                <w:b/>
                <w:bCs/>
              </w:rPr>
            </w:rPrChange>
          </w:rPr>
          <w:delText>E</w:delText>
        </w:r>
      </w:del>
      <w:r w:rsidRPr="00CA3ADF">
        <w:rPr>
          <w:rPrChange w:id="8771" w:author="Author">
            <w:rPr>
              <w:b/>
              <w:bCs/>
            </w:rPr>
          </w:rPrChange>
        </w:rPr>
        <w:t xml:space="preserve">ducation </w:t>
      </w:r>
      <w:ins w:id="8772" w:author="Author">
        <w:r w:rsidR="00F17049" w:rsidRPr="00CA3ADF">
          <w:rPr>
            <w:rPrChange w:id="8773" w:author="Author">
              <w:rPr>
                <w:b/>
                <w:bCs/>
              </w:rPr>
            </w:rPrChange>
          </w:rPr>
          <w:t>r</w:t>
        </w:r>
      </w:ins>
      <w:del w:id="8774" w:author="Author">
        <w:r w:rsidRPr="00CA3ADF" w:rsidDel="00F17049">
          <w:rPr>
            <w:rPrChange w:id="8775" w:author="Author">
              <w:rPr>
                <w:b/>
                <w:bCs/>
              </w:rPr>
            </w:rPrChange>
          </w:rPr>
          <w:delText>R</w:delText>
        </w:r>
      </w:del>
      <w:r w:rsidRPr="00CA3ADF">
        <w:rPr>
          <w:rPrChange w:id="8776" w:author="Author">
            <w:rPr>
              <w:b/>
              <w:bCs/>
            </w:rPr>
          </w:rPrChange>
        </w:rPr>
        <w:t>ecords</w:t>
      </w:r>
    </w:p>
    <w:p w14:paraId="533BF276" w14:textId="17D9C61A" w:rsidR="000801E7" w:rsidRDefault="000801E7" w:rsidP="00253E03">
      <w:pPr>
        <w:pStyle w:val="upar2"/>
        <w:spacing w:after="240"/>
      </w:pPr>
      <w:r>
        <w:t xml:space="preserve">Individually identifiable records of students referred, assessed, evaluated, and/or served through programming for gifted and talented students in any AU shall be held to be confidential and protected in accordance with applicable federal and state laws and regulations. Student records that are collected and/or stored electronically shall be held to current state law and FERPA regulations governing the protection of </w:t>
      </w:r>
      <w:del w:id="8777" w:author="Author">
        <w:r w:rsidDel="003E7262">
          <w:delText>personally identifiable information</w:delText>
        </w:r>
      </w:del>
      <w:ins w:id="8778" w:author="Author">
        <w:r w:rsidR="003E7262">
          <w:t>PII</w:t>
        </w:r>
      </w:ins>
      <w:r>
        <w:t xml:space="preserve"> and the privacy interests of students.</w:t>
      </w:r>
    </w:p>
    <w:p w14:paraId="3DD1770D" w14:textId="77777777" w:rsidR="000801E7" w:rsidRDefault="000801E7" w:rsidP="00253E03">
      <w:pPr>
        <w:pStyle w:val="par1"/>
        <w:spacing w:after="240"/>
      </w:pPr>
      <w:r>
        <w:t>12.05(5)</w:t>
      </w:r>
      <w:r>
        <w:tab/>
      </w:r>
      <w:r w:rsidRPr="00CA3ADF">
        <w:rPr>
          <w:rPrChange w:id="8779" w:author="Author">
            <w:rPr>
              <w:b/>
              <w:bCs/>
            </w:rPr>
          </w:rPrChange>
        </w:rPr>
        <w:t xml:space="preserve">Maintenance and </w:t>
      </w:r>
      <w:ins w:id="8780" w:author="Author">
        <w:r w:rsidR="00F17049" w:rsidRPr="00CA3ADF">
          <w:rPr>
            <w:rPrChange w:id="8781" w:author="Author">
              <w:rPr>
                <w:b/>
                <w:bCs/>
              </w:rPr>
            </w:rPrChange>
          </w:rPr>
          <w:t>d</w:t>
        </w:r>
      </w:ins>
      <w:del w:id="8782" w:author="Author">
        <w:r w:rsidRPr="00CA3ADF" w:rsidDel="00F17049">
          <w:rPr>
            <w:rPrChange w:id="8783" w:author="Author">
              <w:rPr>
                <w:b/>
                <w:bCs/>
              </w:rPr>
            </w:rPrChange>
          </w:rPr>
          <w:delText>D</w:delText>
        </w:r>
      </w:del>
      <w:r w:rsidRPr="00CA3ADF">
        <w:rPr>
          <w:rPrChange w:id="8784" w:author="Author">
            <w:rPr>
              <w:b/>
              <w:bCs/>
            </w:rPr>
          </w:rPrChange>
        </w:rPr>
        <w:t xml:space="preserve">estruction of </w:t>
      </w:r>
      <w:ins w:id="8785" w:author="Author">
        <w:r w:rsidR="00F17049" w:rsidRPr="00CA3ADF">
          <w:rPr>
            <w:rPrChange w:id="8786" w:author="Author">
              <w:rPr>
                <w:b/>
                <w:bCs/>
              </w:rPr>
            </w:rPrChange>
          </w:rPr>
          <w:t>s</w:t>
        </w:r>
      </w:ins>
      <w:del w:id="8787" w:author="Author">
        <w:r w:rsidRPr="00CA3ADF" w:rsidDel="00F17049">
          <w:rPr>
            <w:rPrChange w:id="8788" w:author="Author">
              <w:rPr>
                <w:b/>
                <w:bCs/>
              </w:rPr>
            </w:rPrChange>
          </w:rPr>
          <w:delText>S</w:delText>
        </w:r>
      </w:del>
      <w:r w:rsidRPr="00CA3ADF">
        <w:rPr>
          <w:rPrChange w:id="8789" w:author="Author">
            <w:rPr>
              <w:b/>
              <w:bCs/>
            </w:rPr>
          </w:rPrChange>
        </w:rPr>
        <w:t xml:space="preserve">tudent </w:t>
      </w:r>
      <w:ins w:id="8790" w:author="Author">
        <w:r w:rsidR="00F17049" w:rsidRPr="00CA3ADF">
          <w:rPr>
            <w:rPrChange w:id="8791" w:author="Author">
              <w:rPr>
                <w:b/>
                <w:bCs/>
              </w:rPr>
            </w:rPrChange>
          </w:rPr>
          <w:t>e</w:t>
        </w:r>
      </w:ins>
      <w:del w:id="8792" w:author="Author">
        <w:r w:rsidRPr="00CA3ADF" w:rsidDel="00F17049">
          <w:rPr>
            <w:rPrChange w:id="8793" w:author="Author">
              <w:rPr>
                <w:b/>
                <w:bCs/>
              </w:rPr>
            </w:rPrChange>
          </w:rPr>
          <w:delText>E</w:delText>
        </w:r>
      </w:del>
      <w:r w:rsidRPr="00CA3ADF">
        <w:rPr>
          <w:rPrChange w:id="8794" w:author="Author">
            <w:rPr>
              <w:b/>
              <w:bCs/>
            </w:rPr>
          </w:rPrChange>
        </w:rPr>
        <w:t xml:space="preserve">ducation </w:t>
      </w:r>
      <w:ins w:id="8795" w:author="Author">
        <w:r w:rsidR="00F17049" w:rsidRPr="00CA3ADF">
          <w:rPr>
            <w:rPrChange w:id="8796" w:author="Author">
              <w:rPr>
                <w:b/>
                <w:bCs/>
              </w:rPr>
            </w:rPrChange>
          </w:rPr>
          <w:t>r</w:t>
        </w:r>
      </w:ins>
      <w:del w:id="8797" w:author="Author">
        <w:r w:rsidRPr="00CA3ADF" w:rsidDel="00F17049">
          <w:rPr>
            <w:rPrChange w:id="8798" w:author="Author">
              <w:rPr>
                <w:b/>
                <w:bCs/>
              </w:rPr>
            </w:rPrChange>
          </w:rPr>
          <w:delText>R</w:delText>
        </w:r>
      </w:del>
      <w:r w:rsidRPr="00CA3ADF">
        <w:rPr>
          <w:rPrChange w:id="8799" w:author="Author">
            <w:rPr>
              <w:b/>
              <w:bCs/>
            </w:rPr>
          </w:rPrChange>
        </w:rPr>
        <w:t>ecords</w:t>
      </w:r>
    </w:p>
    <w:p w14:paraId="27D113ED" w14:textId="77777777" w:rsidR="0018471B" w:rsidRDefault="000801E7" w:rsidP="00253E03">
      <w:pPr>
        <w:pStyle w:val="upar2"/>
        <w:spacing w:after="240"/>
      </w:pPr>
      <w:r>
        <w:t>Gifted student education records and ALPs shall be maintained, retained and destroyed consistent with the ongoing system of student record keeping established in the AU, including its member districts or the Charter School Institute for student records, preschool (if applicable) through grade 12.</w:t>
      </w:r>
    </w:p>
    <w:p w14:paraId="1AF63BA6" w14:textId="77777777" w:rsidR="000801E7" w:rsidRDefault="000801E7" w:rsidP="00253E03">
      <w:pPr>
        <w:pStyle w:val="Heading3"/>
        <w:spacing w:after="240"/>
      </w:pPr>
      <w:r>
        <w:t>12.06</w:t>
      </w:r>
      <w:r>
        <w:tab/>
        <w:t xml:space="preserve">Procedures for </w:t>
      </w:r>
      <w:ins w:id="8800" w:author="Author">
        <w:r w:rsidR="00F17049">
          <w:t>d</w:t>
        </w:r>
      </w:ins>
      <w:del w:id="8801" w:author="Author">
        <w:r w:rsidDel="00F17049">
          <w:delText>D</w:delText>
        </w:r>
      </w:del>
      <w:r>
        <w:t>isagreements</w:t>
      </w:r>
    </w:p>
    <w:p w14:paraId="735B0CE5" w14:textId="77777777" w:rsidR="000801E7" w:rsidRDefault="000801E7" w:rsidP="00253E03">
      <w:pPr>
        <w:pStyle w:val="upar1"/>
        <w:spacing w:after="240"/>
      </w:pPr>
      <w:r>
        <w:t xml:space="preserve">The program plan shall describe procedures for resolving disagreements with parents/guardians, or students in regard to identification, programming, and ALPs. The procedures for resolving disagreements shall include, but need not be limited to: a method </w:t>
      </w:r>
      <w:r>
        <w:lastRenderedPageBreak/>
        <w:t xml:space="preserve">for the aggrieved individual to express issues and concerns; a means to discuss disagreements in a timely manner with personnel designated by the district with authority to resolve the disagreement. The procedures shall afford the aggrieved individual notice of the decision giving rise to the dispute and an opportunity to be heard before the decision is implemented. The procedures </w:t>
      </w:r>
      <w:del w:id="8802" w:author="Author">
        <w:r w:rsidDel="00D81B7B">
          <w:delText xml:space="preserve">must </w:delText>
        </w:r>
      </w:del>
      <w:ins w:id="8803" w:author="Author">
        <w:r w:rsidR="00D81B7B">
          <w:t xml:space="preserve">shall </w:t>
        </w:r>
      </w:ins>
      <w:r>
        <w:t>be posted for ease of access by stakeholders.</w:t>
      </w:r>
    </w:p>
    <w:p w14:paraId="070A92DF" w14:textId="77777777" w:rsidR="000801E7" w:rsidRDefault="000801E7" w:rsidP="00253E03">
      <w:pPr>
        <w:pStyle w:val="Heading3"/>
        <w:spacing w:after="240"/>
      </w:pPr>
      <w:r>
        <w:t>12.07</w:t>
      </w:r>
      <w:r>
        <w:tab/>
        <w:t>Monitoring</w:t>
      </w:r>
    </w:p>
    <w:p w14:paraId="3BB13B38" w14:textId="77777777" w:rsidR="000801E7" w:rsidRDefault="000801E7" w:rsidP="00253E03">
      <w:pPr>
        <w:pStyle w:val="par1"/>
        <w:spacing w:after="240"/>
      </w:pPr>
      <w:r>
        <w:t>12.07(1)</w:t>
      </w:r>
      <w:r>
        <w:tab/>
        <w:t>Each AU shall comply with all applicable state and federal laws and regulations regarding the program plan, identification and special educational services for gifted students.</w:t>
      </w:r>
    </w:p>
    <w:p w14:paraId="1939B4C1" w14:textId="77777777" w:rsidR="000801E7" w:rsidRDefault="000801E7" w:rsidP="00253E03">
      <w:pPr>
        <w:pStyle w:val="par1"/>
        <w:spacing w:after="240"/>
      </w:pPr>
      <w:r>
        <w:t>12.07(2)</w:t>
      </w:r>
      <w:r>
        <w:tab/>
        <w:t>Each AU shall be subject to ongoing monitoring by the Department concerning implementation of the program plan.</w:t>
      </w:r>
    </w:p>
    <w:p w14:paraId="55D808AF" w14:textId="77777777" w:rsidR="000801E7" w:rsidRDefault="000801E7" w:rsidP="00253E03">
      <w:pPr>
        <w:pStyle w:val="par1"/>
        <w:spacing w:after="240"/>
      </w:pPr>
      <w:r>
        <w:t>12.07(3)</w:t>
      </w:r>
      <w:r>
        <w:tab/>
        <w:t>Monitoring procedures shall include:</w:t>
      </w:r>
    </w:p>
    <w:p w14:paraId="5BD200BB" w14:textId="77777777" w:rsidR="000801E7" w:rsidRDefault="000801E7" w:rsidP="00253E03">
      <w:pPr>
        <w:pStyle w:val="par2"/>
        <w:spacing w:after="240"/>
      </w:pPr>
      <w:r>
        <w:t>12.07(3)(a)</w:t>
      </w:r>
      <w:r>
        <w:tab/>
        <w:t>A determination of compliance with all applicable state and federal laws and regulations, and</w:t>
      </w:r>
    </w:p>
    <w:p w14:paraId="2272FA00" w14:textId="77777777" w:rsidR="000801E7" w:rsidRDefault="000801E7" w:rsidP="00253E03">
      <w:pPr>
        <w:pStyle w:val="par2"/>
        <w:spacing w:after="240"/>
      </w:pPr>
      <w:r>
        <w:t>12.07(3)(b)</w:t>
      </w:r>
      <w:r>
        <w:tab/>
        <w:t>An assessment of program quality based on the standards established by the Department</w:t>
      </w:r>
      <w:del w:id="8804" w:author="Author">
        <w:r w:rsidDel="003F09E1">
          <w:delText xml:space="preserve"> of Education</w:delText>
        </w:r>
      </w:del>
      <w:r>
        <w:t>.</w:t>
      </w:r>
    </w:p>
    <w:p w14:paraId="2FED9357" w14:textId="77777777" w:rsidR="000801E7" w:rsidRDefault="000801E7" w:rsidP="00253E03">
      <w:pPr>
        <w:pStyle w:val="par1"/>
        <w:spacing w:after="240"/>
      </w:pPr>
      <w:r>
        <w:t>12.07(4)</w:t>
      </w:r>
      <w:r>
        <w:tab/>
        <w:t>Monitoring activities shall include:</w:t>
      </w:r>
    </w:p>
    <w:p w14:paraId="483A3311" w14:textId="77777777" w:rsidR="000801E7" w:rsidRDefault="000801E7" w:rsidP="00253E03">
      <w:pPr>
        <w:pStyle w:val="par2"/>
        <w:spacing w:after="240"/>
      </w:pPr>
      <w:r>
        <w:t>12.07(4)(a)</w:t>
      </w:r>
      <w:r>
        <w:tab/>
        <w:t>A review of the annual and comprehensive program plans;</w:t>
      </w:r>
    </w:p>
    <w:p w14:paraId="7BC5F16F" w14:textId="77777777" w:rsidR="000801E7" w:rsidRDefault="000801E7" w:rsidP="00253E03">
      <w:pPr>
        <w:pStyle w:val="par2"/>
        <w:spacing w:after="240"/>
      </w:pPr>
      <w:r>
        <w:t>12.07(4)(b)</w:t>
      </w:r>
      <w:r>
        <w:tab/>
        <w:t>A review of the annual enrollment and student performance reports;</w:t>
      </w:r>
    </w:p>
    <w:p w14:paraId="73CC1C7E" w14:textId="77777777" w:rsidR="000801E7" w:rsidRDefault="000801E7" w:rsidP="00253E03">
      <w:pPr>
        <w:pStyle w:val="par2"/>
        <w:spacing w:after="240"/>
      </w:pPr>
      <w:r>
        <w:t>12.07(4)(c)</w:t>
      </w:r>
      <w:r>
        <w:tab/>
        <w:t>A planned comprehensive on-site procedure integrated with the continuous improvement and gifted education review process in the Department</w:t>
      </w:r>
      <w:del w:id="8805" w:author="Author">
        <w:r w:rsidDel="003F09E1">
          <w:delText xml:space="preserve"> of Education</w:delText>
        </w:r>
      </w:del>
      <w:r>
        <w:t>; and</w:t>
      </w:r>
    </w:p>
    <w:p w14:paraId="786E00A3" w14:textId="77777777" w:rsidR="000801E7" w:rsidRDefault="000801E7" w:rsidP="00253E03">
      <w:pPr>
        <w:pStyle w:val="par2"/>
        <w:spacing w:after="240"/>
      </w:pPr>
      <w:r>
        <w:t>12.07(4)(d)</w:t>
      </w:r>
      <w:r>
        <w:tab/>
        <w:t>Follow-up activities including the provision of technical assistance in areas of non</w:t>
      </w:r>
      <w:del w:id="8806" w:author="Author">
        <w:r>
          <w:delText>-</w:delText>
        </w:r>
      </w:del>
      <w:r>
        <w:t>compliance and verification that areas of non</w:t>
      </w:r>
      <w:del w:id="8807" w:author="Author">
        <w:r>
          <w:delText>-</w:delText>
        </w:r>
      </w:del>
      <w:r>
        <w:t>compliance have been corrected.</w:t>
      </w:r>
    </w:p>
    <w:p w14:paraId="2F1B5897" w14:textId="77777777" w:rsidR="000801E7" w:rsidRDefault="000801E7" w:rsidP="00253E03">
      <w:pPr>
        <w:pStyle w:val="Heading3"/>
        <w:spacing w:after="240"/>
      </w:pPr>
      <w:r>
        <w:t>12.08</w:t>
      </w:r>
      <w:r>
        <w:tab/>
        <w:t xml:space="preserve">Early </w:t>
      </w:r>
      <w:ins w:id="8808" w:author="Author">
        <w:r w:rsidR="00F17049">
          <w:t>a</w:t>
        </w:r>
      </w:ins>
      <w:del w:id="8809" w:author="Author">
        <w:r w:rsidDel="00F17049">
          <w:delText>A</w:delText>
        </w:r>
      </w:del>
      <w:r>
        <w:t>ccess</w:t>
      </w:r>
    </w:p>
    <w:p w14:paraId="47225792" w14:textId="77777777" w:rsidR="000801E7" w:rsidRDefault="000801E7" w:rsidP="00253E03">
      <w:pPr>
        <w:pStyle w:val="par1"/>
        <w:spacing w:after="240"/>
      </w:pPr>
      <w:r>
        <w:t>12.08(1)</w:t>
      </w:r>
      <w:r>
        <w:tab/>
      </w:r>
      <w:r w:rsidRPr="00CA3ADF">
        <w:rPr>
          <w:rPrChange w:id="8810" w:author="Author">
            <w:rPr>
              <w:b/>
              <w:bCs/>
            </w:rPr>
          </w:rPrChange>
        </w:rPr>
        <w:t xml:space="preserve">General </w:t>
      </w:r>
      <w:ins w:id="8811" w:author="Author">
        <w:r w:rsidR="00AF1C35">
          <w:t>p</w:t>
        </w:r>
      </w:ins>
      <w:del w:id="8812" w:author="Author">
        <w:r w:rsidRPr="00CA3ADF" w:rsidDel="00AD21FE">
          <w:rPr>
            <w:rPrChange w:id="8813" w:author="Author">
              <w:rPr>
                <w:b/>
                <w:bCs/>
              </w:rPr>
            </w:rPrChange>
          </w:rPr>
          <w:delText>P</w:delText>
        </w:r>
      </w:del>
      <w:r w:rsidRPr="00CA3ADF">
        <w:rPr>
          <w:rPrChange w:id="8814" w:author="Author">
            <w:rPr>
              <w:b/>
              <w:bCs/>
            </w:rPr>
          </w:rPrChange>
        </w:rPr>
        <w:t>rovisions</w:t>
      </w:r>
    </w:p>
    <w:p w14:paraId="0B865728" w14:textId="77777777" w:rsidR="000801E7" w:rsidRDefault="000801E7" w:rsidP="00253E03">
      <w:pPr>
        <w:pStyle w:val="par2"/>
        <w:spacing w:after="240"/>
      </w:pPr>
      <w:r>
        <w:lastRenderedPageBreak/>
        <w:t>12.08(1)(a)</w:t>
      </w:r>
      <w:r>
        <w:tab/>
        <w:t>Early access shall be provided by the AU to identify and serve highly advanced gifted children who are:</w:t>
      </w:r>
    </w:p>
    <w:p w14:paraId="3BCA4836" w14:textId="77777777" w:rsidR="000801E7" w:rsidRDefault="000801E7" w:rsidP="00253E03">
      <w:pPr>
        <w:pStyle w:val="par3"/>
        <w:spacing w:after="240"/>
      </w:pPr>
      <w:r>
        <w:t>12.08(1)(a)(i)</w:t>
      </w:r>
      <w:r>
        <w:tab/>
        <w:t>Four years of age and for whom early access to kindergarten is deemed appropriate by the AU; and</w:t>
      </w:r>
    </w:p>
    <w:p w14:paraId="5A411FAD" w14:textId="77777777" w:rsidR="000801E7" w:rsidRDefault="000801E7" w:rsidP="00253E03">
      <w:pPr>
        <w:pStyle w:val="par3"/>
        <w:spacing w:after="240"/>
      </w:pPr>
      <w:r>
        <w:t>12.08(1)(a)(ii)</w:t>
      </w:r>
      <w:r>
        <w:tab/>
        <w:t>Five years of age and for whom early access to first grade is deemed appropriate by the AU.</w:t>
      </w:r>
    </w:p>
    <w:p w14:paraId="0F690472" w14:textId="77777777" w:rsidR="000801E7" w:rsidRDefault="000801E7" w:rsidP="00253E03">
      <w:pPr>
        <w:pStyle w:val="par2"/>
        <w:spacing w:after="240"/>
      </w:pPr>
      <w:r>
        <w:t>12.08(1)(b)</w:t>
      </w:r>
      <w:r>
        <w:tab/>
        <w:t>If the AU permits early access, early access provisions shall be included in its early childhood and gifted instructional programs, and the AU shall expand access to kindergarten through grade one for students deemed appropriate for early access.</w:t>
      </w:r>
    </w:p>
    <w:p w14:paraId="4ADC3FA9" w14:textId="77777777" w:rsidR="000801E7" w:rsidRDefault="000801E7" w:rsidP="00253E03">
      <w:pPr>
        <w:pStyle w:val="par2"/>
        <w:spacing w:after="240"/>
      </w:pPr>
      <w:r>
        <w:t>12.08(1)(c)</w:t>
      </w:r>
      <w:r>
        <w:tab/>
        <w:t xml:space="preserve">Early access shall not be an acceleration pattern recommended for the majority of age </w:t>
      </w:r>
      <w:ins w:id="8815" w:author="Author">
        <w:r w:rsidR="003F09E1">
          <w:t>four</w:t>
        </w:r>
      </w:ins>
      <w:del w:id="8816" w:author="Author">
        <w:r w:rsidDel="003F09E1">
          <w:delText>4</w:delText>
        </w:r>
      </w:del>
      <w:r>
        <w:t xml:space="preserve"> or age </w:t>
      </w:r>
      <w:ins w:id="8817" w:author="Author">
        <w:r w:rsidR="003F09E1">
          <w:t>five</w:t>
        </w:r>
      </w:ins>
      <w:del w:id="8818" w:author="Author">
        <w:r w:rsidDel="003F09E1">
          <w:delText>5</w:delText>
        </w:r>
      </w:del>
      <w:r>
        <w:t xml:space="preserve"> gifted children who will benefit from preschool gifted programming that responds to the strength area. The purpose of early access is to identify and serve the few highly advanced gifted children who require comprehensive academic acceleration.</w:t>
      </w:r>
    </w:p>
    <w:p w14:paraId="7E8323B6" w14:textId="77777777" w:rsidR="000801E7" w:rsidRDefault="000801E7" w:rsidP="00253E03">
      <w:pPr>
        <w:pStyle w:val="par2"/>
        <w:spacing w:after="240"/>
      </w:pPr>
      <w:r>
        <w:t>12.08(1)(d)</w:t>
      </w:r>
      <w:r>
        <w:tab/>
        <w:t xml:space="preserve">When an AU permits early access, its program plan shall describe the elements of an early access process and how those elements, criteria and components will be implemented. Determinations made by the AU shall be made after consideration of criteria required by </w:t>
      </w:r>
      <w:ins w:id="8819" w:author="Author">
        <w:r w:rsidR="003F09E1">
          <w:t>s</w:t>
        </w:r>
      </w:ins>
      <w:del w:id="8820" w:author="Author">
        <w:r w:rsidDel="003F09E1">
          <w:delText>S</w:delText>
        </w:r>
      </w:del>
      <w:r>
        <w:t>ection 12.08(2)(d) of these Rules.</w:t>
      </w:r>
    </w:p>
    <w:p w14:paraId="07FDFDD9" w14:textId="77777777" w:rsidR="000801E7" w:rsidRDefault="000801E7" w:rsidP="00253E03">
      <w:pPr>
        <w:pStyle w:val="par2"/>
        <w:spacing w:after="240"/>
      </w:pPr>
      <w:r>
        <w:t>12.08(1)(e)</w:t>
      </w:r>
      <w:r>
        <w:tab/>
      </w:r>
      <w:del w:id="8821" w:author="Author">
        <w:r>
          <w:delText xml:space="preserve">In 2008, an AU may submit an early access addendum to its program plan by September 10, 2008. Thereafter, </w:delText>
        </w:r>
      </w:del>
      <w:r>
        <w:t>AUs shall submit an addendum for early access by January 1 preceding the initial school year in which early access will be permitted, thus early access assessment may occur after the addendum is approved by the Department.</w:t>
      </w:r>
    </w:p>
    <w:p w14:paraId="360023B5" w14:textId="77777777" w:rsidR="000801E7" w:rsidRPr="00AF1C35" w:rsidRDefault="000801E7" w:rsidP="00253E03">
      <w:pPr>
        <w:pStyle w:val="par1"/>
        <w:spacing w:after="240"/>
      </w:pPr>
      <w:r w:rsidRPr="00AF1C35">
        <w:t>12.08(2)</w:t>
      </w:r>
      <w:r w:rsidRPr="00AF1C35">
        <w:tab/>
      </w:r>
      <w:r w:rsidRPr="00CA3ADF">
        <w:rPr>
          <w:rPrChange w:id="8822" w:author="Author">
            <w:rPr>
              <w:b/>
              <w:bCs/>
            </w:rPr>
          </w:rPrChange>
        </w:rPr>
        <w:t xml:space="preserve">Elements of an </w:t>
      </w:r>
      <w:ins w:id="8823" w:author="Author">
        <w:r w:rsidR="00F17049" w:rsidRPr="00CA3ADF">
          <w:rPr>
            <w:rPrChange w:id="8824" w:author="Author">
              <w:rPr>
                <w:b/>
                <w:bCs/>
              </w:rPr>
            </w:rPrChange>
          </w:rPr>
          <w:t>e</w:t>
        </w:r>
      </w:ins>
      <w:del w:id="8825" w:author="Author">
        <w:r w:rsidRPr="00CA3ADF" w:rsidDel="00F17049">
          <w:rPr>
            <w:rPrChange w:id="8826" w:author="Author">
              <w:rPr>
                <w:b/>
                <w:bCs/>
              </w:rPr>
            </w:rPrChange>
          </w:rPr>
          <w:delText>E</w:delText>
        </w:r>
      </w:del>
      <w:r w:rsidRPr="00CA3ADF">
        <w:rPr>
          <w:rPrChange w:id="8827" w:author="Author">
            <w:rPr>
              <w:b/>
              <w:bCs/>
            </w:rPr>
          </w:rPrChange>
        </w:rPr>
        <w:t xml:space="preserve">arly </w:t>
      </w:r>
      <w:ins w:id="8828" w:author="Author">
        <w:r w:rsidR="00F17049" w:rsidRPr="00CA3ADF">
          <w:rPr>
            <w:rPrChange w:id="8829" w:author="Author">
              <w:rPr>
                <w:b/>
                <w:bCs/>
              </w:rPr>
            </w:rPrChange>
          </w:rPr>
          <w:t>a</w:t>
        </w:r>
      </w:ins>
      <w:del w:id="8830" w:author="Author">
        <w:r w:rsidRPr="00CA3ADF" w:rsidDel="00F17049">
          <w:rPr>
            <w:rPrChange w:id="8831" w:author="Author">
              <w:rPr>
                <w:b/>
                <w:bCs/>
              </w:rPr>
            </w:rPrChange>
          </w:rPr>
          <w:delText>A</w:delText>
        </w:r>
      </w:del>
      <w:r w:rsidRPr="00CA3ADF">
        <w:rPr>
          <w:rPrChange w:id="8832" w:author="Author">
            <w:rPr>
              <w:b/>
              <w:bCs/>
            </w:rPr>
          </w:rPrChange>
        </w:rPr>
        <w:t xml:space="preserve">ccess </w:t>
      </w:r>
      <w:ins w:id="8833" w:author="Author">
        <w:r w:rsidR="00F17049" w:rsidRPr="00CA3ADF">
          <w:rPr>
            <w:rPrChange w:id="8834" w:author="Author">
              <w:rPr>
                <w:b/>
                <w:bCs/>
              </w:rPr>
            </w:rPrChange>
          </w:rPr>
          <w:t>p</w:t>
        </w:r>
      </w:ins>
      <w:del w:id="8835" w:author="Author">
        <w:r w:rsidRPr="00CA3ADF" w:rsidDel="00F17049">
          <w:rPr>
            <w:rPrChange w:id="8836" w:author="Author">
              <w:rPr>
                <w:b/>
                <w:bCs/>
              </w:rPr>
            </w:rPrChange>
          </w:rPr>
          <w:delText>P</w:delText>
        </w:r>
      </w:del>
      <w:r w:rsidRPr="00CA3ADF">
        <w:rPr>
          <w:rPrChange w:id="8837" w:author="Author">
            <w:rPr>
              <w:b/>
              <w:bCs/>
            </w:rPr>
          </w:rPrChange>
        </w:rPr>
        <w:t>rocess</w:t>
      </w:r>
    </w:p>
    <w:p w14:paraId="3E66A13C" w14:textId="77777777" w:rsidR="000801E7" w:rsidRDefault="000801E7" w:rsidP="00253E03">
      <w:pPr>
        <w:pStyle w:val="upar2"/>
        <w:spacing w:after="240"/>
      </w:pPr>
      <w:r>
        <w:t>An early access process shall include the following elements:</w:t>
      </w:r>
    </w:p>
    <w:p w14:paraId="02444368" w14:textId="77777777" w:rsidR="000801E7" w:rsidRDefault="000801E7" w:rsidP="00253E03">
      <w:pPr>
        <w:pStyle w:val="par2"/>
        <w:spacing w:after="240"/>
      </w:pPr>
      <w:r>
        <w:t>12.08(2)(a)</w:t>
      </w:r>
      <w:r>
        <w:tab/>
      </w:r>
      <w:r w:rsidRPr="00CA3ADF">
        <w:rPr>
          <w:rPrChange w:id="8838" w:author="Author">
            <w:rPr>
              <w:b/>
              <w:bCs/>
            </w:rPr>
          </w:rPrChange>
        </w:rPr>
        <w:t>Communication</w:t>
      </w:r>
    </w:p>
    <w:p w14:paraId="0FDAA0A3" w14:textId="77777777" w:rsidR="000801E7" w:rsidRDefault="000801E7" w:rsidP="00253E03">
      <w:pPr>
        <w:pStyle w:val="upar3"/>
        <w:spacing w:after="240"/>
      </w:pPr>
      <w:r>
        <w:t xml:space="preserve">The AU shall communicate with parents, educators and community members as specified in </w:t>
      </w:r>
      <w:ins w:id="8839" w:author="Author">
        <w:r w:rsidR="004A0346">
          <w:t>s</w:t>
        </w:r>
      </w:ins>
      <w:del w:id="8840" w:author="Author">
        <w:r w:rsidDel="004A0346">
          <w:delText>S</w:delText>
        </w:r>
      </w:del>
      <w:r>
        <w:t>ection 12.02(1)(a) of these Rules. Early access communication is:</w:t>
      </w:r>
    </w:p>
    <w:p w14:paraId="51513501" w14:textId="77777777" w:rsidR="000801E7" w:rsidRDefault="000801E7" w:rsidP="00253E03">
      <w:pPr>
        <w:pStyle w:val="par3"/>
        <w:spacing w:after="240"/>
      </w:pPr>
      <w:r>
        <w:lastRenderedPageBreak/>
        <w:t>12.08(2)(a)(i)</w:t>
      </w:r>
      <w:r>
        <w:tab/>
        <w:t>Information about the criteria and process for identifying a highly advanced gifted child for whom early access is deemed appropriate, time frames, portfolio referral, deadlines, specific tests and threshold scores used to make final determinations concerning such a student;</w:t>
      </w:r>
    </w:p>
    <w:p w14:paraId="336B4327" w14:textId="77777777" w:rsidR="000801E7" w:rsidRDefault="000801E7" w:rsidP="00253E03">
      <w:pPr>
        <w:pStyle w:val="par3"/>
        <w:spacing w:after="240"/>
      </w:pPr>
      <w:r>
        <w:t>12.08(2)(a)(ii)</w:t>
      </w:r>
      <w:r>
        <w:tab/>
        <w:t>Professional development of educators, or other means to increase the understanding of a highly advanced gifted child and the educational needs of such a student;</w:t>
      </w:r>
    </w:p>
    <w:p w14:paraId="34FBF633" w14:textId="77777777" w:rsidR="000801E7" w:rsidRDefault="000801E7" w:rsidP="00253E03">
      <w:pPr>
        <w:pStyle w:val="par3"/>
        <w:spacing w:after="240"/>
      </w:pPr>
      <w:r>
        <w:t>12.08(2)(a)(iii)</w:t>
      </w:r>
      <w:r>
        <w:tab/>
        <w:t>A method for collaborative efforts among preschool, general and gifted education personnel and parents; and</w:t>
      </w:r>
    </w:p>
    <w:p w14:paraId="4120E3DC" w14:textId="77777777" w:rsidR="000801E7" w:rsidRDefault="000801E7" w:rsidP="00253E03">
      <w:pPr>
        <w:pStyle w:val="par3"/>
        <w:spacing w:after="240"/>
      </w:pPr>
      <w:r>
        <w:t>12.08(2)(a)(iv)</w:t>
      </w:r>
      <w:r>
        <w:tab/>
        <w:t xml:space="preserve">An </w:t>
      </w:r>
      <w:del w:id="8841" w:author="Author">
        <w:r w:rsidDel="00AD21FE">
          <w:delText>advanced learning plan</w:delText>
        </w:r>
      </w:del>
      <w:ins w:id="8842" w:author="Author">
        <w:r w:rsidR="00AD21FE">
          <w:t>ALP</w:t>
        </w:r>
      </w:ins>
      <w:r>
        <w:t xml:space="preserve"> for the highly advanced gifted child determined appropriate for early access.</w:t>
      </w:r>
    </w:p>
    <w:p w14:paraId="25D246E4" w14:textId="77777777" w:rsidR="000801E7" w:rsidRDefault="000801E7" w:rsidP="00253E03">
      <w:pPr>
        <w:pStyle w:val="par2"/>
        <w:spacing w:after="240"/>
      </w:pPr>
      <w:r>
        <w:t>12.08(2)(b)</w:t>
      </w:r>
      <w:r>
        <w:tab/>
      </w:r>
      <w:r w:rsidRPr="00CA3ADF">
        <w:rPr>
          <w:rPrChange w:id="8843" w:author="Author">
            <w:rPr>
              <w:b/>
              <w:bCs/>
            </w:rPr>
          </w:rPrChange>
        </w:rPr>
        <w:t xml:space="preserve">Optional </w:t>
      </w:r>
      <w:ins w:id="8844" w:author="Author">
        <w:r w:rsidR="00F17049" w:rsidRPr="00CA3ADF">
          <w:rPr>
            <w:rPrChange w:id="8845" w:author="Author">
              <w:rPr>
                <w:b/>
                <w:bCs/>
              </w:rPr>
            </w:rPrChange>
          </w:rPr>
          <w:t>f</w:t>
        </w:r>
      </w:ins>
      <w:del w:id="8846" w:author="Author">
        <w:r w:rsidRPr="00CA3ADF" w:rsidDel="00F17049">
          <w:rPr>
            <w:rPrChange w:id="8847" w:author="Author">
              <w:rPr>
                <w:b/>
                <w:bCs/>
              </w:rPr>
            </w:rPrChange>
          </w:rPr>
          <w:delText>F</w:delText>
        </w:r>
      </w:del>
      <w:r w:rsidRPr="00CA3ADF">
        <w:rPr>
          <w:rPrChange w:id="8848" w:author="Author">
            <w:rPr>
              <w:b/>
              <w:bCs/>
            </w:rPr>
          </w:rPrChange>
        </w:rPr>
        <w:t xml:space="preserve">ee </w:t>
      </w:r>
      <w:ins w:id="8849" w:author="Author">
        <w:r w:rsidR="00F17049" w:rsidRPr="00CA3ADF">
          <w:rPr>
            <w:rPrChange w:id="8850" w:author="Author">
              <w:rPr>
                <w:b/>
                <w:bCs/>
              </w:rPr>
            </w:rPrChange>
          </w:rPr>
          <w:t>c</w:t>
        </w:r>
      </w:ins>
      <w:del w:id="8851" w:author="Author">
        <w:r w:rsidRPr="00CA3ADF" w:rsidDel="00F17049">
          <w:rPr>
            <w:rPrChange w:id="8852" w:author="Author">
              <w:rPr>
                <w:b/>
                <w:bCs/>
              </w:rPr>
            </w:rPrChange>
          </w:rPr>
          <w:delText>C</w:delText>
        </w:r>
      </w:del>
      <w:r w:rsidRPr="00CA3ADF">
        <w:rPr>
          <w:rPrChange w:id="8853" w:author="Author">
            <w:rPr>
              <w:b/>
              <w:bCs/>
            </w:rPr>
          </w:rPrChange>
        </w:rPr>
        <w:t>ondition</w:t>
      </w:r>
    </w:p>
    <w:p w14:paraId="0EF655C0" w14:textId="77777777" w:rsidR="000801E7" w:rsidRDefault="000801E7" w:rsidP="00253E03">
      <w:pPr>
        <w:pStyle w:val="par3"/>
        <w:spacing w:after="240"/>
      </w:pPr>
      <w:r>
        <w:t>12.08(2)(b)(i)</w:t>
      </w:r>
      <w:r>
        <w:tab/>
        <w:t>The AU may charge parents a reasonable fee for assessment and other procedures performed for the purpose of identifying a highly advanced gifted child and making determinations for early access. The AU shall describe the fee related to the implementation of the referral, testing</w:t>
      </w:r>
      <w:ins w:id="8854" w:author="Author">
        <w:r w:rsidR="00E25310">
          <w:t>,</w:t>
        </w:r>
      </w:ins>
      <w:r>
        <w:t xml:space="preserve"> and/or decision</w:t>
      </w:r>
      <w:ins w:id="8855" w:author="Author">
        <w:r w:rsidR="003F09E1">
          <w:t>-</w:t>
        </w:r>
      </w:ins>
      <w:del w:id="8856" w:author="Author">
        <w:r w:rsidDel="003F09E1">
          <w:delText xml:space="preserve"> </w:delText>
        </w:r>
      </w:del>
      <w:r>
        <w:t>making processes.</w:t>
      </w:r>
    </w:p>
    <w:p w14:paraId="1B444DB7" w14:textId="77777777" w:rsidR="000801E7" w:rsidRDefault="000801E7" w:rsidP="00253E03">
      <w:pPr>
        <w:pStyle w:val="par3"/>
        <w:spacing w:after="240"/>
      </w:pPr>
      <w:r>
        <w:t>12.08(2)(b)(ii)</w:t>
      </w:r>
      <w:r>
        <w:tab/>
        <w:t xml:space="preserve">No charge shall be assessed if the child who is the subject of such assessments is eligible for a reduced-cost meal or free meal pursuant to the federal </w:t>
      </w:r>
      <w:r w:rsidR="007C5B91">
        <w:t>“</w:t>
      </w:r>
      <w:r>
        <w:t>National School Lunch Act</w:t>
      </w:r>
      <w:r w:rsidR="004072CD">
        <w:t>”</w:t>
      </w:r>
      <w:r>
        <w:t>, 42 U.S.C. §</w:t>
      </w:r>
      <w:ins w:id="8857" w:author="Author">
        <w:r w:rsidR="003F09E1">
          <w:t xml:space="preserve"> </w:t>
        </w:r>
      </w:ins>
      <w:r>
        <w:t>1751</w:t>
      </w:r>
      <w:ins w:id="8858" w:author="Author">
        <w:r w:rsidR="003F09E1">
          <w:t xml:space="preserve"> </w:t>
        </w:r>
      </w:ins>
      <w:del w:id="8859" w:author="Author">
        <w:r w:rsidDel="003F09E1">
          <w:delText>,</w:delText>
        </w:r>
      </w:del>
      <w:r>
        <w:t>et seq.</w:t>
      </w:r>
    </w:p>
    <w:p w14:paraId="26662A57" w14:textId="77777777" w:rsidR="005210AD" w:rsidRDefault="000801E7" w:rsidP="00253E03">
      <w:pPr>
        <w:pStyle w:val="par3"/>
        <w:spacing w:after="240"/>
      </w:pPr>
      <w:r>
        <w:t>12.08(2)(b)(iii)</w:t>
      </w:r>
      <w:r>
        <w:tab/>
        <w:t xml:space="preserve">When evaluating the need for fees, the AU </w:t>
      </w:r>
      <w:del w:id="8860" w:author="Author">
        <w:r w:rsidDel="00E7662E">
          <w:delText>will</w:delText>
        </w:r>
      </w:del>
      <w:ins w:id="8861" w:author="Author">
        <w:r w:rsidR="00E7662E">
          <w:t>shall</w:t>
        </w:r>
      </w:ins>
      <w:r>
        <w:t>:</w:t>
      </w:r>
    </w:p>
    <w:p w14:paraId="387322AC" w14:textId="77777777" w:rsidR="000801E7" w:rsidRDefault="000801E7" w:rsidP="00253E03">
      <w:pPr>
        <w:pStyle w:val="par4"/>
        <w:spacing w:after="240"/>
      </w:pPr>
      <w:r>
        <w:t>12.08(2)(b)(iii)(A)</w:t>
      </w:r>
      <w:r>
        <w:tab/>
        <w:t>Integrate the costs of assessment and decision making into the ongoing general instructional and assessment practices conducted by early childhood and gifted education personnel to the maximum extent possible;</w:t>
      </w:r>
    </w:p>
    <w:p w14:paraId="3405FCDF" w14:textId="77777777" w:rsidR="000801E7" w:rsidRDefault="000801E7" w:rsidP="00253E03">
      <w:pPr>
        <w:pStyle w:val="par4"/>
        <w:spacing w:after="240"/>
      </w:pPr>
      <w:r>
        <w:t>12.08(2)(b)(iii)(B)</w:t>
      </w:r>
      <w:r>
        <w:tab/>
        <w:t>Take into account the economic circumstances of the community and applicant’s family; and</w:t>
      </w:r>
    </w:p>
    <w:p w14:paraId="64C2CF6D" w14:textId="77777777" w:rsidR="000801E7" w:rsidRDefault="000801E7" w:rsidP="00253E03">
      <w:pPr>
        <w:pStyle w:val="par4"/>
        <w:spacing w:after="240"/>
      </w:pPr>
      <w:r>
        <w:lastRenderedPageBreak/>
        <w:t>12.08(2)(b)(iii)(C)</w:t>
      </w:r>
      <w:r>
        <w:tab/>
        <w:t>Consider test results within three months of application from outside licensed professionals paid by the parent.</w:t>
      </w:r>
    </w:p>
    <w:p w14:paraId="209C6F54" w14:textId="77777777" w:rsidR="000801E7" w:rsidRDefault="000801E7" w:rsidP="00253E03">
      <w:pPr>
        <w:pStyle w:val="par2"/>
        <w:spacing w:after="240"/>
      </w:pPr>
      <w:r>
        <w:t>12.08(2)(c)</w:t>
      </w:r>
      <w:r>
        <w:tab/>
      </w:r>
      <w:r w:rsidRPr="00CA3ADF">
        <w:rPr>
          <w:rPrChange w:id="8862" w:author="Author">
            <w:rPr>
              <w:b/>
              <w:bCs/>
            </w:rPr>
          </w:rPrChange>
        </w:rPr>
        <w:t xml:space="preserve">Funding and </w:t>
      </w:r>
      <w:ins w:id="8863" w:author="Author">
        <w:r w:rsidR="00F17049" w:rsidRPr="00CA3ADF">
          <w:rPr>
            <w:rPrChange w:id="8864" w:author="Author">
              <w:rPr>
                <w:b/>
                <w:bCs/>
              </w:rPr>
            </w:rPrChange>
          </w:rPr>
          <w:t>r</w:t>
        </w:r>
      </w:ins>
      <w:del w:id="8865" w:author="Author">
        <w:r w:rsidRPr="00CA3ADF" w:rsidDel="00F17049">
          <w:rPr>
            <w:rPrChange w:id="8866" w:author="Author">
              <w:rPr>
                <w:b/>
                <w:bCs/>
              </w:rPr>
            </w:rPrChange>
          </w:rPr>
          <w:delText>R</w:delText>
        </w:r>
      </w:del>
      <w:r w:rsidRPr="00CA3ADF">
        <w:rPr>
          <w:rPrChange w:id="8867" w:author="Author">
            <w:rPr>
              <w:b/>
              <w:bCs/>
            </w:rPr>
          </w:rPrChange>
        </w:rPr>
        <w:t>eporting</w:t>
      </w:r>
    </w:p>
    <w:p w14:paraId="2C679E1E" w14:textId="77777777" w:rsidR="000801E7" w:rsidRDefault="000801E7" w:rsidP="00253E03">
      <w:pPr>
        <w:pStyle w:val="upar3"/>
        <w:spacing w:after="240"/>
      </w:pPr>
      <w:del w:id="8868" w:author="Author">
        <w:r w:rsidDel="003F09E1">
          <w:delText>Administrative units</w:delText>
        </w:r>
      </w:del>
      <w:ins w:id="8869" w:author="Author">
        <w:r w:rsidR="003F09E1">
          <w:t>AUs</w:t>
        </w:r>
      </w:ins>
      <w:r>
        <w:t xml:space="preserve"> that permit early access shall receive funding from the state education fund created in Article IX, Section 17(4) of the Colorado Constitution. To receive funding the AU shall abide by </w:t>
      </w:r>
      <w:del w:id="8870" w:author="Author">
        <w:r w:rsidDel="003F09E1">
          <w:delText>the Rules in this S</w:delText>
        </w:r>
      </w:del>
      <w:ins w:id="8871" w:author="Author">
        <w:r w:rsidR="003F09E1">
          <w:t>s</w:t>
        </w:r>
      </w:ins>
      <w:r>
        <w:t>ection 12.08</w:t>
      </w:r>
      <w:ins w:id="8872" w:author="Author">
        <w:r w:rsidR="003F09E1">
          <w:t xml:space="preserve"> of these Rules</w:t>
        </w:r>
      </w:ins>
      <w:r>
        <w:t>, and:</w:t>
      </w:r>
    </w:p>
    <w:p w14:paraId="1E29AC02" w14:textId="77777777" w:rsidR="000801E7" w:rsidRDefault="000801E7" w:rsidP="00253E03">
      <w:pPr>
        <w:pStyle w:val="par3"/>
        <w:spacing w:after="240"/>
      </w:pPr>
      <w:r>
        <w:t>12.08(2)(c)(i)</w:t>
      </w:r>
      <w:r>
        <w:tab/>
        <w:t>Support integration of early access in early childhood and gifted programming;</w:t>
      </w:r>
    </w:p>
    <w:p w14:paraId="3FB88AAA" w14:textId="77777777" w:rsidR="000801E7" w:rsidRDefault="000801E7" w:rsidP="00253E03">
      <w:pPr>
        <w:pStyle w:val="par3"/>
        <w:spacing w:after="240"/>
      </w:pPr>
      <w:r>
        <w:t>12.08(2)(c)(ii)</w:t>
      </w:r>
      <w:r>
        <w:tab/>
        <w:t xml:space="preserve">Report age four gifted children provided early access using date of birth, grade level placement and gifted student designations on the October </w:t>
      </w:r>
      <w:ins w:id="8873" w:author="Author">
        <w:r w:rsidR="003F09E1">
          <w:t>e</w:t>
        </w:r>
      </w:ins>
      <w:del w:id="8874" w:author="Author">
        <w:r w:rsidDel="003F09E1">
          <w:delText>E</w:delText>
        </w:r>
      </w:del>
      <w:r>
        <w:t xml:space="preserve">nrollment </w:t>
      </w:r>
      <w:ins w:id="8875" w:author="Author">
        <w:r w:rsidR="003F09E1">
          <w:t>c</w:t>
        </w:r>
      </w:ins>
      <w:del w:id="8876" w:author="Author">
        <w:r w:rsidDel="003F09E1">
          <w:delText>C</w:delText>
        </w:r>
      </w:del>
      <w:r>
        <w:t xml:space="preserve">ount and the </w:t>
      </w:r>
      <w:ins w:id="8877" w:author="Author">
        <w:r w:rsidR="003F09E1">
          <w:t>e</w:t>
        </w:r>
      </w:ins>
      <w:del w:id="8878" w:author="Author">
        <w:r w:rsidDel="003F09E1">
          <w:delText>E</w:delText>
        </w:r>
      </w:del>
      <w:r>
        <w:t>nd-of-</w:t>
      </w:r>
      <w:del w:id="8879" w:author="Author">
        <w:r w:rsidDel="003F09E1">
          <w:delText>Y</w:delText>
        </w:r>
      </w:del>
      <w:ins w:id="8880" w:author="Author">
        <w:r w:rsidR="003F09E1">
          <w:t>y</w:t>
        </w:r>
      </w:ins>
      <w:r>
        <w:t xml:space="preserve">ear </w:t>
      </w:r>
      <w:ins w:id="8881" w:author="Author">
        <w:r w:rsidR="003F09E1">
          <w:t>r</w:t>
        </w:r>
      </w:ins>
      <w:del w:id="8882" w:author="Author">
        <w:r w:rsidDel="003F09E1">
          <w:delText>R</w:delText>
        </w:r>
      </w:del>
      <w:r>
        <w:t>eport; and</w:t>
      </w:r>
    </w:p>
    <w:p w14:paraId="25AC6F9B" w14:textId="77777777" w:rsidR="000801E7" w:rsidRDefault="000801E7" w:rsidP="00253E03">
      <w:pPr>
        <w:pStyle w:val="par3"/>
        <w:spacing w:after="240"/>
      </w:pPr>
      <w:r>
        <w:t>12.08(2)(c)(iii)</w:t>
      </w:r>
      <w:r>
        <w:tab/>
        <w:t xml:space="preserve">Report age five gifted children provided early access using date of birth, grade level placement and gifted student designations on the October </w:t>
      </w:r>
      <w:ins w:id="8883" w:author="Author">
        <w:r w:rsidR="003F09E1">
          <w:t>e</w:t>
        </w:r>
      </w:ins>
      <w:del w:id="8884" w:author="Author">
        <w:r w:rsidDel="003F09E1">
          <w:delText>E</w:delText>
        </w:r>
      </w:del>
      <w:r>
        <w:t xml:space="preserve">nrollment </w:t>
      </w:r>
      <w:ins w:id="8885" w:author="Author">
        <w:r w:rsidR="003F09E1">
          <w:t>c</w:t>
        </w:r>
      </w:ins>
      <w:del w:id="8886" w:author="Author">
        <w:r w:rsidDel="003F09E1">
          <w:delText>C</w:delText>
        </w:r>
      </w:del>
      <w:r>
        <w:t xml:space="preserve">ount and the </w:t>
      </w:r>
      <w:ins w:id="8887" w:author="Author">
        <w:r w:rsidR="003F09E1">
          <w:t>e</w:t>
        </w:r>
      </w:ins>
      <w:del w:id="8888" w:author="Author">
        <w:r w:rsidDel="003F09E1">
          <w:delText>E</w:delText>
        </w:r>
      </w:del>
      <w:r>
        <w:t>nd-of-</w:t>
      </w:r>
      <w:ins w:id="8889" w:author="Author">
        <w:r w:rsidR="003F09E1">
          <w:t>y</w:t>
        </w:r>
      </w:ins>
      <w:del w:id="8890" w:author="Author">
        <w:r w:rsidDel="003F09E1">
          <w:delText>Y</w:delText>
        </w:r>
      </w:del>
      <w:r>
        <w:t xml:space="preserve">ear </w:t>
      </w:r>
      <w:ins w:id="8891" w:author="Author">
        <w:r w:rsidR="003F09E1">
          <w:t>r</w:t>
        </w:r>
      </w:ins>
      <w:del w:id="8892" w:author="Author">
        <w:r w:rsidDel="003F09E1">
          <w:delText>R</w:delText>
        </w:r>
      </w:del>
      <w:r>
        <w:t>eport.</w:t>
      </w:r>
    </w:p>
    <w:p w14:paraId="63424A99" w14:textId="77777777" w:rsidR="000801E7" w:rsidRDefault="000801E7" w:rsidP="00253E03">
      <w:pPr>
        <w:pStyle w:val="par2"/>
        <w:spacing w:after="240"/>
      </w:pPr>
      <w:r>
        <w:t>12.08(2)(d)</w:t>
      </w:r>
      <w:r>
        <w:tab/>
      </w:r>
      <w:r w:rsidRPr="00CA3ADF">
        <w:rPr>
          <w:rPrChange w:id="8893" w:author="Author">
            <w:rPr>
              <w:b/>
              <w:bCs/>
            </w:rPr>
          </w:rPrChange>
        </w:rPr>
        <w:t xml:space="preserve">Criteria for </w:t>
      </w:r>
      <w:ins w:id="8894" w:author="Author">
        <w:r w:rsidR="00F17049" w:rsidRPr="00CA3ADF">
          <w:rPr>
            <w:rPrChange w:id="8895" w:author="Author">
              <w:rPr>
                <w:b/>
                <w:bCs/>
              </w:rPr>
            </w:rPrChange>
          </w:rPr>
          <w:t>e</w:t>
        </w:r>
      </w:ins>
      <w:del w:id="8896" w:author="Author">
        <w:r w:rsidRPr="00CA3ADF" w:rsidDel="00F17049">
          <w:rPr>
            <w:rPrChange w:id="8897" w:author="Author">
              <w:rPr>
                <w:b/>
                <w:bCs/>
              </w:rPr>
            </w:rPrChange>
          </w:rPr>
          <w:delText>E</w:delText>
        </w:r>
      </w:del>
      <w:r w:rsidRPr="00CA3ADF">
        <w:rPr>
          <w:rPrChange w:id="8898" w:author="Author">
            <w:rPr>
              <w:b/>
              <w:bCs/>
            </w:rPr>
          </w:rPrChange>
        </w:rPr>
        <w:t xml:space="preserve">arly </w:t>
      </w:r>
      <w:ins w:id="8899" w:author="Author">
        <w:r w:rsidR="00F17049" w:rsidRPr="00CA3ADF">
          <w:rPr>
            <w:rPrChange w:id="8900" w:author="Author">
              <w:rPr>
                <w:b/>
                <w:bCs/>
              </w:rPr>
            </w:rPrChange>
          </w:rPr>
          <w:t>a</w:t>
        </w:r>
      </w:ins>
      <w:del w:id="8901" w:author="Author">
        <w:r w:rsidRPr="00CA3ADF" w:rsidDel="00F17049">
          <w:rPr>
            <w:rPrChange w:id="8902" w:author="Author">
              <w:rPr>
                <w:b/>
                <w:bCs/>
              </w:rPr>
            </w:rPrChange>
          </w:rPr>
          <w:delText>A</w:delText>
        </w:r>
      </w:del>
      <w:r w:rsidRPr="00CA3ADF">
        <w:rPr>
          <w:rPrChange w:id="8903" w:author="Author">
            <w:rPr>
              <w:b/>
              <w:bCs/>
            </w:rPr>
          </w:rPrChange>
        </w:rPr>
        <w:t>ccess</w:t>
      </w:r>
    </w:p>
    <w:p w14:paraId="0134BFC1" w14:textId="77777777" w:rsidR="000801E7" w:rsidRDefault="000801E7" w:rsidP="00253E03">
      <w:pPr>
        <w:pStyle w:val="upar3"/>
        <w:spacing w:after="240"/>
      </w:pPr>
      <w:r>
        <w:t xml:space="preserve">The AU shall evaluate a child referred by the parent for early access using the following criteria. The evaluation will lead to a student profile of strengths, performance, readiness, needs and interests, and a determination of appropriate placement. All criteria </w:t>
      </w:r>
      <w:del w:id="8904" w:author="Author">
        <w:r w:rsidDel="00D81B7B">
          <w:delText xml:space="preserve">must </w:delText>
        </w:r>
      </w:del>
      <w:ins w:id="8905" w:author="Author">
        <w:r w:rsidR="00D81B7B">
          <w:t xml:space="preserve">shall </w:t>
        </w:r>
      </w:ins>
      <w:r>
        <w:t>be considered in making the determination – test scores alone do not meet the standards of a determination.</w:t>
      </w:r>
    </w:p>
    <w:p w14:paraId="5FACFF5E" w14:textId="77777777" w:rsidR="000801E7" w:rsidRDefault="000801E7" w:rsidP="00253E03">
      <w:pPr>
        <w:pStyle w:val="par3"/>
        <w:spacing w:after="240"/>
      </w:pPr>
      <w:r>
        <w:t>12.08(2)(d)(i)</w:t>
      </w:r>
      <w:r>
        <w:tab/>
        <w:t>Aptitude</w:t>
      </w:r>
    </w:p>
    <w:p w14:paraId="0ACD9218" w14:textId="77777777" w:rsidR="000801E7" w:rsidRDefault="000801E7" w:rsidP="00253E03">
      <w:pPr>
        <w:pStyle w:val="par4"/>
        <w:spacing w:after="240"/>
      </w:pPr>
      <w:r>
        <w:t>12.08(2)(d)(i)(A)</w:t>
      </w:r>
      <w:r>
        <w:tab/>
        <w:t>Aptitude supporting early access is indicated by a highly advanced level of performance compared to age-peers on cognitive abilities rating scales or 97th percentile and above on standardized cognitive ability tests. Every child with a score above 97th percentile may not benefit from early access to kindergarten or first grade.</w:t>
      </w:r>
    </w:p>
    <w:p w14:paraId="0B6A529A" w14:textId="77777777" w:rsidR="006C18A9" w:rsidRDefault="000801E7" w:rsidP="00253E03">
      <w:pPr>
        <w:pStyle w:val="par4"/>
        <w:spacing w:after="240"/>
      </w:pPr>
      <w:r>
        <w:lastRenderedPageBreak/>
        <w:t>12.08(2)(d)(i)(B)</w:t>
      </w:r>
      <w:r>
        <w:tab/>
        <w:t>The AU shall describe the method(s) and the developmentally appropriate tools for assessment that will be used to determine potential in general cognitive abilities and school success (e.g., individualized ability test, such as the Wechsler Preschool and Primary Scale of Intelligence or Woodcock Johnson Cognitive Ability Scale, or Kaufman Brief Intelligence Test).</w:t>
      </w:r>
    </w:p>
    <w:p w14:paraId="08EF940C" w14:textId="77777777" w:rsidR="000801E7" w:rsidRDefault="000801E7" w:rsidP="00253E03">
      <w:pPr>
        <w:pStyle w:val="par3"/>
        <w:spacing w:after="240"/>
      </w:pPr>
      <w:r>
        <w:t>12.08(2)(d)(ii)</w:t>
      </w:r>
      <w:r>
        <w:tab/>
        <w:t>Achievement</w:t>
      </w:r>
    </w:p>
    <w:p w14:paraId="6A0F4961" w14:textId="77777777" w:rsidR="000801E7" w:rsidRDefault="000801E7" w:rsidP="00253E03">
      <w:pPr>
        <w:pStyle w:val="par4"/>
        <w:spacing w:after="240"/>
      </w:pPr>
      <w:r>
        <w:t>12.08(2)(d)(ii)(A)</w:t>
      </w:r>
      <w:r>
        <w:tab/>
        <w:t>Achievement supporting early access is indicated by a highly advanced level of performance compared to age-peers on achievement rating scales, performance assessment, or 97th percentile and above on standardized achievement tests. Typically, early access children function two or more years above their age</w:t>
      </w:r>
      <w:ins w:id="8906" w:author="Author">
        <w:r w:rsidR="00E25310">
          <w:t>-</w:t>
        </w:r>
      </w:ins>
      <w:del w:id="8907" w:author="Author">
        <w:r w:rsidDel="00E25310">
          <w:delText xml:space="preserve"> </w:delText>
        </w:r>
      </w:del>
      <w:r>
        <w:t>peers.</w:t>
      </w:r>
    </w:p>
    <w:p w14:paraId="677EF0D8" w14:textId="77777777" w:rsidR="000801E7" w:rsidRDefault="000801E7" w:rsidP="00253E03">
      <w:pPr>
        <w:pStyle w:val="par4"/>
        <w:spacing w:after="240"/>
      </w:pPr>
      <w:r>
        <w:t>12.08(2)(d)(ii)(B)</w:t>
      </w:r>
      <w:r>
        <w:tab/>
        <w:t>The AU shall describe the method(s) and tools for assessment that will be used to determine knowledge and skills in reading, writing and mathematics (e.g., curriculum-based assessment, above-level testing, and individualized achievement tests, such as the test of early math ability/reading ability, Woodcock Johnson III Tests of achievement, or Iowa Tests of basic skills).</w:t>
      </w:r>
    </w:p>
    <w:p w14:paraId="0BEA69CF" w14:textId="77777777" w:rsidR="000801E7" w:rsidRDefault="000801E7" w:rsidP="00253E03">
      <w:pPr>
        <w:pStyle w:val="par3"/>
        <w:spacing w:after="240"/>
      </w:pPr>
      <w:r>
        <w:t>12.08(2)(d)(iii)</w:t>
      </w:r>
      <w:r>
        <w:tab/>
        <w:t>Performance</w:t>
      </w:r>
    </w:p>
    <w:p w14:paraId="3AE9EDC9" w14:textId="77777777" w:rsidR="000801E7" w:rsidRDefault="000801E7" w:rsidP="00253E03">
      <w:pPr>
        <w:pStyle w:val="par4"/>
        <w:spacing w:after="240"/>
      </w:pPr>
      <w:r>
        <w:t>12.08(2)(d)(iii)(A)</w:t>
      </w:r>
      <w:r>
        <w:tab/>
        <w:t>Performance supporting early access is indicated by work samples and informal teacher and/or parent data indicating demonstrated ability above age</w:t>
      </w:r>
      <w:ins w:id="8908" w:author="Author">
        <w:r w:rsidR="00E25310">
          <w:t>-</w:t>
        </w:r>
      </w:ins>
      <w:del w:id="8909" w:author="Author">
        <w:r w:rsidDel="00E25310">
          <w:delText xml:space="preserve"> </w:delText>
        </w:r>
      </w:del>
      <w:r>
        <w:t>peers.</w:t>
      </w:r>
    </w:p>
    <w:p w14:paraId="3B540BB7" w14:textId="77777777" w:rsidR="000801E7" w:rsidRDefault="000801E7" w:rsidP="00253E03">
      <w:pPr>
        <w:pStyle w:val="par4"/>
        <w:spacing w:after="240"/>
      </w:pPr>
      <w:r>
        <w:t>12.08(2)(d)(iii)(B)</w:t>
      </w:r>
      <w:r>
        <w:tab/>
        <w:t>The AU shall describe the method(s) and tools for assessment that will be used to determine actual demonstration of the student’s work (e.g., work samples, independent reading, advanced vocabulary,</w:t>
      </w:r>
      <w:ins w:id="8910" w:author="Author">
        <w:r w:rsidR="002E3153">
          <w:t xml:space="preserve"> and</w:t>
        </w:r>
      </w:ins>
      <w:r>
        <w:t xml:space="preserve"> observational data).</w:t>
      </w:r>
    </w:p>
    <w:p w14:paraId="22524133" w14:textId="77777777" w:rsidR="000801E7" w:rsidRDefault="000801E7" w:rsidP="00253E03">
      <w:pPr>
        <w:pStyle w:val="par3"/>
        <w:spacing w:after="240"/>
      </w:pPr>
      <w:r>
        <w:t>12.08(2)(d)(iv)</w:t>
      </w:r>
      <w:r>
        <w:tab/>
        <w:t xml:space="preserve">Readiness, </w:t>
      </w:r>
      <w:ins w:id="8911" w:author="Author">
        <w:r w:rsidR="00AD21FE">
          <w:t>s</w:t>
        </w:r>
      </w:ins>
      <w:del w:id="8912" w:author="Author">
        <w:r w:rsidDel="00AD21FE">
          <w:delText>S</w:delText>
        </w:r>
      </w:del>
      <w:r>
        <w:t xml:space="preserve">ocial </w:t>
      </w:r>
      <w:ins w:id="8913" w:author="Author">
        <w:r w:rsidR="00AD21FE">
          <w:t>b</w:t>
        </w:r>
      </w:ins>
      <w:del w:id="8914" w:author="Author">
        <w:r w:rsidDel="00AD21FE">
          <w:delText>B</w:delText>
        </w:r>
      </w:del>
      <w:r>
        <w:t>ehavior</w:t>
      </w:r>
      <w:ins w:id="8915" w:author="Author">
        <w:r w:rsidR="003F09E1">
          <w:t>,</w:t>
        </w:r>
      </w:ins>
      <w:r>
        <w:t xml:space="preserve"> and </w:t>
      </w:r>
      <w:ins w:id="8916" w:author="Author">
        <w:r w:rsidR="00AD21FE">
          <w:t>m</w:t>
        </w:r>
      </w:ins>
      <w:del w:id="8917" w:author="Author">
        <w:r w:rsidDel="00AD21FE">
          <w:delText>M</w:delText>
        </w:r>
      </w:del>
      <w:r>
        <w:t>otivation</w:t>
      </w:r>
    </w:p>
    <w:p w14:paraId="489C1393" w14:textId="7756F462" w:rsidR="000801E7" w:rsidRDefault="3EA27B96" w:rsidP="00253E03">
      <w:pPr>
        <w:pStyle w:val="par4"/>
        <w:spacing w:after="240"/>
      </w:pPr>
      <w:r>
        <w:lastRenderedPageBreak/>
        <w:t>12.08(2)(d)(iv)(A)</w:t>
      </w:r>
      <w:r w:rsidR="000801E7">
        <w:tab/>
      </w:r>
      <w:r>
        <w:t>Readiness, social behavior</w:t>
      </w:r>
      <w:ins w:id="8918" w:author="Author">
        <w:r w:rsidR="3609F406">
          <w:t>,</w:t>
        </w:r>
      </w:ins>
      <w:r>
        <w:t xml:space="preserve"> and motivation for early access are determined by the child’s ability to demonstrate the indicators deemed necessary for kindergarten or first grade by </w:t>
      </w:r>
      <w:del w:id="8919" w:author="Author">
        <w:r w:rsidDel="006F5822">
          <w:delText>the district’s standards</w:delText>
        </w:r>
      </w:del>
      <w:ins w:id="8920" w:author="Author">
        <w:r w:rsidR="006F5822">
          <w:t>state</w:t>
        </w:r>
      </w:ins>
      <w:r>
        <w:t xml:space="preserve"> or national standards (e.g., </w:t>
      </w:r>
      <w:del w:id="8921" w:author="Author">
        <w:r w:rsidR="000801E7" w:rsidDel="3EA27B96">
          <w:delText>district</w:delText>
        </w:r>
      </w:del>
      <w:r>
        <w:t xml:space="preserve"> readiness checklist, normed-checklists</w:t>
      </w:r>
      <w:ins w:id="8922" w:author="Author">
        <w:r w:rsidR="3609F406">
          <w:t>,</w:t>
        </w:r>
      </w:ins>
      <w:r>
        <w:t xml:space="preserve"> and rating scales, such as the </w:t>
      </w:r>
      <w:commentRangeStart w:id="8923"/>
      <w:r>
        <w:t xml:space="preserve">California Preschool Competency Scale </w:t>
      </w:r>
      <w:commentRangeEnd w:id="8923"/>
      <w:r w:rsidR="006F5822">
        <w:rPr>
          <w:rStyle w:val="CommentReference"/>
          <w:sz w:val="24"/>
          <w:szCs w:val="24"/>
        </w:rPr>
        <w:commentReference w:id="8923"/>
      </w:r>
      <w:r>
        <w:t>or the Preschool/Kindergarten Behavioral and Social Scale or Bracken School Readiness).</w:t>
      </w:r>
    </w:p>
    <w:p w14:paraId="26A7C446" w14:textId="77777777" w:rsidR="000801E7" w:rsidRDefault="000801E7" w:rsidP="00253E03">
      <w:pPr>
        <w:pStyle w:val="par4"/>
        <w:spacing w:after="240"/>
      </w:pPr>
      <w:r>
        <w:t>12.08(2)(d)(iv)(B)</w:t>
      </w:r>
      <w:r>
        <w:tab/>
        <w:t>The AU shall describe the method(s) and tools for evaluation that will be used to determine a child’s readiness for kindergarten or first grade, social maturity, and eagerness to learn.</w:t>
      </w:r>
    </w:p>
    <w:p w14:paraId="0D216B0E" w14:textId="77777777" w:rsidR="000801E7" w:rsidRDefault="000801E7" w:rsidP="00253E03">
      <w:pPr>
        <w:pStyle w:val="par3"/>
        <w:spacing w:after="240"/>
      </w:pPr>
      <w:r>
        <w:t>12.08(2)(d)(v)</w:t>
      </w:r>
      <w:r>
        <w:tab/>
        <w:t xml:space="preserve">Support </w:t>
      </w:r>
      <w:ins w:id="8924" w:author="Author">
        <w:r w:rsidR="00AD21FE">
          <w:t>s</w:t>
        </w:r>
      </w:ins>
      <w:del w:id="8925" w:author="Author">
        <w:r w:rsidDel="00AD21FE">
          <w:delText>S</w:delText>
        </w:r>
      </w:del>
      <w:r>
        <w:t>ystems</w:t>
      </w:r>
    </w:p>
    <w:p w14:paraId="56149F59" w14:textId="77777777" w:rsidR="000801E7" w:rsidRDefault="000801E7" w:rsidP="00253E03">
      <w:pPr>
        <w:pStyle w:val="par4"/>
        <w:spacing w:after="240"/>
      </w:pPr>
      <w:r>
        <w:t>12.08(2)(d)(v)(A)</w:t>
      </w:r>
      <w:r>
        <w:tab/>
        <w:t>The AU shall define and implement a support system to assist in a child’s success in and transition through early access by evidence of:</w:t>
      </w:r>
    </w:p>
    <w:p w14:paraId="7031FA10" w14:textId="77777777" w:rsidR="000801E7" w:rsidRDefault="000801E7" w:rsidP="00253E03">
      <w:pPr>
        <w:pStyle w:val="par5"/>
        <w:spacing w:after="240"/>
      </w:pPr>
      <w:r>
        <w:t>12.08(2)(d)(v)(A)(I)</w:t>
      </w:r>
      <w:r>
        <w:tab/>
        <w:t>A letter of determination of the early access decision signed by the parent, gifted education staff, early childhood staff, the receiving teacher</w:t>
      </w:r>
      <w:ins w:id="8926" w:author="Author">
        <w:r w:rsidR="00AD21FE">
          <w:t>,</w:t>
        </w:r>
      </w:ins>
      <w:r>
        <w:t xml:space="preserve"> and building administrator indicating recognition and support of the child’s placement (determination letters will be placed in the child’s cumulative file);</w:t>
      </w:r>
    </w:p>
    <w:p w14:paraId="485324C2" w14:textId="77777777" w:rsidR="000801E7" w:rsidRDefault="000801E7" w:rsidP="00253E03">
      <w:pPr>
        <w:pStyle w:val="par5"/>
        <w:spacing w:after="240"/>
      </w:pPr>
      <w:r>
        <w:t>12.08(2)(d)(v)(A)(II)</w:t>
      </w:r>
      <w:r>
        <w:tab/>
        <w:t xml:space="preserve">A transition goal in the child’s </w:t>
      </w:r>
      <w:del w:id="8927" w:author="Author">
        <w:r w:rsidDel="00AD21FE">
          <w:delText>advanced learning plan</w:delText>
        </w:r>
      </w:del>
      <w:ins w:id="8928" w:author="Author">
        <w:r w:rsidR="00AD21FE">
          <w:t>ALP</w:t>
        </w:r>
      </w:ins>
      <w:r>
        <w:t xml:space="preserve"> for the first year of early access;</w:t>
      </w:r>
    </w:p>
    <w:p w14:paraId="38B60483" w14:textId="77777777" w:rsidR="000801E7" w:rsidRDefault="000801E7" w:rsidP="00253E03">
      <w:pPr>
        <w:pStyle w:val="par5"/>
        <w:spacing w:after="240"/>
      </w:pPr>
      <w:r>
        <w:t>12.08(2)(d)(v)(A)(III)</w:t>
      </w:r>
      <w:r>
        <w:tab/>
        <w:t>Methods of communication with the student about school success; and</w:t>
      </w:r>
    </w:p>
    <w:p w14:paraId="39D7EDDB" w14:textId="77777777" w:rsidR="000801E7" w:rsidRDefault="000801E7" w:rsidP="00253E03">
      <w:pPr>
        <w:pStyle w:val="par5"/>
        <w:spacing w:after="240"/>
      </w:pPr>
      <w:r>
        <w:t>12.08(2)(d)(v)(A)(IV)</w:t>
      </w:r>
      <w:r>
        <w:tab/>
        <w:t>Methods for parent-teacher communication.</w:t>
      </w:r>
    </w:p>
    <w:p w14:paraId="2BCCC35A" w14:textId="77777777" w:rsidR="000801E7" w:rsidRDefault="000801E7" w:rsidP="00253E03">
      <w:pPr>
        <w:pStyle w:val="par4"/>
        <w:spacing w:after="240"/>
      </w:pPr>
      <w:r>
        <w:t>12.08(2)(d)(v)(B)</w:t>
      </w:r>
      <w:r>
        <w:tab/>
        <w:t xml:space="preserve">The AU </w:t>
      </w:r>
      <w:del w:id="8929" w:author="Author">
        <w:r w:rsidDel="00E7662E">
          <w:delText xml:space="preserve">will </w:delText>
        </w:r>
      </w:del>
      <w:ins w:id="8930" w:author="Author">
        <w:r w:rsidR="00E7662E">
          <w:t xml:space="preserve">shall </w:t>
        </w:r>
      </w:ins>
      <w:r>
        <w:t>describe how parents, teachers, school administrators and the learning environment will contribute to a positive support system.</w:t>
      </w:r>
    </w:p>
    <w:p w14:paraId="696F1089" w14:textId="77777777" w:rsidR="000801E7" w:rsidRDefault="000801E7" w:rsidP="00253E03">
      <w:pPr>
        <w:pStyle w:val="par2"/>
        <w:spacing w:after="240"/>
      </w:pPr>
      <w:r>
        <w:lastRenderedPageBreak/>
        <w:t>12.08(2)(e)</w:t>
      </w:r>
      <w:r>
        <w:tab/>
      </w:r>
      <w:r w:rsidRPr="00CA3ADF">
        <w:rPr>
          <w:rPrChange w:id="8931" w:author="Author">
            <w:rPr>
              <w:b/>
              <w:bCs/>
            </w:rPr>
          </w:rPrChange>
        </w:rPr>
        <w:t xml:space="preserve">Process for </w:t>
      </w:r>
      <w:ins w:id="8932" w:author="Author">
        <w:r w:rsidR="00F17049" w:rsidRPr="00CA3ADF">
          <w:rPr>
            <w:rPrChange w:id="8933" w:author="Author">
              <w:rPr>
                <w:b/>
                <w:bCs/>
              </w:rPr>
            </w:rPrChange>
          </w:rPr>
          <w:t>e</w:t>
        </w:r>
      </w:ins>
      <w:del w:id="8934" w:author="Author">
        <w:r w:rsidRPr="00CA3ADF" w:rsidDel="00F17049">
          <w:rPr>
            <w:rPrChange w:id="8935" w:author="Author">
              <w:rPr>
                <w:b/>
                <w:bCs/>
              </w:rPr>
            </w:rPrChange>
          </w:rPr>
          <w:delText>E</w:delText>
        </w:r>
      </w:del>
      <w:r w:rsidRPr="00CA3ADF">
        <w:rPr>
          <w:rPrChange w:id="8936" w:author="Author">
            <w:rPr>
              <w:b/>
              <w:bCs/>
            </w:rPr>
          </w:rPrChange>
        </w:rPr>
        <w:t xml:space="preserve">arly </w:t>
      </w:r>
      <w:ins w:id="8937" w:author="Author">
        <w:r w:rsidR="00F17049" w:rsidRPr="00CA3ADF">
          <w:rPr>
            <w:rPrChange w:id="8938" w:author="Author">
              <w:rPr>
                <w:b/>
                <w:bCs/>
              </w:rPr>
            </w:rPrChange>
          </w:rPr>
          <w:t>a</w:t>
        </w:r>
      </w:ins>
      <w:del w:id="8939" w:author="Author">
        <w:r w:rsidRPr="00CA3ADF" w:rsidDel="00F17049">
          <w:rPr>
            <w:rPrChange w:id="8940" w:author="Author">
              <w:rPr>
                <w:b/>
                <w:bCs/>
              </w:rPr>
            </w:rPrChange>
          </w:rPr>
          <w:delText>A</w:delText>
        </w:r>
      </w:del>
      <w:r w:rsidRPr="00CA3ADF">
        <w:rPr>
          <w:rPrChange w:id="8941" w:author="Author">
            <w:rPr>
              <w:b/>
              <w:bCs/>
            </w:rPr>
          </w:rPrChange>
        </w:rPr>
        <w:t>ccess</w:t>
      </w:r>
    </w:p>
    <w:p w14:paraId="64DA447D" w14:textId="77777777" w:rsidR="000801E7" w:rsidRDefault="000801E7" w:rsidP="00253E03">
      <w:pPr>
        <w:pStyle w:val="upar3"/>
        <w:spacing w:after="240"/>
      </w:pPr>
      <w:r>
        <w:t>The AU shall establish a collaborative process among parents, preschool, general and gifted educators</w:t>
      </w:r>
      <w:ins w:id="8942" w:author="Author">
        <w:r w:rsidR="003F09E1">
          <w:t>,</w:t>
        </w:r>
      </w:ins>
      <w:r>
        <w:t xml:space="preserve"> and school administration for evaluating early access referrals. The process implemented shall include the following components:</w:t>
      </w:r>
    </w:p>
    <w:p w14:paraId="24825EC1" w14:textId="77777777" w:rsidR="000801E7" w:rsidRDefault="000801E7" w:rsidP="00253E03">
      <w:pPr>
        <w:pStyle w:val="par3"/>
        <w:spacing w:after="240"/>
      </w:pPr>
      <w:r>
        <w:t>12.08(2)(e)(i)</w:t>
      </w:r>
      <w:r>
        <w:tab/>
        <w:t>Timelines</w:t>
      </w:r>
    </w:p>
    <w:p w14:paraId="3879E8CE" w14:textId="77777777" w:rsidR="000801E7" w:rsidRDefault="000801E7" w:rsidP="00253E03">
      <w:pPr>
        <w:pStyle w:val="par4"/>
        <w:spacing w:after="240"/>
      </w:pPr>
      <w:r>
        <w:t>12.08(2)(e)(i)(A)</w:t>
      </w:r>
      <w:r>
        <w:tab/>
      </w:r>
      <w:r w:rsidR="0049295B">
        <w:tab/>
      </w:r>
      <w:r>
        <w:t>Applications for early access are due by April 1 for the next school year. Each AU shall declare when it will begin accepting applications.</w:t>
      </w:r>
    </w:p>
    <w:p w14:paraId="37E506BF" w14:textId="77777777" w:rsidR="000801E7" w:rsidRDefault="000801E7" w:rsidP="00253E03">
      <w:pPr>
        <w:pStyle w:val="par4"/>
        <w:spacing w:after="240"/>
      </w:pPr>
      <w:r>
        <w:t>12.08(2)(e)(i)(B)</w:t>
      </w:r>
      <w:r>
        <w:tab/>
      </w:r>
      <w:r w:rsidR="0049295B">
        <w:tab/>
      </w:r>
      <w:r>
        <w:t xml:space="preserve">Determinations shall be made within 60 </w:t>
      </w:r>
      <w:del w:id="8943" w:author="Author">
        <w:r w:rsidDel="00D34541">
          <w:delText xml:space="preserve">calendar </w:delText>
        </w:r>
      </w:del>
      <w:r>
        <w:t xml:space="preserve">days of the AU receiving the child’s portfolio submitted by the child’s parent in accordance with </w:t>
      </w:r>
      <w:ins w:id="8944" w:author="Author">
        <w:r w:rsidR="003F09E1">
          <w:t>s</w:t>
        </w:r>
      </w:ins>
      <w:del w:id="8945" w:author="Author">
        <w:r w:rsidDel="003F09E1">
          <w:delText>S</w:delText>
        </w:r>
      </w:del>
      <w:r>
        <w:t>ection 12.08(2)(e)(iii)(A) of these Rules.</w:t>
      </w:r>
    </w:p>
    <w:p w14:paraId="6840940B" w14:textId="77777777" w:rsidR="000801E7" w:rsidRDefault="000801E7" w:rsidP="00253E03">
      <w:pPr>
        <w:pStyle w:val="par4"/>
        <w:spacing w:after="240"/>
      </w:pPr>
      <w:r>
        <w:t>12.08(2)(e)(i)(C)</w:t>
      </w:r>
      <w:r>
        <w:tab/>
        <w:t>For referrals received after April 1, the AU may, at its discretion, consider the child’s information, provided the determination is made by September 1 or by the start of the upcoming school year, whichever is earlier.</w:t>
      </w:r>
    </w:p>
    <w:p w14:paraId="107C4EDA" w14:textId="77777777" w:rsidR="000801E7" w:rsidRDefault="000801E7" w:rsidP="00253E03">
      <w:pPr>
        <w:pStyle w:val="par4"/>
        <w:spacing w:after="240"/>
      </w:pPr>
      <w:r>
        <w:t>12.08(2)(e)(i)(D)</w:t>
      </w:r>
      <w:r>
        <w:tab/>
        <w:t xml:space="preserve">A student shall be age </w:t>
      </w:r>
      <w:ins w:id="8946" w:author="Author">
        <w:r w:rsidR="003F09E1">
          <w:t>four</w:t>
        </w:r>
      </w:ins>
      <w:del w:id="8947" w:author="Author">
        <w:r w:rsidDel="003F09E1">
          <w:delText>4</w:delText>
        </w:r>
      </w:del>
      <w:r>
        <w:t xml:space="preserve"> by October 1 for kindergarten; and, age </w:t>
      </w:r>
      <w:ins w:id="8948" w:author="Author">
        <w:r w:rsidR="003F09E1">
          <w:t>five</w:t>
        </w:r>
      </w:ins>
      <w:del w:id="8949" w:author="Author">
        <w:r w:rsidDel="003F09E1">
          <w:delText>5</w:delText>
        </w:r>
      </w:del>
      <w:r>
        <w:t xml:space="preserve"> by October 1 for first grade.</w:t>
      </w:r>
    </w:p>
    <w:p w14:paraId="0BE9C768" w14:textId="77777777" w:rsidR="000801E7" w:rsidRDefault="000801E7" w:rsidP="00253E03">
      <w:pPr>
        <w:pStyle w:val="par3"/>
        <w:spacing w:after="240"/>
      </w:pPr>
      <w:r>
        <w:t>12.08(2)(e)(ii)</w:t>
      </w:r>
      <w:r>
        <w:tab/>
        <w:t>Personnel</w:t>
      </w:r>
    </w:p>
    <w:p w14:paraId="22939BD4" w14:textId="77777777" w:rsidR="000801E7" w:rsidRDefault="000801E7" w:rsidP="00253E03">
      <w:pPr>
        <w:pStyle w:val="upar4"/>
        <w:spacing w:after="240"/>
      </w:pPr>
      <w:r>
        <w:t>The AU shall identify personnel at the AU, district, and/or school level who will be involved in the early access process based on the following list. Designated personnel may serve in multiple capacities during the early access process.</w:t>
      </w:r>
    </w:p>
    <w:p w14:paraId="13CDCC97" w14:textId="77777777" w:rsidR="000801E7" w:rsidRDefault="000801E7" w:rsidP="00253E03">
      <w:pPr>
        <w:pStyle w:val="par4"/>
        <w:spacing w:after="240"/>
      </w:pPr>
      <w:r>
        <w:t>12.08(2)(e)(ii)(A)</w:t>
      </w:r>
      <w:r>
        <w:tab/>
        <w:t>A person designated to collect portfolio referrals;</w:t>
      </w:r>
    </w:p>
    <w:p w14:paraId="592E75A6" w14:textId="77777777" w:rsidR="000801E7" w:rsidRDefault="000801E7" w:rsidP="00253E03">
      <w:pPr>
        <w:pStyle w:val="par4"/>
        <w:spacing w:after="240"/>
      </w:pPr>
      <w:r>
        <w:t>12.08(2)(e)(ii)(B)</w:t>
      </w:r>
      <w:r>
        <w:tab/>
        <w:t>Educators designated to collect data used in a body of evidence including the test examiner(s), early childhood teacher(s), a gifted education resource person, and others as identified by the AU (e.g., a performance assessment team, principal);</w:t>
      </w:r>
    </w:p>
    <w:p w14:paraId="6664555E" w14:textId="77777777" w:rsidR="000801E7" w:rsidRDefault="000801E7" w:rsidP="00253E03">
      <w:pPr>
        <w:pStyle w:val="par4"/>
        <w:spacing w:after="240"/>
      </w:pPr>
      <w:r>
        <w:lastRenderedPageBreak/>
        <w:t>12.08(2)(e)(ii)(C)</w:t>
      </w:r>
      <w:r>
        <w:tab/>
        <w:t>A determination team consisting of an AU level or school level gifted education resource person, a teacher in early childhood, and others as identified by the AU (e.g., principal, psychologist, counselor, parent);</w:t>
      </w:r>
    </w:p>
    <w:p w14:paraId="322BDEDA" w14:textId="77777777" w:rsidR="000801E7" w:rsidRDefault="000801E7" w:rsidP="00253E03">
      <w:pPr>
        <w:pStyle w:val="par4"/>
        <w:spacing w:after="240"/>
      </w:pPr>
      <w:r>
        <w:t>12.08(2)(e)(ii)(D)</w:t>
      </w:r>
      <w:r>
        <w:tab/>
        <w:t>A support team during transition including the receiving teacher and school administrator, parents, and gifted education/early childhood personnel; and</w:t>
      </w:r>
    </w:p>
    <w:p w14:paraId="581113A8" w14:textId="77777777" w:rsidR="000801E7" w:rsidRDefault="000801E7" w:rsidP="00253E03">
      <w:pPr>
        <w:pStyle w:val="par4"/>
        <w:spacing w:after="240"/>
      </w:pPr>
      <w:r>
        <w:t>12.08(2)(e)(ii)(E)</w:t>
      </w:r>
      <w:r>
        <w:tab/>
        <w:t>Other persons helpful in collecting data or making determinations, including the person who assisted in developing the screening portfolio.</w:t>
      </w:r>
    </w:p>
    <w:p w14:paraId="222BF24B" w14:textId="77777777" w:rsidR="000801E7" w:rsidRDefault="000801E7" w:rsidP="00253E03">
      <w:pPr>
        <w:pStyle w:val="par3"/>
        <w:spacing w:after="240"/>
      </w:pPr>
      <w:r>
        <w:t>12.08(2)(e)(iii)</w:t>
      </w:r>
      <w:r>
        <w:tab/>
        <w:t>Evaluation</w:t>
      </w:r>
    </w:p>
    <w:p w14:paraId="0AFAEE0F" w14:textId="77777777" w:rsidR="000801E7" w:rsidRDefault="000801E7" w:rsidP="00253E03">
      <w:pPr>
        <w:pStyle w:val="upar4"/>
        <w:spacing w:after="240"/>
      </w:pPr>
      <w:r>
        <w:t>The AU shall describe the implementation steps for early access evaluation. The steps shall include, but not be limited to:</w:t>
      </w:r>
    </w:p>
    <w:p w14:paraId="578B5B83" w14:textId="77777777" w:rsidR="000801E7" w:rsidRDefault="000801E7" w:rsidP="00253E03">
      <w:pPr>
        <w:pStyle w:val="par4"/>
        <w:spacing w:after="240"/>
      </w:pPr>
      <w:r>
        <w:t>12.08(2)(e)(iii)(A)</w:t>
      </w:r>
      <w:r>
        <w:tab/>
        <w:t xml:space="preserve">Screening </w:t>
      </w:r>
      <w:ins w:id="8950" w:author="Author">
        <w:r w:rsidR="00F17049">
          <w:t>p</w:t>
        </w:r>
      </w:ins>
      <w:del w:id="8951" w:author="Author">
        <w:r w:rsidDel="00F17049">
          <w:delText>P</w:delText>
        </w:r>
      </w:del>
      <w:r>
        <w:t>ortfolio</w:t>
      </w:r>
    </w:p>
    <w:p w14:paraId="184294EC" w14:textId="77777777" w:rsidR="000801E7" w:rsidRDefault="000801E7" w:rsidP="00253E03">
      <w:pPr>
        <w:pStyle w:val="upar5"/>
        <w:spacing w:after="240"/>
      </w:pPr>
      <w:r>
        <w:t xml:space="preserve">Parents are responsible for collecting the information required for an early access portfolio application, and for submitting the portfolio to the appropriate AU personnel. The AU </w:t>
      </w:r>
      <w:del w:id="8952" w:author="Author">
        <w:r w:rsidDel="00D81B7B">
          <w:delText xml:space="preserve">must </w:delText>
        </w:r>
      </w:del>
      <w:ins w:id="8953" w:author="Author">
        <w:r w:rsidR="00D81B7B">
          <w:t xml:space="preserve">shall </w:t>
        </w:r>
      </w:ins>
      <w:r>
        <w:t>describe the requirements for an application portfolio that shall include:</w:t>
      </w:r>
    </w:p>
    <w:p w14:paraId="4D57DD87" w14:textId="77777777" w:rsidR="000801E7" w:rsidRDefault="000801E7" w:rsidP="00253E03">
      <w:pPr>
        <w:pStyle w:val="par5"/>
        <w:spacing w:after="240"/>
      </w:pPr>
      <w:r>
        <w:t>12.08(2)(e)(iii)(A)(I)</w:t>
      </w:r>
      <w:r>
        <w:tab/>
        <w:t>Applicant contact information;</w:t>
      </w:r>
    </w:p>
    <w:p w14:paraId="3EDA5BEF" w14:textId="77777777" w:rsidR="000801E7" w:rsidRDefault="000801E7" w:rsidP="00253E03">
      <w:pPr>
        <w:pStyle w:val="par5"/>
        <w:spacing w:after="240"/>
      </w:pPr>
      <w:r>
        <w:t>12.08(2)(e)(iii)(A)(II)</w:t>
      </w:r>
      <w:r>
        <w:tab/>
        <w:t>A screening tool completed, individually, by the parent and the child’s current teacher; or, if the child is not in school, by the parent and another adult who knows the child from other early childhood experiences (developmentally appropriate screening tools are district-developed tools and/or standardized tools, like the Gifted Rating Scales for Preschool and Kindergarten or the Kingore Observation Scale); and</w:t>
      </w:r>
    </w:p>
    <w:p w14:paraId="5A05BC22" w14:textId="77777777" w:rsidR="000801E7" w:rsidRDefault="000801E7" w:rsidP="00253E03">
      <w:pPr>
        <w:pStyle w:val="par5"/>
        <w:spacing w:after="240"/>
      </w:pPr>
      <w:r>
        <w:t>12.08(2)(e)(iii)(A)(III)</w:t>
      </w:r>
      <w:r>
        <w:tab/>
        <w:t xml:space="preserve">Information about the performance of the child that provides evidence of a need for early access evaluation (e.g., work samples, data from the child’s </w:t>
      </w:r>
      <w:r>
        <w:lastRenderedPageBreak/>
        <w:t>current teacher or an adult from early childhood experiences, or indicators of early access readiness factors).</w:t>
      </w:r>
    </w:p>
    <w:p w14:paraId="290F5C2A" w14:textId="77777777" w:rsidR="000801E7" w:rsidRDefault="000801E7" w:rsidP="00253E03">
      <w:pPr>
        <w:pStyle w:val="par4"/>
        <w:spacing w:after="240"/>
      </w:pPr>
      <w:r>
        <w:t>12.08(2)(e)(iii)(B)</w:t>
      </w:r>
      <w:r>
        <w:tab/>
        <w:t>Referral</w:t>
      </w:r>
    </w:p>
    <w:p w14:paraId="4D4F7BBE" w14:textId="77777777" w:rsidR="000801E7" w:rsidRDefault="000801E7" w:rsidP="00253E03">
      <w:pPr>
        <w:pStyle w:val="upar5"/>
        <w:spacing w:after="240"/>
      </w:pPr>
      <w:r>
        <w:t>The AU shall designate the gifted education director/coordinator, principal, or other qualified person, to accept the referral portfolio provided by the parent, and make an initial decision as to whether early access assessment should continue.</w:t>
      </w:r>
    </w:p>
    <w:p w14:paraId="7D4B029C" w14:textId="77777777" w:rsidR="000801E7" w:rsidRDefault="000801E7" w:rsidP="00253E03">
      <w:pPr>
        <w:pStyle w:val="par4"/>
        <w:spacing w:after="240"/>
      </w:pPr>
      <w:r>
        <w:t>12.08(2)(e)(iii)(C)</w:t>
      </w:r>
      <w:r>
        <w:tab/>
        <w:t xml:space="preserve">Testing and a </w:t>
      </w:r>
      <w:ins w:id="8954" w:author="Author">
        <w:r w:rsidR="00F17049">
          <w:t>b</w:t>
        </w:r>
      </w:ins>
      <w:del w:id="8955" w:author="Author">
        <w:r w:rsidDel="00F17049">
          <w:delText>B</w:delText>
        </w:r>
      </w:del>
      <w:r>
        <w:t xml:space="preserve">ody of </w:t>
      </w:r>
      <w:ins w:id="8956" w:author="Author">
        <w:r w:rsidR="00F17049">
          <w:t>e</w:t>
        </w:r>
      </w:ins>
      <w:del w:id="8957" w:author="Author">
        <w:r w:rsidDel="00F17049">
          <w:delText>E</w:delText>
        </w:r>
      </w:del>
      <w:r>
        <w:t>vidence</w:t>
      </w:r>
    </w:p>
    <w:p w14:paraId="41B00BAA" w14:textId="77777777" w:rsidR="006C18A9" w:rsidRDefault="000801E7" w:rsidP="00253E03">
      <w:pPr>
        <w:pStyle w:val="upar5"/>
        <w:spacing w:after="240"/>
      </w:pPr>
      <w:r>
        <w:t xml:space="preserve">The AU shall conduct the necessary tests and collect student information, including test results accepted pursuant to </w:t>
      </w:r>
      <w:ins w:id="8958" w:author="Author">
        <w:r w:rsidR="003F09E1">
          <w:t>s</w:t>
        </w:r>
      </w:ins>
      <w:del w:id="8959" w:author="Author">
        <w:r w:rsidDel="003F09E1">
          <w:delText>S</w:delText>
        </w:r>
      </w:del>
      <w:r>
        <w:t xml:space="preserve">ection 12.08(2)(b)(iii)(C) of these Rules, regarding the criteria and factors for early access outlined in </w:t>
      </w:r>
      <w:ins w:id="8960" w:author="Author">
        <w:r w:rsidR="003F09E1">
          <w:t>s</w:t>
        </w:r>
      </w:ins>
      <w:del w:id="8961" w:author="Author">
        <w:r w:rsidDel="003F09E1">
          <w:delText>S</w:delText>
        </w:r>
      </w:del>
      <w:r>
        <w:t>ection 12.08(2)(d) of these Rules. The body of evidence is complete if data regarding all criteria, and other considerations deemed necessary by the AU, are compiled for data analysis and decision making.</w:t>
      </w:r>
    </w:p>
    <w:p w14:paraId="19BC4F4D" w14:textId="77777777" w:rsidR="000801E7" w:rsidRDefault="000801E7" w:rsidP="00253E03">
      <w:pPr>
        <w:pStyle w:val="par4"/>
        <w:spacing w:after="240"/>
      </w:pPr>
      <w:r>
        <w:t>12.08(2)(e)(iii)(D)</w:t>
      </w:r>
      <w:r>
        <w:tab/>
        <w:t>Decision</w:t>
      </w:r>
      <w:ins w:id="8962" w:author="Author">
        <w:r w:rsidR="00F17049">
          <w:t>-m</w:t>
        </w:r>
      </w:ins>
      <w:del w:id="8963" w:author="Author">
        <w:r w:rsidDel="00F17049">
          <w:delText xml:space="preserve"> M</w:delText>
        </w:r>
      </w:del>
      <w:r>
        <w:t>aking</w:t>
      </w:r>
    </w:p>
    <w:p w14:paraId="683B0EF1" w14:textId="77777777" w:rsidR="000801E7" w:rsidRDefault="000801E7" w:rsidP="00253E03">
      <w:pPr>
        <w:pStyle w:val="par5"/>
        <w:spacing w:after="240"/>
      </w:pPr>
      <w:r>
        <w:t>12.08(2)(e)(iii)(D)(I)</w:t>
      </w:r>
      <w:r>
        <w:tab/>
        <w:t>Early access decisions will be a consensus process within the determination team that analyzes multiple criteria from a body of evidence resulting in a student profile of strengths, needs and interests of the child. Test scores alone will not determine early access. If the team cannot reach consensus, the building principal or the gifted education director/coordinator shall make the final decision in accordance with the AU’s early access program plan.</w:t>
      </w:r>
    </w:p>
    <w:p w14:paraId="3CB928D0" w14:textId="77777777" w:rsidR="000801E7" w:rsidRDefault="000801E7" w:rsidP="00253E03">
      <w:pPr>
        <w:pStyle w:val="par5"/>
        <w:spacing w:after="240"/>
      </w:pPr>
      <w:r>
        <w:t>12.08(2)(e)(iii)(D)(II)</w:t>
      </w:r>
      <w:r>
        <w:tab/>
        <w:t xml:space="preserve">A determination letter will be signed by members of the determination team and the parent; and, forwarded for signature of the receiving teacher and principal if they are not on the determination team. Parents may accept or decline the offer of early access. </w:t>
      </w:r>
      <w:r>
        <w:lastRenderedPageBreak/>
        <w:t xml:space="preserve">When a child is deemed appropriate for early access, an </w:t>
      </w:r>
      <w:del w:id="8964" w:author="Author">
        <w:r w:rsidDel="00AD21FE">
          <w:delText>advanced learning plan (</w:delText>
        </w:r>
      </w:del>
      <w:r>
        <w:t>ALP</w:t>
      </w:r>
      <w:del w:id="8965" w:author="Author">
        <w:r w:rsidDel="00AD21FE">
          <w:delText>)</w:delText>
        </w:r>
      </w:del>
      <w:r>
        <w:t xml:space="preserve"> shall be developed according to the AU’s procedures, but no later than the end of the first month after the start of school. The ALP shall include academic and transition goals.</w:t>
      </w:r>
    </w:p>
    <w:p w14:paraId="265F97AB" w14:textId="77777777" w:rsidR="000801E7" w:rsidRDefault="000801E7" w:rsidP="00253E03">
      <w:pPr>
        <w:pStyle w:val="par5"/>
        <w:spacing w:after="240"/>
      </w:pPr>
      <w:r>
        <w:t>12.08(2)(e)(iii)(D)(III)</w:t>
      </w:r>
      <w:r>
        <w:tab/>
        <w:t>If the determination team finds the child gifted</w:t>
      </w:r>
      <w:del w:id="8966" w:author="Author">
        <w:r w:rsidDel="00AF1C35">
          <w:delText>,</w:delText>
        </w:r>
      </w:del>
      <w:r>
        <w:t xml:space="preserve"> but does not find that the child meets the criteria for early access, the team will provide the child’s school with the child’s assessment portfolio for serving the area of exceptionality in the child’s public preschool or public kindergarten program.</w:t>
      </w:r>
    </w:p>
    <w:p w14:paraId="3C4A485F" w14:textId="77777777" w:rsidR="000801E7" w:rsidRDefault="000801E7" w:rsidP="00253E03">
      <w:pPr>
        <w:pStyle w:val="par5"/>
        <w:spacing w:after="240"/>
      </w:pPr>
      <w:r>
        <w:t>12.08(2)(e)(iii)(D)(IV)</w:t>
      </w:r>
      <w:r>
        <w:tab/>
        <w:t>If the student transfers during the first year of an early access placement the new AU shall maintain the placement.</w:t>
      </w:r>
    </w:p>
    <w:p w14:paraId="08C748C5" w14:textId="77777777" w:rsidR="000801E7" w:rsidRDefault="000801E7" w:rsidP="00253E03">
      <w:pPr>
        <w:pStyle w:val="par3"/>
        <w:spacing w:after="240"/>
      </w:pPr>
      <w:r>
        <w:t>12.08(2)(e)(iv)</w:t>
      </w:r>
      <w:r>
        <w:tab/>
        <w:t xml:space="preserve">Monitoring of </w:t>
      </w:r>
      <w:ins w:id="8967" w:author="Author">
        <w:r w:rsidR="00F17049">
          <w:t>s</w:t>
        </w:r>
      </w:ins>
      <w:del w:id="8968" w:author="Author">
        <w:r w:rsidDel="00F17049">
          <w:delText>S</w:delText>
        </w:r>
      </w:del>
      <w:r>
        <w:t xml:space="preserve">tudent </w:t>
      </w:r>
      <w:ins w:id="8969" w:author="Author">
        <w:r w:rsidR="00F17049">
          <w:t>p</w:t>
        </w:r>
      </w:ins>
      <w:del w:id="8970" w:author="Author">
        <w:r w:rsidDel="00F17049">
          <w:delText>P</w:delText>
        </w:r>
      </w:del>
      <w:r>
        <w:t>erformance</w:t>
      </w:r>
    </w:p>
    <w:p w14:paraId="603F6264" w14:textId="77777777" w:rsidR="000801E7" w:rsidRDefault="000801E7" w:rsidP="00253E03">
      <w:pPr>
        <w:pStyle w:val="upar4"/>
        <w:spacing w:after="240"/>
      </w:pPr>
      <w:r>
        <w:t xml:space="preserve">The student’s teacher shall monitor student performance at least every five weeks during the student’s first year of early access. The monitoring process shall be based on the </w:t>
      </w:r>
      <w:del w:id="8971" w:author="Author">
        <w:r w:rsidDel="00AD21FE">
          <w:delText>advanced learning plan</w:delText>
        </w:r>
      </w:del>
      <w:ins w:id="8972" w:author="Author">
        <w:r w:rsidR="00AD21FE">
          <w:t>ALP</w:t>
        </w:r>
      </w:ins>
      <w:r>
        <w:t xml:space="preserve"> and performance reports shared with the parents and child.</w:t>
      </w:r>
    </w:p>
    <w:p w14:paraId="7AAE7256" w14:textId="77777777" w:rsidR="000801E7" w:rsidRDefault="000801E7" w:rsidP="00253E03">
      <w:pPr>
        <w:pStyle w:val="par3"/>
        <w:spacing w:after="240"/>
      </w:pPr>
      <w:r>
        <w:t>12.08(2)(e)(v)</w:t>
      </w:r>
      <w:r>
        <w:tab/>
        <w:t xml:space="preserve">Procedures for </w:t>
      </w:r>
      <w:ins w:id="8973" w:author="Author">
        <w:r w:rsidR="00F17049">
          <w:t>d</w:t>
        </w:r>
      </w:ins>
      <w:del w:id="8974" w:author="Author">
        <w:r w:rsidDel="00F17049">
          <w:delText>D</w:delText>
        </w:r>
      </w:del>
      <w:r>
        <w:t>isagreements</w:t>
      </w:r>
    </w:p>
    <w:p w14:paraId="11654F8C" w14:textId="77777777" w:rsidR="000801E7" w:rsidRDefault="000801E7" w:rsidP="00253E03">
      <w:pPr>
        <w:pStyle w:val="par1"/>
        <w:spacing w:after="240"/>
      </w:pPr>
      <w:r>
        <w:t xml:space="preserve">Procedures for disagreements for early access shall be in accordance with </w:t>
      </w:r>
      <w:ins w:id="8975" w:author="Author">
        <w:r w:rsidR="003F09E1">
          <w:t>s</w:t>
        </w:r>
      </w:ins>
      <w:del w:id="8976" w:author="Author">
        <w:r w:rsidDel="003F09E1">
          <w:delText>S</w:delText>
        </w:r>
      </w:del>
      <w:r>
        <w:t>ection 12.06 of these Rules.</w:t>
      </w:r>
    </w:p>
    <w:p w14:paraId="76A95C89" w14:textId="77777777" w:rsidR="000801E7" w:rsidRDefault="000801E7" w:rsidP="00253E03">
      <w:pPr>
        <w:pStyle w:val="Heading3"/>
        <w:spacing w:after="240"/>
      </w:pPr>
      <w:r>
        <w:t>12.09</w:t>
      </w:r>
      <w:r>
        <w:tab/>
        <w:t>Gifted Education Grants</w:t>
      </w:r>
    </w:p>
    <w:p w14:paraId="5A4FFA31" w14:textId="4EBCDFBD" w:rsidR="000801E7" w:rsidRDefault="3EA27B96" w:rsidP="00253E03">
      <w:pPr>
        <w:pStyle w:val="par1"/>
        <w:spacing w:after="240"/>
      </w:pPr>
      <w:r>
        <w:t>12.09(1)</w:t>
      </w:r>
      <w:r w:rsidR="000801E7">
        <w:tab/>
      </w:r>
      <w:ins w:id="8977" w:author="Author">
        <w:r w:rsidR="000801E7">
          <w:tab/>
        </w:r>
      </w:ins>
      <w:commentRangeStart w:id="8978"/>
      <w:del w:id="8979" w:author="Author">
        <w:r w:rsidR="000801E7" w:rsidRPr="00CA3ADF" w:rsidDel="3EA27B96">
          <w:rPr>
            <w:rPrChange w:id="8980" w:author="Author">
              <w:rPr>
                <w:b/>
                <w:bCs/>
                <w:u w:val="single"/>
              </w:rPr>
            </w:rPrChange>
          </w:rPr>
          <w:delText>Screening</w:delText>
        </w:r>
      </w:del>
      <w:r w:rsidRPr="00CA3ADF">
        <w:rPr>
          <w:rPrChange w:id="8981" w:author="Author">
            <w:rPr>
              <w:b/>
              <w:bCs/>
              <w:u w:val="single"/>
            </w:rPr>
          </w:rPrChange>
        </w:rPr>
        <w:t xml:space="preserve"> </w:t>
      </w:r>
      <w:ins w:id="8982" w:author="Author">
        <w:r w:rsidR="05357DAA" w:rsidRPr="00CA3ADF">
          <w:rPr>
            <w:rPrChange w:id="8983" w:author="Author">
              <w:rPr>
                <w:b/>
                <w:bCs/>
                <w:u w:val="single"/>
              </w:rPr>
            </w:rPrChange>
          </w:rPr>
          <w:t>g</w:t>
        </w:r>
      </w:ins>
      <w:del w:id="8984" w:author="Author">
        <w:r w:rsidR="000801E7" w:rsidRPr="00CA3ADF" w:rsidDel="3EA27B96">
          <w:rPr>
            <w:rPrChange w:id="8985" w:author="Author">
              <w:rPr>
                <w:b/>
                <w:bCs/>
                <w:u w:val="single"/>
              </w:rPr>
            </w:rPrChange>
          </w:rPr>
          <w:delText>G</w:delText>
        </w:r>
      </w:del>
      <w:r w:rsidRPr="00CA3ADF">
        <w:rPr>
          <w:rPrChange w:id="8986" w:author="Author">
            <w:rPr>
              <w:b/>
              <w:bCs/>
              <w:u w:val="single"/>
            </w:rPr>
          </w:rPrChange>
        </w:rPr>
        <w:t>rant</w:t>
      </w:r>
      <w:del w:id="8987" w:author="Author">
        <w:r w:rsidR="000801E7" w:rsidRPr="00CA3ADF" w:rsidDel="3EA27B96">
          <w:rPr>
            <w:rPrChange w:id="8988" w:author="Author">
              <w:rPr>
                <w:b/>
                <w:bCs/>
                <w:u w:val="single"/>
              </w:rPr>
            </w:rPrChange>
          </w:rPr>
          <w:delText>s</w:delText>
        </w:r>
      </w:del>
      <w:commentRangeEnd w:id="8978"/>
      <w:r w:rsidR="006F5822">
        <w:rPr>
          <w:rStyle w:val="CommentReference"/>
          <w:sz w:val="24"/>
          <w:szCs w:val="24"/>
        </w:rPr>
        <w:commentReference w:id="8978"/>
      </w:r>
    </w:p>
    <w:p w14:paraId="493DFE8B" w14:textId="560FF782" w:rsidR="000801E7" w:rsidRDefault="3EA27B96" w:rsidP="00253E03">
      <w:pPr>
        <w:pStyle w:val="upar2"/>
        <w:spacing w:after="240"/>
        <w:rPr>
          <w:rFonts w:eastAsia="Arial"/>
          <w:color w:val="000000" w:themeColor="text1"/>
          <w:szCs w:val="20"/>
        </w:rPr>
      </w:pPr>
      <w:r>
        <w:t>An AU may apply to the Department</w:t>
      </w:r>
      <w:r w:rsidRPr="00CA3ADF">
        <w:rPr>
          <w:rFonts w:eastAsia="Arial"/>
          <w:rPrChange w:id="8989" w:author="Author">
            <w:rPr/>
          </w:rPrChange>
        </w:rPr>
        <w:t xml:space="preserve"> for a grant for the universal screenings it conducts. An AU may conduct a universal screening </w:t>
      </w:r>
      <w:ins w:id="8990" w:author="Author">
        <w:r w:rsidR="1A8F8823" w:rsidRPr="00CA3ADF">
          <w:rPr>
            <w:rFonts w:eastAsia="Arial"/>
            <w:rPrChange w:id="8991" w:author="Author">
              <w:rPr/>
            </w:rPrChange>
          </w:rPr>
          <w:t xml:space="preserve">of one grade </w:t>
        </w:r>
      </w:ins>
      <w:r w:rsidRPr="00CA3ADF">
        <w:rPr>
          <w:rFonts w:eastAsia="Arial"/>
          <w:rPrChange w:id="8992" w:author="Author">
            <w:rPr/>
          </w:rPrChange>
        </w:rPr>
        <w:t xml:space="preserve">of enrolled students no later than </w:t>
      </w:r>
      <w:ins w:id="8993" w:author="Author">
        <w:r w:rsidR="55A43229" w:rsidRPr="00CA3ADF">
          <w:rPr>
            <w:rFonts w:eastAsia="Arial"/>
            <w:rPrChange w:id="8994" w:author="Author">
              <w:rPr/>
            </w:rPrChange>
          </w:rPr>
          <w:t xml:space="preserve">the </w:t>
        </w:r>
      </w:ins>
      <w:r w:rsidRPr="00CA3ADF">
        <w:rPr>
          <w:rFonts w:eastAsia="Arial"/>
          <w:rPrChange w:id="8995" w:author="Author">
            <w:rPr/>
          </w:rPrChange>
        </w:rPr>
        <w:t>end of second grade; and/or</w:t>
      </w:r>
      <w:del w:id="8996" w:author="Author">
        <w:r w:rsidR="000801E7" w:rsidRPr="00CA3ADF" w:rsidDel="3EA27B96">
          <w:rPr>
            <w:rFonts w:eastAsia="Arial"/>
            <w:rPrChange w:id="8997" w:author="Author">
              <w:rPr/>
            </w:rPrChange>
          </w:rPr>
          <w:delText xml:space="preserve"> </w:delText>
        </w:r>
      </w:del>
      <w:ins w:id="8998" w:author="Author">
        <w:r w:rsidR="2279A89D" w:rsidRPr="00CA3ADF">
          <w:rPr>
            <w:rFonts w:eastAsia="Arial"/>
            <w:rPrChange w:id="8999" w:author="Author">
              <w:rPr/>
            </w:rPrChange>
          </w:rPr>
          <w:t xml:space="preserve"> </w:t>
        </w:r>
      </w:ins>
      <w:r w:rsidRPr="00CA3ADF">
        <w:rPr>
          <w:rFonts w:eastAsia="Arial"/>
          <w:rPrChange w:id="9000" w:author="Author">
            <w:rPr/>
          </w:rPrChange>
        </w:rPr>
        <w:t xml:space="preserve">a </w:t>
      </w:r>
      <w:del w:id="9001" w:author="Author">
        <w:r w:rsidR="000801E7" w:rsidRPr="00CA3ADF" w:rsidDel="3EA27B96">
          <w:rPr>
            <w:rFonts w:eastAsia="Arial"/>
            <w:rPrChange w:id="9002" w:author="Author">
              <w:rPr/>
            </w:rPrChange>
          </w:rPr>
          <w:delText xml:space="preserve">second universal screening in conjunction with the creation of each child's ICAP by </w:delText>
        </w:r>
      </w:del>
      <w:ins w:id="9003" w:author="Author">
        <w:del w:id="9004" w:author="Author">
          <w:r w:rsidR="000801E7" w:rsidRPr="00CA3ADF" w:rsidDel="55A43229">
            <w:rPr>
              <w:rFonts w:eastAsia="Arial"/>
              <w:rPrChange w:id="9005" w:author="Author">
                <w:rPr/>
              </w:rPrChange>
            </w:rPr>
            <w:delText xml:space="preserve">the </w:delText>
          </w:r>
        </w:del>
      </w:ins>
      <w:del w:id="9006" w:author="Author">
        <w:r w:rsidR="000801E7" w:rsidRPr="00CA3ADF" w:rsidDel="3EA27B96">
          <w:rPr>
            <w:rFonts w:eastAsia="Arial"/>
            <w:rPrChange w:id="9007" w:author="Author">
              <w:rPr/>
            </w:rPrChange>
          </w:rPr>
          <w:delText>end of eighth</w:delText>
        </w:r>
      </w:del>
      <w:ins w:id="9008" w:author="Author">
        <w:del w:id="9009" w:author="Author">
          <w:r w:rsidR="000801E7" w:rsidRPr="00CA3ADF" w:rsidDel="3609F406">
            <w:rPr>
              <w:rFonts w:eastAsia="Arial"/>
              <w:rPrChange w:id="9010" w:author="Author">
                <w:rPr/>
              </w:rPrChange>
            </w:rPr>
            <w:delText>-</w:delText>
          </w:r>
        </w:del>
      </w:ins>
      <w:del w:id="9011" w:author="Author">
        <w:r w:rsidR="000801E7" w:rsidRPr="00CA3ADF" w:rsidDel="3EA27B96">
          <w:rPr>
            <w:rFonts w:eastAsia="Arial"/>
            <w:rPrChange w:id="9012" w:author="Author">
              <w:rPr/>
            </w:rPrChange>
          </w:rPr>
          <w:delText xml:space="preserve"> grade year.</w:delText>
        </w:r>
      </w:del>
      <w:ins w:id="9013" w:author="Author">
        <w:r w:rsidR="6CE33ED2" w:rsidRPr="6B4441EB">
          <w:rPr>
            <w:rFonts w:eastAsia="Arial"/>
            <w:color w:val="000000" w:themeColor="text1"/>
            <w:szCs w:val="20"/>
          </w:rPr>
          <w:t xml:space="preserve"> second universal screening </w:t>
        </w:r>
        <w:r w:rsidR="6CE33ED2" w:rsidRPr="6B4441EB">
          <w:rPr>
            <w:rFonts w:eastAsia="Arial"/>
            <w:color w:val="8764B8"/>
            <w:szCs w:val="20"/>
            <w:u w:val="single"/>
          </w:rPr>
          <w:t>in one grade</w:t>
        </w:r>
        <w:r w:rsidR="6CE33ED2" w:rsidRPr="6B4441EB">
          <w:rPr>
            <w:rFonts w:eastAsia="Arial"/>
            <w:color w:val="000000" w:themeColor="text1"/>
            <w:szCs w:val="20"/>
          </w:rPr>
          <w:t xml:space="preserve"> conjunction with the creation of each child's ICAP </w:t>
        </w:r>
        <w:r w:rsidR="062B29C9" w:rsidRPr="6B4441EB">
          <w:rPr>
            <w:rFonts w:eastAsia="Arial"/>
            <w:color w:val="000000" w:themeColor="text1"/>
            <w:szCs w:val="20"/>
          </w:rPr>
          <w:t xml:space="preserve">between </w:t>
        </w:r>
        <w:r w:rsidR="006F5822">
          <w:rPr>
            <w:rFonts w:eastAsia="Arial"/>
            <w:color w:val="000000" w:themeColor="text1"/>
            <w:szCs w:val="20"/>
          </w:rPr>
          <w:t>fifth and eighth</w:t>
        </w:r>
        <w:r w:rsidR="6BF55ECF" w:rsidRPr="6B4441EB">
          <w:rPr>
            <w:rFonts w:eastAsia="Arial"/>
            <w:color w:val="000000" w:themeColor="text1"/>
            <w:szCs w:val="20"/>
          </w:rPr>
          <w:t xml:space="preserve"> grade</w:t>
        </w:r>
      </w:ins>
    </w:p>
    <w:p w14:paraId="6A5B050B" w14:textId="77777777" w:rsidR="0018471B" w:rsidRDefault="000801E7" w:rsidP="00253E03">
      <w:pPr>
        <w:pStyle w:val="par2"/>
        <w:spacing w:after="240"/>
      </w:pPr>
      <w:r>
        <w:lastRenderedPageBreak/>
        <w:t>12.09(1)(a)</w:t>
      </w:r>
      <w:r>
        <w:tab/>
        <w:t xml:space="preserve">The amount of each grant request </w:t>
      </w:r>
      <w:del w:id="9014" w:author="Author">
        <w:r w:rsidDel="00D81B7B">
          <w:delText xml:space="preserve">must </w:delText>
        </w:r>
      </w:del>
      <w:ins w:id="9015" w:author="Author">
        <w:r w:rsidR="00D81B7B">
          <w:t xml:space="preserve">shall </w:t>
        </w:r>
      </w:ins>
      <w:r>
        <w:t>be based on the number of students who participate in the screening and the per pupil cost of the screening.</w:t>
      </w:r>
    </w:p>
    <w:p w14:paraId="40DD5C13" w14:textId="77777777" w:rsidR="000801E7" w:rsidRDefault="000801E7" w:rsidP="00253E03">
      <w:pPr>
        <w:pStyle w:val="par1"/>
        <w:spacing w:after="240"/>
      </w:pPr>
      <w:r>
        <w:t>12.09(2)</w:t>
      </w:r>
      <w:r>
        <w:tab/>
      </w:r>
      <w:r w:rsidRPr="00CA3ADF">
        <w:rPr>
          <w:rPrChange w:id="9016" w:author="Author">
            <w:rPr>
              <w:b/>
              <w:bCs/>
              <w:u w:val="single"/>
            </w:rPr>
          </w:rPrChange>
        </w:rPr>
        <w:t>Grants to offset the costs incurred in employing qualified personnel</w:t>
      </w:r>
    </w:p>
    <w:p w14:paraId="07222005" w14:textId="24087212" w:rsidR="000801E7" w:rsidRDefault="3EA27B96" w:rsidP="00253E03">
      <w:pPr>
        <w:pStyle w:val="upar2"/>
        <w:spacing w:after="240"/>
        <w:rPr>
          <w:ins w:id="9017" w:author="Author"/>
        </w:rPr>
      </w:pPr>
      <w:r>
        <w:t xml:space="preserve">An AU that hires a qualified person </w:t>
      </w:r>
      <w:commentRangeStart w:id="9018"/>
      <w:ins w:id="9019" w:author="Author">
        <w:r w:rsidR="2F28A10A">
          <w:t xml:space="preserve">at minimum 0.5 FTE </w:t>
        </w:r>
      </w:ins>
      <w:commentRangeEnd w:id="9018"/>
      <w:r w:rsidR="006F5822">
        <w:rPr>
          <w:rStyle w:val="CommentReference"/>
          <w:sz w:val="24"/>
          <w:szCs w:val="24"/>
        </w:rPr>
        <w:commentReference w:id="9018"/>
      </w:r>
      <w:r>
        <w:t>to administer the AU’s gifted programs and implement the AU’s program plan may apply to the Department for a grant to offset the costs incurred in employing the qualified person</w:t>
      </w:r>
      <w:ins w:id="9020" w:author="Author">
        <w:r w:rsidR="55A43229">
          <w:t>,</w:t>
        </w:r>
      </w:ins>
      <w:r>
        <w:t xml:space="preserve"> </w:t>
      </w:r>
      <w:del w:id="9021" w:author="Author">
        <w:r w:rsidR="000801E7" w:rsidDel="3EA27B96">
          <w:delText xml:space="preserve">up to </w:delText>
        </w:r>
      </w:del>
      <w:ins w:id="9022" w:author="Author">
        <w:del w:id="9023" w:author="Author">
          <w:r w:rsidR="000801E7" w:rsidDel="213476AF">
            <w:delText>0</w:delText>
          </w:r>
        </w:del>
      </w:ins>
      <w:del w:id="9024" w:author="Author">
        <w:r w:rsidR="000801E7" w:rsidDel="3EA27B96">
          <w:delText>.5 FTE.</w:delText>
        </w:r>
      </w:del>
    </w:p>
    <w:p w14:paraId="1F59FB87" w14:textId="77777777" w:rsidR="006F5822" w:rsidRDefault="006F5822" w:rsidP="00253E03">
      <w:pPr>
        <w:pStyle w:val="upar2"/>
        <w:spacing w:after="240"/>
      </w:pPr>
    </w:p>
    <w:p w14:paraId="6C05DABE" w14:textId="02E42D1F" w:rsidR="000801E7" w:rsidDel="006F5822" w:rsidRDefault="3EA27B96" w:rsidP="00253E03">
      <w:pPr>
        <w:pStyle w:val="par2"/>
        <w:spacing w:after="240"/>
        <w:rPr>
          <w:ins w:id="9025" w:author="Author"/>
          <w:del w:id="9026" w:author="Author"/>
          <w:rFonts w:eastAsia="Arial" w:cs="Arial"/>
          <w:strike/>
        </w:rPr>
      </w:pPr>
      <w:commentRangeStart w:id="9027"/>
      <w:del w:id="9028" w:author="Author">
        <w:r w:rsidDel="006F5822">
          <w:delText>12.09(2)(a)</w:delText>
        </w:r>
        <w:r w:rsidR="000801E7" w:rsidDel="006F5822">
          <w:tab/>
        </w:r>
        <w:r w:rsidRPr="00CA3ADF" w:rsidDel="006F5822">
          <w:rPr>
            <w:strike/>
            <w:rPrChange w:id="9029" w:author="Author">
              <w:rPr/>
            </w:rPrChange>
          </w:rPr>
          <w:delText xml:space="preserve">The amount of each grant request </w:delText>
        </w:r>
        <w:r w:rsidR="000801E7" w:rsidRPr="00CA3ADF" w:rsidDel="006F5822">
          <w:rPr>
            <w:strike/>
            <w:rPrChange w:id="9030" w:author="Author">
              <w:rPr/>
            </w:rPrChange>
          </w:rPr>
          <w:delText xml:space="preserve">must </w:delText>
        </w:r>
      </w:del>
      <w:ins w:id="9031" w:author="Author">
        <w:del w:id="9032" w:author="Author">
          <w:r w:rsidR="28A73FA5" w:rsidRPr="00CA3ADF" w:rsidDel="006F5822">
            <w:rPr>
              <w:strike/>
              <w:rPrChange w:id="9033" w:author="Author">
                <w:rPr/>
              </w:rPrChange>
            </w:rPr>
            <w:delText xml:space="preserve">shall </w:delText>
          </w:r>
        </w:del>
      </w:ins>
      <w:del w:id="9034" w:author="Author">
        <w:r w:rsidRPr="00CA3ADF" w:rsidDel="006F5822">
          <w:rPr>
            <w:strike/>
            <w:rPrChange w:id="9035" w:author="Author">
              <w:rPr/>
            </w:rPrChange>
          </w:rPr>
          <w:delText>be equal to the costs incurred by the applying AU in employing the qualified person</w:delText>
        </w:r>
      </w:del>
      <w:ins w:id="9036" w:author="Author">
        <w:del w:id="9037" w:author="Author">
          <w:r w:rsidR="55A43229" w:rsidRPr="00CA3ADF" w:rsidDel="006F5822">
            <w:rPr>
              <w:strike/>
              <w:rPrChange w:id="9038" w:author="Author">
                <w:rPr/>
              </w:rPrChange>
            </w:rPr>
            <w:delText>,</w:delText>
          </w:r>
        </w:del>
      </w:ins>
      <w:del w:id="9039" w:author="Author">
        <w:r w:rsidRPr="00CA3ADF" w:rsidDel="006F5822">
          <w:rPr>
            <w:strike/>
            <w:rPrChange w:id="9040" w:author="Author">
              <w:rPr/>
            </w:rPrChange>
          </w:rPr>
          <w:delText xml:space="preserve"> up to </w:delText>
        </w:r>
      </w:del>
      <w:ins w:id="9041" w:author="Author">
        <w:del w:id="9042" w:author="Author">
          <w:r w:rsidR="213476AF" w:rsidRPr="00CA3ADF" w:rsidDel="006F5822">
            <w:rPr>
              <w:strike/>
              <w:rPrChange w:id="9043" w:author="Author">
                <w:rPr/>
              </w:rPrChange>
            </w:rPr>
            <w:delText>0</w:delText>
          </w:r>
        </w:del>
      </w:ins>
      <w:del w:id="9044" w:author="Author">
        <w:r w:rsidRPr="00CA3ADF" w:rsidDel="006F5822">
          <w:rPr>
            <w:strike/>
            <w:rPrChange w:id="9045" w:author="Author">
              <w:rPr/>
            </w:rPrChange>
          </w:rPr>
          <w:delText>.5 FTE.</w:delText>
        </w:r>
      </w:del>
      <w:ins w:id="9046" w:author="Author">
        <w:del w:id="9047" w:author="Author">
          <w:r w:rsidR="22653FE2" w:rsidRPr="00CA3ADF" w:rsidDel="006F5822">
            <w:rPr>
              <w:rFonts w:eastAsia="Arial" w:cs="Arial"/>
              <w:strike/>
              <w:rPrChange w:id="9048" w:author="Author">
                <w:rPr>
                  <w:rFonts w:eastAsia="Arial" w:cs="Arial"/>
                </w:rPr>
              </w:rPrChange>
            </w:rPr>
            <w:delText xml:space="preserve">  Additional staffing, fund</w:delText>
          </w:r>
          <w:r w:rsidR="0D1A1C01" w:rsidRPr="00CA3ADF" w:rsidDel="006F5822">
            <w:rPr>
              <w:rFonts w:eastAsia="Arial" w:cs="Arial"/>
              <w:strike/>
              <w:rPrChange w:id="9049" w:author="Author">
                <w:rPr>
                  <w:rFonts w:eastAsia="Arial" w:cs="Arial"/>
                </w:rPr>
              </w:rPrChange>
            </w:rPr>
            <w:delText>ed outside of the grant,</w:delText>
          </w:r>
          <w:r w:rsidR="22653FE2" w:rsidRPr="00CA3ADF" w:rsidDel="006F5822">
            <w:rPr>
              <w:rFonts w:eastAsia="Arial" w:cs="Arial"/>
              <w:strike/>
              <w:rPrChange w:id="9050" w:author="Author">
                <w:rPr>
                  <w:rFonts w:eastAsia="Arial" w:cs="Arial"/>
                </w:rPr>
              </w:rPrChange>
            </w:rPr>
            <w:delText xml:space="preserve"> may be necessary based on the size, needs, and workload of the AU</w:delText>
          </w:r>
        </w:del>
      </w:ins>
    </w:p>
    <w:p w14:paraId="1642AB22" w14:textId="4793AB58" w:rsidR="000801E7" w:rsidRDefault="381F8D7A">
      <w:pPr>
        <w:pStyle w:val="par2"/>
        <w:spacing w:after="240" w:line="240" w:lineRule="auto"/>
        <w:rPr>
          <w:ins w:id="9051" w:author="Author"/>
          <w:del w:id="9052" w:author="Author"/>
          <w:rFonts w:ascii="Segoe UI" w:eastAsia="Segoe UI" w:hAnsi="Segoe UI" w:cs="Segoe UI"/>
          <w:sz w:val="21"/>
          <w:szCs w:val="21"/>
        </w:rPr>
        <w:pPrChange w:id="9053" w:author="Author">
          <w:pPr>
            <w:pStyle w:val="par2"/>
            <w:spacing w:line="300" w:lineRule="auto"/>
          </w:pPr>
        </w:pPrChange>
      </w:pPr>
      <w:ins w:id="9054" w:author="Author">
        <w:r w:rsidRPr="00CA3ADF">
          <w:rPr>
            <w:rFonts w:eastAsia="Arial" w:cs="Arial"/>
            <w:szCs w:val="20"/>
          </w:rPr>
          <w:t xml:space="preserve">12.09(2)(a) </w:t>
        </w:r>
        <w:r w:rsidRPr="00CA3ADF">
          <w:rPr>
            <w:rFonts w:ascii="Arial" w:eastAsia="Arial" w:hAnsi="Arial" w:cs="Arial"/>
            <w:sz w:val="20"/>
            <w:szCs w:val="20"/>
            <w:rPrChange w:id="9055" w:author="Author">
              <w:rPr>
                <w:rFonts w:ascii="Segoe UI" w:eastAsia="Segoe UI" w:hAnsi="Segoe UI" w:cs="Segoe UI"/>
                <w:sz w:val="21"/>
                <w:szCs w:val="21"/>
              </w:rPr>
            </w:rPrChange>
          </w:rPr>
          <w:t xml:space="preserve">The amount of each grant request shall be equal to the costs incurred by the applying AU in employing a qualified person at </w:t>
        </w:r>
        <w:r w:rsidRPr="6B4441EB">
          <w:rPr>
            <w:rFonts w:eastAsia="Arial" w:cs="Arial"/>
            <w:szCs w:val="20"/>
          </w:rPr>
          <w:t xml:space="preserve">a minimum of </w:t>
        </w:r>
        <w:r w:rsidRPr="00CA3ADF">
          <w:rPr>
            <w:rFonts w:ascii="Arial" w:eastAsia="Arial" w:hAnsi="Arial" w:cs="Arial"/>
            <w:sz w:val="20"/>
            <w:szCs w:val="20"/>
            <w:rPrChange w:id="9056" w:author="Author">
              <w:rPr>
                <w:rFonts w:ascii="Segoe UI" w:eastAsia="Segoe UI" w:hAnsi="Segoe UI" w:cs="Segoe UI"/>
                <w:sz w:val="21"/>
                <w:szCs w:val="21"/>
              </w:rPr>
            </w:rPrChange>
          </w:rPr>
          <w:t>0.5 FTE. To be eligible for funding, the AU must employ a qualified person in this role. Additional staffing beyond 0.5 FTE may be necessary based on the size, needs, and workload of the AU; however, such costs are not allowable under this grant and must be supported through other funding sources. State categorical gifted funds may be used in combination with local funds to support these additional staffing costs</w:t>
        </w:r>
        <w:del w:id="9057" w:author="Author">
          <w:r w:rsidR="000801E7" w:rsidRPr="6B4441EB" w:rsidDel="22653FE2">
            <w:rPr>
              <w:rFonts w:eastAsia="Arial" w:cs="Arial"/>
            </w:rPr>
            <w:delText>.</w:delText>
          </w:r>
        </w:del>
      </w:ins>
      <w:commentRangeEnd w:id="9027"/>
      <w:r w:rsidR="006F5822">
        <w:rPr>
          <w:rStyle w:val="CommentReference"/>
          <w:rFonts w:ascii="Segoe UI" w:eastAsia="Segoe UI" w:hAnsi="Segoe UI" w:cs="Segoe UI"/>
          <w:sz w:val="21"/>
          <w:szCs w:val="21"/>
        </w:rPr>
        <w:commentReference w:id="9027"/>
      </w:r>
    </w:p>
    <w:p w14:paraId="43330E7F" w14:textId="53F35B4B" w:rsidR="000801E7" w:rsidRDefault="000801E7" w:rsidP="00253E03">
      <w:pPr>
        <w:pStyle w:val="par2"/>
        <w:spacing w:after="240"/>
        <w:ind w:left="0" w:firstLine="0"/>
        <w:rPr>
          <w:del w:id="9058" w:author="Author"/>
        </w:rPr>
      </w:pPr>
    </w:p>
    <w:p w14:paraId="18BFFE33" w14:textId="77777777" w:rsidR="000801E7" w:rsidRDefault="000801E7" w:rsidP="00253E03">
      <w:pPr>
        <w:pStyle w:val="par1"/>
        <w:spacing w:after="240"/>
      </w:pPr>
      <w:r>
        <w:t>12.09(3)</w:t>
      </w:r>
      <w:r>
        <w:tab/>
      </w:r>
      <w:r w:rsidRPr="00CA3ADF">
        <w:rPr>
          <w:rPrChange w:id="9059" w:author="Author">
            <w:rPr>
              <w:b/>
              <w:bCs/>
              <w:u w:val="single"/>
            </w:rPr>
          </w:rPrChange>
        </w:rPr>
        <w:t xml:space="preserve">Grant </w:t>
      </w:r>
      <w:ins w:id="9060" w:author="Author">
        <w:r w:rsidR="00F17049" w:rsidRPr="00CA3ADF">
          <w:rPr>
            <w:rPrChange w:id="9061" w:author="Author">
              <w:rPr>
                <w:b/>
                <w:bCs/>
              </w:rPr>
            </w:rPrChange>
          </w:rPr>
          <w:t>d</w:t>
        </w:r>
      </w:ins>
      <w:del w:id="9062" w:author="Author">
        <w:r w:rsidRPr="00CA3ADF" w:rsidDel="00F17049">
          <w:rPr>
            <w:rPrChange w:id="9063" w:author="Author">
              <w:rPr>
                <w:b/>
                <w:bCs/>
                <w:u w:val="single"/>
              </w:rPr>
            </w:rPrChange>
          </w:rPr>
          <w:delText>D</w:delText>
        </w:r>
      </w:del>
      <w:r w:rsidRPr="00CA3ADF">
        <w:rPr>
          <w:rPrChange w:id="9064" w:author="Author">
            <w:rPr>
              <w:b/>
              <w:bCs/>
              <w:u w:val="single"/>
            </w:rPr>
          </w:rPrChange>
        </w:rPr>
        <w:t>istribution</w:t>
      </w:r>
    </w:p>
    <w:p w14:paraId="188798C3" w14:textId="77777777" w:rsidR="000801E7" w:rsidRDefault="000801E7" w:rsidP="00253E03">
      <w:pPr>
        <w:pStyle w:val="upar2"/>
        <w:spacing w:after="240"/>
      </w:pPr>
      <w:r>
        <w:t xml:space="preserve">Grants are dependent upon the annual appropriation provided to the Department in any given year and shall be distributed to applicants in accordance with </w:t>
      </w:r>
      <w:ins w:id="9065" w:author="Author">
        <w:r w:rsidR="003F09E1">
          <w:t xml:space="preserve">section </w:t>
        </w:r>
      </w:ins>
      <w:r>
        <w:t>22-20-205, C. R. S.</w:t>
      </w:r>
      <w:r>
        <w:tab/>
      </w:r>
    </w:p>
    <w:p w14:paraId="24FC2717" w14:textId="77777777" w:rsidR="000801E7" w:rsidRDefault="000801E7" w:rsidP="00253E03">
      <w:pPr>
        <w:pStyle w:val="par2"/>
        <w:spacing w:after="240"/>
      </w:pPr>
      <w:r>
        <w:t>12.09(3)(a)</w:t>
      </w:r>
      <w:r>
        <w:tab/>
        <w:t>If funds are sufficient to fully fund all requests received by the Department, the Department shall distribute awards to each AU applicant.</w:t>
      </w:r>
    </w:p>
    <w:p w14:paraId="7874644F" w14:textId="77777777" w:rsidR="000801E7" w:rsidRDefault="000801E7" w:rsidP="00253E03">
      <w:pPr>
        <w:pStyle w:val="par2"/>
        <w:spacing w:after="240"/>
      </w:pPr>
      <w:r>
        <w:t>12.09(3)(b)</w:t>
      </w:r>
      <w:r>
        <w:tab/>
        <w:t xml:space="preserve">If funds are insufficient to fully fund all the requests received by the Department, the Department shall distribute funds in the order in which the Department received the applications by date of receipt over the course of three days. If funds are sufficient to fully fund each request received on the first date of receipt, the Department shall distribute awards to each AU application received on that date. If funds are insufficient to fund each </w:t>
      </w:r>
      <w:r>
        <w:lastRenderedPageBreak/>
        <w:t>request received on day-one of receipt, then funds will be proportionally distributed to each day-one applicant on a pro-rata basis. If grant funds remain after day-one distributions, then funds for day-two applicants and day-three applicants would be distributed in the same manner, until all funds are expended.</w:t>
      </w:r>
    </w:p>
    <w:p w14:paraId="24392B6E" w14:textId="77777777" w:rsidR="000801E7" w:rsidRDefault="000801E7" w:rsidP="00253E03">
      <w:pPr>
        <w:pStyle w:val="par2"/>
        <w:spacing w:after="240"/>
      </w:pPr>
      <w:r>
        <w:t>12.09(3)(c)</w:t>
      </w:r>
      <w:r>
        <w:tab/>
        <w:t>If grant funds are not fully expended in a given fiscal year, the Department shall distribute the monies appropriated in the same manner that it distributes AU annual allocations.</w:t>
      </w:r>
    </w:p>
    <w:p w14:paraId="4043D0D6" w14:textId="77777777" w:rsidR="000801E7" w:rsidRDefault="000801E7" w:rsidP="00253E03">
      <w:pPr>
        <w:pStyle w:val="par1"/>
        <w:spacing w:after="240"/>
      </w:pPr>
      <w:r>
        <w:t>12.09(4)</w:t>
      </w:r>
      <w:r>
        <w:tab/>
      </w:r>
      <w:r w:rsidRPr="00CA3ADF">
        <w:rPr>
          <w:rPrChange w:id="9066" w:author="Author">
            <w:rPr>
              <w:b/>
              <w:bCs/>
            </w:rPr>
          </w:rPrChange>
        </w:rPr>
        <w:t xml:space="preserve">Application </w:t>
      </w:r>
      <w:ins w:id="9067" w:author="Author">
        <w:r w:rsidR="00F17049" w:rsidRPr="00CA3ADF">
          <w:rPr>
            <w:rPrChange w:id="9068" w:author="Author">
              <w:rPr>
                <w:b/>
                <w:bCs/>
              </w:rPr>
            </w:rPrChange>
          </w:rPr>
          <w:t>w</w:t>
        </w:r>
      </w:ins>
      <w:del w:id="9069" w:author="Author">
        <w:r w:rsidRPr="00CA3ADF" w:rsidDel="00F17049">
          <w:rPr>
            <w:rPrChange w:id="9070" w:author="Author">
              <w:rPr>
                <w:b/>
                <w:bCs/>
              </w:rPr>
            </w:rPrChange>
          </w:rPr>
          <w:delText>W</w:delText>
        </w:r>
      </w:del>
      <w:r w:rsidRPr="00CA3ADF">
        <w:rPr>
          <w:rPrChange w:id="9071" w:author="Author">
            <w:rPr>
              <w:b/>
              <w:bCs/>
            </w:rPr>
          </w:rPrChange>
        </w:rPr>
        <w:t>indow</w:t>
      </w:r>
    </w:p>
    <w:p w14:paraId="04AF6C3A" w14:textId="13664C8C" w:rsidR="000801E7" w:rsidRDefault="000801E7" w:rsidP="00253E03">
      <w:pPr>
        <w:pStyle w:val="upar2"/>
        <w:spacing w:after="240"/>
      </w:pPr>
      <w:commentRangeStart w:id="9072"/>
      <w:del w:id="9073" w:author="Author">
        <w:r>
          <w:delText xml:space="preserve">During the first year of implementation, 2014-15 school year, applications will be due to the Department during a three-day application window no later than December 15 as specified in the grant application. Beginning on April 15-17, 2015, and each year thereafter, </w:delText>
        </w:r>
        <w:r w:rsidDel="00FF35A8">
          <w:delText>s</w:delText>
        </w:r>
      </w:del>
      <w:ins w:id="9074" w:author="Author">
        <w:r w:rsidR="00FF35A8">
          <w:t>S</w:t>
        </w:r>
      </w:ins>
      <w:r>
        <w:t>ubject to available appropriations, Gifted Education Grant applications will be due during an April 15-17 application window for funding available July 1 of the subsequent fiscal year.</w:t>
      </w:r>
      <w:commentRangeEnd w:id="9072"/>
      <w:r w:rsidR="006F5822">
        <w:rPr>
          <w:rStyle w:val="CommentReference"/>
          <w:sz w:val="24"/>
          <w:szCs w:val="24"/>
        </w:rPr>
        <w:commentReference w:id="9072"/>
      </w:r>
    </w:p>
    <w:p w14:paraId="58D78F50" w14:textId="77777777" w:rsidR="000801E7" w:rsidRDefault="000801E7" w:rsidP="00253E03">
      <w:pPr>
        <w:pStyle w:val="par1"/>
        <w:spacing w:after="240"/>
      </w:pPr>
      <w:r>
        <w:t>12.09(5)</w:t>
      </w:r>
      <w:r>
        <w:tab/>
      </w:r>
      <w:r w:rsidRPr="00CA3ADF">
        <w:rPr>
          <w:rPrChange w:id="9075" w:author="Author">
            <w:rPr>
              <w:b/>
              <w:bCs/>
              <w:u w:val="single"/>
            </w:rPr>
          </w:rPrChange>
        </w:rPr>
        <w:t xml:space="preserve">Application </w:t>
      </w:r>
      <w:ins w:id="9076" w:author="Author">
        <w:r w:rsidR="00F17049" w:rsidRPr="00CA3ADF">
          <w:rPr>
            <w:rPrChange w:id="9077" w:author="Author">
              <w:rPr>
                <w:b/>
                <w:bCs/>
              </w:rPr>
            </w:rPrChange>
          </w:rPr>
          <w:t>p</w:t>
        </w:r>
      </w:ins>
      <w:del w:id="9078" w:author="Author">
        <w:r w:rsidRPr="00CA3ADF" w:rsidDel="00F17049">
          <w:rPr>
            <w:rPrChange w:id="9079" w:author="Author">
              <w:rPr>
                <w:b/>
                <w:bCs/>
                <w:u w:val="single"/>
              </w:rPr>
            </w:rPrChange>
          </w:rPr>
          <w:delText>P</w:delText>
        </w:r>
      </w:del>
      <w:r w:rsidRPr="00CA3ADF">
        <w:rPr>
          <w:rPrChange w:id="9080" w:author="Author">
            <w:rPr>
              <w:b/>
              <w:bCs/>
              <w:u w:val="single"/>
            </w:rPr>
          </w:rPrChange>
        </w:rPr>
        <w:t>rocedures</w:t>
      </w:r>
    </w:p>
    <w:p w14:paraId="60A1CA46" w14:textId="6977CCB0" w:rsidR="003A240C" w:rsidRDefault="16B1FD01" w:rsidP="00253E03">
      <w:pPr>
        <w:pStyle w:val="upar2"/>
        <w:spacing w:after="240"/>
      </w:pPr>
      <w:r>
        <w:t xml:space="preserve">The Department </w:t>
      </w:r>
      <w:del w:id="9081" w:author="Author">
        <w:r w:rsidR="003A240C" w:rsidDel="16B1FD01">
          <w:delText xml:space="preserve">will </w:delText>
        </w:r>
      </w:del>
      <w:ins w:id="9082" w:author="Author">
        <w:r w:rsidR="3C517F52">
          <w:t xml:space="preserve">shall </w:t>
        </w:r>
      </w:ins>
      <w:r>
        <w:t xml:space="preserve">develop an application, pursuant to the Department’s grant process and pursuant to the requirements and timelines found in </w:t>
      </w:r>
      <w:ins w:id="9083" w:author="Author">
        <w:r w:rsidR="213476AF">
          <w:t xml:space="preserve">section </w:t>
        </w:r>
      </w:ins>
      <w:r>
        <w:t>22-20-205, C.R.S. Each grant application may include a request for one, or more, of the allowable uses: one qualified personnel (</w:t>
      </w:r>
      <w:del w:id="9084" w:author="Author">
        <w:r w:rsidR="003A240C" w:rsidDel="16B1FD01">
          <w:delText>up to</w:delText>
        </w:r>
      </w:del>
      <w:r>
        <w:t xml:space="preserve"> </w:t>
      </w:r>
      <w:ins w:id="9085" w:author="Author">
        <w:r w:rsidR="213476AF">
          <w:t>0</w:t>
        </w:r>
      </w:ins>
      <w:r>
        <w:t>.5 FTE</w:t>
      </w:r>
      <w:ins w:id="9086" w:author="Author">
        <w:r w:rsidR="1F41A648">
          <w:t xml:space="preserve"> salary and benefits</w:t>
        </w:r>
      </w:ins>
      <w:r>
        <w:t>), as the term is defined by</w:t>
      </w:r>
      <w:ins w:id="9087" w:author="Author">
        <w:r w:rsidR="213476AF">
          <w:t xml:space="preserve"> section</w:t>
        </w:r>
      </w:ins>
      <w:r>
        <w:t xml:space="preserve"> 22-20-202(7), C.</w:t>
      </w:r>
      <w:del w:id="9088" w:author="Author">
        <w:r w:rsidR="003A240C" w:rsidDel="16B1FD01">
          <w:delText xml:space="preserve"> </w:delText>
        </w:r>
      </w:del>
      <w:r>
        <w:t>R.</w:t>
      </w:r>
      <w:del w:id="9089" w:author="Author">
        <w:r w:rsidR="003A240C" w:rsidDel="16B1FD01">
          <w:delText xml:space="preserve"> </w:delText>
        </w:r>
      </w:del>
      <w:r>
        <w:t>S.</w:t>
      </w:r>
      <w:ins w:id="9090" w:author="Author">
        <w:r w:rsidR="213476AF">
          <w:t>,</w:t>
        </w:r>
      </w:ins>
      <w:r>
        <w:t xml:space="preserve"> and universal screenings in </w:t>
      </w:r>
      <w:ins w:id="9091" w:author="Author">
        <w:r w:rsidR="1B4AB28F">
          <w:t xml:space="preserve">one grade </w:t>
        </w:r>
        <w:r w:rsidR="006F5822">
          <w:t>from kindergarten to second grade</w:t>
        </w:r>
      </w:ins>
      <w:r>
        <w:t xml:space="preserve"> and/or in conjunction with the creation of each child’s </w:t>
      </w:r>
      <w:del w:id="9092" w:author="Author">
        <w:r w:rsidDel="006F5822">
          <w:delText>individual career and academic plan</w:delText>
        </w:r>
      </w:del>
      <w:ins w:id="9093" w:author="Author">
        <w:r w:rsidR="006F5822">
          <w:t>ICAP</w:t>
        </w:r>
        <w:r w:rsidR="32B4D8AC">
          <w:t xml:space="preserve"> </w:t>
        </w:r>
        <w:r w:rsidR="51C58A93">
          <w:t xml:space="preserve">in one </w:t>
        </w:r>
        <w:r w:rsidR="71A130ED">
          <w:t xml:space="preserve">grade </w:t>
        </w:r>
        <w:r w:rsidR="006F5822">
          <w:t>from fifth to eighth grade</w:t>
        </w:r>
      </w:ins>
      <w:r>
        <w:t>.</w:t>
      </w:r>
    </w:p>
    <w:p w14:paraId="39D9D3F2" w14:textId="77777777" w:rsidR="000801E7" w:rsidRDefault="000801E7" w:rsidP="00253E03">
      <w:pPr>
        <w:pStyle w:val="par2"/>
        <w:spacing w:after="240"/>
      </w:pPr>
      <w:r>
        <w:t>12.09(5)(a)</w:t>
      </w:r>
      <w:r>
        <w:tab/>
        <w:t>Each universal screening grant request shall at a minimum specify the name of the screening tool, the number of students who will participate in the universal screening, and the per pupil cost of the screening;</w:t>
      </w:r>
    </w:p>
    <w:p w14:paraId="74A4AFB2" w14:textId="77777777" w:rsidR="000801E7" w:rsidRDefault="000801E7" w:rsidP="00253E03">
      <w:pPr>
        <w:pStyle w:val="par2"/>
        <w:spacing w:after="240"/>
      </w:pPr>
      <w:r>
        <w:t>12.09(5)(b)</w:t>
      </w:r>
      <w:r>
        <w:tab/>
        <w:t>Each qualified personnel grant request shall at a minimum specify the cost to employ a qualified person and a letter or certified document that verifies the qualified person has an endorsement or higher degree in gifted education, or is working toward attaining an endorsement or higher degree in gifted education.</w:t>
      </w:r>
    </w:p>
    <w:p w14:paraId="6CF53620" w14:textId="77777777" w:rsidR="000801E7" w:rsidRDefault="000801E7" w:rsidP="00253E03">
      <w:pPr>
        <w:pStyle w:val="par1"/>
        <w:spacing w:after="240"/>
      </w:pPr>
      <w:r>
        <w:lastRenderedPageBreak/>
        <w:t>12.09(6)</w:t>
      </w:r>
      <w:r>
        <w:tab/>
      </w:r>
      <w:r w:rsidRPr="00CA3ADF">
        <w:rPr>
          <w:rPrChange w:id="9094" w:author="Author">
            <w:rPr>
              <w:b/>
              <w:bCs/>
              <w:u w:val="single"/>
            </w:rPr>
          </w:rPrChange>
        </w:rPr>
        <w:t xml:space="preserve">Duration of </w:t>
      </w:r>
      <w:ins w:id="9095" w:author="Author">
        <w:r w:rsidR="00F17049" w:rsidRPr="00CA3ADF">
          <w:rPr>
            <w:rPrChange w:id="9096" w:author="Author">
              <w:rPr>
                <w:b/>
                <w:bCs/>
              </w:rPr>
            </w:rPrChange>
          </w:rPr>
          <w:t>g</w:t>
        </w:r>
      </w:ins>
      <w:del w:id="9097" w:author="Author">
        <w:r w:rsidRPr="00CA3ADF" w:rsidDel="00F17049">
          <w:rPr>
            <w:rPrChange w:id="9098" w:author="Author">
              <w:rPr>
                <w:b/>
                <w:bCs/>
                <w:u w:val="single"/>
              </w:rPr>
            </w:rPrChange>
          </w:rPr>
          <w:delText>G</w:delText>
        </w:r>
      </w:del>
      <w:r w:rsidRPr="00CA3ADF">
        <w:rPr>
          <w:rPrChange w:id="9099" w:author="Author">
            <w:rPr>
              <w:b/>
              <w:bCs/>
              <w:u w:val="single"/>
            </w:rPr>
          </w:rPrChange>
        </w:rPr>
        <w:t xml:space="preserve">rant </w:t>
      </w:r>
      <w:ins w:id="9100" w:author="Author">
        <w:r w:rsidR="00F17049" w:rsidRPr="00CA3ADF">
          <w:rPr>
            <w:rPrChange w:id="9101" w:author="Author">
              <w:rPr>
                <w:b/>
                <w:bCs/>
              </w:rPr>
            </w:rPrChange>
          </w:rPr>
          <w:t>a</w:t>
        </w:r>
      </w:ins>
      <w:del w:id="9102" w:author="Author">
        <w:r w:rsidRPr="00CA3ADF" w:rsidDel="00F17049">
          <w:rPr>
            <w:rPrChange w:id="9103" w:author="Author">
              <w:rPr>
                <w:b/>
                <w:bCs/>
                <w:u w:val="single"/>
              </w:rPr>
            </w:rPrChange>
          </w:rPr>
          <w:delText>A</w:delText>
        </w:r>
      </w:del>
      <w:r w:rsidRPr="00CA3ADF">
        <w:rPr>
          <w:rPrChange w:id="9104" w:author="Author">
            <w:rPr>
              <w:b/>
              <w:bCs/>
              <w:u w:val="single"/>
            </w:rPr>
          </w:rPrChange>
        </w:rPr>
        <w:t>wards</w:t>
      </w:r>
    </w:p>
    <w:p w14:paraId="162A4A36" w14:textId="77777777" w:rsidR="000801E7" w:rsidRDefault="000801E7" w:rsidP="00253E03">
      <w:pPr>
        <w:pStyle w:val="upar2"/>
        <w:spacing w:after="240"/>
      </w:pPr>
      <w:r>
        <w:t xml:space="preserve">Each grant shall have a term of one year. Funds </w:t>
      </w:r>
      <w:del w:id="9105" w:author="Author">
        <w:r w:rsidDel="00D81B7B">
          <w:delText xml:space="preserve">must </w:delText>
        </w:r>
      </w:del>
      <w:ins w:id="9106" w:author="Author">
        <w:r w:rsidR="00D81B7B">
          <w:t xml:space="preserve">shall </w:t>
        </w:r>
      </w:ins>
      <w:r>
        <w:t>be utilized within the fiscal year (July-June) of the distribution of grant funds.</w:t>
      </w:r>
    </w:p>
    <w:p w14:paraId="6F6DB256" w14:textId="77777777" w:rsidR="000801E7" w:rsidRDefault="000801E7" w:rsidP="00253E03">
      <w:pPr>
        <w:pStyle w:val="par1"/>
        <w:spacing w:after="240"/>
      </w:pPr>
      <w:r>
        <w:t>12.09(7)</w:t>
      </w:r>
      <w:r>
        <w:tab/>
      </w:r>
      <w:r w:rsidRPr="00CA3ADF">
        <w:rPr>
          <w:rPrChange w:id="9107" w:author="Author">
            <w:rPr>
              <w:b/>
              <w:bCs/>
              <w:u w:val="single"/>
            </w:rPr>
          </w:rPrChange>
        </w:rPr>
        <w:t>Reporting</w:t>
      </w:r>
    </w:p>
    <w:p w14:paraId="5E5F7A56" w14:textId="77777777" w:rsidR="000801E7" w:rsidRDefault="000801E7" w:rsidP="00253E03">
      <w:pPr>
        <w:pStyle w:val="upar2"/>
        <w:spacing w:after="240"/>
      </w:pPr>
      <w:r>
        <w:t>In any fiscal year in which the General Assembly makes an appropriation to the Department for the purposes of the grant program, each AU that receives a grant shall report the following information to the Department each year during the term of the grant:</w:t>
      </w:r>
    </w:p>
    <w:p w14:paraId="0FE52111" w14:textId="77777777" w:rsidR="000801E7" w:rsidRDefault="000801E7" w:rsidP="00253E03">
      <w:pPr>
        <w:pStyle w:val="par2"/>
        <w:spacing w:after="240"/>
      </w:pPr>
      <w:r>
        <w:t>12.09(7)(a)</w:t>
      </w:r>
      <w:r>
        <w:tab/>
        <w:t xml:space="preserve">The number of </w:t>
      </w:r>
      <w:ins w:id="9108" w:author="Author">
        <w:r w:rsidR="00AF1C35">
          <w:t xml:space="preserve">students </w:t>
        </w:r>
      </w:ins>
      <w:r>
        <w:t xml:space="preserve">and </w:t>
      </w:r>
      <w:ins w:id="9109" w:author="Author">
        <w:r w:rsidR="00AF1C35">
          <w:t xml:space="preserve">the </w:t>
        </w:r>
      </w:ins>
      <w:r>
        <w:t>grade</w:t>
      </w:r>
      <w:ins w:id="9110" w:author="Author">
        <w:r w:rsidR="00AF1C35">
          <w:t xml:space="preserve"> levels</w:t>
        </w:r>
      </w:ins>
      <w:r>
        <w:t xml:space="preserve"> of students who participated in the universal screening, the per pupil cost of the screening, evidence of payment for the screening tool, and the name of tool(s) used; and/or</w:t>
      </w:r>
    </w:p>
    <w:p w14:paraId="64324B43" w14:textId="77777777" w:rsidR="000801E7" w:rsidRDefault="3EA27B96" w:rsidP="00253E03">
      <w:pPr>
        <w:pStyle w:val="par2"/>
        <w:spacing w:after="240"/>
      </w:pPr>
      <w:r>
        <w:t>12.09(7)(b)</w:t>
      </w:r>
      <w:r w:rsidR="000801E7">
        <w:tab/>
      </w:r>
      <w:r>
        <w:t xml:space="preserve">The </w:t>
      </w:r>
      <w:del w:id="9111" w:author="Author">
        <w:r w:rsidR="000801E7" w:rsidDel="3EA27B96">
          <w:delText xml:space="preserve">number of </w:delText>
        </w:r>
      </w:del>
      <w:r>
        <w:t xml:space="preserve">qualified personnel hired using grant </w:t>
      </w:r>
      <w:del w:id="9112" w:author="Author">
        <w:r w:rsidR="000801E7" w:rsidDel="3EA27B96">
          <w:delText>moneys</w:delText>
        </w:r>
      </w:del>
      <w:ins w:id="9113" w:author="Author">
        <w:r w:rsidR="55A43229">
          <w:t>monies</w:t>
        </w:r>
      </w:ins>
      <w:r>
        <w:t>, and the type of endorsement/degree held by the qualified person or documentation that the qualified person is working toward attaining an endorsement or higher degree in gifted education.</w:t>
      </w:r>
    </w:p>
    <w:p w14:paraId="6CE333FD" w14:textId="065550C7" w:rsidR="00677AAB" w:rsidRDefault="00677AAB" w:rsidP="00253E03">
      <w:pPr>
        <w:pStyle w:val="Heading3"/>
        <w:spacing w:after="240"/>
        <w:rPr>
          <w:ins w:id="9114" w:author="Author"/>
        </w:rPr>
      </w:pPr>
      <w:ins w:id="9115" w:author="Author">
        <w:r>
          <w:t>12.10 Standards for Administrative Units</w:t>
        </w:r>
      </w:ins>
    </w:p>
    <w:p w14:paraId="0B2AF20A" w14:textId="34834DFF" w:rsidR="00677AAB" w:rsidRDefault="00677AAB" w:rsidP="00677AAB">
      <w:pPr>
        <w:spacing w:after="240"/>
        <w:rPr>
          <w:ins w:id="9116" w:author="Author"/>
        </w:rPr>
      </w:pPr>
      <w:ins w:id="9117" w:author="Author">
        <w:r w:rsidRPr="00677AAB">
          <w:t>AU</w:t>
        </w:r>
        <w:r>
          <w:t>s</w:t>
        </w:r>
        <w:r w:rsidRPr="00677AAB">
          <w:t xml:space="preserve"> shall satisfy the following standard for the implementation of gifted education services:</w:t>
        </w:r>
      </w:ins>
    </w:p>
    <w:p w14:paraId="56CFB383" w14:textId="18809432" w:rsidR="00677AAB" w:rsidRDefault="00677AAB" w:rsidP="00677AAB">
      <w:pPr>
        <w:spacing w:after="240"/>
        <w:ind w:left="720"/>
        <w:rPr>
          <w:ins w:id="9118" w:author="Author"/>
        </w:rPr>
      </w:pPr>
      <w:ins w:id="9119" w:author="Author">
        <w:r w:rsidRPr="00677AAB">
          <w:t>12.10</w:t>
        </w:r>
        <w:r>
          <w:t>(</w:t>
        </w:r>
        <w:r w:rsidRPr="00677AAB">
          <w:t>1)</w:t>
        </w:r>
      </w:ins>
      <w:r>
        <w:tab/>
      </w:r>
      <w:ins w:id="9120" w:author="Author">
        <w:r>
          <w:t>AUs</w:t>
        </w:r>
        <w:r w:rsidRPr="00677AAB">
          <w:t xml:space="preserve"> shall maintain sufficient governance, operational, and fiscal capacity to meet the gifted education responsibilities required under </w:t>
        </w:r>
        <w:r>
          <w:t>section</w:t>
        </w:r>
        <w:r w:rsidRPr="00677AAB">
          <w:rPr>
            <w:rFonts w:ascii="Arial" w:hAnsi="Arial" w:cs="Arial"/>
          </w:rPr>
          <w:t> </w:t>
        </w:r>
        <w:r w:rsidRPr="00677AAB">
          <w:t>22</w:t>
        </w:r>
        <w:r>
          <w:t>-</w:t>
        </w:r>
        <w:r w:rsidRPr="00677AAB">
          <w:t>20</w:t>
        </w:r>
        <w:r>
          <w:t>-</w:t>
        </w:r>
        <w:r w:rsidRPr="00677AAB">
          <w:t>204, C.R.S.</w:t>
        </w:r>
      </w:ins>
    </w:p>
    <w:p w14:paraId="092A390F" w14:textId="72D1A3FB" w:rsidR="00677AAB" w:rsidRDefault="00677AAB">
      <w:pPr>
        <w:spacing w:after="240"/>
        <w:ind w:left="720"/>
        <w:rPr>
          <w:ins w:id="9121" w:author="Author"/>
        </w:rPr>
        <w:pPrChange w:id="9122" w:author="Author">
          <w:pPr>
            <w:spacing w:after="240"/>
          </w:pPr>
        </w:pPrChange>
      </w:pPr>
      <w:ins w:id="9123" w:author="Author">
        <w:r>
          <w:t xml:space="preserve">12.10(2) </w:t>
        </w:r>
        <w:r>
          <w:tab/>
          <w:t>Gifted Education Program Plan: AUs’ gifted education program plan shall include the components required by section</w:t>
        </w:r>
        <w:r>
          <w:rPr>
            <w:rFonts w:ascii="Arial" w:hAnsi="Arial" w:cs="Arial"/>
          </w:rPr>
          <w:t> </w:t>
        </w:r>
        <w:r>
          <w:t>22-20-204, C.R.S., including:</w:t>
        </w:r>
      </w:ins>
    </w:p>
    <w:p w14:paraId="33DB9BB6" w14:textId="576F74CD" w:rsidR="00677AAB" w:rsidRDefault="00677AAB">
      <w:pPr>
        <w:spacing w:after="240"/>
        <w:ind w:left="1440"/>
        <w:rPr>
          <w:ins w:id="9124" w:author="Author"/>
        </w:rPr>
        <w:pPrChange w:id="9125" w:author="Author">
          <w:pPr>
            <w:spacing w:after="240"/>
          </w:pPr>
        </w:pPrChange>
      </w:pPr>
      <w:ins w:id="9126" w:author="Author">
        <w:r>
          <w:t>12.10(2)(a)</w:t>
        </w:r>
        <w:r>
          <w:tab/>
          <w:t>Procedures for the identification of gifted children consistent with sections</w:t>
        </w:r>
        <w:r>
          <w:rPr>
            <w:rFonts w:ascii="Arial" w:hAnsi="Arial" w:cs="Arial"/>
          </w:rPr>
          <w:t> </w:t>
        </w:r>
        <w:r>
          <w:t>22-20-204 and</w:t>
        </w:r>
        <w:r>
          <w:rPr>
            <w:rFonts w:ascii="Arial" w:hAnsi="Arial" w:cs="Arial"/>
          </w:rPr>
          <w:t> </w:t>
        </w:r>
        <w:r>
          <w:t>22-20-204.3, C.R.S.;</w:t>
        </w:r>
      </w:ins>
    </w:p>
    <w:p w14:paraId="0AF175DA" w14:textId="6C3AB2AE" w:rsidR="00677AAB" w:rsidRDefault="00677AAB">
      <w:pPr>
        <w:spacing w:after="240"/>
        <w:ind w:left="720" w:firstLine="720"/>
        <w:rPr>
          <w:ins w:id="9127" w:author="Author"/>
        </w:rPr>
        <w:pPrChange w:id="9128" w:author="Author">
          <w:pPr>
            <w:spacing w:after="240"/>
          </w:pPr>
        </w:pPrChange>
      </w:pPr>
      <w:ins w:id="9129" w:author="Author">
        <w:r>
          <w:t xml:space="preserve">12.10(2)(b) </w:t>
        </w:r>
        <w:r>
          <w:tab/>
          <w:t>Programming options for gifted children;</w:t>
        </w:r>
      </w:ins>
    </w:p>
    <w:p w14:paraId="6C42F2C6" w14:textId="637196DF" w:rsidR="00677AAB" w:rsidRDefault="00677AAB">
      <w:pPr>
        <w:spacing w:after="240"/>
        <w:ind w:left="1440"/>
        <w:rPr>
          <w:ins w:id="9130" w:author="Author"/>
        </w:rPr>
        <w:pPrChange w:id="9131" w:author="Author">
          <w:pPr>
            <w:spacing w:after="240"/>
          </w:pPr>
        </w:pPrChange>
      </w:pPr>
      <w:ins w:id="9132" w:author="Author">
        <w:r>
          <w:t xml:space="preserve">12.10(2)(c) </w:t>
        </w:r>
        <w:r>
          <w:tab/>
          <w:t>Procedures for the development and implementation of ALPs.</w:t>
        </w:r>
      </w:ins>
    </w:p>
    <w:p w14:paraId="6604BD89" w14:textId="778698AD" w:rsidR="00677AAB" w:rsidRDefault="00677AAB">
      <w:pPr>
        <w:spacing w:after="240"/>
        <w:ind w:left="1440"/>
        <w:rPr>
          <w:ins w:id="9133" w:author="Author"/>
        </w:rPr>
        <w:pPrChange w:id="9134" w:author="Author">
          <w:pPr>
            <w:spacing w:after="240"/>
          </w:pPr>
        </w:pPrChange>
      </w:pPr>
      <w:ins w:id="9135" w:author="Author">
        <w:r>
          <w:lastRenderedPageBreak/>
          <w:t>12.10(2)(d)</w:t>
        </w:r>
        <w:r>
          <w:tab/>
          <w:t>Procedures for early access, if the AU chooses to participate, consistent with section</w:t>
        </w:r>
        <w:r>
          <w:rPr>
            <w:rFonts w:ascii="Arial" w:hAnsi="Arial" w:cs="Arial"/>
          </w:rPr>
          <w:t> </w:t>
        </w:r>
        <w:r>
          <w:t>22-20-204.5, C.R.S.</w:t>
        </w:r>
      </w:ins>
    </w:p>
    <w:p w14:paraId="07984C97" w14:textId="090BD310" w:rsidR="00677AAB" w:rsidRDefault="00677AAB">
      <w:pPr>
        <w:spacing w:after="240"/>
        <w:ind w:left="720"/>
        <w:rPr>
          <w:ins w:id="9136" w:author="Author"/>
        </w:rPr>
        <w:pPrChange w:id="9137" w:author="Author">
          <w:pPr>
            <w:spacing w:after="240"/>
          </w:pPr>
        </w:pPrChange>
      </w:pPr>
      <w:ins w:id="9138" w:author="Author">
        <w:r>
          <w:t>12.10(3)</w:t>
        </w:r>
        <w:r>
          <w:tab/>
          <w:t>Qualified Personnel: Each AU shall employ or contract with personnel who meet qualifications established by the Department for the implementation of gifted education program plans.</w:t>
        </w:r>
      </w:ins>
    </w:p>
    <w:p w14:paraId="5239546F" w14:textId="2E0CF5BC" w:rsidR="00677AAB" w:rsidRDefault="00677AAB">
      <w:pPr>
        <w:spacing w:after="240"/>
        <w:ind w:left="720"/>
        <w:rPr>
          <w:ins w:id="9139" w:author="Author"/>
        </w:rPr>
        <w:pPrChange w:id="9140" w:author="Author">
          <w:pPr>
            <w:spacing w:after="240"/>
          </w:pPr>
        </w:pPrChange>
      </w:pPr>
      <w:ins w:id="9141" w:author="Author">
        <w:r>
          <w:t>12.10(4)</w:t>
        </w:r>
        <w:r>
          <w:tab/>
          <w:t xml:space="preserve"> Implementation Requirement: Each AU shall implement the gifted education program plan as submitted and approved by the Department.</w:t>
        </w:r>
      </w:ins>
    </w:p>
    <w:p w14:paraId="3887DE71" w14:textId="6479E811" w:rsidR="00677AAB" w:rsidRDefault="00677AAB">
      <w:pPr>
        <w:spacing w:after="240"/>
        <w:ind w:left="720"/>
        <w:rPr>
          <w:ins w:id="9142" w:author="Author"/>
        </w:rPr>
        <w:pPrChange w:id="9143" w:author="Author">
          <w:pPr>
            <w:spacing w:after="240"/>
          </w:pPr>
        </w:pPrChange>
      </w:pPr>
      <w:ins w:id="9144" w:author="Author">
        <w:r>
          <w:t xml:space="preserve">12.10(5) </w:t>
        </w:r>
        <w:r>
          <w:tab/>
          <w:t>Coordination with AU Reorganization: For purposes of AU reorganization under section 3.01 of these Rules, each AU shall demonstrate its capacity to meet all responsibilities described in this section and in section</w:t>
        </w:r>
        <w:r>
          <w:rPr>
            <w:rFonts w:ascii="Arial" w:hAnsi="Arial" w:cs="Arial"/>
          </w:rPr>
          <w:t> </w:t>
        </w:r>
        <w:r>
          <w:t>22-20-204, C.R.S. The Department shall evaluate whether any proposed reorganization, withdrawal, or formation would impede another AU’s ability to meet these responsibilities. AUs shall maintain sufficient governance, operational, and fiscal capacity to meet the gifted education responsibilities described in this section.</w:t>
        </w:r>
      </w:ins>
    </w:p>
    <w:p w14:paraId="061EF08A" w14:textId="2C2E15E9" w:rsidR="00677AAB" w:rsidRDefault="00677AAB">
      <w:pPr>
        <w:spacing w:after="240"/>
        <w:ind w:left="720"/>
        <w:rPr>
          <w:ins w:id="9145" w:author="Author"/>
        </w:rPr>
        <w:pPrChange w:id="9146" w:author="Author">
          <w:pPr>
            <w:spacing w:after="240"/>
          </w:pPr>
        </w:pPrChange>
      </w:pPr>
      <w:ins w:id="9147" w:author="Author">
        <w:r>
          <w:t>12.10(6)</w:t>
        </w:r>
        <w:r>
          <w:tab/>
          <w:t>Provision of Gifted Education Services: Each AU shall provide gifted education services to all children identified as gifted within its responsibility, consistent with the gifted education program plan required under section 22-20-204, C.R.S. AUs shall continue to provide such services until the Department approves any new or reorganized AU structure that changes responsibility for serving those students.</w:t>
        </w:r>
      </w:ins>
    </w:p>
    <w:p w14:paraId="787E2B1E" w14:textId="761DB630" w:rsidR="000801E7" w:rsidRDefault="000801E7" w:rsidP="00253E03">
      <w:pPr>
        <w:pStyle w:val="Heading3"/>
        <w:spacing w:after="240"/>
      </w:pPr>
      <w:r>
        <w:t>12.1</w:t>
      </w:r>
      <w:ins w:id="9148" w:author="Author">
        <w:r w:rsidR="00677AAB">
          <w:t>1</w:t>
        </w:r>
      </w:ins>
      <w:del w:id="9149" w:author="Author">
        <w:r w:rsidDel="00677AAB">
          <w:delText>0</w:delText>
        </w:r>
      </w:del>
      <w:r>
        <w:tab/>
        <w:t>Advisory Committee</w:t>
      </w:r>
    </w:p>
    <w:p w14:paraId="1B491FAD" w14:textId="77777777" w:rsidR="000801E7" w:rsidRPr="00CA3ADF" w:rsidRDefault="000801E7" w:rsidP="00253E03">
      <w:pPr>
        <w:pStyle w:val="upar1"/>
        <w:spacing w:after="240"/>
        <w:rPr>
          <w:rPrChange w:id="9150" w:author="Author">
            <w:rPr>
              <w:u w:val="single"/>
            </w:rPr>
          </w:rPrChange>
        </w:rPr>
      </w:pPr>
      <w:del w:id="9151" w:author="Author">
        <w:r w:rsidRPr="00CA3ADF" w:rsidDel="00650287">
          <w:rPr>
            <w:rPrChange w:id="9152" w:author="Author">
              <w:rPr>
                <w:u w:val="single"/>
              </w:rPr>
            </w:rPrChange>
          </w:rPr>
          <w:delText>Administrative units</w:delText>
        </w:r>
      </w:del>
      <w:ins w:id="9153" w:author="Author">
        <w:r w:rsidR="00650287">
          <w:t>AUs</w:t>
        </w:r>
      </w:ins>
      <w:r w:rsidRPr="00CA3ADF">
        <w:rPr>
          <w:rPrChange w:id="9154" w:author="Author">
            <w:rPr>
              <w:u w:val="single"/>
            </w:rPr>
          </w:rPrChange>
        </w:rPr>
        <w:t xml:space="preserve"> are highly encouraged to establish and maintain a local advisory committee for gifted education.</w:t>
      </w:r>
    </w:p>
    <w:p w14:paraId="5F50FA66" w14:textId="77777777" w:rsidR="000801E7" w:rsidRDefault="000801E7" w:rsidP="00253E03">
      <w:pPr>
        <w:pStyle w:val="Heading2"/>
        <w:spacing w:after="240"/>
      </w:pPr>
      <w:r>
        <w:t>13.00</w:t>
      </w:r>
      <w:r>
        <w:tab/>
        <w:t>INCORPORATION BY REFERENCE</w:t>
      </w:r>
    </w:p>
    <w:p w14:paraId="40A310FE" w14:textId="5CC18447" w:rsidR="00C55E43" w:rsidDel="00FC738B" w:rsidRDefault="00C55E43" w:rsidP="00253E03">
      <w:pPr>
        <w:pStyle w:val="upar1"/>
        <w:spacing w:after="240"/>
        <w:rPr>
          <w:del w:id="9155" w:author="Author"/>
        </w:rPr>
      </w:pPr>
      <w:r>
        <w:t>The foregoing rules incorporate by reference several sections and appendices from the IDEA Part B regulations, 34 C</w:t>
      </w:r>
      <w:ins w:id="9156" w:author="Author">
        <w:r w:rsidR="00650287">
          <w:t>.</w:t>
        </w:r>
      </w:ins>
      <w:r>
        <w:t>F</w:t>
      </w:r>
      <w:ins w:id="9157" w:author="Author">
        <w:r w:rsidR="00650287">
          <w:t>.</w:t>
        </w:r>
      </w:ins>
      <w:r>
        <w:t>R</w:t>
      </w:r>
      <w:ins w:id="9158" w:author="Author">
        <w:r w:rsidR="00650287">
          <w:t>.</w:t>
        </w:r>
      </w:ins>
      <w:r>
        <w:t xml:space="preserve">, Parts 300 and 303, as those regulations stood on </w:t>
      </w:r>
      <w:del w:id="9159" w:author="Author">
        <w:r>
          <w:delText>November 13, 2024</w:delText>
        </w:r>
      </w:del>
      <w:ins w:id="9160" w:author="Author">
        <w:r w:rsidR="005A3796">
          <w:t>October 14, 2026</w:t>
        </w:r>
      </w:ins>
      <w:r>
        <w:t>. The foregoing rules do not incorporate by reference any later amendment</w:t>
      </w:r>
      <w:ins w:id="9161" w:author="Author">
        <w:r w:rsidR="00BB38CC">
          <w:t>s</w:t>
        </w:r>
      </w:ins>
      <w:r>
        <w:t xml:space="preserve"> or editions to the IDEA Part B regulations.</w:t>
      </w:r>
    </w:p>
    <w:p w14:paraId="4ACFB65E" w14:textId="77777777" w:rsidR="00C55E43" w:rsidRDefault="00FC738B" w:rsidP="00253E03">
      <w:pPr>
        <w:pStyle w:val="upar1"/>
        <w:spacing w:after="240"/>
        <w:rPr>
          <w:ins w:id="9162" w:author="Author"/>
        </w:rPr>
      </w:pPr>
      <w:ins w:id="9163" w:author="Author">
        <w:r>
          <w:t xml:space="preserve"> </w:t>
        </w:r>
      </w:ins>
      <w:r w:rsidR="00C55E43">
        <w:t xml:space="preserve">The regulations are available at </w:t>
      </w:r>
      <w:del w:id="9164" w:author="Author">
        <w:r w:rsidR="00C55E43" w:rsidDel="00FC738B">
          <w:delText>https://</w:delText>
        </w:r>
      </w:del>
      <w:r w:rsidR="00C55E43">
        <w:t>www.ecfr.gov</w:t>
      </w:r>
      <w:del w:id="9165" w:author="Author">
        <w:r w:rsidR="00C55E43" w:rsidDel="00FC738B">
          <w:delText>/</w:delText>
        </w:r>
      </w:del>
      <w:r w:rsidR="00C55E43">
        <w:t>. They are also available for public inspection</w:t>
      </w:r>
      <w:ins w:id="9166" w:author="Author">
        <w:r>
          <w:t>,</w:t>
        </w:r>
      </w:ins>
      <w:r w:rsidR="00C55E43">
        <w:t xml:space="preserve"> during regular business hours</w:t>
      </w:r>
      <w:ins w:id="9167" w:author="Author">
        <w:r>
          <w:t>,</w:t>
        </w:r>
      </w:ins>
      <w:r w:rsidR="00C55E43">
        <w:t xml:space="preserve"> </w:t>
      </w:r>
      <w:del w:id="9168" w:author="Author">
        <w:r w:rsidR="00C55E43" w:rsidDel="00FC738B">
          <w:delText xml:space="preserve">from </w:delText>
        </w:r>
      </w:del>
      <w:ins w:id="9169" w:author="Author">
        <w:r>
          <w:t xml:space="preserve">at </w:t>
        </w:r>
      </w:ins>
      <w:r w:rsidR="00C55E43">
        <w:t>the Colorado Department of Education, 201 E. Colfax Ave., Denver, Colorado 80203.</w:t>
      </w:r>
    </w:p>
    <w:p w14:paraId="1D9402AD" w14:textId="77777777" w:rsidR="00650287" w:rsidRPr="00BB17AA" w:rsidRDefault="00650287" w:rsidP="00BB17AA">
      <w:pPr>
        <w:pStyle w:val="Heading2"/>
        <w:spacing w:after="240"/>
        <w:rPr>
          <w:ins w:id="9170" w:author="Author"/>
          <w:iCs w:val="0"/>
        </w:rPr>
      </w:pPr>
      <w:ins w:id="9171" w:author="Author">
        <w:r w:rsidRPr="00BB17AA">
          <w:rPr>
            <w:iCs w:val="0"/>
          </w:rPr>
          <w:lastRenderedPageBreak/>
          <w:t>14.00</w:t>
        </w:r>
        <w:r w:rsidRPr="00BB17AA">
          <w:rPr>
            <w:iCs w:val="0"/>
          </w:rPr>
          <w:tab/>
          <w:t>APPENDIX</w:t>
        </w:r>
      </w:ins>
    </w:p>
    <w:p w14:paraId="5237681C" w14:textId="3929D558" w:rsidR="00650287" w:rsidRDefault="00650287" w:rsidP="00253E03">
      <w:pPr>
        <w:pStyle w:val="upar1"/>
        <w:spacing w:after="240"/>
        <w:rPr>
          <w:ins w:id="9172" w:author="Author"/>
        </w:rPr>
      </w:pPr>
      <w:ins w:id="9173" w:author="Author">
        <w:r>
          <w:t>The following</w:t>
        </w:r>
        <w:r w:rsidR="00F178B8">
          <w:t xml:space="preserve"> symbols</w:t>
        </w:r>
        <w:r w:rsidR="4597B097">
          <w:t>,</w:t>
        </w:r>
        <w:r>
          <w:t xml:space="preserve"> acronyms, initialisms, abbreviations are used in these Rules:</w:t>
        </w:r>
      </w:ins>
    </w:p>
    <w:p w14:paraId="32A1DC08" w14:textId="77777777" w:rsidR="00F178B8" w:rsidRDefault="00F178B8" w:rsidP="00253E03">
      <w:pPr>
        <w:pStyle w:val="upar1"/>
        <w:spacing w:after="240"/>
        <w:rPr>
          <w:ins w:id="9174" w:author="Author"/>
        </w:rPr>
      </w:pPr>
      <w:ins w:id="9175" w:author="Author">
        <w:r>
          <w:t>§</w:t>
        </w:r>
        <w:r>
          <w:tab/>
        </w:r>
        <w:r>
          <w:tab/>
        </w:r>
        <w:r>
          <w:tab/>
          <w:t>Section</w:t>
        </w:r>
      </w:ins>
    </w:p>
    <w:p w14:paraId="0682DAED" w14:textId="77777777" w:rsidR="00BB38CC" w:rsidRDefault="00F178B8" w:rsidP="00253E03">
      <w:pPr>
        <w:pStyle w:val="upar1"/>
        <w:spacing w:after="240"/>
        <w:rPr>
          <w:ins w:id="9176" w:author="Author"/>
        </w:rPr>
      </w:pPr>
      <w:ins w:id="9177" w:author="Author">
        <w:r>
          <w:t>§§</w:t>
        </w:r>
        <w:r>
          <w:tab/>
        </w:r>
        <w:r>
          <w:tab/>
        </w:r>
        <w:r>
          <w:tab/>
          <w:t>Sections</w:t>
        </w:r>
      </w:ins>
    </w:p>
    <w:p w14:paraId="65157C87" w14:textId="77777777" w:rsidR="00360B2F" w:rsidRDefault="00360B2F" w:rsidP="00253E03">
      <w:pPr>
        <w:pStyle w:val="upar1"/>
        <w:spacing w:after="240"/>
        <w:rPr>
          <w:ins w:id="9178" w:author="Author"/>
        </w:rPr>
      </w:pPr>
      <w:ins w:id="9179" w:author="Author">
        <w:r>
          <w:t>ALJ</w:t>
        </w:r>
        <w:r>
          <w:tab/>
        </w:r>
        <w:r>
          <w:tab/>
        </w:r>
        <w:r>
          <w:tab/>
          <w:t>Administrative law judge</w:t>
        </w:r>
      </w:ins>
    </w:p>
    <w:p w14:paraId="04573D5C" w14:textId="77777777" w:rsidR="00BB38CC" w:rsidRDefault="00BB38CC" w:rsidP="00253E03">
      <w:pPr>
        <w:pStyle w:val="upar1"/>
        <w:spacing w:after="240"/>
        <w:rPr>
          <w:ins w:id="9180" w:author="Author"/>
        </w:rPr>
      </w:pPr>
      <w:ins w:id="9181" w:author="Author">
        <w:r>
          <w:t>ALP</w:t>
        </w:r>
        <w:r>
          <w:tab/>
        </w:r>
        <w:r>
          <w:tab/>
        </w:r>
        <w:r>
          <w:tab/>
          <w:t>Advanced learning plan</w:t>
        </w:r>
      </w:ins>
    </w:p>
    <w:p w14:paraId="21D99EA2" w14:textId="77777777" w:rsidR="00360B2F" w:rsidRDefault="00360B2F" w:rsidP="00253E03">
      <w:pPr>
        <w:pStyle w:val="upar1"/>
        <w:spacing w:after="240"/>
        <w:rPr>
          <w:ins w:id="9182" w:author="Author"/>
        </w:rPr>
      </w:pPr>
      <w:ins w:id="9183" w:author="Author">
        <w:r>
          <w:t>ASD</w:t>
        </w:r>
        <w:r>
          <w:tab/>
        </w:r>
        <w:r>
          <w:tab/>
        </w:r>
        <w:r>
          <w:tab/>
          <w:t>Autism Spectrum Disorder</w:t>
        </w:r>
      </w:ins>
    </w:p>
    <w:p w14:paraId="34A766C6" w14:textId="77777777" w:rsidR="00650287" w:rsidRDefault="00650287" w:rsidP="00253E03">
      <w:pPr>
        <w:pStyle w:val="upar1"/>
        <w:spacing w:after="240"/>
        <w:rPr>
          <w:ins w:id="9184" w:author="Author"/>
        </w:rPr>
      </w:pPr>
      <w:ins w:id="9185" w:author="Author">
        <w:r>
          <w:t>AU</w:t>
        </w:r>
        <w:r>
          <w:tab/>
        </w:r>
        <w:r>
          <w:tab/>
        </w:r>
        <w:r>
          <w:tab/>
          <w:t>Administrative unit</w:t>
        </w:r>
      </w:ins>
    </w:p>
    <w:p w14:paraId="151E7D12" w14:textId="77777777" w:rsidR="00650287" w:rsidRDefault="00650287" w:rsidP="00253E03">
      <w:pPr>
        <w:pStyle w:val="upar1"/>
        <w:spacing w:after="240"/>
        <w:rPr>
          <w:ins w:id="9186" w:author="Author"/>
        </w:rPr>
      </w:pPr>
      <w:ins w:id="9187" w:author="Author">
        <w:r>
          <w:t>AUA</w:t>
        </w:r>
        <w:r>
          <w:tab/>
        </w:r>
        <w:r>
          <w:tab/>
        </w:r>
        <w:r>
          <w:tab/>
          <w:t>Administrative unit of attendance</w:t>
        </w:r>
      </w:ins>
    </w:p>
    <w:p w14:paraId="4DB0C56C" w14:textId="77777777" w:rsidR="00650287" w:rsidRDefault="00650287" w:rsidP="00253E03">
      <w:pPr>
        <w:pStyle w:val="upar1"/>
        <w:spacing w:after="240"/>
        <w:rPr>
          <w:ins w:id="9188" w:author="Author"/>
        </w:rPr>
      </w:pPr>
      <w:ins w:id="9189" w:author="Author">
        <w:r>
          <w:t>AUR</w:t>
        </w:r>
        <w:r>
          <w:tab/>
        </w:r>
        <w:r>
          <w:tab/>
        </w:r>
        <w:r>
          <w:tab/>
          <w:t>Administrative unit of residence</w:t>
        </w:r>
      </w:ins>
    </w:p>
    <w:p w14:paraId="1192AEAF" w14:textId="77777777" w:rsidR="00F178B8" w:rsidRDefault="00F178B8" w:rsidP="00253E03">
      <w:pPr>
        <w:pStyle w:val="upar1"/>
        <w:spacing w:after="240"/>
        <w:rPr>
          <w:ins w:id="9190" w:author="Author"/>
        </w:rPr>
      </w:pPr>
      <w:ins w:id="9191" w:author="Author">
        <w:r>
          <w:t>C-print</w:t>
        </w:r>
        <w:r>
          <w:tab/>
        </w:r>
        <w:r>
          <w:tab/>
        </w:r>
        <w:r>
          <w:tab/>
          <w:t>Chromogenic print</w:t>
        </w:r>
      </w:ins>
    </w:p>
    <w:p w14:paraId="43441902" w14:textId="77777777" w:rsidR="00F178B8" w:rsidRDefault="00F178B8" w:rsidP="00253E03">
      <w:pPr>
        <w:pStyle w:val="upar1"/>
        <w:spacing w:after="240"/>
        <w:rPr>
          <w:ins w:id="9192" w:author="Author"/>
        </w:rPr>
      </w:pPr>
      <w:ins w:id="9193" w:author="Author">
        <w:r>
          <w:t>CART</w:t>
        </w:r>
        <w:r>
          <w:tab/>
        </w:r>
        <w:r>
          <w:tab/>
        </w:r>
        <w:r>
          <w:tab/>
          <w:t>Communication access real-time translation</w:t>
        </w:r>
      </w:ins>
    </w:p>
    <w:p w14:paraId="26804CBA" w14:textId="77777777" w:rsidR="00360B2F" w:rsidRDefault="00360B2F" w:rsidP="00253E03">
      <w:pPr>
        <w:pStyle w:val="upar1"/>
        <w:spacing w:after="240"/>
        <w:rPr>
          <w:ins w:id="9194" w:author="Author"/>
        </w:rPr>
      </w:pPr>
      <w:ins w:id="9195" w:author="Author">
        <w:r>
          <w:t>CDEC</w:t>
        </w:r>
        <w:r>
          <w:tab/>
        </w:r>
        <w:r>
          <w:tab/>
        </w:r>
        <w:r>
          <w:tab/>
          <w:t>Colorado Department of Early Childhood</w:t>
        </w:r>
      </w:ins>
    </w:p>
    <w:p w14:paraId="0E5EA231" w14:textId="3513DD7D" w:rsidR="6DF8BB88" w:rsidRDefault="6DF8BB88" w:rsidP="00253E03">
      <w:pPr>
        <w:pStyle w:val="upar1"/>
        <w:spacing w:after="240"/>
        <w:rPr>
          <w:ins w:id="9196" w:author="Author"/>
        </w:rPr>
      </w:pPr>
      <w:ins w:id="9197" w:author="Author">
        <w:r>
          <w:t>CDHS</w:t>
        </w:r>
        <w:r>
          <w:tab/>
        </w:r>
        <w:r>
          <w:tab/>
        </w:r>
        <w:r>
          <w:tab/>
          <w:t>Colorado Department of Human Services</w:t>
        </w:r>
      </w:ins>
    </w:p>
    <w:p w14:paraId="230C3DBC" w14:textId="77777777" w:rsidR="00650287" w:rsidRDefault="00650287" w:rsidP="00253E03">
      <w:pPr>
        <w:pStyle w:val="upar1"/>
        <w:spacing w:after="240"/>
        <w:rPr>
          <w:ins w:id="9198" w:author="Author"/>
        </w:rPr>
      </w:pPr>
      <w:ins w:id="9199" w:author="Author">
        <w:r>
          <w:t>C.F.R.</w:t>
        </w:r>
        <w:r>
          <w:tab/>
        </w:r>
        <w:r>
          <w:tab/>
        </w:r>
        <w:r>
          <w:tab/>
          <w:t>Code of Federal Regulations</w:t>
        </w:r>
      </w:ins>
    </w:p>
    <w:p w14:paraId="27A917AF" w14:textId="77777777" w:rsidR="009A487F" w:rsidRDefault="009A487F" w:rsidP="00253E03">
      <w:pPr>
        <w:pStyle w:val="upar1"/>
        <w:spacing w:after="240"/>
        <w:rPr>
          <w:ins w:id="9200" w:author="Author"/>
        </w:rPr>
      </w:pPr>
      <w:ins w:id="9201" w:author="Author">
        <w:r>
          <w:t>CSDB</w:t>
        </w:r>
        <w:r>
          <w:tab/>
        </w:r>
        <w:r>
          <w:tab/>
        </w:r>
        <w:r>
          <w:tab/>
          <w:t>Colorado School for the Deaf and the Blind</w:t>
        </w:r>
      </w:ins>
    </w:p>
    <w:p w14:paraId="1CFE6BDE" w14:textId="4128E757" w:rsidR="00360B2F" w:rsidRDefault="00360B2F" w:rsidP="00253E03">
      <w:pPr>
        <w:pStyle w:val="upar1"/>
        <w:spacing w:after="240"/>
        <w:rPr>
          <w:ins w:id="9202" w:author="Author"/>
        </w:rPr>
      </w:pPr>
      <w:ins w:id="9203" w:author="Author">
        <w:r>
          <w:t>dBHL</w:t>
        </w:r>
        <w:r>
          <w:tab/>
        </w:r>
        <w:r>
          <w:tab/>
        </w:r>
        <w:r>
          <w:tab/>
        </w:r>
        <w:r w:rsidR="003E7262">
          <w:t>D</w:t>
        </w:r>
        <w:del w:id="9204" w:author="Author">
          <w:r w:rsidDel="003E7262">
            <w:delText>d</w:delText>
          </w:r>
        </w:del>
        <w:r>
          <w:t>ecibels Hearing Level</w:t>
        </w:r>
      </w:ins>
    </w:p>
    <w:p w14:paraId="677CEE93" w14:textId="77777777" w:rsidR="00650287" w:rsidRDefault="00650287" w:rsidP="00253E03">
      <w:pPr>
        <w:pStyle w:val="upar1"/>
        <w:spacing w:after="240"/>
        <w:rPr>
          <w:ins w:id="9205" w:author="Author"/>
        </w:rPr>
      </w:pPr>
      <w:ins w:id="9206" w:author="Author">
        <w:r>
          <w:t>The Department</w:t>
        </w:r>
        <w:r>
          <w:tab/>
          <w:t>Colorado Department of Education</w:t>
        </w:r>
      </w:ins>
    </w:p>
    <w:p w14:paraId="1363D367" w14:textId="3A8424C5" w:rsidR="1207CD27" w:rsidRDefault="1207CD27" w:rsidP="00253E03">
      <w:pPr>
        <w:pStyle w:val="upar1"/>
        <w:spacing w:after="240"/>
        <w:rPr>
          <w:ins w:id="9207" w:author="Author"/>
        </w:rPr>
      </w:pPr>
      <w:ins w:id="9208" w:author="Author">
        <w:r>
          <w:t>DYS</w:t>
        </w:r>
        <w:r>
          <w:tab/>
        </w:r>
        <w:r>
          <w:tab/>
        </w:r>
        <w:r>
          <w:tab/>
          <w:t>Division of Youth Services</w:t>
        </w:r>
      </w:ins>
    </w:p>
    <w:p w14:paraId="3ED96FD1" w14:textId="77777777" w:rsidR="00650287" w:rsidRDefault="00650287" w:rsidP="00253E03">
      <w:pPr>
        <w:pStyle w:val="upar1"/>
        <w:spacing w:after="240"/>
        <w:rPr>
          <w:ins w:id="9209" w:author="Author"/>
        </w:rPr>
      </w:pPr>
      <w:ins w:id="9210" w:author="Author">
        <w:r>
          <w:t>ECEA</w:t>
        </w:r>
        <w:r>
          <w:tab/>
        </w:r>
        <w:r>
          <w:tab/>
        </w:r>
        <w:r>
          <w:tab/>
        </w:r>
        <w:r w:rsidRPr="00650287">
          <w:t>Exceptional Children's Educational Act</w:t>
        </w:r>
      </w:ins>
    </w:p>
    <w:p w14:paraId="36A38CC7" w14:textId="77777777" w:rsidR="00F178B8" w:rsidRDefault="00F178B8" w:rsidP="00253E03">
      <w:pPr>
        <w:pStyle w:val="upar1"/>
        <w:spacing w:after="240"/>
        <w:rPr>
          <w:ins w:id="9211" w:author="Author"/>
        </w:rPr>
      </w:pPr>
      <w:ins w:id="9212" w:author="Author">
        <w:r>
          <w:t>eff.</w:t>
        </w:r>
        <w:r>
          <w:tab/>
        </w:r>
        <w:r>
          <w:tab/>
        </w:r>
        <w:r>
          <w:tab/>
          <w:t>Effective</w:t>
        </w:r>
      </w:ins>
    </w:p>
    <w:p w14:paraId="3B5C7EB1" w14:textId="77777777" w:rsidR="00F178B8" w:rsidRDefault="00F178B8" w:rsidP="00253E03">
      <w:pPr>
        <w:pStyle w:val="upar1"/>
        <w:spacing w:after="240"/>
        <w:rPr>
          <w:ins w:id="9213" w:author="Author"/>
        </w:rPr>
      </w:pPr>
      <w:ins w:id="9214" w:author="Author">
        <w:r>
          <w:t>e.g.</w:t>
        </w:r>
        <w:r>
          <w:tab/>
        </w:r>
        <w:r>
          <w:tab/>
        </w:r>
        <w:r>
          <w:tab/>
          <w:t>For example</w:t>
        </w:r>
      </w:ins>
    </w:p>
    <w:p w14:paraId="66752251" w14:textId="77777777" w:rsidR="00F178B8" w:rsidRDefault="00F178B8" w:rsidP="00253E03">
      <w:pPr>
        <w:pStyle w:val="upar1"/>
        <w:spacing w:after="240"/>
        <w:rPr>
          <w:ins w:id="9215" w:author="Author"/>
        </w:rPr>
      </w:pPr>
      <w:ins w:id="9216" w:author="Author">
        <w:r>
          <w:lastRenderedPageBreak/>
          <w:t>EIPA</w:t>
        </w:r>
        <w:r>
          <w:tab/>
        </w:r>
        <w:r>
          <w:tab/>
        </w:r>
        <w:r>
          <w:tab/>
          <w:t>Educational Interpreter Performance Assessment</w:t>
        </w:r>
      </w:ins>
    </w:p>
    <w:p w14:paraId="75CCFAB6" w14:textId="30EB9D3D" w:rsidR="00650287" w:rsidRDefault="00650287" w:rsidP="00253E03">
      <w:pPr>
        <w:pStyle w:val="upar1"/>
        <w:spacing w:after="240"/>
        <w:rPr>
          <w:ins w:id="9217" w:author="Author"/>
        </w:rPr>
      </w:pPr>
      <w:ins w:id="9218" w:author="Author">
        <w:r>
          <w:t>ESP</w:t>
        </w:r>
        <w:r>
          <w:tab/>
        </w:r>
        <w:r>
          <w:tab/>
        </w:r>
        <w:r>
          <w:tab/>
          <w:t>Educational surrogate parent</w:t>
        </w:r>
      </w:ins>
    </w:p>
    <w:p w14:paraId="50CD5239" w14:textId="6F181C8D" w:rsidR="636BB8D4" w:rsidRDefault="636BB8D4">
      <w:pPr>
        <w:pStyle w:val="upar1"/>
        <w:spacing w:after="240" w:line="259" w:lineRule="auto"/>
        <w:rPr>
          <w:ins w:id="9219" w:author="Author"/>
        </w:rPr>
        <w:pPrChange w:id="9220" w:author="Author">
          <w:pPr>
            <w:pStyle w:val="upar1"/>
          </w:pPr>
        </w:pPrChange>
      </w:pPr>
      <w:ins w:id="9221" w:author="Author">
        <w:r>
          <w:t>ESEA</w:t>
        </w:r>
        <w:r>
          <w:tab/>
        </w:r>
        <w:r>
          <w:tab/>
        </w:r>
        <w:r>
          <w:tab/>
          <w:t>Every Student Succeeds Act</w:t>
        </w:r>
      </w:ins>
    </w:p>
    <w:p w14:paraId="53BB1FF6" w14:textId="19EA3262" w:rsidR="00F178B8" w:rsidRDefault="00F178B8" w:rsidP="00253E03">
      <w:pPr>
        <w:pStyle w:val="upar1"/>
        <w:spacing w:after="240"/>
        <w:rPr>
          <w:ins w:id="9222" w:author="Author"/>
        </w:rPr>
      </w:pPr>
      <w:ins w:id="9223" w:author="Author">
        <w:r>
          <w:t>et seq.</w:t>
        </w:r>
        <w:r>
          <w:tab/>
        </w:r>
        <w:r>
          <w:tab/>
        </w:r>
        <w:r>
          <w:tab/>
        </w:r>
        <w:r w:rsidR="003E7262">
          <w:t>A</w:t>
        </w:r>
        <w:del w:id="9224" w:author="Author">
          <w:r w:rsidDel="003E7262">
            <w:delText>a</w:delText>
          </w:r>
        </w:del>
        <w:r>
          <w:t>nd the following</w:t>
        </w:r>
      </w:ins>
    </w:p>
    <w:p w14:paraId="42F4A4F4" w14:textId="3377FDCD" w:rsidR="001D7D43" w:rsidRDefault="001D7D43" w:rsidP="00253E03">
      <w:pPr>
        <w:pStyle w:val="upar1"/>
        <w:spacing w:after="240"/>
        <w:rPr>
          <w:ins w:id="9225" w:author="Author"/>
        </w:rPr>
      </w:pPr>
      <w:ins w:id="9226" w:author="Author">
        <w:r>
          <w:t>ESY</w:t>
        </w:r>
        <w:r>
          <w:tab/>
        </w:r>
        <w:r>
          <w:tab/>
        </w:r>
        <w:r>
          <w:tab/>
        </w:r>
        <w:r w:rsidR="003E7262">
          <w:t>E</w:t>
        </w:r>
        <w:del w:id="9227" w:author="Author">
          <w:r w:rsidDel="003E7262">
            <w:delText>e</w:delText>
          </w:r>
        </w:del>
        <w:r>
          <w:t>xtended school year</w:t>
        </w:r>
      </w:ins>
    </w:p>
    <w:p w14:paraId="4CC60658" w14:textId="77777777" w:rsidR="00360B2F" w:rsidRDefault="00360B2F" w:rsidP="00253E03">
      <w:pPr>
        <w:pStyle w:val="upar1"/>
        <w:spacing w:after="240"/>
        <w:rPr>
          <w:ins w:id="9228" w:author="Author"/>
        </w:rPr>
      </w:pPr>
      <w:ins w:id="9229" w:author="Author">
        <w:r>
          <w:t>FAPE</w:t>
        </w:r>
        <w:r>
          <w:tab/>
        </w:r>
        <w:r>
          <w:tab/>
        </w:r>
        <w:r>
          <w:tab/>
          <w:t>Free appropriate public education</w:t>
        </w:r>
      </w:ins>
    </w:p>
    <w:p w14:paraId="63EE3FF9" w14:textId="77777777" w:rsidR="00FC738B" w:rsidRDefault="00FC738B" w:rsidP="00253E03">
      <w:pPr>
        <w:pStyle w:val="upar1"/>
        <w:spacing w:after="240"/>
        <w:rPr>
          <w:ins w:id="9230" w:author="Author"/>
        </w:rPr>
      </w:pPr>
      <w:ins w:id="9231" w:author="Author">
        <w:r>
          <w:t>FERPA</w:t>
        </w:r>
        <w:r>
          <w:tab/>
        </w:r>
        <w:r>
          <w:tab/>
        </w:r>
        <w:r>
          <w:tab/>
          <w:t>Family Educational Rights and Privacy Act</w:t>
        </w:r>
      </w:ins>
    </w:p>
    <w:p w14:paraId="461923C6" w14:textId="77777777" w:rsidR="00650287" w:rsidRDefault="00650287" w:rsidP="00253E03">
      <w:pPr>
        <w:pStyle w:val="upar1"/>
        <w:spacing w:after="240"/>
        <w:rPr>
          <w:ins w:id="9232" w:author="Author"/>
        </w:rPr>
      </w:pPr>
      <w:ins w:id="9233" w:author="Author">
        <w:r>
          <w:t>FTE</w:t>
        </w:r>
        <w:r>
          <w:tab/>
        </w:r>
        <w:r>
          <w:tab/>
        </w:r>
        <w:r>
          <w:tab/>
          <w:t>Full-time equivalent</w:t>
        </w:r>
      </w:ins>
    </w:p>
    <w:p w14:paraId="4D7E477C" w14:textId="77777777" w:rsidR="00360B2F" w:rsidRDefault="00360B2F" w:rsidP="00253E03">
      <w:pPr>
        <w:pStyle w:val="upar1"/>
        <w:spacing w:after="240"/>
        <w:rPr>
          <w:ins w:id="9234" w:author="Author"/>
        </w:rPr>
      </w:pPr>
      <w:ins w:id="9235" w:author="Author">
        <w:r>
          <w:t>HEA</w:t>
        </w:r>
        <w:r>
          <w:tab/>
        </w:r>
        <w:r>
          <w:tab/>
        </w:r>
        <w:r>
          <w:tab/>
          <w:t>Higher Education Act</w:t>
        </w:r>
      </w:ins>
    </w:p>
    <w:p w14:paraId="2A1FDAEB" w14:textId="77777777" w:rsidR="00360B2F" w:rsidRDefault="00360B2F" w:rsidP="00253E03">
      <w:pPr>
        <w:pStyle w:val="upar1"/>
        <w:spacing w:after="240"/>
        <w:rPr>
          <w:ins w:id="9236" w:author="Author"/>
        </w:rPr>
      </w:pPr>
      <w:ins w:id="9237" w:author="Author">
        <w:r>
          <w:t>Hz</w:t>
        </w:r>
        <w:r>
          <w:tab/>
        </w:r>
        <w:r>
          <w:tab/>
        </w:r>
        <w:r>
          <w:tab/>
          <w:t>Hertz</w:t>
        </w:r>
      </w:ins>
    </w:p>
    <w:p w14:paraId="231E2072" w14:textId="77777777" w:rsidR="00F17049" w:rsidRDefault="00F17049" w:rsidP="00253E03">
      <w:pPr>
        <w:pStyle w:val="upar1"/>
        <w:spacing w:after="240"/>
        <w:rPr>
          <w:ins w:id="9238" w:author="Author"/>
        </w:rPr>
      </w:pPr>
      <w:ins w:id="9239" w:author="Author">
        <w:r>
          <w:t>ICAP</w:t>
        </w:r>
        <w:r>
          <w:tab/>
        </w:r>
        <w:r>
          <w:tab/>
        </w:r>
        <w:r>
          <w:tab/>
          <w:t>Individual career and academic plan</w:t>
        </w:r>
      </w:ins>
    </w:p>
    <w:p w14:paraId="55CF87CC" w14:textId="77777777" w:rsidR="00650287" w:rsidRDefault="00650287" w:rsidP="00253E03">
      <w:pPr>
        <w:pStyle w:val="upar1"/>
        <w:spacing w:after="240"/>
        <w:rPr>
          <w:ins w:id="9240" w:author="Author"/>
        </w:rPr>
      </w:pPr>
      <w:ins w:id="9241" w:author="Author">
        <w:r>
          <w:t>IDEA</w:t>
        </w:r>
        <w:r>
          <w:tab/>
        </w:r>
        <w:r>
          <w:tab/>
        </w:r>
        <w:r>
          <w:tab/>
          <w:t>Individuals with Disabilities Education Act</w:t>
        </w:r>
      </w:ins>
    </w:p>
    <w:p w14:paraId="15997F28" w14:textId="519B879F" w:rsidR="00F178B8" w:rsidRDefault="00F178B8" w:rsidP="00253E03">
      <w:pPr>
        <w:pStyle w:val="upar1"/>
        <w:spacing w:after="240"/>
        <w:rPr>
          <w:ins w:id="9242" w:author="Author"/>
        </w:rPr>
      </w:pPr>
      <w:ins w:id="9243" w:author="Author">
        <w:r>
          <w:t>i.e.</w:t>
        </w:r>
        <w:r>
          <w:tab/>
        </w:r>
        <w:r>
          <w:tab/>
        </w:r>
        <w:r>
          <w:tab/>
        </w:r>
        <w:r w:rsidR="003E7262">
          <w:t>T</w:t>
        </w:r>
        <w:del w:id="9244" w:author="Author">
          <w:r w:rsidDel="003E7262">
            <w:delText>t</w:delText>
          </w:r>
        </w:del>
        <w:r>
          <w:t>hat is/in other words</w:t>
        </w:r>
      </w:ins>
    </w:p>
    <w:p w14:paraId="3CAFDBD3" w14:textId="77777777" w:rsidR="00360B2F" w:rsidRDefault="00360B2F" w:rsidP="00253E03">
      <w:pPr>
        <w:pStyle w:val="upar1"/>
        <w:spacing w:after="240"/>
        <w:rPr>
          <w:ins w:id="9245" w:author="Author"/>
        </w:rPr>
      </w:pPr>
      <w:ins w:id="9246" w:author="Author">
        <w:r>
          <w:t>IEP</w:t>
        </w:r>
        <w:r>
          <w:tab/>
        </w:r>
        <w:r>
          <w:tab/>
        </w:r>
        <w:r>
          <w:tab/>
          <w:t>Individualized education program</w:t>
        </w:r>
      </w:ins>
    </w:p>
    <w:p w14:paraId="419113A1" w14:textId="77777777" w:rsidR="00360B2F" w:rsidRDefault="00360B2F" w:rsidP="00253E03">
      <w:pPr>
        <w:pStyle w:val="upar1"/>
        <w:spacing w:after="240"/>
        <w:rPr>
          <w:ins w:id="9247" w:author="Author"/>
        </w:rPr>
      </w:pPr>
      <w:ins w:id="9248" w:author="Author">
        <w:r>
          <w:t>LCO</w:t>
        </w:r>
        <w:r>
          <w:tab/>
        </w:r>
        <w:r>
          <w:tab/>
        </w:r>
        <w:r>
          <w:tab/>
          <w:t>Local coordinating organization</w:t>
        </w:r>
      </w:ins>
    </w:p>
    <w:p w14:paraId="75AAE97E" w14:textId="77777777" w:rsidR="00650287" w:rsidRDefault="00650287" w:rsidP="00253E03">
      <w:pPr>
        <w:pStyle w:val="upar1"/>
        <w:spacing w:after="240"/>
        <w:rPr>
          <w:ins w:id="9249" w:author="Author"/>
        </w:rPr>
      </w:pPr>
      <w:ins w:id="9250" w:author="Author">
        <w:r>
          <w:t>LEA</w:t>
        </w:r>
        <w:r>
          <w:tab/>
        </w:r>
        <w:r>
          <w:tab/>
        </w:r>
        <w:r>
          <w:tab/>
          <w:t>Local educational agency</w:t>
        </w:r>
      </w:ins>
    </w:p>
    <w:p w14:paraId="38CC7717" w14:textId="77777777" w:rsidR="00360B2F" w:rsidRDefault="00360B2F" w:rsidP="00253E03">
      <w:pPr>
        <w:pStyle w:val="upar1"/>
        <w:spacing w:after="240"/>
        <w:rPr>
          <w:ins w:id="9251" w:author="Author"/>
        </w:rPr>
      </w:pPr>
      <w:ins w:id="9252" w:author="Author">
        <w:r>
          <w:t>LEP</w:t>
        </w:r>
        <w:r>
          <w:tab/>
        </w:r>
        <w:r>
          <w:tab/>
        </w:r>
        <w:r>
          <w:tab/>
          <w:t>Limited English proficient</w:t>
        </w:r>
      </w:ins>
    </w:p>
    <w:p w14:paraId="170191FD" w14:textId="77777777" w:rsidR="000D368B" w:rsidRDefault="000D368B" w:rsidP="00253E03">
      <w:pPr>
        <w:pStyle w:val="upar1"/>
        <w:spacing w:after="240"/>
        <w:rPr>
          <w:ins w:id="9253" w:author="Author"/>
        </w:rPr>
      </w:pPr>
      <w:ins w:id="9254" w:author="Author">
        <w:r>
          <w:t>LRE</w:t>
        </w:r>
        <w:r>
          <w:tab/>
        </w:r>
        <w:r>
          <w:tab/>
        </w:r>
        <w:r>
          <w:tab/>
          <w:t>Least restrictive environment</w:t>
        </w:r>
      </w:ins>
    </w:p>
    <w:p w14:paraId="08009186" w14:textId="449F8CF9" w:rsidR="528AE883" w:rsidRDefault="528AE883" w:rsidP="00253E03">
      <w:pPr>
        <w:pStyle w:val="upar1"/>
        <w:spacing w:after="240"/>
        <w:rPr>
          <w:ins w:id="9255" w:author="Author"/>
        </w:rPr>
      </w:pPr>
      <w:ins w:id="9256" w:author="Author">
        <w:r>
          <w:t>MTSS</w:t>
        </w:r>
        <w:r>
          <w:tab/>
        </w:r>
        <w:r>
          <w:tab/>
        </w:r>
        <w:r>
          <w:tab/>
        </w:r>
        <w:r w:rsidR="003E7262">
          <w:t>M</w:t>
        </w:r>
        <w:del w:id="9257" w:author="Author">
          <w:r w:rsidDel="003E7262">
            <w:delText>m</w:delText>
          </w:r>
        </w:del>
        <w:r>
          <w:t>ulti-tiered system of supports</w:t>
        </w:r>
      </w:ins>
    </w:p>
    <w:p w14:paraId="324A4837" w14:textId="42D73056" w:rsidR="00F178B8" w:rsidRDefault="00F178B8" w:rsidP="00253E03">
      <w:pPr>
        <w:pStyle w:val="upar1"/>
        <w:spacing w:after="240"/>
        <w:rPr>
          <w:ins w:id="9258" w:author="Author"/>
        </w:rPr>
      </w:pPr>
      <w:ins w:id="9259" w:author="Author">
        <w:r>
          <w:t>NIMAC</w:t>
        </w:r>
        <w:r>
          <w:tab/>
        </w:r>
        <w:r>
          <w:tab/>
          <w:t>National Instructional Materials Access Center</w:t>
        </w:r>
      </w:ins>
    </w:p>
    <w:p w14:paraId="66C12D63" w14:textId="77777777" w:rsidR="00F178B8" w:rsidRDefault="00F178B8" w:rsidP="00253E03">
      <w:pPr>
        <w:pStyle w:val="upar1"/>
        <w:spacing w:after="240"/>
        <w:rPr>
          <w:ins w:id="9260" w:author="Author"/>
        </w:rPr>
      </w:pPr>
      <w:ins w:id="9261" w:author="Author">
        <w:r>
          <w:t>NIMAS</w:t>
        </w:r>
        <w:r>
          <w:tab/>
        </w:r>
        <w:r>
          <w:tab/>
        </w:r>
        <w:r>
          <w:tab/>
          <w:t>National Instructional Materials Accessibility Standards</w:t>
        </w:r>
      </w:ins>
    </w:p>
    <w:p w14:paraId="1BF70CC7" w14:textId="77777777" w:rsidR="00360B2F" w:rsidRDefault="00360B2F" w:rsidP="00253E03">
      <w:pPr>
        <w:pStyle w:val="upar1"/>
        <w:spacing w:after="240"/>
        <w:rPr>
          <w:ins w:id="9262" w:author="Author"/>
        </w:rPr>
      </w:pPr>
      <w:ins w:id="9263" w:author="Author">
        <w:r>
          <w:t>OAC</w:t>
        </w:r>
        <w:r>
          <w:tab/>
        </w:r>
        <w:r>
          <w:tab/>
        </w:r>
        <w:r>
          <w:tab/>
          <w:t>Office of Administrative Courts</w:t>
        </w:r>
      </w:ins>
    </w:p>
    <w:p w14:paraId="6FB1F1A7" w14:textId="77777777" w:rsidR="00360B2F" w:rsidRDefault="00360B2F" w:rsidP="00253E03">
      <w:pPr>
        <w:pStyle w:val="upar1"/>
        <w:spacing w:after="240"/>
        <w:rPr>
          <w:ins w:id="9264" w:author="Author"/>
        </w:rPr>
      </w:pPr>
      <w:ins w:id="9265" w:author="Author">
        <w:r>
          <w:lastRenderedPageBreak/>
          <w:t>OHI</w:t>
        </w:r>
        <w:r>
          <w:tab/>
        </w:r>
        <w:r>
          <w:tab/>
        </w:r>
        <w:r>
          <w:tab/>
          <w:t>Other Health Impaired</w:t>
        </w:r>
      </w:ins>
    </w:p>
    <w:p w14:paraId="189078D3" w14:textId="23159B72" w:rsidR="00360B2F" w:rsidRDefault="00360B2F" w:rsidP="00253E03">
      <w:pPr>
        <w:pStyle w:val="upar1"/>
        <w:spacing w:after="240"/>
        <w:rPr>
          <w:ins w:id="9266" w:author="Author"/>
        </w:rPr>
      </w:pPr>
      <w:ins w:id="9267" w:author="Author">
        <w:r>
          <w:t>PII</w:t>
        </w:r>
        <w:r>
          <w:tab/>
        </w:r>
        <w:r>
          <w:tab/>
        </w:r>
        <w:r>
          <w:tab/>
        </w:r>
        <w:r w:rsidR="003E7262">
          <w:t>P</w:t>
        </w:r>
      </w:ins>
      <w:del w:id="9268" w:author="Author">
        <w:r w:rsidR="003E7262" w:rsidDel="003E7262">
          <w:delText>p</w:delText>
        </w:r>
      </w:del>
      <w:ins w:id="9269" w:author="Author">
        <w:r>
          <w:t>ersonally identifiable information</w:t>
        </w:r>
      </w:ins>
    </w:p>
    <w:p w14:paraId="7977F284" w14:textId="0A326A06" w:rsidR="00FC738B" w:rsidRDefault="00FC738B" w:rsidP="00253E03">
      <w:pPr>
        <w:pStyle w:val="upar1"/>
        <w:spacing w:after="240"/>
        <w:rPr>
          <w:ins w:id="9270" w:author="Author"/>
        </w:rPr>
      </w:pPr>
      <w:ins w:id="9271" w:author="Author">
        <w:r>
          <w:t>PPR</w:t>
        </w:r>
        <w:r>
          <w:tab/>
        </w:r>
        <w:r>
          <w:tab/>
        </w:r>
        <w:r>
          <w:tab/>
          <w:t>Per pupil revenue</w:t>
        </w:r>
      </w:ins>
    </w:p>
    <w:p w14:paraId="63A15F27" w14:textId="75D92A88" w:rsidR="671C420C" w:rsidRDefault="671C420C" w:rsidP="00253E03">
      <w:pPr>
        <w:pStyle w:val="upar1"/>
        <w:spacing w:after="240"/>
        <w:rPr>
          <w:ins w:id="9272" w:author="Author"/>
        </w:rPr>
      </w:pPr>
      <w:ins w:id="9273" w:author="Author">
        <w:r>
          <w:t>PRTF</w:t>
        </w:r>
        <w:r>
          <w:tab/>
        </w:r>
        <w:r>
          <w:tab/>
        </w:r>
        <w:r>
          <w:tab/>
        </w:r>
        <w:r w:rsidR="003E7262">
          <w:t>P</w:t>
        </w:r>
        <w:del w:id="9274" w:author="Author">
          <w:r w:rsidDel="003E7262">
            <w:delText>p</w:delText>
          </w:r>
        </w:del>
        <w:r>
          <w:t>sychiatric residential treatment facility</w:t>
        </w:r>
      </w:ins>
    </w:p>
    <w:p w14:paraId="7DC95232" w14:textId="3AA3E791" w:rsidR="671C420C" w:rsidRDefault="671C420C" w:rsidP="00253E03">
      <w:pPr>
        <w:pStyle w:val="upar1"/>
        <w:spacing w:after="240"/>
        <w:rPr>
          <w:ins w:id="9275" w:author="Author"/>
        </w:rPr>
      </w:pPr>
      <w:ins w:id="9276" w:author="Author">
        <w:r>
          <w:t>QRTP</w:t>
        </w:r>
        <w:r>
          <w:tab/>
        </w:r>
        <w:r>
          <w:tab/>
        </w:r>
        <w:r>
          <w:tab/>
        </w:r>
        <w:r w:rsidR="003E7262">
          <w:t>Q</w:t>
        </w:r>
        <w:del w:id="9277" w:author="Author">
          <w:r w:rsidDel="003E7262">
            <w:delText>q</w:delText>
          </w:r>
        </w:del>
        <w:r>
          <w:t>ualified residential treatment program</w:t>
        </w:r>
      </w:ins>
    </w:p>
    <w:p w14:paraId="7C0B4D0C" w14:textId="1072D7DC" w:rsidR="671C420C" w:rsidRDefault="671C420C" w:rsidP="00253E03">
      <w:pPr>
        <w:pStyle w:val="upar1"/>
        <w:spacing w:after="240"/>
        <w:rPr>
          <w:ins w:id="9278" w:author="Author"/>
        </w:rPr>
      </w:pPr>
      <w:ins w:id="9279" w:author="Author">
        <w:r>
          <w:t>RAE</w:t>
        </w:r>
        <w:r>
          <w:tab/>
        </w:r>
        <w:r>
          <w:tab/>
        </w:r>
        <w:r>
          <w:tab/>
        </w:r>
        <w:r w:rsidR="003E7262">
          <w:t>R</w:t>
        </w:r>
        <w:del w:id="9280" w:author="Author">
          <w:r w:rsidDel="003E7262">
            <w:delText>r</w:delText>
          </w:r>
        </w:del>
        <w:r>
          <w:t>egional accountability entity</w:t>
        </w:r>
      </w:ins>
    </w:p>
    <w:p w14:paraId="099FB72E" w14:textId="77777777" w:rsidR="005F7026" w:rsidRDefault="005F7026" w:rsidP="00253E03">
      <w:pPr>
        <w:pStyle w:val="upar1"/>
        <w:spacing w:after="240"/>
        <w:rPr>
          <w:ins w:id="9281" w:author="Author"/>
        </w:rPr>
      </w:pPr>
      <w:ins w:id="9282" w:author="Author">
        <w:r w:rsidRPr="005F7026">
          <w:t>SASID</w:t>
        </w:r>
        <w:r>
          <w:tab/>
        </w:r>
        <w:r>
          <w:tab/>
        </w:r>
        <w:r>
          <w:tab/>
          <w:t>S</w:t>
        </w:r>
        <w:r w:rsidRPr="005F7026">
          <w:t>tate</w:t>
        </w:r>
        <w:r>
          <w:t>-</w:t>
        </w:r>
        <w:r w:rsidRPr="005F7026">
          <w:t>assigned student identifier</w:t>
        </w:r>
      </w:ins>
    </w:p>
    <w:p w14:paraId="4F4311B0" w14:textId="77777777" w:rsidR="00650287" w:rsidRDefault="00650287" w:rsidP="00253E03">
      <w:pPr>
        <w:pStyle w:val="upar1"/>
        <w:spacing w:after="240"/>
        <w:rPr>
          <w:ins w:id="9283" w:author="Author"/>
        </w:rPr>
      </w:pPr>
      <w:ins w:id="9284" w:author="Author">
        <w:r>
          <w:t>SEA</w:t>
        </w:r>
        <w:r>
          <w:tab/>
        </w:r>
        <w:r>
          <w:tab/>
        </w:r>
        <w:r>
          <w:tab/>
          <w:t>State educational agency</w:t>
        </w:r>
      </w:ins>
    </w:p>
    <w:p w14:paraId="5B0A6CB2" w14:textId="77777777" w:rsidR="00360B2F" w:rsidRDefault="00360B2F" w:rsidP="00253E03">
      <w:pPr>
        <w:pStyle w:val="upar1"/>
        <w:spacing w:after="240"/>
        <w:rPr>
          <w:ins w:id="9285" w:author="Author"/>
        </w:rPr>
      </w:pPr>
      <w:ins w:id="9286" w:author="Author">
        <w:r>
          <w:t>SED</w:t>
        </w:r>
        <w:r>
          <w:tab/>
        </w:r>
        <w:r>
          <w:tab/>
        </w:r>
        <w:r>
          <w:tab/>
          <w:t>Serious Emotional Disability</w:t>
        </w:r>
      </w:ins>
    </w:p>
    <w:p w14:paraId="39F8C7C0" w14:textId="77777777" w:rsidR="005F7026" w:rsidRDefault="00F178B8" w:rsidP="00253E03">
      <w:pPr>
        <w:pStyle w:val="upar1"/>
        <w:spacing w:after="240"/>
        <w:rPr>
          <w:ins w:id="9287" w:author="Author"/>
        </w:rPr>
      </w:pPr>
      <w:ins w:id="9288" w:author="Author">
        <w:r>
          <w:t>SETA</w:t>
        </w:r>
        <w:r>
          <w:tab/>
        </w:r>
        <w:r>
          <w:tab/>
        </w:r>
        <w:r>
          <w:tab/>
          <w:t>Special Education Temporary Authorization</w:t>
        </w:r>
      </w:ins>
    </w:p>
    <w:p w14:paraId="1813D77C" w14:textId="77777777" w:rsidR="00360B2F" w:rsidRDefault="00360B2F" w:rsidP="00253E03">
      <w:pPr>
        <w:pStyle w:val="upar1"/>
        <w:spacing w:after="240"/>
        <w:rPr>
          <w:ins w:id="9289" w:author="Author"/>
        </w:rPr>
      </w:pPr>
      <w:ins w:id="9290" w:author="Author">
        <w:r>
          <w:t>SLD</w:t>
        </w:r>
        <w:r>
          <w:tab/>
        </w:r>
        <w:r>
          <w:tab/>
        </w:r>
        <w:r>
          <w:tab/>
          <w:t>Specific Learning Disability</w:t>
        </w:r>
      </w:ins>
    </w:p>
    <w:p w14:paraId="1DE30285" w14:textId="3EA4829A" w:rsidR="00C1079F" w:rsidRDefault="00C1079F" w:rsidP="00253E03">
      <w:pPr>
        <w:pStyle w:val="upar1"/>
        <w:spacing w:after="240"/>
        <w:rPr>
          <w:ins w:id="9291" w:author="Author"/>
        </w:rPr>
      </w:pPr>
      <w:ins w:id="9292" w:author="Author">
        <w:r>
          <w:t>SLI</w:t>
        </w:r>
        <w:r>
          <w:tab/>
        </w:r>
        <w:r>
          <w:tab/>
        </w:r>
        <w:r>
          <w:tab/>
          <w:t>Speech language impairment</w:t>
        </w:r>
      </w:ins>
    </w:p>
    <w:p w14:paraId="4C3E7581" w14:textId="77777777" w:rsidR="00650287" w:rsidRDefault="00650287" w:rsidP="00253E03">
      <w:pPr>
        <w:pStyle w:val="upar1"/>
        <w:spacing w:after="240"/>
        <w:rPr>
          <w:ins w:id="9293" w:author="Author"/>
        </w:rPr>
      </w:pPr>
      <w:ins w:id="9294" w:author="Author">
        <w:r>
          <w:t>The State</w:t>
        </w:r>
        <w:r>
          <w:tab/>
        </w:r>
        <w:r>
          <w:tab/>
          <w:t>State of Colorado</w:t>
        </w:r>
      </w:ins>
    </w:p>
    <w:p w14:paraId="132EBE51" w14:textId="77777777" w:rsidR="00360B2F" w:rsidRDefault="00360B2F" w:rsidP="00253E03">
      <w:pPr>
        <w:pStyle w:val="upar1"/>
        <w:spacing w:after="240"/>
        <w:rPr>
          <w:ins w:id="9295" w:author="Author"/>
        </w:rPr>
      </w:pPr>
      <w:ins w:id="9296" w:author="Author">
        <w:r>
          <w:t>TBI</w:t>
        </w:r>
        <w:r>
          <w:tab/>
        </w:r>
        <w:r>
          <w:tab/>
        </w:r>
        <w:r>
          <w:tab/>
          <w:t>Traumatic Brain Injury</w:t>
        </w:r>
      </w:ins>
    </w:p>
    <w:p w14:paraId="0347E4D9" w14:textId="77777777" w:rsidR="00F178B8" w:rsidRDefault="00F178B8" w:rsidP="00253E03">
      <w:pPr>
        <w:pStyle w:val="upar1"/>
        <w:spacing w:after="240"/>
        <w:rPr>
          <w:ins w:id="9297" w:author="Author"/>
        </w:rPr>
      </w:pPr>
      <w:ins w:id="9298" w:author="Author">
        <w:r>
          <w:t>TEE</w:t>
        </w:r>
        <w:r>
          <w:tab/>
        </w:r>
        <w:r>
          <w:tab/>
        </w:r>
        <w:r>
          <w:tab/>
          <w:t>Temporary Educator Eligibility</w:t>
        </w:r>
      </w:ins>
    </w:p>
    <w:p w14:paraId="69721931" w14:textId="42610F74" w:rsidR="00253622" w:rsidRDefault="00253622" w:rsidP="00253E03">
      <w:pPr>
        <w:pStyle w:val="upar1"/>
        <w:spacing w:after="240"/>
        <w:rPr>
          <w:ins w:id="9299" w:author="Author"/>
        </w:rPr>
      </w:pPr>
      <w:ins w:id="9300" w:author="Author">
        <w:r>
          <w:t>UIP</w:t>
        </w:r>
        <w:r>
          <w:tab/>
        </w:r>
        <w:r>
          <w:tab/>
        </w:r>
        <w:r>
          <w:tab/>
          <w:t>Unified improvement plan</w:t>
        </w:r>
      </w:ins>
    </w:p>
    <w:p w14:paraId="78230DE1" w14:textId="77777777" w:rsidR="00650287" w:rsidRDefault="00650287" w:rsidP="00253E03">
      <w:pPr>
        <w:pStyle w:val="upar1"/>
        <w:spacing w:after="240"/>
      </w:pPr>
      <w:ins w:id="9301" w:author="Author">
        <w:r>
          <w:t>U.S.C.</w:t>
        </w:r>
        <w:r>
          <w:tab/>
        </w:r>
        <w:r>
          <w:tab/>
        </w:r>
        <w:r>
          <w:tab/>
          <w:t>United States Code</w:t>
        </w:r>
      </w:ins>
    </w:p>
    <w:p w14:paraId="73D861A8" w14:textId="77777777" w:rsidR="00F632BE" w:rsidRPr="00413A00" w:rsidRDefault="00F632BE" w:rsidP="00253E03">
      <w:pPr>
        <w:pStyle w:val="upar1"/>
        <w:spacing w:after="240"/>
      </w:pPr>
      <w:r w:rsidRPr="00413A00">
        <w:t>_________________________________________________________________________</w:t>
      </w:r>
    </w:p>
    <w:p w14:paraId="4F27509C" w14:textId="77777777" w:rsidR="00F632BE" w:rsidRPr="00413A00" w:rsidRDefault="00F632BE" w:rsidP="00253E03">
      <w:pPr>
        <w:pStyle w:val="Heading2"/>
        <w:spacing w:after="240"/>
      </w:pPr>
      <w:r w:rsidRPr="00413A00">
        <w:t>Editor’s Notes</w:t>
      </w:r>
    </w:p>
    <w:p w14:paraId="324C3DC6" w14:textId="77777777" w:rsidR="00F632BE" w:rsidRPr="00413A00" w:rsidRDefault="00F632BE" w:rsidP="00253E03">
      <w:pPr>
        <w:pStyle w:val="upar1"/>
        <w:spacing w:after="240"/>
      </w:pPr>
      <w:r w:rsidRPr="00413A00">
        <w:rPr>
          <w:b/>
          <w:bCs/>
        </w:rPr>
        <w:t>History</w:t>
      </w:r>
    </w:p>
    <w:p w14:paraId="31EAAB40" w14:textId="77777777" w:rsidR="00F632BE" w:rsidRPr="00413A00" w:rsidRDefault="00F632BE" w:rsidP="00253E03">
      <w:pPr>
        <w:pStyle w:val="par1"/>
        <w:spacing w:before="60" w:after="240"/>
        <w:rPr>
          <w:rFonts w:cs="Arial"/>
          <w:szCs w:val="20"/>
        </w:rPr>
      </w:pPr>
      <w:r w:rsidRPr="00413A00">
        <w:rPr>
          <w:rFonts w:cs="Arial"/>
          <w:szCs w:val="20"/>
        </w:rPr>
        <w:t>Entire rule eff. 12/30/2007.</w:t>
      </w:r>
    </w:p>
    <w:p w14:paraId="12B87352" w14:textId="77777777" w:rsidR="00F632BE" w:rsidRPr="00413A00" w:rsidRDefault="00F632BE" w:rsidP="00253E03">
      <w:pPr>
        <w:pStyle w:val="par1"/>
        <w:spacing w:before="60" w:after="240"/>
        <w:rPr>
          <w:rFonts w:cs="Arial"/>
          <w:szCs w:val="20"/>
        </w:rPr>
      </w:pPr>
      <w:r w:rsidRPr="00413A00">
        <w:rPr>
          <w:rFonts w:cs="Arial"/>
          <w:szCs w:val="20"/>
        </w:rPr>
        <w:t>Rules 2220-R-1.00, 12.00 emer. rules eff. 08/14/2008.</w:t>
      </w:r>
    </w:p>
    <w:p w14:paraId="492CC5B0" w14:textId="77777777" w:rsidR="00F632BE" w:rsidRPr="00413A00" w:rsidRDefault="00F632BE" w:rsidP="00253E03">
      <w:pPr>
        <w:pStyle w:val="par1"/>
        <w:spacing w:before="60" w:after="240"/>
        <w:rPr>
          <w:rFonts w:cs="Arial"/>
          <w:szCs w:val="20"/>
        </w:rPr>
      </w:pPr>
      <w:r w:rsidRPr="00413A00">
        <w:rPr>
          <w:rFonts w:cs="Arial"/>
          <w:szCs w:val="20"/>
        </w:rPr>
        <w:lastRenderedPageBreak/>
        <w:t>Rules 2220-R-1.00, 12.00 eff. 10/31/2008.</w:t>
      </w:r>
    </w:p>
    <w:p w14:paraId="55A8D3EB" w14:textId="77777777" w:rsidR="00F632BE" w:rsidRPr="00413A00" w:rsidRDefault="00F632BE" w:rsidP="00253E03">
      <w:pPr>
        <w:pStyle w:val="par1"/>
        <w:spacing w:before="60" w:after="240"/>
        <w:rPr>
          <w:rFonts w:cs="Arial"/>
          <w:szCs w:val="20"/>
        </w:rPr>
      </w:pPr>
      <w:r w:rsidRPr="00413A00">
        <w:rPr>
          <w:rFonts w:cs="Arial"/>
          <w:szCs w:val="20"/>
        </w:rPr>
        <w:t>Rules 2220-R-1.00 (11); 2.08 (7), 2.08 (7)(b) - (b)(i-iii), 2.10 - 2.11; 5.01, 5.01 (24) eff. 09/30/2009.</w:t>
      </w:r>
    </w:p>
    <w:p w14:paraId="48D6B630" w14:textId="77777777" w:rsidR="00F632BE" w:rsidRPr="00413A00" w:rsidRDefault="00F632BE" w:rsidP="00253E03">
      <w:pPr>
        <w:pStyle w:val="par1"/>
        <w:spacing w:before="60" w:after="240"/>
        <w:rPr>
          <w:rFonts w:cs="Arial"/>
          <w:szCs w:val="20"/>
        </w:rPr>
      </w:pPr>
      <w:r w:rsidRPr="00413A00">
        <w:rPr>
          <w:rFonts w:cs="Arial"/>
          <w:szCs w:val="20"/>
        </w:rPr>
        <w:t>Rules 2220-R-1.00 (12); 2.02; 3.01(1)(a), 3.01(2)(a), 3.01(3), 3.01(4)(a-c); 7.06 emer. rule eff. 10/06/2010; expired eff. 02/03/2011.</w:t>
      </w:r>
    </w:p>
    <w:p w14:paraId="701824C7" w14:textId="77777777" w:rsidR="00F632BE" w:rsidRPr="00413A00" w:rsidRDefault="00F632BE" w:rsidP="00253E03">
      <w:pPr>
        <w:pStyle w:val="par1"/>
        <w:spacing w:before="60" w:after="240"/>
        <w:rPr>
          <w:rFonts w:cs="Arial"/>
          <w:szCs w:val="20"/>
        </w:rPr>
      </w:pPr>
      <w:r w:rsidRPr="00413A00">
        <w:rPr>
          <w:rFonts w:cs="Arial"/>
          <w:szCs w:val="20"/>
        </w:rPr>
        <w:t>Rules 2220-R-1.00(12); 12.01(1), 12.02(1)(g) eff. 03/02/2011.</w:t>
      </w:r>
    </w:p>
    <w:p w14:paraId="6947E239" w14:textId="77777777" w:rsidR="00F632BE" w:rsidRPr="00413A00" w:rsidRDefault="00F632BE" w:rsidP="00253E03">
      <w:pPr>
        <w:pStyle w:val="par1"/>
        <w:spacing w:before="60" w:after="240"/>
        <w:rPr>
          <w:rFonts w:cs="Arial"/>
          <w:szCs w:val="20"/>
        </w:rPr>
      </w:pPr>
      <w:r w:rsidRPr="00413A00">
        <w:rPr>
          <w:rFonts w:cs="Arial"/>
          <w:szCs w:val="20"/>
        </w:rPr>
        <w:t>Rules 2220-R-1.00(13), 2.02, 2.08(6), 6.02 - 6.02(7.5) emer. rules eff. 06/08/2011.</w:t>
      </w:r>
    </w:p>
    <w:p w14:paraId="05BE8F55" w14:textId="77777777" w:rsidR="00F632BE" w:rsidRPr="00413A00" w:rsidRDefault="00F632BE" w:rsidP="00253E03">
      <w:pPr>
        <w:pStyle w:val="par1"/>
        <w:spacing w:before="60" w:after="240"/>
        <w:rPr>
          <w:rFonts w:cs="Arial"/>
          <w:szCs w:val="20"/>
        </w:rPr>
      </w:pPr>
      <w:r w:rsidRPr="00413A00">
        <w:rPr>
          <w:rFonts w:cs="Arial"/>
          <w:szCs w:val="20"/>
        </w:rPr>
        <w:t>Rules 2220-R-1.00(13), 2.02, 2.08(6), 6.02 - 6.02(7.5) eff. 09/30/2011.</w:t>
      </w:r>
    </w:p>
    <w:p w14:paraId="7A8D758F" w14:textId="77777777" w:rsidR="00F632BE" w:rsidRPr="00413A00" w:rsidRDefault="00F632BE" w:rsidP="00253E03">
      <w:pPr>
        <w:pStyle w:val="par1"/>
        <w:spacing w:before="60" w:after="240"/>
        <w:rPr>
          <w:rFonts w:cs="Arial"/>
          <w:szCs w:val="20"/>
        </w:rPr>
      </w:pPr>
      <w:r w:rsidRPr="00413A00">
        <w:rPr>
          <w:rFonts w:cs="Arial"/>
          <w:szCs w:val="20"/>
        </w:rPr>
        <w:t>Rules 2220-R-1.00(13) – (14), 2.02, 3.01, 7.07 eff. 7/30/2012.</w:t>
      </w:r>
    </w:p>
    <w:p w14:paraId="1FE3EC4E" w14:textId="77777777" w:rsidR="00F632BE" w:rsidRDefault="00F632BE" w:rsidP="00253E03">
      <w:pPr>
        <w:pStyle w:val="par1"/>
        <w:spacing w:before="60" w:after="240"/>
        <w:rPr>
          <w:rFonts w:cs="Arial"/>
          <w:szCs w:val="20"/>
        </w:rPr>
      </w:pPr>
      <w:r w:rsidRPr="00413A00">
        <w:rPr>
          <w:rFonts w:cs="Arial"/>
          <w:szCs w:val="20"/>
        </w:rPr>
        <w:t>Rules 2220-R-1.00(15), 2.02, 2.08, 2.14, 2.44, 3.02, 9.01(3) eff. 10/30/2012.</w:t>
      </w:r>
    </w:p>
    <w:p w14:paraId="05ED41D5" w14:textId="77777777" w:rsidR="00F632BE" w:rsidRPr="00413A00" w:rsidRDefault="00F632BE" w:rsidP="00253E03">
      <w:pPr>
        <w:pStyle w:val="par1"/>
        <w:spacing w:before="60" w:after="240"/>
        <w:rPr>
          <w:rFonts w:cs="Arial"/>
          <w:szCs w:val="20"/>
        </w:rPr>
      </w:pPr>
      <w:r w:rsidRPr="00413A00">
        <w:rPr>
          <w:rFonts w:cs="Arial"/>
          <w:szCs w:val="20"/>
        </w:rPr>
        <w:t>Rules 2220-R-1.00(16), 2.02, 2.02(1)(b), 2.08(13), 2.14 – 2.18, 2.20, 3.02(1), 3.04(1)(e) – (f), 3.04(2), 3.05, 3.06, 4.03(4), 4.03(5)(c), 4.03(6)(c)(ii), 4.03(8)(b)(ii)(A), 5.01(8), 6.02(7.5), 6.02(7.5)(d)(ii)(D), 6.02(8)(k), 7.01(1)(b), 7.01(3)(c), 7.05, 7.07, 8.00, 8.01(2), 8.01(2)(a), 8.02(1)(c), 8.03(2), 8.04(1), 8.04(1)(c), 8.05(1)(c), 8.06(1)(c), 9.01(1)(a)(i) – (ii), 9.01(3), 9.01(5) – (6), 9.01(8), 9.02(1), 9.02(1)(a), 9.02(2), 9.03(1)(a), 9.03(2)(a), 9.06(1) eff. 03/02/2013. Regulation 2220-R-6.02(7) repealed eff. 03/02/2013.</w:t>
      </w:r>
    </w:p>
    <w:p w14:paraId="7A034584" w14:textId="77777777" w:rsidR="00F632BE" w:rsidRPr="00413A00" w:rsidRDefault="00F632BE" w:rsidP="00253E03">
      <w:pPr>
        <w:pStyle w:val="par1"/>
        <w:spacing w:before="60" w:after="240"/>
        <w:rPr>
          <w:rFonts w:cs="Arial"/>
          <w:szCs w:val="20"/>
        </w:rPr>
      </w:pPr>
      <w:r w:rsidRPr="00413A00">
        <w:rPr>
          <w:rFonts w:cs="Arial"/>
          <w:szCs w:val="20"/>
        </w:rPr>
        <w:t>Rules 2220-R-1.00(17), 12.01(23), 12.09 emer. rules eff. 12/01/2014; expired 03/12/2015.</w:t>
      </w:r>
    </w:p>
    <w:p w14:paraId="6A8EE18C" w14:textId="77777777" w:rsidR="00F632BE" w:rsidRPr="00413A00" w:rsidRDefault="00F632BE" w:rsidP="00253E03">
      <w:pPr>
        <w:pStyle w:val="par1"/>
        <w:spacing w:before="60" w:after="240"/>
        <w:rPr>
          <w:rFonts w:cs="Arial"/>
          <w:szCs w:val="20"/>
        </w:rPr>
      </w:pPr>
      <w:r w:rsidRPr="00413A00">
        <w:rPr>
          <w:rFonts w:cs="Arial"/>
          <w:szCs w:val="20"/>
        </w:rPr>
        <w:t>Rules 2220-R-1.00(17), 2.02, 3.01(1), 3.04(1)(e)-(f), 3.04(3), 4.03(6)(b), 12.00-12.07, 12.08(2)-12.10 eff. 06/01/2015.</w:t>
      </w:r>
    </w:p>
    <w:p w14:paraId="066F96CC" w14:textId="77777777" w:rsidR="00F632BE" w:rsidRPr="00413A00" w:rsidRDefault="00F632BE" w:rsidP="00253E03">
      <w:pPr>
        <w:pStyle w:val="par1"/>
        <w:spacing w:before="60" w:after="240"/>
        <w:rPr>
          <w:rFonts w:cs="Arial"/>
          <w:szCs w:val="20"/>
        </w:rPr>
      </w:pPr>
      <w:r w:rsidRPr="00413A00">
        <w:rPr>
          <w:rFonts w:cs="Arial"/>
          <w:szCs w:val="20"/>
        </w:rPr>
        <w:t>Rules 2220-R-1.00(18), 9.01(1), 9.03(2)(a) eff. 03/01/2016.</w:t>
      </w:r>
    </w:p>
    <w:p w14:paraId="01F8C8E9" w14:textId="77777777" w:rsidR="00F632BE" w:rsidRDefault="00F632BE" w:rsidP="00253E03">
      <w:pPr>
        <w:pStyle w:val="par1"/>
        <w:spacing w:before="60" w:after="240"/>
        <w:rPr>
          <w:rFonts w:cs="Arial"/>
          <w:szCs w:val="20"/>
        </w:rPr>
      </w:pPr>
      <w:r w:rsidRPr="00413A00">
        <w:rPr>
          <w:rFonts w:cs="Arial"/>
          <w:szCs w:val="20"/>
        </w:rPr>
        <w:t>Rules 2220-R-2.00 2.49(1), 2220-R-3.00 3.04(1)(a)(i), 2220-R-4.00 4.03(8), 2220-R-8.00 803(2), 8.05(1)(c), 8.06(1), 8.07(1), 2220-R-9.00, 2220-R-12.00 12.02(2)(j)(v) eff. 06/30/2022. Rules 2.20, 7.07 repealed eff. 06/30/2022.</w:t>
      </w:r>
    </w:p>
    <w:p w14:paraId="404039FB" w14:textId="77777777" w:rsidR="00CF6F31" w:rsidRDefault="00CF6F31" w:rsidP="00253E03">
      <w:pPr>
        <w:pStyle w:val="par1"/>
        <w:spacing w:before="60" w:after="240"/>
        <w:rPr>
          <w:rFonts w:cs="Arial"/>
          <w:szCs w:val="20"/>
        </w:rPr>
      </w:pPr>
      <w:r>
        <w:rPr>
          <w:rFonts w:cs="Arial"/>
          <w:szCs w:val="20"/>
        </w:rPr>
        <w:t>Entire rule eff. 06/30/2023.</w:t>
      </w:r>
    </w:p>
    <w:p w14:paraId="7AFD39E2" w14:textId="77777777" w:rsidR="004E493D" w:rsidRDefault="004E493D" w:rsidP="00253E03">
      <w:pPr>
        <w:pStyle w:val="par1"/>
        <w:spacing w:before="60" w:after="240"/>
        <w:rPr>
          <w:rFonts w:cs="Arial"/>
          <w:szCs w:val="20"/>
        </w:rPr>
      </w:pPr>
      <w:r>
        <w:rPr>
          <w:rFonts w:cs="Arial"/>
          <w:szCs w:val="20"/>
        </w:rPr>
        <w:t>Rules 9.01(1)</w:t>
      </w:r>
      <w:r w:rsidR="007D3259">
        <w:rPr>
          <w:rFonts w:cs="Arial"/>
          <w:szCs w:val="20"/>
        </w:rPr>
        <w:t>(e)</w:t>
      </w:r>
      <w:r>
        <w:rPr>
          <w:rFonts w:cs="Arial"/>
          <w:szCs w:val="20"/>
        </w:rPr>
        <w:t>, 9.01(8), 9.06(2) eff. 12/30/2023.</w:t>
      </w:r>
    </w:p>
    <w:p w14:paraId="5FA292ED" w14:textId="77777777" w:rsidR="00CB6454" w:rsidRDefault="00CB6454" w:rsidP="00253E03">
      <w:pPr>
        <w:pStyle w:val="par1"/>
        <w:spacing w:before="60" w:after="240"/>
        <w:rPr>
          <w:rFonts w:cs="Arial"/>
          <w:szCs w:val="20"/>
        </w:rPr>
      </w:pPr>
      <w:r>
        <w:rPr>
          <w:rFonts w:cs="Arial"/>
          <w:szCs w:val="20"/>
        </w:rPr>
        <w:lastRenderedPageBreak/>
        <w:t>Rules 2.02(1)(b), 2.02(1)(c), 2.02(1)(i)</w:t>
      </w:r>
      <w:r w:rsidR="00125A3B">
        <w:rPr>
          <w:rFonts w:cs="Arial"/>
          <w:szCs w:val="20"/>
        </w:rPr>
        <w:t>-</w:t>
      </w:r>
      <w:r>
        <w:rPr>
          <w:rFonts w:cs="Arial"/>
          <w:szCs w:val="20"/>
        </w:rPr>
        <w:t>(j), 2.19</w:t>
      </w:r>
      <w:r w:rsidR="00125A3B">
        <w:rPr>
          <w:rFonts w:cs="Arial"/>
          <w:szCs w:val="20"/>
        </w:rPr>
        <w:t>(1)</w:t>
      </w:r>
      <w:r>
        <w:rPr>
          <w:rFonts w:cs="Arial"/>
          <w:szCs w:val="20"/>
        </w:rPr>
        <w:t xml:space="preserve">, 9.01(1)(h), 9.01(3), 9.01(8), 9.03(2)(a)(i), </w:t>
      </w:r>
      <w:r w:rsidR="00542A25" w:rsidRPr="00542A25">
        <w:rPr>
          <w:rFonts w:cs="Arial"/>
          <w:szCs w:val="20"/>
        </w:rPr>
        <w:t>9.03(2)(a)(i)(A)</w:t>
      </w:r>
      <w:r w:rsidR="00542A25">
        <w:rPr>
          <w:rFonts w:cs="Arial"/>
          <w:szCs w:val="20"/>
        </w:rPr>
        <w:t xml:space="preserve">, </w:t>
      </w:r>
      <w:r>
        <w:rPr>
          <w:rFonts w:cs="Arial"/>
          <w:szCs w:val="20"/>
        </w:rPr>
        <w:t>9.06 eff. 06/30/2024. Rule</w:t>
      </w:r>
      <w:r w:rsidR="00125A3B">
        <w:rPr>
          <w:rFonts w:cs="Arial"/>
          <w:szCs w:val="20"/>
        </w:rPr>
        <w:t>s</w:t>
      </w:r>
      <w:r>
        <w:rPr>
          <w:rFonts w:cs="Arial"/>
          <w:szCs w:val="20"/>
        </w:rPr>
        <w:t xml:space="preserve"> 9.03(2)(a)(ii)(A)-(B) repealed eff. 06/30/2024.</w:t>
      </w:r>
    </w:p>
    <w:p w14:paraId="7AEB89CD" w14:textId="77777777" w:rsidR="0060646C" w:rsidRPr="00413A00" w:rsidRDefault="0060646C" w:rsidP="00253E03">
      <w:pPr>
        <w:pStyle w:val="par1"/>
        <w:spacing w:before="60" w:after="240"/>
        <w:rPr>
          <w:rFonts w:cs="Arial"/>
          <w:szCs w:val="20"/>
        </w:rPr>
      </w:pPr>
      <w:r>
        <w:rPr>
          <w:rFonts w:cs="Arial"/>
          <w:szCs w:val="20"/>
        </w:rPr>
        <w:t xml:space="preserve">Rules 1.00-3.01, 3.04(1)(e), 4.02(1)(c), 4.02(3)(b)(ii), 4.03(8)(b)(ii), 4.03(8)(b)(v), 6.02(7.5)(a)(iv), 6.02(7.5)(b), </w:t>
      </w:r>
      <w:r w:rsidR="002E7662">
        <w:rPr>
          <w:rFonts w:cs="Arial"/>
          <w:szCs w:val="20"/>
        </w:rPr>
        <w:t>7.01(1)(b), 7.01(3)(c), 7.05(1)(b)(v), 7.06, 8.01(1)(j), 9.03(2)(a)(i), 12.02(1), 12.09(5), 13.00</w:t>
      </w:r>
      <w:r w:rsidR="0011018F">
        <w:rPr>
          <w:rFonts w:cs="Arial"/>
          <w:szCs w:val="20"/>
        </w:rPr>
        <w:t xml:space="preserve"> eff. 05/15/2025.</w:t>
      </w:r>
    </w:p>
    <w:p w14:paraId="39127968" w14:textId="77777777" w:rsidR="0060646C" w:rsidRPr="00413A00" w:rsidRDefault="0060646C" w:rsidP="00253E03">
      <w:pPr>
        <w:pStyle w:val="par1"/>
        <w:spacing w:before="60" w:after="240"/>
        <w:rPr>
          <w:rFonts w:cs="Arial"/>
          <w:szCs w:val="20"/>
        </w:rPr>
      </w:pPr>
    </w:p>
    <w:p w14:paraId="14C84F0B" w14:textId="77777777" w:rsidR="00F632BE" w:rsidRPr="00413A00" w:rsidRDefault="00F632BE" w:rsidP="00253E03">
      <w:pPr>
        <w:pStyle w:val="upar1"/>
        <w:spacing w:after="240"/>
        <w:rPr>
          <w:b/>
        </w:rPr>
      </w:pPr>
      <w:r w:rsidRPr="00413A00">
        <w:rPr>
          <w:b/>
        </w:rPr>
        <w:t>Annotations</w:t>
      </w:r>
    </w:p>
    <w:p w14:paraId="638D1EAD" w14:textId="77777777" w:rsidR="001E3BA2" w:rsidRDefault="00F632BE" w:rsidP="00253E03">
      <w:pPr>
        <w:pStyle w:val="upar1"/>
        <w:spacing w:after="240"/>
      </w:pPr>
      <w:commentRangeStart w:id="9302"/>
      <w:r w:rsidRPr="00413A00">
        <w:t>Rule 3.04(2) (adopted 01/09/2013) was not extended by House Bill 14-1123 and therefore expired 05/15/2014.</w:t>
      </w:r>
      <w:commentRangeEnd w:id="9302"/>
      <w:r w:rsidR="006F5822">
        <w:rPr>
          <w:rStyle w:val="CommentReference"/>
          <w:sz w:val="24"/>
          <w:szCs w:val="24"/>
        </w:rPr>
        <w:commentReference w:id="9302"/>
      </w:r>
    </w:p>
    <w:sectPr w:rsidR="001E3BA2" w:rsidSect="00D311B0">
      <w:headerReference w:type="default" r:id="rId11"/>
      <w:footerReference w:type="default" r:id="rId12"/>
      <w:footerReference w:type="first" r:id="rId13"/>
      <w:pgSz w:w="12240" w:h="15840" w:code="1"/>
      <w:pgMar w:top="1440" w:right="1440" w:bottom="1440" w:left="1440" w:header="432" w:footer="432"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Author" w:initials="A">
    <w:p w14:paraId="3597919A" w14:textId="77777777" w:rsidR="00C1079F" w:rsidRDefault="00CB6CCC" w:rsidP="00C1079F">
      <w:pPr>
        <w:pStyle w:val="CommentText"/>
      </w:pPr>
      <w:r>
        <w:rPr>
          <w:rStyle w:val="CommentReference"/>
        </w:rPr>
        <w:annotationRef/>
      </w:r>
      <w:r w:rsidR="00C1079F">
        <w:t>Note to reader: Later, these Rules will be revised to ensure accessibility, correct numbering, proper alignment, etc. Additionally, a table of contents, including links to navigate to sections of the document, will be added.</w:t>
      </w:r>
    </w:p>
  </w:comment>
  <w:comment w:id="4" w:author="Author" w:initials="A">
    <w:p w14:paraId="17524E8A" w14:textId="77777777" w:rsidR="00C1079F" w:rsidRDefault="002374B8" w:rsidP="00C1079F">
      <w:pPr>
        <w:pStyle w:val="CommentText"/>
      </w:pPr>
      <w:r>
        <w:rPr>
          <w:rStyle w:val="CommentReference"/>
        </w:rPr>
        <w:annotationRef/>
      </w:r>
      <w:r w:rsidR="00C1079F">
        <w:t>Note to reader: Generally, tracked changes without comments are self-explanatory, explained by a comment elsewhere in the document, and/or technical/non-substantive edits.</w:t>
      </w:r>
    </w:p>
  </w:comment>
  <w:comment w:id="48" w:author="Author" w:initials="A">
    <w:p w14:paraId="5D0141FF" w14:textId="20D7D9AD" w:rsidR="002374B8" w:rsidRDefault="002374B8" w:rsidP="002374B8">
      <w:pPr>
        <w:pStyle w:val="CommentText"/>
      </w:pPr>
      <w:r>
        <w:rPr>
          <w:rStyle w:val="CommentReference"/>
        </w:rPr>
        <w:annotationRef/>
      </w:r>
      <w:r>
        <w:t>Removed to avoid the need to update the Rules each time the IDEA is reauthorized</w:t>
      </w:r>
    </w:p>
  </w:comment>
  <w:comment w:id="64" w:author="Author" w:initials="A">
    <w:p w14:paraId="31D1C2DA" w14:textId="77777777" w:rsidR="00CB6CCC" w:rsidRDefault="00CB6CCC" w:rsidP="00CB6CCC">
      <w:pPr>
        <w:pStyle w:val="CommentText"/>
      </w:pPr>
      <w:r>
        <w:rPr>
          <w:rStyle w:val="CommentReference"/>
        </w:rPr>
        <w:annotationRef/>
      </w:r>
      <w:r>
        <w:t>Under consideration: Add a sentence at the end that reads, “State-operated programs are considered to be administrative units for purposes of sections ___, ___, ___, and ___ of these Rules.”</w:t>
      </w:r>
    </w:p>
  </w:comment>
  <w:comment w:id="117" w:author="Author" w:initials="A">
    <w:p w14:paraId="008532C5" w14:textId="77777777" w:rsidR="00C1079F" w:rsidRDefault="00A321A0" w:rsidP="00C1079F">
      <w:pPr>
        <w:pStyle w:val="CommentText"/>
      </w:pPr>
      <w:r>
        <w:rPr>
          <w:rStyle w:val="CommentReference"/>
        </w:rPr>
        <w:annotationRef/>
      </w:r>
      <w:r w:rsidR="00C1079F">
        <w:t>This is a new subsection about determining the AUR when: (a) students who are publicly placed in an out-of-state residential facility; and (b) residency cannot otherwise be determined by these Rules (i.e., the student is was formerly was known as an “educational orphan”).</w:t>
      </w:r>
    </w:p>
  </w:comment>
  <w:comment w:id="180" w:author="Author" w:initials="A">
    <w:p w14:paraId="50E63AC3" w14:textId="30C4D9A7" w:rsidR="00A321A0" w:rsidRDefault="00A321A0" w:rsidP="00A321A0">
      <w:pPr>
        <w:pStyle w:val="CommentText"/>
      </w:pPr>
      <w:r>
        <w:rPr>
          <w:rStyle w:val="CommentReference"/>
        </w:rPr>
        <w:annotationRef/>
      </w:r>
      <w:r>
        <w:t>Section revised to add more detail to disputes over which AU is the AUR for a child.</w:t>
      </w:r>
    </w:p>
  </w:comment>
  <w:comment w:id="668" w:author="Author" w:initials="A">
    <w:p w14:paraId="3600FC69" w14:textId="77777777" w:rsidR="009774B4" w:rsidRDefault="009774B4" w:rsidP="009774B4">
      <w:pPr>
        <w:pStyle w:val="CommentText"/>
      </w:pPr>
      <w:r>
        <w:rPr>
          <w:rStyle w:val="CommentReference"/>
        </w:rPr>
        <w:annotationRef/>
      </w:r>
      <w:r>
        <w:t>Updated cross-reference.</w:t>
      </w:r>
    </w:p>
  </w:comment>
  <w:comment w:id="698" w:author="Author" w:initials="A">
    <w:p w14:paraId="7D05C886" w14:textId="77777777" w:rsidR="009774B4" w:rsidRDefault="009774B4" w:rsidP="009774B4">
      <w:pPr>
        <w:pStyle w:val="CommentText"/>
      </w:pPr>
      <w:r>
        <w:rPr>
          <w:rStyle w:val="CommentReference"/>
        </w:rPr>
        <w:annotationRef/>
      </w:r>
      <w:r>
        <w:t>Deleted because this term is not used elsewhere in the rules.</w:t>
      </w:r>
    </w:p>
  </w:comment>
  <w:comment w:id="732" w:author="Author" w:initials="A">
    <w:p w14:paraId="39C45C86" w14:textId="77777777" w:rsidR="001D7D43" w:rsidRDefault="001D7D43" w:rsidP="001D7D43">
      <w:pPr>
        <w:pStyle w:val="CommentText"/>
      </w:pPr>
      <w:r>
        <w:rPr>
          <w:rStyle w:val="CommentReference"/>
        </w:rPr>
        <w:annotationRef/>
      </w:r>
      <w:r>
        <w:t>Replaced with ESSA below</w:t>
      </w:r>
    </w:p>
  </w:comment>
  <w:comment w:id="750" w:author="Author" w:initials="A">
    <w:p w14:paraId="645EA278" w14:textId="77777777" w:rsidR="009774B4" w:rsidRDefault="009774B4" w:rsidP="009774B4">
      <w:pPr>
        <w:pStyle w:val="CommentText"/>
      </w:pPr>
      <w:r>
        <w:rPr>
          <w:rStyle w:val="CommentReference"/>
        </w:rPr>
        <w:annotationRef/>
      </w:r>
      <w:r>
        <w:t>ESEA was reauthorized as NCLB in 2002 and then, most recently, as ESSA in 2015.</w:t>
      </w:r>
    </w:p>
  </w:comment>
  <w:comment w:id="777" w:author="Author" w:initials="A">
    <w:p w14:paraId="0988BD53" w14:textId="77777777" w:rsidR="001D7D43" w:rsidRDefault="001D7D43" w:rsidP="001D7D43">
      <w:pPr>
        <w:pStyle w:val="CommentText"/>
      </w:pPr>
      <w:r>
        <w:rPr>
          <w:rStyle w:val="CommentReference"/>
        </w:rPr>
        <w:annotationRef/>
      </w:r>
      <w:r>
        <w:t>New definition for a term used repeatedly below</w:t>
      </w:r>
    </w:p>
  </w:comment>
  <w:comment w:id="850" w:author="Author" w:initials="A">
    <w:p w14:paraId="10E90549" w14:textId="77777777" w:rsidR="001D7D43" w:rsidRDefault="001D7D43" w:rsidP="001D7D43">
      <w:pPr>
        <w:pStyle w:val="CommentText"/>
      </w:pPr>
      <w:r>
        <w:rPr>
          <w:rStyle w:val="CommentReference"/>
        </w:rPr>
        <w:annotationRef/>
      </w:r>
      <w:r>
        <w:t>Moved below</w:t>
      </w:r>
    </w:p>
  </w:comment>
  <w:comment w:id="897" w:author="Author" w:initials="A">
    <w:p w14:paraId="0421B4B0" w14:textId="1D788BF6" w:rsidR="001D7D43" w:rsidRDefault="001D7D43" w:rsidP="001D7D43">
      <w:pPr>
        <w:pStyle w:val="CommentText"/>
      </w:pPr>
      <w:r>
        <w:rPr>
          <w:rStyle w:val="CommentReference"/>
        </w:rPr>
        <w:annotationRef/>
      </w:r>
      <w:r>
        <w:t>Moved from above</w:t>
      </w:r>
    </w:p>
  </w:comment>
  <w:comment w:id="901" w:author="Author" w:initials="A">
    <w:p w14:paraId="03DA8142" w14:textId="77777777" w:rsidR="001D7D43" w:rsidRDefault="001D7D43" w:rsidP="001D7D43">
      <w:pPr>
        <w:pStyle w:val="CommentText"/>
      </w:pPr>
      <w:r>
        <w:rPr>
          <w:rStyle w:val="CommentReference"/>
        </w:rPr>
        <w:annotationRef/>
      </w:r>
      <w:r>
        <w:t>Deleted because not used again in these Rules</w:t>
      </w:r>
    </w:p>
  </w:comment>
  <w:comment w:id="995" w:author="Author" w:initials="A">
    <w:p w14:paraId="2B51A3B4" w14:textId="77777777" w:rsidR="00C1079F" w:rsidRDefault="0044148D" w:rsidP="00C1079F">
      <w:pPr>
        <w:pStyle w:val="CommentText"/>
      </w:pPr>
      <w:r>
        <w:rPr>
          <w:rStyle w:val="CommentReference"/>
        </w:rPr>
        <w:annotationRef/>
      </w:r>
      <w:r w:rsidR="00C1079F">
        <w:t>Under consideration: Whether there should an “and” or an “or” here.</w:t>
      </w:r>
    </w:p>
  </w:comment>
  <w:comment w:id="1190" w:author="Author" w:initials="A">
    <w:p w14:paraId="410E8442" w14:textId="2E1DABCF" w:rsidR="0044148D" w:rsidRDefault="0044148D" w:rsidP="0044148D">
      <w:pPr>
        <w:pStyle w:val="CommentText"/>
      </w:pPr>
      <w:r>
        <w:rPr>
          <w:rStyle w:val="CommentReference"/>
        </w:rPr>
        <w:annotationRef/>
      </w:r>
      <w:r>
        <w:t>Spelled out before using the shortened version</w:t>
      </w:r>
    </w:p>
  </w:comment>
  <w:comment w:id="1323" w:author="Author" w:initials="A">
    <w:p w14:paraId="1BE6B950" w14:textId="77777777" w:rsidR="0044148D" w:rsidRDefault="0044148D" w:rsidP="0044148D">
      <w:pPr>
        <w:pStyle w:val="CommentText"/>
      </w:pPr>
      <w:r>
        <w:rPr>
          <w:rStyle w:val="CommentReference"/>
        </w:rPr>
        <w:annotationRef/>
      </w:r>
      <w:r>
        <w:t>Revised the Rules to use “students without disabilities” instead of “disabled students” and to use “eligible under the IDEA” instead of “disabled.”</w:t>
      </w:r>
    </w:p>
  </w:comment>
  <w:comment w:id="1401" w:author="Author" w:initials="A">
    <w:p w14:paraId="5FA6F9C7" w14:textId="77777777" w:rsidR="00427843" w:rsidRDefault="00427843" w:rsidP="00427843">
      <w:pPr>
        <w:pStyle w:val="CommentText"/>
      </w:pPr>
      <w:r>
        <w:rPr>
          <w:rStyle w:val="CommentReference"/>
        </w:rPr>
        <w:annotationRef/>
      </w:r>
      <w:r>
        <w:t>Under consideration: Changing “Mental Health Institutes” to “mental health hospitals” here and throughout these Rules</w:t>
      </w:r>
    </w:p>
  </w:comment>
  <w:comment w:id="1432" w:author="Author" w:initials="A">
    <w:p w14:paraId="52A229A3" w14:textId="77777777" w:rsidR="0044148D" w:rsidRDefault="0044148D" w:rsidP="0044148D">
      <w:pPr>
        <w:pStyle w:val="CommentText"/>
      </w:pPr>
      <w:r>
        <w:rPr>
          <w:rStyle w:val="CommentReference"/>
        </w:rPr>
        <w:annotationRef/>
      </w:r>
      <w:r>
        <w:t>Revised/deviated from 34 C.F.R. § 300.45 to more closely align with terminology used in Colorado.</w:t>
      </w:r>
    </w:p>
  </w:comment>
  <w:comment w:id="1517" w:author="Author" w:initials="A">
    <w:p w14:paraId="150FD83A" w14:textId="5CBF396B" w:rsidR="002374B8" w:rsidRDefault="002374B8" w:rsidP="002374B8">
      <w:pPr>
        <w:pStyle w:val="CommentText"/>
      </w:pPr>
      <w:r>
        <w:rPr>
          <w:rStyle w:val="CommentReference"/>
        </w:rPr>
        <w:annotationRef/>
      </w:r>
      <w:r>
        <w:t>Addition to account for services to gifted children</w:t>
      </w:r>
    </w:p>
  </w:comment>
  <w:comment w:id="1549" w:author="Author" w:initials="A">
    <w:p w14:paraId="685E8D05" w14:textId="77777777" w:rsidR="002374B8" w:rsidRDefault="002374B8" w:rsidP="002374B8">
      <w:pPr>
        <w:pStyle w:val="CommentText"/>
      </w:pPr>
      <w:r>
        <w:rPr>
          <w:rStyle w:val="CommentReference"/>
        </w:rPr>
        <w:annotationRef/>
      </w:r>
      <w:r>
        <w:t>Addition to account for responsibilities for gifted children</w:t>
      </w:r>
    </w:p>
  </w:comment>
  <w:comment w:id="1560" w:author="Author" w:initials="A">
    <w:p w14:paraId="3E6D5FF7" w14:textId="77777777" w:rsidR="002374B8" w:rsidRDefault="002374B8" w:rsidP="002374B8">
      <w:pPr>
        <w:pStyle w:val="CommentText"/>
      </w:pPr>
      <w:r>
        <w:rPr>
          <w:rStyle w:val="CommentReference"/>
        </w:rPr>
        <w:annotationRef/>
      </w:r>
      <w:r>
        <w:t>Across the state, there have been issues with BOCES member districts not liking and refusing to sign MOUs written by a BOCES. This language is still under consideration by CDE staff.</w:t>
      </w:r>
    </w:p>
  </w:comment>
  <w:comment w:id="1581" w:author="Author" w:initials="A">
    <w:p w14:paraId="66D5FEE0" w14:textId="77777777" w:rsidR="006271EE" w:rsidRDefault="006271EE" w:rsidP="006271EE">
      <w:pPr>
        <w:pStyle w:val="CommentText"/>
      </w:pPr>
      <w:r>
        <w:rPr>
          <w:rStyle w:val="CommentReference"/>
        </w:rPr>
        <w:annotationRef/>
      </w:r>
      <w:r>
        <w:t>Clarified that the appeal is to the Commissioner</w:t>
      </w:r>
    </w:p>
  </w:comment>
  <w:comment w:id="1584" w:author="Author" w:initials="A">
    <w:p w14:paraId="52B12B4A" w14:textId="77777777" w:rsidR="006271EE" w:rsidRDefault="006271EE" w:rsidP="006271EE">
      <w:pPr>
        <w:pStyle w:val="CommentText"/>
      </w:pPr>
      <w:r>
        <w:rPr>
          <w:rStyle w:val="CommentReference"/>
        </w:rPr>
        <w:annotationRef/>
      </w:r>
      <w:r>
        <w:t>Gifted education and gifted students are incorporated in various places in this subsection</w:t>
      </w:r>
    </w:p>
  </w:comment>
  <w:comment w:id="1732" w:author="Author" w:initials="A">
    <w:p w14:paraId="7E484F3C" w14:textId="77777777" w:rsidR="006271EE" w:rsidRDefault="006271EE" w:rsidP="006271EE">
      <w:pPr>
        <w:pStyle w:val="CommentText"/>
      </w:pPr>
      <w:r>
        <w:rPr>
          <w:rStyle w:val="CommentReference"/>
        </w:rPr>
        <w:annotationRef/>
      </w:r>
      <w:r>
        <w:t>No longer needed because the 2025 application year is over</w:t>
      </w:r>
    </w:p>
  </w:comment>
  <w:comment w:id="1953" w:author="Author" w:initials="A">
    <w:p w14:paraId="524B1A59" w14:textId="77777777" w:rsidR="00DF6B11" w:rsidRDefault="00DF6B11" w:rsidP="00DF6B11">
      <w:pPr>
        <w:pStyle w:val="CommentText"/>
      </w:pPr>
      <w:r>
        <w:rPr>
          <w:rStyle w:val="CommentReference"/>
        </w:rPr>
        <w:annotationRef/>
      </w:r>
      <w:r>
        <w:t>Under consideration: If and how to account for S.B. 23-004.</w:t>
      </w:r>
    </w:p>
  </w:comment>
  <w:comment w:id="1956" w:author="Author" w:initials="A">
    <w:p w14:paraId="1165BF14" w14:textId="77777777" w:rsidR="00C1079F" w:rsidRDefault="00DF6B11" w:rsidP="00C1079F">
      <w:pPr>
        <w:pStyle w:val="CommentText"/>
      </w:pPr>
      <w:r>
        <w:rPr>
          <w:rStyle w:val="CommentReference"/>
        </w:rPr>
        <w:annotationRef/>
      </w:r>
      <w:r w:rsidR="00C1079F">
        <w:t>Deleted because: (a) special education coordinators do not typically provide services; (b) there is a need to reduce paperwork burdens that, if eliminated, will not impact students’ rights or needs; and (c) collecting such documentation has proven impractical for CDE.</w:t>
      </w:r>
    </w:p>
  </w:comment>
  <w:comment w:id="1961" w:author="Author" w:initials="A">
    <w:p w14:paraId="173C2750" w14:textId="11BDAB4A" w:rsidR="00DF6B11" w:rsidRDefault="00DF6B11" w:rsidP="00DF6B11">
      <w:pPr>
        <w:pStyle w:val="CommentText"/>
      </w:pPr>
      <w:r>
        <w:rPr>
          <w:rStyle w:val="CommentReference"/>
        </w:rPr>
        <w:annotationRef/>
      </w:r>
      <w:r>
        <w:t xml:space="preserve">Deleted because: (a) </w:t>
      </w:r>
      <w:r>
        <w:rPr>
          <w:color w:val="242424"/>
          <w:highlight w:val="white"/>
        </w:rPr>
        <w:t>AUs need the freedom to work with existing staff; and (b) removal does not change the requirement that there be at least one certified leader in each AU.</w:t>
      </w:r>
      <w:r>
        <w:t xml:space="preserve"> </w:t>
      </w:r>
    </w:p>
  </w:comment>
  <w:comment w:id="1964" w:author="Author" w:initials="A">
    <w:p w14:paraId="2ABAC425" w14:textId="77777777" w:rsidR="00D82E5E" w:rsidRDefault="00D82E5E" w:rsidP="00D82E5E">
      <w:pPr>
        <w:pStyle w:val="CommentText"/>
      </w:pPr>
      <w:r>
        <w:rPr>
          <w:rStyle w:val="CommentReference"/>
        </w:rPr>
        <w:annotationRef/>
      </w:r>
      <w:r>
        <w:t>Minor, but notable additions here.</w:t>
      </w:r>
    </w:p>
  </w:comment>
  <w:comment w:id="2026" w:author="Author" w:initials="A">
    <w:p w14:paraId="6A69A1C6" w14:textId="77777777" w:rsidR="00D82E5E" w:rsidRDefault="00D82E5E" w:rsidP="00D82E5E">
      <w:pPr>
        <w:pStyle w:val="CommentText"/>
      </w:pPr>
      <w:r>
        <w:rPr>
          <w:rStyle w:val="CommentReference"/>
        </w:rPr>
        <w:annotationRef/>
      </w:r>
      <w:r>
        <w:t>Under consideration: Adding state-operated programs here</w:t>
      </w:r>
    </w:p>
  </w:comment>
  <w:comment w:id="2036" w:author="Author" w:initials="A">
    <w:p w14:paraId="6FC30536" w14:textId="77777777" w:rsidR="00C1079F" w:rsidRDefault="00D82E5E" w:rsidP="00C1079F">
      <w:pPr>
        <w:pStyle w:val="CommentText"/>
      </w:pPr>
      <w:r>
        <w:rPr>
          <w:rStyle w:val="CommentReference"/>
        </w:rPr>
        <w:annotationRef/>
      </w:r>
      <w:r w:rsidR="00C1079F">
        <w:rPr>
          <w:color w:val="242424"/>
          <w:highlight w:val="white"/>
        </w:rPr>
        <w:t xml:space="preserve">This section appears to have been an attempt to try to incorporate 34 C.F.R. § 300.600 into these Rules; however, this is the responsibility of the SEA, not LEAs. </w:t>
      </w:r>
    </w:p>
  </w:comment>
  <w:comment w:id="2116" w:author="Author" w:initials="A">
    <w:p w14:paraId="1D7E81B7" w14:textId="5C52465E" w:rsidR="006D4A7A" w:rsidRDefault="006D4A7A" w:rsidP="006D4A7A">
      <w:pPr>
        <w:pStyle w:val="CommentText"/>
      </w:pPr>
      <w:r>
        <w:rPr>
          <w:rStyle w:val="CommentReference"/>
        </w:rPr>
        <w:annotationRef/>
      </w:r>
      <w:r>
        <w:t>CSDB does not do initial identification and evaluations. To be admitted to CSDB, students must already have an IEP.</w:t>
      </w:r>
    </w:p>
  </w:comment>
  <w:comment w:id="2221" w:author="Author" w:initials="A">
    <w:p w14:paraId="47AA4E54" w14:textId="77777777" w:rsidR="00C1079F" w:rsidRDefault="006D4A7A" w:rsidP="00C1079F">
      <w:pPr>
        <w:pStyle w:val="CommentText"/>
      </w:pPr>
      <w:r>
        <w:rPr>
          <w:rStyle w:val="CommentReference"/>
        </w:rPr>
        <w:annotationRef/>
      </w:r>
      <w:r w:rsidR="00C1079F">
        <w:t>Added (just as an example) because MTSS now seems to be the more widely used approach</w:t>
      </w:r>
    </w:p>
  </w:comment>
  <w:comment w:id="2259" w:author="Author" w:initials="A">
    <w:p w14:paraId="37B59F92" w14:textId="72E4A7D6" w:rsidR="006D4A7A" w:rsidRDefault="006D4A7A" w:rsidP="006D4A7A">
      <w:pPr>
        <w:pStyle w:val="CommentText"/>
      </w:pPr>
      <w:r>
        <w:rPr>
          <w:rStyle w:val="CommentReference"/>
        </w:rPr>
        <w:annotationRef/>
      </w:r>
      <w:r>
        <w:t>Revised because, under the existing Rules, AUs and SOPs only had to conduct an evaluation within 60 days of obtaining parental consent. However, some AUs were reported or found to have unreasonably delayed attempts to obtain parental consent after a child was referred for an evaluation or suspected of being a child with a disability. The change merely requires that parents be provided with a consent form in a timely manner - toward the beginning of the process. AUs and SOPs will still have 60 days to conduct the actual evaluation.</w:t>
      </w:r>
    </w:p>
  </w:comment>
  <w:comment w:id="2297" w:author="Author" w:initials="A">
    <w:p w14:paraId="6AF8A0B4" w14:textId="77777777" w:rsidR="006D4A7A" w:rsidRDefault="006D4A7A" w:rsidP="006D4A7A">
      <w:pPr>
        <w:pStyle w:val="CommentText"/>
      </w:pPr>
      <w:r>
        <w:rPr>
          <w:rStyle w:val="CommentReference"/>
        </w:rPr>
        <w:annotationRef/>
      </w:r>
      <w:r>
        <w:t>Deleted redundant language</w:t>
      </w:r>
    </w:p>
  </w:comment>
  <w:comment w:id="2317" w:author="Author" w:initials="A">
    <w:p w14:paraId="15A895AE" w14:textId="658EADE3" w:rsidR="00140472" w:rsidRDefault="001D1D7C" w:rsidP="00140472">
      <w:pPr>
        <w:pStyle w:val="CommentText"/>
      </w:pPr>
      <w:r>
        <w:rPr>
          <w:rStyle w:val="CommentReference"/>
        </w:rPr>
        <w:annotationRef/>
      </w:r>
      <w:r w:rsidR="00140472" w:rsidRPr="108603E4">
        <w:t>Eliminated passive voice to avoid confusion/a lack of clarity.</w:t>
      </w:r>
    </w:p>
  </w:comment>
  <w:comment w:id="2377" w:author="Author" w:initials="A">
    <w:p w14:paraId="6D9AC041" w14:textId="77777777" w:rsidR="006D4A7A" w:rsidRDefault="006D4A7A" w:rsidP="006D4A7A">
      <w:pPr>
        <w:pStyle w:val="CommentText"/>
      </w:pPr>
      <w:r>
        <w:rPr>
          <w:rStyle w:val="CommentReference"/>
        </w:rPr>
        <w:annotationRef/>
      </w:r>
      <w:r>
        <w:t>Added a concrete deadline to promote accountability, clear expectations, and timeliness</w:t>
      </w:r>
    </w:p>
  </w:comment>
  <w:comment w:id="2380" w:author="Author" w:initials="A">
    <w:p w14:paraId="42AF3FD2" w14:textId="77777777" w:rsidR="006D4A7A" w:rsidRDefault="006D4A7A" w:rsidP="006D4A7A">
      <w:pPr>
        <w:pStyle w:val="CommentText"/>
      </w:pPr>
      <w:r>
        <w:rPr>
          <w:rStyle w:val="CommentReference"/>
        </w:rPr>
        <w:annotationRef/>
      </w:r>
      <w:r>
        <w:t>Added a concrete deadline to promote accountability, clear expectations, and timeliness</w:t>
      </w:r>
    </w:p>
  </w:comment>
  <w:comment w:id="2403" w:author="Author" w:initials="A">
    <w:p w14:paraId="16AF8A1E" w14:textId="77777777" w:rsidR="00A63B42" w:rsidRDefault="00A63B42" w:rsidP="00A63B42">
      <w:pPr>
        <w:pStyle w:val="CommentText"/>
      </w:pPr>
      <w:r>
        <w:rPr>
          <w:rStyle w:val="CommentReference"/>
        </w:rPr>
        <w:annotationRef/>
      </w:r>
      <w:r>
        <w:t>Made this a complete sentence.</w:t>
      </w:r>
    </w:p>
  </w:comment>
  <w:comment w:id="2456" w:author="Author" w:initials="A">
    <w:p w14:paraId="043C9B71" w14:textId="77777777" w:rsidR="00A63B42" w:rsidRDefault="00A63B42" w:rsidP="00A63B42">
      <w:pPr>
        <w:pStyle w:val="CommentText"/>
      </w:pPr>
      <w:r>
        <w:rPr>
          <w:rStyle w:val="CommentReference"/>
        </w:rPr>
        <w:annotationRef/>
      </w:r>
      <w:r>
        <w:t>Revised for clarity</w:t>
      </w:r>
    </w:p>
  </w:comment>
  <w:comment w:id="2578" w:author="Author" w:initials="A">
    <w:p w14:paraId="02E8C4A4" w14:textId="77777777" w:rsidR="00A63B42" w:rsidRDefault="00A63B42" w:rsidP="00A63B42">
      <w:pPr>
        <w:pStyle w:val="CommentText"/>
      </w:pPr>
      <w:r>
        <w:rPr>
          <w:rStyle w:val="CommentReference"/>
        </w:rPr>
        <w:annotationRef/>
      </w:r>
      <w:r>
        <w:t>Moved below</w:t>
      </w:r>
    </w:p>
  </w:comment>
  <w:comment w:id="2585" w:author="Author" w:initials="A">
    <w:p w14:paraId="645FC0AD" w14:textId="17AE2D19" w:rsidR="00A63B42" w:rsidRDefault="00A63B42" w:rsidP="00A63B42">
      <w:pPr>
        <w:pStyle w:val="CommentText"/>
      </w:pPr>
      <w:r>
        <w:rPr>
          <w:rStyle w:val="CommentReference"/>
        </w:rPr>
        <w:annotationRef/>
      </w:r>
      <w:r>
        <w:t>Moved above</w:t>
      </w:r>
    </w:p>
  </w:comment>
  <w:comment w:id="2643" w:author="Author" w:initials="A">
    <w:p w14:paraId="1004E902" w14:textId="77777777" w:rsidR="00A63B42" w:rsidRDefault="00A63B42" w:rsidP="00A63B42">
      <w:pPr>
        <w:pStyle w:val="CommentText"/>
      </w:pPr>
      <w:r>
        <w:rPr>
          <w:rStyle w:val="CommentReference"/>
        </w:rPr>
        <w:annotationRef/>
      </w:r>
      <w:r>
        <w:t>Moved from above</w:t>
      </w:r>
    </w:p>
  </w:comment>
  <w:comment w:id="2713" w:author="Author" w:initials="A">
    <w:p w14:paraId="5B2D582E" w14:textId="77777777" w:rsidR="00C1079F" w:rsidRDefault="00A63B42" w:rsidP="00C1079F">
      <w:pPr>
        <w:pStyle w:val="CommentText"/>
      </w:pPr>
      <w:r>
        <w:rPr>
          <w:rStyle w:val="CommentReference"/>
        </w:rPr>
        <w:annotationRef/>
      </w:r>
      <w:r w:rsidR="00C1079F">
        <w:t>Removed because redundant</w:t>
      </w:r>
    </w:p>
  </w:comment>
  <w:comment w:id="2724" w:author="Author" w:initials="A">
    <w:p w14:paraId="18903D44" w14:textId="646E0397" w:rsidR="00A63B42" w:rsidRDefault="00A63B42" w:rsidP="00A63B42">
      <w:pPr>
        <w:pStyle w:val="CommentText"/>
      </w:pPr>
      <w:r>
        <w:rPr>
          <w:rStyle w:val="CommentReference"/>
        </w:rPr>
        <w:annotationRef/>
      </w:r>
      <w:r>
        <w:t>Removed “written” in multiple places because all IEPs are written</w:t>
      </w:r>
    </w:p>
  </w:comment>
  <w:comment w:id="2811" w:author="Author" w:initials="A">
    <w:p w14:paraId="3F3A7CC6" w14:textId="77777777" w:rsidR="00A63B42" w:rsidRDefault="00A63B42" w:rsidP="00A63B42">
      <w:pPr>
        <w:pStyle w:val="CommentText"/>
      </w:pPr>
      <w:r>
        <w:rPr>
          <w:rStyle w:val="CommentReference"/>
        </w:rPr>
        <w:annotationRef/>
      </w:r>
      <w:r>
        <w:t>Moved below</w:t>
      </w:r>
    </w:p>
  </w:comment>
  <w:comment w:id="2954" w:author="Author" w:initials="A">
    <w:p w14:paraId="50ABCD6D" w14:textId="77777777" w:rsidR="00453050" w:rsidRDefault="00453050" w:rsidP="00453050">
      <w:pPr>
        <w:pStyle w:val="CommentText"/>
      </w:pPr>
      <w:r>
        <w:rPr>
          <w:rStyle w:val="CommentReference"/>
        </w:rPr>
        <w:annotationRef/>
      </w:r>
      <w:r>
        <w:t>Reordered subsections</w:t>
      </w:r>
    </w:p>
  </w:comment>
  <w:comment w:id="3077" w:author="Author" w:initials="A">
    <w:p w14:paraId="4C55A6A2" w14:textId="77777777" w:rsidR="00080E3A" w:rsidRDefault="00453050" w:rsidP="00080E3A">
      <w:pPr>
        <w:pStyle w:val="CommentText"/>
      </w:pPr>
      <w:r>
        <w:rPr>
          <w:rStyle w:val="CommentReference"/>
        </w:rPr>
        <w:annotationRef/>
      </w:r>
      <w:r w:rsidR="00080E3A">
        <w:t>Added in response to the state complaint from/settlement agreement with Disability Law Colorado and the letter of concern from the Consortium</w:t>
      </w:r>
    </w:p>
  </w:comment>
  <w:comment w:id="3158" w:author="Author" w:initials="A">
    <w:p w14:paraId="782ACEFB" w14:textId="77777777" w:rsidR="00C1079F" w:rsidRDefault="000E27D6" w:rsidP="00C1079F">
      <w:pPr>
        <w:pStyle w:val="CommentText"/>
      </w:pPr>
      <w:r>
        <w:rPr>
          <w:rStyle w:val="CommentReference"/>
        </w:rPr>
        <w:annotationRef/>
      </w:r>
      <w:r w:rsidR="00C1079F">
        <w:t>Addition requested by CSDB. Parents, school staff, and others reportedly often say that they wish they would’ve known about CSDB sooner. Additionally, CSDB should be considered if a team is carefully considering the full continuum of placement/LRE/FAPE options for a Deaf or Blind student.</w:t>
      </w:r>
    </w:p>
  </w:comment>
  <w:comment w:id="3229" w:author="Author" w:initials="A">
    <w:p w14:paraId="21674E1D" w14:textId="2D50DEA3" w:rsidR="000E27D6" w:rsidRDefault="000E27D6" w:rsidP="000E27D6">
      <w:pPr>
        <w:pStyle w:val="CommentText"/>
      </w:pPr>
      <w:r>
        <w:rPr>
          <w:rStyle w:val="CommentReference"/>
        </w:rPr>
        <w:annotationRef/>
      </w:r>
      <w:r>
        <w:t>Combined into one item</w:t>
      </w:r>
    </w:p>
  </w:comment>
  <w:comment w:id="3255" w:author="Author" w:initials="A">
    <w:p w14:paraId="67C44C7D" w14:textId="1F0A47D9" w:rsidR="000E27D6" w:rsidRDefault="000E27D6" w:rsidP="000E27D6">
      <w:pPr>
        <w:pStyle w:val="CommentText"/>
      </w:pPr>
      <w:r>
        <w:rPr>
          <w:rStyle w:val="CommentReference"/>
        </w:rPr>
        <w:annotationRef/>
      </w:r>
      <w:r>
        <w:t>Combined into one item</w:t>
      </w:r>
    </w:p>
  </w:comment>
  <w:comment w:id="3595" w:author="Author" w:initials="A">
    <w:p w14:paraId="69F75528" w14:textId="77777777" w:rsidR="00C1079F" w:rsidRDefault="000E27D6" w:rsidP="00C1079F">
      <w:pPr>
        <w:pStyle w:val="CommentText"/>
      </w:pPr>
      <w:r>
        <w:rPr>
          <w:rStyle w:val="CommentReference"/>
        </w:rPr>
        <w:annotationRef/>
      </w:r>
      <w:r w:rsidR="00C1079F">
        <w:t>This will be updated.</w:t>
      </w:r>
    </w:p>
  </w:comment>
  <w:comment w:id="3602" w:author="Author" w:initials="A">
    <w:p w14:paraId="0F6CD3BD" w14:textId="15286082" w:rsidR="000E27D6" w:rsidRDefault="000E27D6" w:rsidP="000E27D6">
      <w:pPr>
        <w:pStyle w:val="CommentText"/>
      </w:pPr>
      <w:r>
        <w:rPr>
          <w:rStyle w:val="CommentReference"/>
        </w:rPr>
        <w:annotationRef/>
      </w:r>
      <w:r>
        <w:t>Under consideration: Deleting this term because it is not re-used in these Rules</w:t>
      </w:r>
    </w:p>
  </w:comment>
  <w:comment w:id="3658" w:author="Author" w:initials="A">
    <w:p w14:paraId="30E41E83" w14:textId="77777777" w:rsidR="00080E3A" w:rsidRDefault="00080E3A" w:rsidP="00080E3A">
      <w:pPr>
        <w:pStyle w:val="CommentText"/>
      </w:pPr>
      <w:r>
        <w:rPr>
          <w:rStyle w:val="CommentReference"/>
        </w:rPr>
        <w:annotationRef/>
      </w:r>
      <w:r>
        <w:t>This subsection is largely just reorganized and simplified</w:t>
      </w:r>
    </w:p>
  </w:comment>
  <w:comment w:id="3838" w:author="Author" w:initials="A">
    <w:p w14:paraId="11BFC555" w14:textId="77777777" w:rsidR="00A0045B" w:rsidRDefault="00A0045B" w:rsidP="00A0045B">
      <w:pPr>
        <w:pStyle w:val="CommentText"/>
      </w:pPr>
      <w:r>
        <w:rPr>
          <w:rStyle w:val="CommentReference"/>
        </w:rPr>
        <w:annotationRef/>
      </w:r>
      <w:r>
        <w:t>Added because state complaint procedures were moved up to part of 6.0</w:t>
      </w:r>
    </w:p>
  </w:comment>
  <w:comment w:id="3840" w:author="Author" w:initials="A">
    <w:p w14:paraId="25EC6F05" w14:textId="77777777" w:rsidR="00080E3A" w:rsidRDefault="00080E3A" w:rsidP="00080E3A">
      <w:pPr>
        <w:pStyle w:val="CommentText"/>
      </w:pPr>
      <w:r>
        <w:rPr>
          <w:rStyle w:val="CommentReference"/>
        </w:rPr>
        <w:annotationRef/>
      </w:r>
      <w:r>
        <w:t>Revised for clarity. Meaning retained.</w:t>
      </w:r>
    </w:p>
  </w:comment>
  <w:comment w:id="4009" w:author="Author" w:initials="A">
    <w:p w14:paraId="34413424" w14:textId="77777777" w:rsidR="00080E3A" w:rsidRDefault="00080E3A" w:rsidP="00080E3A">
      <w:pPr>
        <w:pStyle w:val="CommentText"/>
      </w:pPr>
      <w:r>
        <w:rPr>
          <w:rStyle w:val="CommentReference"/>
        </w:rPr>
        <w:annotationRef/>
      </w:r>
      <w:r>
        <w:t>Removed for redundancy. Covered by previous sentence/paragraph.</w:t>
      </w:r>
    </w:p>
  </w:comment>
  <w:comment w:id="4045" w:author="Author" w:initials="A">
    <w:p w14:paraId="31AA4B01" w14:textId="77777777" w:rsidR="00080E3A" w:rsidRDefault="00080E3A" w:rsidP="00080E3A">
      <w:pPr>
        <w:pStyle w:val="CommentText"/>
      </w:pPr>
      <w:r>
        <w:rPr>
          <w:rStyle w:val="CommentReference"/>
        </w:rPr>
        <w:annotationRef/>
      </w:r>
      <w:r>
        <w:t xml:space="preserve">Added in response to the state complaint from/ settlement agreement with Disability Law Colorado </w:t>
      </w:r>
    </w:p>
  </w:comment>
  <w:comment w:id="4053" w:author="Author" w:initials="A">
    <w:p w14:paraId="28D26C0B" w14:textId="77777777" w:rsidR="00080E3A" w:rsidRDefault="00080E3A" w:rsidP="00080E3A">
      <w:pPr>
        <w:pStyle w:val="CommentText"/>
      </w:pPr>
      <w:r>
        <w:rPr>
          <w:rStyle w:val="CommentReference"/>
        </w:rPr>
        <w:annotationRef/>
      </w:r>
      <w:r>
        <w:t xml:space="preserve">Added in response to the state complaint from/ settlement agreement with Disability Law Colorado </w:t>
      </w:r>
    </w:p>
  </w:comment>
  <w:comment w:id="4055" w:author="Author" w:initials="A">
    <w:p w14:paraId="1534B34B" w14:textId="0F927384" w:rsidR="001840AF" w:rsidRDefault="00800DC9" w:rsidP="001840AF">
      <w:pPr>
        <w:pStyle w:val="CommentText"/>
      </w:pPr>
      <w:r>
        <w:rPr>
          <w:rStyle w:val="CommentReference"/>
        </w:rPr>
        <w:annotationRef/>
      </w:r>
      <w:r w:rsidR="001840AF" w:rsidRPr="5B7EFAB6">
        <w:t>Deleted “Due Process Complaint” here because it doesn’t appear for the other subsections and it’s implied by the title of the subsection.</w:t>
      </w:r>
    </w:p>
  </w:comment>
  <w:comment w:id="4069" w:author="Author" w:initials="A">
    <w:p w14:paraId="5CC97518" w14:textId="77777777" w:rsidR="00080E3A" w:rsidRDefault="00080E3A" w:rsidP="00080E3A">
      <w:pPr>
        <w:pStyle w:val="CommentText"/>
      </w:pPr>
      <w:r>
        <w:rPr>
          <w:rStyle w:val="CommentReference"/>
        </w:rPr>
        <w:annotationRef/>
      </w:r>
      <w:r>
        <w:t xml:space="preserve">Added in response to the state complaint from/ settlement agreement with Disability Law Colorado </w:t>
      </w:r>
    </w:p>
  </w:comment>
  <w:comment w:id="4074" w:author="Author" w:initials="A">
    <w:p w14:paraId="6B562266" w14:textId="77777777" w:rsidR="00080E3A" w:rsidRDefault="00080E3A" w:rsidP="00080E3A">
      <w:pPr>
        <w:pStyle w:val="CommentText"/>
      </w:pPr>
      <w:r>
        <w:rPr>
          <w:rStyle w:val="CommentReference"/>
        </w:rPr>
        <w:annotationRef/>
      </w:r>
      <w:r>
        <w:t xml:space="preserve">Added in response to the state complaint from/ settlement agreement with Disability Law Colorado </w:t>
      </w:r>
    </w:p>
  </w:comment>
  <w:comment w:id="4121" w:author="Author" w:initials="A">
    <w:p w14:paraId="7A4C8D23" w14:textId="77777777" w:rsidR="00080E3A" w:rsidRDefault="00080E3A" w:rsidP="00080E3A">
      <w:pPr>
        <w:pStyle w:val="CommentText"/>
      </w:pPr>
      <w:r>
        <w:rPr>
          <w:rStyle w:val="CommentReference"/>
        </w:rPr>
        <w:annotationRef/>
      </w:r>
      <w:r>
        <w:t xml:space="preserve">Added in response to the state complaint from/ settlement agreement with Disability Law Colorado </w:t>
      </w:r>
    </w:p>
  </w:comment>
  <w:comment w:id="4120" w:author="Author" w:initials="A">
    <w:p w14:paraId="3F497CB9" w14:textId="77777777" w:rsidR="00080E3A" w:rsidRDefault="00080E3A" w:rsidP="00080E3A">
      <w:pPr>
        <w:pStyle w:val="CommentText"/>
      </w:pPr>
      <w:r>
        <w:rPr>
          <w:rStyle w:val="CommentReference"/>
        </w:rPr>
        <w:annotationRef/>
      </w:r>
      <w:r>
        <w:t>Moved up from below</w:t>
      </w:r>
    </w:p>
  </w:comment>
  <w:comment w:id="4129" w:author="Author" w:initials="A">
    <w:p w14:paraId="35F929A6" w14:textId="77777777" w:rsidR="00080E3A" w:rsidRDefault="00080E3A" w:rsidP="00080E3A">
      <w:pPr>
        <w:pStyle w:val="CommentText"/>
      </w:pPr>
      <w:r>
        <w:rPr>
          <w:rStyle w:val="CommentReference"/>
        </w:rPr>
        <w:annotationRef/>
      </w:r>
      <w:r>
        <w:t xml:space="preserve">Added in response to the state complaint from/ settlement agreement with Disability Law Colorado </w:t>
      </w:r>
    </w:p>
  </w:comment>
  <w:comment w:id="4136" w:author="Author" w:initials="A">
    <w:p w14:paraId="2A407B70" w14:textId="77777777" w:rsidR="00080E3A" w:rsidRDefault="00080E3A" w:rsidP="00080E3A">
      <w:pPr>
        <w:pStyle w:val="CommentText"/>
      </w:pPr>
      <w:r>
        <w:rPr>
          <w:rStyle w:val="CommentReference"/>
        </w:rPr>
        <w:annotationRef/>
      </w:r>
      <w:r>
        <w:t xml:space="preserve">Added in response to the state complaint from/ settlement agreement with Disability Law Colorado </w:t>
      </w:r>
    </w:p>
  </w:comment>
  <w:comment w:id="4142" w:author="Author" w:initials="A">
    <w:p w14:paraId="6D7D0261" w14:textId="77777777" w:rsidR="00080E3A" w:rsidRDefault="00080E3A" w:rsidP="00080E3A">
      <w:pPr>
        <w:pStyle w:val="CommentText"/>
      </w:pPr>
      <w:r>
        <w:rPr>
          <w:rStyle w:val="CommentReference"/>
        </w:rPr>
        <w:annotationRef/>
      </w:r>
      <w:r>
        <w:t xml:space="preserve">Added in response to the state complaint from/ settlement agreement with Disability Law Colorado </w:t>
      </w:r>
    </w:p>
  </w:comment>
  <w:comment w:id="4149" w:author="Author" w:initials="A">
    <w:p w14:paraId="52B683D5" w14:textId="77777777" w:rsidR="00080E3A" w:rsidRDefault="00080E3A" w:rsidP="00080E3A">
      <w:pPr>
        <w:pStyle w:val="CommentText"/>
      </w:pPr>
      <w:r>
        <w:rPr>
          <w:rStyle w:val="CommentReference"/>
        </w:rPr>
        <w:annotationRef/>
      </w:r>
      <w:r>
        <w:t xml:space="preserve">Added in response to the state complaint from/ settlement agreement with Disability Law Colorado </w:t>
      </w:r>
    </w:p>
  </w:comment>
  <w:comment w:id="4154" w:author="Author" w:initials="A">
    <w:p w14:paraId="4D6593D5" w14:textId="77777777" w:rsidR="00080E3A" w:rsidRDefault="00080E3A" w:rsidP="00080E3A">
      <w:pPr>
        <w:pStyle w:val="CommentText"/>
      </w:pPr>
      <w:r>
        <w:rPr>
          <w:rStyle w:val="CommentReference"/>
        </w:rPr>
        <w:annotationRef/>
      </w:r>
      <w:r>
        <w:t xml:space="preserve">Added in response to the state complaint from/ settlement agreement with Disability Law Colorado </w:t>
      </w:r>
    </w:p>
  </w:comment>
  <w:comment w:id="4162" w:author="Author" w:initials="A">
    <w:p w14:paraId="4F30612F" w14:textId="77777777" w:rsidR="00080E3A" w:rsidRDefault="00080E3A" w:rsidP="00080E3A">
      <w:pPr>
        <w:pStyle w:val="CommentText"/>
      </w:pPr>
      <w:r>
        <w:rPr>
          <w:rStyle w:val="CommentReference"/>
        </w:rPr>
        <w:annotationRef/>
      </w:r>
      <w:r>
        <w:t>Moved up</w:t>
      </w:r>
    </w:p>
  </w:comment>
  <w:comment w:id="4169" w:author="Author" w:initials="A">
    <w:p w14:paraId="532D159B" w14:textId="77777777" w:rsidR="00080E3A" w:rsidRDefault="00080E3A" w:rsidP="00080E3A">
      <w:pPr>
        <w:pStyle w:val="CommentText"/>
      </w:pPr>
      <w:r>
        <w:rPr>
          <w:rStyle w:val="CommentReference"/>
        </w:rPr>
        <w:annotationRef/>
      </w:r>
      <w:r>
        <w:t xml:space="preserve">Added in response to the state complaint from/ settlement agreement with Disability Law Colorado </w:t>
      </w:r>
    </w:p>
  </w:comment>
  <w:comment w:id="4167" w:author="Author" w:initials="A">
    <w:p w14:paraId="2B408BEF" w14:textId="77777777" w:rsidR="00080E3A" w:rsidRDefault="00080E3A" w:rsidP="00080E3A">
      <w:pPr>
        <w:pStyle w:val="CommentText"/>
      </w:pPr>
      <w:r>
        <w:rPr>
          <w:rStyle w:val="CommentReference"/>
        </w:rPr>
        <w:annotationRef/>
      </w:r>
      <w:r>
        <w:t>Moved up from below</w:t>
      </w:r>
    </w:p>
  </w:comment>
  <w:comment w:id="4179" w:author="Author" w:initials="A">
    <w:p w14:paraId="0B662D9E" w14:textId="77777777" w:rsidR="00596BAC" w:rsidRDefault="00596BAC" w:rsidP="00596BAC">
      <w:pPr>
        <w:pStyle w:val="CommentText"/>
      </w:pPr>
      <w:r>
        <w:rPr>
          <w:rStyle w:val="CommentReference"/>
        </w:rPr>
        <w:annotationRef/>
      </w:r>
      <w:r>
        <w:t>Moved from below to here</w:t>
      </w:r>
    </w:p>
  </w:comment>
  <w:comment w:id="4188" w:author="Author" w:initials="A">
    <w:p w14:paraId="3761D173" w14:textId="77777777" w:rsidR="00080E3A" w:rsidRDefault="00080E3A" w:rsidP="00080E3A">
      <w:pPr>
        <w:pStyle w:val="CommentText"/>
      </w:pPr>
      <w:r>
        <w:rPr>
          <w:rStyle w:val="CommentReference"/>
        </w:rPr>
        <w:annotationRef/>
      </w:r>
      <w:r>
        <w:t>Moved up</w:t>
      </w:r>
    </w:p>
  </w:comment>
  <w:comment w:id="4199" w:author="Author" w:initials="A">
    <w:p w14:paraId="69E59E4C" w14:textId="77777777" w:rsidR="00596BAC" w:rsidRDefault="00596BAC" w:rsidP="00596BAC">
      <w:pPr>
        <w:pStyle w:val="CommentText"/>
      </w:pPr>
      <w:r>
        <w:rPr>
          <w:rStyle w:val="CommentReference"/>
        </w:rPr>
        <w:annotationRef/>
      </w:r>
      <w:r>
        <w:t xml:space="preserve">Added in response to the state complaint from/ settlement agreement with Disability Law Colorado </w:t>
      </w:r>
    </w:p>
  </w:comment>
  <w:comment w:id="4210" w:author="Author" w:initials="A">
    <w:p w14:paraId="1AD53710" w14:textId="77777777" w:rsidR="00596BAC" w:rsidRDefault="00596BAC" w:rsidP="00596BAC">
      <w:pPr>
        <w:pStyle w:val="CommentText"/>
      </w:pPr>
      <w:r>
        <w:rPr>
          <w:rStyle w:val="CommentReference"/>
        </w:rPr>
        <w:annotationRef/>
      </w:r>
      <w:r>
        <w:t xml:space="preserve">Added in response to the state complaint from/ settlement agreement with Disability Law Colorado </w:t>
      </w:r>
    </w:p>
  </w:comment>
  <w:comment w:id="4215" w:author="Author" w:initials="A">
    <w:p w14:paraId="6A11BAFB" w14:textId="77777777" w:rsidR="00596BAC" w:rsidRDefault="00596BAC" w:rsidP="00596BAC">
      <w:pPr>
        <w:pStyle w:val="CommentText"/>
      </w:pPr>
      <w:r>
        <w:rPr>
          <w:rStyle w:val="CommentReference"/>
        </w:rPr>
        <w:annotationRef/>
      </w:r>
      <w:r>
        <w:t>Moved up</w:t>
      </w:r>
    </w:p>
  </w:comment>
  <w:comment w:id="4287" w:author="Author" w:initials="A">
    <w:p w14:paraId="0A6C693E" w14:textId="77777777" w:rsidR="00596BAC" w:rsidRDefault="00596BAC" w:rsidP="00596BAC">
      <w:pPr>
        <w:pStyle w:val="CommentText"/>
      </w:pPr>
      <w:r>
        <w:rPr>
          <w:rStyle w:val="CommentReference"/>
        </w:rPr>
        <w:annotationRef/>
      </w:r>
      <w:r>
        <w:t>Meaning is the same. Articulated the specific rights because: (a) doing so is consistent with other sections of these Rules; and (b) readers should not have to track down the specifics in the IDEA regulations.</w:t>
      </w:r>
    </w:p>
  </w:comment>
  <w:comment w:id="4350" w:author="Author" w:initials="A">
    <w:p w14:paraId="090CD307" w14:textId="77777777" w:rsidR="00596BAC" w:rsidRDefault="00596BAC" w:rsidP="00596BAC">
      <w:pPr>
        <w:pStyle w:val="CommentText"/>
      </w:pPr>
      <w:r>
        <w:rPr>
          <w:rStyle w:val="CommentReference"/>
        </w:rPr>
        <w:annotationRef/>
      </w:r>
      <w:r>
        <w:t>Under consideration: Adding specifics from the MOU</w:t>
      </w:r>
    </w:p>
  </w:comment>
  <w:comment w:id="4378" w:author="Author" w:initials="A">
    <w:p w14:paraId="6D3C89B9" w14:textId="77777777" w:rsidR="00596BAC" w:rsidRDefault="00596BAC" w:rsidP="00596BAC">
      <w:pPr>
        <w:pStyle w:val="CommentText"/>
      </w:pPr>
      <w:r>
        <w:rPr>
          <w:rStyle w:val="CommentReference"/>
        </w:rPr>
        <w:annotationRef/>
      </w:r>
      <w:r>
        <w:t xml:space="preserve">Added in response to the state complaint from/ settlement agreement with Disability Law Colorado </w:t>
      </w:r>
    </w:p>
  </w:comment>
  <w:comment w:id="4396" w:author="Author" w:initials="A">
    <w:p w14:paraId="264D65DC" w14:textId="77777777" w:rsidR="00596BAC" w:rsidRDefault="00596BAC" w:rsidP="00596BAC">
      <w:pPr>
        <w:pStyle w:val="CommentText"/>
      </w:pPr>
      <w:r>
        <w:rPr>
          <w:rStyle w:val="CommentReference"/>
        </w:rPr>
        <w:annotationRef/>
      </w:r>
      <w:r>
        <w:t>Moved below</w:t>
      </w:r>
    </w:p>
  </w:comment>
  <w:comment w:id="4404" w:author="Author" w:initials="A">
    <w:p w14:paraId="3AA92878" w14:textId="77777777" w:rsidR="00596BAC" w:rsidRDefault="00596BAC" w:rsidP="00596BAC">
      <w:pPr>
        <w:pStyle w:val="CommentText"/>
      </w:pPr>
      <w:r>
        <w:rPr>
          <w:rStyle w:val="CommentReference"/>
        </w:rPr>
        <w:annotationRef/>
      </w:r>
      <w:r>
        <w:t xml:space="preserve">Added in response to the state complaint from/ settlement agreement with Disability Law Colorado </w:t>
      </w:r>
    </w:p>
  </w:comment>
  <w:comment w:id="4426" w:author="Author" w:initials="A">
    <w:p w14:paraId="219393C8" w14:textId="77777777" w:rsidR="00596BAC" w:rsidRDefault="00596BAC" w:rsidP="00596BAC">
      <w:pPr>
        <w:pStyle w:val="CommentText"/>
      </w:pPr>
      <w:r>
        <w:rPr>
          <w:rStyle w:val="CommentReference"/>
        </w:rPr>
        <w:annotationRef/>
      </w:r>
      <w:r>
        <w:t>Moved down from above</w:t>
      </w:r>
    </w:p>
  </w:comment>
  <w:comment w:id="4712" w:author="Author" w:initials="A">
    <w:p w14:paraId="66FE3234" w14:textId="77777777" w:rsidR="00A0045B" w:rsidRDefault="00A0045B" w:rsidP="00A0045B">
      <w:pPr>
        <w:pStyle w:val="CommentText"/>
      </w:pPr>
      <w:r>
        <w:rPr>
          <w:rStyle w:val="CommentReference"/>
        </w:rPr>
        <w:annotationRef/>
      </w:r>
      <w:r>
        <w:t>This section was moved up because it makes more sense here.</w:t>
      </w:r>
    </w:p>
  </w:comment>
  <w:comment w:id="4718" w:author="Author" w:initials="A">
    <w:p w14:paraId="4EDA577D" w14:textId="77777777" w:rsidR="00A0045B" w:rsidRDefault="00A0045B" w:rsidP="00C74F6A">
      <w:pPr>
        <w:pStyle w:val="CommentText"/>
      </w:pPr>
      <w:r>
        <w:rPr>
          <w:rStyle w:val="CommentReference"/>
        </w:rPr>
        <w:annotationRef/>
      </w:r>
      <w:r>
        <w:t xml:space="preserve">Added in response to the state complaint from/ settlement agreement with Disability Law Colorado </w:t>
      </w:r>
    </w:p>
  </w:comment>
  <w:comment w:id="4814" w:author="Author" w:initials="A">
    <w:p w14:paraId="60B1A484" w14:textId="77777777" w:rsidR="00C1079F" w:rsidRDefault="003E7262" w:rsidP="00C1079F">
      <w:pPr>
        <w:pStyle w:val="CommentText"/>
      </w:pPr>
      <w:r>
        <w:rPr>
          <w:rStyle w:val="CommentReference"/>
        </w:rPr>
        <w:annotationRef/>
      </w:r>
      <w:r w:rsidR="00C1079F">
        <w:t>This addition is still under review.</w:t>
      </w:r>
    </w:p>
  </w:comment>
  <w:comment w:id="4850" w:author="Author" w:initials="A">
    <w:p w14:paraId="79A91C37" w14:textId="3311697D" w:rsidR="003E7262" w:rsidRDefault="003E7262" w:rsidP="003E7262">
      <w:pPr>
        <w:pStyle w:val="CommentText"/>
      </w:pPr>
      <w:r>
        <w:rPr>
          <w:rStyle w:val="CommentReference"/>
        </w:rPr>
        <w:annotationRef/>
      </w:r>
      <w:r>
        <w:t>Rearranged for readability</w:t>
      </w:r>
    </w:p>
  </w:comment>
  <w:comment w:id="4889" w:author="Author" w:initials="A">
    <w:p w14:paraId="59022017" w14:textId="77777777" w:rsidR="005865F4" w:rsidRDefault="005865F4" w:rsidP="005865F4">
      <w:pPr>
        <w:pStyle w:val="CommentText"/>
      </w:pPr>
      <w:r>
        <w:rPr>
          <w:rStyle w:val="CommentReference"/>
        </w:rPr>
        <w:annotationRef/>
      </w:r>
      <w:r>
        <w:t>Plan to eliminate and renumber</w:t>
      </w:r>
    </w:p>
  </w:comment>
  <w:comment w:id="4936" w:author="Author" w:initials="A">
    <w:p w14:paraId="64D48DBE" w14:textId="77777777" w:rsidR="003E7262" w:rsidRDefault="003E7262" w:rsidP="003E7262">
      <w:pPr>
        <w:pStyle w:val="CommentText"/>
      </w:pPr>
      <w:r>
        <w:rPr>
          <w:rStyle w:val="CommentReference"/>
        </w:rPr>
        <w:annotationRef/>
      </w:r>
      <w:r>
        <w:t>Removed because there is not a comprehensive plan for facility schools</w:t>
      </w:r>
    </w:p>
  </w:comment>
  <w:comment w:id="4952" w:author="Author" w:initials="A">
    <w:p w14:paraId="0435E5FC" w14:textId="77777777" w:rsidR="003E7262" w:rsidRDefault="003E7262" w:rsidP="003E7262">
      <w:pPr>
        <w:pStyle w:val="CommentText"/>
      </w:pPr>
      <w:r>
        <w:rPr>
          <w:rStyle w:val="CommentReference"/>
        </w:rPr>
        <w:annotationRef/>
      </w:r>
      <w:r>
        <w:t>Under consideration: Removal of this item</w:t>
      </w:r>
    </w:p>
  </w:comment>
  <w:comment w:id="4968" w:author="Author" w:initials="A">
    <w:p w14:paraId="63CE42D5" w14:textId="77777777" w:rsidR="003E7262" w:rsidRDefault="003E7262" w:rsidP="003E7262">
      <w:pPr>
        <w:pStyle w:val="CommentText"/>
      </w:pPr>
      <w:r>
        <w:rPr>
          <w:rStyle w:val="CommentReference"/>
        </w:rPr>
        <w:annotationRef/>
      </w:r>
      <w:r>
        <w:t xml:space="preserve">Added in response to the state complaint from/ settlement agreement with Disability Law Colorado </w:t>
      </w:r>
    </w:p>
  </w:comment>
  <w:comment w:id="4974" w:author="Author" w:initials="A">
    <w:p w14:paraId="08B0266F" w14:textId="77777777" w:rsidR="00C1079F" w:rsidRDefault="003E7262" w:rsidP="00C1079F">
      <w:pPr>
        <w:pStyle w:val="CommentText"/>
      </w:pPr>
      <w:r>
        <w:rPr>
          <w:rStyle w:val="CommentReference"/>
        </w:rPr>
        <w:annotationRef/>
      </w:r>
      <w:r w:rsidR="00C1079F">
        <w:t>Under consideration: Removal of this item</w:t>
      </w:r>
    </w:p>
  </w:comment>
  <w:comment w:id="4990" w:author="Author" w:initials="A">
    <w:p w14:paraId="2AD85CE4" w14:textId="4262139D" w:rsidR="00C74F6A" w:rsidRDefault="00C74F6A" w:rsidP="00C74F6A">
      <w:pPr>
        <w:pStyle w:val="CommentText"/>
      </w:pPr>
      <w:r>
        <w:rPr>
          <w:rStyle w:val="CommentReference"/>
        </w:rPr>
        <w:annotationRef/>
      </w:r>
      <w:r>
        <w:t>Added to mirror OSEP Q&amp;A 23-01, B6 and current CDE practice</w:t>
      </w:r>
    </w:p>
  </w:comment>
  <w:comment w:id="5014" w:author="Author" w:initials="A">
    <w:p w14:paraId="163F8BEC" w14:textId="77777777" w:rsidR="00C74F6A" w:rsidRDefault="00C74F6A" w:rsidP="00C74F6A">
      <w:pPr>
        <w:pStyle w:val="CommentText"/>
      </w:pPr>
      <w:r>
        <w:rPr>
          <w:rStyle w:val="CommentReference"/>
        </w:rPr>
        <w:annotationRef/>
      </w:r>
      <w:r>
        <w:t>Under consideration: Elimination in light of the addition of 7.05(2)(a)</w:t>
      </w:r>
    </w:p>
  </w:comment>
  <w:comment w:id="5027" w:author="Author" w:initials="A">
    <w:p w14:paraId="0D7C5D22" w14:textId="77777777" w:rsidR="00C74F6A" w:rsidRDefault="00C74F6A" w:rsidP="00C74F6A">
      <w:pPr>
        <w:pStyle w:val="CommentText"/>
      </w:pPr>
      <w:r>
        <w:rPr>
          <w:rStyle w:val="CommentReference"/>
        </w:rPr>
        <w:annotationRef/>
      </w:r>
      <w:r>
        <w:t>Under consideration: Elimination in light of the addition of 7.05(2)(a)</w:t>
      </w:r>
    </w:p>
  </w:comment>
  <w:comment w:id="5035" w:author="Author" w:initials="A">
    <w:p w14:paraId="0E30818F" w14:textId="77777777" w:rsidR="00C74F6A" w:rsidRDefault="00C74F6A" w:rsidP="00C74F6A">
      <w:pPr>
        <w:pStyle w:val="CommentText"/>
      </w:pPr>
      <w:r>
        <w:rPr>
          <w:rStyle w:val="CommentReference"/>
        </w:rPr>
        <w:annotationRef/>
      </w:r>
      <w:r>
        <w:t>Eliminated in light of the addition of 7.05(2)(a)</w:t>
      </w:r>
    </w:p>
  </w:comment>
  <w:comment w:id="5076" w:author="Author" w:initials="A">
    <w:p w14:paraId="4CFCBC73" w14:textId="77777777" w:rsidR="005865F4" w:rsidRDefault="005865F4" w:rsidP="005865F4">
      <w:pPr>
        <w:pStyle w:val="CommentText"/>
      </w:pPr>
      <w:r>
        <w:rPr>
          <w:rStyle w:val="CommentReference"/>
        </w:rPr>
        <w:annotationRef/>
      </w:r>
      <w:r>
        <w:t>Plan to delete and renumber</w:t>
      </w:r>
    </w:p>
  </w:comment>
  <w:comment w:id="5139" w:author="Author" w:initials="A">
    <w:p w14:paraId="520FB64A" w14:textId="77777777" w:rsidR="00D22D85" w:rsidRDefault="00D22D85" w:rsidP="00D22D85">
      <w:pPr>
        <w:pStyle w:val="CommentText"/>
      </w:pPr>
      <w:r>
        <w:rPr>
          <w:rStyle w:val="CommentReference"/>
        </w:rPr>
        <w:annotationRef/>
      </w:r>
      <w:r>
        <w:t>Moved up</w:t>
      </w:r>
    </w:p>
  </w:comment>
  <w:comment w:id="5157" w:author="Author" w:initials="A">
    <w:p w14:paraId="0BCA3499" w14:textId="77777777" w:rsidR="00C74F6A" w:rsidRDefault="00C74F6A" w:rsidP="00C74F6A">
      <w:pPr>
        <w:pStyle w:val="CommentText"/>
      </w:pPr>
      <w:r>
        <w:rPr>
          <w:rStyle w:val="CommentReference"/>
        </w:rPr>
        <w:annotationRef/>
      </w:r>
      <w:r>
        <w:t xml:space="preserve">Added in response to the state complaint from/ settlement agreement with Disability Law Colorado </w:t>
      </w:r>
    </w:p>
  </w:comment>
  <w:comment w:id="5388" w:author="Author" w:initials="A">
    <w:p w14:paraId="4D503522" w14:textId="77777777" w:rsidR="00D22D85" w:rsidRDefault="00D22D85" w:rsidP="00D22D85">
      <w:pPr>
        <w:pStyle w:val="CommentText"/>
      </w:pPr>
      <w:r>
        <w:rPr>
          <w:rStyle w:val="CommentReference"/>
        </w:rPr>
        <w:annotationRef/>
      </w:r>
      <w:r>
        <w:t>Removed because doesn’t make sense</w:t>
      </w:r>
    </w:p>
  </w:comment>
  <w:comment w:id="5539" w:author="Author" w:initials="A">
    <w:p w14:paraId="6F1D4F93" w14:textId="77777777" w:rsidR="00D22D85" w:rsidRDefault="00D22D85" w:rsidP="00D22D85">
      <w:pPr>
        <w:pStyle w:val="CommentText"/>
      </w:pPr>
      <w:r>
        <w:rPr>
          <w:rStyle w:val="CommentReference"/>
        </w:rPr>
        <w:annotationRef/>
      </w:r>
      <w:r>
        <w:t xml:space="preserve">Added in response to the state complaint from/ settlement agreement with Disability Law Colorado </w:t>
      </w:r>
    </w:p>
  </w:comment>
  <w:comment w:id="5578" w:author="Author" w:initials="A">
    <w:p w14:paraId="315F652A" w14:textId="77777777" w:rsidR="00427843" w:rsidRDefault="00427843" w:rsidP="00427843">
      <w:pPr>
        <w:pStyle w:val="CommentText"/>
      </w:pPr>
      <w:r>
        <w:rPr>
          <w:rStyle w:val="CommentReference"/>
        </w:rPr>
        <w:annotationRef/>
      </w:r>
      <w:r>
        <w:t>Deleted because CSDB does not do initial identification and evaluations. To be admitted to CSDB, students must already have an IEP.</w:t>
      </w:r>
    </w:p>
  </w:comment>
  <w:comment w:id="5687" w:author="Author" w:initials="A">
    <w:p w14:paraId="523BE488" w14:textId="77777777" w:rsidR="00427843" w:rsidRDefault="00427843" w:rsidP="00427843">
      <w:pPr>
        <w:pStyle w:val="CommentText"/>
      </w:pPr>
      <w:r>
        <w:rPr>
          <w:rStyle w:val="CommentReference"/>
        </w:rPr>
        <w:annotationRef/>
      </w:r>
      <w:r>
        <w:t>Deleted because CSDB does not do initial identification and evaluations. To be admitted to CSDB, students must already have an IEP.</w:t>
      </w:r>
    </w:p>
  </w:comment>
  <w:comment w:id="5714" w:author="Author" w:initials="A">
    <w:p w14:paraId="04A7BE58" w14:textId="77777777" w:rsidR="00427843" w:rsidRDefault="00427843" w:rsidP="00427843">
      <w:pPr>
        <w:pStyle w:val="CommentText"/>
      </w:pPr>
      <w:r>
        <w:rPr>
          <w:rStyle w:val="CommentReference"/>
        </w:rPr>
        <w:annotationRef/>
      </w:r>
      <w:r>
        <w:t xml:space="preserve">Added in response to the state complaint from/ settlement agreement with Disability Law Colorado </w:t>
      </w:r>
    </w:p>
  </w:comment>
  <w:comment w:id="5734" w:author="Author" w:initials="A">
    <w:p w14:paraId="237377B1" w14:textId="77777777" w:rsidR="00464743" w:rsidRDefault="00464743" w:rsidP="00464743">
      <w:pPr>
        <w:pStyle w:val="CommentText"/>
      </w:pPr>
      <w:r>
        <w:rPr>
          <w:rStyle w:val="CommentReference"/>
        </w:rPr>
        <w:annotationRef/>
      </w:r>
      <w:r>
        <w:t>Added to reflect a recommendation from the Facility Schools Board</w:t>
      </w:r>
    </w:p>
  </w:comment>
  <w:comment w:id="5951" w:author="Author" w:initials="A">
    <w:p w14:paraId="6FE95886" w14:textId="77777777" w:rsidR="00C53064" w:rsidRDefault="00C53064" w:rsidP="00C53064">
      <w:pPr>
        <w:pStyle w:val="CommentText"/>
      </w:pPr>
      <w:r>
        <w:rPr>
          <w:rStyle w:val="CommentReference"/>
        </w:rPr>
        <w:annotationRef/>
      </w:r>
      <w:r>
        <w:t>Revised for clarity and to better align with Colorado</w:t>
      </w:r>
    </w:p>
  </w:comment>
  <w:comment w:id="5962" w:author="Author" w:initials="A">
    <w:p w14:paraId="56844257" w14:textId="77777777" w:rsidR="00C53064" w:rsidRDefault="00C53064" w:rsidP="00C53064">
      <w:pPr>
        <w:pStyle w:val="CommentText"/>
      </w:pPr>
      <w:r>
        <w:rPr>
          <w:rStyle w:val="CommentReference"/>
        </w:rPr>
        <w:annotationRef/>
      </w:r>
      <w:r>
        <w:t>Edited and added to address widespread misunderstanding of public placement/publicly placed</w:t>
      </w:r>
    </w:p>
  </w:comment>
  <w:comment w:id="5984" w:author="Author" w:initials="A">
    <w:p w14:paraId="593B13C2" w14:textId="77777777" w:rsidR="00C53064" w:rsidRDefault="00C53064" w:rsidP="00C53064">
      <w:pPr>
        <w:pStyle w:val="CommentText"/>
      </w:pPr>
      <w:r>
        <w:rPr>
          <w:rStyle w:val="CommentReference"/>
        </w:rPr>
        <w:annotationRef/>
      </w:r>
      <w:r>
        <w:t>Added this definition because RAEs are discussed in section 9.01(6)(a)</w:t>
      </w:r>
    </w:p>
  </w:comment>
  <w:comment w:id="6008" w:author="Author" w:initials="A">
    <w:p w14:paraId="43450767" w14:textId="77777777" w:rsidR="00C53064" w:rsidRDefault="00C53064" w:rsidP="00C53064">
      <w:pPr>
        <w:pStyle w:val="CommentText"/>
      </w:pPr>
      <w:r>
        <w:rPr>
          <w:rStyle w:val="CommentReference"/>
        </w:rPr>
        <w:annotationRef/>
      </w:r>
      <w:r>
        <w:t>Added because this is a commonly used, but often misunderstood, term</w:t>
      </w:r>
    </w:p>
  </w:comment>
  <w:comment w:id="6067" w:author="Author" w:initials="A">
    <w:p w14:paraId="6265C1E5" w14:textId="77777777" w:rsidR="00A865CA" w:rsidRDefault="00A865CA" w:rsidP="00A865CA">
      <w:pPr>
        <w:pStyle w:val="CommentText"/>
      </w:pPr>
      <w:r>
        <w:rPr>
          <w:rStyle w:val="CommentReference"/>
        </w:rPr>
        <w:annotationRef/>
      </w:r>
      <w:r>
        <w:t>Under consideration: Added more details about what the cooperation should involve/look like.</w:t>
      </w:r>
    </w:p>
  </w:comment>
  <w:comment w:id="6073" w:author="Author" w:initials="A">
    <w:p w14:paraId="20F8CE9F" w14:textId="77777777" w:rsidR="00BC732C" w:rsidRDefault="00BC732C" w:rsidP="00BC732C">
      <w:pPr>
        <w:pStyle w:val="CommentText"/>
      </w:pPr>
      <w:r>
        <w:rPr>
          <w:rStyle w:val="CommentReference"/>
        </w:rPr>
        <w:annotationRef/>
      </w:r>
      <w:r>
        <w:t>Addition</w:t>
      </w:r>
    </w:p>
  </w:comment>
  <w:comment w:id="6079" w:author="Author" w:initials="A">
    <w:p w14:paraId="03A06B0D" w14:textId="77777777" w:rsidR="00BC732C" w:rsidRDefault="00BC732C" w:rsidP="00BC732C">
      <w:pPr>
        <w:pStyle w:val="CommentText"/>
      </w:pPr>
      <w:r>
        <w:rPr>
          <w:rStyle w:val="CommentReference"/>
        </w:rPr>
        <w:annotationRef/>
      </w:r>
      <w:r>
        <w:t>Addition</w:t>
      </w:r>
    </w:p>
  </w:comment>
  <w:comment w:id="6145" w:author="Author" w:initials="A">
    <w:p w14:paraId="71F8BCF4" w14:textId="77777777" w:rsidR="00BC732C" w:rsidRDefault="00BC732C" w:rsidP="00BC732C">
      <w:pPr>
        <w:pStyle w:val="CommentText"/>
      </w:pPr>
      <w:r>
        <w:rPr>
          <w:rStyle w:val="CommentReference"/>
        </w:rPr>
        <w:annotationRef/>
      </w:r>
      <w:r>
        <w:t>Divided 9.03(2)(a)(i) into two subsections: one for placements by IEP teams and one for placements by public agencies and courts. This is designed to enhance clarity, readability, etc.</w:t>
      </w:r>
    </w:p>
  </w:comment>
  <w:comment w:id="6199" w:author="Author" w:initials="A">
    <w:p w14:paraId="1A0DEE5F" w14:textId="77777777" w:rsidR="00745852" w:rsidRDefault="00745852" w:rsidP="00745852">
      <w:pPr>
        <w:pStyle w:val="CommentText"/>
      </w:pPr>
      <w:r>
        <w:rPr>
          <w:rStyle w:val="CommentReference"/>
        </w:rPr>
        <w:annotationRef/>
      </w:r>
      <w:r>
        <w:t>Addition. See comment on 9.02(1)(a) above.</w:t>
      </w:r>
    </w:p>
  </w:comment>
  <w:comment w:id="6217" w:author="Author" w:initials="A">
    <w:p w14:paraId="08E0D130" w14:textId="77777777" w:rsidR="00FB5693" w:rsidRDefault="00FB5693" w:rsidP="00FB5693">
      <w:pPr>
        <w:pStyle w:val="CommentText"/>
      </w:pPr>
      <w:r>
        <w:rPr>
          <w:rStyle w:val="CommentReference"/>
        </w:rPr>
        <w:annotationRef/>
      </w:r>
      <w:r>
        <w:t>This language exists in statute and was already in section 9.03(2)(a)(ii).</w:t>
      </w:r>
    </w:p>
  </w:comment>
  <w:comment w:id="6220" w:author="Author" w:initials="A">
    <w:p w14:paraId="0B4D2BE0" w14:textId="77777777" w:rsidR="00FB5693" w:rsidRDefault="00FB5693" w:rsidP="00FB5693">
      <w:pPr>
        <w:pStyle w:val="CommentText"/>
      </w:pPr>
      <w:r>
        <w:rPr>
          <w:rStyle w:val="CommentReference"/>
        </w:rPr>
        <w:annotationRef/>
      </w:r>
      <w:r>
        <w:t>This language is new. It’s responsive to the state complaint filed by Disability Law Colorado and the letter of concern sent by the Consortium. It’s also aligns with the IDEA.</w:t>
      </w:r>
    </w:p>
  </w:comment>
  <w:comment w:id="6221" w:author="Author" w:initials="A">
    <w:p w14:paraId="116E659E" w14:textId="77777777" w:rsidR="00DB1BB8" w:rsidRDefault="00DB1BB8" w:rsidP="00DB1BB8">
      <w:pPr>
        <w:pStyle w:val="CommentText"/>
      </w:pPr>
      <w:r>
        <w:rPr>
          <w:rStyle w:val="CommentReference"/>
        </w:rPr>
        <w:annotationRef/>
      </w:r>
      <w:r>
        <w:t>This language exists in statute and was already in section 9.03(2)(a)(ii).</w:t>
      </w:r>
    </w:p>
  </w:comment>
  <w:comment w:id="6226" w:author="Author" w:initials="A">
    <w:p w14:paraId="392174C8" w14:textId="77777777" w:rsidR="00DB1BB8" w:rsidRDefault="00DB1BB8" w:rsidP="00DB1BB8">
      <w:pPr>
        <w:pStyle w:val="CommentText"/>
      </w:pPr>
      <w:r>
        <w:rPr>
          <w:rStyle w:val="CommentReference"/>
        </w:rPr>
        <w:annotationRef/>
      </w:r>
      <w:r>
        <w:t>This language exists in statute and was already in section 9.03(2)(a)(ii).</w:t>
      </w:r>
    </w:p>
  </w:comment>
  <w:comment w:id="6232" w:author="Author" w:initials="A">
    <w:p w14:paraId="30F994CF" w14:textId="77777777" w:rsidR="00DB1BB8" w:rsidRDefault="00DB1BB8" w:rsidP="00DB1BB8">
      <w:pPr>
        <w:pStyle w:val="CommentText"/>
      </w:pPr>
      <w:r>
        <w:rPr>
          <w:rStyle w:val="CommentReference"/>
        </w:rPr>
        <w:annotationRef/>
      </w:r>
      <w:r>
        <w:t>Moved above</w:t>
      </w:r>
    </w:p>
  </w:comment>
  <w:comment w:id="6475" w:author="Author" w:initials="A">
    <w:p w14:paraId="17B43F2F" w14:textId="77777777" w:rsidR="00EA2A75" w:rsidRDefault="00EA2A75" w:rsidP="00EA2A75">
      <w:pPr>
        <w:pStyle w:val="CommentText"/>
      </w:pPr>
      <w:r>
        <w:rPr>
          <w:rStyle w:val="CommentReference"/>
        </w:rPr>
        <w:annotationRef/>
      </w:r>
      <w:r>
        <w:t>Under consideration: Adding a subsection (e.g., 9.03(2)(g)) about out-of-state placements. It could a process similar that in 9.03(2)(a).</w:t>
      </w:r>
    </w:p>
  </w:comment>
  <w:comment w:id="6479" w:author="Author" w:initials="A">
    <w:p w14:paraId="64BA412D" w14:textId="77777777" w:rsidR="00AB740C" w:rsidRDefault="00AB740C" w:rsidP="00AB740C">
      <w:pPr>
        <w:pStyle w:val="CommentText"/>
      </w:pPr>
      <w:r>
        <w:rPr>
          <w:rStyle w:val="CommentReference"/>
        </w:rPr>
        <w:annotationRef/>
      </w:r>
      <w:r>
        <w:t xml:space="preserve">New section needed to implement </w:t>
      </w:r>
      <w:r>
        <w:rPr>
          <w:color w:val="000000"/>
        </w:rPr>
        <w:t>S.B. 26-203</w:t>
      </w:r>
    </w:p>
  </w:comment>
  <w:comment w:id="7056" w:author="Author" w:initials="A">
    <w:p w14:paraId="4F2F7309" w14:textId="77777777" w:rsidR="00147F06" w:rsidRDefault="00147F06" w:rsidP="00147F06">
      <w:pPr>
        <w:pStyle w:val="CommentText"/>
      </w:pPr>
      <w:r>
        <w:rPr>
          <w:rStyle w:val="CommentReference"/>
        </w:rPr>
        <w:annotationRef/>
      </w:r>
      <w:r>
        <w:t xml:space="preserve">Deleted because outdated and unnecessary </w:t>
      </w:r>
    </w:p>
  </w:comment>
  <w:comment w:id="7535" w:author="Author" w:initials="A">
    <w:p w14:paraId="6D17A2B6" w14:textId="77777777" w:rsidR="00891A16" w:rsidRDefault="00891A16" w:rsidP="00891A16">
      <w:pPr>
        <w:pStyle w:val="CommentText"/>
      </w:pPr>
      <w:r>
        <w:rPr>
          <w:rStyle w:val="CommentReference"/>
        </w:rPr>
        <w:annotationRef/>
      </w:r>
      <w:r>
        <w:t>Added at the request of CSDB to establish clear expectations and help avoid confusion and disagreement.</w:t>
      </w:r>
    </w:p>
  </w:comment>
  <w:comment w:id="7550" w:author="Author" w:initials="A">
    <w:p w14:paraId="76AA0F67" w14:textId="1D88C045" w:rsidR="005865F4" w:rsidRDefault="005865F4" w:rsidP="005865F4">
      <w:pPr>
        <w:pStyle w:val="CommentText"/>
      </w:pPr>
      <w:r>
        <w:rPr>
          <w:rStyle w:val="CommentReference"/>
        </w:rPr>
        <w:annotationRef/>
      </w:r>
      <w:r>
        <w:t>Plan to eliminate and renumber</w:t>
      </w:r>
    </w:p>
  </w:comment>
  <w:comment w:id="7551" w:author="Author" w:initials="A">
    <w:p w14:paraId="0DDEE4D7" w14:textId="77777777" w:rsidR="005865F4" w:rsidRDefault="005865F4" w:rsidP="005865F4">
      <w:pPr>
        <w:pStyle w:val="CommentText"/>
      </w:pPr>
      <w:r>
        <w:rPr>
          <w:rStyle w:val="CommentReference"/>
        </w:rPr>
        <w:annotationRef/>
      </w:r>
      <w:r>
        <w:t>Plan to eliminate and renumber</w:t>
      </w:r>
    </w:p>
  </w:comment>
  <w:comment w:id="7552" w:author="Author" w:initials="A">
    <w:p w14:paraId="15B231FB" w14:textId="77777777" w:rsidR="00891A16" w:rsidRDefault="00891A16" w:rsidP="00891A16">
      <w:pPr>
        <w:pStyle w:val="CommentText"/>
      </w:pPr>
      <w:r>
        <w:rPr>
          <w:rStyle w:val="CommentReference"/>
        </w:rPr>
        <w:annotationRef/>
      </w:r>
      <w:r>
        <w:t>Revised because: (a) this is the term used in statute: and (b) these Rules extend beyond programming</w:t>
      </w:r>
    </w:p>
  </w:comment>
  <w:comment w:id="7556" w:author="Author" w:initials="A">
    <w:p w14:paraId="7983523D" w14:textId="77777777" w:rsidR="00891A16" w:rsidRDefault="00891A16" w:rsidP="00891A16">
      <w:pPr>
        <w:pStyle w:val="CommentText"/>
      </w:pPr>
      <w:r>
        <w:rPr>
          <w:rStyle w:val="CommentReference"/>
        </w:rPr>
        <w:annotationRef/>
      </w:r>
      <w:r>
        <w:t>The previous language sounded like each gifted student must receive GATE services everyday of the school year. Revised to make it clearer while still capturing the gist of the language in 22-20-206.</w:t>
      </w:r>
    </w:p>
  </w:comment>
  <w:comment w:id="7724" w:author="Author" w:initials="A">
    <w:p w14:paraId="401038CE" w14:textId="77777777" w:rsidR="005A55AA" w:rsidRDefault="005A55AA" w:rsidP="005A55AA">
      <w:pPr>
        <w:pStyle w:val="CommentText"/>
      </w:pPr>
      <w:r>
        <w:rPr>
          <w:rStyle w:val="CommentReference"/>
        </w:rPr>
        <w:annotationRef/>
      </w:r>
      <w:r>
        <w:t>Changed because the rules for identification of early access gifted is different than regular gifted identification.</w:t>
      </w:r>
    </w:p>
  </w:comment>
  <w:comment w:id="7759" w:author="Author" w:initials="A">
    <w:p w14:paraId="65A43C89" w14:textId="77777777" w:rsidR="00DC042E" w:rsidRDefault="00DC042E" w:rsidP="00DC042E">
      <w:pPr>
        <w:pStyle w:val="CommentText"/>
      </w:pPr>
      <w:r>
        <w:rPr>
          <w:rStyle w:val="CommentReference"/>
        </w:rPr>
        <w:annotationRef/>
      </w:r>
      <w:r>
        <w:t>This word is simply missing in the current rules.</w:t>
      </w:r>
    </w:p>
  </w:comment>
  <w:comment w:id="7787" w:author="Author" w:initials="A">
    <w:p w14:paraId="452A9415" w14:textId="77777777" w:rsidR="00DC042E" w:rsidRDefault="00DC042E" w:rsidP="00DC042E">
      <w:pPr>
        <w:pStyle w:val="CommentText"/>
      </w:pPr>
      <w:r>
        <w:rPr>
          <w:rStyle w:val="CommentReference"/>
        </w:rPr>
        <w:annotationRef/>
      </w:r>
      <w:r>
        <w:t>Colorado does not identify specific intellectual abilities</w:t>
      </w:r>
    </w:p>
  </w:comment>
  <w:comment w:id="7816" w:author="Author" w:initials="A">
    <w:p w14:paraId="2A4E2269" w14:textId="77777777" w:rsidR="00DC042E" w:rsidRDefault="00DC042E" w:rsidP="00DC042E">
      <w:pPr>
        <w:pStyle w:val="CommentText"/>
      </w:pPr>
      <w:r>
        <w:rPr>
          <w:rStyle w:val="CommentReference"/>
        </w:rPr>
        <w:annotationRef/>
      </w:r>
      <w:r>
        <w:t>Removed because largely redundant</w:t>
      </w:r>
    </w:p>
  </w:comment>
  <w:comment w:id="7820" w:author="Author" w:initials="A">
    <w:p w14:paraId="18182293" w14:textId="77777777" w:rsidR="00DC042E" w:rsidRDefault="00DC042E" w:rsidP="00DC042E">
      <w:pPr>
        <w:pStyle w:val="CommentText"/>
      </w:pPr>
      <w:r>
        <w:rPr>
          <w:rStyle w:val="CommentReference"/>
        </w:rPr>
        <w:annotationRef/>
      </w:r>
      <w:r>
        <w:t>Eliminated because unclear</w:t>
      </w:r>
    </w:p>
  </w:comment>
  <w:comment w:id="7829" w:author="Author" w:initials="A">
    <w:p w14:paraId="6FB9EF58" w14:textId="77777777" w:rsidR="00DC042E" w:rsidRDefault="00DC042E" w:rsidP="00DC042E">
      <w:pPr>
        <w:pStyle w:val="CommentText"/>
      </w:pPr>
      <w:r>
        <w:rPr>
          <w:rStyle w:val="CommentReference"/>
        </w:rPr>
        <w:annotationRef/>
      </w:r>
      <w:r>
        <w:t>This word is simply missing in the current rules.</w:t>
      </w:r>
    </w:p>
  </w:comment>
  <w:comment w:id="7981" w:author="Author" w:initials="A">
    <w:p w14:paraId="58861B9B" w14:textId="77777777" w:rsidR="00820C0C" w:rsidRDefault="00820C0C" w:rsidP="00820C0C">
      <w:pPr>
        <w:pStyle w:val="CommentText"/>
      </w:pPr>
      <w:r>
        <w:rPr>
          <w:rStyle w:val="CommentReference"/>
        </w:rPr>
        <w:annotationRef/>
      </w:r>
      <w:r>
        <w:t>Under consideration: Changing the name to “Comprehensive program plan”</w:t>
      </w:r>
    </w:p>
  </w:comment>
  <w:comment w:id="8028" w:author="Author" w:initials="A">
    <w:p w14:paraId="404E1A1C" w14:textId="77777777" w:rsidR="005A55AA" w:rsidRDefault="005A55AA" w:rsidP="005A55AA">
      <w:pPr>
        <w:pStyle w:val="CommentText"/>
      </w:pPr>
      <w:r>
        <w:rPr>
          <w:rStyle w:val="CommentReference"/>
        </w:rPr>
        <w:annotationRef/>
      </w:r>
      <w:r>
        <w:t>Under consideration: Deleting because this terminology is not currently used in the context of gifted education</w:t>
      </w:r>
    </w:p>
  </w:comment>
  <w:comment w:id="8087" w:author="Author" w:initials="A">
    <w:p w14:paraId="6F1A3057" w14:textId="19083A94" w:rsidR="00B21896" w:rsidRDefault="00B21896">
      <w:pPr>
        <w:pStyle w:val="CommentText"/>
      </w:pPr>
      <w:r>
        <w:rPr>
          <w:rStyle w:val="CommentReference"/>
        </w:rPr>
        <w:annotationRef/>
      </w:r>
      <w:r w:rsidRPr="2CAC8346">
        <w:t>This should be section 12.01(16)</w:t>
      </w:r>
    </w:p>
  </w:comment>
  <w:comment w:id="8122" w:author="Author" w:initials="A">
    <w:p w14:paraId="0B4499C5" w14:textId="77777777" w:rsidR="005A55AA" w:rsidRDefault="005A55AA" w:rsidP="005A55AA">
      <w:pPr>
        <w:pStyle w:val="CommentText"/>
      </w:pPr>
      <w:r>
        <w:rPr>
          <w:rStyle w:val="CommentReference"/>
        </w:rPr>
        <w:annotationRef/>
      </w:r>
      <w:r>
        <w:rPr>
          <w:color w:val="242424"/>
          <w:highlight w:val="white"/>
        </w:rPr>
        <w:t>Annual Plans for gifted tied to UIPs created challenges and confusion given that CDE operates at the AU level and UIPs are written at district level. CDE has shifted practice to allow for AU-level completion of this.</w:t>
      </w:r>
      <w:r>
        <w:t xml:space="preserve"> </w:t>
      </w:r>
    </w:p>
  </w:comment>
  <w:comment w:id="8230" w:author="Author" w:initials="A">
    <w:p w14:paraId="6D09CF65" w14:textId="77777777" w:rsidR="00253622" w:rsidRDefault="00253622" w:rsidP="00253622">
      <w:pPr>
        <w:pStyle w:val="CommentText"/>
      </w:pPr>
      <w:r>
        <w:rPr>
          <w:rStyle w:val="CommentReference"/>
        </w:rPr>
        <w:annotationRef/>
      </w:r>
      <w:r>
        <w:t>Eliminated some items in the list because they are addressed elsewhere in these Rules.</w:t>
      </w:r>
    </w:p>
  </w:comment>
  <w:comment w:id="8310" w:author="Author" w:initials="A">
    <w:p w14:paraId="7DA010BA" w14:textId="77777777" w:rsidR="00253622" w:rsidRDefault="00253622" w:rsidP="00253622">
      <w:pPr>
        <w:pStyle w:val="CommentText"/>
      </w:pPr>
      <w:r>
        <w:rPr>
          <w:rStyle w:val="CommentReference"/>
        </w:rPr>
        <w:annotationRef/>
      </w:r>
      <w:r>
        <w:t>12.02(2)(d)(i) was rewritten for clarity on the need for a body of evidence.</w:t>
      </w:r>
    </w:p>
  </w:comment>
  <w:comment w:id="8338" w:author="Author" w:initials="A">
    <w:p w14:paraId="38F84435" w14:textId="77777777" w:rsidR="00253622" w:rsidRDefault="00253622" w:rsidP="00253622">
      <w:pPr>
        <w:pStyle w:val="CommentText"/>
      </w:pPr>
      <w:r>
        <w:rPr>
          <w:rStyle w:val="CommentReference"/>
        </w:rPr>
        <w:annotationRef/>
      </w:r>
      <w:r>
        <w:t>This subsection was reworded for clarity based on a GE-SAC recommendation.</w:t>
      </w:r>
    </w:p>
  </w:comment>
  <w:comment w:id="8410" w:author="Author" w:initials="A">
    <w:p w14:paraId="7D7FE835" w14:textId="77777777" w:rsidR="00820C0C" w:rsidRDefault="00820C0C" w:rsidP="00820C0C">
      <w:pPr>
        <w:pStyle w:val="CommentText"/>
      </w:pPr>
      <w:r>
        <w:rPr>
          <w:rStyle w:val="CommentReference"/>
        </w:rPr>
        <w:annotationRef/>
      </w:r>
      <w:r>
        <w:t>This subsection was reworded for clarity based on a GE-SAC recommendation.</w:t>
      </w:r>
    </w:p>
  </w:comment>
  <w:comment w:id="8427" w:author="Author" w:initials="A">
    <w:p w14:paraId="31A03395" w14:textId="77777777" w:rsidR="00C200BF" w:rsidRDefault="00C200BF" w:rsidP="00C200BF">
      <w:pPr>
        <w:pStyle w:val="CommentText"/>
      </w:pPr>
      <w:r>
        <w:rPr>
          <w:rStyle w:val="CommentReference"/>
        </w:rPr>
        <w:annotationRef/>
      </w:r>
      <w:r>
        <w:t>This subsection was reworded for clarity based on a GE-SAC recommendation.</w:t>
      </w:r>
    </w:p>
  </w:comment>
  <w:comment w:id="8466" w:author="Author" w:initials="A">
    <w:p w14:paraId="26390B33" w14:textId="77777777" w:rsidR="00C200BF" w:rsidRDefault="00C200BF" w:rsidP="00C200BF">
      <w:pPr>
        <w:pStyle w:val="CommentText"/>
      </w:pPr>
      <w:r>
        <w:rPr>
          <w:rStyle w:val="CommentReference"/>
        </w:rPr>
        <w:annotationRef/>
      </w:r>
      <w:r>
        <w:t>This subsection was reworded for clarity based on a GE-SAC recommendation.</w:t>
      </w:r>
    </w:p>
  </w:comment>
  <w:comment w:id="8520" w:author="Author" w:initials="A">
    <w:p w14:paraId="37AA2E0E" w14:textId="77777777" w:rsidR="00C200BF" w:rsidRDefault="00C200BF" w:rsidP="00C200BF">
      <w:pPr>
        <w:pStyle w:val="CommentText"/>
      </w:pPr>
      <w:r>
        <w:rPr>
          <w:rStyle w:val="CommentReference"/>
        </w:rPr>
        <w:annotationRef/>
      </w:r>
      <w:r>
        <w:t>This subsection was reworded for clarity based on a GE-SAC recommendation.</w:t>
      </w:r>
    </w:p>
  </w:comment>
  <w:comment w:id="8595" w:author="Author" w:initials="A">
    <w:p w14:paraId="1E613704" w14:textId="77777777" w:rsidR="00955693" w:rsidRDefault="00955693" w:rsidP="00955693">
      <w:pPr>
        <w:pStyle w:val="CommentText"/>
      </w:pPr>
      <w:r>
        <w:rPr>
          <w:rStyle w:val="CommentReference"/>
        </w:rPr>
        <w:annotationRef/>
      </w:r>
      <w:r>
        <w:t>Revised for clarity</w:t>
      </w:r>
    </w:p>
  </w:comment>
  <w:comment w:id="8653" w:author="Author" w:initials="A">
    <w:p w14:paraId="2C56798E" w14:textId="77777777" w:rsidR="00955693" w:rsidRDefault="00955693" w:rsidP="00955693">
      <w:pPr>
        <w:pStyle w:val="CommentText"/>
      </w:pPr>
      <w:r>
        <w:rPr>
          <w:rStyle w:val="CommentReference"/>
        </w:rPr>
        <w:annotationRef/>
      </w:r>
      <w:r>
        <w:t>Updated to align to new language used in UIP and Gifted Annual Plans</w:t>
      </w:r>
    </w:p>
  </w:comment>
  <w:comment w:id="8731" w:author="Author" w:initials="A">
    <w:p w14:paraId="5499CDCE" w14:textId="77777777" w:rsidR="006F5822" w:rsidRDefault="006F5822" w:rsidP="006F5822">
      <w:pPr>
        <w:pStyle w:val="CommentText"/>
      </w:pPr>
      <w:r>
        <w:rPr>
          <w:rStyle w:val="CommentReference"/>
        </w:rPr>
        <w:annotationRef/>
      </w:r>
      <w:r>
        <w:t>Removed because it is difficult, if not impossible, for CDE to obtain this information</w:t>
      </w:r>
    </w:p>
  </w:comment>
  <w:comment w:id="8923" w:author="Author" w:initials="A">
    <w:p w14:paraId="5DEA5C1F" w14:textId="77777777" w:rsidR="00820C0C" w:rsidRDefault="006F5822" w:rsidP="00820C0C">
      <w:pPr>
        <w:pStyle w:val="CommentText"/>
      </w:pPr>
      <w:r>
        <w:rPr>
          <w:rStyle w:val="CommentReference"/>
        </w:rPr>
        <w:annotationRef/>
      </w:r>
      <w:r w:rsidR="00820C0C">
        <w:t>Under consideration: Removing</w:t>
      </w:r>
    </w:p>
  </w:comment>
  <w:comment w:id="8978" w:author="Author" w:initials="A">
    <w:p w14:paraId="7D89E9A2" w14:textId="6F2DE2D2" w:rsidR="00820C0C" w:rsidRDefault="006F5822" w:rsidP="00820C0C">
      <w:pPr>
        <w:pStyle w:val="CommentText"/>
      </w:pPr>
      <w:r>
        <w:rPr>
          <w:rStyle w:val="CommentReference"/>
        </w:rPr>
        <w:annotationRef/>
      </w:r>
      <w:r w:rsidR="00820C0C">
        <w:t>Under consideration: Renaming “Universal Screening and Qualified Personnel Grant”</w:t>
      </w:r>
    </w:p>
  </w:comment>
  <w:comment w:id="9018" w:author="Author" w:initials="A">
    <w:p w14:paraId="3CD88264" w14:textId="77083C64" w:rsidR="006F5822" w:rsidRDefault="006F5822" w:rsidP="006F5822">
      <w:pPr>
        <w:pStyle w:val="CommentText"/>
      </w:pPr>
      <w:r>
        <w:rPr>
          <w:rStyle w:val="CommentReference"/>
        </w:rPr>
        <w:annotationRef/>
      </w:r>
      <w:r>
        <w:t>Added to align with the statute</w:t>
      </w:r>
    </w:p>
  </w:comment>
  <w:comment w:id="9027" w:author="Author" w:initials="A">
    <w:p w14:paraId="06A3A0CF" w14:textId="77777777" w:rsidR="006F5822" w:rsidRDefault="006F5822" w:rsidP="006F5822">
      <w:pPr>
        <w:pStyle w:val="CommentText"/>
      </w:pPr>
      <w:r>
        <w:rPr>
          <w:rStyle w:val="CommentReference"/>
        </w:rPr>
        <w:annotationRef/>
      </w:r>
      <w:r>
        <w:t>Revised for clarity and alignment with statute</w:t>
      </w:r>
    </w:p>
  </w:comment>
  <w:comment w:id="9072" w:author="Author" w:initials="A">
    <w:p w14:paraId="25C27748" w14:textId="77777777" w:rsidR="006F5822" w:rsidRDefault="006F5822" w:rsidP="006F5822">
      <w:pPr>
        <w:pStyle w:val="CommentText"/>
      </w:pPr>
      <w:r>
        <w:rPr>
          <w:rStyle w:val="CommentReference"/>
        </w:rPr>
        <w:annotationRef/>
      </w:r>
      <w:r>
        <w:t>Updated to reflect present day</w:t>
      </w:r>
    </w:p>
  </w:comment>
  <w:comment w:id="9302" w:author="Author" w:initials="A">
    <w:p w14:paraId="33F475FF" w14:textId="77777777" w:rsidR="006F5822" w:rsidRDefault="006F5822" w:rsidP="006F5822">
      <w:pPr>
        <w:pStyle w:val="CommentText"/>
      </w:pPr>
      <w:r>
        <w:rPr>
          <w:rStyle w:val="CommentReference"/>
        </w:rPr>
        <w:annotationRef/>
      </w:r>
      <w:r>
        <w:t>Under consideration: Deleting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597919A" w15:done="0"/>
  <w15:commentEx w15:paraId="17524E8A" w15:done="0"/>
  <w15:commentEx w15:paraId="5D0141FF" w15:done="0"/>
  <w15:commentEx w15:paraId="31D1C2DA" w15:done="0"/>
  <w15:commentEx w15:paraId="008532C5" w15:done="0"/>
  <w15:commentEx w15:paraId="50E63AC3" w15:done="0"/>
  <w15:commentEx w15:paraId="3600FC69" w15:done="0"/>
  <w15:commentEx w15:paraId="7D05C886" w15:done="0"/>
  <w15:commentEx w15:paraId="39C45C86" w15:done="0"/>
  <w15:commentEx w15:paraId="645EA278" w15:done="0"/>
  <w15:commentEx w15:paraId="0988BD53" w15:done="0"/>
  <w15:commentEx w15:paraId="10E90549" w15:done="0"/>
  <w15:commentEx w15:paraId="0421B4B0" w15:done="0"/>
  <w15:commentEx w15:paraId="03DA8142" w15:done="0"/>
  <w15:commentEx w15:paraId="2B51A3B4" w15:done="0"/>
  <w15:commentEx w15:paraId="410E8442" w15:done="0"/>
  <w15:commentEx w15:paraId="1BE6B950" w15:done="0"/>
  <w15:commentEx w15:paraId="5FA6F9C7" w15:done="0"/>
  <w15:commentEx w15:paraId="52A229A3" w15:done="0"/>
  <w15:commentEx w15:paraId="150FD83A" w15:done="0"/>
  <w15:commentEx w15:paraId="685E8D05" w15:done="0"/>
  <w15:commentEx w15:paraId="3E6D5FF7" w15:done="0"/>
  <w15:commentEx w15:paraId="66D5FEE0" w15:done="0"/>
  <w15:commentEx w15:paraId="52B12B4A" w15:done="0"/>
  <w15:commentEx w15:paraId="7E484F3C" w15:done="0"/>
  <w15:commentEx w15:paraId="524B1A59" w15:done="0"/>
  <w15:commentEx w15:paraId="1165BF14" w15:done="0"/>
  <w15:commentEx w15:paraId="173C2750" w15:done="0"/>
  <w15:commentEx w15:paraId="2ABAC425" w15:done="0"/>
  <w15:commentEx w15:paraId="6A69A1C6" w15:done="0"/>
  <w15:commentEx w15:paraId="6FC30536" w15:done="0"/>
  <w15:commentEx w15:paraId="1D7E81B7" w15:done="0"/>
  <w15:commentEx w15:paraId="47AA4E54" w15:done="0"/>
  <w15:commentEx w15:paraId="37B59F92" w15:done="0"/>
  <w15:commentEx w15:paraId="6AF8A0B4" w15:done="0"/>
  <w15:commentEx w15:paraId="15A895AE" w15:done="0"/>
  <w15:commentEx w15:paraId="6D9AC041" w15:done="0"/>
  <w15:commentEx w15:paraId="42AF3FD2" w15:done="0"/>
  <w15:commentEx w15:paraId="16AF8A1E" w15:done="0"/>
  <w15:commentEx w15:paraId="043C9B71" w15:done="0"/>
  <w15:commentEx w15:paraId="02E8C4A4" w15:done="0"/>
  <w15:commentEx w15:paraId="645FC0AD" w15:done="0"/>
  <w15:commentEx w15:paraId="1004E902" w15:done="0"/>
  <w15:commentEx w15:paraId="5B2D582E" w15:done="0"/>
  <w15:commentEx w15:paraId="18903D44" w15:done="0"/>
  <w15:commentEx w15:paraId="3F3A7CC6" w15:done="0"/>
  <w15:commentEx w15:paraId="50ABCD6D" w15:done="0"/>
  <w15:commentEx w15:paraId="4C55A6A2" w15:done="0"/>
  <w15:commentEx w15:paraId="782ACEFB" w15:done="0"/>
  <w15:commentEx w15:paraId="21674E1D" w15:done="0"/>
  <w15:commentEx w15:paraId="67C44C7D" w15:done="0"/>
  <w15:commentEx w15:paraId="69F75528" w15:done="0"/>
  <w15:commentEx w15:paraId="0F6CD3BD" w15:done="0"/>
  <w15:commentEx w15:paraId="30E41E83" w15:done="0"/>
  <w15:commentEx w15:paraId="11BFC555" w15:done="0"/>
  <w15:commentEx w15:paraId="25EC6F05" w15:done="0"/>
  <w15:commentEx w15:paraId="34413424" w15:done="0"/>
  <w15:commentEx w15:paraId="31AA4B01" w15:done="0"/>
  <w15:commentEx w15:paraId="28D26C0B" w15:done="0"/>
  <w15:commentEx w15:paraId="1534B34B" w15:done="0"/>
  <w15:commentEx w15:paraId="5CC97518" w15:done="0"/>
  <w15:commentEx w15:paraId="6B562266" w15:done="0"/>
  <w15:commentEx w15:paraId="7A4C8D23" w15:done="0"/>
  <w15:commentEx w15:paraId="3F497CB9" w15:done="0"/>
  <w15:commentEx w15:paraId="35F929A6" w15:done="0"/>
  <w15:commentEx w15:paraId="2A407B70" w15:done="0"/>
  <w15:commentEx w15:paraId="6D7D0261" w15:done="0"/>
  <w15:commentEx w15:paraId="52B683D5" w15:done="0"/>
  <w15:commentEx w15:paraId="4D6593D5" w15:done="0"/>
  <w15:commentEx w15:paraId="4F30612F" w15:done="0"/>
  <w15:commentEx w15:paraId="532D159B" w15:done="0"/>
  <w15:commentEx w15:paraId="2B408BEF" w15:done="0"/>
  <w15:commentEx w15:paraId="0B662D9E" w15:done="0"/>
  <w15:commentEx w15:paraId="3761D173" w15:done="0"/>
  <w15:commentEx w15:paraId="69E59E4C" w15:done="0"/>
  <w15:commentEx w15:paraId="1AD53710" w15:done="0"/>
  <w15:commentEx w15:paraId="6A11BAFB" w15:done="0"/>
  <w15:commentEx w15:paraId="0A6C693E" w15:done="0"/>
  <w15:commentEx w15:paraId="090CD307" w15:done="0"/>
  <w15:commentEx w15:paraId="6D3C89B9" w15:done="0"/>
  <w15:commentEx w15:paraId="264D65DC" w15:done="0"/>
  <w15:commentEx w15:paraId="3AA92878" w15:done="0"/>
  <w15:commentEx w15:paraId="219393C8" w15:done="0"/>
  <w15:commentEx w15:paraId="66FE3234" w15:done="0"/>
  <w15:commentEx w15:paraId="4EDA577D" w15:done="0"/>
  <w15:commentEx w15:paraId="60B1A484" w15:done="0"/>
  <w15:commentEx w15:paraId="79A91C37" w15:done="0"/>
  <w15:commentEx w15:paraId="59022017" w15:done="0"/>
  <w15:commentEx w15:paraId="64D48DBE" w15:done="0"/>
  <w15:commentEx w15:paraId="0435E5FC" w15:done="0"/>
  <w15:commentEx w15:paraId="63CE42D5" w15:done="0"/>
  <w15:commentEx w15:paraId="08B0266F" w15:done="0"/>
  <w15:commentEx w15:paraId="2AD85CE4" w15:done="0"/>
  <w15:commentEx w15:paraId="163F8BEC" w15:done="0"/>
  <w15:commentEx w15:paraId="0D7C5D22" w15:done="0"/>
  <w15:commentEx w15:paraId="0E30818F" w15:done="0"/>
  <w15:commentEx w15:paraId="4CFCBC73" w15:done="0"/>
  <w15:commentEx w15:paraId="520FB64A" w15:done="0"/>
  <w15:commentEx w15:paraId="0BCA3499" w15:done="0"/>
  <w15:commentEx w15:paraId="4D503522" w15:done="0"/>
  <w15:commentEx w15:paraId="6F1D4F93" w15:done="0"/>
  <w15:commentEx w15:paraId="315F652A" w15:done="0"/>
  <w15:commentEx w15:paraId="523BE488" w15:done="0"/>
  <w15:commentEx w15:paraId="04A7BE58" w15:done="0"/>
  <w15:commentEx w15:paraId="237377B1" w15:done="0"/>
  <w15:commentEx w15:paraId="6FE95886" w15:done="0"/>
  <w15:commentEx w15:paraId="56844257" w15:done="0"/>
  <w15:commentEx w15:paraId="593B13C2" w15:done="0"/>
  <w15:commentEx w15:paraId="43450767" w15:done="0"/>
  <w15:commentEx w15:paraId="6265C1E5" w15:done="0"/>
  <w15:commentEx w15:paraId="20F8CE9F" w15:done="0"/>
  <w15:commentEx w15:paraId="03A06B0D" w15:done="0"/>
  <w15:commentEx w15:paraId="71F8BCF4" w15:done="0"/>
  <w15:commentEx w15:paraId="1A0DEE5F" w15:done="0"/>
  <w15:commentEx w15:paraId="08E0D130" w15:done="0"/>
  <w15:commentEx w15:paraId="0B4D2BE0" w15:done="0"/>
  <w15:commentEx w15:paraId="116E659E" w15:done="0"/>
  <w15:commentEx w15:paraId="392174C8" w15:done="0"/>
  <w15:commentEx w15:paraId="30F994CF" w15:done="0"/>
  <w15:commentEx w15:paraId="17B43F2F" w15:done="0"/>
  <w15:commentEx w15:paraId="64BA412D" w15:done="0"/>
  <w15:commentEx w15:paraId="4F2F7309" w15:done="0"/>
  <w15:commentEx w15:paraId="6D17A2B6" w15:done="0"/>
  <w15:commentEx w15:paraId="76AA0F67" w15:done="0"/>
  <w15:commentEx w15:paraId="0DDEE4D7" w15:done="0"/>
  <w15:commentEx w15:paraId="15B231FB" w15:done="0"/>
  <w15:commentEx w15:paraId="7983523D" w15:done="0"/>
  <w15:commentEx w15:paraId="401038CE" w15:done="0"/>
  <w15:commentEx w15:paraId="65A43C89" w15:done="0"/>
  <w15:commentEx w15:paraId="452A9415" w15:done="0"/>
  <w15:commentEx w15:paraId="2A4E2269" w15:done="0"/>
  <w15:commentEx w15:paraId="18182293" w15:done="0"/>
  <w15:commentEx w15:paraId="6FB9EF58" w15:done="0"/>
  <w15:commentEx w15:paraId="58861B9B" w15:done="0"/>
  <w15:commentEx w15:paraId="404E1A1C" w15:done="0"/>
  <w15:commentEx w15:paraId="6F1A3057" w15:done="0"/>
  <w15:commentEx w15:paraId="0B4499C5" w15:done="0"/>
  <w15:commentEx w15:paraId="6D09CF65" w15:done="0"/>
  <w15:commentEx w15:paraId="7DA010BA" w15:done="0"/>
  <w15:commentEx w15:paraId="38F84435" w15:done="0"/>
  <w15:commentEx w15:paraId="7D7FE835" w15:done="0"/>
  <w15:commentEx w15:paraId="31A03395" w15:done="0"/>
  <w15:commentEx w15:paraId="26390B33" w15:done="0"/>
  <w15:commentEx w15:paraId="37AA2E0E" w15:done="0"/>
  <w15:commentEx w15:paraId="1E613704" w15:done="0"/>
  <w15:commentEx w15:paraId="2C56798E" w15:done="0"/>
  <w15:commentEx w15:paraId="5499CDCE" w15:done="0"/>
  <w15:commentEx w15:paraId="5DEA5C1F" w15:done="0"/>
  <w15:commentEx w15:paraId="7D89E9A2" w15:done="0"/>
  <w15:commentEx w15:paraId="3CD88264" w15:done="0"/>
  <w15:commentEx w15:paraId="06A3A0CF" w15:done="0"/>
  <w15:commentEx w15:paraId="25C27748" w15:done="0"/>
  <w15:commentEx w15:paraId="33F475F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597919A" w16cid:durableId="3E5D21D3"/>
  <w16cid:commentId w16cid:paraId="17524E8A" w16cid:durableId="70C93D60"/>
  <w16cid:commentId w16cid:paraId="5D0141FF" w16cid:durableId="6CA3F0DD"/>
  <w16cid:commentId w16cid:paraId="31D1C2DA" w16cid:durableId="7D634512"/>
  <w16cid:commentId w16cid:paraId="008532C5" w16cid:durableId="70C46B59"/>
  <w16cid:commentId w16cid:paraId="50E63AC3" w16cid:durableId="2123A331"/>
  <w16cid:commentId w16cid:paraId="3600FC69" w16cid:durableId="2288FAD0"/>
  <w16cid:commentId w16cid:paraId="7D05C886" w16cid:durableId="6D2AC700"/>
  <w16cid:commentId w16cid:paraId="39C45C86" w16cid:durableId="20FCD6A9"/>
  <w16cid:commentId w16cid:paraId="645EA278" w16cid:durableId="7023F84C"/>
  <w16cid:commentId w16cid:paraId="0988BD53" w16cid:durableId="1D7FD3E9"/>
  <w16cid:commentId w16cid:paraId="10E90549" w16cid:durableId="1F7A9283"/>
  <w16cid:commentId w16cid:paraId="0421B4B0" w16cid:durableId="3E8C3DFD"/>
  <w16cid:commentId w16cid:paraId="03DA8142" w16cid:durableId="5EF2270F"/>
  <w16cid:commentId w16cid:paraId="2B51A3B4" w16cid:durableId="5DCBFB3D"/>
  <w16cid:commentId w16cid:paraId="410E8442" w16cid:durableId="2DB29FDA"/>
  <w16cid:commentId w16cid:paraId="1BE6B950" w16cid:durableId="3C7FFEC9"/>
  <w16cid:commentId w16cid:paraId="5FA6F9C7" w16cid:durableId="32C48135"/>
  <w16cid:commentId w16cid:paraId="52A229A3" w16cid:durableId="301DA8D6"/>
  <w16cid:commentId w16cid:paraId="150FD83A" w16cid:durableId="0D7387C7"/>
  <w16cid:commentId w16cid:paraId="685E8D05" w16cid:durableId="5D82CC70"/>
  <w16cid:commentId w16cid:paraId="3E6D5FF7" w16cid:durableId="28B273DC"/>
  <w16cid:commentId w16cid:paraId="66D5FEE0" w16cid:durableId="5A850AB7"/>
  <w16cid:commentId w16cid:paraId="52B12B4A" w16cid:durableId="1E1DECC7"/>
  <w16cid:commentId w16cid:paraId="7E484F3C" w16cid:durableId="5A6CF4C4"/>
  <w16cid:commentId w16cid:paraId="524B1A59" w16cid:durableId="7A696E62"/>
  <w16cid:commentId w16cid:paraId="1165BF14" w16cid:durableId="2EFA764B"/>
  <w16cid:commentId w16cid:paraId="173C2750" w16cid:durableId="27105552"/>
  <w16cid:commentId w16cid:paraId="2ABAC425" w16cid:durableId="3D6A5682"/>
  <w16cid:commentId w16cid:paraId="6A69A1C6" w16cid:durableId="04E42543"/>
  <w16cid:commentId w16cid:paraId="6FC30536" w16cid:durableId="26CF4302"/>
  <w16cid:commentId w16cid:paraId="1D7E81B7" w16cid:durableId="477DE70F"/>
  <w16cid:commentId w16cid:paraId="47AA4E54" w16cid:durableId="6BC94E13"/>
  <w16cid:commentId w16cid:paraId="37B59F92" w16cid:durableId="36FF463B"/>
  <w16cid:commentId w16cid:paraId="6AF8A0B4" w16cid:durableId="6658AFFD"/>
  <w16cid:commentId w16cid:paraId="15A895AE" w16cid:durableId="33852E34"/>
  <w16cid:commentId w16cid:paraId="6D9AC041" w16cid:durableId="5D899DA2"/>
  <w16cid:commentId w16cid:paraId="42AF3FD2" w16cid:durableId="737AE41B"/>
  <w16cid:commentId w16cid:paraId="16AF8A1E" w16cid:durableId="1C3A63B2"/>
  <w16cid:commentId w16cid:paraId="043C9B71" w16cid:durableId="6082EEFD"/>
  <w16cid:commentId w16cid:paraId="02E8C4A4" w16cid:durableId="53A2AB65"/>
  <w16cid:commentId w16cid:paraId="645FC0AD" w16cid:durableId="4A9480B9"/>
  <w16cid:commentId w16cid:paraId="1004E902" w16cid:durableId="66849063"/>
  <w16cid:commentId w16cid:paraId="5B2D582E" w16cid:durableId="2B93065E"/>
  <w16cid:commentId w16cid:paraId="18903D44" w16cid:durableId="69408C61"/>
  <w16cid:commentId w16cid:paraId="3F3A7CC6" w16cid:durableId="43759343"/>
  <w16cid:commentId w16cid:paraId="50ABCD6D" w16cid:durableId="2A3C8445"/>
  <w16cid:commentId w16cid:paraId="4C55A6A2" w16cid:durableId="19AAFB80"/>
  <w16cid:commentId w16cid:paraId="782ACEFB" w16cid:durableId="3046437C"/>
  <w16cid:commentId w16cid:paraId="21674E1D" w16cid:durableId="675A7424"/>
  <w16cid:commentId w16cid:paraId="67C44C7D" w16cid:durableId="7401523D"/>
  <w16cid:commentId w16cid:paraId="69F75528" w16cid:durableId="289018D0"/>
  <w16cid:commentId w16cid:paraId="0F6CD3BD" w16cid:durableId="5BA58C87"/>
  <w16cid:commentId w16cid:paraId="30E41E83" w16cid:durableId="5555DA84"/>
  <w16cid:commentId w16cid:paraId="11BFC555" w16cid:durableId="5EC2D024"/>
  <w16cid:commentId w16cid:paraId="25EC6F05" w16cid:durableId="4BD17567"/>
  <w16cid:commentId w16cid:paraId="34413424" w16cid:durableId="73655A8C"/>
  <w16cid:commentId w16cid:paraId="31AA4B01" w16cid:durableId="482CFE78"/>
  <w16cid:commentId w16cid:paraId="28D26C0B" w16cid:durableId="1A249A75"/>
  <w16cid:commentId w16cid:paraId="1534B34B" w16cid:durableId="1E9C2F76"/>
  <w16cid:commentId w16cid:paraId="5CC97518" w16cid:durableId="6F1812A3"/>
  <w16cid:commentId w16cid:paraId="6B562266" w16cid:durableId="02A43CF6"/>
  <w16cid:commentId w16cid:paraId="7A4C8D23" w16cid:durableId="70F7FCE8"/>
  <w16cid:commentId w16cid:paraId="3F497CB9" w16cid:durableId="1B0431F9"/>
  <w16cid:commentId w16cid:paraId="35F929A6" w16cid:durableId="3DEF08D7"/>
  <w16cid:commentId w16cid:paraId="2A407B70" w16cid:durableId="550628B6"/>
  <w16cid:commentId w16cid:paraId="6D7D0261" w16cid:durableId="5C188688"/>
  <w16cid:commentId w16cid:paraId="52B683D5" w16cid:durableId="67BE5851"/>
  <w16cid:commentId w16cid:paraId="4D6593D5" w16cid:durableId="4A396BD9"/>
  <w16cid:commentId w16cid:paraId="4F30612F" w16cid:durableId="0A333B79"/>
  <w16cid:commentId w16cid:paraId="532D159B" w16cid:durableId="0A8955BD"/>
  <w16cid:commentId w16cid:paraId="2B408BEF" w16cid:durableId="53938E20"/>
  <w16cid:commentId w16cid:paraId="0B662D9E" w16cid:durableId="3846AC6E"/>
  <w16cid:commentId w16cid:paraId="3761D173" w16cid:durableId="73F5B31D"/>
  <w16cid:commentId w16cid:paraId="69E59E4C" w16cid:durableId="4431EB1C"/>
  <w16cid:commentId w16cid:paraId="1AD53710" w16cid:durableId="79C87F69"/>
  <w16cid:commentId w16cid:paraId="6A11BAFB" w16cid:durableId="6C38055C"/>
  <w16cid:commentId w16cid:paraId="0A6C693E" w16cid:durableId="29FDAE8F"/>
  <w16cid:commentId w16cid:paraId="090CD307" w16cid:durableId="6581BB89"/>
  <w16cid:commentId w16cid:paraId="6D3C89B9" w16cid:durableId="005043FA"/>
  <w16cid:commentId w16cid:paraId="264D65DC" w16cid:durableId="5B5376CE"/>
  <w16cid:commentId w16cid:paraId="3AA92878" w16cid:durableId="42FBF535"/>
  <w16cid:commentId w16cid:paraId="219393C8" w16cid:durableId="1D1E3117"/>
  <w16cid:commentId w16cid:paraId="66FE3234" w16cid:durableId="01759F3A"/>
  <w16cid:commentId w16cid:paraId="4EDA577D" w16cid:durableId="67DBE855"/>
  <w16cid:commentId w16cid:paraId="60B1A484" w16cid:durableId="00E7A164"/>
  <w16cid:commentId w16cid:paraId="79A91C37" w16cid:durableId="1DDAA711"/>
  <w16cid:commentId w16cid:paraId="59022017" w16cid:durableId="4E046563"/>
  <w16cid:commentId w16cid:paraId="64D48DBE" w16cid:durableId="1DEFF9A0"/>
  <w16cid:commentId w16cid:paraId="0435E5FC" w16cid:durableId="1CBD9001"/>
  <w16cid:commentId w16cid:paraId="63CE42D5" w16cid:durableId="3648C037"/>
  <w16cid:commentId w16cid:paraId="08B0266F" w16cid:durableId="1DB01004"/>
  <w16cid:commentId w16cid:paraId="2AD85CE4" w16cid:durableId="50B129C8"/>
  <w16cid:commentId w16cid:paraId="163F8BEC" w16cid:durableId="58BCCF65"/>
  <w16cid:commentId w16cid:paraId="0D7C5D22" w16cid:durableId="45647A60"/>
  <w16cid:commentId w16cid:paraId="0E30818F" w16cid:durableId="0EB55E29"/>
  <w16cid:commentId w16cid:paraId="4CFCBC73" w16cid:durableId="6E0F5D4A"/>
  <w16cid:commentId w16cid:paraId="520FB64A" w16cid:durableId="5B8A2078"/>
  <w16cid:commentId w16cid:paraId="0BCA3499" w16cid:durableId="4C7F4738"/>
  <w16cid:commentId w16cid:paraId="4D503522" w16cid:durableId="6BA26777"/>
  <w16cid:commentId w16cid:paraId="6F1D4F93" w16cid:durableId="3D9EE2E1"/>
  <w16cid:commentId w16cid:paraId="315F652A" w16cid:durableId="2E51F4DF"/>
  <w16cid:commentId w16cid:paraId="523BE488" w16cid:durableId="098C3DF5"/>
  <w16cid:commentId w16cid:paraId="04A7BE58" w16cid:durableId="0D8F1A9B"/>
  <w16cid:commentId w16cid:paraId="237377B1" w16cid:durableId="559B022C"/>
  <w16cid:commentId w16cid:paraId="6FE95886" w16cid:durableId="2A028143"/>
  <w16cid:commentId w16cid:paraId="56844257" w16cid:durableId="1DC8FC66"/>
  <w16cid:commentId w16cid:paraId="593B13C2" w16cid:durableId="17AB9937"/>
  <w16cid:commentId w16cid:paraId="43450767" w16cid:durableId="15C392C1"/>
  <w16cid:commentId w16cid:paraId="6265C1E5" w16cid:durableId="5E6DDBD5"/>
  <w16cid:commentId w16cid:paraId="20F8CE9F" w16cid:durableId="2C470E57"/>
  <w16cid:commentId w16cid:paraId="03A06B0D" w16cid:durableId="5AE8BBAD"/>
  <w16cid:commentId w16cid:paraId="71F8BCF4" w16cid:durableId="276EA70D"/>
  <w16cid:commentId w16cid:paraId="1A0DEE5F" w16cid:durableId="3600ABFF"/>
  <w16cid:commentId w16cid:paraId="08E0D130" w16cid:durableId="44AF36B6"/>
  <w16cid:commentId w16cid:paraId="0B4D2BE0" w16cid:durableId="720E122C"/>
  <w16cid:commentId w16cid:paraId="116E659E" w16cid:durableId="14B9825F"/>
  <w16cid:commentId w16cid:paraId="392174C8" w16cid:durableId="2F98194B"/>
  <w16cid:commentId w16cid:paraId="30F994CF" w16cid:durableId="7C4D1A3F"/>
  <w16cid:commentId w16cid:paraId="17B43F2F" w16cid:durableId="39F9E9CC"/>
  <w16cid:commentId w16cid:paraId="64BA412D" w16cid:durableId="08F1C210"/>
  <w16cid:commentId w16cid:paraId="4F2F7309" w16cid:durableId="768E6FB6"/>
  <w16cid:commentId w16cid:paraId="6D17A2B6" w16cid:durableId="1AB93F5F"/>
  <w16cid:commentId w16cid:paraId="76AA0F67" w16cid:durableId="7D6B2B17"/>
  <w16cid:commentId w16cid:paraId="0DDEE4D7" w16cid:durableId="53EE2DCA"/>
  <w16cid:commentId w16cid:paraId="15B231FB" w16cid:durableId="5CF80490"/>
  <w16cid:commentId w16cid:paraId="7983523D" w16cid:durableId="729978D8"/>
  <w16cid:commentId w16cid:paraId="401038CE" w16cid:durableId="0466A52B"/>
  <w16cid:commentId w16cid:paraId="65A43C89" w16cid:durableId="5498693B"/>
  <w16cid:commentId w16cid:paraId="452A9415" w16cid:durableId="07683CC3"/>
  <w16cid:commentId w16cid:paraId="2A4E2269" w16cid:durableId="02756BBE"/>
  <w16cid:commentId w16cid:paraId="18182293" w16cid:durableId="3D376CD6"/>
  <w16cid:commentId w16cid:paraId="6FB9EF58" w16cid:durableId="57F1D91E"/>
  <w16cid:commentId w16cid:paraId="58861B9B" w16cid:durableId="007F2B82"/>
  <w16cid:commentId w16cid:paraId="404E1A1C" w16cid:durableId="71E08111"/>
  <w16cid:commentId w16cid:paraId="6F1A3057" w16cid:durableId="72164055"/>
  <w16cid:commentId w16cid:paraId="0B4499C5" w16cid:durableId="32D84E36"/>
  <w16cid:commentId w16cid:paraId="6D09CF65" w16cid:durableId="5DD5DC87"/>
  <w16cid:commentId w16cid:paraId="7DA010BA" w16cid:durableId="39E8C825"/>
  <w16cid:commentId w16cid:paraId="38F84435" w16cid:durableId="1EF2DD5C"/>
  <w16cid:commentId w16cid:paraId="7D7FE835" w16cid:durableId="69ACEAC3"/>
  <w16cid:commentId w16cid:paraId="31A03395" w16cid:durableId="787AB254"/>
  <w16cid:commentId w16cid:paraId="26390B33" w16cid:durableId="12F31879"/>
  <w16cid:commentId w16cid:paraId="37AA2E0E" w16cid:durableId="3550B673"/>
  <w16cid:commentId w16cid:paraId="1E613704" w16cid:durableId="4362C714"/>
  <w16cid:commentId w16cid:paraId="2C56798E" w16cid:durableId="13DFBCD1"/>
  <w16cid:commentId w16cid:paraId="5499CDCE" w16cid:durableId="1D5F4D04"/>
  <w16cid:commentId w16cid:paraId="5DEA5C1F" w16cid:durableId="3AA9439E"/>
  <w16cid:commentId w16cid:paraId="7D89E9A2" w16cid:durableId="01331127"/>
  <w16cid:commentId w16cid:paraId="3CD88264" w16cid:durableId="39119F65"/>
  <w16cid:commentId w16cid:paraId="06A3A0CF" w16cid:durableId="77902696"/>
  <w16cid:commentId w16cid:paraId="25C27748" w16cid:durableId="3BDA8617"/>
  <w16cid:commentId w16cid:paraId="33F475FF" w16cid:durableId="24F3CA9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FE0C8D" w14:textId="77777777" w:rsidR="000C7D7D" w:rsidRDefault="000C7D7D" w:rsidP="00112A8C">
      <w:r>
        <w:separator/>
      </w:r>
    </w:p>
  </w:endnote>
  <w:endnote w:type="continuationSeparator" w:id="0">
    <w:p w14:paraId="6466AB3E" w14:textId="77777777" w:rsidR="000C7D7D" w:rsidRDefault="000C7D7D" w:rsidP="00112A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D80F4" w14:textId="77777777" w:rsidR="00C21BE5" w:rsidRPr="000A5A5A" w:rsidRDefault="000A5A5A" w:rsidP="000A5A5A">
    <w:pPr>
      <w:pStyle w:val="Footer"/>
      <w:pBdr>
        <w:top w:val="single" w:sz="8" w:space="1" w:color="auto"/>
      </w:pBdr>
      <w:tabs>
        <w:tab w:val="clear" w:pos="4680"/>
      </w:tabs>
      <w:rPr>
        <w:b/>
      </w:rPr>
    </w:pPr>
    <w:r w:rsidRPr="00D85026">
      <w:rPr>
        <w:i/>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451FCF">
      <w:rPr>
        <w:b/>
        <w:noProof/>
      </w:rPr>
      <w:t>2</w:t>
    </w:r>
    <w:r w:rsidRPr="00693680">
      <w:rPr>
        <w:b/>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34B9C" w14:textId="77777777" w:rsidR="00C00DF4" w:rsidRPr="00A36541" w:rsidRDefault="00A36541" w:rsidP="00A36541">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F01364">
      <w:rPr>
        <w:b/>
        <w:noProof/>
      </w:rPr>
      <w:t>1</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94FBC5" w14:textId="77777777" w:rsidR="000C7D7D" w:rsidRDefault="000C7D7D" w:rsidP="00112A8C">
      <w:r>
        <w:separator/>
      </w:r>
    </w:p>
  </w:footnote>
  <w:footnote w:type="continuationSeparator" w:id="0">
    <w:p w14:paraId="5A6177C3" w14:textId="77777777" w:rsidR="000C7D7D" w:rsidRDefault="000C7D7D" w:rsidP="00112A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F9D38" w14:textId="77777777" w:rsidR="000A5A5A" w:rsidRDefault="000A5A5A" w:rsidP="000A5A5A">
    <w:pPr>
      <w:pStyle w:val="Header"/>
      <w:pBdr>
        <w:bottom w:val="single" w:sz="12" w:space="1" w:color="auto"/>
      </w:pBdr>
      <w:tabs>
        <w:tab w:val="clear" w:pos="4680"/>
      </w:tabs>
      <w:rPr>
        <w:rFonts w:cs="Arial"/>
        <w:b/>
        <w:i/>
        <w:color w:val="000000"/>
        <w:sz w:val="18"/>
        <w:szCs w:val="18"/>
      </w:rPr>
    </w:pPr>
    <w:r w:rsidRPr="00967C63">
      <w:rPr>
        <w:rFonts w:cs="Arial"/>
        <w:b/>
        <w:i/>
        <w:caps/>
        <w:sz w:val="18"/>
        <w:szCs w:val="18"/>
      </w:rPr>
      <w:t>Code of Colorado Regulations</w:t>
    </w:r>
    <w:r w:rsidRPr="00967C63">
      <w:rPr>
        <w:rFonts w:cs="Arial"/>
        <w:b/>
        <w:i/>
        <w:caps/>
        <w:sz w:val="18"/>
        <w:szCs w:val="18"/>
      </w:rPr>
      <w:tab/>
    </w:r>
    <w:r>
      <w:rPr>
        <w:rFonts w:cs="Arial"/>
        <w:b/>
        <w:i/>
        <w:caps/>
        <w:sz w:val="18"/>
        <w:szCs w:val="18"/>
      </w:rPr>
      <w:t>1</w:t>
    </w:r>
    <w:r w:rsidRPr="00967C63">
      <w:rPr>
        <w:rFonts w:cs="Arial"/>
        <w:b/>
        <w:i/>
        <w:color w:val="000000"/>
        <w:sz w:val="18"/>
        <w:szCs w:val="18"/>
      </w:rPr>
      <w:t xml:space="preserve"> CCR </w:t>
    </w:r>
    <w:r w:rsidR="00F632BE">
      <w:rPr>
        <w:rFonts w:cs="Arial"/>
        <w:b/>
        <w:i/>
        <w:color w:val="000000"/>
        <w:sz w:val="18"/>
        <w:szCs w:val="18"/>
      </w:rPr>
      <w:t>301-8</w:t>
    </w:r>
  </w:p>
  <w:p w14:paraId="392F2DB5" w14:textId="77777777" w:rsidR="000A5A5A" w:rsidRPr="000A5A5A" w:rsidRDefault="00F632BE" w:rsidP="000A5A5A">
    <w:pPr>
      <w:pStyle w:val="Header"/>
      <w:pBdr>
        <w:bottom w:val="single" w:sz="12" w:space="1" w:color="auto"/>
      </w:pBdr>
      <w:tabs>
        <w:tab w:val="clear" w:pos="4680"/>
      </w:tabs>
      <w:rPr>
        <w:rFonts w:cs="Arial"/>
        <w:b/>
        <w:i/>
        <w:sz w:val="18"/>
        <w:szCs w:val="18"/>
      </w:rPr>
    </w:pPr>
    <w:r w:rsidRPr="00F632BE">
      <w:rPr>
        <w:rFonts w:cs="Arial"/>
        <w:b/>
        <w:i/>
        <w:color w:val="000000"/>
        <w:sz w:val="18"/>
        <w:szCs w:val="18"/>
      </w:rPr>
      <w:t>Colorado State Board of Education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C61CF"/>
    <w:multiLevelType w:val="hybridMultilevel"/>
    <w:tmpl w:val="10C85064"/>
    <w:lvl w:ilvl="0" w:tplc="8FD8E356">
      <w:start w:val="1"/>
      <w:numFmt w:val="bullet"/>
      <w:lvlText w:val=""/>
      <w:lvlJc w:val="left"/>
      <w:pPr>
        <w:ind w:left="720" w:hanging="360"/>
      </w:pPr>
      <w:rPr>
        <w:rFonts w:ascii="Symbol" w:hAnsi="Symbol"/>
      </w:rPr>
    </w:lvl>
    <w:lvl w:ilvl="1" w:tplc="062C1C66">
      <w:start w:val="1"/>
      <w:numFmt w:val="bullet"/>
      <w:lvlText w:val=""/>
      <w:lvlJc w:val="left"/>
      <w:pPr>
        <w:ind w:left="720" w:hanging="360"/>
      </w:pPr>
      <w:rPr>
        <w:rFonts w:ascii="Symbol" w:hAnsi="Symbol"/>
      </w:rPr>
    </w:lvl>
    <w:lvl w:ilvl="2" w:tplc="FBB624BE">
      <w:start w:val="1"/>
      <w:numFmt w:val="bullet"/>
      <w:lvlText w:val=""/>
      <w:lvlJc w:val="left"/>
      <w:pPr>
        <w:ind w:left="720" w:hanging="360"/>
      </w:pPr>
      <w:rPr>
        <w:rFonts w:ascii="Symbol" w:hAnsi="Symbol"/>
      </w:rPr>
    </w:lvl>
    <w:lvl w:ilvl="3" w:tplc="DE748C2C">
      <w:start w:val="1"/>
      <w:numFmt w:val="bullet"/>
      <w:lvlText w:val=""/>
      <w:lvlJc w:val="left"/>
      <w:pPr>
        <w:ind w:left="720" w:hanging="360"/>
      </w:pPr>
      <w:rPr>
        <w:rFonts w:ascii="Symbol" w:hAnsi="Symbol"/>
      </w:rPr>
    </w:lvl>
    <w:lvl w:ilvl="4" w:tplc="0FFA2AE6">
      <w:start w:val="1"/>
      <w:numFmt w:val="bullet"/>
      <w:lvlText w:val=""/>
      <w:lvlJc w:val="left"/>
      <w:pPr>
        <w:ind w:left="720" w:hanging="360"/>
      </w:pPr>
      <w:rPr>
        <w:rFonts w:ascii="Symbol" w:hAnsi="Symbol"/>
      </w:rPr>
    </w:lvl>
    <w:lvl w:ilvl="5" w:tplc="11069336">
      <w:start w:val="1"/>
      <w:numFmt w:val="bullet"/>
      <w:lvlText w:val=""/>
      <w:lvlJc w:val="left"/>
      <w:pPr>
        <w:ind w:left="720" w:hanging="360"/>
      </w:pPr>
      <w:rPr>
        <w:rFonts w:ascii="Symbol" w:hAnsi="Symbol"/>
      </w:rPr>
    </w:lvl>
    <w:lvl w:ilvl="6" w:tplc="25C6944E">
      <w:start w:val="1"/>
      <w:numFmt w:val="bullet"/>
      <w:lvlText w:val=""/>
      <w:lvlJc w:val="left"/>
      <w:pPr>
        <w:ind w:left="720" w:hanging="360"/>
      </w:pPr>
      <w:rPr>
        <w:rFonts w:ascii="Symbol" w:hAnsi="Symbol"/>
      </w:rPr>
    </w:lvl>
    <w:lvl w:ilvl="7" w:tplc="0B947E9E">
      <w:start w:val="1"/>
      <w:numFmt w:val="bullet"/>
      <w:lvlText w:val=""/>
      <w:lvlJc w:val="left"/>
      <w:pPr>
        <w:ind w:left="720" w:hanging="360"/>
      </w:pPr>
      <w:rPr>
        <w:rFonts w:ascii="Symbol" w:hAnsi="Symbol"/>
      </w:rPr>
    </w:lvl>
    <w:lvl w:ilvl="8" w:tplc="E02EC93E">
      <w:start w:val="1"/>
      <w:numFmt w:val="bullet"/>
      <w:lvlText w:val=""/>
      <w:lvlJc w:val="left"/>
      <w:pPr>
        <w:ind w:left="720" w:hanging="360"/>
      </w:pPr>
      <w:rPr>
        <w:rFonts w:ascii="Symbol" w:hAnsi="Symbol"/>
      </w:rPr>
    </w:lvl>
  </w:abstractNum>
  <w:abstractNum w:abstractNumId="1" w15:restartNumberingAfterBreak="0">
    <w:nsid w:val="1A8F12B0"/>
    <w:multiLevelType w:val="hybridMultilevel"/>
    <w:tmpl w:val="15909E8C"/>
    <w:lvl w:ilvl="0" w:tplc="F1FAA750">
      <w:start w:val="1"/>
      <w:numFmt w:val="bullet"/>
      <w:lvlText w:val=""/>
      <w:lvlJc w:val="left"/>
      <w:pPr>
        <w:ind w:left="720" w:hanging="360"/>
      </w:pPr>
      <w:rPr>
        <w:rFonts w:ascii="Symbol" w:hAnsi="Symbol"/>
      </w:rPr>
    </w:lvl>
    <w:lvl w:ilvl="1" w:tplc="4BFC85D6">
      <w:start w:val="1"/>
      <w:numFmt w:val="bullet"/>
      <w:lvlText w:val=""/>
      <w:lvlJc w:val="left"/>
      <w:pPr>
        <w:ind w:left="720" w:hanging="360"/>
      </w:pPr>
      <w:rPr>
        <w:rFonts w:ascii="Symbol" w:hAnsi="Symbol"/>
      </w:rPr>
    </w:lvl>
    <w:lvl w:ilvl="2" w:tplc="FD5A2D06">
      <w:start w:val="1"/>
      <w:numFmt w:val="bullet"/>
      <w:lvlText w:val=""/>
      <w:lvlJc w:val="left"/>
      <w:pPr>
        <w:ind w:left="720" w:hanging="360"/>
      </w:pPr>
      <w:rPr>
        <w:rFonts w:ascii="Symbol" w:hAnsi="Symbol"/>
      </w:rPr>
    </w:lvl>
    <w:lvl w:ilvl="3" w:tplc="BB8EE9C6">
      <w:start w:val="1"/>
      <w:numFmt w:val="bullet"/>
      <w:lvlText w:val=""/>
      <w:lvlJc w:val="left"/>
      <w:pPr>
        <w:ind w:left="720" w:hanging="360"/>
      </w:pPr>
      <w:rPr>
        <w:rFonts w:ascii="Symbol" w:hAnsi="Symbol"/>
      </w:rPr>
    </w:lvl>
    <w:lvl w:ilvl="4" w:tplc="F7E00BAA">
      <w:start w:val="1"/>
      <w:numFmt w:val="bullet"/>
      <w:lvlText w:val=""/>
      <w:lvlJc w:val="left"/>
      <w:pPr>
        <w:ind w:left="720" w:hanging="360"/>
      </w:pPr>
      <w:rPr>
        <w:rFonts w:ascii="Symbol" w:hAnsi="Symbol"/>
      </w:rPr>
    </w:lvl>
    <w:lvl w:ilvl="5" w:tplc="FB9E91BE">
      <w:start w:val="1"/>
      <w:numFmt w:val="bullet"/>
      <w:lvlText w:val=""/>
      <w:lvlJc w:val="left"/>
      <w:pPr>
        <w:ind w:left="720" w:hanging="360"/>
      </w:pPr>
      <w:rPr>
        <w:rFonts w:ascii="Symbol" w:hAnsi="Symbol"/>
      </w:rPr>
    </w:lvl>
    <w:lvl w:ilvl="6" w:tplc="89E20CD0">
      <w:start w:val="1"/>
      <w:numFmt w:val="bullet"/>
      <w:lvlText w:val=""/>
      <w:lvlJc w:val="left"/>
      <w:pPr>
        <w:ind w:left="720" w:hanging="360"/>
      </w:pPr>
      <w:rPr>
        <w:rFonts w:ascii="Symbol" w:hAnsi="Symbol"/>
      </w:rPr>
    </w:lvl>
    <w:lvl w:ilvl="7" w:tplc="FAD2EEA0">
      <w:start w:val="1"/>
      <w:numFmt w:val="bullet"/>
      <w:lvlText w:val=""/>
      <w:lvlJc w:val="left"/>
      <w:pPr>
        <w:ind w:left="720" w:hanging="360"/>
      </w:pPr>
      <w:rPr>
        <w:rFonts w:ascii="Symbol" w:hAnsi="Symbol"/>
      </w:rPr>
    </w:lvl>
    <w:lvl w:ilvl="8" w:tplc="0952E88A">
      <w:start w:val="1"/>
      <w:numFmt w:val="bullet"/>
      <w:lvlText w:val=""/>
      <w:lvlJc w:val="left"/>
      <w:pPr>
        <w:ind w:left="720" w:hanging="360"/>
      </w:pPr>
      <w:rPr>
        <w:rFonts w:ascii="Symbol" w:hAnsi="Symbol"/>
      </w:rPr>
    </w:lvl>
  </w:abstractNum>
  <w:abstractNum w:abstractNumId="2" w15:restartNumberingAfterBreak="0">
    <w:nsid w:val="1B5843E3"/>
    <w:multiLevelType w:val="hybridMultilevel"/>
    <w:tmpl w:val="462EE03A"/>
    <w:lvl w:ilvl="0" w:tplc="C8BA0D36">
      <w:start w:val="1"/>
      <w:numFmt w:val="bullet"/>
      <w:lvlText w:val=""/>
      <w:lvlJc w:val="left"/>
      <w:pPr>
        <w:ind w:left="720" w:hanging="360"/>
      </w:pPr>
      <w:rPr>
        <w:rFonts w:ascii="Symbol" w:hAnsi="Symbol"/>
      </w:rPr>
    </w:lvl>
    <w:lvl w:ilvl="1" w:tplc="41B2C6F0">
      <w:start w:val="1"/>
      <w:numFmt w:val="bullet"/>
      <w:lvlText w:val=""/>
      <w:lvlJc w:val="left"/>
      <w:pPr>
        <w:ind w:left="720" w:hanging="360"/>
      </w:pPr>
      <w:rPr>
        <w:rFonts w:ascii="Symbol" w:hAnsi="Symbol"/>
      </w:rPr>
    </w:lvl>
    <w:lvl w:ilvl="2" w:tplc="6F881C68">
      <w:start w:val="1"/>
      <w:numFmt w:val="bullet"/>
      <w:lvlText w:val=""/>
      <w:lvlJc w:val="left"/>
      <w:pPr>
        <w:ind w:left="720" w:hanging="360"/>
      </w:pPr>
      <w:rPr>
        <w:rFonts w:ascii="Symbol" w:hAnsi="Symbol"/>
      </w:rPr>
    </w:lvl>
    <w:lvl w:ilvl="3" w:tplc="1B026FCA">
      <w:start w:val="1"/>
      <w:numFmt w:val="bullet"/>
      <w:lvlText w:val=""/>
      <w:lvlJc w:val="left"/>
      <w:pPr>
        <w:ind w:left="720" w:hanging="360"/>
      </w:pPr>
      <w:rPr>
        <w:rFonts w:ascii="Symbol" w:hAnsi="Symbol"/>
      </w:rPr>
    </w:lvl>
    <w:lvl w:ilvl="4" w:tplc="1A58220C">
      <w:start w:val="1"/>
      <w:numFmt w:val="bullet"/>
      <w:lvlText w:val=""/>
      <w:lvlJc w:val="left"/>
      <w:pPr>
        <w:ind w:left="720" w:hanging="360"/>
      </w:pPr>
      <w:rPr>
        <w:rFonts w:ascii="Symbol" w:hAnsi="Symbol"/>
      </w:rPr>
    </w:lvl>
    <w:lvl w:ilvl="5" w:tplc="7BD8B35A">
      <w:start w:val="1"/>
      <w:numFmt w:val="bullet"/>
      <w:lvlText w:val=""/>
      <w:lvlJc w:val="left"/>
      <w:pPr>
        <w:ind w:left="720" w:hanging="360"/>
      </w:pPr>
      <w:rPr>
        <w:rFonts w:ascii="Symbol" w:hAnsi="Symbol"/>
      </w:rPr>
    </w:lvl>
    <w:lvl w:ilvl="6" w:tplc="2534911C">
      <w:start w:val="1"/>
      <w:numFmt w:val="bullet"/>
      <w:lvlText w:val=""/>
      <w:lvlJc w:val="left"/>
      <w:pPr>
        <w:ind w:left="720" w:hanging="360"/>
      </w:pPr>
      <w:rPr>
        <w:rFonts w:ascii="Symbol" w:hAnsi="Symbol"/>
      </w:rPr>
    </w:lvl>
    <w:lvl w:ilvl="7" w:tplc="7952D2B2">
      <w:start w:val="1"/>
      <w:numFmt w:val="bullet"/>
      <w:lvlText w:val=""/>
      <w:lvlJc w:val="left"/>
      <w:pPr>
        <w:ind w:left="720" w:hanging="360"/>
      </w:pPr>
      <w:rPr>
        <w:rFonts w:ascii="Symbol" w:hAnsi="Symbol"/>
      </w:rPr>
    </w:lvl>
    <w:lvl w:ilvl="8" w:tplc="A2424FAC">
      <w:start w:val="1"/>
      <w:numFmt w:val="bullet"/>
      <w:lvlText w:val=""/>
      <w:lvlJc w:val="left"/>
      <w:pPr>
        <w:ind w:left="720" w:hanging="360"/>
      </w:pPr>
      <w:rPr>
        <w:rFonts w:ascii="Symbol" w:hAnsi="Symbol"/>
      </w:rPr>
    </w:lvl>
  </w:abstractNum>
  <w:abstractNum w:abstractNumId="3" w15:restartNumberingAfterBreak="0">
    <w:nsid w:val="1B762572"/>
    <w:multiLevelType w:val="hybridMultilevel"/>
    <w:tmpl w:val="7B025EA8"/>
    <w:lvl w:ilvl="0" w:tplc="B22CD27C">
      <w:start w:val="1"/>
      <w:numFmt w:val="bullet"/>
      <w:lvlText w:val=""/>
      <w:lvlJc w:val="left"/>
      <w:pPr>
        <w:ind w:left="720" w:hanging="360"/>
      </w:pPr>
      <w:rPr>
        <w:rFonts w:ascii="Symbol" w:hAnsi="Symbol"/>
      </w:rPr>
    </w:lvl>
    <w:lvl w:ilvl="1" w:tplc="9F4CAA72">
      <w:start w:val="1"/>
      <w:numFmt w:val="bullet"/>
      <w:lvlText w:val=""/>
      <w:lvlJc w:val="left"/>
      <w:pPr>
        <w:ind w:left="720" w:hanging="360"/>
      </w:pPr>
      <w:rPr>
        <w:rFonts w:ascii="Symbol" w:hAnsi="Symbol"/>
      </w:rPr>
    </w:lvl>
    <w:lvl w:ilvl="2" w:tplc="444A259A">
      <w:start w:val="1"/>
      <w:numFmt w:val="bullet"/>
      <w:lvlText w:val=""/>
      <w:lvlJc w:val="left"/>
      <w:pPr>
        <w:ind w:left="720" w:hanging="360"/>
      </w:pPr>
      <w:rPr>
        <w:rFonts w:ascii="Symbol" w:hAnsi="Symbol"/>
      </w:rPr>
    </w:lvl>
    <w:lvl w:ilvl="3" w:tplc="CB3AF38E">
      <w:start w:val="1"/>
      <w:numFmt w:val="bullet"/>
      <w:lvlText w:val=""/>
      <w:lvlJc w:val="left"/>
      <w:pPr>
        <w:ind w:left="720" w:hanging="360"/>
      </w:pPr>
      <w:rPr>
        <w:rFonts w:ascii="Symbol" w:hAnsi="Symbol"/>
      </w:rPr>
    </w:lvl>
    <w:lvl w:ilvl="4" w:tplc="34C0FB56">
      <w:start w:val="1"/>
      <w:numFmt w:val="bullet"/>
      <w:lvlText w:val=""/>
      <w:lvlJc w:val="left"/>
      <w:pPr>
        <w:ind w:left="720" w:hanging="360"/>
      </w:pPr>
      <w:rPr>
        <w:rFonts w:ascii="Symbol" w:hAnsi="Symbol"/>
      </w:rPr>
    </w:lvl>
    <w:lvl w:ilvl="5" w:tplc="A3D6F226">
      <w:start w:val="1"/>
      <w:numFmt w:val="bullet"/>
      <w:lvlText w:val=""/>
      <w:lvlJc w:val="left"/>
      <w:pPr>
        <w:ind w:left="720" w:hanging="360"/>
      </w:pPr>
      <w:rPr>
        <w:rFonts w:ascii="Symbol" w:hAnsi="Symbol"/>
      </w:rPr>
    </w:lvl>
    <w:lvl w:ilvl="6" w:tplc="460219F6">
      <w:start w:val="1"/>
      <w:numFmt w:val="bullet"/>
      <w:lvlText w:val=""/>
      <w:lvlJc w:val="left"/>
      <w:pPr>
        <w:ind w:left="720" w:hanging="360"/>
      </w:pPr>
      <w:rPr>
        <w:rFonts w:ascii="Symbol" w:hAnsi="Symbol"/>
      </w:rPr>
    </w:lvl>
    <w:lvl w:ilvl="7" w:tplc="6596A488">
      <w:start w:val="1"/>
      <w:numFmt w:val="bullet"/>
      <w:lvlText w:val=""/>
      <w:lvlJc w:val="left"/>
      <w:pPr>
        <w:ind w:left="720" w:hanging="360"/>
      </w:pPr>
      <w:rPr>
        <w:rFonts w:ascii="Symbol" w:hAnsi="Symbol"/>
      </w:rPr>
    </w:lvl>
    <w:lvl w:ilvl="8" w:tplc="8CFC1642">
      <w:start w:val="1"/>
      <w:numFmt w:val="bullet"/>
      <w:lvlText w:val=""/>
      <w:lvlJc w:val="left"/>
      <w:pPr>
        <w:ind w:left="720" w:hanging="360"/>
      </w:pPr>
      <w:rPr>
        <w:rFonts w:ascii="Symbol" w:hAnsi="Symbol"/>
      </w:rPr>
    </w:lvl>
  </w:abstractNum>
  <w:abstractNum w:abstractNumId="4" w15:restartNumberingAfterBreak="0">
    <w:nsid w:val="1C5861C5"/>
    <w:multiLevelType w:val="hybridMultilevel"/>
    <w:tmpl w:val="FFFFFFFF"/>
    <w:lvl w:ilvl="0" w:tplc="8C62204E">
      <w:start w:val="1"/>
      <w:numFmt w:val="bullet"/>
      <w:lvlText w:val=""/>
      <w:lvlJc w:val="left"/>
      <w:pPr>
        <w:ind w:left="720" w:hanging="360"/>
      </w:pPr>
      <w:rPr>
        <w:rFonts w:ascii="Symbol" w:hAnsi="Symbol" w:hint="default"/>
      </w:rPr>
    </w:lvl>
    <w:lvl w:ilvl="1" w:tplc="ADB0AAB0">
      <w:start w:val="1"/>
      <w:numFmt w:val="bullet"/>
      <w:lvlText w:val="o"/>
      <w:lvlJc w:val="left"/>
      <w:pPr>
        <w:ind w:left="1440" w:hanging="360"/>
      </w:pPr>
      <w:rPr>
        <w:rFonts w:ascii="Courier New" w:hAnsi="Courier New" w:hint="default"/>
      </w:rPr>
    </w:lvl>
    <w:lvl w:ilvl="2" w:tplc="ADFE9894">
      <w:start w:val="1"/>
      <w:numFmt w:val="bullet"/>
      <w:lvlText w:val=""/>
      <w:lvlJc w:val="left"/>
      <w:pPr>
        <w:ind w:left="2160" w:hanging="360"/>
      </w:pPr>
      <w:rPr>
        <w:rFonts w:ascii="Wingdings" w:hAnsi="Wingdings" w:hint="default"/>
      </w:rPr>
    </w:lvl>
    <w:lvl w:ilvl="3" w:tplc="0DDAC6F8">
      <w:start w:val="1"/>
      <w:numFmt w:val="bullet"/>
      <w:lvlText w:val=""/>
      <w:lvlJc w:val="left"/>
      <w:pPr>
        <w:ind w:left="2880" w:hanging="360"/>
      </w:pPr>
      <w:rPr>
        <w:rFonts w:ascii="Symbol" w:hAnsi="Symbol" w:hint="default"/>
      </w:rPr>
    </w:lvl>
    <w:lvl w:ilvl="4" w:tplc="A1860AB0">
      <w:start w:val="1"/>
      <w:numFmt w:val="bullet"/>
      <w:lvlText w:val="o"/>
      <w:lvlJc w:val="left"/>
      <w:pPr>
        <w:ind w:left="3600" w:hanging="360"/>
      </w:pPr>
      <w:rPr>
        <w:rFonts w:ascii="Courier New" w:hAnsi="Courier New" w:hint="default"/>
      </w:rPr>
    </w:lvl>
    <w:lvl w:ilvl="5" w:tplc="42E8466C">
      <w:start w:val="1"/>
      <w:numFmt w:val="bullet"/>
      <w:lvlText w:val=""/>
      <w:lvlJc w:val="left"/>
      <w:pPr>
        <w:ind w:left="4320" w:hanging="360"/>
      </w:pPr>
      <w:rPr>
        <w:rFonts w:ascii="Wingdings" w:hAnsi="Wingdings" w:hint="default"/>
      </w:rPr>
    </w:lvl>
    <w:lvl w:ilvl="6" w:tplc="2C286EFE">
      <w:start w:val="1"/>
      <w:numFmt w:val="bullet"/>
      <w:lvlText w:val=""/>
      <w:lvlJc w:val="left"/>
      <w:pPr>
        <w:ind w:left="5040" w:hanging="360"/>
      </w:pPr>
      <w:rPr>
        <w:rFonts w:ascii="Symbol" w:hAnsi="Symbol" w:hint="default"/>
      </w:rPr>
    </w:lvl>
    <w:lvl w:ilvl="7" w:tplc="A56A54D0">
      <w:start w:val="1"/>
      <w:numFmt w:val="bullet"/>
      <w:lvlText w:val="o"/>
      <w:lvlJc w:val="left"/>
      <w:pPr>
        <w:ind w:left="5760" w:hanging="360"/>
      </w:pPr>
      <w:rPr>
        <w:rFonts w:ascii="Courier New" w:hAnsi="Courier New" w:hint="default"/>
      </w:rPr>
    </w:lvl>
    <w:lvl w:ilvl="8" w:tplc="189C6E4A">
      <w:start w:val="1"/>
      <w:numFmt w:val="bullet"/>
      <w:lvlText w:val=""/>
      <w:lvlJc w:val="left"/>
      <w:pPr>
        <w:ind w:left="6480" w:hanging="360"/>
      </w:pPr>
      <w:rPr>
        <w:rFonts w:ascii="Wingdings" w:hAnsi="Wingdings" w:hint="default"/>
      </w:rPr>
    </w:lvl>
  </w:abstractNum>
  <w:abstractNum w:abstractNumId="5" w15:restartNumberingAfterBreak="0">
    <w:nsid w:val="1D643AB1"/>
    <w:multiLevelType w:val="hybridMultilevel"/>
    <w:tmpl w:val="A59CFC3E"/>
    <w:lvl w:ilvl="0" w:tplc="5B86AC3A">
      <w:start w:val="1"/>
      <w:numFmt w:val="bullet"/>
      <w:lvlText w:val=""/>
      <w:lvlJc w:val="left"/>
      <w:pPr>
        <w:ind w:left="720" w:hanging="360"/>
      </w:pPr>
      <w:rPr>
        <w:rFonts w:ascii="Symbol" w:hAnsi="Symbol"/>
      </w:rPr>
    </w:lvl>
    <w:lvl w:ilvl="1" w:tplc="D100A68E">
      <w:start w:val="1"/>
      <w:numFmt w:val="bullet"/>
      <w:lvlText w:val=""/>
      <w:lvlJc w:val="left"/>
      <w:pPr>
        <w:ind w:left="720" w:hanging="360"/>
      </w:pPr>
      <w:rPr>
        <w:rFonts w:ascii="Symbol" w:hAnsi="Symbol"/>
      </w:rPr>
    </w:lvl>
    <w:lvl w:ilvl="2" w:tplc="2AB4A1AE">
      <w:start w:val="1"/>
      <w:numFmt w:val="bullet"/>
      <w:lvlText w:val=""/>
      <w:lvlJc w:val="left"/>
      <w:pPr>
        <w:ind w:left="720" w:hanging="360"/>
      </w:pPr>
      <w:rPr>
        <w:rFonts w:ascii="Symbol" w:hAnsi="Symbol"/>
      </w:rPr>
    </w:lvl>
    <w:lvl w:ilvl="3" w:tplc="2DC8C8AA">
      <w:start w:val="1"/>
      <w:numFmt w:val="bullet"/>
      <w:lvlText w:val=""/>
      <w:lvlJc w:val="left"/>
      <w:pPr>
        <w:ind w:left="720" w:hanging="360"/>
      </w:pPr>
      <w:rPr>
        <w:rFonts w:ascii="Symbol" w:hAnsi="Symbol"/>
      </w:rPr>
    </w:lvl>
    <w:lvl w:ilvl="4" w:tplc="B39615FA">
      <w:start w:val="1"/>
      <w:numFmt w:val="bullet"/>
      <w:lvlText w:val=""/>
      <w:lvlJc w:val="left"/>
      <w:pPr>
        <w:ind w:left="720" w:hanging="360"/>
      </w:pPr>
      <w:rPr>
        <w:rFonts w:ascii="Symbol" w:hAnsi="Symbol"/>
      </w:rPr>
    </w:lvl>
    <w:lvl w:ilvl="5" w:tplc="70B8CBD6">
      <w:start w:val="1"/>
      <w:numFmt w:val="bullet"/>
      <w:lvlText w:val=""/>
      <w:lvlJc w:val="left"/>
      <w:pPr>
        <w:ind w:left="720" w:hanging="360"/>
      </w:pPr>
      <w:rPr>
        <w:rFonts w:ascii="Symbol" w:hAnsi="Symbol"/>
      </w:rPr>
    </w:lvl>
    <w:lvl w:ilvl="6" w:tplc="9028F4E8">
      <w:start w:val="1"/>
      <w:numFmt w:val="bullet"/>
      <w:lvlText w:val=""/>
      <w:lvlJc w:val="left"/>
      <w:pPr>
        <w:ind w:left="720" w:hanging="360"/>
      </w:pPr>
      <w:rPr>
        <w:rFonts w:ascii="Symbol" w:hAnsi="Symbol"/>
      </w:rPr>
    </w:lvl>
    <w:lvl w:ilvl="7" w:tplc="075EFB7E">
      <w:start w:val="1"/>
      <w:numFmt w:val="bullet"/>
      <w:lvlText w:val=""/>
      <w:lvlJc w:val="left"/>
      <w:pPr>
        <w:ind w:left="720" w:hanging="360"/>
      </w:pPr>
      <w:rPr>
        <w:rFonts w:ascii="Symbol" w:hAnsi="Symbol"/>
      </w:rPr>
    </w:lvl>
    <w:lvl w:ilvl="8" w:tplc="9370B25E">
      <w:start w:val="1"/>
      <w:numFmt w:val="bullet"/>
      <w:lvlText w:val=""/>
      <w:lvlJc w:val="left"/>
      <w:pPr>
        <w:ind w:left="720" w:hanging="360"/>
      </w:pPr>
      <w:rPr>
        <w:rFonts w:ascii="Symbol" w:hAnsi="Symbol"/>
      </w:rPr>
    </w:lvl>
  </w:abstractNum>
  <w:abstractNum w:abstractNumId="6" w15:restartNumberingAfterBreak="0">
    <w:nsid w:val="1EB001E2"/>
    <w:multiLevelType w:val="hybridMultilevel"/>
    <w:tmpl w:val="DBEECA74"/>
    <w:lvl w:ilvl="0" w:tplc="82768B0C">
      <w:start w:val="1"/>
      <w:numFmt w:val="bullet"/>
      <w:lvlText w:val=""/>
      <w:lvlJc w:val="left"/>
      <w:pPr>
        <w:ind w:left="720" w:hanging="360"/>
      </w:pPr>
      <w:rPr>
        <w:rFonts w:ascii="Symbol" w:hAnsi="Symbol"/>
      </w:rPr>
    </w:lvl>
    <w:lvl w:ilvl="1" w:tplc="CC6CEB60">
      <w:start w:val="1"/>
      <w:numFmt w:val="bullet"/>
      <w:lvlText w:val=""/>
      <w:lvlJc w:val="left"/>
      <w:pPr>
        <w:ind w:left="720" w:hanging="360"/>
      </w:pPr>
      <w:rPr>
        <w:rFonts w:ascii="Symbol" w:hAnsi="Symbol"/>
      </w:rPr>
    </w:lvl>
    <w:lvl w:ilvl="2" w:tplc="5BE27436">
      <w:start w:val="1"/>
      <w:numFmt w:val="bullet"/>
      <w:lvlText w:val=""/>
      <w:lvlJc w:val="left"/>
      <w:pPr>
        <w:ind w:left="720" w:hanging="360"/>
      </w:pPr>
      <w:rPr>
        <w:rFonts w:ascii="Symbol" w:hAnsi="Symbol"/>
      </w:rPr>
    </w:lvl>
    <w:lvl w:ilvl="3" w:tplc="990CEE58">
      <w:start w:val="1"/>
      <w:numFmt w:val="bullet"/>
      <w:lvlText w:val=""/>
      <w:lvlJc w:val="left"/>
      <w:pPr>
        <w:ind w:left="720" w:hanging="360"/>
      </w:pPr>
      <w:rPr>
        <w:rFonts w:ascii="Symbol" w:hAnsi="Symbol"/>
      </w:rPr>
    </w:lvl>
    <w:lvl w:ilvl="4" w:tplc="6BC007DE">
      <w:start w:val="1"/>
      <w:numFmt w:val="bullet"/>
      <w:lvlText w:val=""/>
      <w:lvlJc w:val="left"/>
      <w:pPr>
        <w:ind w:left="720" w:hanging="360"/>
      </w:pPr>
      <w:rPr>
        <w:rFonts w:ascii="Symbol" w:hAnsi="Symbol"/>
      </w:rPr>
    </w:lvl>
    <w:lvl w:ilvl="5" w:tplc="27F64A9C">
      <w:start w:val="1"/>
      <w:numFmt w:val="bullet"/>
      <w:lvlText w:val=""/>
      <w:lvlJc w:val="left"/>
      <w:pPr>
        <w:ind w:left="720" w:hanging="360"/>
      </w:pPr>
      <w:rPr>
        <w:rFonts w:ascii="Symbol" w:hAnsi="Symbol"/>
      </w:rPr>
    </w:lvl>
    <w:lvl w:ilvl="6" w:tplc="922E78C8">
      <w:start w:val="1"/>
      <w:numFmt w:val="bullet"/>
      <w:lvlText w:val=""/>
      <w:lvlJc w:val="left"/>
      <w:pPr>
        <w:ind w:left="720" w:hanging="360"/>
      </w:pPr>
      <w:rPr>
        <w:rFonts w:ascii="Symbol" w:hAnsi="Symbol"/>
      </w:rPr>
    </w:lvl>
    <w:lvl w:ilvl="7" w:tplc="F98C16EE">
      <w:start w:val="1"/>
      <w:numFmt w:val="bullet"/>
      <w:lvlText w:val=""/>
      <w:lvlJc w:val="left"/>
      <w:pPr>
        <w:ind w:left="720" w:hanging="360"/>
      </w:pPr>
      <w:rPr>
        <w:rFonts w:ascii="Symbol" w:hAnsi="Symbol"/>
      </w:rPr>
    </w:lvl>
    <w:lvl w:ilvl="8" w:tplc="2B5A8AD4">
      <w:start w:val="1"/>
      <w:numFmt w:val="bullet"/>
      <w:lvlText w:val=""/>
      <w:lvlJc w:val="left"/>
      <w:pPr>
        <w:ind w:left="720" w:hanging="360"/>
      </w:pPr>
      <w:rPr>
        <w:rFonts w:ascii="Symbol" w:hAnsi="Symbol"/>
      </w:rPr>
    </w:lvl>
  </w:abstractNum>
  <w:abstractNum w:abstractNumId="7" w15:restartNumberingAfterBreak="0">
    <w:nsid w:val="21DF0D4A"/>
    <w:multiLevelType w:val="hybridMultilevel"/>
    <w:tmpl w:val="0EA89A16"/>
    <w:lvl w:ilvl="0" w:tplc="BFC69E2E">
      <w:start w:val="1"/>
      <w:numFmt w:val="bullet"/>
      <w:lvlText w:val=""/>
      <w:lvlJc w:val="left"/>
      <w:pPr>
        <w:ind w:left="720" w:hanging="360"/>
      </w:pPr>
      <w:rPr>
        <w:rFonts w:ascii="Symbol" w:hAnsi="Symbol"/>
      </w:rPr>
    </w:lvl>
    <w:lvl w:ilvl="1" w:tplc="CEBA7408">
      <w:start w:val="1"/>
      <w:numFmt w:val="bullet"/>
      <w:lvlText w:val=""/>
      <w:lvlJc w:val="left"/>
      <w:pPr>
        <w:ind w:left="720" w:hanging="360"/>
      </w:pPr>
      <w:rPr>
        <w:rFonts w:ascii="Symbol" w:hAnsi="Symbol"/>
      </w:rPr>
    </w:lvl>
    <w:lvl w:ilvl="2" w:tplc="DF043220">
      <w:start w:val="1"/>
      <w:numFmt w:val="bullet"/>
      <w:lvlText w:val=""/>
      <w:lvlJc w:val="left"/>
      <w:pPr>
        <w:ind w:left="720" w:hanging="360"/>
      </w:pPr>
      <w:rPr>
        <w:rFonts w:ascii="Symbol" w:hAnsi="Symbol"/>
      </w:rPr>
    </w:lvl>
    <w:lvl w:ilvl="3" w:tplc="43E63BCA">
      <w:start w:val="1"/>
      <w:numFmt w:val="bullet"/>
      <w:lvlText w:val=""/>
      <w:lvlJc w:val="left"/>
      <w:pPr>
        <w:ind w:left="720" w:hanging="360"/>
      </w:pPr>
      <w:rPr>
        <w:rFonts w:ascii="Symbol" w:hAnsi="Symbol"/>
      </w:rPr>
    </w:lvl>
    <w:lvl w:ilvl="4" w:tplc="08A4D500">
      <w:start w:val="1"/>
      <w:numFmt w:val="bullet"/>
      <w:lvlText w:val=""/>
      <w:lvlJc w:val="left"/>
      <w:pPr>
        <w:ind w:left="720" w:hanging="360"/>
      </w:pPr>
      <w:rPr>
        <w:rFonts w:ascii="Symbol" w:hAnsi="Symbol"/>
      </w:rPr>
    </w:lvl>
    <w:lvl w:ilvl="5" w:tplc="085C0B36">
      <w:start w:val="1"/>
      <w:numFmt w:val="bullet"/>
      <w:lvlText w:val=""/>
      <w:lvlJc w:val="left"/>
      <w:pPr>
        <w:ind w:left="720" w:hanging="360"/>
      </w:pPr>
      <w:rPr>
        <w:rFonts w:ascii="Symbol" w:hAnsi="Symbol"/>
      </w:rPr>
    </w:lvl>
    <w:lvl w:ilvl="6" w:tplc="8A8A662A">
      <w:start w:val="1"/>
      <w:numFmt w:val="bullet"/>
      <w:lvlText w:val=""/>
      <w:lvlJc w:val="left"/>
      <w:pPr>
        <w:ind w:left="720" w:hanging="360"/>
      </w:pPr>
      <w:rPr>
        <w:rFonts w:ascii="Symbol" w:hAnsi="Symbol"/>
      </w:rPr>
    </w:lvl>
    <w:lvl w:ilvl="7" w:tplc="E7E01262">
      <w:start w:val="1"/>
      <w:numFmt w:val="bullet"/>
      <w:lvlText w:val=""/>
      <w:lvlJc w:val="left"/>
      <w:pPr>
        <w:ind w:left="720" w:hanging="360"/>
      </w:pPr>
      <w:rPr>
        <w:rFonts w:ascii="Symbol" w:hAnsi="Symbol"/>
      </w:rPr>
    </w:lvl>
    <w:lvl w:ilvl="8" w:tplc="7D64DD82">
      <w:start w:val="1"/>
      <w:numFmt w:val="bullet"/>
      <w:lvlText w:val=""/>
      <w:lvlJc w:val="left"/>
      <w:pPr>
        <w:ind w:left="720" w:hanging="360"/>
      </w:pPr>
      <w:rPr>
        <w:rFonts w:ascii="Symbol" w:hAnsi="Symbol"/>
      </w:rPr>
    </w:lvl>
  </w:abstractNum>
  <w:abstractNum w:abstractNumId="8" w15:restartNumberingAfterBreak="0">
    <w:nsid w:val="22304A9A"/>
    <w:multiLevelType w:val="hybridMultilevel"/>
    <w:tmpl w:val="77C2CEE4"/>
    <w:lvl w:ilvl="0" w:tplc="9260E318">
      <w:start w:val="1"/>
      <w:numFmt w:val="bullet"/>
      <w:lvlText w:val=""/>
      <w:lvlJc w:val="left"/>
      <w:pPr>
        <w:ind w:left="720" w:hanging="360"/>
      </w:pPr>
      <w:rPr>
        <w:rFonts w:ascii="Symbol" w:hAnsi="Symbol"/>
      </w:rPr>
    </w:lvl>
    <w:lvl w:ilvl="1" w:tplc="B0DA4B02">
      <w:start w:val="1"/>
      <w:numFmt w:val="bullet"/>
      <w:lvlText w:val=""/>
      <w:lvlJc w:val="left"/>
      <w:pPr>
        <w:ind w:left="720" w:hanging="360"/>
      </w:pPr>
      <w:rPr>
        <w:rFonts w:ascii="Symbol" w:hAnsi="Symbol"/>
      </w:rPr>
    </w:lvl>
    <w:lvl w:ilvl="2" w:tplc="E75C6FD0">
      <w:start w:val="1"/>
      <w:numFmt w:val="bullet"/>
      <w:lvlText w:val=""/>
      <w:lvlJc w:val="left"/>
      <w:pPr>
        <w:ind w:left="720" w:hanging="360"/>
      </w:pPr>
      <w:rPr>
        <w:rFonts w:ascii="Symbol" w:hAnsi="Symbol"/>
      </w:rPr>
    </w:lvl>
    <w:lvl w:ilvl="3" w:tplc="F2A40162">
      <w:start w:val="1"/>
      <w:numFmt w:val="bullet"/>
      <w:lvlText w:val=""/>
      <w:lvlJc w:val="left"/>
      <w:pPr>
        <w:ind w:left="720" w:hanging="360"/>
      </w:pPr>
      <w:rPr>
        <w:rFonts w:ascii="Symbol" w:hAnsi="Symbol"/>
      </w:rPr>
    </w:lvl>
    <w:lvl w:ilvl="4" w:tplc="4614E968">
      <w:start w:val="1"/>
      <w:numFmt w:val="bullet"/>
      <w:lvlText w:val=""/>
      <w:lvlJc w:val="left"/>
      <w:pPr>
        <w:ind w:left="720" w:hanging="360"/>
      </w:pPr>
      <w:rPr>
        <w:rFonts w:ascii="Symbol" w:hAnsi="Symbol"/>
      </w:rPr>
    </w:lvl>
    <w:lvl w:ilvl="5" w:tplc="DCD6980E">
      <w:start w:val="1"/>
      <w:numFmt w:val="bullet"/>
      <w:lvlText w:val=""/>
      <w:lvlJc w:val="left"/>
      <w:pPr>
        <w:ind w:left="720" w:hanging="360"/>
      </w:pPr>
      <w:rPr>
        <w:rFonts w:ascii="Symbol" w:hAnsi="Symbol"/>
      </w:rPr>
    </w:lvl>
    <w:lvl w:ilvl="6" w:tplc="B69CFDFC">
      <w:start w:val="1"/>
      <w:numFmt w:val="bullet"/>
      <w:lvlText w:val=""/>
      <w:lvlJc w:val="left"/>
      <w:pPr>
        <w:ind w:left="720" w:hanging="360"/>
      </w:pPr>
      <w:rPr>
        <w:rFonts w:ascii="Symbol" w:hAnsi="Symbol"/>
      </w:rPr>
    </w:lvl>
    <w:lvl w:ilvl="7" w:tplc="4FEA31F0">
      <w:start w:val="1"/>
      <w:numFmt w:val="bullet"/>
      <w:lvlText w:val=""/>
      <w:lvlJc w:val="left"/>
      <w:pPr>
        <w:ind w:left="720" w:hanging="360"/>
      </w:pPr>
      <w:rPr>
        <w:rFonts w:ascii="Symbol" w:hAnsi="Symbol"/>
      </w:rPr>
    </w:lvl>
    <w:lvl w:ilvl="8" w:tplc="274C1C00">
      <w:start w:val="1"/>
      <w:numFmt w:val="bullet"/>
      <w:lvlText w:val=""/>
      <w:lvlJc w:val="left"/>
      <w:pPr>
        <w:ind w:left="720" w:hanging="360"/>
      </w:pPr>
      <w:rPr>
        <w:rFonts w:ascii="Symbol" w:hAnsi="Symbol"/>
      </w:rPr>
    </w:lvl>
  </w:abstractNum>
  <w:abstractNum w:abstractNumId="9" w15:restartNumberingAfterBreak="0">
    <w:nsid w:val="248247D9"/>
    <w:multiLevelType w:val="hybridMultilevel"/>
    <w:tmpl w:val="20EC8184"/>
    <w:lvl w:ilvl="0" w:tplc="17B254F4">
      <w:start w:val="1"/>
      <w:numFmt w:val="bullet"/>
      <w:lvlText w:val=""/>
      <w:lvlJc w:val="left"/>
      <w:pPr>
        <w:ind w:left="720" w:hanging="360"/>
      </w:pPr>
      <w:rPr>
        <w:rFonts w:ascii="Symbol" w:hAnsi="Symbol"/>
      </w:rPr>
    </w:lvl>
    <w:lvl w:ilvl="1" w:tplc="7DCC8476">
      <w:start w:val="1"/>
      <w:numFmt w:val="bullet"/>
      <w:lvlText w:val=""/>
      <w:lvlJc w:val="left"/>
      <w:pPr>
        <w:ind w:left="720" w:hanging="360"/>
      </w:pPr>
      <w:rPr>
        <w:rFonts w:ascii="Symbol" w:hAnsi="Symbol"/>
      </w:rPr>
    </w:lvl>
    <w:lvl w:ilvl="2" w:tplc="1AFE08A8">
      <w:start w:val="1"/>
      <w:numFmt w:val="bullet"/>
      <w:lvlText w:val=""/>
      <w:lvlJc w:val="left"/>
      <w:pPr>
        <w:ind w:left="720" w:hanging="360"/>
      </w:pPr>
      <w:rPr>
        <w:rFonts w:ascii="Symbol" w:hAnsi="Symbol"/>
      </w:rPr>
    </w:lvl>
    <w:lvl w:ilvl="3" w:tplc="7E90DD5A">
      <w:start w:val="1"/>
      <w:numFmt w:val="bullet"/>
      <w:lvlText w:val=""/>
      <w:lvlJc w:val="left"/>
      <w:pPr>
        <w:ind w:left="720" w:hanging="360"/>
      </w:pPr>
      <w:rPr>
        <w:rFonts w:ascii="Symbol" w:hAnsi="Symbol"/>
      </w:rPr>
    </w:lvl>
    <w:lvl w:ilvl="4" w:tplc="7AC089B2">
      <w:start w:val="1"/>
      <w:numFmt w:val="bullet"/>
      <w:lvlText w:val=""/>
      <w:lvlJc w:val="left"/>
      <w:pPr>
        <w:ind w:left="720" w:hanging="360"/>
      </w:pPr>
      <w:rPr>
        <w:rFonts w:ascii="Symbol" w:hAnsi="Symbol"/>
      </w:rPr>
    </w:lvl>
    <w:lvl w:ilvl="5" w:tplc="D540B1F4">
      <w:start w:val="1"/>
      <w:numFmt w:val="bullet"/>
      <w:lvlText w:val=""/>
      <w:lvlJc w:val="left"/>
      <w:pPr>
        <w:ind w:left="720" w:hanging="360"/>
      </w:pPr>
      <w:rPr>
        <w:rFonts w:ascii="Symbol" w:hAnsi="Symbol"/>
      </w:rPr>
    </w:lvl>
    <w:lvl w:ilvl="6" w:tplc="4FC82496">
      <w:start w:val="1"/>
      <w:numFmt w:val="bullet"/>
      <w:lvlText w:val=""/>
      <w:lvlJc w:val="left"/>
      <w:pPr>
        <w:ind w:left="720" w:hanging="360"/>
      </w:pPr>
      <w:rPr>
        <w:rFonts w:ascii="Symbol" w:hAnsi="Symbol"/>
      </w:rPr>
    </w:lvl>
    <w:lvl w:ilvl="7" w:tplc="E7EA9DD6">
      <w:start w:val="1"/>
      <w:numFmt w:val="bullet"/>
      <w:lvlText w:val=""/>
      <w:lvlJc w:val="left"/>
      <w:pPr>
        <w:ind w:left="720" w:hanging="360"/>
      </w:pPr>
      <w:rPr>
        <w:rFonts w:ascii="Symbol" w:hAnsi="Symbol"/>
      </w:rPr>
    </w:lvl>
    <w:lvl w:ilvl="8" w:tplc="B79C6278">
      <w:start w:val="1"/>
      <w:numFmt w:val="bullet"/>
      <w:lvlText w:val=""/>
      <w:lvlJc w:val="left"/>
      <w:pPr>
        <w:ind w:left="720" w:hanging="360"/>
      </w:pPr>
      <w:rPr>
        <w:rFonts w:ascii="Symbol" w:hAnsi="Symbol"/>
      </w:rPr>
    </w:lvl>
  </w:abstractNum>
  <w:abstractNum w:abstractNumId="10" w15:restartNumberingAfterBreak="0">
    <w:nsid w:val="2515498D"/>
    <w:multiLevelType w:val="hybridMultilevel"/>
    <w:tmpl w:val="DE506852"/>
    <w:lvl w:ilvl="0" w:tplc="8936431C">
      <w:start w:val="1"/>
      <w:numFmt w:val="bullet"/>
      <w:lvlText w:val=""/>
      <w:lvlJc w:val="left"/>
      <w:pPr>
        <w:ind w:left="720" w:hanging="360"/>
      </w:pPr>
      <w:rPr>
        <w:rFonts w:ascii="Symbol" w:hAnsi="Symbol"/>
      </w:rPr>
    </w:lvl>
    <w:lvl w:ilvl="1" w:tplc="0A42CE2E">
      <w:start w:val="1"/>
      <w:numFmt w:val="bullet"/>
      <w:lvlText w:val=""/>
      <w:lvlJc w:val="left"/>
      <w:pPr>
        <w:ind w:left="720" w:hanging="360"/>
      </w:pPr>
      <w:rPr>
        <w:rFonts w:ascii="Symbol" w:hAnsi="Symbol"/>
      </w:rPr>
    </w:lvl>
    <w:lvl w:ilvl="2" w:tplc="58925D96">
      <w:start w:val="1"/>
      <w:numFmt w:val="bullet"/>
      <w:lvlText w:val=""/>
      <w:lvlJc w:val="left"/>
      <w:pPr>
        <w:ind w:left="720" w:hanging="360"/>
      </w:pPr>
      <w:rPr>
        <w:rFonts w:ascii="Symbol" w:hAnsi="Symbol"/>
      </w:rPr>
    </w:lvl>
    <w:lvl w:ilvl="3" w:tplc="BEF8AFB4">
      <w:start w:val="1"/>
      <w:numFmt w:val="bullet"/>
      <w:lvlText w:val=""/>
      <w:lvlJc w:val="left"/>
      <w:pPr>
        <w:ind w:left="720" w:hanging="360"/>
      </w:pPr>
      <w:rPr>
        <w:rFonts w:ascii="Symbol" w:hAnsi="Symbol"/>
      </w:rPr>
    </w:lvl>
    <w:lvl w:ilvl="4" w:tplc="054C985C">
      <w:start w:val="1"/>
      <w:numFmt w:val="bullet"/>
      <w:lvlText w:val=""/>
      <w:lvlJc w:val="left"/>
      <w:pPr>
        <w:ind w:left="720" w:hanging="360"/>
      </w:pPr>
      <w:rPr>
        <w:rFonts w:ascii="Symbol" w:hAnsi="Symbol"/>
      </w:rPr>
    </w:lvl>
    <w:lvl w:ilvl="5" w:tplc="8BE8BA82">
      <w:start w:val="1"/>
      <w:numFmt w:val="bullet"/>
      <w:lvlText w:val=""/>
      <w:lvlJc w:val="left"/>
      <w:pPr>
        <w:ind w:left="720" w:hanging="360"/>
      </w:pPr>
      <w:rPr>
        <w:rFonts w:ascii="Symbol" w:hAnsi="Symbol"/>
      </w:rPr>
    </w:lvl>
    <w:lvl w:ilvl="6" w:tplc="90FA6DA0">
      <w:start w:val="1"/>
      <w:numFmt w:val="bullet"/>
      <w:lvlText w:val=""/>
      <w:lvlJc w:val="left"/>
      <w:pPr>
        <w:ind w:left="720" w:hanging="360"/>
      </w:pPr>
      <w:rPr>
        <w:rFonts w:ascii="Symbol" w:hAnsi="Symbol"/>
      </w:rPr>
    </w:lvl>
    <w:lvl w:ilvl="7" w:tplc="F244D59C">
      <w:start w:val="1"/>
      <w:numFmt w:val="bullet"/>
      <w:lvlText w:val=""/>
      <w:lvlJc w:val="left"/>
      <w:pPr>
        <w:ind w:left="720" w:hanging="360"/>
      </w:pPr>
      <w:rPr>
        <w:rFonts w:ascii="Symbol" w:hAnsi="Symbol"/>
      </w:rPr>
    </w:lvl>
    <w:lvl w:ilvl="8" w:tplc="38BE508E">
      <w:start w:val="1"/>
      <w:numFmt w:val="bullet"/>
      <w:lvlText w:val=""/>
      <w:lvlJc w:val="left"/>
      <w:pPr>
        <w:ind w:left="720" w:hanging="360"/>
      </w:pPr>
      <w:rPr>
        <w:rFonts w:ascii="Symbol" w:hAnsi="Symbol"/>
      </w:rPr>
    </w:lvl>
  </w:abstractNum>
  <w:abstractNum w:abstractNumId="11" w15:restartNumberingAfterBreak="0">
    <w:nsid w:val="26B17D32"/>
    <w:multiLevelType w:val="hybridMultilevel"/>
    <w:tmpl w:val="608446B0"/>
    <w:lvl w:ilvl="0" w:tplc="1D26875C">
      <w:start w:val="1"/>
      <w:numFmt w:val="bullet"/>
      <w:lvlText w:val=""/>
      <w:lvlJc w:val="left"/>
      <w:pPr>
        <w:ind w:left="720" w:hanging="360"/>
      </w:pPr>
      <w:rPr>
        <w:rFonts w:ascii="Symbol" w:hAnsi="Symbol"/>
      </w:rPr>
    </w:lvl>
    <w:lvl w:ilvl="1" w:tplc="4E521558">
      <w:start w:val="1"/>
      <w:numFmt w:val="bullet"/>
      <w:lvlText w:val=""/>
      <w:lvlJc w:val="left"/>
      <w:pPr>
        <w:ind w:left="720" w:hanging="360"/>
      </w:pPr>
      <w:rPr>
        <w:rFonts w:ascii="Symbol" w:hAnsi="Symbol"/>
      </w:rPr>
    </w:lvl>
    <w:lvl w:ilvl="2" w:tplc="4A0C105C">
      <w:start w:val="1"/>
      <w:numFmt w:val="bullet"/>
      <w:lvlText w:val=""/>
      <w:lvlJc w:val="left"/>
      <w:pPr>
        <w:ind w:left="720" w:hanging="360"/>
      </w:pPr>
      <w:rPr>
        <w:rFonts w:ascii="Symbol" w:hAnsi="Symbol"/>
      </w:rPr>
    </w:lvl>
    <w:lvl w:ilvl="3" w:tplc="E5F46A16">
      <w:start w:val="1"/>
      <w:numFmt w:val="bullet"/>
      <w:lvlText w:val=""/>
      <w:lvlJc w:val="left"/>
      <w:pPr>
        <w:ind w:left="720" w:hanging="360"/>
      </w:pPr>
      <w:rPr>
        <w:rFonts w:ascii="Symbol" w:hAnsi="Symbol"/>
      </w:rPr>
    </w:lvl>
    <w:lvl w:ilvl="4" w:tplc="572EE20A">
      <w:start w:val="1"/>
      <w:numFmt w:val="bullet"/>
      <w:lvlText w:val=""/>
      <w:lvlJc w:val="left"/>
      <w:pPr>
        <w:ind w:left="720" w:hanging="360"/>
      </w:pPr>
      <w:rPr>
        <w:rFonts w:ascii="Symbol" w:hAnsi="Symbol"/>
      </w:rPr>
    </w:lvl>
    <w:lvl w:ilvl="5" w:tplc="4EE87816">
      <w:start w:val="1"/>
      <w:numFmt w:val="bullet"/>
      <w:lvlText w:val=""/>
      <w:lvlJc w:val="left"/>
      <w:pPr>
        <w:ind w:left="720" w:hanging="360"/>
      </w:pPr>
      <w:rPr>
        <w:rFonts w:ascii="Symbol" w:hAnsi="Symbol"/>
      </w:rPr>
    </w:lvl>
    <w:lvl w:ilvl="6" w:tplc="51302A18">
      <w:start w:val="1"/>
      <w:numFmt w:val="bullet"/>
      <w:lvlText w:val=""/>
      <w:lvlJc w:val="left"/>
      <w:pPr>
        <w:ind w:left="720" w:hanging="360"/>
      </w:pPr>
      <w:rPr>
        <w:rFonts w:ascii="Symbol" w:hAnsi="Symbol"/>
      </w:rPr>
    </w:lvl>
    <w:lvl w:ilvl="7" w:tplc="51965986">
      <w:start w:val="1"/>
      <w:numFmt w:val="bullet"/>
      <w:lvlText w:val=""/>
      <w:lvlJc w:val="left"/>
      <w:pPr>
        <w:ind w:left="720" w:hanging="360"/>
      </w:pPr>
      <w:rPr>
        <w:rFonts w:ascii="Symbol" w:hAnsi="Symbol"/>
      </w:rPr>
    </w:lvl>
    <w:lvl w:ilvl="8" w:tplc="BD948642">
      <w:start w:val="1"/>
      <w:numFmt w:val="bullet"/>
      <w:lvlText w:val=""/>
      <w:lvlJc w:val="left"/>
      <w:pPr>
        <w:ind w:left="720" w:hanging="360"/>
      </w:pPr>
      <w:rPr>
        <w:rFonts w:ascii="Symbol" w:hAnsi="Symbol"/>
      </w:rPr>
    </w:lvl>
  </w:abstractNum>
  <w:abstractNum w:abstractNumId="12" w15:restartNumberingAfterBreak="0">
    <w:nsid w:val="27F35A90"/>
    <w:multiLevelType w:val="hybridMultilevel"/>
    <w:tmpl w:val="3D38EB68"/>
    <w:lvl w:ilvl="0" w:tplc="7DFCBB0C">
      <w:start w:val="1"/>
      <w:numFmt w:val="bullet"/>
      <w:lvlText w:val=""/>
      <w:lvlJc w:val="left"/>
      <w:pPr>
        <w:ind w:left="720" w:hanging="360"/>
      </w:pPr>
      <w:rPr>
        <w:rFonts w:ascii="Symbol" w:hAnsi="Symbol"/>
      </w:rPr>
    </w:lvl>
    <w:lvl w:ilvl="1" w:tplc="4E78A51E">
      <w:start w:val="1"/>
      <w:numFmt w:val="bullet"/>
      <w:lvlText w:val=""/>
      <w:lvlJc w:val="left"/>
      <w:pPr>
        <w:ind w:left="720" w:hanging="360"/>
      </w:pPr>
      <w:rPr>
        <w:rFonts w:ascii="Symbol" w:hAnsi="Symbol"/>
      </w:rPr>
    </w:lvl>
    <w:lvl w:ilvl="2" w:tplc="FA821248">
      <w:start w:val="1"/>
      <w:numFmt w:val="bullet"/>
      <w:lvlText w:val=""/>
      <w:lvlJc w:val="left"/>
      <w:pPr>
        <w:ind w:left="720" w:hanging="360"/>
      </w:pPr>
      <w:rPr>
        <w:rFonts w:ascii="Symbol" w:hAnsi="Symbol"/>
      </w:rPr>
    </w:lvl>
    <w:lvl w:ilvl="3" w:tplc="981E3CB6">
      <w:start w:val="1"/>
      <w:numFmt w:val="bullet"/>
      <w:lvlText w:val=""/>
      <w:lvlJc w:val="left"/>
      <w:pPr>
        <w:ind w:left="720" w:hanging="360"/>
      </w:pPr>
      <w:rPr>
        <w:rFonts w:ascii="Symbol" w:hAnsi="Symbol"/>
      </w:rPr>
    </w:lvl>
    <w:lvl w:ilvl="4" w:tplc="6736EF36">
      <w:start w:val="1"/>
      <w:numFmt w:val="bullet"/>
      <w:lvlText w:val=""/>
      <w:lvlJc w:val="left"/>
      <w:pPr>
        <w:ind w:left="720" w:hanging="360"/>
      </w:pPr>
      <w:rPr>
        <w:rFonts w:ascii="Symbol" w:hAnsi="Symbol"/>
      </w:rPr>
    </w:lvl>
    <w:lvl w:ilvl="5" w:tplc="9C805492">
      <w:start w:val="1"/>
      <w:numFmt w:val="bullet"/>
      <w:lvlText w:val=""/>
      <w:lvlJc w:val="left"/>
      <w:pPr>
        <w:ind w:left="720" w:hanging="360"/>
      </w:pPr>
      <w:rPr>
        <w:rFonts w:ascii="Symbol" w:hAnsi="Symbol"/>
      </w:rPr>
    </w:lvl>
    <w:lvl w:ilvl="6" w:tplc="BAEC84DA">
      <w:start w:val="1"/>
      <w:numFmt w:val="bullet"/>
      <w:lvlText w:val=""/>
      <w:lvlJc w:val="left"/>
      <w:pPr>
        <w:ind w:left="720" w:hanging="360"/>
      </w:pPr>
      <w:rPr>
        <w:rFonts w:ascii="Symbol" w:hAnsi="Symbol"/>
      </w:rPr>
    </w:lvl>
    <w:lvl w:ilvl="7" w:tplc="354C32CC">
      <w:start w:val="1"/>
      <w:numFmt w:val="bullet"/>
      <w:lvlText w:val=""/>
      <w:lvlJc w:val="left"/>
      <w:pPr>
        <w:ind w:left="720" w:hanging="360"/>
      </w:pPr>
      <w:rPr>
        <w:rFonts w:ascii="Symbol" w:hAnsi="Symbol"/>
      </w:rPr>
    </w:lvl>
    <w:lvl w:ilvl="8" w:tplc="16B8D5DA">
      <w:start w:val="1"/>
      <w:numFmt w:val="bullet"/>
      <w:lvlText w:val=""/>
      <w:lvlJc w:val="left"/>
      <w:pPr>
        <w:ind w:left="720" w:hanging="360"/>
      </w:pPr>
      <w:rPr>
        <w:rFonts w:ascii="Symbol" w:hAnsi="Symbol"/>
      </w:rPr>
    </w:lvl>
  </w:abstractNum>
  <w:abstractNum w:abstractNumId="13" w15:restartNumberingAfterBreak="0">
    <w:nsid w:val="2CC67384"/>
    <w:multiLevelType w:val="hybridMultilevel"/>
    <w:tmpl w:val="B298104A"/>
    <w:lvl w:ilvl="0" w:tplc="26B0AABA">
      <w:start w:val="1"/>
      <w:numFmt w:val="bullet"/>
      <w:lvlText w:val=""/>
      <w:lvlJc w:val="left"/>
      <w:pPr>
        <w:ind w:left="720" w:hanging="360"/>
      </w:pPr>
      <w:rPr>
        <w:rFonts w:ascii="Symbol" w:hAnsi="Symbol"/>
      </w:rPr>
    </w:lvl>
    <w:lvl w:ilvl="1" w:tplc="216EF3F2">
      <w:start w:val="1"/>
      <w:numFmt w:val="bullet"/>
      <w:lvlText w:val=""/>
      <w:lvlJc w:val="left"/>
      <w:pPr>
        <w:ind w:left="720" w:hanging="360"/>
      </w:pPr>
      <w:rPr>
        <w:rFonts w:ascii="Symbol" w:hAnsi="Symbol"/>
      </w:rPr>
    </w:lvl>
    <w:lvl w:ilvl="2" w:tplc="2602899C">
      <w:start w:val="1"/>
      <w:numFmt w:val="bullet"/>
      <w:lvlText w:val=""/>
      <w:lvlJc w:val="left"/>
      <w:pPr>
        <w:ind w:left="720" w:hanging="360"/>
      </w:pPr>
      <w:rPr>
        <w:rFonts w:ascii="Symbol" w:hAnsi="Symbol"/>
      </w:rPr>
    </w:lvl>
    <w:lvl w:ilvl="3" w:tplc="D05865CE">
      <w:start w:val="1"/>
      <w:numFmt w:val="bullet"/>
      <w:lvlText w:val=""/>
      <w:lvlJc w:val="left"/>
      <w:pPr>
        <w:ind w:left="720" w:hanging="360"/>
      </w:pPr>
      <w:rPr>
        <w:rFonts w:ascii="Symbol" w:hAnsi="Symbol"/>
      </w:rPr>
    </w:lvl>
    <w:lvl w:ilvl="4" w:tplc="1E061156">
      <w:start w:val="1"/>
      <w:numFmt w:val="bullet"/>
      <w:lvlText w:val=""/>
      <w:lvlJc w:val="left"/>
      <w:pPr>
        <w:ind w:left="720" w:hanging="360"/>
      </w:pPr>
      <w:rPr>
        <w:rFonts w:ascii="Symbol" w:hAnsi="Symbol"/>
      </w:rPr>
    </w:lvl>
    <w:lvl w:ilvl="5" w:tplc="970AF4CE">
      <w:start w:val="1"/>
      <w:numFmt w:val="bullet"/>
      <w:lvlText w:val=""/>
      <w:lvlJc w:val="left"/>
      <w:pPr>
        <w:ind w:left="720" w:hanging="360"/>
      </w:pPr>
      <w:rPr>
        <w:rFonts w:ascii="Symbol" w:hAnsi="Symbol"/>
      </w:rPr>
    </w:lvl>
    <w:lvl w:ilvl="6" w:tplc="39E6976A">
      <w:start w:val="1"/>
      <w:numFmt w:val="bullet"/>
      <w:lvlText w:val=""/>
      <w:lvlJc w:val="left"/>
      <w:pPr>
        <w:ind w:left="720" w:hanging="360"/>
      </w:pPr>
      <w:rPr>
        <w:rFonts w:ascii="Symbol" w:hAnsi="Symbol"/>
      </w:rPr>
    </w:lvl>
    <w:lvl w:ilvl="7" w:tplc="570E2224">
      <w:start w:val="1"/>
      <w:numFmt w:val="bullet"/>
      <w:lvlText w:val=""/>
      <w:lvlJc w:val="left"/>
      <w:pPr>
        <w:ind w:left="720" w:hanging="360"/>
      </w:pPr>
      <w:rPr>
        <w:rFonts w:ascii="Symbol" w:hAnsi="Symbol"/>
      </w:rPr>
    </w:lvl>
    <w:lvl w:ilvl="8" w:tplc="3162D3B0">
      <w:start w:val="1"/>
      <w:numFmt w:val="bullet"/>
      <w:lvlText w:val=""/>
      <w:lvlJc w:val="left"/>
      <w:pPr>
        <w:ind w:left="720" w:hanging="360"/>
      </w:pPr>
      <w:rPr>
        <w:rFonts w:ascii="Symbol" w:hAnsi="Symbol"/>
      </w:rPr>
    </w:lvl>
  </w:abstractNum>
  <w:abstractNum w:abstractNumId="14" w15:restartNumberingAfterBreak="0">
    <w:nsid w:val="2D914923"/>
    <w:multiLevelType w:val="hybridMultilevel"/>
    <w:tmpl w:val="353CC890"/>
    <w:lvl w:ilvl="0" w:tplc="FB00C390">
      <w:start w:val="1"/>
      <w:numFmt w:val="bullet"/>
      <w:lvlText w:val=""/>
      <w:lvlJc w:val="left"/>
      <w:pPr>
        <w:ind w:left="720" w:hanging="360"/>
      </w:pPr>
      <w:rPr>
        <w:rFonts w:ascii="Symbol" w:hAnsi="Symbol"/>
      </w:rPr>
    </w:lvl>
    <w:lvl w:ilvl="1" w:tplc="0DB89866">
      <w:start w:val="1"/>
      <w:numFmt w:val="bullet"/>
      <w:lvlText w:val=""/>
      <w:lvlJc w:val="left"/>
      <w:pPr>
        <w:ind w:left="720" w:hanging="360"/>
      </w:pPr>
      <w:rPr>
        <w:rFonts w:ascii="Symbol" w:hAnsi="Symbol"/>
      </w:rPr>
    </w:lvl>
    <w:lvl w:ilvl="2" w:tplc="E7D6B00E">
      <w:start w:val="1"/>
      <w:numFmt w:val="bullet"/>
      <w:lvlText w:val=""/>
      <w:lvlJc w:val="left"/>
      <w:pPr>
        <w:ind w:left="720" w:hanging="360"/>
      </w:pPr>
      <w:rPr>
        <w:rFonts w:ascii="Symbol" w:hAnsi="Symbol"/>
      </w:rPr>
    </w:lvl>
    <w:lvl w:ilvl="3" w:tplc="81E0EE2C">
      <w:start w:val="1"/>
      <w:numFmt w:val="bullet"/>
      <w:lvlText w:val=""/>
      <w:lvlJc w:val="left"/>
      <w:pPr>
        <w:ind w:left="720" w:hanging="360"/>
      </w:pPr>
      <w:rPr>
        <w:rFonts w:ascii="Symbol" w:hAnsi="Symbol"/>
      </w:rPr>
    </w:lvl>
    <w:lvl w:ilvl="4" w:tplc="AC56E81A">
      <w:start w:val="1"/>
      <w:numFmt w:val="bullet"/>
      <w:lvlText w:val=""/>
      <w:lvlJc w:val="left"/>
      <w:pPr>
        <w:ind w:left="720" w:hanging="360"/>
      </w:pPr>
      <w:rPr>
        <w:rFonts w:ascii="Symbol" w:hAnsi="Symbol"/>
      </w:rPr>
    </w:lvl>
    <w:lvl w:ilvl="5" w:tplc="C8CCEC3C">
      <w:start w:val="1"/>
      <w:numFmt w:val="bullet"/>
      <w:lvlText w:val=""/>
      <w:lvlJc w:val="left"/>
      <w:pPr>
        <w:ind w:left="720" w:hanging="360"/>
      </w:pPr>
      <w:rPr>
        <w:rFonts w:ascii="Symbol" w:hAnsi="Symbol"/>
      </w:rPr>
    </w:lvl>
    <w:lvl w:ilvl="6" w:tplc="53845A78">
      <w:start w:val="1"/>
      <w:numFmt w:val="bullet"/>
      <w:lvlText w:val=""/>
      <w:lvlJc w:val="left"/>
      <w:pPr>
        <w:ind w:left="720" w:hanging="360"/>
      </w:pPr>
      <w:rPr>
        <w:rFonts w:ascii="Symbol" w:hAnsi="Symbol"/>
      </w:rPr>
    </w:lvl>
    <w:lvl w:ilvl="7" w:tplc="00201C10">
      <w:start w:val="1"/>
      <w:numFmt w:val="bullet"/>
      <w:lvlText w:val=""/>
      <w:lvlJc w:val="left"/>
      <w:pPr>
        <w:ind w:left="720" w:hanging="360"/>
      </w:pPr>
      <w:rPr>
        <w:rFonts w:ascii="Symbol" w:hAnsi="Symbol"/>
      </w:rPr>
    </w:lvl>
    <w:lvl w:ilvl="8" w:tplc="01546278">
      <w:start w:val="1"/>
      <w:numFmt w:val="bullet"/>
      <w:lvlText w:val=""/>
      <w:lvlJc w:val="left"/>
      <w:pPr>
        <w:ind w:left="720" w:hanging="360"/>
      </w:pPr>
      <w:rPr>
        <w:rFonts w:ascii="Symbol" w:hAnsi="Symbol"/>
      </w:rPr>
    </w:lvl>
  </w:abstractNum>
  <w:abstractNum w:abstractNumId="15" w15:restartNumberingAfterBreak="0">
    <w:nsid w:val="2ED424C0"/>
    <w:multiLevelType w:val="hybridMultilevel"/>
    <w:tmpl w:val="0F022FBE"/>
    <w:lvl w:ilvl="0" w:tplc="04D473A4">
      <w:start w:val="1"/>
      <w:numFmt w:val="bullet"/>
      <w:lvlText w:val=""/>
      <w:lvlJc w:val="left"/>
      <w:pPr>
        <w:ind w:left="720" w:hanging="360"/>
      </w:pPr>
      <w:rPr>
        <w:rFonts w:ascii="Symbol" w:hAnsi="Symbol"/>
      </w:rPr>
    </w:lvl>
    <w:lvl w:ilvl="1" w:tplc="F752AA52">
      <w:start w:val="1"/>
      <w:numFmt w:val="bullet"/>
      <w:lvlText w:val=""/>
      <w:lvlJc w:val="left"/>
      <w:pPr>
        <w:ind w:left="720" w:hanging="360"/>
      </w:pPr>
      <w:rPr>
        <w:rFonts w:ascii="Symbol" w:hAnsi="Symbol"/>
      </w:rPr>
    </w:lvl>
    <w:lvl w:ilvl="2" w:tplc="9D86CB16">
      <w:start w:val="1"/>
      <w:numFmt w:val="bullet"/>
      <w:lvlText w:val=""/>
      <w:lvlJc w:val="left"/>
      <w:pPr>
        <w:ind w:left="720" w:hanging="360"/>
      </w:pPr>
      <w:rPr>
        <w:rFonts w:ascii="Symbol" w:hAnsi="Symbol"/>
      </w:rPr>
    </w:lvl>
    <w:lvl w:ilvl="3" w:tplc="C5CCD246">
      <w:start w:val="1"/>
      <w:numFmt w:val="bullet"/>
      <w:lvlText w:val=""/>
      <w:lvlJc w:val="left"/>
      <w:pPr>
        <w:ind w:left="720" w:hanging="360"/>
      </w:pPr>
      <w:rPr>
        <w:rFonts w:ascii="Symbol" w:hAnsi="Symbol"/>
      </w:rPr>
    </w:lvl>
    <w:lvl w:ilvl="4" w:tplc="41467252">
      <w:start w:val="1"/>
      <w:numFmt w:val="bullet"/>
      <w:lvlText w:val=""/>
      <w:lvlJc w:val="left"/>
      <w:pPr>
        <w:ind w:left="720" w:hanging="360"/>
      </w:pPr>
      <w:rPr>
        <w:rFonts w:ascii="Symbol" w:hAnsi="Symbol"/>
      </w:rPr>
    </w:lvl>
    <w:lvl w:ilvl="5" w:tplc="49941B28">
      <w:start w:val="1"/>
      <w:numFmt w:val="bullet"/>
      <w:lvlText w:val=""/>
      <w:lvlJc w:val="left"/>
      <w:pPr>
        <w:ind w:left="720" w:hanging="360"/>
      </w:pPr>
      <w:rPr>
        <w:rFonts w:ascii="Symbol" w:hAnsi="Symbol"/>
      </w:rPr>
    </w:lvl>
    <w:lvl w:ilvl="6" w:tplc="3C7848AE">
      <w:start w:val="1"/>
      <w:numFmt w:val="bullet"/>
      <w:lvlText w:val=""/>
      <w:lvlJc w:val="left"/>
      <w:pPr>
        <w:ind w:left="720" w:hanging="360"/>
      </w:pPr>
      <w:rPr>
        <w:rFonts w:ascii="Symbol" w:hAnsi="Symbol"/>
      </w:rPr>
    </w:lvl>
    <w:lvl w:ilvl="7" w:tplc="891A0E8C">
      <w:start w:val="1"/>
      <w:numFmt w:val="bullet"/>
      <w:lvlText w:val=""/>
      <w:lvlJc w:val="left"/>
      <w:pPr>
        <w:ind w:left="720" w:hanging="360"/>
      </w:pPr>
      <w:rPr>
        <w:rFonts w:ascii="Symbol" w:hAnsi="Symbol"/>
      </w:rPr>
    </w:lvl>
    <w:lvl w:ilvl="8" w:tplc="7A88430E">
      <w:start w:val="1"/>
      <w:numFmt w:val="bullet"/>
      <w:lvlText w:val=""/>
      <w:lvlJc w:val="left"/>
      <w:pPr>
        <w:ind w:left="720" w:hanging="360"/>
      </w:pPr>
      <w:rPr>
        <w:rFonts w:ascii="Symbol" w:hAnsi="Symbol"/>
      </w:rPr>
    </w:lvl>
  </w:abstractNum>
  <w:abstractNum w:abstractNumId="16" w15:restartNumberingAfterBreak="0">
    <w:nsid w:val="30805C5C"/>
    <w:multiLevelType w:val="hybridMultilevel"/>
    <w:tmpl w:val="F7C03890"/>
    <w:lvl w:ilvl="0" w:tplc="551EDADA">
      <w:start w:val="1"/>
      <w:numFmt w:val="bullet"/>
      <w:lvlText w:val=""/>
      <w:lvlJc w:val="left"/>
      <w:pPr>
        <w:ind w:left="720" w:hanging="360"/>
      </w:pPr>
      <w:rPr>
        <w:rFonts w:ascii="Symbol" w:hAnsi="Symbol"/>
      </w:rPr>
    </w:lvl>
    <w:lvl w:ilvl="1" w:tplc="7B329942">
      <w:start w:val="1"/>
      <w:numFmt w:val="bullet"/>
      <w:lvlText w:val=""/>
      <w:lvlJc w:val="left"/>
      <w:pPr>
        <w:ind w:left="720" w:hanging="360"/>
      </w:pPr>
      <w:rPr>
        <w:rFonts w:ascii="Symbol" w:hAnsi="Symbol"/>
      </w:rPr>
    </w:lvl>
    <w:lvl w:ilvl="2" w:tplc="064AA4F8">
      <w:start w:val="1"/>
      <w:numFmt w:val="bullet"/>
      <w:lvlText w:val=""/>
      <w:lvlJc w:val="left"/>
      <w:pPr>
        <w:ind w:left="720" w:hanging="360"/>
      </w:pPr>
      <w:rPr>
        <w:rFonts w:ascii="Symbol" w:hAnsi="Symbol"/>
      </w:rPr>
    </w:lvl>
    <w:lvl w:ilvl="3" w:tplc="54ACC8FA">
      <w:start w:val="1"/>
      <w:numFmt w:val="bullet"/>
      <w:lvlText w:val=""/>
      <w:lvlJc w:val="left"/>
      <w:pPr>
        <w:ind w:left="720" w:hanging="360"/>
      </w:pPr>
      <w:rPr>
        <w:rFonts w:ascii="Symbol" w:hAnsi="Symbol"/>
      </w:rPr>
    </w:lvl>
    <w:lvl w:ilvl="4" w:tplc="BF04A7D0">
      <w:start w:val="1"/>
      <w:numFmt w:val="bullet"/>
      <w:lvlText w:val=""/>
      <w:lvlJc w:val="left"/>
      <w:pPr>
        <w:ind w:left="720" w:hanging="360"/>
      </w:pPr>
      <w:rPr>
        <w:rFonts w:ascii="Symbol" w:hAnsi="Symbol"/>
      </w:rPr>
    </w:lvl>
    <w:lvl w:ilvl="5" w:tplc="7C90107C">
      <w:start w:val="1"/>
      <w:numFmt w:val="bullet"/>
      <w:lvlText w:val=""/>
      <w:lvlJc w:val="left"/>
      <w:pPr>
        <w:ind w:left="720" w:hanging="360"/>
      </w:pPr>
      <w:rPr>
        <w:rFonts w:ascii="Symbol" w:hAnsi="Symbol"/>
      </w:rPr>
    </w:lvl>
    <w:lvl w:ilvl="6" w:tplc="A4C80B7A">
      <w:start w:val="1"/>
      <w:numFmt w:val="bullet"/>
      <w:lvlText w:val=""/>
      <w:lvlJc w:val="left"/>
      <w:pPr>
        <w:ind w:left="720" w:hanging="360"/>
      </w:pPr>
      <w:rPr>
        <w:rFonts w:ascii="Symbol" w:hAnsi="Symbol"/>
      </w:rPr>
    </w:lvl>
    <w:lvl w:ilvl="7" w:tplc="BCB041F2">
      <w:start w:val="1"/>
      <w:numFmt w:val="bullet"/>
      <w:lvlText w:val=""/>
      <w:lvlJc w:val="left"/>
      <w:pPr>
        <w:ind w:left="720" w:hanging="360"/>
      </w:pPr>
      <w:rPr>
        <w:rFonts w:ascii="Symbol" w:hAnsi="Symbol"/>
      </w:rPr>
    </w:lvl>
    <w:lvl w:ilvl="8" w:tplc="6B0AD080">
      <w:start w:val="1"/>
      <w:numFmt w:val="bullet"/>
      <w:lvlText w:val=""/>
      <w:lvlJc w:val="left"/>
      <w:pPr>
        <w:ind w:left="720" w:hanging="360"/>
      </w:pPr>
      <w:rPr>
        <w:rFonts w:ascii="Symbol" w:hAnsi="Symbol"/>
      </w:rPr>
    </w:lvl>
  </w:abstractNum>
  <w:abstractNum w:abstractNumId="17" w15:restartNumberingAfterBreak="0">
    <w:nsid w:val="31750728"/>
    <w:multiLevelType w:val="hybridMultilevel"/>
    <w:tmpl w:val="74184C0E"/>
    <w:lvl w:ilvl="0" w:tplc="12686BE8">
      <w:start w:val="1"/>
      <w:numFmt w:val="bullet"/>
      <w:lvlText w:val=""/>
      <w:lvlJc w:val="left"/>
      <w:pPr>
        <w:ind w:left="720" w:hanging="360"/>
      </w:pPr>
      <w:rPr>
        <w:rFonts w:ascii="Symbol" w:hAnsi="Symbol"/>
      </w:rPr>
    </w:lvl>
    <w:lvl w:ilvl="1" w:tplc="09044178">
      <w:start w:val="1"/>
      <w:numFmt w:val="bullet"/>
      <w:lvlText w:val=""/>
      <w:lvlJc w:val="left"/>
      <w:pPr>
        <w:ind w:left="720" w:hanging="360"/>
      </w:pPr>
      <w:rPr>
        <w:rFonts w:ascii="Symbol" w:hAnsi="Symbol"/>
      </w:rPr>
    </w:lvl>
    <w:lvl w:ilvl="2" w:tplc="18444BBE">
      <w:start w:val="1"/>
      <w:numFmt w:val="bullet"/>
      <w:lvlText w:val=""/>
      <w:lvlJc w:val="left"/>
      <w:pPr>
        <w:ind w:left="720" w:hanging="360"/>
      </w:pPr>
      <w:rPr>
        <w:rFonts w:ascii="Symbol" w:hAnsi="Symbol"/>
      </w:rPr>
    </w:lvl>
    <w:lvl w:ilvl="3" w:tplc="0D20C394">
      <w:start w:val="1"/>
      <w:numFmt w:val="bullet"/>
      <w:lvlText w:val=""/>
      <w:lvlJc w:val="left"/>
      <w:pPr>
        <w:ind w:left="720" w:hanging="360"/>
      </w:pPr>
      <w:rPr>
        <w:rFonts w:ascii="Symbol" w:hAnsi="Symbol"/>
      </w:rPr>
    </w:lvl>
    <w:lvl w:ilvl="4" w:tplc="81007B3C">
      <w:start w:val="1"/>
      <w:numFmt w:val="bullet"/>
      <w:lvlText w:val=""/>
      <w:lvlJc w:val="left"/>
      <w:pPr>
        <w:ind w:left="720" w:hanging="360"/>
      </w:pPr>
      <w:rPr>
        <w:rFonts w:ascii="Symbol" w:hAnsi="Symbol"/>
      </w:rPr>
    </w:lvl>
    <w:lvl w:ilvl="5" w:tplc="306871CA">
      <w:start w:val="1"/>
      <w:numFmt w:val="bullet"/>
      <w:lvlText w:val=""/>
      <w:lvlJc w:val="left"/>
      <w:pPr>
        <w:ind w:left="720" w:hanging="360"/>
      </w:pPr>
      <w:rPr>
        <w:rFonts w:ascii="Symbol" w:hAnsi="Symbol"/>
      </w:rPr>
    </w:lvl>
    <w:lvl w:ilvl="6" w:tplc="B2B8F30E">
      <w:start w:val="1"/>
      <w:numFmt w:val="bullet"/>
      <w:lvlText w:val=""/>
      <w:lvlJc w:val="left"/>
      <w:pPr>
        <w:ind w:left="720" w:hanging="360"/>
      </w:pPr>
      <w:rPr>
        <w:rFonts w:ascii="Symbol" w:hAnsi="Symbol"/>
      </w:rPr>
    </w:lvl>
    <w:lvl w:ilvl="7" w:tplc="09485A8C">
      <w:start w:val="1"/>
      <w:numFmt w:val="bullet"/>
      <w:lvlText w:val=""/>
      <w:lvlJc w:val="left"/>
      <w:pPr>
        <w:ind w:left="720" w:hanging="360"/>
      </w:pPr>
      <w:rPr>
        <w:rFonts w:ascii="Symbol" w:hAnsi="Symbol"/>
      </w:rPr>
    </w:lvl>
    <w:lvl w:ilvl="8" w:tplc="314EC7A0">
      <w:start w:val="1"/>
      <w:numFmt w:val="bullet"/>
      <w:lvlText w:val=""/>
      <w:lvlJc w:val="left"/>
      <w:pPr>
        <w:ind w:left="720" w:hanging="360"/>
      </w:pPr>
      <w:rPr>
        <w:rFonts w:ascii="Symbol" w:hAnsi="Symbol"/>
      </w:rPr>
    </w:lvl>
  </w:abstractNum>
  <w:abstractNum w:abstractNumId="18" w15:restartNumberingAfterBreak="0">
    <w:nsid w:val="36436317"/>
    <w:multiLevelType w:val="hybridMultilevel"/>
    <w:tmpl w:val="78E8E02E"/>
    <w:lvl w:ilvl="0" w:tplc="0384247E">
      <w:start w:val="1"/>
      <w:numFmt w:val="bullet"/>
      <w:lvlText w:val=""/>
      <w:lvlJc w:val="left"/>
      <w:pPr>
        <w:ind w:left="720" w:hanging="360"/>
      </w:pPr>
      <w:rPr>
        <w:rFonts w:ascii="Symbol" w:hAnsi="Symbol"/>
      </w:rPr>
    </w:lvl>
    <w:lvl w:ilvl="1" w:tplc="7C682368">
      <w:start w:val="1"/>
      <w:numFmt w:val="bullet"/>
      <w:lvlText w:val=""/>
      <w:lvlJc w:val="left"/>
      <w:pPr>
        <w:ind w:left="720" w:hanging="360"/>
      </w:pPr>
      <w:rPr>
        <w:rFonts w:ascii="Symbol" w:hAnsi="Symbol"/>
      </w:rPr>
    </w:lvl>
    <w:lvl w:ilvl="2" w:tplc="C1B6EFBA">
      <w:start w:val="1"/>
      <w:numFmt w:val="bullet"/>
      <w:lvlText w:val=""/>
      <w:lvlJc w:val="left"/>
      <w:pPr>
        <w:ind w:left="720" w:hanging="360"/>
      </w:pPr>
      <w:rPr>
        <w:rFonts w:ascii="Symbol" w:hAnsi="Symbol"/>
      </w:rPr>
    </w:lvl>
    <w:lvl w:ilvl="3" w:tplc="58DC741E">
      <w:start w:val="1"/>
      <w:numFmt w:val="bullet"/>
      <w:lvlText w:val=""/>
      <w:lvlJc w:val="left"/>
      <w:pPr>
        <w:ind w:left="720" w:hanging="360"/>
      </w:pPr>
      <w:rPr>
        <w:rFonts w:ascii="Symbol" w:hAnsi="Symbol"/>
      </w:rPr>
    </w:lvl>
    <w:lvl w:ilvl="4" w:tplc="043EFB98">
      <w:start w:val="1"/>
      <w:numFmt w:val="bullet"/>
      <w:lvlText w:val=""/>
      <w:lvlJc w:val="left"/>
      <w:pPr>
        <w:ind w:left="720" w:hanging="360"/>
      </w:pPr>
      <w:rPr>
        <w:rFonts w:ascii="Symbol" w:hAnsi="Symbol"/>
      </w:rPr>
    </w:lvl>
    <w:lvl w:ilvl="5" w:tplc="88245FF6">
      <w:start w:val="1"/>
      <w:numFmt w:val="bullet"/>
      <w:lvlText w:val=""/>
      <w:lvlJc w:val="left"/>
      <w:pPr>
        <w:ind w:left="720" w:hanging="360"/>
      </w:pPr>
      <w:rPr>
        <w:rFonts w:ascii="Symbol" w:hAnsi="Symbol"/>
      </w:rPr>
    </w:lvl>
    <w:lvl w:ilvl="6" w:tplc="D90A0CC2">
      <w:start w:val="1"/>
      <w:numFmt w:val="bullet"/>
      <w:lvlText w:val=""/>
      <w:lvlJc w:val="left"/>
      <w:pPr>
        <w:ind w:left="720" w:hanging="360"/>
      </w:pPr>
      <w:rPr>
        <w:rFonts w:ascii="Symbol" w:hAnsi="Symbol"/>
      </w:rPr>
    </w:lvl>
    <w:lvl w:ilvl="7" w:tplc="D320FB44">
      <w:start w:val="1"/>
      <w:numFmt w:val="bullet"/>
      <w:lvlText w:val=""/>
      <w:lvlJc w:val="left"/>
      <w:pPr>
        <w:ind w:left="720" w:hanging="360"/>
      </w:pPr>
      <w:rPr>
        <w:rFonts w:ascii="Symbol" w:hAnsi="Symbol"/>
      </w:rPr>
    </w:lvl>
    <w:lvl w:ilvl="8" w:tplc="E482D7EE">
      <w:start w:val="1"/>
      <w:numFmt w:val="bullet"/>
      <w:lvlText w:val=""/>
      <w:lvlJc w:val="left"/>
      <w:pPr>
        <w:ind w:left="720" w:hanging="360"/>
      </w:pPr>
      <w:rPr>
        <w:rFonts w:ascii="Symbol" w:hAnsi="Symbol"/>
      </w:rPr>
    </w:lvl>
  </w:abstractNum>
  <w:abstractNum w:abstractNumId="19" w15:restartNumberingAfterBreak="0">
    <w:nsid w:val="36FA5589"/>
    <w:multiLevelType w:val="hybridMultilevel"/>
    <w:tmpl w:val="81763140"/>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0" w15:restartNumberingAfterBreak="0">
    <w:nsid w:val="378E7B0E"/>
    <w:multiLevelType w:val="hybridMultilevel"/>
    <w:tmpl w:val="17B008E0"/>
    <w:lvl w:ilvl="0" w:tplc="B7885914">
      <w:start w:val="1"/>
      <w:numFmt w:val="bullet"/>
      <w:lvlText w:val=""/>
      <w:lvlJc w:val="left"/>
      <w:pPr>
        <w:ind w:left="720" w:hanging="360"/>
      </w:pPr>
      <w:rPr>
        <w:rFonts w:ascii="Symbol" w:hAnsi="Symbol"/>
      </w:rPr>
    </w:lvl>
    <w:lvl w:ilvl="1" w:tplc="BC2A0CCC">
      <w:start w:val="1"/>
      <w:numFmt w:val="bullet"/>
      <w:lvlText w:val=""/>
      <w:lvlJc w:val="left"/>
      <w:pPr>
        <w:ind w:left="720" w:hanging="360"/>
      </w:pPr>
      <w:rPr>
        <w:rFonts w:ascii="Symbol" w:hAnsi="Symbol"/>
      </w:rPr>
    </w:lvl>
    <w:lvl w:ilvl="2" w:tplc="4FAE26BC">
      <w:start w:val="1"/>
      <w:numFmt w:val="bullet"/>
      <w:lvlText w:val=""/>
      <w:lvlJc w:val="left"/>
      <w:pPr>
        <w:ind w:left="720" w:hanging="360"/>
      </w:pPr>
      <w:rPr>
        <w:rFonts w:ascii="Symbol" w:hAnsi="Symbol"/>
      </w:rPr>
    </w:lvl>
    <w:lvl w:ilvl="3" w:tplc="7144AD44">
      <w:start w:val="1"/>
      <w:numFmt w:val="bullet"/>
      <w:lvlText w:val=""/>
      <w:lvlJc w:val="left"/>
      <w:pPr>
        <w:ind w:left="720" w:hanging="360"/>
      </w:pPr>
      <w:rPr>
        <w:rFonts w:ascii="Symbol" w:hAnsi="Symbol"/>
      </w:rPr>
    </w:lvl>
    <w:lvl w:ilvl="4" w:tplc="79CE5F48">
      <w:start w:val="1"/>
      <w:numFmt w:val="bullet"/>
      <w:lvlText w:val=""/>
      <w:lvlJc w:val="left"/>
      <w:pPr>
        <w:ind w:left="720" w:hanging="360"/>
      </w:pPr>
      <w:rPr>
        <w:rFonts w:ascii="Symbol" w:hAnsi="Symbol"/>
      </w:rPr>
    </w:lvl>
    <w:lvl w:ilvl="5" w:tplc="D22C7CF2">
      <w:start w:val="1"/>
      <w:numFmt w:val="bullet"/>
      <w:lvlText w:val=""/>
      <w:lvlJc w:val="left"/>
      <w:pPr>
        <w:ind w:left="720" w:hanging="360"/>
      </w:pPr>
      <w:rPr>
        <w:rFonts w:ascii="Symbol" w:hAnsi="Symbol"/>
      </w:rPr>
    </w:lvl>
    <w:lvl w:ilvl="6" w:tplc="CE24DBDE">
      <w:start w:val="1"/>
      <w:numFmt w:val="bullet"/>
      <w:lvlText w:val=""/>
      <w:lvlJc w:val="left"/>
      <w:pPr>
        <w:ind w:left="720" w:hanging="360"/>
      </w:pPr>
      <w:rPr>
        <w:rFonts w:ascii="Symbol" w:hAnsi="Symbol"/>
      </w:rPr>
    </w:lvl>
    <w:lvl w:ilvl="7" w:tplc="78EA1284">
      <w:start w:val="1"/>
      <w:numFmt w:val="bullet"/>
      <w:lvlText w:val=""/>
      <w:lvlJc w:val="left"/>
      <w:pPr>
        <w:ind w:left="720" w:hanging="360"/>
      </w:pPr>
      <w:rPr>
        <w:rFonts w:ascii="Symbol" w:hAnsi="Symbol"/>
      </w:rPr>
    </w:lvl>
    <w:lvl w:ilvl="8" w:tplc="B9766304">
      <w:start w:val="1"/>
      <w:numFmt w:val="bullet"/>
      <w:lvlText w:val=""/>
      <w:lvlJc w:val="left"/>
      <w:pPr>
        <w:ind w:left="720" w:hanging="360"/>
      </w:pPr>
      <w:rPr>
        <w:rFonts w:ascii="Symbol" w:hAnsi="Symbol"/>
      </w:rPr>
    </w:lvl>
  </w:abstractNum>
  <w:abstractNum w:abstractNumId="21" w15:restartNumberingAfterBreak="0">
    <w:nsid w:val="40247054"/>
    <w:multiLevelType w:val="hybridMultilevel"/>
    <w:tmpl w:val="21DA088E"/>
    <w:lvl w:ilvl="0" w:tplc="AE34761E">
      <w:start w:val="1"/>
      <w:numFmt w:val="bullet"/>
      <w:lvlText w:val=""/>
      <w:lvlJc w:val="left"/>
      <w:pPr>
        <w:ind w:left="720" w:hanging="360"/>
      </w:pPr>
      <w:rPr>
        <w:rFonts w:ascii="Symbol" w:hAnsi="Symbol"/>
      </w:rPr>
    </w:lvl>
    <w:lvl w:ilvl="1" w:tplc="D67280B0">
      <w:start w:val="1"/>
      <w:numFmt w:val="bullet"/>
      <w:lvlText w:val=""/>
      <w:lvlJc w:val="left"/>
      <w:pPr>
        <w:ind w:left="720" w:hanging="360"/>
      </w:pPr>
      <w:rPr>
        <w:rFonts w:ascii="Symbol" w:hAnsi="Symbol"/>
      </w:rPr>
    </w:lvl>
    <w:lvl w:ilvl="2" w:tplc="3F6C7656">
      <w:start w:val="1"/>
      <w:numFmt w:val="bullet"/>
      <w:lvlText w:val=""/>
      <w:lvlJc w:val="left"/>
      <w:pPr>
        <w:ind w:left="720" w:hanging="360"/>
      </w:pPr>
      <w:rPr>
        <w:rFonts w:ascii="Symbol" w:hAnsi="Symbol"/>
      </w:rPr>
    </w:lvl>
    <w:lvl w:ilvl="3" w:tplc="2F6830AE">
      <w:start w:val="1"/>
      <w:numFmt w:val="bullet"/>
      <w:lvlText w:val=""/>
      <w:lvlJc w:val="left"/>
      <w:pPr>
        <w:ind w:left="720" w:hanging="360"/>
      </w:pPr>
      <w:rPr>
        <w:rFonts w:ascii="Symbol" w:hAnsi="Symbol"/>
      </w:rPr>
    </w:lvl>
    <w:lvl w:ilvl="4" w:tplc="E1FE8216">
      <w:start w:val="1"/>
      <w:numFmt w:val="bullet"/>
      <w:lvlText w:val=""/>
      <w:lvlJc w:val="left"/>
      <w:pPr>
        <w:ind w:left="720" w:hanging="360"/>
      </w:pPr>
      <w:rPr>
        <w:rFonts w:ascii="Symbol" w:hAnsi="Symbol"/>
      </w:rPr>
    </w:lvl>
    <w:lvl w:ilvl="5" w:tplc="F5FEA898">
      <w:start w:val="1"/>
      <w:numFmt w:val="bullet"/>
      <w:lvlText w:val=""/>
      <w:lvlJc w:val="left"/>
      <w:pPr>
        <w:ind w:left="720" w:hanging="360"/>
      </w:pPr>
      <w:rPr>
        <w:rFonts w:ascii="Symbol" w:hAnsi="Symbol"/>
      </w:rPr>
    </w:lvl>
    <w:lvl w:ilvl="6" w:tplc="57C0EB1C">
      <w:start w:val="1"/>
      <w:numFmt w:val="bullet"/>
      <w:lvlText w:val=""/>
      <w:lvlJc w:val="left"/>
      <w:pPr>
        <w:ind w:left="720" w:hanging="360"/>
      </w:pPr>
      <w:rPr>
        <w:rFonts w:ascii="Symbol" w:hAnsi="Symbol"/>
      </w:rPr>
    </w:lvl>
    <w:lvl w:ilvl="7" w:tplc="2676EB82">
      <w:start w:val="1"/>
      <w:numFmt w:val="bullet"/>
      <w:lvlText w:val=""/>
      <w:lvlJc w:val="left"/>
      <w:pPr>
        <w:ind w:left="720" w:hanging="360"/>
      </w:pPr>
      <w:rPr>
        <w:rFonts w:ascii="Symbol" w:hAnsi="Symbol"/>
      </w:rPr>
    </w:lvl>
    <w:lvl w:ilvl="8" w:tplc="61FA1020">
      <w:start w:val="1"/>
      <w:numFmt w:val="bullet"/>
      <w:lvlText w:val=""/>
      <w:lvlJc w:val="left"/>
      <w:pPr>
        <w:ind w:left="720" w:hanging="360"/>
      </w:pPr>
      <w:rPr>
        <w:rFonts w:ascii="Symbol" w:hAnsi="Symbol"/>
      </w:rPr>
    </w:lvl>
  </w:abstractNum>
  <w:abstractNum w:abstractNumId="22" w15:restartNumberingAfterBreak="0">
    <w:nsid w:val="40596097"/>
    <w:multiLevelType w:val="hybridMultilevel"/>
    <w:tmpl w:val="884C769C"/>
    <w:lvl w:ilvl="0" w:tplc="D6EA7546">
      <w:start w:val="1"/>
      <w:numFmt w:val="bullet"/>
      <w:lvlText w:val=""/>
      <w:lvlJc w:val="left"/>
      <w:pPr>
        <w:ind w:left="720" w:hanging="360"/>
      </w:pPr>
      <w:rPr>
        <w:rFonts w:ascii="Symbol" w:hAnsi="Symbol"/>
      </w:rPr>
    </w:lvl>
    <w:lvl w:ilvl="1" w:tplc="9EE41226">
      <w:start w:val="1"/>
      <w:numFmt w:val="bullet"/>
      <w:lvlText w:val=""/>
      <w:lvlJc w:val="left"/>
      <w:pPr>
        <w:ind w:left="720" w:hanging="360"/>
      </w:pPr>
      <w:rPr>
        <w:rFonts w:ascii="Symbol" w:hAnsi="Symbol"/>
      </w:rPr>
    </w:lvl>
    <w:lvl w:ilvl="2" w:tplc="82D23324">
      <w:start w:val="1"/>
      <w:numFmt w:val="bullet"/>
      <w:lvlText w:val=""/>
      <w:lvlJc w:val="left"/>
      <w:pPr>
        <w:ind w:left="720" w:hanging="360"/>
      </w:pPr>
      <w:rPr>
        <w:rFonts w:ascii="Symbol" w:hAnsi="Symbol"/>
      </w:rPr>
    </w:lvl>
    <w:lvl w:ilvl="3" w:tplc="67548CB2">
      <w:start w:val="1"/>
      <w:numFmt w:val="bullet"/>
      <w:lvlText w:val=""/>
      <w:lvlJc w:val="left"/>
      <w:pPr>
        <w:ind w:left="720" w:hanging="360"/>
      </w:pPr>
      <w:rPr>
        <w:rFonts w:ascii="Symbol" w:hAnsi="Symbol"/>
      </w:rPr>
    </w:lvl>
    <w:lvl w:ilvl="4" w:tplc="2B46627A">
      <w:start w:val="1"/>
      <w:numFmt w:val="bullet"/>
      <w:lvlText w:val=""/>
      <w:lvlJc w:val="left"/>
      <w:pPr>
        <w:ind w:left="720" w:hanging="360"/>
      </w:pPr>
      <w:rPr>
        <w:rFonts w:ascii="Symbol" w:hAnsi="Symbol"/>
      </w:rPr>
    </w:lvl>
    <w:lvl w:ilvl="5" w:tplc="710AFB56">
      <w:start w:val="1"/>
      <w:numFmt w:val="bullet"/>
      <w:lvlText w:val=""/>
      <w:lvlJc w:val="left"/>
      <w:pPr>
        <w:ind w:left="720" w:hanging="360"/>
      </w:pPr>
      <w:rPr>
        <w:rFonts w:ascii="Symbol" w:hAnsi="Symbol"/>
      </w:rPr>
    </w:lvl>
    <w:lvl w:ilvl="6" w:tplc="B1CC6430">
      <w:start w:val="1"/>
      <w:numFmt w:val="bullet"/>
      <w:lvlText w:val=""/>
      <w:lvlJc w:val="left"/>
      <w:pPr>
        <w:ind w:left="720" w:hanging="360"/>
      </w:pPr>
      <w:rPr>
        <w:rFonts w:ascii="Symbol" w:hAnsi="Symbol"/>
      </w:rPr>
    </w:lvl>
    <w:lvl w:ilvl="7" w:tplc="100E624E">
      <w:start w:val="1"/>
      <w:numFmt w:val="bullet"/>
      <w:lvlText w:val=""/>
      <w:lvlJc w:val="left"/>
      <w:pPr>
        <w:ind w:left="720" w:hanging="360"/>
      </w:pPr>
      <w:rPr>
        <w:rFonts w:ascii="Symbol" w:hAnsi="Symbol"/>
      </w:rPr>
    </w:lvl>
    <w:lvl w:ilvl="8" w:tplc="D978803A">
      <w:start w:val="1"/>
      <w:numFmt w:val="bullet"/>
      <w:lvlText w:val=""/>
      <w:lvlJc w:val="left"/>
      <w:pPr>
        <w:ind w:left="720" w:hanging="360"/>
      </w:pPr>
      <w:rPr>
        <w:rFonts w:ascii="Symbol" w:hAnsi="Symbol"/>
      </w:rPr>
    </w:lvl>
  </w:abstractNum>
  <w:abstractNum w:abstractNumId="23" w15:restartNumberingAfterBreak="0">
    <w:nsid w:val="416B5C12"/>
    <w:multiLevelType w:val="hybridMultilevel"/>
    <w:tmpl w:val="EB468520"/>
    <w:lvl w:ilvl="0" w:tplc="9888273C">
      <w:start w:val="1"/>
      <w:numFmt w:val="bullet"/>
      <w:lvlText w:val=""/>
      <w:lvlJc w:val="left"/>
      <w:pPr>
        <w:ind w:left="720" w:hanging="360"/>
      </w:pPr>
      <w:rPr>
        <w:rFonts w:ascii="Symbol" w:hAnsi="Symbol"/>
      </w:rPr>
    </w:lvl>
    <w:lvl w:ilvl="1" w:tplc="7B608CB2">
      <w:start w:val="1"/>
      <w:numFmt w:val="bullet"/>
      <w:lvlText w:val=""/>
      <w:lvlJc w:val="left"/>
      <w:pPr>
        <w:ind w:left="720" w:hanging="360"/>
      </w:pPr>
      <w:rPr>
        <w:rFonts w:ascii="Symbol" w:hAnsi="Symbol"/>
      </w:rPr>
    </w:lvl>
    <w:lvl w:ilvl="2" w:tplc="10643F8E">
      <w:start w:val="1"/>
      <w:numFmt w:val="bullet"/>
      <w:lvlText w:val=""/>
      <w:lvlJc w:val="left"/>
      <w:pPr>
        <w:ind w:left="720" w:hanging="360"/>
      </w:pPr>
      <w:rPr>
        <w:rFonts w:ascii="Symbol" w:hAnsi="Symbol"/>
      </w:rPr>
    </w:lvl>
    <w:lvl w:ilvl="3" w:tplc="B05E9CC2">
      <w:start w:val="1"/>
      <w:numFmt w:val="bullet"/>
      <w:lvlText w:val=""/>
      <w:lvlJc w:val="left"/>
      <w:pPr>
        <w:ind w:left="720" w:hanging="360"/>
      </w:pPr>
      <w:rPr>
        <w:rFonts w:ascii="Symbol" w:hAnsi="Symbol"/>
      </w:rPr>
    </w:lvl>
    <w:lvl w:ilvl="4" w:tplc="2F506868">
      <w:start w:val="1"/>
      <w:numFmt w:val="bullet"/>
      <w:lvlText w:val=""/>
      <w:lvlJc w:val="left"/>
      <w:pPr>
        <w:ind w:left="720" w:hanging="360"/>
      </w:pPr>
      <w:rPr>
        <w:rFonts w:ascii="Symbol" w:hAnsi="Symbol"/>
      </w:rPr>
    </w:lvl>
    <w:lvl w:ilvl="5" w:tplc="F85A3948">
      <w:start w:val="1"/>
      <w:numFmt w:val="bullet"/>
      <w:lvlText w:val=""/>
      <w:lvlJc w:val="left"/>
      <w:pPr>
        <w:ind w:left="720" w:hanging="360"/>
      </w:pPr>
      <w:rPr>
        <w:rFonts w:ascii="Symbol" w:hAnsi="Symbol"/>
      </w:rPr>
    </w:lvl>
    <w:lvl w:ilvl="6" w:tplc="07EE99C4">
      <w:start w:val="1"/>
      <w:numFmt w:val="bullet"/>
      <w:lvlText w:val=""/>
      <w:lvlJc w:val="left"/>
      <w:pPr>
        <w:ind w:left="720" w:hanging="360"/>
      </w:pPr>
      <w:rPr>
        <w:rFonts w:ascii="Symbol" w:hAnsi="Symbol"/>
      </w:rPr>
    </w:lvl>
    <w:lvl w:ilvl="7" w:tplc="7E003AEA">
      <w:start w:val="1"/>
      <w:numFmt w:val="bullet"/>
      <w:lvlText w:val=""/>
      <w:lvlJc w:val="left"/>
      <w:pPr>
        <w:ind w:left="720" w:hanging="360"/>
      </w:pPr>
      <w:rPr>
        <w:rFonts w:ascii="Symbol" w:hAnsi="Symbol"/>
      </w:rPr>
    </w:lvl>
    <w:lvl w:ilvl="8" w:tplc="74E053E0">
      <w:start w:val="1"/>
      <w:numFmt w:val="bullet"/>
      <w:lvlText w:val=""/>
      <w:lvlJc w:val="left"/>
      <w:pPr>
        <w:ind w:left="720" w:hanging="360"/>
      </w:pPr>
      <w:rPr>
        <w:rFonts w:ascii="Symbol" w:hAnsi="Symbol"/>
      </w:rPr>
    </w:lvl>
  </w:abstractNum>
  <w:abstractNum w:abstractNumId="24" w15:restartNumberingAfterBreak="0">
    <w:nsid w:val="43F551D5"/>
    <w:multiLevelType w:val="hybridMultilevel"/>
    <w:tmpl w:val="6358B516"/>
    <w:lvl w:ilvl="0" w:tplc="A2DEAC98">
      <w:start w:val="1"/>
      <w:numFmt w:val="bullet"/>
      <w:lvlText w:val=""/>
      <w:lvlJc w:val="left"/>
      <w:pPr>
        <w:ind w:left="720" w:hanging="360"/>
      </w:pPr>
      <w:rPr>
        <w:rFonts w:ascii="Symbol" w:hAnsi="Symbol"/>
      </w:rPr>
    </w:lvl>
    <w:lvl w:ilvl="1" w:tplc="C8BA1C6E">
      <w:start w:val="1"/>
      <w:numFmt w:val="bullet"/>
      <w:lvlText w:val=""/>
      <w:lvlJc w:val="left"/>
      <w:pPr>
        <w:ind w:left="720" w:hanging="360"/>
      </w:pPr>
      <w:rPr>
        <w:rFonts w:ascii="Symbol" w:hAnsi="Symbol"/>
      </w:rPr>
    </w:lvl>
    <w:lvl w:ilvl="2" w:tplc="0B50452A">
      <w:start w:val="1"/>
      <w:numFmt w:val="bullet"/>
      <w:lvlText w:val=""/>
      <w:lvlJc w:val="left"/>
      <w:pPr>
        <w:ind w:left="720" w:hanging="360"/>
      </w:pPr>
      <w:rPr>
        <w:rFonts w:ascii="Symbol" w:hAnsi="Symbol"/>
      </w:rPr>
    </w:lvl>
    <w:lvl w:ilvl="3" w:tplc="E66661AC">
      <w:start w:val="1"/>
      <w:numFmt w:val="bullet"/>
      <w:lvlText w:val=""/>
      <w:lvlJc w:val="left"/>
      <w:pPr>
        <w:ind w:left="720" w:hanging="360"/>
      </w:pPr>
      <w:rPr>
        <w:rFonts w:ascii="Symbol" w:hAnsi="Symbol"/>
      </w:rPr>
    </w:lvl>
    <w:lvl w:ilvl="4" w:tplc="7756AD12">
      <w:start w:val="1"/>
      <w:numFmt w:val="bullet"/>
      <w:lvlText w:val=""/>
      <w:lvlJc w:val="left"/>
      <w:pPr>
        <w:ind w:left="720" w:hanging="360"/>
      </w:pPr>
      <w:rPr>
        <w:rFonts w:ascii="Symbol" w:hAnsi="Symbol"/>
      </w:rPr>
    </w:lvl>
    <w:lvl w:ilvl="5" w:tplc="3C6092DA">
      <w:start w:val="1"/>
      <w:numFmt w:val="bullet"/>
      <w:lvlText w:val=""/>
      <w:lvlJc w:val="left"/>
      <w:pPr>
        <w:ind w:left="720" w:hanging="360"/>
      </w:pPr>
      <w:rPr>
        <w:rFonts w:ascii="Symbol" w:hAnsi="Symbol"/>
      </w:rPr>
    </w:lvl>
    <w:lvl w:ilvl="6" w:tplc="46EC58B0">
      <w:start w:val="1"/>
      <w:numFmt w:val="bullet"/>
      <w:lvlText w:val=""/>
      <w:lvlJc w:val="left"/>
      <w:pPr>
        <w:ind w:left="720" w:hanging="360"/>
      </w:pPr>
      <w:rPr>
        <w:rFonts w:ascii="Symbol" w:hAnsi="Symbol"/>
      </w:rPr>
    </w:lvl>
    <w:lvl w:ilvl="7" w:tplc="D5D61A98">
      <w:start w:val="1"/>
      <w:numFmt w:val="bullet"/>
      <w:lvlText w:val=""/>
      <w:lvlJc w:val="left"/>
      <w:pPr>
        <w:ind w:left="720" w:hanging="360"/>
      </w:pPr>
      <w:rPr>
        <w:rFonts w:ascii="Symbol" w:hAnsi="Symbol"/>
      </w:rPr>
    </w:lvl>
    <w:lvl w:ilvl="8" w:tplc="A1B89B50">
      <w:start w:val="1"/>
      <w:numFmt w:val="bullet"/>
      <w:lvlText w:val=""/>
      <w:lvlJc w:val="left"/>
      <w:pPr>
        <w:ind w:left="720" w:hanging="360"/>
      </w:pPr>
      <w:rPr>
        <w:rFonts w:ascii="Symbol" w:hAnsi="Symbol"/>
      </w:rPr>
    </w:lvl>
  </w:abstractNum>
  <w:abstractNum w:abstractNumId="25" w15:restartNumberingAfterBreak="0">
    <w:nsid w:val="45051E22"/>
    <w:multiLevelType w:val="hybridMultilevel"/>
    <w:tmpl w:val="8A686398"/>
    <w:lvl w:ilvl="0" w:tplc="415E3A6E">
      <w:start w:val="1"/>
      <w:numFmt w:val="bullet"/>
      <w:lvlText w:val=""/>
      <w:lvlJc w:val="left"/>
      <w:pPr>
        <w:ind w:left="720" w:hanging="360"/>
      </w:pPr>
      <w:rPr>
        <w:rFonts w:ascii="Symbol" w:hAnsi="Symbol"/>
      </w:rPr>
    </w:lvl>
    <w:lvl w:ilvl="1" w:tplc="E26CFB08">
      <w:start w:val="1"/>
      <w:numFmt w:val="bullet"/>
      <w:lvlText w:val=""/>
      <w:lvlJc w:val="left"/>
      <w:pPr>
        <w:ind w:left="720" w:hanging="360"/>
      </w:pPr>
      <w:rPr>
        <w:rFonts w:ascii="Symbol" w:hAnsi="Symbol"/>
      </w:rPr>
    </w:lvl>
    <w:lvl w:ilvl="2" w:tplc="1D4C3096">
      <w:start w:val="1"/>
      <w:numFmt w:val="bullet"/>
      <w:lvlText w:val=""/>
      <w:lvlJc w:val="left"/>
      <w:pPr>
        <w:ind w:left="720" w:hanging="360"/>
      </w:pPr>
      <w:rPr>
        <w:rFonts w:ascii="Symbol" w:hAnsi="Symbol"/>
      </w:rPr>
    </w:lvl>
    <w:lvl w:ilvl="3" w:tplc="61685872">
      <w:start w:val="1"/>
      <w:numFmt w:val="bullet"/>
      <w:lvlText w:val=""/>
      <w:lvlJc w:val="left"/>
      <w:pPr>
        <w:ind w:left="720" w:hanging="360"/>
      </w:pPr>
      <w:rPr>
        <w:rFonts w:ascii="Symbol" w:hAnsi="Symbol"/>
      </w:rPr>
    </w:lvl>
    <w:lvl w:ilvl="4" w:tplc="84064042">
      <w:start w:val="1"/>
      <w:numFmt w:val="bullet"/>
      <w:lvlText w:val=""/>
      <w:lvlJc w:val="left"/>
      <w:pPr>
        <w:ind w:left="720" w:hanging="360"/>
      </w:pPr>
      <w:rPr>
        <w:rFonts w:ascii="Symbol" w:hAnsi="Symbol"/>
      </w:rPr>
    </w:lvl>
    <w:lvl w:ilvl="5" w:tplc="8946C278">
      <w:start w:val="1"/>
      <w:numFmt w:val="bullet"/>
      <w:lvlText w:val=""/>
      <w:lvlJc w:val="left"/>
      <w:pPr>
        <w:ind w:left="720" w:hanging="360"/>
      </w:pPr>
      <w:rPr>
        <w:rFonts w:ascii="Symbol" w:hAnsi="Symbol"/>
      </w:rPr>
    </w:lvl>
    <w:lvl w:ilvl="6" w:tplc="256E4D9E">
      <w:start w:val="1"/>
      <w:numFmt w:val="bullet"/>
      <w:lvlText w:val=""/>
      <w:lvlJc w:val="left"/>
      <w:pPr>
        <w:ind w:left="720" w:hanging="360"/>
      </w:pPr>
      <w:rPr>
        <w:rFonts w:ascii="Symbol" w:hAnsi="Symbol"/>
      </w:rPr>
    </w:lvl>
    <w:lvl w:ilvl="7" w:tplc="F528C09C">
      <w:start w:val="1"/>
      <w:numFmt w:val="bullet"/>
      <w:lvlText w:val=""/>
      <w:lvlJc w:val="left"/>
      <w:pPr>
        <w:ind w:left="720" w:hanging="360"/>
      </w:pPr>
      <w:rPr>
        <w:rFonts w:ascii="Symbol" w:hAnsi="Symbol"/>
      </w:rPr>
    </w:lvl>
    <w:lvl w:ilvl="8" w:tplc="ACB6410A">
      <w:start w:val="1"/>
      <w:numFmt w:val="bullet"/>
      <w:lvlText w:val=""/>
      <w:lvlJc w:val="left"/>
      <w:pPr>
        <w:ind w:left="720" w:hanging="360"/>
      </w:pPr>
      <w:rPr>
        <w:rFonts w:ascii="Symbol" w:hAnsi="Symbol"/>
      </w:rPr>
    </w:lvl>
  </w:abstractNum>
  <w:abstractNum w:abstractNumId="26" w15:restartNumberingAfterBreak="0">
    <w:nsid w:val="54877FA1"/>
    <w:multiLevelType w:val="hybridMultilevel"/>
    <w:tmpl w:val="40546864"/>
    <w:lvl w:ilvl="0" w:tplc="26B8C4F0">
      <w:start w:val="1"/>
      <w:numFmt w:val="bullet"/>
      <w:lvlText w:val=""/>
      <w:lvlJc w:val="left"/>
      <w:pPr>
        <w:ind w:left="720" w:hanging="360"/>
      </w:pPr>
      <w:rPr>
        <w:rFonts w:ascii="Symbol" w:hAnsi="Symbol"/>
      </w:rPr>
    </w:lvl>
    <w:lvl w:ilvl="1" w:tplc="9D9038DE">
      <w:start w:val="1"/>
      <w:numFmt w:val="bullet"/>
      <w:lvlText w:val=""/>
      <w:lvlJc w:val="left"/>
      <w:pPr>
        <w:ind w:left="720" w:hanging="360"/>
      </w:pPr>
      <w:rPr>
        <w:rFonts w:ascii="Symbol" w:hAnsi="Symbol"/>
      </w:rPr>
    </w:lvl>
    <w:lvl w:ilvl="2" w:tplc="17EC3DFA">
      <w:start w:val="1"/>
      <w:numFmt w:val="bullet"/>
      <w:lvlText w:val=""/>
      <w:lvlJc w:val="left"/>
      <w:pPr>
        <w:ind w:left="720" w:hanging="360"/>
      </w:pPr>
      <w:rPr>
        <w:rFonts w:ascii="Symbol" w:hAnsi="Symbol"/>
      </w:rPr>
    </w:lvl>
    <w:lvl w:ilvl="3" w:tplc="E8B62C5E">
      <w:start w:val="1"/>
      <w:numFmt w:val="bullet"/>
      <w:lvlText w:val=""/>
      <w:lvlJc w:val="left"/>
      <w:pPr>
        <w:ind w:left="720" w:hanging="360"/>
      </w:pPr>
      <w:rPr>
        <w:rFonts w:ascii="Symbol" w:hAnsi="Symbol"/>
      </w:rPr>
    </w:lvl>
    <w:lvl w:ilvl="4" w:tplc="651C63B6">
      <w:start w:val="1"/>
      <w:numFmt w:val="bullet"/>
      <w:lvlText w:val=""/>
      <w:lvlJc w:val="left"/>
      <w:pPr>
        <w:ind w:left="720" w:hanging="360"/>
      </w:pPr>
      <w:rPr>
        <w:rFonts w:ascii="Symbol" w:hAnsi="Symbol"/>
      </w:rPr>
    </w:lvl>
    <w:lvl w:ilvl="5" w:tplc="B5505192">
      <w:start w:val="1"/>
      <w:numFmt w:val="bullet"/>
      <w:lvlText w:val=""/>
      <w:lvlJc w:val="left"/>
      <w:pPr>
        <w:ind w:left="720" w:hanging="360"/>
      </w:pPr>
      <w:rPr>
        <w:rFonts w:ascii="Symbol" w:hAnsi="Symbol"/>
      </w:rPr>
    </w:lvl>
    <w:lvl w:ilvl="6" w:tplc="D7DA3DDE">
      <w:start w:val="1"/>
      <w:numFmt w:val="bullet"/>
      <w:lvlText w:val=""/>
      <w:lvlJc w:val="left"/>
      <w:pPr>
        <w:ind w:left="720" w:hanging="360"/>
      </w:pPr>
      <w:rPr>
        <w:rFonts w:ascii="Symbol" w:hAnsi="Symbol"/>
      </w:rPr>
    </w:lvl>
    <w:lvl w:ilvl="7" w:tplc="BE708034">
      <w:start w:val="1"/>
      <w:numFmt w:val="bullet"/>
      <w:lvlText w:val=""/>
      <w:lvlJc w:val="left"/>
      <w:pPr>
        <w:ind w:left="720" w:hanging="360"/>
      </w:pPr>
      <w:rPr>
        <w:rFonts w:ascii="Symbol" w:hAnsi="Symbol"/>
      </w:rPr>
    </w:lvl>
    <w:lvl w:ilvl="8" w:tplc="C12AFDF4">
      <w:start w:val="1"/>
      <w:numFmt w:val="bullet"/>
      <w:lvlText w:val=""/>
      <w:lvlJc w:val="left"/>
      <w:pPr>
        <w:ind w:left="720" w:hanging="360"/>
      </w:pPr>
      <w:rPr>
        <w:rFonts w:ascii="Symbol" w:hAnsi="Symbol"/>
      </w:rPr>
    </w:lvl>
  </w:abstractNum>
  <w:abstractNum w:abstractNumId="27" w15:restartNumberingAfterBreak="0">
    <w:nsid w:val="553174C9"/>
    <w:multiLevelType w:val="hybridMultilevel"/>
    <w:tmpl w:val="16C61FE6"/>
    <w:lvl w:ilvl="0" w:tplc="FC8629F4">
      <w:start w:val="1"/>
      <w:numFmt w:val="bullet"/>
      <w:lvlText w:val=""/>
      <w:lvlJc w:val="left"/>
      <w:pPr>
        <w:ind w:left="720" w:hanging="360"/>
      </w:pPr>
      <w:rPr>
        <w:rFonts w:ascii="Symbol" w:hAnsi="Symbol"/>
      </w:rPr>
    </w:lvl>
    <w:lvl w:ilvl="1" w:tplc="C50C0E08">
      <w:start w:val="1"/>
      <w:numFmt w:val="bullet"/>
      <w:lvlText w:val=""/>
      <w:lvlJc w:val="left"/>
      <w:pPr>
        <w:ind w:left="720" w:hanging="360"/>
      </w:pPr>
      <w:rPr>
        <w:rFonts w:ascii="Symbol" w:hAnsi="Symbol"/>
      </w:rPr>
    </w:lvl>
    <w:lvl w:ilvl="2" w:tplc="9A5EAFEC">
      <w:start w:val="1"/>
      <w:numFmt w:val="bullet"/>
      <w:lvlText w:val=""/>
      <w:lvlJc w:val="left"/>
      <w:pPr>
        <w:ind w:left="720" w:hanging="360"/>
      </w:pPr>
      <w:rPr>
        <w:rFonts w:ascii="Symbol" w:hAnsi="Symbol"/>
      </w:rPr>
    </w:lvl>
    <w:lvl w:ilvl="3" w:tplc="8FF08B0C">
      <w:start w:val="1"/>
      <w:numFmt w:val="bullet"/>
      <w:lvlText w:val=""/>
      <w:lvlJc w:val="left"/>
      <w:pPr>
        <w:ind w:left="720" w:hanging="360"/>
      </w:pPr>
      <w:rPr>
        <w:rFonts w:ascii="Symbol" w:hAnsi="Symbol"/>
      </w:rPr>
    </w:lvl>
    <w:lvl w:ilvl="4" w:tplc="C636AC1E">
      <w:start w:val="1"/>
      <w:numFmt w:val="bullet"/>
      <w:lvlText w:val=""/>
      <w:lvlJc w:val="left"/>
      <w:pPr>
        <w:ind w:left="720" w:hanging="360"/>
      </w:pPr>
      <w:rPr>
        <w:rFonts w:ascii="Symbol" w:hAnsi="Symbol"/>
      </w:rPr>
    </w:lvl>
    <w:lvl w:ilvl="5" w:tplc="A9DE22D2">
      <w:start w:val="1"/>
      <w:numFmt w:val="bullet"/>
      <w:lvlText w:val=""/>
      <w:lvlJc w:val="left"/>
      <w:pPr>
        <w:ind w:left="720" w:hanging="360"/>
      </w:pPr>
      <w:rPr>
        <w:rFonts w:ascii="Symbol" w:hAnsi="Symbol"/>
      </w:rPr>
    </w:lvl>
    <w:lvl w:ilvl="6" w:tplc="1A14B46A">
      <w:start w:val="1"/>
      <w:numFmt w:val="bullet"/>
      <w:lvlText w:val=""/>
      <w:lvlJc w:val="left"/>
      <w:pPr>
        <w:ind w:left="720" w:hanging="360"/>
      </w:pPr>
      <w:rPr>
        <w:rFonts w:ascii="Symbol" w:hAnsi="Symbol"/>
      </w:rPr>
    </w:lvl>
    <w:lvl w:ilvl="7" w:tplc="E93AE306">
      <w:start w:val="1"/>
      <w:numFmt w:val="bullet"/>
      <w:lvlText w:val=""/>
      <w:lvlJc w:val="left"/>
      <w:pPr>
        <w:ind w:left="720" w:hanging="360"/>
      </w:pPr>
      <w:rPr>
        <w:rFonts w:ascii="Symbol" w:hAnsi="Symbol"/>
      </w:rPr>
    </w:lvl>
    <w:lvl w:ilvl="8" w:tplc="119044B8">
      <w:start w:val="1"/>
      <w:numFmt w:val="bullet"/>
      <w:lvlText w:val=""/>
      <w:lvlJc w:val="left"/>
      <w:pPr>
        <w:ind w:left="720" w:hanging="360"/>
      </w:pPr>
      <w:rPr>
        <w:rFonts w:ascii="Symbol" w:hAnsi="Symbol"/>
      </w:rPr>
    </w:lvl>
  </w:abstractNum>
  <w:abstractNum w:abstractNumId="28" w15:restartNumberingAfterBreak="0">
    <w:nsid w:val="56B05FFF"/>
    <w:multiLevelType w:val="hybridMultilevel"/>
    <w:tmpl w:val="2A3EECCA"/>
    <w:lvl w:ilvl="0" w:tplc="8D86C56A">
      <w:start w:val="1"/>
      <w:numFmt w:val="bullet"/>
      <w:lvlText w:val=""/>
      <w:lvlJc w:val="left"/>
      <w:pPr>
        <w:ind w:left="720" w:hanging="360"/>
      </w:pPr>
      <w:rPr>
        <w:rFonts w:ascii="Symbol" w:hAnsi="Symbol"/>
      </w:rPr>
    </w:lvl>
    <w:lvl w:ilvl="1" w:tplc="0986AC0C">
      <w:start w:val="1"/>
      <w:numFmt w:val="bullet"/>
      <w:lvlText w:val=""/>
      <w:lvlJc w:val="left"/>
      <w:pPr>
        <w:ind w:left="720" w:hanging="360"/>
      </w:pPr>
      <w:rPr>
        <w:rFonts w:ascii="Symbol" w:hAnsi="Symbol"/>
      </w:rPr>
    </w:lvl>
    <w:lvl w:ilvl="2" w:tplc="F5F07CDA">
      <w:start w:val="1"/>
      <w:numFmt w:val="bullet"/>
      <w:lvlText w:val=""/>
      <w:lvlJc w:val="left"/>
      <w:pPr>
        <w:ind w:left="720" w:hanging="360"/>
      </w:pPr>
      <w:rPr>
        <w:rFonts w:ascii="Symbol" w:hAnsi="Symbol"/>
      </w:rPr>
    </w:lvl>
    <w:lvl w:ilvl="3" w:tplc="1958A272">
      <w:start w:val="1"/>
      <w:numFmt w:val="bullet"/>
      <w:lvlText w:val=""/>
      <w:lvlJc w:val="left"/>
      <w:pPr>
        <w:ind w:left="720" w:hanging="360"/>
      </w:pPr>
      <w:rPr>
        <w:rFonts w:ascii="Symbol" w:hAnsi="Symbol"/>
      </w:rPr>
    </w:lvl>
    <w:lvl w:ilvl="4" w:tplc="9D9AC7A6">
      <w:start w:val="1"/>
      <w:numFmt w:val="bullet"/>
      <w:lvlText w:val=""/>
      <w:lvlJc w:val="left"/>
      <w:pPr>
        <w:ind w:left="720" w:hanging="360"/>
      </w:pPr>
      <w:rPr>
        <w:rFonts w:ascii="Symbol" w:hAnsi="Symbol"/>
      </w:rPr>
    </w:lvl>
    <w:lvl w:ilvl="5" w:tplc="D1DA1958">
      <w:start w:val="1"/>
      <w:numFmt w:val="bullet"/>
      <w:lvlText w:val=""/>
      <w:lvlJc w:val="left"/>
      <w:pPr>
        <w:ind w:left="720" w:hanging="360"/>
      </w:pPr>
      <w:rPr>
        <w:rFonts w:ascii="Symbol" w:hAnsi="Symbol"/>
      </w:rPr>
    </w:lvl>
    <w:lvl w:ilvl="6" w:tplc="886AF5B8">
      <w:start w:val="1"/>
      <w:numFmt w:val="bullet"/>
      <w:lvlText w:val=""/>
      <w:lvlJc w:val="left"/>
      <w:pPr>
        <w:ind w:left="720" w:hanging="360"/>
      </w:pPr>
      <w:rPr>
        <w:rFonts w:ascii="Symbol" w:hAnsi="Symbol"/>
      </w:rPr>
    </w:lvl>
    <w:lvl w:ilvl="7" w:tplc="282ED85E">
      <w:start w:val="1"/>
      <w:numFmt w:val="bullet"/>
      <w:lvlText w:val=""/>
      <w:lvlJc w:val="left"/>
      <w:pPr>
        <w:ind w:left="720" w:hanging="360"/>
      </w:pPr>
      <w:rPr>
        <w:rFonts w:ascii="Symbol" w:hAnsi="Symbol"/>
      </w:rPr>
    </w:lvl>
    <w:lvl w:ilvl="8" w:tplc="33B4FC20">
      <w:start w:val="1"/>
      <w:numFmt w:val="bullet"/>
      <w:lvlText w:val=""/>
      <w:lvlJc w:val="left"/>
      <w:pPr>
        <w:ind w:left="720" w:hanging="360"/>
      </w:pPr>
      <w:rPr>
        <w:rFonts w:ascii="Symbol" w:hAnsi="Symbol"/>
      </w:rPr>
    </w:lvl>
  </w:abstractNum>
  <w:abstractNum w:abstractNumId="29" w15:restartNumberingAfterBreak="0">
    <w:nsid w:val="5B2721D0"/>
    <w:multiLevelType w:val="hybridMultilevel"/>
    <w:tmpl w:val="A026475A"/>
    <w:lvl w:ilvl="0" w:tplc="CB506054">
      <w:start w:val="1"/>
      <w:numFmt w:val="bullet"/>
      <w:lvlText w:val=""/>
      <w:lvlJc w:val="left"/>
      <w:pPr>
        <w:ind w:left="720" w:hanging="360"/>
      </w:pPr>
      <w:rPr>
        <w:rFonts w:ascii="Symbol" w:hAnsi="Symbol"/>
      </w:rPr>
    </w:lvl>
    <w:lvl w:ilvl="1" w:tplc="110C403C">
      <w:start w:val="1"/>
      <w:numFmt w:val="bullet"/>
      <w:lvlText w:val=""/>
      <w:lvlJc w:val="left"/>
      <w:pPr>
        <w:ind w:left="720" w:hanging="360"/>
      </w:pPr>
      <w:rPr>
        <w:rFonts w:ascii="Symbol" w:hAnsi="Symbol"/>
      </w:rPr>
    </w:lvl>
    <w:lvl w:ilvl="2" w:tplc="B27844AA">
      <w:start w:val="1"/>
      <w:numFmt w:val="bullet"/>
      <w:lvlText w:val=""/>
      <w:lvlJc w:val="left"/>
      <w:pPr>
        <w:ind w:left="720" w:hanging="360"/>
      </w:pPr>
      <w:rPr>
        <w:rFonts w:ascii="Symbol" w:hAnsi="Symbol"/>
      </w:rPr>
    </w:lvl>
    <w:lvl w:ilvl="3" w:tplc="9DC65B2E">
      <w:start w:val="1"/>
      <w:numFmt w:val="bullet"/>
      <w:lvlText w:val=""/>
      <w:lvlJc w:val="left"/>
      <w:pPr>
        <w:ind w:left="720" w:hanging="360"/>
      </w:pPr>
      <w:rPr>
        <w:rFonts w:ascii="Symbol" w:hAnsi="Symbol"/>
      </w:rPr>
    </w:lvl>
    <w:lvl w:ilvl="4" w:tplc="79588430">
      <w:start w:val="1"/>
      <w:numFmt w:val="bullet"/>
      <w:lvlText w:val=""/>
      <w:lvlJc w:val="left"/>
      <w:pPr>
        <w:ind w:left="720" w:hanging="360"/>
      </w:pPr>
      <w:rPr>
        <w:rFonts w:ascii="Symbol" w:hAnsi="Symbol"/>
      </w:rPr>
    </w:lvl>
    <w:lvl w:ilvl="5" w:tplc="8628250C">
      <w:start w:val="1"/>
      <w:numFmt w:val="bullet"/>
      <w:lvlText w:val=""/>
      <w:lvlJc w:val="left"/>
      <w:pPr>
        <w:ind w:left="720" w:hanging="360"/>
      </w:pPr>
      <w:rPr>
        <w:rFonts w:ascii="Symbol" w:hAnsi="Symbol"/>
      </w:rPr>
    </w:lvl>
    <w:lvl w:ilvl="6" w:tplc="C51C434C">
      <w:start w:val="1"/>
      <w:numFmt w:val="bullet"/>
      <w:lvlText w:val=""/>
      <w:lvlJc w:val="left"/>
      <w:pPr>
        <w:ind w:left="720" w:hanging="360"/>
      </w:pPr>
      <w:rPr>
        <w:rFonts w:ascii="Symbol" w:hAnsi="Symbol"/>
      </w:rPr>
    </w:lvl>
    <w:lvl w:ilvl="7" w:tplc="1C7C197A">
      <w:start w:val="1"/>
      <w:numFmt w:val="bullet"/>
      <w:lvlText w:val=""/>
      <w:lvlJc w:val="left"/>
      <w:pPr>
        <w:ind w:left="720" w:hanging="360"/>
      </w:pPr>
      <w:rPr>
        <w:rFonts w:ascii="Symbol" w:hAnsi="Symbol"/>
      </w:rPr>
    </w:lvl>
    <w:lvl w:ilvl="8" w:tplc="D3C4B0AC">
      <w:start w:val="1"/>
      <w:numFmt w:val="bullet"/>
      <w:lvlText w:val=""/>
      <w:lvlJc w:val="left"/>
      <w:pPr>
        <w:ind w:left="720" w:hanging="360"/>
      </w:pPr>
      <w:rPr>
        <w:rFonts w:ascii="Symbol" w:hAnsi="Symbol"/>
      </w:rPr>
    </w:lvl>
  </w:abstractNum>
  <w:abstractNum w:abstractNumId="30" w15:restartNumberingAfterBreak="0">
    <w:nsid w:val="5DBE0149"/>
    <w:multiLevelType w:val="hybridMultilevel"/>
    <w:tmpl w:val="F7F87C10"/>
    <w:lvl w:ilvl="0" w:tplc="10669768">
      <w:start w:val="1"/>
      <w:numFmt w:val="bullet"/>
      <w:lvlText w:val=""/>
      <w:lvlJc w:val="left"/>
      <w:pPr>
        <w:ind w:left="720" w:hanging="360"/>
      </w:pPr>
      <w:rPr>
        <w:rFonts w:ascii="Symbol" w:hAnsi="Symbol"/>
      </w:rPr>
    </w:lvl>
    <w:lvl w:ilvl="1" w:tplc="F59A94DE">
      <w:start w:val="1"/>
      <w:numFmt w:val="bullet"/>
      <w:lvlText w:val=""/>
      <w:lvlJc w:val="left"/>
      <w:pPr>
        <w:ind w:left="720" w:hanging="360"/>
      </w:pPr>
      <w:rPr>
        <w:rFonts w:ascii="Symbol" w:hAnsi="Symbol"/>
      </w:rPr>
    </w:lvl>
    <w:lvl w:ilvl="2" w:tplc="9118B1F4">
      <w:start w:val="1"/>
      <w:numFmt w:val="bullet"/>
      <w:lvlText w:val=""/>
      <w:lvlJc w:val="left"/>
      <w:pPr>
        <w:ind w:left="720" w:hanging="360"/>
      </w:pPr>
      <w:rPr>
        <w:rFonts w:ascii="Symbol" w:hAnsi="Symbol"/>
      </w:rPr>
    </w:lvl>
    <w:lvl w:ilvl="3" w:tplc="7F7A0C44">
      <w:start w:val="1"/>
      <w:numFmt w:val="bullet"/>
      <w:lvlText w:val=""/>
      <w:lvlJc w:val="left"/>
      <w:pPr>
        <w:ind w:left="720" w:hanging="360"/>
      </w:pPr>
      <w:rPr>
        <w:rFonts w:ascii="Symbol" w:hAnsi="Symbol"/>
      </w:rPr>
    </w:lvl>
    <w:lvl w:ilvl="4" w:tplc="E7ECED5E">
      <w:start w:val="1"/>
      <w:numFmt w:val="bullet"/>
      <w:lvlText w:val=""/>
      <w:lvlJc w:val="left"/>
      <w:pPr>
        <w:ind w:left="720" w:hanging="360"/>
      </w:pPr>
      <w:rPr>
        <w:rFonts w:ascii="Symbol" w:hAnsi="Symbol"/>
      </w:rPr>
    </w:lvl>
    <w:lvl w:ilvl="5" w:tplc="D26274E0">
      <w:start w:val="1"/>
      <w:numFmt w:val="bullet"/>
      <w:lvlText w:val=""/>
      <w:lvlJc w:val="left"/>
      <w:pPr>
        <w:ind w:left="720" w:hanging="360"/>
      </w:pPr>
      <w:rPr>
        <w:rFonts w:ascii="Symbol" w:hAnsi="Symbol"/>
      </w:rPr>
    </w:lvl>
    <w:lvl w:ilvl="6" w:tplc="1BB0B6CC">
      <w:start w:val="1"/>
      <w:numFmt w:val="bullet"/>
      <w:lvlText w:val=""/>
      <w:lvlJc w:val="left"/>
      <w:pPr>
        <w:ind w:left="720" w:hanging="360"/>
      </w:pPr>
      <w:rPr>
        <w:rFonts w:ascii="Symbol" w:hAnsi="Symbol"/>
      </w:rPr>
    </w:lvl>
    <w:lvl w:ilvl="7" w:tplc="222A2604">
      <w:start w:val="1"/>
      <w:numFmt w:val="bullet"/>
      <w:lvlText w:val=""/>
      <w:lvlJc w:val="left"/>
      <w:pPr>
        <w:ind w:left="720" w:hanging="360"/>
      </w:pPr>
      <w:rPr>
        <w:rFonts w:ascii="Symbol" w:hAnsi="Symbol"/>
      </w:rPr>
    </w:lvl>
    <w:lvl w:ilvl="8" w:tplc="C578175E">
      <w:start w:val="1"/>
      <w:numFmt w:val="bullet"/>
      <w:lvlText w:val=""/>
      <w:lvlJc w:val="left"/>
      <w:pPr>
        <w:ind w:left="720" w:hanging="360"/>
      </w:pPr>
      <w:rPr>
        <w:rFonts w:ascii="Symbol" w:hAnsi="Symbol"/>
      </w:rPr>
    </w:lvl>
  </w:abstractNum>
  <w:abstractNum w:abstractNumId="31" w15:restartNumberingAfterBreak="0">
    <w:nsid w:val="5F8707CB"/>
    <w:multiLevelType w:val="hybridMultilevel"/>
    <w:tmpl w:val="2A1CFC24"/>
    <w:lvl w:ilvl="0" w:tplc="8A38208E">
      <w:start w:val="1"/>
      <w:numFmt w:val="bullet"/>
      <w:lvlText w:val=""/>
      <w:lvlJc w:val="left"/>
      <w:pPr>
        <w:ind w:left="720" w:hanging="360"/>
      </w:pPr>
      <w:rPr>
        <w:rFonts w:ascii="Symbol" w:hAnsi="Symbol"/>
      </w:rPr>
    </w:lvl>
    <w:lvl w:ilvl="1" w:tplc="50F8ADF6">
      <w:start w:val="1"/>
      <w:numFmt w:val="bullet"/>
      <w:lvlText w:val=""/>
      <w:lvlJc w:val="left"/>
      <w:pPr>
        <w:ind w:left="720" w:hanging="360"/>
      </w:pPr>
      <w:rPr>
        <w:rFonts w:ascii="Symbol" w:hAnsi="Symbol"/>
      </w:rPr>
    </w:lvl>
    <w:lvl w:ilvl="2" w:tplc="6C348B44">
      <w:start w:val="1"/>
      <w:numFmt w:val="bullet"/>
      <w:lvlText w:val=""/>
      <w:lvlJc w:val="left"/>
      <w:pPr>
        <w:ind w:left="720" w:hanging="360"/>
      </w:pPr>
      <w:rPr>
        <w:rFonts w:ascii="Symbol" w:hAnsi="Symbol"/>
      </w:rPr>
    </w:lvl>
    <w:lvl w:ilvl="3" w:tplc="5550691C">
      <w:start w:val="1"/>
      <w:numFmt w:val="bullet"/>
      <w:lvlText w:val=""/>
      <w:lvlJc w:val="left"/>
      <w:pPr>
        <w:ind w:left="720" w:hanging="360"/>
      </w:pPr>
      <w:rPr>
        <w:rFonts w:ascii="Symbol" w:hAnsi="Symbol"/>
      </w:rPr>
    </w:lvl>
    <w:lvl w:ilvl="4" w:tplc="D5D29464">
      <w:start w:val="1"/>
      <w:numFmt w:val="bullet"/>
      <w:lvlText w:val=""/>
      <w:lvlJc w:val="left"/>
      <w:pPr>
        <w:ind w:left="720" w:hanging="360"/>
      </w:pPr>
      <w:rPr>
        <w:rFonts w:ascii="Symbol" w:hAnsi="Symbol"/>
      </w:rPr>
    </w:lvl>
    <w:lvl w:ilvl="5" w:tplc="4EEAC5A4">
      <w:start w:val="1"/>
      <w:numFmt w:val="bullet"/>
      <w:lvlText w:val=""/>
      <w:lvlJc w:val="left"/>
      <w:pPr>
        <w:ind w:left="720" w:hanging="360"/>
      </w:pPr>
      <w:rPr>
        <w:rFonts w:ascii="Symbol" w:hAnsi="Symbol"/>
      </w:rPr>
    </w:lvl>
    <w:lvl w:ilvl="6" w:tplc="9A344700">
      <w:start w:val="1"/>
      <w:numFmt w:val="bullet"/>
      <w:lvlText w:val=""/>
      <w:lvlJc w:val="left"/>
      <w:pPr>
        <w:ind w:left="720" w:hanging="360"/>
      </w:pPr>
      <w:rPr>
        <w:rFonts w:ascii="Symbol" w:hAnsi="Symbol"/>
      </w:rPr>
    </w:lvl>
    <w:lvl w:ilvl="7" w:tplc="59B626E6">
      <w:start w:val="1"/>
      <w:numFmt w:val="bullet"/>
      <w:lvlText w:val=""/>
      <w:lvlJc w:val="left"/>
      <w:pPr>
        <w:ind w:left="720" w:hanging="360"/>
      </w:pPr>
      <w:rPr>
        <w:rFonts w:ascii="Symbol" w:hAnsi="Symbol"/>
      </w:rPr>
    </w:lvl>
    <w:lvl w:ilvl="8" w:tplc="B1163276">
      <w:start w:val="1"/>
      <w:numFmt w:val="bullet"/>
      <w:lvlText w:val=""/>
      <w:lvlJc w:val="left"/>
      <w:pPr>
        <w:ind w:left="720" w:hanging="360"/>
      </w:pPr>
      <w:rPr>
        <w:rFonts w:ascii="Symbol" w:hAnsi="Symbol"/>
      </w:rPr>
    </w:lvl>
  </w:abstractNum>
  <w:abstractNum w:abstractNumId="32" w15:restartNumberingAfterBreak="0">
    <w:nsid w:val="664CFAD8"/>
    <w:multiLevelType w:val="hybridMultilevel"/>
    <w:tmpl w:val="FFFFFFFF"/>
    <w:lvl w:ilvl="0" w:tplc="B5B6A358">
      <w:start w:val="1"/>
      <w:numFmt w:val="bullet"/>
      <w:lvlText w:val=""/>
      <w:lvlJc w:val="left"/>
      <w:pPr>
        <w:ind w:left="2160" w:hanging="360"/>
      </w:pPr>
      <w:rPr>
        <w:rFonts w:ascii="Symbol" w:hAnsi="Symbol" w:hint="default"/>
      </w:rPr>
    </w:lvl>
    <w:lvl w:ilvl="1" w:tplc="0C0C872A">
      <w:start w:val="1"/>
      <w:numFmt w:val="bullet"/>
      <w:lvlText w:val="o"/>
      <w:lvlJc w:val="left"/>
      <w:pPr>
        <w:ind w:left="2880" w:hanging="360"/>
      </w:pPr>
      <w:rPr>
        <w:rFonts w:ascii="Courier New" w:hAnsi="Courier New" w:hint="default"/>
      </w:rPr>
    </w:lvl>
    <w:lvl w:ilvl="2" w:tplc="C0CE3E38">
      <w:start w:val="1"/>
      <w:numFmt w:val="bullet"/>
      <w:lvlText w:val=""/>
      <w:lvlJc w:val="left"/>
      <w:pPr>
        <w:ind w:left="3600" w:hanging="360"/>
      </w:pPr>
      <w:rPr>
        <w:rFonts w:ascii="Wingdings" w:hAnsi="Wingdings" w:hint="default"/>
      </w:rPr>
    </w:lvl>
    <w:lvl w:ilvl="3" w:tplc="77BCFE28">
      <w:start w:val="1"/>
      <w:numFmt w:val="bullet"/>
      <w:lvlText w:val=""/>
      <w:lvlJc w:val="left"/>
      <w:pPr>
        <w:ind w:left="4320" w:hanging="360"/>
      </w:pPr>
      <w:rPr>
        <w:rFonts w:ascii="Symbol" w:hAnsi="Symbol" w:hint="default"/>
      </w:rPr>
    </w:lvl>
    <w:lvl w:ilvl="4" w:tplc="D2209DA0">
      <w:start w:val="1"/>
      <w:numFmt w:val="bullet"/>
      <w:lvlText w:val="o"/>
      <w:lvlJc w:val="left"/>
      <w:pPr>
        <w:ind w:left="5040" w:hanging="360"/>
      </w:pPr>
      <w:rPr>
        <w:rFonts w:ascii="Courier New" w:hAnsi="Courier New" w:hint="default"/>
      </w:rPr>
    </w:lvl>
    <w:lvl w:ilvl="5" w:tplc="A0BA8FDC">
      <w:start w:val="1"/>
      <w:numFmt w:val="bullet"/>
      <w:lvlText w:val=""/>
      <w:lvlJc w:val="left"/>
      <w:pPr>
        <w:ind w:left="5760" w:hanging="360"/>
      </w:pPr>
      <w:rPr>
        <w:rFonts w:ascii="Wingdings" w:hAnsi="Wingdings" w:hint="default"/>
      </w:rPr>
    </w:lvl>
    <w:lvl w:ilvl="6" w:tplc="587E4780">
      <w:start w:val="1"/>
      <w:numFmt w:val="bullet"/>
      <w:lvlText w:val=""/>
      <w:lvlJc w:val="left"/>
      <w:pPr>
        <w:ind w:left="6480" w:hanging="360"/>
      </w:pPr>
      <w:rPr>
        <w:rFonts w:ascii="Symbol" w:hAnsi="Symbol" w:hint="default"/>
      </w:rPr>
    </w:lvl>
    <w:lvl w:ilvl="7" w:tplc="62FAB00E">
      <w:start w:val="1"/>
      <w:numFmt w:val="bullet"/>
      <w:lvlText w:val="o"/>
      <w:lvlJc w:val="left"/>
      <w:pPr>
        <w:ind w:left="7200" w:hanging="360"/>
      </w:pPr>
      <w:rPr>
        <w:rFonts w:ascii="Courier New" w:hAnsi="Courier New" w:hint="default"/>
      </w:rPr>
    </w:lvl>
    <w:lvl w:ilvl="8" w:tplc="7700DB9A">
      <w:start w:val="1"/>
      <w:numFmt w:val="bullet"/>
      <w:lvlText w:val=""/>
      <w:lvlJc w:val="left"/>
      <w:pPr>
        <w:ind w:left="7920" w:hanging="360"/>
      </w:pPr>
      <w:rPr>
        <w:rFonts w:ascii="Wingdings" w:hAnsi="Wingdings" w:hint="default"/>
      </w:rPr>
    </w:lvl>
  </w:abstractNum>
  <w:abstractNum w:abstractNumId="33" w15:restartNumberingAfterBreak="0">
    <w:nsid w:val="693B517B"/>
    <w:multiLevelType w:val="hybridMultilevel"/>
    <w:tmpl w:val="64B83FAE"/>
    <w:lvl w:ilvl="0" w:tplc="65001BD6">
      <w:start w:val="1"/>
      <w:numFmt w:val="bullet"/>
      <w:lvlText w:val=""/>
      <w:lvlJc w:val="left"/>
      <w:pPr>
        <w:ind w:left="720" w:hanging="360"/>
      </w:pPr>
      <w:rPr>
        <w:rFonts w:ascii="Symbol" w:hAnsi="Symbol"/>
      </w:rPr>
    </w:lvl>
    <w:lvl w:ilvl="1" w:tplc="5866A0F2">
      <w:start w:val="1"/>
      <w:numFmt w:val="bullet"/>
      <w:lvlText w:val=""/>
      <w:lvlJc w:val="left"/>
      <w:pPr>
        <w:ind w:left="720" w:hanging="360"/>
      </w:pPr>
      <w:rPr>
        <w:rFonts w:ascii="Symbol" w:hAnsi="Symbol"/>
      </w:rPr>
    </w:lvl>
    <w:lvl w:ilvl="2" w:tplc="DAEAE6BA">
      <w:start w:val="1"/>
      <w:numFmt w:val="bullet"/>
      <w:lvlText w:val=""/>
      <w:lvlJc w:val="left"/>
      <w:pPr>
        <w:ind w:left="720" w:hanging="360"/>
      </w:pPr>
      <w:rPr>
        <w:rFonts w:ascii="Symbol" w:hAnsi="Symbol"/>
      </w:rPr>
    </w:lvl>
    <w:lvl w:ilvl="3" w:tplc="F482D9F8">
      <w:start w:val="1"/>
      <w:numFmt w:val="bullet"/>
      <w:lvlText w:val=""/>
      <w:lvlJc w:val="left"/>
      <w:pPr>
        <w:ind w:left="720" w:hanging="360"/>
      </w:pPr>
      <w:rPr>
        <w:rFonts w:ascii="Symbol" w:hAnsi="Symbol"/>
      </w:rPr>
    </w:lvl>
    <w:lvl w:ilvl="4" w:tplc="9586DEAC">
      <w:start w:val="1"/>
      <w:numFmt w:val="bullet"/>
      <w:lvlText w:val=""/>
      <w:lvlJc w:val="left"/>
      <w:pPr>
        <w:ind w:left="720" w:hanging="360"/>
      </w:pPr>
      <w:rPr>
        <w:rFonts w:ascii="Symbol" w:hAnsi="Symbol"/>
      </w:rPr>
    </w:lvl>
    <w:lvl w:ilvl="5" w:tplc="EFC86C52">
      <w:start w:val="1"/>
      <w:numFmt w:val="bullet"/>
      <w:lvlText w:val=""/>
      <w:lvlJc w:val="left"/>
      <w:pPr>
        <w:ind w:left="720" w:hanging="360"/>
      </w:pPr>
      <w:rPr>
        <w:rFonts w:ascii="Symbol" w:hAnsi="Symbol"/>
      </w:rPr>
    </w:lvl>
    <w:lvl w:ilvl="6" w:tplc="1E34FFF4">
      <w:start w:val="1"/>
      <w:numFmt w:val="bullet"/>
      <w:lvlText w:val=""/>
      <w:lvlJc w:val="left"/>
      <w:pPr>
        <w:ind w:left="720" w:hanging="360"/>
      </w:pPr>
      <w:rPr>
        <w:rFonts w:ascii="Symbol" w:hAnsi="Symbol"/>
      </w:rPr>
    </w:lvl>
    <w:lvl w:ilvl="7" w:tplc="C02293E2">
      <w:start w:val="1"/>
      <w:numFmt w:val="bullet"/>
      <w:lvlText w:val=""/>
      <w:lvlJc w:val="left"/>
      <w:pPr>
        <w:ind w:left="720" w:hanging="360"/>
      </w:pPr>
      <w:rPr>
        <w:rFonts w:ascii="Symbol" w:hAnsi="Symbol"/>
      </w:rPr>
    </w:lvl>
    <w:lvl w:ilvl="8" w:tplc="DF5682DA">
      <w:start w:val="1"/>
      <w:numFmt w:val="bullet"/>
      <w:lvlText w:val=""/>
      <w:lvlJc w:val="left"/>
      <w:pPr>
        <w:ind w:left="720" w:hanging="360"/>
      </w:pPr>
      <w:rPr>
        <w:rFonts w:ascii="Symbol" w:hAnsi="Symbol"/>
      </w:rPr>
    </w:lvl>
  </w:abstractNum>
  <w:abstractNum w:abstractNumId="34" w15:restartNumberingAfterBreak="0">
    <w:nsid w:val="6AD369C7"/>
    <w:multiLevelType w:val="hybridMultilevel"/>
    <w:tmpl w:val="9EBE8866"/>
    <w:lvl w:ilvl="0" w:tplc="37505E04">
      <w:start w:val="1"/>
      <w:numFmt w:val="bullet"/>
      <w:lvlText w:val=""/>
      <w:lvlJc w:val="left"/>
      <w:pPr>
        <w:ind w:left="720" w:hanging="360"/>
      </w:pPr>
      <w:rPr>
        <w:rFonts w:ascii="Symbol" w:hAnsi="Symbol"/>
      </w:rPr>
    </w:lvl>
    <w:lvl w:ilvl="1" w:tplc="34CC0020">
      <w:start w:val="1"/>
      <w:numFmt w:val="bullet"/>
      <w:lvlText w:val=""/>
      <w:lvlJc w:val="left"/>
      <w:pPr>
        <w:ind w:left="720" w:hanging="360"/>
      </w:pPr>
      <w:rPr>
        <w:rFonts w:ascii="Symbol" w:hAnsi="Symbol"/>
      </w:rPr>
    </w:lvl>
    <w:lvl w:ilvl="2" w:tplc="2B62DBC6">
      <w:start w:val="1"/>
      <w:numFmt w:val="bullet"/>
      <w:lvlText w:val=""/>
      <w:lvlJc w:val="left"/>
      <w:pPr>
        <w:ind w:left="720" w:hanging="360"/>
      </w:pPr>
      <w:rPr>
        <w:rFonts w:ascii="Symbol" w:hAnsi="Symbol"/>
      </w:rPr>
    </w:lvl>
    <w:lvl w:ilvl="3" w:tplc="C9069B8E">
      <w:start w:val="1"/>
      <w:numFmt w:val="bullet"/>
      <w:lvlText w:val=""/>
      <w:lvlJc w:val="left"/>
      <w:pPr>
        <w:ind w:left="720" w:hanging="360"/>
      </w:pPr>
      <w:rPr>
        <w:rFonts w:ascii="Symbol" w:hAnsi="Symbol"/>
      </w:rPr>
    </w:lvl>
    <w:lvl w:ilvl="4" w:tplc="28746CA2">
      <w:start w:val="1"/>
      <w:numFmt w:val="bullet"/>
      <w:lvlText w:val=""/>
      <w:lvlJc w:val="left"/>
      <w:pPr>
        <w:ind w:left="720" w:hanging="360"/>
      </w:pPr>
      <w:rPr>
        <w:rFonts w:ascii="Symbol" w:hAnsi="Symbol"/>
      </w:rPr>
    </w:lvl>
    <w:lvl w:ilvl="5" w:tplc="04023B46">
      <w:start w:val="1"/>
      <w:numFmt w:val="bullet"/>
      <w:lvlText w:val=""/>
      <w:lvlJc w:val="left"/>
      <w:pPr>
        <w:ind w:left="720" w:hanging="360"/>
      </w:pPr>
      <w:rPr>
        <w:rFonts w:ascii="Symbol" w:hAnsi="Symbol"/>
      </w:rPr>
    </w:lvl>
    <w:lvl w:ilvl="6" w:tplc="60C03D24">
      <w:start w:val="1"/>
      <w:numFmt w:val="bullet"/>
      <w:lvlText w:val=""/>
      <w:lvlJc w:val="left"/>
      <w:pPr>
        <w:ind w:left="720" w:hanging="360"/>
      </w:pPr>
      <w:rPr>
        <w:rFonts w:ascii="Symbol" w:hAnsi="Symbol"/>
      </w:rPr>
    </w:lvl>
    <w:lvl w:ilvl="7" w:tplc="02827FBC">
      <w:start w:val="1"/>
      <w:numFmt w:val="bullet"/>
      <w:lvlText w:val=""/>
      <w:lvlJc w:val="left"/>
      <w:pPr>
        <w:ind w:left="720" w:hanging="360"/>
      </w:pPr>
      <w:rPr>
        <w:rFonts w:ascii="Symbol" w:hAnsi="Symbol"/>
      </w:rPr>
    </w:lvl>
    <w:lvl w:ilvl="8" w:tplc="DEA01DA4">
      <w:start w:val="1"/>
      <w:numFmt w:val="bullet"/>
      <w:lvlText w:val=""/>
      <w:lvlJc w:val="left"/>
      <w:pPr>
        <w:ind w:left="720" w:hanging="360"/>
      </w:pPr>
      <w:rPr>
        <w:rFonts w:ascii="Symbol" w:hAnsi="Symbol"/>
      </w:rPr>
    </w:lvl>
  </w:abstractNum>
  <w:abstractNum w:abstractNumId="35" w15:restartNumberingAfterBreak="0">
    <w:nsid w:val="6E4E6B49"/>
    <w:multiLevelType w:val="hybridMultilevel"/>
    <w:tmpl w:val="29FC1C54"/>
    <w:lvl w:ilvl="0" w:tplc="3EEC5712">
      <w:start w:val="1"/>
      <w:numFmt w:val="bullet"/>
      <w:lvlText w:val=""/>
      <w:lvlJc w:val="left"/>
      <w:pPr>
        <w:ind w:left="720" w:hanging="360"/>
      </w:pPr>
      <w:rPr>
        <w:rFonts w:ascii="Symbol" w:hAnsi="Symbol"/>
      </w:rPr>
    </w:lvl>
    <w:lvl w:ilvl="1" w:tplc="DA34AAFE">
      <w:start w:val="1"/>
      <w:numFmt w:val="bullet"/>
      <w:lvlText w:val=""/>
      <w:lvlJc w:val="left"/>
      <w:pPr>
        <w:ind w:left="720" w:hanging="360"/>
      </w:pPr>
      <w:rPr>
        <w:rFonts w:ascii="Symbol" w:hAnsi="Symbol"/>
      </w:rPr>
    </w:lvl>
    <w:lvl w:ilvl="2" w:tplc="42B22A7C">
      <w:start w:val="1"/>
      <w:numFmt w:val="bullet"/>
      <w:lvlText w:val=""/>
      <w:lvlJc w:val="left"/>
      <w:pPr>
        <w:ind w:left="720" w:hanging="360"/>
      </w:pPr>
      <w:rPr>
        <w:rFonts w:ascii="Symbol" w:hAnsi="Symbol"/>
      </w:rPr>
    </w:lvl>
    <w:lvl w:ilvl="3" w:tplc="4B3E170C">
      <w:start w:val="1"/>
      <w:numFmt w:val="bullet"/>
      <w:lvlText w:val=""/>
      <w:lvlJc w:val="left"/>
      <w:pPr>
        <w:ind w:left="720" w:hanging="360"/>
      </w:pPr>
      <w:rPr>
        <w:rFonts w:ascii="Symbol" w:hAnsi="Symbol"/>
      </w:rPr>
    </w:lvl>
    <w:lvl w:ilvl="4" w:tplc="920A2C7A">
      <w:start w:val="1"/>
      <w:numFmt w:val="bullet"/>
      <w:lvlText w:val=""/>
      <w:lvlJc w:val="left"/>
      <w:pPr>
        <w:ind w:left="720" w:hanging="360"/>
      </w:pPr>
      <w:rPr>
        <w:rFonts w:ascii="Symbol" w:hAnsi="Symbol"/>
      </w:rPr>
    </w:lvl>
    <w:lvl w:ilvl="5" w:tplc="8B28EBD4">
      <w:start w:val="1"/>
      <w:numFmt w:val="bullet"/>
      <w:lvlText w:val=""/>
      <w:lvlJc w:val="left"/>
      <w:pPr>
        <w:ind w:left="720" w:hanging="360"/>
      </w:pPr>
      <w:rPr>
        <w:rFonts w:ascii="Symbol" w:hAnsi="Symbol"/>
      </w:rPr>
    </w:lvl>
    <w:lvl w:ilvl="6" w:tplc="A81CC86A">
      <w:start w:val="1"/>
      <w:numFmt w:val="bullet"/>
      <w:lvlText w:val=""/>
      <w:lvlJc w:val="left"/>
      <w:pPr>
        <w:ind w:left="720" w:hanging="360"/>
      </w:pPr>
      <w:rPr>
        <w:rFonts w:ascii="Symbol" w:hAnsi="Symbol"/>
      </w:rPr>
    </w:lvl>
    <w:lvl w:ilvl="7" w:tplc="352640D8">
      <w:start w:val="1"/>
      <w:numFmt w:val="bullet"/>
      <w:lvlText w:val=""/>
      <w:lvlJc w:val="left"/>
      <w:pPr>
        <w:ind w:left="720" w:hanging="360"/>
      </w:pPr>
      <w:rPr>
        <w:rFonts w:ascii="Symbol" w:hAnsi="Symbol"/>
      </w:rPr>
    </w:lvl>
    <w:lvl w:ilvl="8" w:tplc="23605AC0">
      <w:start w:val="1"/>
      <w:numFmt w:val="bullet"/>
      <w:lvlText w:val=""/>
      <w:lvlJc w:val="left"/>
      <w:pPr>
        <w:ind w:left="720" w:hanging="360"/>
      </w:pPr>
      <w:rPr>
        <w:rFonts w:ascii="Symbol" w:hAnsi="Symbol"/>
      </w:rPr>
    </w:lvl>
  </w:abstractNum>
  <w:abstractNum w:abstractNumId="36" w15:restartNumberingAfterBreak="0">
    <w:nsid w:val="708E3ADF"/>
    <w:multiLevelType w:val="hybridMultilevel"/>
    <w:tmpl w:val="9904B166"/>
    <w:lvl w:ilvl="0" w:tplc="4C5A7266">
      <w:start w:val="1"/>
      <w:numFmt w:val="bullet"/>
      <w:lvlText w:val=""/>
      <w:lvlJc w:val="left"/>
      <w:pPr>
        <w:ind w:left="720" w:hanging="360"/>
      </w:pPr>
      <w:rPr>
        <w:rFonts w:ascii="Symbol" w:hAnsi="Symbol"/>
      </w:rPr>
    </w:lvl>
    <w:lvl w:ilvl="1" w:tplc="1F3A49B0">
      <w:start w:val="1"/>
      <w:numFmt w:val="bullet"/>
      <w:lvlText w:val=""/>
      <w:lvlJc w:val="left"/>
      <w:pPr>
        <w:ind w:left="720" w:hanging="360"/>
      </w:pPr>
      <w:rPr>
        <w:rFonts w:ascii="Symbol" w:hAnsi="Symbol"/>
      </w:rPr>
    </w:lvl>
    <w:lvl w:ilvl="2" w:tplc="57AA813E">
      <w:start w:val="1"/>
      <w:numFmt w:val="bullet"/>
      <w:lvlText w:val=""/>
      <w:lvlJc w:val="left"/>
      <w:pPr>
        <w:ind w:left="720" w:hanging="360"/>
      </w:pPr>
      <w:rPr>
        <w:rFonts w:ascii="Symbol" w:hAnsi="Symbol"/>
      </w:rPr>
    </w:lvl>
    <w:lvl w:ilvl="3" w:tplc="A3E05EAE">
      <w:start w:val="1"/>
      <w:numFmt w:val="bullet"/>
      <w:lvlText w:val=""/>
      <w:lvlJc w:val="left"/>
      <w:pPr>
        <w:ind w:left="720" w:hanging="360"/>
      </w:pPr>
      <w:rPr>
        <w:rFonts w:ascii="Symbol" w:hAnsi="Symbol"/>
      </w:rPr>
    </w:lvl>
    <w:lvl w:ilvl="4" w:tplc="D2F217A6">
      <w:start w:val="1"/>
      <w:numFmt w:val="bullet"/>
      <w:lvlText w:val=""/>
      <w:lvlJc w:val="left"/>
      <w:pPr>
        <w:ind w:left="720" w:hanging="360"/>
      </w:pPr>
      <w:rPr>
        <w:rFonts w:ascii="Symbol" w:hAnsi="Symbol"/>
      </w:rPr>
    </w:lvl>
    <w:lvl w:ilvl="5" w:tplc="B3A06E54">
      <w:start w:val="1"/>
      <w:numFmt w:val="bullet"/>
      <w:lvlText w:val=""/>
      <w:lvlJc w:val="left"/>
      <w:pPr>
        <w:ind w:left="720" w:hanging="360"/>
      </w:pPr>
      <w:rPr>
        <w:rFonts w:ascii="Symbol" w:hAnsi="Symbol"/>
      </w:rPr>
    </w:lvl>
    <w:lvl w:ilvl="6" w:tplc="292E4B6E">
      <w:start w:val="1"/>
      <w:numFmt w:val="bullet"/>
      <w:lvlText w:val=""/>
      <w:lvlJc w:val="left"/>
      <w:pPr>
        <w:ind w:left="720" w:hanging="360"/>
      </w:pPr>
      <w:rPr>
        <w:rFonts w:ascii="Symbol" w:hAnsi="Symbol"/>
      </w:rPr>
    </w:lvl>
    <w:lvl w:ilvl="7" w:tplc="07B85946">
      <w:start w:val="1"/>
      <w:numFmt w:val="bullet"/>
      <w:lvlText w:val=""/>
      <w:lvlJc w:val="left"/>
      <w:pPr>
        <w:ind w:left="720" w:hanging="360"/>
      </w:pPr>
      <w:rPr>
        <w:rFonts w:ascii="Symbol" w:hAnsi="Symbol"/>
      </w:rPr>
    </w:lvl>
    <w:lvl w:ilvl="8" w:tplc="5D6A3DA2">
      <w:start w:val="1"/>
      <w:numFmt w:val="bullet"/>
      <w:lvlText w:val=""/>
      <w:lvlJc w:val="left"/>
      <w:pPr>
        <w:ind w:left="720" w:hanging="360"/>
      </w:pPr>
      <w:rPr>
        <w:rFonts w:ascii="Symbol" w:hAnsi="Symbol"/>
      </w:rPr>
    </w:lvl>
  </w:abstractNum>
  <w:abstractNum w:abstractNumId="37" w15:restartNumberingAfterBreak="0">
    <w:nsid w:val="72D764AA"/>
    <w:multiLevelType w:val="hybridMultilevel"/>
    <w:tmpl w:val="47B459A0"/>
    <w:lvl w:ilvl="0" w:tplc="AFB08FA8">
      <w:start w:val="1"/>
      <w:numFmt w:val="bullet"/>
      <w:lvlText w:val=""/>
      <w:lvlJc w:val="left"/>
      <w:pPr>
        <w:ind w:left="720" w:hanging="360"/>
      </w:pPr>
      <w:rPr>
        <w:rFonts w:ascii="Symbol" w:hAnsi="Symbol"/>
      </w:rPr>
    </w:lvl>
    <w:lvl w:ilvl="1" w:tplc="9130716E">
      <w:start w:val="1"/>
      <w:numFmt w:val="bullet"/>
      <w:lvlText w:val=""/>
      <w:lvlJc w:val="left"/>
      <w:pPr>
        <w:ind w:left="720" w:hanging="360"/>
      </w:pPr>
      <w:rPr>
        <w:rFonts w:ascii="Symbol" w:hAnsi="Symbol"/>
      </w:rPr>
    </w:lvl>
    <w:lvl w:ilvl="2" w:tplc="F6A4B9AE">
      <w:start w:val="1"/>
      <w:numFmt w:val="bullet"/>
      <w:lvlText w:val=""/>
      <w:lvlJc w:val="left"/>
      <w:pPr>
        <w:ind w:left="720" w:hanging="360"/>
      </w:pPr>
      <w:rPr>
        <w:rFonts w:ascii="Symbol" w:hAnsi="Symbol"/>
      </w:rPr>
    </w:lvl>
    <w:lvl w:ilvl="3" w:tplc="E5B4C144">
      <w:start w:val="1"/>
      <w:numFmt w:val="bullet"/>
      <w:lvlText w:val=""/>
      <w:lvlJc w:val="left"/>
      <w:pPr>
        <w:ind w:left="720" w:hanging="360"/>
      </w:pPr>
      <w:rPr>
        <w:rFonts w:ascii="Symbol" w:hAnsi="Symbol"/>
      </w:rPr>
    </w:lvl>
    <w:lvl w:ilvl="4" w:tplc="D940E854">
      <w:start w:val="1"/>
      <w:numFmt w:val="bullet"/>
      <w:lvlText w:val=""/>
      <w:lvlJc w:val="left"/>
      <w:pPr>
        <w:ind w:left="720" w:hanging="360"/>
      </w:pPr>
      <w:rPr>
        <w:rFonts w:ascii="Symbol" w:hAnsi="Symbol"/>
      </w:rPr>
    </w:lvl>
    <w:lvl w:ilvl="5" w:tplc="A0D6CEF2">
      <w:start w:val="1"/>
      <w:numFmt w:val="bullet"/>
      <w:lvlText w:val=""/>
      <w:lvlJc w:val="left"/>
      <w:pPr>
        <w:ind w:left="720" w:hanging="360"/>
      </w:pPr>
      <w:rPr>
        <w:rFonts w:ascii="Symbol" w:hAnsi="Symbol"/>
      </w:rPr>
    </w:lvl>
    <w:lvl w:ilvl="6" w:tplc="CD0CBBE6">
      <w:start w:val="1"/>
      <w:numFmt w:val="bullet"/>
      <w:lvlText w:val=""/>
      <w:lvlJc w:val="left"/>
      <w:pPr>
        <w:ind w:left="720" w:hanging="360"/>
      </w:pPr>
      <w:rPr>
        <w:rFonts w:ascii="Symbol" w:hAnsi="Symbol"/>
      </w:rPr>
    </w:lvl>
    <w:lvl w:ilvl="7" w:tplc="E63C442E">
      <w:start w:val="1"/>
      <w:numFmt w:val="bullet"/>
      <w:lvlText w:val=""/>
      <w:lvlJc w:val="left"/>
      <w:pPr>
        <w:ind w:left="720" w:hanging="360"/>
      </w:pPr>
      <w:rPr>
        <w:rFonts w:ascii="Symbol" w:hAnsi="Symbol"/>
      </w:rPr>
    </w:lvl>
    <w:lvl w:ilvl="8" w:tplc="FF62EE28">
      <w:start w:val="1"/>
      <w:numFmt w:val="bullet"/>
      <w:lvlText w:val=""/>
      <w:lvlJc w:val="left"/>
      <w:pPr>
        <w:ind w:left="720" w:hanging="360"/>
      </w:pPr>
      <w:rPr>
        <w:rFonts w:ascii="Symbol" w:hAnsi="Symbol"/>
      </w:rPr>
    </w:lvl>
  </w:abstractNum>
  <w:abstractNum w:abstractNumId="38" w15:restartNumberingAfterBreak="0">
    <w:nsid w:val="740A6C5F"/>
    <w:multiLevelType w:val="hybridMultilevel"/>
    <w:tmpl w:val="A2064B38"/>
    <w:lvl w:ilvl="0" w:tplc="2B8A9606">
      <w:start w:val="1"/>
      <w:numFmt w:val="bullet"/>
      <w:lvlText w:val=""/>
      <w:lvlJc w:val="left"/>
      <w:pPr>
        <w:ind w:left="720" w:hanging="360"/>
      </w:pPr>
      <w:rPr>
        <w:rFonts w:ascii="Symbol" w:hAnsi="Symbol"/>
      </w:rPr>
    </w:lvl>
    <w:lvl w:ilvl="1" w:tplc="11AE8272">
      <w:start w:val="1"/>
      <w:numFmt w:val="bullet"/>
      <w:lvlText w:val=""/>
      <w:lvlJc w:val="left"/>
      <w:pPr>
        <w:ind w:left="720" w:hanging="360"/>
      </w:pPr>
      <w:rPr>
        <w:rFonts w:ascii="Symbol" w:hAnsi="Symbol"/>
      </w:rPr>
    </w:lvl>
    <w:lvl w:ilvl="2" w:tplc="C510B04A">
      <w:start w:val="1"/>
      <w:numFmt w:val="bullet"/>
      <w:lvlText w:val=""/>
      <w:lvlJc w:val="left"/>
      <w:pPr>
        <w:ind w:left="720" w:hanging="360"/>
      </w:pPr>
      <w:rPr>
        <w:rFonts w:ascii="Symbol" w:hAnsi="Symbol"/>
      </w:rPr>
    </w:lvl>
    <w:lvl w:ilvl="3" w:tplc="8C809F7C">
      <w:start w:val="1"/>
      <w:numFmt w:val="bullet"/>
      <w:lvlText w:val=""/>
      <w:lvlJc w:val="left"/>
      <w:pPr>
        <w:ind w:left="720" w:hanging="360"/>
      </w:pPr>
      <w:rPr>
        <w:rFonts w:ascii="Symbol" w:hAnsi="Symbol"/>
      </w:rPr>
    </w:lvl>
    <w:lvl w:ilvl="4" w:tplc="C1C68462">
      <w:start w:val="1"/>
      <w:numFmt w:val="bullet"/>
      <w:lvlText w:val=""/>
      <w:lvlJc w:val="left"/>
      <w:pPr>
        <w:ind w:left="720" w:hanging="360"/>
      </w:pPr>
      <w:rPr>
        <w:rFonts w:ascii="Symbol" w:hAnsi="Symbol"/>
      </w:rPr>
    </w:lvl>
    <w:lvl w:ilvl="5" w:tplc="421C88A2">
      <w:start w:val="1"/>
      <w:numFmt w:val="bullet"/>
      <w:lvlText w:val=""/>
      <w:lvlJc w:val="left"/>
      <w:pPr>
        <w:ind w:left="720" w:hanging="360"/>
      </w:pPr>
      <w:rPr>
        <w:rFonts w:ascii="Symbol" w:hAnsi="Symbol"/>
      </w:rPr>
    </w:lvl>
    <w:lvl w:ilvl="6" w:tplc="52282678">
      <w:start w:val="1"/>
      <w:numFmt w:val="bullet"/>
      <w:lvlText w:val=""/>
      <w:lvlJc w:val="left"/>
      <w:pPr>
        <w:ind w:left="720" w:hanging="360"/>
      </w:pPr>
      <w:rPr>
        <w:rFonts w:ascii="Symbol" w:hAnsi="Symbol"/>
      </w:rPr>
    </w:lvl>
    <w:lvl w:ilvl="7" w:tplc="1CC89C9C">
      <w:start w:val="1"/>
      <w:numFmt w:val="bullet"/>
      <w:lvlText w:val=""/>
      <w:lvlJc w:val="left"/>
      <w:pPr>
        <w:ind w:left="720" w:hanging="360"/>
      </w:pPr>
      <w:rPr>
        <w:rFonts w:ascii="Symbol" w:hAnsi="Symbol"/>
      </w:rPr>
    </w:lvl>
    <w:lvl w:ilvl="8" w:tplc="72CA14E8">
      <w:start w:val="1"/>
      <w:numFmt w:val="bullet"/>
      <w:lvlText w:val=""/>
      <w:lvlJc w:val="left"/>
      <w:pPr>
        <w:ind w:left="720" w:hanging="360"/>
      </w:pPr>
      <w:rPr>
        <w:rFonts w:ascii="Symbol" w:hAnsi="Symbol"/>
      </w:rPr>
    </w:lvl>
  </w:abstractNum>
  <w:abstractNum w:abstractNumId="39" w15:restartNumberingAfterBreak="0">
    <w:nsid w:val="75DF2CD6"/>
    <w:multiLevelType w:val="hybridMultilevel"/>
    <w:tmpl w:val="A6CAFEE8"/>
    <w:lvl w:ilvl="0" w:tplc="9CE80A26">
      <w:start w:val="1"/>
      <w:numFmt w:val="bullet"/>
      <w:lvlText w:val=""/>
      <w:lvlJc w:val="left"/>
      <w:pPr>
        <w:ind w:left="720" w:hanging="360"/>
      </w:pPr>
      <w:rPr>
        <w:rFonts w:ascii="Symbol" w:hAnsi="Symbol"/>
      </w:rPr>
    </w:lvl>
    <w:lvl w:ilvl="1" w:tplc="BC407ACA">
      <w:start w:val="1"/>
      <w:numFmt w:val="bullet"/>
      <w:lvlText w:val=""/>
      <w:lvlJc w:val="left"/>
      <w:pPr>
        <w:ind w:left="720" w:hanging="360"/>
      </w:pPr>
      <w:rPr>
        <w:rFonts w:ascii="Symbol" w:hAnsi="Symbol"/>
      </w:rPr>
    </w:lvl>
    <w:lvl w:ilvl="2" w:tplc="F2764EE2">
      <w:start w:val="1"/>
      <w:numFmt w:val="bullet"/>
      <w:lvlText w:val=""/>
      <w:lvlJc w:val="left"/>
      <w:pPr>
        <w:ind w:left="720" w:hanging="360"/>
      </w:pPr>
      <w:rPr>
        <w:rFonts w:ascii="Symbol" w:hAnsi="Symbol"/>
      </w:rPr>
    </w:lvl>
    <w:lvl w:ilvl="3" w:tplc="A1C8F026">
      <w:start w:val="1"/>
      <w:numFmt w:val="bullet"/>
      <w:lvlText w:val=""/>
      <w:lvlJc w:val="left"/>
      <w:pPr>
        <w:ind w:left="720" w:hanging="360"/>
      </w:pPr>
      <w:rPr>
        <w:rFonts w:ascii="Symbol" w:hAnsi="Symbol"/>
      </w:rPr>
    </w:lvl>
    <w:lvl w:ilvl="4" w:tplc="6BCE2C84">
      <w:start w:val="1"/>
      <w:numFmt w:val="bullet"/>
      <w:lvlText w:val=""/>
      <w:lvlJc w:val="left"/>
      <w:pPr>
        <w:ind w:left="720" w:hanging="360"/>
      </w:pPr>
      <w:rPr>
        <w:rFonts w:ascii="Symbol" w:hAnsi="Symbol"/>
      </w:rPr>
    </w:lvl>
    <w:lvl w:ilvl="5" w:tplc="16F4DC1C">
      <w:start w:val="1"/>
      <w:numFmt w:val="bullet"/>
      <w:lvlText w:val=""/>
      <w:lvlJc w:val="left"/>
      <w:pPr>
        <w:ind w:left="720" w:hanging="360"/>
      </w:pPr>
      <w:rPr>
        <w:rFonts w:ascii="Symbol" w:hAnsi="Symbol"/>
      </w:rPr>
    </w:lvl>
    <w:lvl w:ilvl="6" w:tplc="B4964DB0">
      <w:start w:val="1"/>
      <w:numFmt w:val="bullet"/>
      <w:lvlText w:val=""/>
      <w:lvlJc w:val="left"/>
      <w:pPr>
        <w:ind w:left="720" w:hanging="360"/>
      </w:pPr>
      <w:rPr>
        <w:rFonts w:ascii="Symbol" w:hAnsi="Symbol"/>
      </w:rPr>
    </w:lvl>
    <w:lvl w:ilvl="7" w:tplc="BF9C68BC">
      <w:start w:val="1"/>
      <w:numFmt w:val="bullet"/>
      <w:lvlText w:val=""/>
      <w:lvlJc w:val="left"/>
      <w:pPr>
        <w:ind w:left="720" w:hanging="360"/>
      </w:pPr>
      <w:rPr>
        <w:rFonts w:ascii="Symbol" w:hAnsi="Symbol"/>
      </w:rPr>
    </w:lvl>
    <w:lvl w:ilvl="8" w:tplc="624EE3AE">
      <w:start w:val="1"/>
      <w:numFmt w:val="bullet"/>
      <w:lvlText w:val=""/>
      <w:lvlJc w:val="left"/>
      <w:pPr>
        <w:ind w:left="720" w:hanging="360"/>
      </w:pPr>
      <w:rPr>
        <w:rFonts w:ascii="Symbol" w:hAnsi="Symbol"/>
      </w:rPr>
    </w:lvl>
  </w:abstractNum>
  <w:abstractNum w:abstractNumId="40" w15:restartNumberingAfterBreak="0">
    <w:nsid w:val="77194201"/>
    <w:multiLevelType w:val="hybridMultilevel"/>
    <w:tmpl w:val="BC0A787C"/>
    <w:lvl w:ilvl="0" w:tplc="A4469F4A">
      <w:start w:val="1"/>
      <w:numFmt w:val="bullet"/>
      <w:lvlText w:val=""/>
      <w:lvlJc w:val="left"/>
      <w:pPr>
        <w:ind w:left="720" w:hanging="360"/>
      </w:pPr>
      <w:rPr>
        <w:rFonts w:ascii="Symbol" w:hAnsi="Symbol"/>
      </w:rPr>
    </w:lvl>
    <w:lvl w:ilvl="1" w:tplc="5C103B64">
      <w:start w:val="1"/>
      <w:numFmt w:val="bullet"/>
      <w:lvlText w:val=""/>
      <w:lvlJc w:val="left"/>
      <w:pPr>
        <w:ind w:left="720" w:hanging="360"/>
      </w:pPr>
      <w:rPr>
        <w:rFonts w:ascii="Symbol" w:hAnsi="Symbol"/>
      </w:rPr>
    </w:lvl>
    <w:lvl w:ilvl="2" w:tplc="D8141AB6">
      <w:start w:val="1"/>
      <w:numFmt w:val="bullet"/>
      <w:lvlText w:val=""/>
      <w:lvlJc w:val="left"/>
      <w:pPr>
        <w:ind w:left="720" w:hanging="360"/>
      </w:pPr>
      <w:rPr>
        <w:rFonts w:ascii="Symbol" w:hAnsi="Symbol"/>
      </w:rPr>
    </w:lvl>
    <w:lvl w:ilvl="3" w:tplc="19A0907A">
      <w:start w:val="1"/>
      <w:numFmt w:val="bullet"/>
      <w:lvlText w:val=""/>
      <w:lvlJc w:val="left"/>
      <w:pPr>
        <w:ind w:left="720" w:hanging="360"/>
      </w:pPr>
      <w:rPr>
        <w:rFonts w:ascii="Symbol" w:hAnsi="Symbol"/>
      </w:rPr>
    </w:lvl>
    <w:lvl w:ilvl="4" w:tplc="0B089512">
      <w:start w:val="1"/>
      <w:numFmt w:val="bullet"/>
      <w:lvlText w:val=""/>
      <w:lvlJc w:val="left"/>
      <w:pPr>
        <w:ind w:left="720" w:hanging="360"/>
      </w:pPr>
      <w:rPr>
        <w:rFonts w:ascii="Symbol" w:hAnsi="Symbol"/>
      </w:rPr>
    </w:lvl>
    <w:lvl w:ilvl="5" w:tplc="82A6AE5A">
      <w:start w:val="1"/>
      <w:numFmt w:val="bullet"/>
      <w:lvlText w:val=""/>
      <w:lvlJc w:val="left"/>
      <w:pPr>
        <w:ind w:left="720" w:hanging="360"/>
      </w:pPr>
      <w:rPr>
        <w:rFonts w:ascii="Symbol" w:hAnsi="Symbol"/>
      </w:rPr>
    </w:lvl>
    <w:lvl w:ilvl="6" w:tplc="605282D4">
      <w:start w:val="1"/>
      <w:numFmt w:val="bullet"/>
      <w:lvlText w:val=""/>
      <w:lvlJc w:val="left"/>
      <w:pPr>
        <w:ind w:left="720" w:hanging="360"/>
      </w:pPr>
      <w:rPr>
        <w:rFonts w:ascii="Symbol" w:hAnsi="Symbol"/>
      </w:rPr>
    </w:lvl>
    <w:lvl w:ilvl="7" w:tplc="61300BC0">
      <w:start w:val="1"/>
      <w:numFmt w:val="bullet"/>
      <w:lvlText w:val=""/>
      <w:lvlJc w:val="left"/>
      <w:pPr>
        <w:ind w:left="720" w:hanging="360"/>
      </w:pPr>
      <w:rPr>
        <w:rFonts w:ascii="Symbol" w:hAnsi="Symbol"/>
      </w:rPr>
    </w:lvl>
    <w:lvl w:ilvl="8" w:tplc="1D7C942C">
      <w:start w:val="1"/>
      <w:numFmt w:val="bullet"/>
      <w:lvlText w:val=""/>
      <w:lvlJc w:val="left"/>
      <w:pPr>
        <w:ind w:left="720" w:hanging="360"/>
      </w:pPr>
      <w:rPr>
        <w:rFonts w:ascii="Symbol" w:hAnsi="Symbol"/>
      </w:rPr>
    </w:lvl>
  </w:abstractNum>
  <w:abstractNum w:abstractNumId="41" w15:restartNumberingAfterBreak="0">
    <w:nsid w:val="78646AE8"/>
    <w:multiLevelType w:val="hybridMultilevel"/>
    <w:tmpl w:val="3918D104"/>
    <w:lvl w:ilvl="0" w:tplc="30AA680E">
      <w:start w:val="1"/>
      <w:numFmt w:val="bullet"/>
      <w:lvlText w:val=""/>
      <w:lvlJc w:val="left"/>
      <w:pPr>
        <w:ind w:left="720" w:hanging="360"/>
      </w:pPr>
      <w:rPr>
        <w:rFonts w:ascii="Symbol" w:hAnsi="Symbol"/>
      </w:rPr>
    </w:lvl>
    <w:lvl w:ilvl="1" w:tplc="8064DE6C">
      <w:start w:val="1"/>
      <w:numFmt w:val="bullet"/>
      <w:lvlText w:val=""/>
      <w:lvlJc w:val="left"/>
      <w:pPr>
        <w:ind w:left="720" w:hanging="360"/>
      </w:pPr>
      <w:rPr>
        <w:rFonts w:ascii="Symbol" w:hAnsi="Symbol"/>
      </w:rPr>
    </w:lvl>
    <w:lvl w:ilvl="2" w:tplc="6ADC1A3A">
      <w:start w:val="1"/>
      <w:numFmt w:val="bullet"/>
      <w:lvlText w:val=""/>
      <w:lvlJc w:val="left"/>
      <w:pPr>
        <w:ind w:left="720" w:hanging="360"/>
      </w:pPr>
      <w:rPr>
        <w:rFonts w:ascii="Symbol" w:hAnsi="Symbol"/>
      </w:rPr>
    </w:lvl>
    <w:lvl w:ilvl="3" w:tplc="61322AF4">
      <w:start w:val="1"/>
      <w:numFmt w:val="bullet"/>
      <w:lvlText w:val=""/>
      <w:lvlJc w:val="left"/>
      <w:pPr>
        <w:ind w:left="720" w:hanging="360"/>
      </w:pPr>
      <w:rPr>
        <w:rFonts w:ascii="Symbol" w:hAnsi="Symbol"/>
      </w:rPr>
    </w:lvl>
    <w:lvl w:ilvl="4" w:tplc="4968836A">
      <w:start w:val="1"/>
      <w:numFmt w:val="bullet"/>
      <w:lvlText w:val=""/>
      <w:lvlJc w:val="left"/>
      <w:pPr>
        <w:ind w:left="720" w:hanging="360"/>
      </w:pPr>
      <w:rPr>
        <w:rFonts w:ascii="Symbol" w:hAnsi="Symbol"/>
      </w:rPr>
    </w:lvl>
    <w:lvl w:ilvl="5" w:tplc="126887F2">
      <w:start w:val="1"/>
      <w:numFmt w:val="bullet"/>
      <w:lvlText w:val=""/>
      <w:lvlJc w:val="left"/>
      <w:pPr>
        <w:ind w:left="720" w:hanging="360"/>
      </w:pPr>
      <w:rPr>
        <w:rFonts w:ascii="Symbol" w:hAnsi="Symbol"/>
      </w:rPr>
    </w:lvl>
    <w:lvl w:ilvl="6" w:tplc="DF24F6F6">
      <w:start w:val="1"/>
      <w:numFmt w:val="bullet"/>
      <w:lvlText w:val=""/>
      <w:lvlJc w:val="left"/>
      <w:pPr>
        <w:ind w:left="720" w:hanging="360"/>
      </w:pPr>
      <w:rPr>
        <w:rFonts w:ascii="Symbol" w:hAnsi="Symbol"/>
      </w:rPr>
    </w:lvl>
    <w:lvl w:ilvl="7" w:tplc="03E4A69C">
      <w:start w:val="1"/>
      <w:numFmt w:val="bullet"/>
      <w:lvlText w:val=""/>
      <w:lvlJc w:val="left"/>
      <w:pPr>
        <w:ind w:left="720" w:hanging="360"/>
      </w:pPr>
      <w:rPr>
        <w:rFonts w:ascii="Symbol" w:hAnsi="Symbol"/>
      </w:rPr>
    </w:lvl>
    <w:lvl w:ilvl="8" w:tplc="2E54B36A">
      <w:start w:val="1"/>
      <w:numFmt w:val="bullet"/>
      <w:lvlText w:val=""/>
      <w:lvlJc w:val="left"/>
      <w:pPr>
        <w:ind w:left="720" w:hanging="360"/>
      </w:pPr>
      <w:rPr>
        <w:rFonts w:ascii="Symbol" w:hAnsi="Symbol"/>
      </w:rPr>
    </w:lvl>
  </w:abstractNum>
  <w:num w:numId="1" w16cid:durableId="1721249143">
    <w:abstractNumId w:val="4"/>
  </w:num>
  <w:num w:numId="2" w16cid:durableId="726800165">
    <w:abstractNumId w:val="32"/>
  </w:num>
  <w:num w:numId="3" w16cid:durableId="347758459">
    <w:abstractNumId w:val="20"/>
  </w:num>
  <w:num w:numId="4" w16cid:durableId="1269390290">
    <w:abstractNumId w:val="16"/>
  </w:num>
  <w:num w:numId="5" w16cid:durableId="1601137275">
    <w:abstractNumId w:val="34"/>
  </w:num>
  <w:num w:numId="6" w16cid:durableId="857550308">
    <w:abstractNumId w:val="40"/>
  </w:num>
  <w:num w:numId="7" w16cid:durableId="1271473159">
    <w:abstractNumId w:val="8"/>
  </w:num>
  <w:num w:numId="8" w16cid:durableId="1651640223">
    <w:abstractNumId w:val="21"/>
  </w:num>
  <w:num w:numId="9" w16cid:durableId="48725342">
    <w:abstractNumId w:val="17"/>
  </w:num>
  <w:num w:numId="10" w16cid:durableId="1487744517">
    <w:abstractNumId w:val="23"/>
  </w:num>
  <w:num w:numId="11" w16cid:durableId="723065335">
    <w:abstractNumId w:val="0"/>
  </w:num>
  <w:num w:numId="12" w16cid:durableId="1481458324">
    <w:abstractNumId w:val="31"/>
  </w:num>
  <w:num w:numId="13" w16cid:durableId="1904755867">
    <w:abstractNumId w:val="38"/>
  </w:num>
  <w:num w:numId="14" w16cid:durableId="896208766">
    <w:abstractNumId w:val="29"/>
  </w:num>
  <w:num w:numId="15" w16cid:durableId="2002460555">
    <w:abstractNumId w:val="25"/>
  </w:num>
  <w:num w:numId="16" w16cid:durableId="1436635135">
    <w:abstractNumId w:val="12"/>
  </w:num>
  <w:num w:numId="17" w16cid:durableId="486484014">
    <w:abstractNumId w:val="26"/>
  </w:num>
  <w:num w:numId="18" w16cid:durableId="826633934">
    <w:abstractNumId w:val="11"/>
  </w:num>
  <w:num w:numId="19" w16cid:durableId="399638822">
    <w:abstractNumId w:val="10"/>
  </w:num>
  <w:num w:numId="20" w16cid:durableId="1131288086">
    <w:abstractNumId w:val="15"/>
  </w:num>
  <w:num w:numId="21" w16cid:durableId="2077124629">
    <w:abstractNumId w:val="35"/>
  </w:num>
  <w:num w:numId="22" w16cid:durableId="721487969">
    <w:abstractNumId w:val="37"/>
  </w:num>
  <w:num w:numId="23" w16cid:durableId="524056511">
    <w:abstractNumId w:val="3"/>
  </w:num>
  <w:num w:numId="24" w16cid:durableId="485829174">
    <w:abstractNumId w:val="14"/>
  </w:num>
  <w:num w:numId="25" w16cid:durableId="602614140">
    <w:abstractNumId w:val="33"/>
  </w:num>
  <w:num w:numId="26" w16cid:durableId="1097797637">
    <w:abstractNumId w:val="39"/>
  </w:num>
  <w:num w:numId="27" w16cid:durableId="1058629547">
    <w:abstractNumId w:val="30"/>
  </w:num>
  <w:num w:numId="28" w16cid:durableId="1215967246">
    <w:abstractNumId w:val="7"/>
  </w:num>
  <w:num w:numId="29" w16cid:durableId="1344086718">
    <w:abstractNumId w:val="27"/>
  </w:num>
  <w:num w:numId="30" w16cid:durableId="73018181">
    <w:abstractNumId w:val="41"/>
  </w:num>
  <w:num w:numId="31" w16cid:durableId="1071123363">
    <w:abstractNumId w:val="1"/>
  </w:num>
  <w:num w:numId="32" w16cid:durableId="290553070">
    <w:abstractNumId w:val="24"/>
  </w:num>
  <w:num w:numId="33" w16cid:durableId="324749250">
    <w:abstractNumId w:val="18"/>
  </w:num>
  <w:num w:numId="34" w16cid:durableId="712778612">
    <w:abstractNumId w:val="9"/>
  </w:num>
  <w:num w:numId="35" w16cid:durableId="1366717465">
    <w:abstractNumId w:val="2"/>
  </w:num>
  <w:num w:numId="36" w16cid:durableId="1160730824">
    <w:abstractNumId w:val="6"/>
  </w:num>
  <w:num w:numId="37" w16cid:durableId="1223059462">
    <w:abstractNumId w:val="22"/>
  </w:num>
  <w:num w:numId="38" w16cid:durableId="1857840326">
    <w:abstractNumId w:val="5"/>
  </w:num>
  <w:num w:numId="39" w16cid:durableId="1374840228">
    <w:abstractNumId w:val="13"/>
  </w:num>
  <w:num w:numId="40" w16cid:durableId="407768026">
    <w:abstractNumId w:val="28"/>
  </w:num>
  <w:num w:numId="41" w16cid:durableId="1815488592">
    <w:abstractNumId w:val="36"/>
  </w:num>
  <w:num w:numId="42" w16cid:durableId="1321343891">
    <w:abstractNumId w:val="19"/>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oNotHyphenateCap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32BE"/>
    <w:rsid w:val="000000B4"/>
    <w:rsid w:val="00000532"/>
    <w:rsid w:val="00000C2C"/>
    <w:rsid w:val="000022C3"/>
    <w:rsid w:val="0000257E"/>
    <w:rsid w:val="00003827"/>
    <w:rsid w:val="0000683F"/>
    <w:rsid w:val="0000AB56"/>
    <w:rsid w:val="00010CA1"/>
    <w:rsid w:val="00011974"/>
    <w:rsid w:val="00012506"/>
    <w:rsid w:val="000137CD"/>
    <w:rsid w:val="00014276"/>
    <w:rsid w:val="00014333"/>
    <w:rsid w:val="000150A4"/>
    <w:rsid w:val="0001630F"/>
    <w:rsid w:val="00016841"/>
    <w:rsid w:val="000168B7"/>
    <w:rsid w:val="00017596"/>
    <w:rsid w:val="000176E3"/>
    <w:rsid w:val="00017B06"/>
    <w:rsid w:val="00017E34"/>
    <w:rsid w:val="00020F9A"/>
    <w:rsid w:val="00022930"/>
    <w:rsid w:val="000233CD"/>
    <w:rsid w:val="0002350A"/>
    <w:rsid w:val="00023B7C"/>
    <w:rsid w:val="00023D0E"/>
    <w:rsid w:val="00024C1B"/>
    <w:rsid w:val="000257F9"/>
    <w:rsid w:val="00025B29"/>
    <w:rsid w:val="0002698A"/>
    <w:rsid w:val="00026AD2"/>
    <w:rsid w:val="000316C6"/>
    <w:rsid w:val="000316E6"/>
    <w:rsid w:val="0003212C"/>
    <w:rsid w:val="0003216B"/>
    <w:rsid w:val="00032267"/>
    <w:rsid w:val="00032A9F"/>
    <w:rsid w:val="0003415D"/>
    <w:rsid w:val="000341B8"/>
    <w:rsid w:val="000342DF"/>
    <w:rsid w:val="00037194"/>
    <w:rsid w:val="00037535"/>
    <w:rsid w:val="00037B8D"/>
    <w:rsid w:val="00041111"/>
    <w:rsid w:val="0004124F"/>
    <w:rsid w:val="00044CF2"/>
    <w:rsid w:val="00044DED"/>
    <w:rsid w:val="0004569C"/>
    <w:rsid w:val="0004575C"/>
    <w:rsid w:val="000474CC"/>
    <w:rsid w:val="000508C6"/>
    <w:rsid w:val="0005248F"/>
    <w:rsid w:val="000527C0"/>
    <w:rsid w:val="00052BCD"/>
    <w:rsid w:val="00052E11"/>
    <w:rsid w:val="00054061"/>
    <w:rsid w:val="00054980"/>
    <w:rsid w:val="000550E3"/>
    <w:rsid w:val="00055F14"/>
    <w:rsid w:val="00056223"/>
    <w:rsid w:val="00056C96"/>
    <w:rsid w:val="00061EB2"/>
    <w:rsid w:val="00061EBA"/>
    <w:rsid w:val="0006262D"/>
    <w:rsid w:val="000628F5"/>
    <w:rsid w:val="00062EB0"/>
    <w:rsid w:val="00063013"/>
    <w:rsid w:val="00063A52"/>
    <w:rsid w:val="00063FAF"/>
    <w:rsid w:val="00064834"/>
    <w:rsid w:val="00064B58"/>
    <w:rsid w:val="00064C51"/>
    <w:rsid w:val="00065C42"/>
    <w:rsid w:val="00066216"/>
    <w:rsid w:val="00066486"/>
    <w:rsid w:val="000705DF"/>
    <w:rsid w:val="00070B57"/>
    <w:rsid w:val="00071DCC"/>
    <w:rsid w:val="00072B50"/>
    <w:rsid w:val="00072BE7"/>
    <w:rsid w:val="00072D8E"/>
    <w:rsid w:val="000759DA"/>
    <w:rsid w:val="0007634F"/>
    <w:rsid w:val="0007727F"/>
    <w:rsid w:val="000772A1"/>
    <w:rsid w:val="00077506"/>
    <w:rsid w:val="00077DEF"/>
    <w:rsid w:val="000801E7"/>
    <w:rsid w:val="00080596"/>
    <w:rsid w:val="00080E30"/>
    <w:rsid w:val="00080E3A"/>
    <w:rsid w:val="000812C1"/>
    <w:rsid w:val="000821FD"/>
    <w:rsid w:val="00082CBE"/>
    <w:rsid w:val="0008485A"/>
    <w:rsid w:val="00084EC1"/>
    <w:rsid w:val="000856C0"/>
    <w:rsid w:val="00085EB4"/>
    <w:rsid w:val="000861ED"/>
    <w:rsid w:val="000866E1"/>
    <w:rsid w:val="00090A32"/>
    <w:rsid w:val="00091645"/>
    <w:rsid w:val="000918FB"/>
    <w:rsid w:val="000939EC"/>
    <w:rsid w:val="000942F3"/>
    <w:rsid w:val="00094622"/>
    <w:rsid w:val="000946C2"/>
    <w:rsid w:val="00094A26"/>
    <w:rsid w:val="00095113"/>
    <w:rsid w:val="000962BE"/>
    <w:rsid w:val="000972A9"/>
    <w:rsid w:val="000973B9"/>
    <w:rsid w:val="0009741C"/>
    <w:rsid w:val="00097B3C"/>
    <w:rsid w:val="00097F8D"/>
    <w:rsid w:val="000A14A9"/>
    <w:rsid w:val="000A1C8D"/>
    <w:rsid w:val="000A2F15"/>
    <w:rsid w:val="000A3870"/>
    <w:rsid w:val="000A3BAE"/>
    <w:rsid w:val="000A5A5A"/>
    <w:rsid w:val="000A5E22"/>
    <w:rsid w:val="000A6B8D"/>
    <w:rsid w:val="000A6FD3"/>
    <w:rsid w:val="000A72C8"/>
    <w:rsid w:val="000A77CB"/>
    <w:rsid w:val="000A7BDA"/>
    <w:rsid w:val="000A7E37"/>
    <w:rsid w:val="000B179B"/>
    <w:rsid w:val="000B222A"/>
    <w:rsid w:val="000B3054"/>
    <w:rsid w:val="000B3D41"/>
    <w:rsid w:val="000B5180"/>
    <w:rsid w:val="000B5986"/>
    <w:rsid w:val="000B6EA1"/>
    <w:rsid w:val="000B6F24"/>
    <w:rsid w:val="000B7231"/>
    <w:rsid w:val="000B7CAD"/>
    <w:rsid w:val="000B7E0D"/>
    <w:rsid w:val="000B7E26"/>
    <w:rsid w:val="000C08BF"/>
    <w:rsid w:val="000C1EBA"/>
    <w:rsid w:val="000C25C0"/>
    <w:rsid w:val="000C2B5B"/>
    <w:rsid w:val="000C2D93"/>
    <w:rsid w:val="000C3F73"/>
    <w:rsid w:val="000C5E3C"/>
    <w:rsid w:val="000C6126"/>
    <w:rsid w:val="000C6797"/>
    <w:rsid w:val="000C6FB9"/>
    <w:rsid w:val="000C71AB"/>
    <w:rsid w:val="000C7D7D"/>
    <w:rsid w:val="000D170C"/>
    <w:rsid w:val="000D2D8D"/>
    <w:rsid w:val="000D368B"/>
    <w:rsid w:val="000D38A8"/>
    <w:rsid w:val="000D495E"/>
    <w:rsid w:val="000D4FB7"/>
    <w:rsid w:val="000D5E7F"/>
    <w:rsid w:val="000D639D"/>
    <w:rsid w:val="000E121E"/>
    <w:rsid w:val="000E2490"/>
    <w:rsid w:val="000E26AA"/>
    <w:rsid w:val="000E27D6"/>
    <w:rsid w:val="000E3D35"/>
    <w:rsid w:val="000E4529"/>
    <w:rsid w:val="000E4C48"/>
    <w:rsid w:val="000E4FAC"/>
    <w:rsid w:val="000E70B1"/>
    <w:rsid w:val="000E76D3"/>
    <w:rsid w:val="000F132A"/>
    <w:rsid w:val="000F2920"/>
    <w:rsid w:val="000F2D18"/>
    <w:rsid w:val="000F3A31"/>
    <w:rsid w:val="000F3F3C"/>
    <w:rsid w:val="000F4743"/>
    <w:rsid w:val="000F76EA"/>
    <w:rsid w:val="000F775B"/>
    <w:rsid w:val="00100C70"/>
    <w:rsid w:val="00100CD5"/>
    <w:rsid w:val="00100F06"/>
    <w:rsid w:val="00101A59"/>
    <w:rsid w:val="0010218B"/>
    <w:rsid w:val="0010727F"/>
    <w:rsid w:val="00107A3B"/>
    <w:rsid w:val="00107A57"/>
    <w:rsid w:val="00107E12"/>
    <w:rsid w:val="0011018F"/>
    <w:rsid w:val="001106CA"/>
    <w:rsid w:val="00111351"/>
    <w:rsid w:val="00111379"/>
    <w:rsid w:val="00111407"/>
    <w:rsid w:val="0011242C"/>
    <w:rsid w:val="00112A8C"/>
    <w:rsid w:val="00113929"/>
    <w:rsid w:val="001148EB"/>
    <w:rsid w:val="0011515D"/>
    <w:rsid w:val="00116619"/>
    <w:rsid w:val="0012158E"/>
    <w:rsid w:val="00122276"/>
    <w:rsid w:val="00123F46"/>
    <w:rsid w:val="00125A3B"/>
    <w:rsid w:val="001263BC"/>
    <w:rsid w:val="001263ED"/>
    <w:rsid w:val="00126704"/>
    <w:rsid w:val="0012678F"/>
    <w:rsid w:val="0012684E"/>
    <w:rsid w:val="00126F96"/>
    <w:rsid w:val="001270BD"/>
    <w:rsid w:val="001302A7"/>
    <w:rsid w:val="001303C1"/>
    <w:rsid w:val="00131179"/>
    <w:rsid w:val="0013181F"/>
    <w:rsid w:val="0013315F"/>
    <w:rsid w:val="0013358F"/>
    <w:rsid w:val="00133C82"/>
    <w:rsid w:val="001341FB"/>
    <w:rsid w:val="00136129"/>
    <w:rsid w:val="0013765F"/>
    <w:rsid w:val="00140472"/>
    <w:rsid w:val="001406A6"/>
    <w:rsid w:val="001414B4"/>
    <w:rsid w:val="00141A5D"/>
    <w:rsid w:val="00143E32"/>
    <w:rsid w:val="00144A6E"/>
    <w:rsid w:val="001469D7"/>
    <w:rsid w:val="001471CF"/>
    <w:rsid w:val="00147F06"/>
    <w:rsid w:val="00151A9E"/>
    <w:rsid w:val="001520A3"/>
    <w:rsid w:val="001529F2"/>
    <w:rsid w:val="00152A32"/>
    <w:rsid w:val="00152BBC"/>
    <w:rsid w:val="00152DA6"/>
    <w:rsid w:val="0015392F"/>
    <w:rsid w:val="001540A5"/>
    <w:rsid w:val="001552DF"/>
    <w:rsid w:val="0015603F"/>
    <w:rsid w:val="001560AF"/>
    <w:rsid w:val="001563D3"/>
    <w:rsid w:val="001566D3"/>
    <w:rsid w:val="00156F14"/>
    <w:rsid w:val="00156FE7"/>
    <w:rsid w:val="00157056"/>
    <w:rsid w:val="00157B8A"/>
    <w:rsid w:val="00157EE3"/>
    <w:rsid w:val="00160254"/>
    <w:rsid w:val="00162434"/>
    <w:rsid w:val="00162FB3"/>
    <w:rsid w:val="001635EC"/>
    <w:rsid w:val="00163B4B"/>
    <w:rsid w:val="00163B5A"/>
    <w:rsid w:val="0016513F"/>
    <w:rsid w:val="00165957"/>
    <w:rsid w:val="00165E7A"/>
    <w:rsid w:val="001666A2"/>
    <w:rsid w:val="001706D4"/>
    <w:rsid w:val="00171ACF"/>
    <w:rsid w:val="001722E9"/>
    <w:rsid w:val="00172AB9"/>
    <w:rsid w:val="00172D79"/>
    <w:rsid w:val="00173898"/>
    <w:rsid w:val="0017411B"/>
    <w:rsid w:val="00174C19"/>
    <w:rsid w:val="001755FB"/>
    <w:rsid w:val="0017696F"/>
    <w:rsid w:val="0018020C"/>
    <w:rsid w:val="001803B8"/>
    <w:rsid w:val="00181B76"/>
    <w:rsid w:val="00183B5D"/>
    <w:rsid w:val="001840AF"/>
    <w:rsid w:val="0018471B"/>
    <w:rsid w:val="001860B3"/>
    <w:rsid w:val="00186304"/>
    <w:rsid w:val="00186814"/>
    <w:rsid w:val="001878C1"/>
    <w:rsid w:val="001908E1"/>
    <w:rsid w:val="00190E21"/>
    <w:rsid w:val="0019213E"/>
    <w:rsid w:val="00192837"/>
    <w:rsid w:val="00193533"/>
    <w:rsid w:val="0019503F"/>
    <w:rsid w:val="001958F6"/>
    <w:rsid w:val="00195DB6"/>
    <w:rsid w:val="00196933"/>
    <w:rsid w:val="001969EC"/>
    <w:rsid w:val="00197D67"/>
    <w:rsid w:val="001A0769"/>
    <w:rsid w:val="001A0D4E"/>
    <w:rsid w:val="001A0D61"/>
    <w:rsid w:val="001A2012"/>
    <w:rsid w:val="001A2273"/>
    <w:rsid w:val="001A29F3"/>
    <w:rsid w:val="001A2F85"/>
    <w:rsid w:val="001A35DD"/>
    <w:rsid w:val="001A3B7F"/>
    <w:rsid w:val="001A4B2F"/>
    <w:rsid w:val="001A4DD4"/>
    <w:rsid w:val="001A5446"/>
    <w:rsid w:val="001A7BA3"/>
    <w:rsid w:val="001B0AAC"/>
    <w:rsid w:val="001B10EE"/>
    <w:rsid w:val="001B130C"/>
    <w:rsid w:val="001B16B8"/>
    <w:rsid w:val="001B1B21"/>
    <w:rsid w:val="001B63DA"/>
    <w:rsid w:val="001B6F59"/>
    <w:rsid w:val="001C01C1"/>
    <w:rsid w:val="001C05EF"/>
    <w:rsid w:val="001C17F2"/>
    <w:rsid w:val="001C1CC6"/>
    <w:rsid w:val="001C1CF7"/>
    <w:rsid w:val="001C2929"/>
    <w:rsid w:val="001C3B3E"/>
    <w:rsid w:val="001C6084"/>
    <w:rsid w:val="001C6408"/>
    <w:rsid w:val="001C6544"/>
    <w:rsid w:val="001C775A"/>
    <w:rsid w:val="001D0A3F"/>
    <w:rsid w:val="001D1462"/>
    <w:rsid w:val="001D1D7C"/>
    <w:rsid w:val="001D293B"/>
    <w:rsid w:val="001D565F"/>
    <w:rsid w:val="001D5887"/>
    <w:rsid w:val="001D6D1A"/>
    <w:rsid w:val="001D7D43"/>
    <w:rsid w:val="001E0DE2"/>
    <w:rsid w:val="001E152C"/>
    <w:rsid w:val="001E2156"/>
    <w:rsid w:val="001E2218"/>
    <w:rsid w:val="001E3BA2"/>
    <w:rsid w:val="001E3E35"/>
    <w:rsid w:val="001E6BC3"/>
    <w:rsid w:val="001E6EEF"/>
    <w:rsid w:val="001E70A2"/>
    <w:rsid w:val="001F00E8"/>
    <w:rsid w:val="001F0C3F"/>
    <w:rsid w:val="001F28D0"/>
    <w:rsid w:val="001F2CC4"/>
    <w:rsid w:val="001F374B"/>
    <w:rsid w:val="001F42D1"/>
    <w:rsid w:val="001F4DC3"/>
    <w:rsid w:val="001F52CA"/>
    <w:rsid w:val="001F5ADA"/>
    <w:rsid w:val="001F6173"/>
    <w:rsid w:val="001F6B6E"/>
    <w:rsid w:val="001F6DD1"/>
    <w:rsid w:val="001F7282"/>
    <w:rsid w:val="001F7931"/>
    <w:rsid w:val="0020106B"/>
    <w:rsid w:val="0020156B"/>
    <w:rsid w:val="00202B41"/>
    <w:rsid w:val="00203F2C"/>
    <w:rsid w:val="00204168"/>
    <w:rsid w:val="002041AE"/>
    <w:rsid w:val="00204446"/>
    <w:rsid w:val="00206181"/>
    <w:rsid w:val="0020696F"/>
    <w:rsid w:val="00207607"/>
    <w:rsid w:val="00207AA6"/>
    <w:rsid w:val="00207D1F"/>
    <w:rsid w:val="00211AFF"/>
    <w:rsid w:val="00213E6A"/>
    <w:rsid w:val="002148E9"/>
    <w:rsid w:val="00215FA9"/>
    <w:rsid w:val="00220223"/>
    <w:rsid w:val="00220440"/>
    <w:rsid w:val="0022108A"/>
    <w:rsid w:val="00221A94"/>
    <w:rsid w:val="00221C6C"/>
    <w:rsid w:val="0022453B"/>
    <w:rsid w:val="002247EC"/>
    <w:rsid w:val="00224930"/>
    <w:rsid w:val="00225412"/>
    <w:rsid w:val="002269C8"/>
    <w:rsid w:val="00226FBD"/>
    <w:rsid w:val="00230535"/>
    <w:rsid w:val="00230C14"/>
    <w:rsid w:val="00230E4E"/>
    <w:rsid w:val="002322EB"/>
    <w:rsid w:val="002324C1"/>
    <w:rsid w:val="002336C2"/>
    <w:rsid w:val="00233A3D"/>
    <w:rsid w:val="0023428C"/>
    <w:rsid w:val="00234E01"/>
    <w:rsid w:val="0023592E"/>
    <w:rsid w:val="002365AB"/>
    <w:rsid w:val="00236FC3"/>
    <w:rsid w:val="002374B8"/>
    <w:rsid w:val="002409D6"/>
    <w:rsid w:val="00241098"/>
    <w:rsid w:val="002412FF"/>
    <w:rsid w:val="00241AD2"/>
    <w:rsid w:val="0024383C"/>
    <w:rsid w:val="00243E4B"/>
    <w:rsid w:val="002440B8"/>
    <w:rsid w:val="002451A9"/>
    <w:rsid w:val="00245307"/>
    <w:rsid w:val="00245B44"/>
    <w:rsid w:val="00250886"/>
    <w:rsid w:val="00250C68"/>
    <w:rsid w:val="002519F9"/>
    <w:rsid w:val="00251EDD"/>
    <w:rsid w:val="00252718"/>
    <w:rsid w:val="00252B38"/>
    <w:rsid w:val="00252DC9"/>
    <w:rsid w:val="00252E00"/>
    <w:rsid w:val="00253622"/>
    <w:rsid w:val="002538C9"/>
    <w:rsid w:val="00253E03"/>
    <w:rsid w:val="002540D8"/>
    <w:rsid w:val="002547B9"/>
    <w:rsid w:val="0025682A"/>
    <w:rsid w:val="00260C68"/>
    <w:rsid w:val="00261264"/>
    <w:rsid w:val="00261807"/>
    <w:rsid w:val="00261F31"/>
    <w:rsid w:val="00262BA8"/>
    <w:rsid w:val="00263743"/>
    <w:rsid w:val="00266CD6"/>
    <w:rsid w:val="002679D3"/>
    <w:rsid w:val="00267F4C"/>
    <w:rsid w:val="002700A9"/>
    <w:rsid w:val="002704FB"/>
    <w:rsid w:val="00270C52"/>
    <w:rsid w:val="0027118F"/>
    <w:rsid w:val="00272A54"/>
    <w:rsid w:val="00273EFB"/>
    <w:rsid w:val="0027417F"/>
    <w:rsid w:val="00275339"/>
    <w:rsid w:val="00275EC3"/>
    <w:rsid w:val="00275F2B"/>
    <w:rsid w:val="002776D7"/>
    <w:rsid w:val="002800AD"/>
    <w:rsid w:val="00280C4F"/>
    <w:rsid w:val="00280FCD"/>
    <w:rsid w:val="002810D3"/>
    <w:rsid w:val="00281140"/>
    <w:rsid w:val="00281790"/>
    <w:rsid w:val="002819AB"/>
    <w:rsid w:val="00281ABB"/>
    <w:rsid w:val="00281AC2"/>
    <w:rsid w:val="00281D2F"/>
    <w:rsid w:val="00281D7C"/>
    <w:rsid w:val="00282676"/>
    <w:rsid w:val="0028284B"/>
    <w:rsid w:val="00282AB3"/>
    <w:rsid w:val="00283B96"/>
    <w:rsid w:val="002848C8"/>
    <w:rsid w:val="00285042"/>
    <w:rsid w:val="002864FF"/>
    <w:rsid w:val="00286B30"/>
    <w:rsid w:val="002870AD"/>
    <w:rsid w:val="00287F4F"/>
    <w:rsid w:val="00290C12"/>
    <w:rsid w:val="002933BB"/>
    <w:rsid w:val="00293A68"/>
    <w:rsid w:val="00295242"/>
    <w:rsid w:val="002955AE"/>
    <w:rsid w:val="002962DD"/>
    <w:rsid w:val="002971D4"/>
    <w:rsid w:val="002A0929"/>
    <w:rsid w:val="002A1530"/>
    <w:rsid w:val="002A23C6"/>
    <w:rsid w:val="002A3596"/>
    <w:rsid w:val="002A36EF"/>
    <w:rsid w:val="002A4A72"/>
    <w:rsid w:val="002A5DCE"/>
    <w:rsid w:val="002A7773"/>
    <w:rsid w:val="002A7862"/>
    <w:rsid w:val="002A7F29"/>
    <w:rsid w:val="002B0D49"/>
    <w:rsid w:val="002B18D8"/>
    <w:rsid w:val="002B1FE5"/>
    <w:rsid w:val="002B2530"/>
    <w:rsid w:val="002B3365"/>
    <w:rsid w:val="002B42D7"/>
    <w:rsid w:val="002B4C93"/>
    <w:rsid w:val="002B6047"/>
    <w:rsid w:val="002C0B34"/>
    <w:rsid w:val="002C29B3"/>
    <w:rsid w:val="002C341A"/>
    <w:rsid w:val="002C38FE"/>
    <w:rsid w:val="002C3A82"/>
    <w:rsid w:val="002C3DCA"/>
    <w:rsid w:val="002C4515"/>
    <w:rsid w:val="002C6677"/>
    <w:rsid w:val="002C6918"/>
    <w:rsid w:val="002D22C7"/>
    <w:rsid w:val="002D23E7"/>
    <w:rsid w:val="002D464D"/>
    <w:rsid w:val="002D56A9"/>
    <w:rsid w:val="002D7CA9"/>
    <w:rsid w:val="002DBC29"/>
    <w:rsid w:val="002E0FFA"/>
    <w:rsid w:val="002E24D0"/>
    <w:rsid w:val="002E3153"/>
    <w:rsid w:val="002E333F"/>
    <w:rsid w:val="002E381B"/>
    <w:rsid w:val="002E3B0F"/>
    <w:rsid w:val="002E3CD9"/>
    <w:rsid w:val="002E40C6"/>
    <w:rsid w:val="002E5A61"/>
    <w:rsid w:val="002E6F47"/>
    <w:rsid w:val="002E72B8"/>
    <w:rsid w:val="002E7662"/>
    <w:rsid w:val="002F0248"/>
    <w:rsid w:val="002F16A0"/>
    <w:rsid w:val="002F1CE3"/>
    <w:rsid w:val="002F1DCB"/>
    <w:rsid w:val="002F226E"/>
    <w:rsid w:val="002F23C3"/>
    <w:rsid w:val="002F2509"/>
    <w:rsid w:val="002F335A"/>
    <w:rsid w:val="002F6730"/>
    <w:rsid w:val="002F7766"/>
    <w:rsid w:val="002F776A"/>
    <w:rsid w:val="002F7DD7"/>
    <w:rsid w:val="003005E8"/>
    <w:rsid w:val="003020C6"/>
    <w:rsid w:val="003021BC"/>
    <w:rsid w:val="003022E7"/>
    <w:rsid w:val="00303180"/>
    <w:rsid w:val="003033E7"/>
    <w:rsid w:val="003038C1"/>
    <w:rsid w:val="00303B34"/>
    <w:rsid w:val="00303CDA"/>
    <w:rsid w:val="00303D0B"/>
    <w:rsid w:val="00304B69"/>
    <w:rsid w:val="00305F68"/>
    <w:rsid w:val="00306273"/>
    <w:rsid w:val="00306971"/>
    <w:rsid w:val="00307D52"/>
    <w:rsid w:val="00310B23"/>
    <w:rsid w:val="003119A4"/>
    <w:rsid w:val="00312EFF"/>
    <w:rsid w:val="00313BC0"/>
    <w:rsid w:val="003156E1"/>
    <w:rsid w:val="00315E20"/>
    <w:rsid w:val="003160E7"/>
    <w:rsid w:val="00316704"/>
    <w:rsid w:val="00316B95"/>
    <w:rsid w:val="0031754D"/>
    <w:rsid w:val="00320698"/>
    <w:rsid w:val="003224AF"/>
    <w:rsid w:val="00324251"/>
    <w:rsid w:val="00324B98"/>
    <w:rsid w:val="00326B1A"/>
    <w:rsid w:val="00326D5E"/>
    <w:rsid w:val="003275C5"/>
    <w:rsid w:val="00327FE2"/>
    <w:rsid w:val="00331BEA"/>
    <w:rsid w:val="003328FF"/>
    <w:rsid w:val="00332A27"/>
    <w:rsid w:val="00333EA5"/>
    <w:rsid w:val="00334E44"/>
    <w:rsid w:val="003357AC"/>
    <w:rsid w:val="0033638B"/>
    <w:rsid w:val="00336CFE"/>
    <w:rsid w:val="0033737B"/>
    <w:rsid w:val="00340262"/>
    <w:rsid w:val="0034031F"/>
    <w:rsid w:val="00340754"/>
    <w:rsid w:val="00340EC0"/>
    <w:rsid w:val="00341C39"/>
    <w:rsid w:val="00341D85"/>
    <w:rsid w:val="0034258A"/>
    <w:rsid w:val="00342DB5"/>
    <w:rsid w:val="00343B60"/>
    <w:rsid w:val="003444AF"/>
    <w:rsid w:val="003450A9"/>
    <w:rsid w:val="00345DA0"/>
    <w:rsid w:val="0034633E"/>
    <w:rsid w:val="0034770C"/>
    <w:rsid w:val="0035258C"/>
    <w:rsid w:val="00352A7D"/>
    <w:rsid w:val="00353099"/>
    <w:rsid w:val="00353651"/>
    <w:rsid w:val="00353A15"/>
    <w:rsid w:val="00353CA3"/>
    <w:rsid w:val="003551D0"/>
    <w:rsid w:val="003559C1"/>
    <w:rsid w:val="003560F7"/>
    <w:rsid w:val="00356142"/>
    <w:rsid w:val="00360566"/>
    <w:rsid w:val="003606BC"/>
    <w:rsid w:val="0036070A"/>
    <w:rsid w:val="0036073F"/>
    <w:rsid w:val="00360B2F"/>
    <w:rsid w:val="00360D78"/>
    <w:rsid w:val="0036201D"/>
    <w:rsid w:val="00362D18"/>
    <w:rsid w:val="00362FF0"/>
    <w:rsid w:val="0036316E"/>
    <w:rsid w:val="003635C9"/>
    <w:rsid w:val="00364E12"/>
    <w:rsid w:val="003662D2"/>
    <w:rsid w:val="003666FC"/>
    <w:rsid w:val="0036771A"/>
    <w:rsid w:val="003704C5"/>
    <w:rsid w:val="003707E9"/>
    <w:rsid w:val="00370C15"/>
    <w:rsid w:val="00371747"/>
    <w:rsid w:val="0037205C"/>
    <w:rsid w:val="0037273A"/>
    <w:rsid w:val="00372AF6"/>
    <w:rsid w:val="003737E0"/>
    <w:rsid w:val="003744C2"/>
    <w:rsid w:val="00374DF8"/>
    <w:rsid w:val="00374FC5"/>
    <w:rsid w:val="0037536D"/>
    <w:rsid w:val="003754AD"/>
    <w:rsid w:val="003769EE"/>
    <w:rsid w:val="0037770E"/>
    <w:rsid w:val="0037EA62"/>
    <w:rsid w:val="003800C9"/>
    <w:rsid w:val="003833C0"/>
    <w:rsid w:val="003863F9"/>
    <w:rsid w:val="00390722"/>
    <w:rsid w:val="00391C7C"/>
    <w:rsid w:val="003923BD"/>
    <w:rsid w:val="00392D8D"/>
    <w:rsid w:val="003938DB"/>
    <w:rsid w:val="00394309"/>
    <w:rsid w:val="0039507E"/>
    <w:rsid w:val="00395137"/>
    <w:rsid w:val="00396731"/>
    <w:rsid w:val="003972A5"/>
    <w:rsid w:val="00397ECC"/>
    <w:rsid w:val="003A144C"/>
    <w:rsid w:val="003A240C"/>
    <w:rsid w:val="003A31BB"/>
    <w:rsid w:val="003A343A"/>
    <w:rsid w:val="003A4791"/>
    <w:rsid w:val="003B0B7F"/>
    <w:rsid w:val="003B100C"/>
    <w:rsid w:val="003B189D"/>
    <w:rsid w:val="003B219D"/>
    <w:rsid w:val="003B2838"/>
    <w:rsid w:val="003B2E5B"/>
    <w:rsid w:val="003B387A"/>
    <w:rsid w:val="003B3BE0"/>
    <w:rsid w:val="003B3BE8"/>
    <w:rsid w:val="003B42F4"/>
    <w:rsid w:val="003B6888"/>
    <w:rsid w:val="003C0313"/>
    <w:rsid w:val="003C03CC"/>
    <w:rsid w:val="003C1514"/>
    <w:rsid w:val="003C1A74"/>
    <w:rsid w:val="003C1C24"/>
    <w:rsid w:val="003C2DAA"/>
    <w:rsid w:val="003C311F"/>
    <w:rsid w:val="003C499B"/>
    <w:rsid w:val="003C4A74"/>
    <w:rsid w:val="003C4D7A"/>
    <w:rsid w:val="003C5064"/>
    <w:rsid w:val="003C63AD"/>
    <w:rsid w:val="003C708F"/>
    <w:rsid w:val="003C7A16"/>
    <w:rsid w:val="003D033B"/>
    <w:rsid w:val="003D057A"/>
    <w:rsid w:val="003D0E81"/>
    <w:rsid w:val="003D0F38"/>
    <w:rsid w:val="003D0F82"/>
    <w:rsid w:val="003D1833"/>
    <w:rsid w:val="003D19D1"/>
    <w:rsid w:val="003D2528"/>
    <w:rsid w:val="003D292C"/>
    <w:rsid w:val="003D2B8F"/>
    <w:rsid w:val="003D2CEC"/>
    <w:rsid w:val="003D2E68"/>
    <w:rsid w:val="003D370F"/>
    <w:rsid w:val="003D3EEA"/>
    <w:rsid w:val="003D4C3B"/>
    <w:rsid w:val="003D5110"/>
    <w:rsid w:val="003D59EC"/>
    <w:rsid w:val="003D5CC9"/>
    <w:rsid w:val="003D5FD0"/>
    <w:rsid w:val="003D78E1"/>
    <w:rsid w:val="003E1077"/>
    <w:rsid w:val="003E1651"/>
    <w:rsid w:val="003E167D"/>
    <w:rsid w:val="003E251E"/>
    <w:rsid w:val="003E2801"/>
    <w:rsid w:val="003E2A5B"/>
    <w:rsid w:val="003E35A4"/>
    <w:rsid w:val="003E36E1"/>
    <w:rsid w:val="003E3F50"/>
    <w:rsid w:val="003E405A"/>
    <w:rsid w:val="003E422E"/>
    <w:rsid w:val="003E4BAD"/>
    <w:rsid w:val="003E56D8"/>
    <w:rsid w:val="003E7262"/>
    <w:rsid w:val="003F011C"/>
    <w:rsid w:val="003F0715"/>
    <w:rsid w:val="003F09E1"/>
    <w:rsid w:val="003F0FC3"/>
    <w:rsid w:val="003F1184"/>
    <w:rsid w:val="003F1497"/>
    <w:rsid w:val="003F1814"/>
    <w:rsid w:val="003F2C14"/>
    <w:rsid w:val="003F349C"/>
    <w:rsid w:val="003F3503"/>
    <w:rsid w:val="003F3698"/>
    <w:rsid w:val="003F4FF8"/>
    <w:rsid w:val="003F6AC9"/>
    <w:rsid w:val="003F6E68"/>
    <w:rsid w:val="003F6FA2"/>
    <w:rsid w:val="003F7054"/>
    <w:rsid w:val="003F7B9E"/>
    <w:rsid w:val="004003E6"/>
    <w:rsid w:val="004030FF"/>
    <w:rsid w:val="00403B2E"/>
    <w:rsid w:val="00403B90"/>
    <w:rsid w:val="004051AD"/>
    <w:rsid w:val="0040574E"/>
    <w:rsid w:val="00405874"/>
    <w:rsid w:val="004065B9"/>
    <w:rsid w:val="004072CD"/>
    <w:rsid w:val="004101E2"/>
    <w:rsid w:val="00410A2D"/>
    <w:rsid w:val="004114E6"/>
    <w:rsid w:val="00411597"/>
    <w:rsid w:val="00412387"/>
    <w:rsid w:val="00413DE2"/>
    <w:rsid w:val="00414B1D"/>
    <w:rsid w:val="00415210"/>
    <w:rsid w:val="004152F9"/>
    <w:rsid w:val="00416BBE"/>
    <w:rsid w:val="00417BAB"/>
    <w:rsid w:val="00417D71"/>
    <w:rsid w:val="004208F4"/>
    <w:rsid w:val="00422669"/>
    <w:rsid w:val="00422DF6"/>
    <w:rsid w:val="00422F65"/>
    <w:rsid w:val="00423B25"/>
    <w:rsid w:val="00425C10"/>
    <w:rsid w:val="00425F40"/>
    <w:rsid w:val="004261DF"/>
    <w:rsid w:val="00426D83"/>
    <w:rsid w:val="00427843"/>
    <w:rsid w:val="00427C2C"/>
    <w:rsid w:val="00430727"/>
    <w:rsid w:val="00430EA1"/>
    <w:rsid w:val="004312AD"/>
    <w:rsid w:val="00431EF9"/>
    <w:rsid w:val="004332A4"/>
    <w:rsid w:val="004337BF"/>
    <w:rsid w:val="004339E8"/>
    <w:rsid w:val="004345FC"/>
    <w:rsid w:val="004346F7"/>
    <w:rsid w:val="00435350"/>
    <w:rsid w:val="00435F1D"/>
    <w:rsid w:val="0043676E"/>
    <w:rsid w:val="0044148D"/>
    <w:rsid w:val="004425F3"/>
    <w:rsid w:val="00446142"/>
    <w:rsid w:val="00446B7D"/>
    <w:rsid w:val="00446F19"/>
    <w:rsid w:val="00447001"/>
    <w:rsid w:val="00447EC2"/>
    <w:rsid w:val="0045025C"/>
    <w:rsid w:val="0045080E"/>
    <w:rsid w:val="00450D7C"/>
    <w:rsid w:val="00451FCF"/>
    <w:rsid w:val="004524AF"/>
    <w:rsid w:val="00452DB8"/>
    <w:rsid w:val="00453050"/>
    <w:rsid w:val="004530BD"/>
    <w:rsid w:val="00453214"/>
    <w:rsid w:val="004538EB"/>
    <w:rsid w:val="00453913"/>
    <w:rsid w:val="00453C54"/>
    <w:rsid w:val="00455618"/>
    <w:rsid w:val="0045641E"/>
    <w:rsid w:val="004571B9"/>
    <w:rsid w:val="004571E0"/>
    <w:rsid w:val="004573E6"/>
    <w:rsid w:val="00462BAF"/>
    <w:rsid w:val="00463D53"/>
    <w:rsid w:val="00464743"/>
    <w:rsid w:val="00464B60"/>
    <w:rsid w:val="004658F2"/>
    <w:rsid w:val="004661D0"/>
    <w:rsid w:val="00466236"/>
    <w:rsid w:val="00466494"/>
    <w:rsid w:val="00466A96"/>
    <w:rsid w:val="00466ED1"/>
    <w:rsid w:val="004671C1"/>
    <w:rsid w:val="00470F5C"/>
    <w:rsid w:val="00471A36"/>
    <w:rsid w:val="00472A6F"/>
    <w:rsid w:val="00473A2B"/>
    <w:rsid w:val="00474892"/>
    <w:rsid w:val="00475A3D"/>
    <w:rsid w:val="00475A8A"/>
    <w:rsid w:val="0047667F"/>
    <w:rsid w:val="004770BF"/>
    <w:rsid w:val="004801E9"/>
    <w:rsid w:val="00481ED3"/>
    <w:rsid w:val="00482702"/>
    <w:rsid w:val="00484309"/>
    <w:rsid w:val="004847DB"/>
    <w:rsid w:val="00484BEC"/>
    <w:rsid w:val="00486080"/>
    <w:rsid w:val="00486112"/>
    <w:rsid w:val="00486FC8"/>
    <w:rsid w:val="00487615"/>
    <w:rsid w:val="0048782D"/>
    <w:rsid w:val="00487F16"/>
    <w:rsid w:val="0049065D"/>
    <w:rsid w:val="004907D5"/>
    <w:rsid w:val="0049097B"/>
    <w:rsid w:val="0049255B"/>
    <w:rsid w:val="0049295B"/>
    <w:rsid w:val="00493123"/>
    <w:rsid w:val="004936BD"/>
    <w:rsid w:val="00494E0F"/>
    <w:rsid w:val="00494E89"/>
    <w:rsid w:val="00495089"/>
    <w:rsid w:val="0049524D"/>
    <w:rsid w:val="00495FC1"/>
    <w:rsid w:val="004A0346"/>
    <w:rsid w:val="004A0D4E"/>
    <w:rsid w:val="004A239B"/>
    <w:rsid w:val="004A2A86"/>
    <w:rsid w:val="004A2E10"/>
    <w:rsid w:val="004A2E99"/>
    <w:rsid w:val="004A322E"/>
    <w:rsid w:val="004A3A68"/>
    <w:rsid w:val="004A452B"/>
    <w:rsid w:val="004A5172"/>
    <w:rsid w:val="004A537A"/>
    <w:rsid w:val="004A66A6"/>
    <w:rsid w:val="004B0B19"/>
    <w:rsid w:val="004B0D27"/>
    <w:rsid w:val="004B12E2"/>
    <w:rsid w:val="004B23AA"/>
    <w:rsid w:val="004B2B98"/>
    <w:rsid w:val="004B2BE3"/>
    <w:rsid w:val="004B3202"/>
    <w:rsid w:val="004B37DF"/>
    <w:rsid w:val="004B4747"/>
    <w:rsid w:val="004B7C01"/>
    <w:rsid w:val="004C0470"/>
    <w:rsid w:val="004C0C11"/>
    <w:rsid w:val="004C0E7A"/>
    <w:rsid w:val="004C163D"/>
    <w:rsid w:val="004C175C"/>
    <w:rsid w:val="004C22B4"/>
    <w:rsid w:val="004C2758"/>
    <w:rsid w:val="004C2A34"/>
    <w:rsid w:val="004C30F9"/>
    <w:rsid w:val="004C3BA0"/>
    <w:rsid w:val="004C3F26"/>
    <w:rsid w:val="004C4706"/>
    <w:rsid w:val="004C5CAE"/>
    <w:rsid w:val="004C6727"/>
    <w:rsid w:val="004C70D8"/>
    <w:rsid w:val="004C73AC"/>
    <w:rsid w:val="004C752B"/>
    <w:rsid w:val="004C7673"/>
    <w:rsid w:val="004C7C43"/>
    <w:rsid w:val="004D01EF"/>
    <w:rsid w:val="004D0A8A"/>
    <w:rsid w:val="004D0B76"/>
    <w:rsid w:val="004D3773"/>
    <w:rsid w:val="004D5067"/>
    <w:rsid w:val="004D5BE5"/>
    <w:rsid w:val="004D6BA2"/>
    <w:rsid w:val="004D706A"/>
    <w:rsid w:val="004D7580"/>
    <w:rsid w:val="004E012E"/>
    <w:rsid w:val="004E01A4"/>
    <w:rsid w:val="004E057E"/>
    <w:rsid w:val="004E0A17"/>
    <w:rsid w:val="004E1333"/>
    <w:rsid w:val="004E25DA"/>
    <w:rsid w:val="004E37CF"/>
    <w:rsid w:val="004E4892"/>
    <w:rsid w:val="004E493D"/>
    <w:rsid w:val="004E52E8"/>
    <w:rsid w:val="004E5E22"/>
    <w:rsid w:val="004E72E8"/>
    <w:rsid w:val="004E7981"/>
    <w:rsid w:val="004E7A3F"/>
    <w:rsid w:val="004F06E6"/>
    <w:rsid w:val="004F0956"/>
    <w:rsid w:val="004F187C"/>
    <w:rsid w:val="004F211E"/>
    <w:rsid w:val="004F227D"/>
    <w:rsid w:val="004F2F42"/>
    <w:rsid w:val="004F3903"/>
    <w:rsid w:val="004F3B0D"/>
    <w:rsid w:val="004F3B3F"/>
    <w:rsid w:val="004F4DD7"/>
    <w:rsid w:val="004F60F1"/>
    <w:rsid w:val="004F686D"/>
    <w:rsid w:val="005001B8"/>
    <w:rsid w:val="00501F6C"/>
    <w:rsid w:val="005022BE"/>
    <w:rsid w:val="00503047"/>
    <w:rsid w:val="00503D7D"/>
    <w:rsid w:val="00503E9D"/>
    <w:rsid w:val="005042FC"/>
    <w:rsid w:val="00505BA8"/>
    <w:rsid w:val="00507935"/>
    <w:rsid w:val="00510C4A"/>
    <w:rsid w:val="00511D57"/>
    <w:rsid w:val="00511E61"/>
    <w:rsid w:val="005146B4"/>
    <w:rsid w:val="0051503D"/>
    <w:rsid w:val="005153DD"/>
    <w:rsid w:val="00516958"/>
    <w:rsid w:val="00516F58"/>
    <w:rsid w:val="00516FA3"/>
    <w:rsid w:val="00517A2E"/>
    <w:rsid w:val="005210AD"/>
    <w:rsid w:val="0052130D"/>
    <w:rsid w:val="00523535"/>
    <w:rsid w:val="00524EA4"/>
    <w:rsid w:val="0052647B"/>
    <w:rsid w:val="0052731E"/>
    <w:rsid w:val="00527DF3"/>
    <w:rsid w:val="00530A88"/>
    <w:rsid w:val="00530F3D"/>
    <w:rsid w:val="00531151"/>
    <w:rsid w:val="00531E7C"/>
    <w:rsid w:val="00532ED2"/>
    <w:rsid w:val="00533309"/>
    <w:rsid w:val="00534517"/>
    <w:rsid w:val="005367E4"/>
    <w:rsid w:val="0053709C"/>
    <w:rsid w:val="00537B8A"/>
    <w:rsid w:val="005409D1"/>
    <w:rsid w:val="00540B71"/>
    <w:rsid w:val="0054110C"/>
    <w:rsid w:val="0054272B"/>
    <w:rsid w:val="00542972"/>
    <w:rsid w:val="00542A25"/>
    <w:rsid w:val="00542AAA"/>
    <w:rsid w:val="005430D6"/>
    <w:rsid w:val="005437E8"/>
    <w:rsid w:val="0054382B"/>
    <w:rsid w:val="00544AE8"/>
    <w:rsid w:val="0054534D"/>
    <w:rsid w:val="00545D9E"/>
    <w:rsid w:val="005529B2"/>
    <w:rsid w:val="00553161"/>
    <w:rsid w:val="005534CE"/>
    <w:rsid w:val="0055544D"/>
    <w:rsid w:val="00555710"/>
    <w:rsid w:val="00555A43"/>
    <w:rsid w:val="00555E0B"/>
    <w:rsid w:val="005609B7"/>
    <w:rsid w:val="005613A6"/>
    <w:rsid w:val="00561A76"/>
    <w:rsid w:val="00562319"/>
    <w:rsid w:val="00562A38"/>
    <w:rsid w:val="00563B69"/>
    <w:rsid w:val="005646C4"/>
    <w:rsid w:val="00565958"/>
    <w:rsid w:val="00565A8C"/>
    <w:rsid w:val="0056618C"/>
    <w:rsid w:val="00566DC9"/>
    <w:rsid w:val="005676C8"/>
    <w:rsid w:val="00567DFA"/>
    <w:rsid w:val="00570AC7"/>
    <w:rsid w:val="0057105A"/>
    <w:rsid w:val="005715FD"/>
    <w:rsid w:val="00572BF6"/>
    <w:rsid w:val="005730E2"/>
    <w:rsid w:val="00573513"/>
    <w:rsid w:val="00573E74"/>
    <w:rsid w:val="00574DC3"/>
    <w:rsid w:val="00574F09"/>
    <w:rsid w:val="00575513"/>
    <w:rsid w:val="00576352"/>
    <w:rsid w:val="0057638E"/>
    <w:rsid w:val="00576A95"/>
    <w:rsid w:val="0057703C"/>
    <w:rsid w:val="00580537"/>
    <w:rsid w:val="00580743"/>
    <w:rsid w:val="00580A72"/>
    <w:rsid w:val="00581C0A"/>
    <w:rsid w:val="00582D29"/>
    <w:rsid w:val="00582D8E"/>
    <w:rsid w:val="0058350B"/>
    <w:rsid w:val="005839EF"/>
    <w:rsid w:val="00585162"/>
    <w:rsid w:val="0058625A"/>
    <w:rsid w:val="005865F4"/>
    <w:rsid w:val="005871B7"/>
    <w:rsid w:val="00587231"/>
    <w:rsid w:val="00587D7A"/>
    <w:rsid w:val="0059099E"/>
    <w:rsid w:val="00590DA6"/>
    <w:rsid w:val="0059157C"/>
    <w:rsid w:val="00591C22"/>
    <w:rsid w:val="00592AF9"/>
    <w:rsid w:val="00593AE1"/>
    <w:rsid w:val="00593C1B"/>
    <w:rsid w:val="00593FAA"/>
    <w:rsid w:val="00594BBC"/>
    <w:rsid w:val="0059554B"/>
    <w:rsid w:val="005961E1"/>
    <w:rsid w:val="00596BAC"/>
    <w:rsid w:val="00596EB6"/>
    <w:rsid w:val="005A0795"/>
    <w:rsid w:val="005A0DC8"/>
    <w:rsid w:val="005A10D4"/>
    <w:rsid w:val="005A1F02"/>
    <w:rsid w:val="005A2092"/>
    <w:rsid w:val="005A249F"/>
    <w:rsid w:val="005A307C"/>
    <w:rsid w:val="005A3796"/>
    <w:rsid w:val="005A3D36"/>
    <w:rsid w:val="005A4091"/>
    <w:rsid w:val="005A4749"/>
    <w:rsid w:val="005A4828"/>
    <w:rsid w:val="005A55AA"/>
    <w:rsid w:val="005A5AA4"/>
    <w:rsid w:val="005A6BE7"/>
    <w:rsid w:val="005A7855"/>
    <w:rsid w:val="005A7E8B"/>
    <w:rsid w:val="005A7F7C"/>
    <w:rsid w:val="005B1DB9"/>
    <w:rsid w:val="005B1DD6"/>
    <w:rsid w:val="005B231A"/>
    <w:rsid w:val="005B362F"/>
    <w:rsid w:val="005B412C"/>
    <w:rsid w:val="005B4650"/>
    <w:rsid w:val="005B490B"/>
    <w:rsid w:val="005B4DD3"/>
    <w:rsid w:val="005B4FB5"/>
    <w:rsid w:val="005B591B"/>
    <w:rsid w:val="005B5A2D"/>
    <w:rsid w:val="005B628D"/>
    <w:rsid w:val="005B63ED"/>
    <w:rsid w:val="005B6426"/>
    <w:rsid w:val="005B7A60"/>
    <w:rsid w:val="005C06BD"/>
    <w:rsid w:val="005C151A"/>
    <w:rsid w:val="005C15E4"/>
    <w:rsid w:val="005C32BB"/>
    <w:rsid w:val="005C3B51"/>
    <w:rsid w:val="005C47C6"/>
    <w:rsid w:val="005C5D79"/>
    <w:rsid w:val="005C7244"/>
    <w:rsid w:val="005C7579"/>
    <w:rsid w:val="005C7CCF"/>
    <w:rsid w:val="005C7F9D"/>
    <w:rsid w:val="005D020A"/>
    <w:rsid w:val="005D1C00"/>
    <w:rsid w:val="005D1F2C"/>
    <w:rsid w:val="005D2308"/>
    <w:rsid w:val="005D237B"/>
    <w:rsid w:val="005D2DCB"/>
    <w:rsid w:val="005D3194"/>
    <w:rsid w:val="005D48CF"/>
    <w:rsid w:val="005D6787"/>
    <w:rsid w:val="005D731F"/>
    <w:rsid w:val="005D7E84"/>
    <w:rsid w:val="005D7F02"/>
    <w:rsid w:val="005E002D"/>
    <w:rsid w:val="005E2231"/>
    <w:rsid w:val="005E2435"/>
    <w:rsid w:val="005E323C"/>
    <w:rsid w:val="005E3EAB"/>
    <w:rsid w:val="005E4654"/>
    <w:rsid w:val="005E4F6F"/>
    <w:rsid w:val="005E50BA"/>
    <w:rsid w:val="005F12F9"/>
    <w:rsid w:val="005F22C8"/>
    <w:rsid w:val="005F2938"/>
    <w:rsid w:val="005F3EAD"/>
    <w:rsid w:val="005F40D1"/>
    <w:rsid w:val="005F4BEB"/>
    <w:rsid w:val="005F4F26"/>
    <w:rsid w:val="005F564F"/>
    <w:rsid w:val="005F5C96"/>
    <w:rsid w:val="005F6CCA"/>
    <w:rsid w:val="005F7026"/>
    <w:rsid w:val="0060020C"/>
    <w:rsid w:val="006007DF"/>
    <w:rsid w:val="00602358"/>
    <w:rsid w:val="00602DD7"/>
    <w:rsid w:val="0060399C"/>
    <w:rsid w:val="0060444B"/>
    <w:rsid w:val="00604DF4"/>
    <w:rsid w:val="00605853"/>
    <w:rsid w:val="00605B77"/>
    <w:rsid w:val="0060646C"/>
    <w:rsid w:val="00607641"/>
    <w:rsid w:val="00607726"/>
    <w:rsid w:val="00607F27"/>
    <w:rsid w:val="00610A58"/>
    <w:rsid w:val="00611B98"/>
    <w:rsid w:val="00611BB1"/>
    <w:rsid w:val="00612AFD"/>
    <w:rsid w:val="00612BFD"/>
    <w:rsid w:val="0061463F"/>
    <w:rsid w:val="00614C32"/>
    <w:rsid w:val="00614C5A"/>
    <w:rsid w:val="00614FB3"/>
    <w:rsid w:val="00615BDA"/>
    <w:rsid w:val="00617FFE"/>
    <w:rsid w:val="00620295"/>
    <w:rsid w:val="00621F6E"/>
    <w:rsid w:val="00622459"/>
    <w:rsid w:val="006226AA"/>
    <w:rsid w:val="00623846"/>
    <w:rsid w:val="00624566"/>
    <w:rsid w:val="006250CB"/>
    <w:rsid w:val="0062613A"/>
    <w:rsid w:val="006271EE"/>
    <w:rsid w:val="0063028A"/>
    <w:rsid w:val="00630679"/>
    <w:rsid w:val="00631CA2"/>
    <w:rsid w:val="00632830"/>
    <w:rsid w:val="00632C9E"/>
    <w:rsid w:val="00633D29"/>
    <w:rsid w:val="006347AE"/>
    <w:rsid w:val="0063496B"/>
    <w:rsid w:val="00635756"/>
    <w:rsid w:val="00636436"/>
    <w:rsid w:val="00636E60"/>
    <w:rsid w:val="00636EC5"/>
    <w:rsid w:val="006373A6"/>
    <w:rsid w:val="00637D15"/>
    <w:rsid w:val="006403B7"/>
    <w:rsid w:val="0064059C"/>
    <w:rsid w:val="00641AFD"/>
    <w:rsid w:val="0064338E"/>
    <w:rsid w:val="00643CD3"/>
    <w:rsid w:val="00646A69"/>
    <w:rsid w:val="00646D5A"/>
    <w:rsid w:val="006478CE"/>
    <w:rsid w:val="006500EF"/>
    <w:rsid w:val="00650247"/>
    <w:rsid w:val="00650287"/>
    <w:rsid w:val="00650519"/>
    <w:rsid w:val="00650640"/>
    <w:rsid w:val="00650BFD"/>
    <w:rsid w:val="00651207"/>
    <w:rsid w:val="00651FBE"/>
    <w:rsid w:val="006521AF"/>
    <w:rsid w:val="00653895"/>
    <w:rsid w:val="00653AA0"/>
    <w:rsid w:val="0065464F"/>
    <w:rsid w:val="00654D59"/>
    <w:rsid w:val="006557C7"/>
    <w:rsid w:val="00656282"/>
    <w:rsid w:val="0065719E"/>
    <w:rsid w:val="00660929"/>
    <w:rsid w:val="00660AB1"/>
    <w:rsid w:val="00660FC8"/>
    <w:rsid w:val="006631B4"/>
    <w:rsid w:val="00665317"/>
    <w:rsid w:val="0066580A"/>
    <w:rsid w:val="00665A7F"/>
    <w:rsid w:val="00670966"/>
    <w:rsid w:val="00670A0C"/>
    <w:rsid w:val="00670DBB"/>
    <w:rsid w:val="00670DF6"/>
    <w:rsid w:val="0067215D"/>
    <w:rsid w:val="006735AF"/>
    <w:rsid w:val="00677724"/>
    <w:rsid w:val="00677AAB"/>
    <w:rsid w:val="00677F1F"/>
    <w:rsid w:val="00681A3B"/>
    <w:rsid w:val="00681BCA"/>
    <w:rsid w:val="006832D2"/>
    <w:rsid w:val="00683422"/>
    <w:rsid w:val="00683664"/>
    <w:rsid w:val="00683DF6"/>
    <w:rsid w:val="006842C4"/>
    <w:rsid w:val="00686780"/>
    <w:rsid w:val="006872C6"/>
    <w:rsid w:val="006877F3"/>
    <w:rsid w:val="006930AA"/>
    <w:rsid w:val="0069384E"/>
    <w:rsid w:val="0069390B"/>
    <w:rsid w:val="00695BA1"/>
    <w:rsid w:val="0069675C"/>
    <w:rsid w:val="006A1995"/>
    <w:rsid w:val="006A24AF"/>
    <w:rsid w:val="006A2AB9"/>
    <w:rsid w:val="006A3824"/>
    <w:rsid w:val="006A3BD9"/>
    <w:rsid w:val="006A4C08"/>
    <w:rsid w:val="006A52D6"/>
    <w:rsid w:val="006A5F66"/>
    <w:rsid w:val="006A620C"/>
    <w:rsid w:val="006A7FC2"/>
    <w:rsid w:val="006B0B36"/>
    <w:rsid w:val="006B2892"/>
    <w:rsid w:val="006B2CD3"/>
    <w:rsid w:val="006B3010"/>
    <w:rsid w:val="006B409C"/>
    <w:rsid w:val="006B48DD"/>
    <w:rsid w:val="006B4AC5"/>
    <w:rsid w:val="006B572F"/>
    <w:rsid w:val="006B63E7"/>
    <w:rsid w:val="006B7462"/>
    <w:rsid w:val="006B76F7"/>
    <w:rsid w:val="006B7F8E"/>
    <w:rsid w:val="006C026F"/>
    <w:rsid w:val="006C18A9"/>
    <w:rsid w:val="006C2CA2"/>
    <w:rsid w:val="006C3238"/>
    <w:rsid w:val="006C3567"/>
    <w:rsid w:val="006C3770"/>
    <w:rsid w:val="006C4900"/>
    <w:rsid w:val="006C4DED"/>
    <w:rsid w:val="006C5073"/>
    <w:rsid w:val="006C64F9"/>
    <w:rsid w:val="006C78DE"/>
    <w:rsid w:val="006C7FCF"/>
    <w:rsid w:val="006D03B3"/>
    <w:rsid w:val="006D0808"/>
    <w:rsid w:val="006D0948"/>
    <w:rsid w:val="006D1DB7"/>
    <w:rsid w:val="006D1F0C"/>
    <w:rsid w:val="006D1FFB"/>
    <w:rsid w:val="006D23A6"/>
    <w:rsid w:val="006D2877"/>
    <w:rsid w:val="006D2E07"/>
    <w:rsid w:val="006D33A8"/>
    <w:rsid w:val="006D38A5"/>
    <w:rsid w:val="006D4A7A"/>
    <w:rsid w:val="006D4DA9"/>
    <w:rsid w:val="006D4E59"/>
    <w:rsid w:val="006D5210"/>
    <w:rsid w:val="006D54FD"/>
    <w:rsid w:val="006D5579"/>
    <w:rsid w:val="006D5C27"/>
    <w:rsid w:val="006D6BA3"/>
    <w:rsid w:val="006E0DCA"/>
    <w:rsid w:val="006E1E50"/>
    <w:rsid w:val="006E27A9"/>
    <w:rsid w:val="006E3111"/>
    <w:rsid w:val="006E3A55"/>
    <w:rsid w:val="006E445C"/>
    <w:rsid w:val="006E4494"/>
    <w:rsid w:val="006E44C2"/>
    <w:rsid w:val="006E45AF"/>
    <w:rsid w:val="006E4B8F"/>
    <w:rsid w:val="006E4FD2"/>
    <w:rsid w:val="006E5196"/>
    <w:rsid w:val="006E5490"/>
    <w:rsid w:val="006E6418"/>
    <w:rsid w:val="006E7AF3"/>
    <w:rsid w:val="006F0E19"/>
    <w:rsid w:val="006F2141"/>
    <w:rsid w:val="006F259B"/>
    <w:rsid w:val="006F2DFA"/>
    <w:rsid w:val="006F4167"/>
    <w:rsid w:val="006F42B3"/>
    <w:rsid w:val="006F433B"/>
    <w:rsid w:val="006F442A"/>
    <w:rsid w:val="006F4707"/>
    <w:rsid w:val="006F54AE"/>
    <w:rsid w:val="006F5822"/>
    <w:rsid w:val="006F59B9"/>
    <w:rsid w:val="006F5BB3"/>
    <w:rsid w:val="006F61C8"/>
    <w:rsid w:val="006F6955"/>
    <w:rsid w:val="006F7039"/>
    <w:rsid w:val="007010DB"/>
    <w:rsid w:val="007012DE"/>
    <w:rsid w:val="00701EFE"/>
    <w:rsid w:val="007023D9"/>
    <w:rsid w:val="00704EDB"/>
    <w:rsid w:val="007064F9"/>
    <w:rsid w:val="0070709C"/>
    <w:rsid w:val="007110A0"/>
    <w:rsid w:val="0071110F"/>
    <w:rsid w:val="007118D3"/>
    <w:rsid w:val="00711DA4"/>
    <w:rsid w:val="00711DD8"/>
    <w:rsid w:val="00712157"/>
    <w:rsid w:val="00712181"/>
    <w:rsid w:val="0071236D"/>
    <w:rsid w:val="00712CE0"/>
    <w:rsid w:val="007135A0"/>
    <w:rsid w:val="00713AE0"/>
    <w:rsid w:val="00714247"/>
    <w:rsid w:val="00714DE1"/>
    <w:rsid w:val="007154E2"/>
    <w:rsid w:val="00715EA5"/>
    <w:rsid w:val="00715FA2"/>
    <w:rsid w:val="00717AF6"/>
    <w:rsid w:val="007210FE"/>
    <w:rsid w:val="007215C1"/>
    <w:rsid w:val="0072180C"/>
    <w:rsid w:val="00723D93"/>
    <w:rsid w:val="00724381"/>
    <w:rsid w:val="0072529F"/>
    <w:rsid w:val="0072536B"/>
    <w:rsid w:val="0072558C"/>
    <w:rsid w:val="00726C5A"/>
    <w:rsid w:val="00727298"/>
    <w:rsid w:val="0072791A"/>
    <w:rsid w:val="00727BF2"/>
    <w:rsid w:val="007303E9"/>
    <w:rsid w:val="00730C92"/>
    <w:rsid w:val="007312AE"/>
    <w:rsid w:val="00731369"/>
    <w:rsid w:val="007315D6"/>
    <w:rsid w:val="0073163D"/>
    <w:rsid w:val="00731A7E"/>
    <w:rsid w:val="00732B7C"/>
    <w:rsid w:val="00732FF8"/>
    <w:rsid w:val="007333C2"/>
    <w:rsid w:val="00733A9B"/>
    <w:rsid w:val="00733BFD"/>
    <w:rsid w:val="00733EF8"/>
    <w:rsid w:val="00735A1D"/>
    <w:rsid w:val="00736334"/>
    <w:rsid w:val="00737EE5"/>
    <w:rsid w:val="007413F1"/>
    <w:rsid w:val="00742298"/>
    <w:rsid w:val="007430A3"/>
    <w:rsid w:val="00743A1C"/>
    <w:rsid w:val="00743CD6"/>
    <w:rsid w:val="007440B4"/>
    <w:rsid w:val="0074415B"/>
    <w:rsid w:val="0074526E"/>
    <w:rsid w:val="00745529"/>
    <w:rsid w:val="00745636"/>
    <w:rsid w:val="00745852"/>
    <w:rsid w:val="00746A93"/>
    <w:rsid w:val="00746AE4"/>
    <w:rsid w:val="007475BB"/>
    <w:rsid w:val="00751052"/>
    <w:rsid w:val="00751A80"/>
    <w:rsid w:val="00751F3F"/>
    <w:rsid w:val="00752892"/>
    <w:rsid w:val="00753B01"/>
    <w:rsid w:val="00753D3E"/>
    <w:rsid w:val="00754303"/>
    <w:rsid w:val="0075434B"/>
    <w:rsid w:val="007553E0"/>
    <w:rsid w:val="007554CD"/>
    <w:rsid w:val="00755855"/>
    <w:rsid w:val="00755ED3"/>
    <w:rsid w:val="00757541"/>
    <w:rsid w:val="00757902"/>
    <w:rsid w:val="00761141"/>
    <w:rsid w:val="0076172B"/>
    <w:rsid w:val="00762642"/>
    <w:rsid w:val="0076299A"/>
    <w:rsid w:val="00763112"/>
    <w:rsid w:val="00763596"/>
    <w:rsid w:val="00764433"/>
    <w:rsid w:val="00764848"/>
    <w:rsid w:val="00765670"/>
    <w:rsid w:val="007663B7"/>
    <w:rsid w:val="0076661C"/>
    <w:rsid w:val="00766F26"/>
    <w:rsid w:val="00767F45"/>
    <w:rsid w:val="00770439"/>
    <w:rsid w:val="00770B0A"/>
    <w:rsid w:val="00771131"/>
    <w:rsid w:val="00771218"/>
    <w:rsid w:val="00771994"/>
    <w:rsid w:val="00773145"/>
    <w:rsid w:val="007736D4"/>
    <w:rsid w:val="007741F5"/>
    <w:rsid w:val="007777F5"/>
    <w:rsid w:val="00780A00"/>
    <w:rsid w:val="00781B8F"/>
    <w:rsid w:val="00783F79"/>
    <w:rsid w:val="007840CE"/>
    <w:rsid w:val="00785ED1"/>
    <w:rsid w:val="00787C29"/>
    <w:rsid w:val="007904B9"/>
    <w:rsid w:val="00790CFB"/>
    <w:rsid w:val="00791555"/>
    <w:rsid w:val="007918C6"/>
    <w:rsid w:val="007922D8"/>
    <w:rsid w:val="00792ABF"/>
    <w:rsid w:val="00794B31"/>
    <w:rsid w:val="00794EAE"/>
    <w:rsid w:val="00794F87"/>
    <w:rsid w:val="007A0135"/>
    <w:rsid w:val="007A2A35"/>
    <w:rsid w:val="007A2F43"/>
    <w:rsid w:val="007A3FC0"/>
    <w:rsid w:val="007A4525"/>
    <w:rsid w:val="007A47B8"/>
    <w:rsid w:val="007A58C9"/>
    <w:rsid w:val="007A5D24"/>
    <w:rsid w:val="007A6444"/>
    <w:rsid w:val="007A647E"/>
    <w:rsid w:val="007A69A6"/>
    <w:rsid w:val="007A69AE"/>
    <w:rsid w:val="007A7709"/>
    <w:rsid w:val="007A7EEE"/>
    <w:rsid w:val="007B094B"/>
    <w:rsid w:val="007B0D17"/>
    <w:rsid w:val="007B0E3A"/>
    <w:rsid w:val="007B1785"/>
    <w:rsid w:val="007B2240"/>
    <w:rsid w:val="007B2A70"/>
    <w:rsid w:val="007B2B1B"/>
    <w:rsid w:val="007B3712"/>
    <w:rsid w:val="007B3A30"/>
    <w:rsid w:val="007B3E15"/>
    <w:rsid w:val="007B444F"/>
    <w:rsid w:val="007B4E24"/>
    <w:rsid w:val="007B61B3"/>
    <w:rsid w:val="007B6C4A"/>
    <w:rsid w:val="007B7EAE"/>
    <w:rsid w:val="007C03A4"/>
    <w:rsid w:val="007C066A"/>
    <w:rsid w:val="007C0862"/>
    <w:rsid w:val="007C13C5"/>
    <w:rsid w:val="007C27D4"/>
    <w:rsid w:val="007C3577"/>
    <w:rsid w:val="007C394B"/>
    <w:rsid w:val="007C5A47"/>
    <w:rsid w:val="007C5B91"/>
    <w:rsid w:val="007C5C90"/>
    <w:rsid w:val="007C5FEA"/>
    <w:rsid w:val="007C601C"/>
    <w:rsid w:val="007D00C5"/>
    <w:rsid w:val="007D03E2"/>
    <w:rsid w:val="007D09DE"/>
    <w:rsid w:val="007D0C33"/>
    <w:rsid w:val="007D1717"/>
    <w:rsid w:val="007D2376"/>
    <w:rsid w:val="007D28DD"/>
    <w:rsid w:val="007D3259"/>
    <w:rsid w:val="007D3501"/>
    <w:rsid w:val="007D417C"/>
    <w:rsid w:val="007D481C"/>
    <w:rsid w:val="007D744A"/>
    <w:rsid w:val="007D7811"/>
    <w:rsid w:val="007D79DC"/>
    <w:rsid w:val="007E2210"/>
    <w:rsid w:val="007E2716"/>
    <w:rsid w:val="007E29EE"/>
    <w:rsid w:val="007E54F8"/>
    <w:rsid w:val="007E661A"/>
    <w:rsid w:val="007E66B4"/>
    <w:rsid w:val="007E6EDB"/>
    <w:rsid w:val="007E7D05"/>
    <w:rsid w:val="007F0687"/>
    <w:rsid w:val="007F14FF"/>
    <w:rsid w:val="007F15F6"/>
    <w:rsid w:val="007F1954"/>
    <w:rsid w:val="007F21B4"/>
    <w:rsid w:val="007F22FA"/>
    <w:rsid w:val="007F28FD"/>
    <w:rsid w:val="007F2A46"/>
    <w:rsid w:val="007F3155"/>
    <w:rsid w:val="007F3AED"/>
    <w:rsid w:val="007F449E"/>
    <w:rsid w:val="007F5932"/>
    <w:rsid w:val="007F5F22"/>
    <w:rsid w:val="007F6854"/>
    <w:rsid w:val="00800958"/>
    <w:rsid w:val="00800DC9"/>
    <w:rsid w:val="00801116"/>
    <w:rsid w:val="00801B35"/>
    <w:rsid w:val="00801C10"/>
    <w:rsid w:val="008023C4"/>
    <w:rsid w:val="00802FEE"/>
    <w:rsid w:val="0080471E"/>
    <w:rsid w:val="008048C8"/>
    <w:rsid w:val="00806243"/>
    <w:rsid w:val="0080668C"/>
    <w:rsid w:val="00810158"/>
    <w:rsid w:val="00811880"/>
    <w:rsid w:val="00811CA8"/>
    <w:rsid w:val="00812212"/>
    <w:rsid w:val="008125D9"/>
    <w:rsid w:val="00813186"/>
    <w:rsid w:val="0081388C"/>
    <w:rsid w:val="008141DC"/>
    <w:rsid w:val="00816336"/>
    <w:rsid w:val="00816905"/>
    <w:rsid w:val="00816EEE"/>
    <w:rsid w:val="0081750E"/>
    <w:rsid w:val="008176FE"/>
    <w:rsid w:val="00817D60"/>
    <w:rsid w:val="00820244"/>
    <w:rsid w:val="00820C0C"/>
    <w:rsid w:val="0082114C"/>
    <w:rsid w:val="00824D9F"/>
    <w:rsid w:val="00825578"/>
    <w:rsid w:val="00827385"/>
    <w:rsid w:val="00827737"/>
    <w:rsid w:val="0082789D"/>
    <w:rsid w:val="00827EF1"/>
    <w:rsid w:val="00830553"/>
    <w:rsid w:val="00830D88"/>
    <w:rsid w:val="00832016"/>
    <w:rsid w:val="008322FC"/>
    <w:rsid w:val="00832F0C"/>
    <w:rsid w:val="00833B95"/>
    <w:rsid w:val="00833FBB"/>
    <w:rsid w:val="00835000"/>
    <w:rsid w:val="00835BCB"/>
    <w:rsid w:val="00835E92"/>
    <w:rsid w:val="00837638"/>
    <w:rsid w:val="008378E1"/>
    <w:rsid w:val="00837B4D"/>
    <w:rsid w:val="00841231"/>
    <w:rsid w:val="008412CB"/>
    <w:rsid w:val="00841C32"/>
    <w:rsid w:val="00843F5E"/>
    <w:rsid w:val="0084432A"/>
    <w:rsid w:val="00844809"/>
    <w:rsid w:val="00845B45"/>
    <w:rsid w:val="00846606"/>
    <w:rsid w:val="0084698E"/>
    <w:rsid w:val="0084F0D0"/>
    <w:rsid w:val="00850852"/>
    <w:rsid w:val="008517C1"/>
    <w:rsid w:val="0085182F"/>
    <w:rsid w:val="00851F13"/>
    <w:rsid w:val="00852DCF"/>
    <w:rsid w:val="00852E70"/>
    <w:rsid w:val="0085411E"/>
    <w:rsid w:val="008543FF"/>
    <w:rsid w:val="00856621"/>
    <w:rsid w:val="00857550"/>
    <w:rsid w:val="0085788D"/>
    <w:rsid w:val="00857EE6"/>
    <w:rsid w:val="008605AC"/>
    <w:rsid w:val="008607A3"/>
    <w:rsid w:val="008607B8"/>
    <w:rsid w:val="00860A6E"/>
    <w:rsid w:val="00860E64"/>
    <w:rsid w:val="00861AFC"/>
    <w:rsid w:val="00862944"/>
    <w:rsid w:val="00862FCE"/>
    <w:rsid w:val="00863496"/>
    <w:rsid w:val="00864FF6"/>
    <w:rsid w:val="00865EBA"/>
    <w:rsid w:val="00866044"/>
    <w:rsid w:val="00866CED"/>
    <w:rsid w:val="00866E0C"/>
    <w:rsid w:val="00867730"/>
    <w:rsid w:val="00870811"/>
    <w:rsid w:val="00871B32"/>
    <w:rsid w:val="008746F8"/>
    <w:rsid w:val="00874952"/>
    <w:rsid w:val="008758EB"/>
    <w:rsid w:val="00877918"/>
    <w:rsid w:val="00880BDE"/>
    <w:rsid w:val="00881764"/>
    <w:rsid w:val="00881833"/>
    <w:rsid w:val="008820DB"/>
    <w:rsid w:val="0088263A"/>
    <w:rsid w:val="00882AC4"/>
    <w:rsid w:val="00883151"/>
    <w:rsid w:val="0088321E"/>
    <w:rsid w:val="00884495"/>
    <w:rsid w:val="00884EEF"/>
    <w:rsid w:val="00885CE3"/>
    <w:rsid w:val="0088687C"/>
    <w:rsid w:val="00886952"/>
    <w:rsid w:val="008872D9"/>
    <w:rsid w:val="00887B04"/>
    <w:rsid w:val="00887B81"/>
    <w:rsid w:val="00890841"/>
    <w:rsid w:val="00891A16"/>
    <w:rsid w:val="00892074"/>
    <w:rsid w:val="008924FE"/>
    <w:rsid w:val="00892CFF"/>
    <w:rsid w:val="00893B07"/>
    <w:rsid w:val="00894725"/>
    <w:rsid w:val="00894AE5"/>
    <w:rsid w:val="008A04B2"/>
    <w:rsid w:val="008A2051"/>
    <w:rsid w:val="008A3636"/>
    <w:rsid w:val="008A47D0"/>
    <w:rsid w:val="008A5A4D"/>
    <w:rsid w:val="008A629A"/>
    <w:rsid w:val="008A65DC"/>
    <w:rsid w:val="008A778A"/>
    <w:rsid w:val="008A7A4E"/>
    <w:rsid w:val="008A7B5E"/>
    <w:rsid w:val="008A7FC9"/>
    <w:rsid w:val="008B0CD4"/>
    <w:rsid w:val="008B0DCE"/>
    <w:rsid w:val="008B1739"/>
    <w:rsid w:val="008B1B55"/>
    <w:rsid w:val="008B3AF0"/>
    <w:rsid w:val="008B3EBD"/>
    <w:rsid w:val="008B48F7"/>
    <w:rsid w:val="008B4969"/>
    <w:rsid w:val="008B66BC"/>
    <w:rsid w:val="008B6CE5"/>
    <w:rsid w:val="008B7A5E"/>
    <w:rsid w:val="008C0045"/>
    <w:rsid w:val="008C04B9"/>
    <w:rsid w:val="008C12DC"/>
    <w:rsid w:val="008C1B69"/>
    <w:rsid w:val="008C3359"/>
    <w:rsid w:val="008C402D"/>
    <w:rsid w:val="008C44C2"/>
    <w:rsid w:val="008C5838"/>
    <w:rsid w:val="008C6EFE"/>
    <w:rsid w:val="008C712B"/>
    <w:rsid w:val="008D23C6"/>
    <w:rsid w:val="008D3193"/>
    <w:rsid w:val="008D3194"/>
    <w:rsid w:val="008D3DA6"/>
    <w:rsid w:val="008D4244"/>
    <w:rsid w:val="008D5B62"/>
    <w:rsid w:val="008D5DDC"/>
    <w:rsid w:val="008D6DC4"/>
    <w:rsid w:val="008D764E"/>
    <w:rsid w:val="008D7987"/>
    <w:rsid w:val="008E130B"/>
    <w:rsid w:val="008E1406"/>
    <w:rsid w:val="008E197C"/>
    <w:rsid w:val="008E2672"/>
    <w:rsid w:val="008E441A"/>
    <w:rsid w:val="008E47A5"/>
    <w:rsid w:val="008E4F09"/>
    <w:rsid w:val="008E5612"/>
    <w:rsid w:val="008E60B7"/>
    <w:rsid w:val="008E6E4E"/>
    <w:rsid w:val="008E7376"/>
    <w:rsid w:val="008E7714"/>
    <w:rsid w:val="008E7D35"/>
    <w:rsid w:val="008E7F33"/>
    <w:rsid w:val="008F10E6"/>
    <w:rsid w:val="008F2176"/>
    <w:rsid w:val="008F2FF3"/>
    <w:rsid w:val="008F3FEF"/>
    <w:rsid w:val="008F661F"/>
    <w:rsid w:val="008F66A1"/>
    <w:rsid w:val="008F7068"/>
    <w:rsid w:val="008F7CA9"/>
    <w:rsid w:val="0090167D"/>
    <w:rsid w:val="00901A44"/>
    <w:rsid w:val="0090253B"/>
    <w:rsid w:val="00902A12"/>
    <w:rsid w:val="00904FBC"/>
    <w:rsid w:val="00906787"/>
    <w:rsid w:val="00907267"/>
    <w:rsid w:val="00907B78"/>
    <w:rsid w:val="0091082C"/>
    <w:rsid w:val="00911759"/>
    <w:rsid w:val="00911C5E"/>
    <w:rsid w:val="009124AC"/>
    <w:rsid w:val="009128A9"/>
    <w:rsid w:val="00913494"/>
    <w:rsid w:val="00914F80"/>
    <w:rsid w:val="00916187"/>
    <w:rsid w:val="0091684D"/>
    <w:rsid w:val="00916D07"/>
    <w:rsid w:val="0091789E"/>
    <w:rsid w:val="009205F9"/>
    <w:rsid w:val="00922F7E"/>
    <w:rsid w:val="0092306B"/>
    <w:rsid w:val="00923725"/>
    <w:rsid w:val="00923B5E"/>
    <w:rsid w:val="00923D97"/>
    <w:rsid w:val="009260A9"/>
    <w:rsid w:val="009262A5"/>
    <w:rsid w:val="0092671E"/>
    <w:rsid w:val="00926D1F"/>
    <w:rsid w:val="00927612"/>
    <w:rsid w:val="009277B6"/>
    <w:rsid w:val="00927BED"/>
    <w:rsid w:val="0093271B"/>
    <w:rsid w:val="00935D12"/>
    <w:rsid w:val="00935D13"/>
    <w:rsid w:val="00936C45"/>
    <w:rsid w:val="00940B2A"/>
    <w:rsid w:val="009410FD"/>
    <w:rsid w:val="009417BA"/>
    <w:rsid w:val="00942602"/>
    <w:rsid w:val="00943618"/>
    <w:rsid w:val="00944001"/>
    <w:rsid w:val="00944672"/>
    <w:rsid w:val="009456B4"/>
    <w:rsid w:val="00946425"/>
    <w:rsid w:val="009465B3"/>
    <w:rsid w:val="009472C8"/>
    <w:rsid w:val="009473CA"/>
    <w:rsid w:val="0094755E"/>
    <w:rsid w:val="00947910"/>
    <w:rsid w:val="009505CE"/>
    <w:rsid w:val="00951193"/>
    <w:rsid w:val="009513F1"/>
    <w:rsid w:val="009529F9"/>
    <w:rsid w:val="00952A59"/>
    <w:rsid w:val="00955118"/>
    <w:rsid w:val="009554AC"/>
    <w:rsid w:val="00955693"/>
    <w:rsid w:val="009556D3"/>
    <w:rsid w:val="00955ADC"/>
    <w:rsid w:val="00956333"/>
    <w:rsid w:val="00956A12"/>
    <w:rsid w:val="00956B31"/>
    <w:rsid w:val="00956F48"/>
    <w:rsid w:val="009574C9"/>
    <w:rsid w:val="009606C2"/>
    <w:rsid w:val="00960CD9"/>
    <w:rsid w:val="00962CA1"/>
    <w:rsid w:val="00962DCA"/>
    <w:rsid w:val="00963D1F"/>
    <w:rsid w:val="009649D7"/>
    <w:rsid w:val="00964B34"/>
    <w:rsid w:val="00966888"/>
    <w:rsid w:val="0096699E"/>
    <w:rsid w:val="009676C3"/>
    <w:rsid w:val="00967A8C"/>
    <w:rsid w:val="00967BC9"/>
    <w:rsid w:val="00970C59"/>
    <w:rsid w:val="0097161C"/>
    <w:rsid w:val="00971EA5"/>
    <w:rsid w:val="00972D8B"/>
    <w:rsid w:val="00973376"/>
    <w:rsid w:val="009733B6"/>
    <w:rsid w:val="009738E5"/>
    <w:rsid w:val="0097559E"/>
    <w:rsid w:val="00976408"/>
    <w:rsid w:val="009774B4"/>
    <w:rsid w:val="00977F96"/>
    <w:rsid w:val="00977FB6"/>
    <w:rsid w:val="00980C6E"/>
    <w:rsid w:val="00981C08"/>
    <w:rsid w:val="0098246B"/>
    <w:rsid w:val="00982548"/>
    <w:rsid w:val="00982C37"/>
    <w:rsid w:val="00983CAB"/>
    <w:rsid w:val="00985BA5"/>
    <w:rsid w:val="00985BC0"/>
    <w:rsid w:val="009861C0"/>
    <w:rsid w:val="00986B33"/>
    <w:rsid w:val="00987074"/>
    <w:rsid w:val="00987909"/>
    <w:rsid w:val="00987996"/>
    <w:rsid w:val="009902C8"/>
    <w:rsid w:val="0099056C"/>
    <w:rsid w:val="00990994"/>
    <w:rsid w:val="009911D8"/>
    <w:rsid w:val="00992BC5"/>
    <w:rsid w:val="00993705"/>
    <w:rsid w:val="00993B79"/>
    <w:rsid w:val="00994298"/>
    <w:rsid w:val="00994722"/>
    <w:rsid w:val="00994F7D"/>
    <w:rsid w:val="0099538E"/>
    <w:rsid w:val="00995578"/>
    <w:rsid w:val="00996B60"/>
    <w:rsid w:val="00997066"/>
    <w:rsid w:val="0099758B"/>
    <w:rsid w:val="00997767"/>
    <w:rsid w:val="00997A17"/>
    <w:rsid w:val="009A0783"/>
    <w:rsid w:val="009A166A"/>
    <w:rsid w:val="009A1868"/>
    <w:rsid w:val="009A18BF"/>
    <w:rsid w:val="009A2FF0"/>
    <w:rsid w:val="009A3DF6"/>
    <w:rsid w:val="009A3FE3"/>
    <w:rsid w:val="009A487F"/>
    <w:rsid w:val="009A4AC5"/>
    <w:rsid w:val="009A4D1F"/>
    <w:rsid w:val="009A56F5"/>
    <w:rsid w:val="009A5FF4"/>
    <w:rsid w:val="009A6125"/>
    <w:rsid w:val="009A64D0"/>
    <w:rsid w:val="009A6B9C"/>
    <w:rsid w:val="009A719F"/>
    <w:rsid w:val="009A7287"/>
    <w:rsid w:val="009A73D2"/>
    <w:rsid w:val="009B02A7"/>
    <w:rsid w:val="009B0A63"/>
    <w:rsid w:val="009B0F3A"/>
    <w:rsid w:val="009B1F3A"/>
    <w:rsid w:val="009B22B6"/>
    <w:rsid w:val="009B2C82"/>
    <w:rsid w:val="009B3305"/>
    <w:rsid w:val="009B35C8"/>
    <w:rsid w:val="009B3C11"/>
    <w:rsid w:val="009B691F"/>
    <w:rsid w:val="009C1D8E"/>
    <w:rsid w:val="009C3716"/>
    <w:rsid w:val="009C40A7"/>
    <w:rsid w:val="009C5F18"/>
    <w:rsid w:val="009C72E1"/>
    <w:rsid w:val="009C73AF"/>
    <w:rsid w:val="009C7528"/>
    <w:rsid w:val="009C7700"/>
    <w:rsid w:val="009C7872"/>
    <w:rsid w:val="009D0D6E"/>
    <w:rsid w:val="009D18DE"/>
    <w:rsid w:val="009D1A14"/>
    <w:rsid w:val="009D34E5"/>
    <w:rsid w:val="009D473F"/>
    <w:rsid w:val="009D5BB8"/>
    <w:rsid w:val="009D6236"/>
    <w:rsid w:val="009D7CE7"/>
    <w:rsid w:val="009E1247"/>
    <w:rsid w:val="009E1259"/>
    <w:rsid w:val="009E18C0"/>
    <w:rsid w:val="009E34B7"/>
    <w:rsid w:val="009E3638"/>
    <w:rsid w:val="009E3788"/>
    <w:rsid w:val="009E78C3"/>
    <w:rsid w:val="009E793B"/>
    <w:rsid w:val="009E7AA8"/>
    <w:rsid w:val="009E7DB9"/>
    <w:rsid w:val="009F085E"/>
    <w:rsid w:val="009F249D"/>
    <w:rsid w:val="009F2A44"/>
    <w:rsid w:val="009F35DF"/>
    <w:rsid w:val="009F4623"/>
    <w:rsid w:val="009F4696"/>
    <w:rsid w:val="009F486E"/>
    <w:rsid w:val="009F54AD"/>
    <w:rsid w:val="009F59BC"/>
    <w:rsid w:val="009F5DB1"/>
    <w:rsid w:val="009F6517"/>
    <w:rsid w:val="009F66CA"/>
    <w:rsid w:val="009F786F"/>
    <w:rsid w:val="00A002A3"/>
    <w:rsid w:val="00A0045B"/>
    <w:rsid w:val="00A0058B"/>
    <w:rsid w:val="00A00D2D"/>
    <w:rsid w:val="00A01642"/>
    <w:rsid w:val="00A01AD8"/>
    <w:rsid w:val="00A01F7B"/>
    <w:rsid w:val="00A024FE"/>
    <w:rsid w:val="00A0302A"/>
    <w:rsid w:val="00A03A52"/>
    <w:rsid w:val="00A03C37"/>
    <w:rsid w:val="00A03CA9"/>
    <w:rsid w:val="00A047B5"/>
    <w:rsid w:val="00A04D9D"/>
    <w:rsid w:val="00A059D1"/>
    <w:rsid w:val="00A05FF6"/>
    <w:rsid w:val="00A07AB8"/>
    <w:rsid w:val="00A102DC"/>
    <w:rsid w:val="00A11508"/>
    <w:rsid w:val="00A119C4"/>
    <w:rsid w:val="00A1311A"/>
    <w:rsid w:val="00A1386D"/>
    <w:rsid w:val="00A14581"/>
    <w:rsid w:val="00A14B6F"/>
    <w:rsid w:val="00A157E7"/>
    <w:rsid w:val="00A15A9F"/>
    <w:rsid w:val="00A161DF"/>
    <w:rsid w:val="00A16B1F"/>
    <w:rsid w:val="00A16C24"/>
    <w:rsid w:val="00A17606"/>
    <w:rsid w:val="00A17739"/>
    <w:rsid w:val="00A20ED6"/>
    <w:rsid w:val="00A21BF7"/>
    <w:rsid w:val="00A230AC"/>
    <w:rsid w:val="00A245F4"/>
    <w:rsid w:val="00A247CF"/>
    <w:rsid w:val="00A25447"/>
    <w:rsid w:val="00A26528"/>
    <w:rsid w:val="00A26B06"/>
    <w:rsid w:val="00A2779D"/>
    <w:rsid w:val="00A279DA"/>
    <w:rsid w:val="00A27DE6"/>
    <w:rsid w:val="00A30100"/>
    <w:rsid w:val="00A304E0"/>
    <w:rsid w:val="00A30558"/>
    <w:rsid w:val="00A30979"/>
    <w:rsid w:val="00A31AF9"/>
    <w:rsid w:val="00A321A0"/>
    <w:rsid w:val="00A32524"/>
    <w:rsid w:val="00A33F7E"/>
    <w:rsid w:val="00A35CB4"/>
    <w:rsid w:val="00A36541"/>
    <w:rsid w:val="00A3693F"/>
    <w:rsid w:val="00A36B40"/>
    <w:rsid w:val="00A36C3C"/>
    <w:rsid w:val="00A40987"/>
    <w:rsid w:val="00A41E41"/>
    <w:rsid w:val="00A4293A"/>
    <w:rsid w:val="00A433C5"/>
    <w:rsid w:val="00A44153"/>
    <w:rsid w:val="00A454D5"/>
    <w:rsid w:val="00A45D76"/>
    <w:rsid w:val="00A475A4"/>
    <w:rsid w:val="00A47972"/>
    <w:rsid w:val="00A47AA1"/>
    <w:rsid w:val="00A47F01"/>
    <w:rsid w:val="00A5104A"/>
    <w:rsid w:val="00A51D1F"/>
    <w:rsid w:val="00A533C1"/>
    <w:rsid w:val="00A54DB1"/>
    <w:rsid w:val="00A55B3C"/>
    <w:rsid w:val="00A56E19"/>
    <w:rsid w:val="00A56F40"/>
    <w:rsid w:val="00A57105"/>
    <w:rsid w:val="00A57739"/>
    <w:rsid w:val="00A603BA"/>
    <w:rsid w:val="00A61BA6"/>
    <w:rsid w:val="00A61F40"/>
    <w:rsid w:val="00A631AA"/>
    <w:rsid w:val="00A633B4"/>
    <w:rsid w:val="00A63B42"/>
    <w:rsid w:val="00A6467B"/>
    <w:rsid w:val="00A6492B"/>
    <w:rsid w:val="00A64FE1"/>
    <w:rsid w:val="00A65062"/>
    <w:rsid w:val="00A653C2"/>
    <w:rsid w:val="00A6552A"/>
    <w:rsid w:val="00A6657F"/>
    <w:rsid w:val="00A66752"/>
    <w:rsid w:val="00A66DEB"/>
    <w:rsid w:val="00A676C5"/>
    <w:rsid w:val="00A67E65"/>
    <w:rsid w:val="00A67F6F"/>
    <w:rsid w:val="00A70DF2"/>
    <w:rsid w:val="00A7164F"/>
    <w:rsid w:val="00A7179C"/>
    <w:rsid w:val="00A72A1B"/>
    <w:rsid w:val="00A740E2"/>
    <w:rsid w:val="00A74159"/>
    <w:rsid w:val="00A74DA8"/>
    <w:rsid w:val="00A76409"/>
    <w:rsid w:val="00A76C69"/>
    <w:rsid w:val="00A77066"/>
    <w:rsid w:val="00A77D46"/>
    <w:rsid w:val="00A8161F"/>
    <w:rsid w:val="00A82182"/>
    <w:rsid w:val="00A8354E"/>
    <w:rsid w:val="00A83953"/>
    <w:rsid w:val="00A83A33"/>
    <w:rsid w:val="00A841CF"/>
    <w:rsid w:val="00A84D15"/>
    <w:rsid w:val="00A85951"/>
    <w:rsid w:val="00A864B6"/>
    <w:rsid w:val="00A865CA"/>
    <w:rsid w:val="00A866FC"/>
    <w:rsid w:val="00A86BF9"/>
    <w:rsid w:val="00A87CD0"/>
    <w:rsid w:val="00A92762"/>
    <w:rsid w:val="00A92CD2"/>
    <w:rsid w:val="00A92E41"/>
    <w:rsid w:val="00A92E48"/>
    <w:rsid w:val="00A93DA3"/>
    <w:rsid w:val="00A953D3"/>
    <w:rsid w:val="00A9554D"/>
    <w:rsid w:val="00A9572A"/>
    <w:rsid w:val="00A972C2"/>
    <w:rsid w:val="00AA057E"/>
    <w:rsid w:val="00AA2A4A"/>
    <w:rsid w:val="00AA2D9F"/>
    <w:rsid w:val="00AA3765"/>
    <w:rsid w:val="00AA3A90"/>
    <w:rsid w:val="00AA3B7B"/>
    <w:rsid w:val="00AA47B9"/>
    <w:rsid w:val="00AA4AB2"/>
    <w:rsid w:val="00AA696E"/>
    <w:rsid w:val="00AA77D9"/>
    <w:rsid w:val="00AB031E"/>
    <w:rsid w:val="00AB0ABA"/>
    <w:rsid w:val="00AB0CFB"/>
    <w:rsid w:val="00AB102D"/>
    <w:rsid w:val="00AB105C"/>
    <w:rsid w:val="00AB11A7"/>
    <w:rsid w:val="00AB1590"/>
    <w:rsid w:val="00AB16F6"/>
    <w:rsid w:val="00AB1C20"/>
    <w:rsid w:val="00AB20C0"/>
    <w:rsid w:val="00AB22A6"/>
    <w:rsid w:val="00AB2CD0"/>
    <w:rsid w:val="00AB3156"/>
    <w:rsid w:val="00AB36E2"/>
    <w:rsid w:val="00AB3B42"/>
    <w:rsid w:val="00AB47B7"/>
    <w:rsid w:val="00AB4DC8"/>
    <w:rsid w:val="00AB4EC8"/>
    <w:rsid w:val="00AB5221"/>
    <w:rsid w:val="00AB58A8"/>
    <w:rsid w:val="00AB6088"/>
    <w:rsid w:val="00AB69DE"/>
    <w:rsid w:val="00AB740C"/>
    <w:rsid w:val="00AB75C0"/>
    <w:rsid w:val="00AC03BA"/>
    <w:rsid w:val="00AC07DC"/>
    <w:rsid w:val="00AC0A6D"/>
    <w:rsid w:val="00AC1BB1"/>
    <w:rsid w:val="00AC22DA"/>
    <w:rsid w:val="00AC28A1"/>
    <w:rsid w:val="00AC2DC2"/>
    <w:rsid w:val="00AC2FB9"/>
    <w:rsid w:val="00AC3860"/>
    <w:rsid w:val="00AC461A"/>
    <w:rsid w:val="00AC4DB5"/>
    <w:rsid w:val="00AC5045"/>
    <w:rsid w:val="00AC5100"/>
    <w:rsid w:val="00AC5B78"/>
    <w:rsid w:val="00AC6034"/>
    <w:rsid w:val="00AC6130"/>
    <w:rsid w:val="00AC635C"/>
    <w:rsid w:val="00AC6410"/>
    <w:rsid w:val="00AC7558"/>
    <w:rsid w:val="00AC768B"/>
    <w:rsid w:val="00AC7FA1"/>
    <w:rsid w:val="00AD0200"/>
    <w:rsid w:val="00AD0C7A"/>
    <w:rsid w:val="00AD0E14"/>
    <w:rsid w:val="00AD13DE"/>
    <w:rsid w:val="00AD1BEF"/>
    <w:rsid w:val="00AD21FE"/>
    <w:rsid w:val="00AD3369"/>
    <w:rsid w:val="00AD3A89"/>
    <w:rsid w:val="00AD3E67"/>
    <w:rsid w:val="00AD4973"/>
    <w:rsid w:val="00AD6AE7"/>
    <w:rsid w:val="00AD6E8E"/>
    <w:rsid w:val="00AD7A56"/>
    <w:rsid w:val="00AD7BF6"/>
    <w:rsid w:val="00AE0299"/>
    <w:rsid w:val="00AE0393"/>
    <w:rsid w:val="00AE3464"/>
    <w:rsid w:val="00AE39AC"/>
    <w:rsid w:val="00AE4253"/>
    <w:rsid w:val="00AE43B2"/>
    <w:rsid w:val="00AE4A42"/>
    <w:rsid w:val="00AE4F60"/>
    <w:rsid w:val="00AE5158"/>
    <w:rsid w:val="00AE67FB"/>
    <w:rsid w:val="00AE715E"/>
    <w:rsid w:val="00AF0D29"/>
    <w:rsid w:val="00AF115C"/>
    <w:rsid w:val="00AF1C35"/>
    <w:rsid w:val="00AF277F"/>
    <w:rsid w:val="00AF3945"/>
    <w:rsid w:val="00AF4600"/>
    <w:rsid w:val="00AF586A"/>
    <w:rsid w:val="00AF6A93"/>
    <w:rsid w:val="00AF70D6"/>
    <w:rsid w:val="00AF7D70"/>
    <w:rsid w:val="00B00660"/>
    <w:rsid w:val="00B00754"/>
    <w:rsid w:val="00B00AED"/>
    <w:rsid w:val="00B0153D"/>
    <w:rsid w:val="00B017F4"/>
    <w:rsid w:val="00B02666"/>
    <w:rsid w:val="00B03803"/>
    <w:rsid w:val="00B044A1"/>
    <w:rsid w:val="00B05C9B"/>
    <w:rsid w:val="00B066A9"/>
    <w:rsid w:val="00B103D8"/>
    <w:rsid w:val="00B12389"/>
    <w:rsid w:val="00B1321D"/>
    <w:rsid w:val="00B13E6B"/>
    <w:rsid w:val="00B16060"/>
    <w:rsid w:val="00B1635E"/>
    <w:rsid w:val="00B16465"/>
    <w:rsid w:val="00B16F49"/>
    <w:rsid w:val="00B17A85"/>
    <w:rsid w:val="00B17E1F"/>
    <w:rsid w:val="00B20A63"/>
    <w:rsid w:val="00B20FFE"/>
    <w:rsid w:val="00B21896"/>
    <w:rsid w:val="00B224EC"/>
    <w:rsid w:val="00B229B2"/>
    <w:rsid w:val="00B23211"/>
    <w:rsid w:val="00B23926"/>
    <w:rsid w:val="00B24A14"/>
    <w:rsid w:val="00B25468"/>
    <w:rsid w:val="00B26809"/>
    <w:rsid w:val="00B27162"/>
    <w:rsid w:val="00B30888"/>
    <w:rsid w:val="00B31319"/>
    <w:rsid w:val="00B316C8"/>
    <w:rsid w:val="00B31FD1"/>
    <w:rsid w:val="00B32871"/>
    <w:rsid w:val="00B332F4"/>
    <w:rsid w:val="00B33450"/>
    <w:rsid w:val="00B343F5"/>
    <w:rsid w:val="00B34969"/>
    <w:rsid w:val="00B34C98"/>
    <w:rsid w:val="00B34CC9"/>
    <w:rsid w:val="00B35220"/>
    <w:rsid w:val="00B35A36"/>
    <w:rsid w:val="00B35D33"/>
    <w:rsid w:val="00B37818"/>
    <w:rsid w:val="00B37D25"/>
    <w:rsid w:val="00B40ADD"/>
    <w:rsid w:val="00B40B28"/>
    <w:rsid w:val="00B40E75"/>
    <w:rsid w:val="00B413B2"/>
    <w:rsid w:val="00B41EBD"/>
    <w:rsid w:val="00B420B7"/>
    <w:rsid w:val="00B4474B"/>
    <w:rsid w:val="00B45127"/>
    <w:rsid w:val="00B45266"/>
    <w:rsid w:val="00B45BF5"/>
    <w:rsid w:val="00B502B5"/>
    <w:rsid w:val="00B509DB"/>
    <w:rsid w:val="00B50E81"/>
    <w:rsid w:val="00B50F04"/>
    <w:rsid w:val="00B51525"/>
    <w:rsid w:val="00B529B5"/>
    <w:rsid w:val="00B5466D"/>
    <w:rsid w:val="00B55F34"/>
    <w:rsid w:val="00B57285"/>
    <w:rsid w:val="00B60D44"/>
    <w:rsid w:val="00B615F0"/>
    <w:rsid w:val="00B617A6"/>
    <w:rsid w:val="00B631CD"/>
    <w:rsid w:val="00B631E9"/>
    <w:rsid w:val="00B6323A"/>
    <w:rsid w:val="00B63DB2"/>
    <w:rsid w:val="00B6544D"/>
    <w:rsid w:val="00B65535"/>
    <w:rsid w:val="00B66BBF"/>
    <w:rsid w:val="00B67C27"/>
    <w:rsid w:val="00B70E01"/>
    <w:rsid w:val="00B71297"/>
    <w:rsid w:val="00B713F4"/>
    <w:rsid w:val="00B71446"/>
    <w:rsid w:val="00B728EE"/>
    <w:rsid w:val="00B73B16"/>
    <w:rsid w:val="00B74A90"/>
    <w:rsid w:val="00B75563"/>
    <w:rsid w:val="00B755C9"/>
    <w:rsid w:val="00B76325"/>
    <w:rsid w:val="00B7730A"/>
    <w:rsid w:val="00B7761F"/>
    <w:rsid w:val="00B80D11"/>
    <w:rsid w:val="00B81379"/>
    <w:rsid w:val="00B82FEE"/>
    <w:rsid w:val="00B83115"/>
    <w:rsid w:val="00B8332F"/>
    <w:rsid w:val="00B84131"/>
    <w:rsid w:val="00B849D2"/>
    <w:rsid w:val="00B84AD8"/>
    <w:rsid w:val="00B86740"/>
    <w:rsid w:val="00B87274"/>
    <w:rsid w:val="00B8797D"/>
    <w:rsid w:val="00B9049A"/>
    <w:rsid w:val="00B915AF"/>
    <w:rsid w:val="00B918C1"/>
    <w:rsid w:val="00B91A21"/>
    <w:rsid w:val="00B91DE8"/>
    <w:rsid w:val="00B93D14"/>
    <w:rsid w:val="00B95201"/>
    <w:rsid w:val="00B97363"/>
    <w:rsid w:val="00B97A33"/>
    <w:rsid w:val="00BA005B"/>
    <w:rsid w:val="00BA021F"/>
    <w:rsid w:val="00BA240F"/>
    <w:rsid w:val="00BA2ECC"/>
    <w:rsid w:val="00BA4ACA"/>
    <w:rsid w:val="00BA4B66"/>
    <w:rsid w:val="00BA5543"/>
    <w:rsid w:val="00BA5668"/>
    <w:rsid w:val="00BA592E"/>
    <w:rsid w:val="00BA5ABB"/>
    <w:rsid w:val="00BA77BD"/>
    <w:rsid w:val="00BA7F61"/>
    <w:rsid w:val="00BB11D5"/>
    <w:rsid w:val="00BB17AA"/>
    <w:rsid w:val="00BB1FF4"/>
    <w:rsid w:val="00BB3701"/>
    <w:rsid w:val="00BB38CC"/>
    <w:rsid w:val="00BB4236"/>
    <w:rsid w:val="00BB44E0"/>
    <w:rsid w:val="00BB46E3"/>
    <w:rsid w:val="00BB68D6"/>
    <w:rsid w:val="00BB68F3"/>
    <w:rsid w:val="00BB6AEF"/>
    <w:rsid w:val="00BB77FD"/>
    <w:rsid w:val="00BC0593"/>
    <w:rsid w:val="00BC3558"/>
    <w:rsid w:val="00BC3F3A"/>
    <w:rsid w:val="00BC47DD"/>
    <w:rsid w:val="00BC4869"/>
    <w:rsid w:val="00BC4CFC"/>
    <w:rsid w:val="00BC607A"/>
    <w:rsid w:val="00BC6701"/>
    <w:rsid w:val="00BC6965"/>
    <w:rsid w:val="00BC6A38"/>
    <w:rsid w:val="00BC732C"/>
    <w:rsid w:val="00BD07F8"/>
    <w:rsid w:val="00BD09C2"/>
    <w:rsid w:val="00BD1224"/>
    <w:rsid w:val="00BD183E"/>
    <w:rsid w:val="00BD18CA"/>
    <w:rsid w:val="00BD204F"/>
    <w:rsid w:val="00BD4261"/>
    <w:rsid w:val="00BD4929"/>
    <w:rsid w:val="00BD5493"/>
    <w:rsid w:val="00BD6E96"/>
    <w:rsid w:val="00BD7FAA"/>
    <w:rsid w:val="00BE05B3"/>
    <w:rsid w:val="00BE05F4"/>
    <w:rsid w:val="00BE1FFA"/>
    <w:rsid w:val="00BE23A6"/>
    <w:rsid w:val="00BE2A29"/>
    <w:rsid w:val="00BE2C38"/>
    <w:rsid w:val="00BE2EFC"/>
    <w:rsid w:val="00BE3428"/>
    <w:rsid w:val="00BE45DC"/>
    <w:rsid w:val="00BE551D"/>
    <w:rsid w:val="00BE6AE4"/>
    <w:rsid w:val="00BE6F05"/>
    <w:rsid w:val="00BE747A"/>
    <w:rsid w:val="00BE74D2"/>
    <w:rsid w:val="00BF1B9F"/>
    <w:rsid w:val="00BF29F4"/>
    <w:rsid w:val="00BF485C"/>
    <w:rsid w:val="00BF4AA8"/>
    <w:rsid w:val="00BF6254"/>
    <w:rsid w:val="00BF7476"/>
    <w:rsid w:val="00BF7E9D"/>
    <w:rsid w:val="00C009C2"/>
    <w:rsid w:val="00C00A84"/>
    <w:rsid w:val="00C00DF4"/>
    <w:rsid w:val="00C01959"/>
    <w:rsid w:val="00C02EB5"/>
    <w:rsid w:val="00C03B58"/>
    <w:rsid w:val="00C03BB0"/>
    <w:rsid w:val="00C03C1E"/>
    <w:rsid w:val="00C05340"/>
    <w:rsid w:val="00C05EB9"/>
    <w:rsid w:val="00C0612E"/>
    <w:rsid w:val="00C0617A"/>
    <w:rsid w:val="00C06658"/>
    <w:rsid w:val="00C06C43"/>
    <w:rsid w:val="00C07989"/>
    <w:rsid w:val="00C1079F"/>
    <w:rsid w:val="00C10A35"/>
    <w:rsid w:val="00C11ECB"/>
    <w:rsid w:val="00C1491D"/>
    <w:rsid w:val="00C15115"/>
    <w:rsid w:val="00C166CF"/>
    <w:rsid w:val="00C1B27D"/>
    <w:rsid w:val="00C200BF"/>
    <w:rsid w:val="00C20C6B"/>
    <w:rsid w:val="00C20DC6"/>
    <w:rsid w:val="00C21A8A"/>
    <w:rsid w:val="00C21BE5"/>
    <w:rsid w:val="00C21C8F"/>
    <w:rsid w:val="00C225F6"/>
    <w:rsid w:val="00C23197"/>
    <w:rsid w:val="00C237AF"/>
    <w:rsid w:val="00C2431C"/>
    <w:rsid w:val="00C24F35"/>
    <w:rsid w:val="00C252BC"/>
    <w:rsid w:val="00C26191"/>
    <w:rsid w:val="00C27350"/>
    <w:rsid w:val="00C27DF6"/>
    <w:rsid w:val="00C30A21"/>
    <w:rsid w:val="00C30A76"/>
    <w:rsid w:val="00C30A85"/>
    <w:rsid w:val="00C33393"/>
    <w:rsid w:val="00C333DB"/>
    <w:rsid w:val="00C33511"/>
    <w:rsid w:val="00C33BFC"/>
    <w:rsid w:val="00C33E5A"/>
    <w:rsid w:val="00C3519F"/>
    <w:rsid w:val="00C364E4"/>
    <w:rsid w:val="00C36685"/>
    <w:rsid w:val="00C36BED"/>
    <w:rsid w:val="00C36F40"/>
    <w:rsid w:val="00C4122C"/>
    <w:rsid w:val="00C41771"/>
    <w:rsid w:val="00C4194F"/>
    <w:rsid w:val="00C444DE"/>
    <w:rsid w:val="00C450BB"/>
    <w:rsid w:val="00C46664"/>
    <w:rsid w:val="00C479A1"/>
    <w:rsid w:val="00C47CFC"/>
    <w:rsid w:val="00C53064"/>
    <w:rsid w:val="00C5397C"/>
    <w:rsid w:val="00C53E72"/>
    <w:rsid w:val="00C53F55"/>
    <w:rsid w:val="00C555D6"/>
    <w:rsid w:val="00C55E43"/>
    <w:rsid w:val="00C5724C"/>
    <w:rsid w:val="00C57272"/>
    <w:rsid w:val="00C57A34"/>
    <w:rsid w:val="00C57A37"/>
    <w:rsid w:val="00C601AE"/>
    <w:rsid w:val="00C604A0"/>
    <w:rsid w:val="00C60762"/>
    <w:rsid w:val="00C60D9A"/>
    <w:rsid w:val="00C6176D"/>
    <w:rsid w:val="00C621CA"/>
    <w:rsid w:val="00C62753"/>
    <w:rsid w:val="00C63897"/>
    <w:rsid w:val="00C63A97"/>
    <w:rsid w:val="00C64015"/>
    <w:rsid w:val="00C707E0"/>
    <w:rsid w:val="00C72059"/>
    <w:rsid w:val="00C723FE"/>
    <w:rsid w:val="00C72F06"/>
    <w:rsid w:val="00C738DB"/>
    <w:rsid w:val="00C74F6A"/>
    <w:rsid w:val="00C772B8"/>
    <w:rsid w:val="00C77B65"/>
    <w:rsid w:val="00C80FEA"/>
    <w:rsid w:val="00C81D4C"/>
    <w:rsid w:val="00C820D0"/>
    <w:rsid w:val="00C824F1"/>
    <w:rsid w:val="00C831C0"/>
    <w:rsid w:val="00C8412A"/>
    <w:rsid w:val="00C84FB9"/>
    <w:rsid w:val="00C856C7"/>
    <w:rsid w:val="00C85B72"/>
    <w:rsid w:val="00C85B85"/>
    <w:rsid w:val="00C85B98"/>
    <w:rsid w:val="00C85E19"/>
    <w:rsid w:val="00C85E4D"/>
    <w:rsid w:val="00C86243"/>
    <w:rsid w:val="00C869E2"/>
    <w:rsid w:val="00C87767"/>
    <w:rsid w:val="00C879DB"/>
    <w:rsid w:val="00C90741"/>
    <w:rsid w:val="00C91DEE"/>
    <w:rsid w:val="00C928D1"/>
    <w:rsid w:val="00C93210"/>
    <w:rsid w:val="00C94754"/>
    <w:rsid w:val="00C94E7A"/>
    <w:rsid w:val="00C95283"/>
    <w:rsid w:val="00C96B1E"/>
    <w:rsid w:val="00CA1471"/>
    <w:rsid w:val="00CA1881"/>
    <w:rsid w:val="00CA1F40"/>
    <w:rsid w:val="00CA2720"/>
    <w:rsid w:val="00CA3ADF"/>
    <w:rsid w:val="00CA40FA"/>
    <w:rsid w:val="00CA4B2D"/>
    <w:rsid w:val="00CA4CE3"/>
    <w:rsid w:val="00CA551A"/>
    <w:rsid w:val="00CA65D8"/>
    <w:rsid w:val="00CA672F"/>
    <w:rsid w:val="00CA6840"/>
    <w:rsid w:val="00CA6959"/>
    <w:rsid w:val="00CA78A8"/>
    <w:rsid w:val="00CA7C67"/>
    <w:rsid w:val="00CB0BDE"/>
    <w:rsid w:val="00CB1080"/>
    <w:rsid w:val="00CB11A7"/>
    <w:rsid w:val="00CB1264"/>
    <w:rsid w:val="00CB1473"/>
    <w:rsid w:val="00CB26EC"/>
    <w:rsid w:val="00CB2C29"/>
    <w:rsid w:val="00CB381D"/>
    <w:rsid w:val="00CB4FAA"/>
    <w:rsid w:val="00CB52A1"/>
    <w:rsid w:val="00CB5A84"/>
    <w:rsid w:val="00CB5AE1"/>
    <w:rsid w:val="00CB6454"/>
    <w:rsid w:val="00CB6CCC"/>
    <w:rsid w:val="00CB6FF3"/>
    <w:rsid w:val="00CB72B1"/>
    <w:rsid w:val="00CB75E1"/>
    <w:rsid w:val="00CB7649"/>
    <w:rsid w:val="00CC1905"/>
    <w:rsid w:val="00CC1918"/>
    <w:rsid w:val="00CC297C"/>
    <w:rsid w:val="00CC3722"/>
    <w:rsid w:val="00CC3E5B"/>
    <w:rsid w:val="00CC5278"/>
    <w:rsid w:val="00CC74E6"/>
    <w:rsid w:val="00CD06F3"/>
    <w:rsid w:val="00CD1019"/>
    <w:rsid w:val="00CD102D"/>
    <w:rsid w:val="00CD2449"/>
    <w:rsid w:val="00CD278B"/>
    <w:rsid w:val="00CD31B0"/>
    <w:rsid w:val="00CD380C"/>
    <w:rsid w:val="00CD3889"/>
    <w:rsid w:val="00CD43CF"/>
    <w:rsid w:val="00CD4723"/>
    <w:rsid w:val="00CD79DB"/>
    <w:rsid w:val="00CE1E57"/>
    <w:rsid w:val="00CE2F21"/>
    <w:rsid w:val="00CE3CFF"/>
    <w:rsid w:val="00CE4AA8"/>
    <w:rsid w:val="00CE5005"/>
    <w:rsid w:val="00CE5FF3"/>
    <w:rsid w:val="00CF08F4"/>
    <w:rsid w:val="00CF0D58"/>
    <w:rsid w:val="00CF0DA1"/>
    <w:rsid w:val="00CF1378"/>
    <w:rsid w:val="00CF14DE"/>
    <w:rsid w:val="00CF15FF"/>
    <w:rsid w:val="00CF27F8"/>
    <w:rsid w:val="00CF32E9"/>
    <w:rsid w:val="00CF5DD1"/>
    <w:rsid w:val="00CF6B38"/>
    <w:rsid w:val="00CF6F31"/>
    <w:rsid w:val="00D002A1"/>
    <w:rsid w:val="00D002CA"/>
    <w:rsid w:val="00D0085F"/>
    <w:rsid w:val="00D0163B"/>
    <w:rsid w:val="00D01F9D"/>
    <w:rsid w:val="00D04451"/>
    <w:rsid w:val="00D05941"/>
    <w:rsid w:val="00D0622B"/>
    <w:rsid w:val="00D06A8A"/>
    <w:rsid w:val="00D07ED1"/>
    <w:rsid w:val="00D103E2"/>
    <w:rsid w:val="00D11DEC"/>
    <w:rsid w:val="00D120CC"/>
    <w:rsid w:val="00D121C8"/>
    <w:rsid w:val="00D12C28"/>
    <w:rsid w:val="00D12CFC"/>
    <w:rsid w:val="00D13158"/>
    <w:rsid w:val="00D132C1"/>
    <w:rsid w:val="00D1349A"/>
    <w:rsid w:val="00D14617"/>
    <w:rsid w:val="00D148D5"/>
    <w:rsid w:val="00D14BF9"/>
    <w:rsid w:val="00D15797"/>
    <w:rsid w:val="00D15B6E"/>
    <w:rsid w:val="00D1612D"/>
    <w:rsid w:val="00D16348"/>
    <w:rsid w:val="00D16FE9"/>
    <w:rsid w:val="00D17B64"/>
    <w:rsid w:val="00D21120"/>
    <w:rsid w:val="00D22034"/>
    <w:rsid w:val="00D22567"/>
    <w:rsid w:val="00D22A26"/>
    <w:rsid w:val="00D22BC1"/>
    <w:rsid w:val="00D22D85"/>
    <w:rsid w:val="00D236BD"/>
    <w:rsid w:val="00D2374A"/>
    <w:rsid w:val="00D23AFE"/>
    <w:rsid w:val="00D23F98"/>
    <w:rsid w:val="00D24BE5"/>
    <w:rsid w:val="00D253B6"/>
    <w:rsid w:val="00D258D2"/>
    <w:rsid w:val="00D26D97"/>
    <w:rsid w:val="00D278C4"/>
    <w:rsid w:val="00D2790E"/>
    <w:rsid w:val="00D27EBE"/>
    <w:rsid w:val="00D302AB"/>
    <w:rsid w:val="00D309B7"/>
    <w:rsid w:val="00D311B0"/>
    <w:rsid w:val="00D317F8"/>
    <w:rsid w:val="00D32F61"/>
    <w:rsid w:val="00D333EC"/>
    <w:rsid w:val="00D34541"/>
    <w:rsid w:val="00D36C90"/>
    <w:rsid w:val="00D36D3F"/>
    <w:rsid w:val="00D37DFA"/>
    <w:rsid w:val="00D400C8"/>
    <w:rsid w:val="00D4036C"/>
    <w:rsid w:val="00D40553"/>
    <w:rsid w:val="00D40D66"/>
    <w:rsid w:val="00D41159"/>
    <w:rsid w:val="00D4177D"/>
    <w:rsid w:val="00D41AB9"/>
    <w:rsid w:val="00D41BE0"/>
    <w:rsid w:val="00D423BB"/>
    <w:rsid w:val="00D42425"/>
    <w:rsid w:val="00D42D9A"/>
    <w:rsid w:val="00D431CF"/>
    <w:rsid w:val="00D443BA"/>
    <w:rsid w:val="00D443BB"/>
    <w:rsid w:val="00D44665"/>
    <w:rsid w:val="00D4527D"/>
    <w:rsid w:val="00D46AF0"/>
    <w:rsid w:val="00D46BE5"/>
    <w:rsid w:val="00D470A0"/>
    <w:rsid w:val="00D47669"/>
    <w:rsid w:val="00D51730"/>
    <w:rsid w:val="00D54222"/>
    <w:rsid w:val="00D55D68"/>
    <w:rsid w:val="00D55EF7"/>
    <w:rsid w:val="00D5642D"/>
    <w:rsid w:val="00D567BD"/>
    <w:rsid w:val="00D57BBF"/>
    <w:rsid w:val="00D61F63"/>
    <w:rsid w:val="00D62E01"/>
    <w:rsid w:val="00D63674"/>
    <w:rsid w:val="00D667FF"/>
    <w:rsid w:val="00D670B5"/>
    <w:rsid w:val="00D70F5C"/>
    <w:rsid w:val="00D72AE8"/>
    <w:rsid w:val="00D72B7D"/>
    <w:rsid w:val="00D72C4D"/>
    <w:rsid w:val="00D73038"/>
    <w:rsid w:val="00D73C34"/>
    <w:rsid w:val="00D742A6"/>
    <w:rsid w:val="00D77138"/>
    <w:rsid w:val="00D771B8"/>
    <w:rsid w:val="00D77401"/>
    <w:rsid w:val="00D77A70"/>
    <w:rsid w:val="00D80EA8"/>
    <w:rsid w:val="00D81B7B"/>
    <w:rsid w:val="00D81DF1"/>
    <w:rsid w:val="00D820CB"/>
    <w:rsid w:val="00D82E5E"/>
    <w:rsid w:val="00D83158"/>
    <w:rsid w:val="00D83D02"/>
    <w:rsid w:val="00D84326"/>
    <w:rsid w:val="00D846D4"/>
    <w:rsid w:val="00D84A85"/>
    <w:rsid w:val="00D8536A"/>
    <w:rsid w:val="00D857F5"/>
    <w:rsid w:val="00D85F55"/>
    <w:rsid w:val="00D867DA"/>
    <w:rsid w:val="00D86DF2"/>
    <w:rsid w:val="00D87276"/>
    <w:rsid w:val="00D87364"/>
    <w:rsid w:val="00D87387"/>
    <w:rsid w:val="00D876E7"/>
    <w:rsid w:val="00D87D7F"/>
    <w:rsid w:val="00D92BCD"/>
    <w:rsid w:val="00D93204"/>
    <w:rsid w:val="00D93715"/>
    <w:rsid w:val="00D95AD8"/>
    <w:rsid w:val="00D976A9"/>
    <w:rsid w:val="00DA0071"/>
    <w:rsid w:val="00DA0AD4"/>
    <w:rsid w:val="00DA16A7"/>
    <w:rsid w:val="00DA1CC6"/>
    <w:rsid w:val="00DA22E2"/>
    <w:rsid w:val="00DA2D85"/>
    <w:rsid w:val="00DA46B2"/>
    <w:rsid w:val="00DA482B"/>
    <w:rsid w:val="00DA4A76"/>
    <w:rsid w:val="00DA5173"/>
    <w:rsid w:val="00DA5350"/>
    <w:rsid w:val="00DA5701"/>
    <w:rsid w:val="00DA5DA1"/>
    <w:rsid w:val="00DA64CC"/>
    <w:rsid w:val="00DA6F78"/>
    <w:rsid w:val="00DA7089"/>
    <w:rsid w:val="00DB075B"/>
    <w:rsid w:val="00DB0CC7"/>
    <w:rsid w:val="00DB1727"/>
    <w:rsid w:val="00DB1BB8"/>
    <w:rsid w:val="00DB1E7A"/>
    <w:rsid w:val="00DB29AD"/>
    <w:rsid w:val="00DB3461"/>
    <w:rsid w:val="00DB3CB2"/>
    <w:rsid w:val="00DB4173"/>
    <w:rsid w:val="00DB4A74"/>
    <w:rsid w:val="00DB4C27"/>
    <w:rsid w:val="00DB5381"/>
    <w:rsid w:val="00DB5C5A"/>
    <w:rsid w:val="00DB6C92"/>
    <w:rsid w:val="00DC0107"/>
    <w:rsid w:val="00DC042E"/>
    <w:rsid w:val="00DC076A"/>
    <w:rsid w:val="00DC0B38"/>
    <w:rsid w:val="00DC0D06"/>
    <w:rsid w:val="00DC246F"/>
    <w:rsid w:val="00DC4D74"/>
    <w:rsid w:val="00DC544D"/>
    <w:rsid w:val="00DC586E"/>
    <w:rsid w:val="00DC6662"/>
    <w:rsid w:val="00DC79E2"/>
    <w:rsid w:val="00DD081F"/>
    <w:rsid w:val="00DD16D5"/>
    <w:rsid w:val="00DD2553"/>
    <w:rsid w:val="00DD46E8"/>
    <w:rsid w:val="00DD5073"/>
    <w:rsid w:val="00DD5AFC"/>
    <w:rsid w:val="00DD5BC1"/>
    <w:rsid w:val="00DD7002"/>
    <w:rsid w:val="00DD759D"/>
    <w:rsid w:val="00DD7ACA"/>
    <w:rsid w:val="00DE029B"/>
    <w:rsid w:val="00DE1944"/>
    <w:rsid w:val="00DE2483"/>
    <w:rsid w:val="00DE3EDA"/>
    <w:rsid w:val="00DE4196"/>
    <w:rsid w:val="00DE4B9E"/>
    <w:rsid w:val="00DE4E46"/>
    <w:rsid w:val="00DE52EB"/>
    <w:rsid w:val="00DE6337"/>
    <w:rsid w:val="00DE6C89"/>
    <w:rsid w:val="00DE7741"/>
    <w:rsid w:val="00DE7873"/>
    <w:rsid w:val="00DF018E"/>
    <w:rsid w:val="00DF0759"/>
    <w:rsid w:val="00DF0958"/>
    <w:rsid w:val="00DF152C"/>
    <w:rsid w:val="00DF2815"/>
    <w:rsid w:val="00DF2C5D"/>
    <w:rsid w:val="00DF2EF4"/>
    <w:rsid w:val="00DF364F"/>
    <w:rsid w:val="00DF37D0"/>
    <w:rsid w:val="00DF411F"/>
    <w:rsid w:val="00DF47DD"/>
    <w:rsid w:val="00DF50E0"/>
    <w:rsid w:val="00DF6641"/>
    <w:rsid w:val="00DF6B11"/>
    <w:rsid w:val="00DF6B48"/>
    <w:rsid w:val="00DF7200"/>
    <w:rsid w:val="00E00069"/>
    <w:rsid w:val="00E0262D"/>
    <w:rsid w:val="00E0289E"/>
    <w:rsid w:val="00E0334F"/>
    <w:rsid w:val="00E03D59"/>
    <w:rsid w:val="00E04005"/>
    <w:rsid w:val="00E043F4"/>
    <w:rsid w:val="00E05E62"/>
    <w:rsid w:val="00E06E7A"/>
    <w:rsid w:val="00E0718B"/>
    <w:rsid w:val="00E11C99"/>
    <w:rsid w:val="00E12E99"/>
    <w:rsid w:val="00E1389F"/>
    <w:rsid w:val="00E139AF"/>
    <w:rsid w:val="00E14A8C"/>
    <w:rsid w:val="00E16B19"/>
    <w:rsid w:val="00E1741A"/>
    <w:rsid w:val="00E2313B"/>
    <w:rsid w:val="00E23E8F"/>
    <w:rsid w:val="00E25310"/>
    <w:rsid w:val="00E254FB"/>
    <w:rsid w:val="00E25644"/>
    <w:rsid w:val="00E26522"/>
    <w:rsid w:val="00E26A05"/>
    <w:rsid w:val="00E272AF"/>
    <w:rsid w:val="00E306F2"/>
    <w:rsid w:val="00E30B6F"/>
    <w:rsid w:val="00E31C91"/>
    <w:rsid w:val="00E324D8"/>
    <w:rsid w:val="00E34290"/>
    <w:rsid w:val="00E35364"/>
    <w:rsid w:val="00E35A30"/>
    <w:rsid w:val="00E36D8B"/>
    <w:rsid w:val="00E37BEE"/>
    <w:rsid w:val="00E411D6"/>
    <w:rsid w:val="00E438D0"/>
    <w:rsid w:val="00E44DBD"/>
    <w:rsid w:val="00E450B7"/>
    <w:rsid w:val="00E450EB"/>
    <w:rsid w:val="00E458C7"/>
    <w:rsid w:val="00E4598E"/>
    <w:rsid w:val="00E46C52"/>
    <w:rsid w:val="00E503AF"/>
    <w:rsid w:val="00E50C52"/>
    <w:rsid w:val="00E50CC7"/>
    <w:rsid w:val="00E51685"/>
    <w:rsid w:val="00E5169E"/>
    <w:rsid w:val="00E51B2D"/>
    <w:rsid w:val="00E538CF"/>
    <w:rsid w:val="00E53AED"/>
    <w:rsid w:val="00E54965"/>
    <w:rsid w:val="00E54B2C"/>
    <w:rsid w:val="00E56623"/>
    <w:rsid w:val="00E56652"/>
    <w:rsid w:val="00E56A7E"/>
    <w:rsid w:val="00E570BD"/>
    <w:rsid w:val="00E5723A"/>
    <w:rsid w:val="00E5780B"/>
    <w:rsid w:val="00E60147"/>
    <w:rsid w:val="00E607A5"/>
    <w:rsid w:val="00E613B2"/>
    <w:rsid w:val="00E61AC6"/>
    <w:rsid w:val="00E62C78"/>
    <w:rsid w:val="00E64B49"/>
    <w:rsid w:val="00E64D16"/>
    <w:rsid w:val="00E655D2"/>
    <w:rsid w:val="00E6672D"/>
    <w:rsid w:val="00E66732"/>
    <w:rsid w:val="00E671FE"/>
    <w:rsid w:val="00E67CB7"/>
    <w:rsid w:val="00E729E7"/>
    <w:rsid w:val="00E72AE6"/>
    <w:rsid w:val="00E72C8E"/>
    <w:rsid w:val="00E736A2"/>
    <w:rsid w:val="00E73952"/>
    <w:rsid w:val="00E746EB"/>
    <w:rsid w:val="00E76203"/>
    <w:rsid w:val="00E76519"/>
    <w:rsid w:val="00E7662E"/>
    <w:rsid w:val="00E77C80"/>
    <w:rsid w:val="00E77E4C"/>
    <w:rsid w:val="00E80FC0"/>
    <w:rsid w:val="00E811D2"/>
    <w:rsid w:val="00E8134E"/>
    <w:rsid w:val="00E8195F"/>
    <w:rsid w:val="00E82E1B"/>
    <w:rsid w:val="00E83016"/>
    <w:rsid w:val="00E84C45"/>
    <w:rsid w:val="00E84D96"/>
    <w:rsid w:val="00E8649E"/>
    <w:rsid w:val="00E8667C"/>
    <w:rsid w:val="00E8702E"/>
    <w:rsid w:val="00E90176"/>
    <w:rsid w:val="00E92007"/>
    <w:rsid w:val="00E920C8"/>
    <w:rsid w:val="00E93836"/>
    <w:rsid w:val="00E93EE1"/>
    <w:rsid w:val="00E94BF8"/>
    <w:rsid w:val="00E96547"/>
    <w:rsid w:val="00E976A1"/>
    <w:rsid w:val="00EA0247"/>
    <w:rsid w:val="00EA0665"/>
    <w:rsid w:val="00EA10DD"/>
    <w:rsid w:val="00EA12E4"/>
    <w:rsid w:val="00EA18EC"/>
    <w:rsid w:val="00EA1DF3"/>
    <w:rsid w:val="00EA1E41"/>
    <w:rsid w:val="00EA24A3"/>
    <w:rsid w:val="00EA2A75"/>
    <w:rsid w:val="00EA2DB8"/>
    <w:rsid w:val="00EA2E0D"/>
    <w:rsid w:val="00EA3F92"/>
    <w:rsid w:val="00EA6476"/>
    <w:rsid w:val="00EA64E7"/>
    <w:rsid w:val="00EA6F56"/>
    <w:rsid w:val="00EA7903"/>
    <w:rsid w:val="00EA7A2D"/>
    <w:rsid w:val="00EA7FEB"/>
    <w:rsid w:val="00EB0B90"/>
    <w:rsid w:val="00EB0F2B"/>
    <w:rsid w:val="00EB12EE"/>
    <w:rsid w:val="00EB264E"/>
    <w:rsid w:val="00EB3181"/>
    <w:rsid w:val="00EB3420"/>
    <w:rsid w:val="00EB3BC5"/>
    <w:rsid w:val="00EB4A39"/>
    <w:rsid w:val="00EB52F4"/>
    <w:rsid w:val="00EB5D75"/>
    <w:rsid w:val="00EB5FE4"/>
    <w:rsid w:val="00EB67D6"/>
    <w:rsid w:val="00EB7646"/>
    <w:rsid w:val="00EC0902"/>
    <w:rsid w:val="00EC0909"/>
    <w:rsid w:val="00EC096F"/>
    <w:rsid w:val="00EC29CE"/>
    <w:rsid w:val="00EC34BC"/>
    <w:rsid w:val="00EC39C2"/>
    <w:rsid w:val="00EC3D1F"/>
    <w:rsid w:val="00EC645C"/>
    <w:rsid w:val="00EC67E2"/>
    <w:rsid w:val="00EC6879"/>
    <w:rsid w:val="00EC7247"/>
    <w:rsid w:val="00ED0688"/>
    <w:rsid w:val="00ED185F"/>
    <w:rsid w:val="00ED1B5C"/>
    <w:rsid w:val="00ED1C51"/>
    <w:rsid w:val="00ED26C3"/>
    <w:rsid w:val="00ED2F6D"/>
    <w:rsid w:val="00ED3517"/>
    <w:rsid w:val="00ED512C"/>
    <w:rsid w:val="00ED5473"/>
    <w:rsid w:val="00ED5ACA"/>
    <w:rsid w:val="00ED6139"/>
    <w:rsid w:val="00ED6D93"/>
    <w:rsid w:val="00ED7430"/>
    <w:rsid w:val="00EE082A"/>
    <w:rsid w:val="00EE1607"/>
    <w:rsid w:val="00EE1B29"/>
    <w:rsid w:val="00EE2DCE"/>
    <w:rsid w:val="00EE4295"/>
    <w:rsid w:val="00EE4377"/>
    <w:rsid w:val="00EE5E52"/>
    <w:rsid w:val="00EE5F83"/>
    <w:rsid w:val="00EE603B"/>
    <w:rsid w:val="00EE7C34"/>
    <w:rsid w:val="00EF0999"/>
    <w:rsid w:val="00EF0D67"/>
    <w:rsid w:val="00EF20F7"/>
    <w:rsid w:val="00EF2548"/>
    <w:rsid w:val="00EF2A44"/>
    <w:rsid w:val="00EF3F0B"/>
    <w:rsid w:val="00EF3F66"/>
    <w:rsid w:val="00EF45D2"/>
    <w:rsid w:val="00EF5035"/>
    <w:rsid w:val="00EF5C3A"/>
    <w:rsid w:val="00EF6EC3"/>
    <w:rsid w:val="00F00063"/>
    <w:rsid w:val="00F01364"/>
    <w:rsid w:val="00F02579"/>
    <w:rsid w:val="00F02F70"/>
    <w:rsid w:val="00F03424"/>
    <w:rsid w:val="00F04700"/>
    <w:rsid w:val="00F050DF"/>
    <w:rsid w:val="00F054D7"/>
    <w:rsid w:val="00F0564E"/>
    <w:rsid w:val="00F05683"/>
    <w:rsid w:val="00F05D40"/>
    <w:rsid w:val="00F064FF"/>
    <w:rsid w:val="00F0666A"/>
    <w:rsid w:val="00F06C09"/>
    <w:rsid w:val="00F071DE"/>
    <w:rsid w:val="00F07959"/>
    <w:rsid w:val="00F07A6D"/>
    <w:rsid w:val="00F10E77"/>
    <w:rsid w:val="00F11301"/>
    <w:rsid w:val="00F11572"/>
    <w:rsid w:val="00F1188D"/>
    <w:rsid w:val="00F119E4"/>
    <w:rsid w:val="00F146CC"/>
    <w:rsid w:val="00F14C5C"/>
    <w:rsid w:val="00F1512D"/>
    <w:rsid w:val="00F16114"/>
    <w:rsid w:val="00F17049"/>
    <w:rsid w:val="00F174EC"/>
    <w:rsid w:val="00F178B8"/>
    <w:rsid w:val="00F17B58"/>
    <w:rsid w:val="00F17FDB"/>
    <w:rsid w:val="00F20581"/>
    <w:rsid w:val="00F20D72"/>
    <w:rsid w:val="00F21031"/>
    <w:rsid w:val="00F21849"/>
    <w:rsid w:val="00F23EF0"/>
    <w:rsid w:val="00F240CF"/>
    <w:rsid w:val="00F2631F"/>
    <w:rsid w:val="00F274E4"/>
    <w:rsid w:val="00F303D9"/>
    <w:rsid w:val="00F3092E"/>
    <w:rsid w:val="00F30DE7"/>
    <w:rsid w:val="00F31BA5"/>
    <w:rsid w:val="00F341C2"/>
    <w:rsid w:val="00F34331"/>
    <w:rsid w:val="00F34398"/>
    <w:rsid w:val="00F34847"/>
    <w:rsid w:val="00F377D5"/>
    <w:rsid w:val="00F37A4F"/>
    <w:rsid w:val="00F4040B"/>
    <w:rsid w:val="00F40FCA"/>
    <w:rsid w:val="00F42115"/>
    <w:rsid w:val="00F42377"/>
    <w:rsid w:val="00F432DC"/>
    <w:rsid w:val="00F432FD"/>
    <w:rsid w:val="00F43773"/>
    <w:rsid w:val="00F43F87"/>
    <w:rsid w:val="00F440C6"/>
    <w:rsid w:val="00F440DA"/>
    <w:rsid w:val="00F45902"/>
    <w:rsid w:val="00F466A1"/>
    <w:rsid w:val="00F4689E"/>
    <w:rsid w:val="00F47140"/>
    <w:rsid w:val="00F507D0"/>
    <w:rsid w:val="00F50DC1"/>
    <w:rsid w:val="00F50FCF"/>
    <w:rsid w:val="00F50FF4"/>
    <w:rsid w:val="00F51476"/>
    <w:rsid w:val="00F53FFB"/>
    <w:rsid w:val="00F5419D"/>
    <w:rsid w:val="00F54481"/>
    <w:rsid w:val="00F5471A"/>
    <w:rsid w:val="00F55308"/>
    <w:rsid w:val="00F55F14"/>
    <w:rsid w:val="00F56514"/>
    <w:rsid w:val="00F5694F"/>
    <w:rsid w:val="00F57610"/>
    <w:rsid w:val="00F60200"/>
    <w:rsid w:val="00F6044D"/>
    <w:rsid w:val="00F604A2"/>
    <w:rsid w:val="00F6052B"/>
    <w:rsid w:val="00F6063D"/>
    <w:rsid w:val="00F6083A"/>
    <w:rsid w:val="00F6133D"/>
    <w:rsid w:val="00F615D1"/>
    <w:rsid w:val="00F61DAC"/>
    <w:rsid w:val="00F61E7E"/>
    <w:rsid w:val="00F620C1"/>
    <w:rsid w:val="00F621BA"/>
    <w:rsid w:val="00F62976"/>
    <w:rsid w:val="00F62A69"/>
    <w:rsid w:val="00F632BE"/>
    <w:rsid w:val="00F63494"/>
    <w:rsid w:val="00F639D0"/>
    <w:rsid w:val="00F64BCB"/>
    <w:rsid w:val="00F66320"/>
    <w:rsid w:val="00F66DE4"/>
    <w:rsid w:val="00F700D1"/>
    <w:rsid w:val="00F71A6D"/>
    <w:rsid w:val="00F727BA"/>
    <w:rsid w:val="00F72DC4"/>
    <w:rsid w:val="00F73CBA"/>
    <w:rsid w:val="00F74149"/>
    <w:rsid w:val="00F74389"/>
    <w:rsid w:val="00F75058"/>
    <w:rsid w:val="00F80379"/>
    <w:rsid w:val="00F80A51"/>
    <w:rsid w:val="00F80D89"/>
    <w:rsid w:val="00F81803"/>
    <w:rsid w:val="00F8204E"/>
    <w:rsid w:val="00F83338"/>
    <w:rsid w:val="00F83DDC"/>
    <w:rsid w:val="00F83F8F"/>
    <w:rsid w:val="00F849A1"/>
    <w:rsid w:val="00F84AD8"/>
    <w:rsid w:val="00F84BA0"/>
    <w:rsid w:val="00F84BF8"/>
    <w:rsid w:val="00F860BF"/>
    <w:rsid w:val="00F86101"/>
    <w:rsid w:val="00F87460"/>
    <w:rsid w:val="00F87FEC"/>
    <w:rsid w:val="00F91CA9"/>
    <w:rsid w:val="00F9259A"/>
    <w:rsid w:val="00F92A0F"/>
    <w:rsid w:val="00F92A8F"/>
    <w:rsid w:val="00F931F8"/>
    <w:rsid w:val="00F9422C"/>
    <w:rsid w:val="00F944D6"/>
    <w:rsid w:val="00F96359"/>
    <w:rsid w:val="00F9713C"/>
    <w:rsid w:val="00F97496"/>
    <w:rsid w:val="00F9786D"/>
    <w:rsid w:val="00FA0898"/>
    <w:rsid w:val="00FA0993"/>
    <w:rsid w:val="00FA0DC4"/>
    <w:rsid w:val="00FA1B74"/>
    <w:rsid w:val="00FA2E64"/>
    <w:rsid w:val="00FA5B9F"/>
    <w:rsid w:val="00FA6A9C"/>
    <w:rsid w:val="00FA6E99"/>
    <w:rsid w:val="00FA7155"/>
    <w:rsid w:val="00FA7FC4"/>
    <w:rsid w:val="00FB0B0F"/>
    <w:rsid w:val="00FB12E7"/>
    <w:rsid w:val="00FB2674"/>
    <w:rsid w:val="00FB3951"/>
    <w:rsid w:val="00FB3A3A"/>
    <w:rsid w:val="00FB4182"/>
    <w:rsid w:val="00FB5237"/>
    <w:rsid w:val="00FB5693"/>
    <w:rsid w:val="00FB70EA"/>
    <w:rsid w:val="00FB726F"/>
    <w:rsid w:val="00FC0124"/>
    <w:rsid w:val="00FC0A9E"/>
    <w:rsid w:val="00FC0FFC"/>
    <w:rsid w:val="00FC1101"/>
    <w:rsid w:val="00FC12E8"/>
    <w:rsid w:val="00FC1C39"/>
    <w:rsid w:val="00FC2F6A"/>
    <w:rsid w:val="00FC30E1"/>
    <w:rsid w:val="00FC3685"/>
    <w:rsid w:val="00FC374D"/>
    <w:rsid w:val="00FC41F9"/>
    <w:rsid w:val="00FC4AC1"/>
    <w:rsid w:val="00FC4BEA"/>
    <w:rsid w:val="00FC65E5"/>
    <w:rsid w:val="00FC738B"/>
    <w:rsid w:val="00FC79DF"/>
    <w:rsid w:val="00FD045B"/>
    <w:rsid w:val="00FD0AC7"/>
    <w:rsid w:val="00FD1AF1"/>
    <w:rsid w:val="00FD206B"/>
    <w:rsid w:val="00FD3400"/>
    <w:rsid w:val="00FD3998"/>
    <w:rsid w:val="00FD3B8C"/>
    <w:rsid w:val="00FD3C00"/>
    <w:rsid w:val="00FD6708"/>
    <w:rsid w:val="00FD67F4"/>
    <w:rsid w:val="00FD694C"/>
    <w:rsid w:val="00FD6F4D"/>
    <w:rsid w:val="00FD7B24"/>
    <w:rsid w:val="00FD7BC5"/>
    <w:rsid w:val="00FD7D9E"/>
    <w:rsid w:val="00FE0524"/>
    <w:rsid w:val="00FE0901"/>
    <w:rsid w:val="00FE209E"/>
    <w:rsid w:val="00FE31A8"/>
    <w:rsid w:val="00FE323E"/>
    <w:rsid w:val="00FE3245"/>
    <w:rsid w:val="00FE3F1D"/>
    <w:rsid w:val="00FE4299"/>
    <w:rsid w:val="00FE4797"/>
    <w:rsid w:val="00FE59FC"/>
    <w:rsid w:val="00FE672D"/>
    <w:rsid w:val="00FE689C"/>
    <w:rsid w:val="00FE690B"/>
    <w:rsid w:val="00FE70D3"/>
    <w:rsid w:val="00FE7703"/>
    <w:rsid w:val="00FE7A24"/>
    <w:rsid w:val="00FE7BEA"/>
    <w:rsid w:val="00FE7C9E"/>
    <w:rsid w:val="00FE7E51"/>
    <w:rsid w:val="00FF1B18"/>
    <w:rsid w:val="00FF1CFB"/>
    <w:rsid w:val="00FF2598"/>
    <w:rsid w:val="00FF2644"/>
    <w:rsid w:val="00FF2E6F"/>
    <w:rsid w:val="00FF35A8"/>
    <w:rsid w:val="00FF3828"/>
    <w:rsid w:val="00FF3C3E"/>
    <w:rsid w:val="01326256"/>
    <w:rsid w:val="013E0A3D"/>
    <w:rsid w:val="015EB8ED"/>
    <w:rsid w:val="017D21C8"/>
    <w:rsid w:val="01A4933F"/>
    <w:rsid w:val="01D9BC48"/>
    <w:rsid w:val="01DB9939"/>
    <w:rsid w:val="01F29FB6"/>
    <w:rsid w:val="01FC8787"/>
    <w:rsid w:val="02098242"/>
    <w:rsid w:val="02099B55"/>
    <w:rsid w:val="022193E4"/>
    <w:rsid w:val="02221539"/>
    <w:rsid w:val="02465EC9"/>
    <w:rsid w:val="0290D6B9"/>
    <w:rsid w:val="02ADA6EC"/>
    <w:rsid w:val="02B72824"/>
    <w:rsid w:val="02C5F0A3"/>
    <w:rsid w:val="02D21E09"/>
    <w:rsid w:val="031B8D53"/>
    <w:rsid w:val="033EB6A0"/>
    <w:rsid w:val="0345229F"/>
    <w:rsid w:val="03811C87"/>
    <w:rsid w:val="0398474D"/>
    <w:rsid w:val="03A5CF7B"/>
    <w:rsid w:val="0404741A"/>
    <w:rsid w:val="04187925"/>
    <w:rsid w:val="0460A0B7"/>
    <w:rsid w:val="046FD44B"/>
    <w:rsid w:val="04807CC6"/>
    <w:rsid w:val="048214A1"/>
    <w:rsid w:val="048844E7"/>
    <w:rsid w:val="04AFE354"/>
    <w:rsid w:val="04C3C7AE"/>
    <w:rsid w:val="04DFC3C7"/>
    <w:rsid w:val="04E971A8"/>
    <w:rsid w:val="051F30B1"/>
    <w:rsid w:val="05211D6E"/>
    <w:rsid w:val="05357DAA"/>
    <w:rsid w:val="0537FE12"/>
    <w:rsid w:val="0551ABEB"/>
    <w:rsid w:val="0579CD14"/>
    <w:rsid w:val="05826E47"/>
    <w:rsid w:val="0585FD80"/>
    <w:rsid w:val="059100D1"/>
    <w:rsid w:val="05A5A3FC"/>
    <w:rsid w:val="05B1159F"/>
    <w:rsid w:val="05B3002C"/>
    <w:rsid w:val="05B3BF7E"/>
    <w:rsid w:val="05C09629"/>
    <w:rsid w:val="05C19DA2"/>
    <w:rsid w:val="05E6018A"/>
    <w:rsid w:val="05E947DC"/>
    <w:rsid w:val="05FB5FBE"/>
    <w:rsid w:val="061850C9"/>
    <w:rsid w:val="061DD8FC"/>
    <w:rsid w:val="06252D22"/>
    <w:rsid w:val="062B29C9"/>
    <w:rsid w:val="064360E4"/>
    <w:rsid w:val="0643CDA9"/>
    <w:rsid w:val="064CA5BF"/>
    <w:rsid w:val="0662C5AB"/>
    <w:rsid w:val="0664396C"/>
    <w:rsid w:val="067A6756"/>
    <w:rsid w:val="0685C290"/>
    <w:rsid w:val="0687ADB0"/>
    <w:rsid w:val="06A73FEC"/>
    <w:rsid w:val="06A8A88B"/>
    <w:rsid w:val="06C6EEAF"/>
    <w:rsid w:val="06D474ED"/>
    <w:rsid w:val="06D47759"/>
    <w:rsid w:val="06D75209"/>
    <w:rsid w:val="06FFF809"/>
    <w:rsid w:val="0715F946"/>
    <w:rsid w:val="071CD323"/>
    <w:rsid w:val="072C7626"/>
    <w:rsid w:val="07531522"/>
    <w:rsid w:val="077FC18D"/>
    <w:rsid w:val="07C1F094"/>
    <w:rsid w:val="07E64B91"/>
    <w:rsid w:val="07E9783D"/>
    <w:rsid w:val="07F9BA3E"/>
    <w:rsid w:val="0820D225"/>
    <w:rsid w:val="08294562"/>
    <w:rsid w:val="08307734"/>
    <w:rsid w:val="0837B677"/>
    <w:rsid w:val="084E3D50"/>
    <w:rsid w:val="08538F80"/>
    <w:rsid w:val="08612D49"/>
    <w:rsid w:val="08617A76"/>
    <w:rsid w:val="088C5A94"/>
    <w:rsid w:val="0897485F"/>
    <w:rsid w:val="08ABEE64"/>
    <w:rsid w:val="098A7029"/>
    <w:rsid w:val="098BDC62"/>
    <w:rsid w:val="09A5794E"/>
    <w:rsid w:val="09D2EED3"/>
    <w:rsid w:val="09DC063F"/>
    <w:rsid w:val="09E15663"/>
    <w:rsid w:val="0A06AD56"/>
    <w:rsid w:val="0A1A2B9B"/>
    <w:rsid w:val="0A1F913C"/>
    <w:rsid w:val="0A233B81"/>
    <w:rsid w:val="0A3C23EA"/>
    <w:rsid w:val="0A47FF86"/>
    <w:rsid w:val="0A4C121E"/>
    <w:rsid w:val="0A6BD98A"/>
    <w:rsid w:val="0A84A1DD"/>
    <w:rsid w:val="0A85C5C0"/>
    <w:rsid w:val="0A8E4333"/>
    <w:rsid w:val="0AB7A9D6"/>
    <w:rsid w:val="0ABE6CF7"/>
    <w:rsid w:val="0AE2C0FB"/>
    <w:rsid w:val="0B18F9F4"/>
    <w:rsid w:val="0B42B077"/>
    <w:rsid w:val="0B62D2D7"/>
    <w:rsid w:val="0B7B2B17"/>
    <w:rsid w:val="0B8E809E"/>
    <w:rsid w:val="0B9BA87B"/>
    <w:rsid w:val="0BBF6FFA"/>
    <w:rsid w:val="0C1F4374"/>
    <w:rsid w:val="0C48E8F9"/>
    <w:rsid w:val="0C504AB0"/>
    <w:rsid w:val="0CA5C149"/>
    <w:rsid w:val="0CAA21F6"/>
    <w:rsid w:val="0CB0EB18"/>
    <w:rsid w:val="0CBD18CC"/>
    <w:rsid w:val="0CD759EB"/>
    <w:rsid w:val="0CF62298"/>
    <w:rsid w:val="0CFF3E9B"/>
    <w:rsid w:val="0D08700A"/>
    <w:rsid w:val="0D17BF44"/>
    <w:rsid w:val="0D1A1C01"/>
    <w:rsid w:val="0D214E9A"/>
    <w:rsid w:val="0D27448B"/>
    <w:rsid w:val="0D84D65D"/>
    <w:rsid w:val="0DA6DC09"/>
    <w:rsid w:val="0DC3A11F"/>
    <w:rsid w:val="0DD1FAF7"/>
    <w:rsid w:val="0DE48807"/>
    <w:rsid w:val="0DE8AE6E"/>
    <w:rsid w:val="0DF8F7B5"/>
    <w:rsid w:val="0E321DC7"/>
    <w:rsid w:val="0E615C50"/>
    <w:rsid w:val="0E6594B5"/>
    <w:rsid w:val="0E782D2E"/>
    <w:rsid w:val="0E9D0073"/>
    <w:rsid w:val="0EAF0F48"/>
    <w:rsid w:val="0EB082D1"/>
    <w:rsid w:val="0EB90A9E"/>
    <w:rsid w:val="0EC44AC1"/>
    <w:rsid w:val="0ECA9FE9"/>
    <w:rsid w:val="0F05D8D5"/>
    <w:rsid w:val="0F4C33FC"/>
    <w:rsid w:val="0F6E9532"/>
    <w:rsid w:val="0F708996"/>
    <w:rsid w:val="0F792DFA"/>
    <w:rsid w:val="0F8819DB"/>
    <w:rsid w:val="0F983CFA"/>
    <w:rsid w:val="0F99AAAC"/>
    <w:rsid w:val="0FB0ED7C"/>
    <w:rsid w:val="0FB39D60"/>
    <w:rsid w:val="0FE57349"/>
    <w:rsid w:val="0FE61763"/>
    <w:rsid w:val="100058CB"/>
    <w:rsid w:val="10027097"/>
    <w:rsid w:val="104445F7"/>
    <w:rsid w:val="10595EB8"/>
    <w:rsid w:val="10670C77"/>
    <w:rsid w:val="108A53D5"/>
    <w:rsid w:val="10A417C7"/>
    <w:rsid w:val="10A6C3A7"/>
    <w:rsid w:val="10AFF5EB"/>
    <w:rsid w:val="10D0B86C"/>
    <w:rsid w:val="10D5B5B7"/>
    <w:rsid w:val="10E20C12"/>
    <w:rsid w:val="110B3024"/>
    <w:rsid w:val="11195242"/>
    <w:rsid w:val="115898A1"/>
    <w:rsid w:val="116541A0"/>
    <w:rsid w:val="116CE2CE"/>
    <w:rsid w:val="118BE60E"/>
    <w:rsid w:val="119A1649"/>
    <w:rsid w:val="119ACADB"/>
    <w:rsid w:val="11A012BE"/>
    <w:rsid w:val="11B24D67"/>
    <w:rsid w:val="11CEC55F"/>
    <w:rsid w:val="11ED5F45"/>
    <w:rsid w:val="1207CD27"/>
    <w:rsid w:val="121FAF71"/>
    <w:rsid w:val="121FE000"/>
    <w:rsid w:val="1224938E"/>
    <w:rsid w:val="12262384"/>
    <w:rsid w:val="125B3A75"/>
    <w:rsid w:val="125F585A"/>
    <w:rsid w:val="12C7BDE8"/>
    <w:rsid w:val="12C9C9BC"/>
    <w:rsid w:val="12D3AE35"/>
    <w:rsid w:val="12E69578"/>
    <w:rsid w:val="131C3D94"/>
    <w:rsid w:val="13211769"/>
    <w:rsid w:val="1321F91E"/>
    <w:rsid w:val="132EAA3A"/>
    <w:rsid w:val="1350E3DD"/>
    <w:rsid w:val="1360E35C"/>
    <w:rsid w:val="137F96F9"/>
    <w:rsid w:val="13A2EADC"/>
    <w:rsid w:val="13D71CCD"/>
    <w:rsid w:val="13D7A531"/>
    <w:rsid w:val="13DC6BC8"/>
    <w:rsid w:val="14458C1A"/>
    <w:rsid w:val="145E368E"/>
    <w:rsid w:val="14631CC5"/>
    <w:rsid w:val="146F3D6F"/>
    <w:rsid w:val="147173D0"/>
    <w:rsid w:val="147DE168"/>
    <w:rsid w:val="148E2EC9"/>
    <w:rsid w:val="1496306B"/>
    <w:rsid w:val="14976B42"/>
    <w:rsid w:val="14A13287"/>
    <w:rsid w:val="14B514E3"/>
    <w:rsid w:val="14D4F75E"/>
    <w:rsid w:val="14F33160"/>
    <w:rsid w:val="14F43518"/>
    <w:rsid w:val="1500A38F"/>
    <w:rsid w:val="1531C725"/>
    <w:rsid w:val="155B899E"/>
    <w:rsid w:val="158AB1AE"/>
    <w:rsid w:val="15BABF60"/>
    <w:rsid w:val="15E304BC"/>
    <w:rsid w:val="15E98659"/>
    <w:rsid w:val="1600B9CF"/>
    <w:rsid w:val="163BF8E7"/>
    <w:rsid w:val="163E1891"/>
    <w:rsid w:val="1649EF9B"/>
    <w:rsid w:val="1670C308"/>
    <w:rsid w:val="16AAFEB7"/>
    <w:rsid w:val="16B1FD01"/>
    <w:rsid w:val="16B673D2"/>
    <w:rsid w:val="16CB5295"/>
    <w:rsid w:val="16CB8862"/>
    <w:rsid w:val="16D60D3B"/>
    <w:rsid w:val="16E4F5AF"/>
    <w:rsid w:val="16EAC6D9"/>
    <w:rsid w:val="16F5ED5F"/>
    <w:rsid w:val="16FFC874"/>
    <w:rsid w:val="170E2AB9"/>
    <w:rsid w:val="1716AFBA"/>
    <w:rsid w:val="1719A4B3"/>
    <w:rsid w:val="1738496F"/>
    <w:rsid w:val="1739E1AF"/>
    <w:rsid w:val="1744EBB0"/>
    <w:rsid w:val="174E59C2"/>
    <w:rsid w:val="179307EB"/>
    <w:rsid w:val="179A986E"/>
    <w:rsid w:val="17A0EA36"/>
    <w:rsid w:val="17AC6D5F"/>
    <w:rsid w:val="17B12638"/>
    <w:rsid w:val="17CA1250"/>
    <w:rsid w:val="17D1DB76"/>
    <w:rsid w:val="18099EC6"/>
    <w:rsid w:val="18442C1D"/>
    <w:rsid w:val="184A5B0D"/>
    <w:rsid w:val="18834A08"/>
    <w:rsid w:val="18838000"/>
    <w:rsid w:val="188DBA16"/>
    <w:rsid w:val="18A2E82B"/>
    <w:rsid w:val="18A4FE3F"/>
    <w:rsid w:val="18DDA079"/>
    <w:rsid w:val="18DE44FC"/>
    <w:rsid w:val="18FF7E20"/>
    <w:rsid w:val="190AE824"/>
    <w:rsid w:val="192A620D"/>
    <w:rsid w:val="193CA603"/>
    <w:rsid w:val="196488F4"/>
    <w:rsid w:val="196AF81D"/>
    <w:rsid w:val="196DA831"/>
    <w:rsid w:val="1977302D"/>
    <w:rsid w:val="197CC6CF"/>
    <w:rsid w:val="197FC1DD"/>
    <w:rsid w:val="1982E341"/>
    <w:rsid w:val="19BDB10E"/>
    <w:rsid w:val="19D4FAB4"/>
    <w:rsid w:val="19DC7203"/>
    <w:rsid w:val="1A1427A7"/>
    <w:rsid w:val="1A29A65F"/>
    <w:rsid w:val="1A7BD334"/>
    <w:rsid w:val="1A7C884A"/>
    <w:rsid w:val="1A890C20"/>
    <w:rsid w:val="1A896860"/>
    <w:rsid w:val="1A8F8823"/>
    <w:rsid w:val="1AAFBF98"/>
    <w:rsid w:val="1ABA08ED"/>
    <w:rsid w:val="1AD45B13"/>
    <w:rsid w:val="1AE616C7"/>
    <w:rsid w:val="1AE8A23D"/>
    <w:rsid w:val="1B125D78"/>
    <w:rsid w:val="1B1B9195"/>
    <w:rsid w:val="1B4252B0"/>
    <w:rsid w:val="1B449BB8"/>
    <w:rsid w:val="1B4AB28F"/>
    <w:rsid w:val="1B57B005"/>
    <w:rsid w:val="1B685613"/>
    <w:rsid w:val="1B9AD526"/>
    <w:rsid w:val="1BDCFD98"/>
    <w:rsid w:val="1BF4515E"/>
    <w:rsid w:val="1BFEFA76"/>
    <w:rsid w:val="1C09310F"/>
    <w:rsid w:val="1C0BAC78"/>
    <w:rsid w:val="1C4168BB"/>
    <w:rsid w:val="1C4ED4E9"/>
    <w:rsid w:val="1C5E5366"/>
    <w:rsid w:val="1C61E841"/>
    <w:rsid w:val="1C821229"/>
    <w:rsid w:val="1C97E7A1"/>
    <w:rsid w:val="1CA3ADF7"/>
    <w:rsid w:val="1CBF5808"/>
    <w:rsid w:val="1D010E97"/>
    <w:rsid w:val="1D01EAA3"/>
    <w:rsid w:val="1D0A612F"/>
    <w:rsid w:val="1D138263"/>
    <w:rsid w:val="1D2692F9"/>
    <w:rsid w:val="1D2705B0"/>
    <w:rsid w:val="1D3DC3B2"/>
    <w:rsid w:val="1D42207D"/>
    <w:rsid w:val="1D673C71"/>
    <w:rsid w:val="1D756E75"/>
    <w:rsid w:val="1DC34588"/>
    <w:rsid w:val="1DE7B0E0"/>
    <w:rsid w:val="1E141440"/>
    <w:rsid w:val="1E32FF29"/>
    <w:rsid w:val="1E5C73A7"/>
    <w:rsid w:val="1E76E528"/>
    <w:rsid w:val="1E7D8E0E"/>
    <w:rsid w:val="1E848E77"/>
    <w:rsid w:val="1E8DCBB8"/>
    <w:rsid w:val="1EA52631"/>
    <w:rsid w:val="1EACDCFE"/>
    <w:rsid w:val="1EB2B0D1"/>
    <w:rsid w:val="1EB8826A"/>
    <w:rsid w:val="1ECDC0F9"/>
    <w:rsid w:val="1ED861A2"/>
    <w:rsid w:val="1EEC2DE7"/>
    <w:rsid w:val="1EF40118"/>
    <w:rsid w:val="1F1B12CA"/>
    <w:rsid w:val="1F1B9714"/>
    <w:rsid w:val="1F2C86D3"/>
    <w:rsid w:val="1F3A807D"/>
    <w:rsid w:val="1F3C8A75"/>
    <w:rsid w:val="1F41A648"/>
    <w:rsid w:val="1F44AB23"/>
    <w:rsid w:val="1F4B17B3"/>
    <w:rsid w:val="1F4D9F85"/>
    <w:rsid w:val="1F5D5CA5"/>
    <w:rsid w:val="1F8A88F3"/>
    <w:rsid w:val="1F8C70C0"/>
    <w:rsid w:val="1FB228AF"/>
    <w:rsid w:val="1FC59E22"/>
    <w:rsid w:val="1FD8758B"/>
    <w:rsid w:val="1FDC413B"/>
    <w:rsid w:val="1FF72CEA"/>
    <w:rsid w:val="1FF9BA7B"/>
    <w:rsid w:val="1FFEC621"/>
    <w:rsid w:val="2002B9A7"/>
    <w:rsid w:val="201E9274"/>
    <w:rsid w:val="20352B8D"/>
    <w:rsid w:val="20512069"/>
    <w:rsid w:val="205AD69B"/>
    <w:rsid w:val="2088B15D"/>
    <w:rsid w:val="20A4ED25"/>
    <w:rsid w:val="20A882EA"/>
    <w:rsid w:val="20B5770A"/>
    <w:rsid w:val="20CAE6DC"/>
    <w:rsid w:val="20CC3F2B"/>
    <w:rsid w:val="20D32814"/>
    <w:rsid w:val="20D3F60D"/>
    <w:rsid w:val="210542B5"/>
    <w:rsid w:val="210D1E3C"/>
    <w:rsid w:val="211814C1"/>
    <w:rsid w:val="2118C914"/>
    <w:rsid w:val="211B3BB6"/>
    <w:rsid w:val="211F731A"/>
    <w:rsid w:val="212DB829"/>
    <w:rsid w:val="213476AF"/>
    <w:rsid w:val="214DE57D"/>
    <w:rsid w:val="21541AFB"/>
    <w:rsid w:val="2164700E"/>
    <w:rsid w:val="217A819B"/>
    <w:rsid w:val="2186379E"/>
    <w:rsid w:val="21A39840"/>
    <w:rsid w:val="21ACC4C4"/>
    <w:rsid w:val="21B15F55"/>
    <w:rsid w:val="21BDB1E0"/>
    <w:rsid w:val="21BFF5E6"/>
    <w:rsid w:val="21EC0AB2"/>
    <w:rsid w:val="22226B57"/>
    <w:rsid w:val="222AD3E0"/>
    <w:rsid w:val="22338DEB"/>
    <w:rsid w:val="22432A57"/>
    <w:rsid w:val="22450F14"/>
    <w:rsid w:val="22466184"/>
    <w:rsid w:val="2264F3A2"/>
    <w:rsid w:val="22653FE2"/>
    <w:rsid w:val="2266DA25"/>
    <w:rsid w:val="2268CAA1"/>
    <w:rsid w:val="2279A89D"/>
    <w:rsid w:val="2296C7EA"/>
    <w:rsid w:val="22AF6D2F"/>
    <w:rsid w:val="22EFDA7A"/>
    <w:rsid w:val="23464152"/>
    <w:rsid w:val="234A0A89"/>
    <w:rsid w:val="23528FA1"/>
    <w:rsid w:val="2363971E"/>
    <w:rsid w:val="237586A6"/>
    <w:rsid w:val="237FED5C"/>
    <w:rsid w:val="238EE070"/>
    <w:rsid w:val="23B53314"/>
    <w:rsid w:val="23BC8561"/>
    <w:rsid w:val="23CACCC4"/>
    <w:rsid w:val="23D66300"/>
    <w:rsid w:val="23DA88A5"/>
    <w:rsid w:val="23DD9F37"/>
    <w:rsid w:val="23E3CED9"/>
    <w:rsid w:val="23F4F061"/>
    <w:rsid w:val="2412E53C"/>
    <w:rsid w:val="24268B0F"/>
    <w:rsid w:val="242CF8A7"/>
    <w:rsid w:val="243009ED"/>
    <w:rsid w:val="245F76D5"/>
    <w:rsid w:val="24940A96"/>
    <w:rsid w:val="24A61480"/>
    <w:rsid w:val="24ADB716"/>
    <w:rsid w:val="24BC8C24"/>
    <w:rsid w:val="24CF8D22"/>
    <w:rsid w:val="24DDA5EE"/>
    <w:rsid w:val="24FA112C"/>
    <w:rsid w:val="25172F84"/>
    <w:rsid w:val="2520FD83"/>
    <w:rsid w:val="253BF93C"/>
    <w:rsid w:val="254017BF"/>
    <w:rsid w:val="254BBF89"/>
    <w:rsid w:val="256A2A2B"/>
    <w:rsid w:val="257416E5"/>
    <w:rsid w:val="25798A96"/>
    <w:rsid w:val="25866429"/>
    <w:rsid w:val="25A8CE03"/>
    <w:rsid w:val="25B49156"/>
    <w:rsid w:val="25C8F7F5"/>
    <w:rsid w:val="25E5FBF5"/>
    <w:rsid w:val="25E8DE26"/>
    <w:rsid w:val="25F0304F"/>
    <w:rsid w:val="25F98DB2"/>
    <w:rsid w:val="25F9C01D"/>
    <w:rsid w:val="26036BD2"/>
    <w:rsid w:val="26080FAC"/>
    <w:rsid w:val="262C5A18"/>
    <w:rsid w:val="264A90B2"/>
    <w:rsid w:val="2654DED1"/>
    <w:rsid w:val="2686C4ED"/>
    <w:rsid w:val="2691F535"/>
    <w:rsid w:val="26A655F4"/>
    <w:rsid w:val="26B0D015"/>
    <w:rsid w:val="26D103A3"/>
    <w:rsid w:val="26DF0EC5"/>
    <w:rsid w:val="26E1C6F8"/>
    <w:rsid w:val="26EFA55C"/>
    <w:rsid w:val="2701B1D3"/>
    <w:rsid w:val="27261217"/>
    <w:rsid w:val="273FE9CA"/>
    <w:rsid w:val="276CE5CF"/>
    <w:rsid w:val="27CEEB18"/>
    <w:rsid w:val="280D7B60"/>
    <w:rsid w:val="28529823"/>
    <w:rsid w:val="285B214B"/>
    <w:rsid w:val="286ACE25"/>
    <w:rsid w:val="28A73FA5"/>
    <w:rsid w:val="28AC0162"/>
    <w:rsid w:val="28B999FA"/>
    <w:rsid w:val="2904D5B7"/>
    <w:rsid w:val="29376710"/>
    <w:rsid w:val="2965F12F"/>
    <w:rsid w:val="2966D489"/>
    <w:rsid w:val="2971243A"/>
    <w:rsid w:val="297E1690"/>
    <w:rsid w:val="297E51A8"/>
    <w:rsid w:val="2998C930"/>
    <w:rsid w:val="29A0B43F"/>
    <w:rsid w:val="29AA9FA0"/>
    <w:rsid w:val="29B64D4B"/>
    <w:rsid w:val="29BAE429"/>
    <w:rsid w:val="29BC80D1"/>
    <w:rsid w:val="29C6459E"/>
    <w:rsid w:val="29F214CB"/>
    <w:rsid w:val="29FB7297"/>
    <w:rsid w:val="2A2190AB"/>
    <w:rsid w:val="2A464B54"/>
    <w:rsid w:val="2A5BBF30"/>
    <w:rsid w:val="2A6DA233"/>
    <w:rsid w:val="2A734B16"/>
    <w:rsid w:val="2A81FFC9"/>
    <w:rsid w:val="2A8755D5"/>
    <w:rsid w:val="2A9BC2A0"/>
    <w:rsid w:val="2AE1A1A9"/>
    <w:rsid w:val="2AF2CB7E"/>
    <w:rsid w:val="2AFA9425"/>
    <w:rsid w:val="2AFDDAE6"/>
    <w:rsid w:val="2AFE04C2"/>
    <w:rsid w:val="2AFE666E"/>
    <w:rsid w:val="2B0A80AE"/>
    <w:rsid w:val="2B2A4820"/>
    <w:rsid w:val="2B6E96A1"/>
    <w:rsid w:val="2B773CB6"/>
    <w:rsid w:val="2B95D137"/>
    <w:rsid w:val="2B9CCC21"/>
    <w:rsid w:val="2BB5883A"/>
    <w:rsid w:val="2BBEA52D"/>
    <w:rsid w:val="2BD12898"/>
    <w:rsid w:val="2BD8EB6F"/>
    <w:rsid w:val="2BEA1438"/>
    <w:rsid w:val="2BFD3D17"/>
    <w:rsid w:val="2C1E196E"/>
    <w:rsid w:val="2C2A73F8"/>
    <w:rsid w:val="2C2ADE83"/>
    <w:rsid w:val="2C2BA9D4"/>
    <w:rsid w:val="2C2D8CAE"/>
    <w:rsid w:val="2C44F8DD"/>
    <w:rsid w:val="2C4CD8CD"/>
    <w:rsid w:val="2C678879"/>
    <w:rsid w:val="2C8E110C"/>
    <w:rsid w:val="2CC64F23"/>
    <w:rsid w:val="2CCF9B2B"/>
    <w:rsid w:val="2CF7C577"/>
    <w:rsid w:val="2CFF101B"/>
    <w:rsid w:val="2D599A41"/>
    <w:rsid w:val="2D5DAE8C"/>
    <w:rsid w:val="2D69F3B4"/>
    <w:rsid w:val="2D84580A"/>
    <w:rsid w:val="2DAD7CA3"/>
    <w:rsid w:val="2DB55D7F"/>
    <w:rsid w:val="2DD2D5AA"/>
    <w:rsid w:val="2DEB1833"/>
    <w:rsid w:val="2DF6E617"/>
    <w:rsid w:val="2E11C53A"/>
    <w:rsid w:val="2E1A74A8"/>
    <w:rsid w:val="2E61DECC"/>
    <w:rsid w:val="2EAFBC6A"/>
    <w:rsid w:val="2EB21D70"/>
    <w:rsid w:val="2EC3577F"/>
    <w:rsid w:val="2ECAC24F"/>
    <w:rsid w:val="2ECB2DFF"/>
    <w:rsid w:val="2EFA2BEB"/>
    <w:rsid w:val="2EFC8FF2"/>
    <w:rsid w:val="2F13A246"/>
    <w:rsid w:val="2F240746"/>
    <w:rsid w:val="2F28A10A"/>
    <w:rsid w:val="2F4183B9"/>
    <w:rsid w:val="2F526574"/>
    <w:rsid w:val="2F7442BF"/>
    <w:rsid w:val="2F8E84AB"/>
    <w:rsid w:val="2FA40DF7"/>
    <w:rsid w:val="2FC1EFBD"/>
    <w:rsid w:val="2FCF1B19"/>
    <w:rsid w:val="2FDE9C88"/>
    <w:rsid w:val="2FDF90FA"/>
    <w:rsid w:val="2FFFFE99"/>
    <w:rsid w:val="30172541"/>
    <w:rsid w:val="302C9F2E"/>
    <w:rsid w:val="30308F6D"/>
    <w:rsid w:val="305C0CA1"/>
    <w:rsid w:val="306EE754"/>
    <w:rsid w:val="30A095B6"/>
    <w:rsid w:val="30AD105D"/>
    <w:rsid w:val="30BD78DF"/>
    <w:rsid w:val="30C4FBAA"/>
    <w:rsid w:val="30CF3438"/>
    <w:rsid w:val="30D2E46F"/>
    <w:rsid w:val="30D8E12F"/>
    <w:rsid w:val="30EEA2EF"/>
    <w:rsid w:val="310F1939"/>
    <w:rsid w:val="31157CC8"/>
    <w:rsid w:val="31429B42"/>
    <w:rsid w:val="314FF385"/>
    <w:rsid w:val="315182F9"/>
    <w:rsid w:val="315BF7E7"/>
    <w:rsid w:val="3173C344"/>
    <w:rsid w:val="317862AF"/>
    <w:rsid w:val="31815DA0"/>
    <w:rsid w:val="318EB0DD"/>
    <w:rsid w:val="31B79A30"/>
    <w:rsid w:val="31D85F21"/>
    <w:rsid w:val="320A5759"/>
    <w:rsid w:val="321C1E52"/>
    <w:rsid w:val="32467ECF"/>
    <w:rsid w:val="324F225D"/>
    <w:rsid w:val="326AA772"/>
    <w:rsid w:val="327D2F83"/>
    <w:rsid w:val="328D03E5"/>
    <w:rsid w:val="329FFF8C"/>
    <w:rsid w:val="32B4D4B9"/>
    <w:rsid w:val="32B4D8AC"/>
    <w:rsid w:val="32B8DB4A"/>
    <w:rsid w:val="32BD45B5"/>
    <w:rsid w:val="32CA446D"/>
    <w:rsid w:val="32E81DF2"/>
    <w:rsid w:val="32F11A54"/>
    <w:rsid w:val="330DA51F"/>
    <w:rsid w:val="3319F290"/>
    <w:rsid w:val="331EB755"/>
    <w:rsid w:val="334D4798"/>
    <w:rsid w:val="335A5C06"/>
    <w:rsid w:val="336597A7"/>
    <w:rsid w:val="3373A5EA"/>
    <w:rsid w:val="3377B9BC"/>
    <w:rsid w:val="338600B0"/>
    <w:rsid w:val="3391F113"/>
    <w:rsid w:val="3398AB26"/>
    <w:rsid w:val="339C031F"/>
    <w:rsid w:val="33A530A6"/>
    <w:rsid w:val="33ED98D9"/>
    <w:rsid w:val="33F230B5"/>
    <w:rsid w:val="33F93D16"/>
    <w:rsid w:val="340ACCB5"/>
    <w:rsid w:val="341122D6"/>
    <w:rsid w:val="344ED325"/>
    <w:rsid w:val="3454F11F"/>
    <w:rsid w:val="3464AE43"/>
    <w:rsid w:val="34B4A664"/>
    <w:rsid w:val="34B7FA8A"/>
    <w:rsid w:val="34C97851"/>
    <w:rsid w:val="34EE54FA"/>
    <w:rsid w:val="34F3108A"/>
    <w:rsid w:val="3527B67F"/>
    <w:rsid w:val="354C6188"/>
    <w:rsid w:val="3555BF10"/>
    <w:rsid w:val="3584927F"/>
    <w:rsid w:val="35C862B3"/>
    <w:rsid w:val="35D21BAD"/>
    <w:rsid w:val="35D35C97"/>
    <w:rsid w:val="35D52678"/>
    <w:rsid w:val="35D54D9C"/>
    <w:rsid w:val="35E751EE"/>
    <w:rsid w:val="3609F406"/>
    <w:rsid w:val="360E72EB"/>
    <w:rsid w:val="361E7C15"/>
    <w:rsid w:val="36488532"/>
    <w:rsid w:val="36A0E909"/>
    <w:rsid w:val="36A1349E"/>
    <w:rsid w:val="36BC0F5A"/>
    <w:rsid w:val="36C4B499"/>
    <w:rsid w:val="36C54012"/>
    <w:rsid w:val="36D1A043"/>
    <w:rsid w:val="37147CA9"/>
    <w:rsid w:val="37332697"/>
    <w:rsid w:val="377BB8F7"/>
    <w:rsid w:val="37800D90"/>
    <w:rsid w:val="379C8ECD"/>
    <w:rsid w:val="37BE5FCC"/>
    <w:rsid w:val="37C1CDE4"/>
    <w:rsid w:val="37CCA21B"/>
    <w:rsid w:val="37D2C2B8"/>
    <w:rsid w:val="37E8AA43"/>
    <w:rsid w:val="38156147"/>
    <w:rsid w:val="381B225C"/>
    <w:rsid w:val="381F8D7A"/>
    <w:rsid w:val="38201BC5"/>
    <w:rsid w:val="38307EF7"/>
    <w:rsid w:val="3832AA13"/>
    <w:rsid w:val="383747FD"/>
    <w:rsid w:val="386ED9BF"/>
    <w:rsid w:val="38771614"/>
    <w:rsid w:val="388AE8CE"/>
    <w:rsid w:val="388DCE4D"/>
    <w:rsid w:val="389219D8"/>
    <w:rsid w:val="38945AC4"/>
    <w:rsid w:val="389513F1"/>
    <w:rsid w:val="38A508AD"/>
    <w:rsid w:val="38CA26A0"/>
    <w:rsid w:val="38DA894B"/>
    <w:rsid w:val="38F70BC2"/>
    <w:rsid w:val="390B2A8F"/>
    <w:rsid w:val="391473FD"/>
    <w:rsid w:val="393A0403"/>
    <w:rsid w:val="39549E6D"/>
    <w:rsid w:val="39597D8F"/>
    <w:rsid w:val="39674992"/>
    <w:rsid w:val="396B52F4"/>
    <w:rsid w:val="39802D0A"/>
    <w:rsid w:val="39873DB7"/>
    <w:rsid w:val="39986F5D"/>
    <w:rsid w:val="39A57714"/>
    <w:rsid w:val="39B6E4D2"/>
    <w:rsid w:val="39C1C0B1"/>
    <w:rsid w:val="39C6220B"/>
    <w:rsid w:val="39CF23BF"/>
    <w:rsid w:val="39E60179"/>
    <w:rsid w:val="39F3D50C"/>
    <w:rsid w:val="3A2AAF89"/>
    <w:rsid w:val="3A3C49AC"/>
    <w:rsid w:val="3A4ACA3B"/>
    <w:rsid w:val="3A507840"/>
    <w:rsid w:val="3A536FFF"/>
    <w:rsid w:val="3A5B21FF"/>
    <w:rsid w:val="3A93DA5A"/>
    <w:rsid w:val="3A943234"/>
    <w:rsid w:val="3A9D610B"/>
    <w:rsid w:val="3AB4A3E4"/>
    <w:rsid w:val="3AC7E2B0"/>
    <w:rsid w:val="3ACE39A7"/>
    <w:rsid w:val="3B08A4D3"/>
    <w:rsid w:val="3B2D6E5A"/>
    <w:rsid w:val="3B4B9A32"/>
    <w:rsid w:val="3B59B24A"/>
    <w:rsid w:val="3B8C59E6"/>
    <w:rsid w:val="3BD6A3EE"/>
    <w:rsid w:val="3BD6F959"/>
    <w:rsid w:val="3BF25C52"/>
    <w:rsid w:val="3C0EC5CE"/>
    <w:rsid w:val="3C217FEC"/>
    <w:rsid w:val="3C26A2B8"/>
    <w:rsid w:val="3C326860"/>
    <w:rsid w:val="3C3DD3A9"/>
    <w:rsid w:val="3C48C505"/>
    <w:rsid w:val="3C517F52"/>
    <w:rsid w:val="3C537DCA"/>
    <w:rsid w:val="3C638625"/>
    <w:rsid w:val="3C643F5F"/>
    <w:rsid w:val="3C711A8F"/>
    <w:rsid w:val="3CA50EDC"/>
    <w:rsid w:val="3CA784A9"/>
    <w:rsid w:val="3CA8499E"/>
    <w:rsid w:val="3CCE0E07"/>
    <w:rsid w:val="3CF8F9F6"/>
    <w:rsid w:val="3D3FFE9F"/>
    <w:rsid w:val="3D465CF4"/>
    <w:rsid w:val="3D4DDCA9"/>
    <w:rsid w:val="3D5FDA61"/>
    <w:rsid w:val="3D6D8459"/>
    <w:rsid w:val="3D851114"/>
    <w:rsid w:val="3DA0F43A"/>
    <w:rsid w:val="3DA62319"/>
    <w:rsid w:val="3DED01F9"/>
    <w:rsid w:val="3DF1B974"/>
    <w:rsid w:val="3DF25E99"/>
    <w:rsid w:val="3DF7BFE7"/>
    <w:rsid w:val="3E018A61"/>
    <w:rsid w:val="3E32572D"/>
    <w:rsid w:val="3E447165"/>
    <w:rsid w:val="3E63F9B4"/>
    <w:rsid w:val="3E8828D4"/>
    <w:rsid w:val="3E9DE698"/>
    <w:rsid w:val="3EA27B96"/>
    <w:rsid w:val="3EAB21F5"/>
    <w:rsid w:val="3EC20656"/>
    <w:rsid w:val="3EC2D6CD"/>
    <w:rsid w:val="3ED2E917"/>
    <w:rsid w:val="3ED9CA50"/>
    <w:rsid w:val="3EE77AEE"/>
    <w:rsid w:val="3F15522E"/>
    <w:rsid w:val="3F24FFE0"/>
    <w:rsid w:val="3F3278D9"/>
    <w:rsid w:val="3FAAFD9E"/>
    <w:rsid w:val="3FBF37D4"/>
    <w:rsid w:val="3FC5A346"/>
    <w:rsid w:val="3FD2D70A"/>
    <w:rsid w:val="3FF60EAB"/>
    <w:rsid w:val="3FF61AB7"/>
    <w:rsid w:val="40101664"/>
    <w:rsid w:val="4010CC42"/>
    <w:rsid w:val="4039FA3E"/>
    <w:rsid w:val="404E03F6"/>
    <w:rsid w:val="4056C6E0"/>
    <w:rsid w:val="4078CDBB"/>
    <w:rsid w:val="408AFB5E"/>
    <w:rsid w:val="40A09ABF"/>
    <w:rsid w:val="40A59A88"/>
    <w:rsid w:val="40FA13CE"/>
    <w:rsid w:val="412DA403"/>
    <w:rsid w:val="41336767"/>
    <w:rsid w:val="41416E6D"/>
    <w:rsid w:val="41436BC1"/>
    <w:rsid w:val="414A4860"/>
    <w:rsid w:val="41555AA2"/>
    <w:rsid w:val="415DF726"/>
    <w:rsid w:val="41606866"/>
    <w:rsid w:val="41A75902"/>
    <w:rsid w:val="41B22F28"/>
    <w:rsid w:val="41BA2F0E"/>
    <w:rsid w:val="41E58ED0"/>
    <w:rsid w:val="41FCE415"/>
    <w:rsid w:val="421EDA20"/>
    <w:rsid w:val="424A9930"/>
    <w:rsid w:val="42771879"/>
    <w:rsid w:val="429C427F"/>
    <w:rsid w:val="429F147C"/>
    <w:rsid w:val="42A73481"/>
    <w:rsid w:val="42B24645"/>
    <w:rsid w:val="42C527C1"/>
    <w:rsid w:val="42CB88D0"/>
    <w:rsid w:val="42D01754"/>
    <w:rsid w:val="42D8C0EA"/>
    <w:rsid w:val="42DB80BB"/>
    <w:rsid w:val="42EBC9D0"/>
    <w:rsid w:val="42EFD0D7"/>
    <w:rsid w:val="42F092E5"/>
    <w:rsid w:val="42FA753E"/>
    <w:rsid w:val="43318342"/>
    <w:rsid w:val="43870075"/>
    <w:rsid w:val="43B09D9A"/>
    <w:rsid w:val="43B5E3C3"/>
    <w:rsid w:val="43DCBFF0"/>
    <w:rsid w:val="44079531"/>
    <w:rsid w:val="441D99B5"/>
    <w:rsid w:val="446C8208"/>
    <w:rsid w:val="448F7AAF"/>
    <w:rsid w:val="4498259B"/>
    <w:rsid w:val="44A793D9"/>
    <w:rsid w:val="44CAF405"/>
    <w:rsid w:val="45033E50"/>
    <w:rsid w:val="4508F016"/>
    <w:rsid w:val="452213B5"/>
    <w:rsid w:val="45576175"/>
    <w:rsid w:val="4566A8BA"/>
    <w:rsid w:val="4571920A"/>
    <w:rsid w:val="45891321"/>
    <w:rsid w:val="4597B097"/>
    <w:rsid w:val="45A358F6"/>
    <w:rsid w:val="45A614A6"/>
    <w:rsid w:val="45AB2F5C"/>
    <w:rsid w:val="45B8249E"/>
    <w:rsid w:val="45DA79FD"/>
    <w:rsid w:val="4607F05D"/>
    <w:rsid w:val="461176B9"/>
    <w:rsid w:val="46404351"/>
    <w:rsid w:val="4651BD2F"/>
    <w:rsid w:val="4668DF8E"/>
    <w:rsid w:val="466BD423"/>
    <w:rsid w:val="466BE601"/>
    <w:rsid w:val="467FB12C"/>
    <w:rsid w:val="469A5B58"/>
    <w:rsid w:val="46BAA02B"/>
    <w:rsid w:val="46C40812"/>
    <w:rsid w:val="46D5BA8A"/>
    <w:rsid w:val="46FB1C10"/>
    <w:rsid w:val="4707AAAF"/>
    <w:rsid w:val="470EBF37"/>
    <w:rsid w:val="4737E2B8"/>
    <w:rsid w:val="473C4348"/>
    <w:rsid w:val="4744B2DC"/>
    <w:rsid w:val="474AD321"/>
    <w:rsid w:val="4759BE8C"/>
    <w:rsid w:val="477EF125"/>
    <w:rsid w:val="478255E3"/>
    <w:rsid w:val="47839965"/>
    <w:rsid w:val="47850443"/>
    <w:rsid w:val="479AA758"/>
    <w:rsid w:val="47A3B52E"/>
    <w:rsid w:val="47A5FBD9"/>
    <w:rsid w:val="47AA032B"/>
    <w:rsid w:val="47EDB62C"/>
    <w:rsid w:val="48373419"/>
    <w:rsid w:val="484F3ED1"/>
    <w:rsid w:val="485DABF4"/>
    <w:rsid w:val="488C1BDC"/>
    <w:rsid w:val="489E3ECB"/>
    <w:rsid w:val="48E88249"/>
    <w:rsid w:val="490AD6D4"/>
    <w:rsid w:val="4976F6B0"/>
    <w:rsid w:val="497889DB"/>
    <w:rsid w:val="4980AC9D"/>
    <w:rsid w:val="498FAB1F"/>
    <w:rsid w:val="499670D2"/>
    <w:rsid w:val="49E3599E"/>
    <w:rsid w:val="49EE33F1"/>
    <w:rsid w:val="49FED910"/>
    <w:rsid w:val="4A06EB4C"/>
    <w:rsid w:val="4A307CF2"/>
    <w:rsid w:val="4A37D93F"/>
    <w:rsid w:val="4A4F8864"/>
    <w:rsid w:val="4A6815B5"/>
    <w:rsid w:val="4A760202"/>
    <w:rsid w:val="4ACFAFCF"/>
    <w:rsid w:val="4AD78999"/>
    <w:rsid w:val="4B1C5D8F"/>
    <w:rsid w:val="4B33E3C4"/>
    <w:rsid w:val="4B4F0AAB"/>
    <w:rsid w:val="4B868801"/>
    <w:rsid w:val="4B922469"/>
    <w:rsid w:val="4BA3A56B"/>
    <w:rsid w:val="4BC29EB4"/>
    <w:rsid w:val="4BECC45C"/>
    <w:rsid w:val="4BF9C552"/>
    <w:rsid w:val="4C0529AF"/>
    <w:rsid w:val="4C39A604"/>
    <w:rsid w:val="4C4EF508"/>
    <w:rsid w:val="4C55D2F5"/>
    <w:rsid w:val="4C60AA45"/>
    <w:rsid w:val="4C755338"/>
    <w:rsid w:val="4C8A719B"/>
    <w:rsid w:val="4C96B10D"/>
    <w:rsid w:val="4CA994C1"/>
    <w:rsid w:val="4CB0CD56"/>
    <w:rsid w:val="4CE2030C"/>
    <w:rsid w:val="4CFF8A6E"/>
    <w:rsid w:val="4D19E773"/>
    <w:rsid w:val="4D1B35E5"/>
    <w:rsid w:val="4D49A217"/>
    <w:rsid w:val="4D4E6C5D"/>
    <w:rsid w:val="4D69F6B0"/>
    <w:rsid w:val="4D8209A4"/>
    <w:rsid w:val="4DB6E0C7"/>
    <w:rsid w:val="4DC34C80"/>
    <w:rsid w:val="4DCC9BBE"/>
    <w:rsid w:val="4DFA2DBA"/>
    <w:rsid w:val="4E0AE4CE"/>
    <w:rsid w:val="4E18BCE8"/>
    <w:rsid w:val="4E20F80F"/>
    <w:rsid w:val="4E71DB7B"/>
    <w:rsid w:val="4E892F27"/>
    <w:rsid w:val="4EC19BC6"/>
    <w:rsid w:val="4EDF14E4"/>
    <w:rsid w:val="4EFDF80C"/>
    <w:rsid w:val="4F0647B1"/>
    <w:rsid w:val="4F09D901"/>
    <w:rsid w:val="4F0F0F4B"/>
    <w:rsid w:val="4F2567D3"/>
    <w:rsid w:val="4F4C0B6C"/>
    <w:rsid w:val="4F570EC1"/>
    <w:rsid w:val="4F5C3A06"/>
    <w:rsid w:val="4F683DB7"/>
    <w:rsid w:val="4F75C244"/>
    <w:rsid w:val="4F8524E2"/>
    <w:rsid w:val="4F9A2EB8"/>
    <w:rsid w:val="4FA01ACB"/>
    <w:rsid w:val="4FB58EDE"/>
    <w:rsid w:val="4FB81BD6"/>
    <w:rsid w:val="4FDA1A45"/>
    <w:rsid w:val="4FF2B6BD"/>
    <w:rsid w:val="4FFFB2CB"/>
    <w:rsid w:val="500EE07B"/>
    <w:rsid w:val="5012A1FA"/>
    <w:rsid w:val="501D89BD"/>
    <w:rsid w:val="503C2D48"/>
    <w:rsid w:val="503CEF20"/>
    <w:rsid w:val="5062273E"/>
    <w:rsid w:val="508BEC5E"/>
    <w:rsid w:val="509C3640"/>
    <w:rsid w:val="50BEF4FE"/>
    <w:rsid w:val="511923AD"/>
    <w:rsid w:val="512B74AE"/>
    <w:rsid w:val="5130D18E"/>
    <w:rsid w:val="51330906"/>
    <w:rsid w:val="513BBCFE"/>
    <w:rsid w:val="51660E2E"/>
    <w:rsid w:val="5175CE06"/>
    <w:rsid w:val="517EB3A4"/>
    <w:rsid w:val="51884592"/>
    <w:rsid w:val="51A39B3F"/>
    <w:rsid w:val="51B128A7"/>
    <w:rsid w:val="51C58A93"/>
    <w:rsid w:val="51CD8F1F"/>
    <w:rsid w:val="51E0969A"/>
    <w:rsid w:val="5213AC45"/>
    <w:rsid w:val="5215D63C"/>
    <w:rsid w:val="5217053E"/>
    <w:rsid w:val="5221E186"/>
    <w:rsid w:val="5231CB11"/>
    <w:rsid w:val="52321D98"/>
    <w:rsid w:val="524CB1D5"/>
    <w:rsid w:val="5272B459"/>
    <w:rsid w:val="528AE883"/>
    <w:rsid w:val="5292CA8C"/>
    <w:rsid w:val="529AEA6D"/>
    <w:rsid w:val="529F77AB"/>
    <w:rsid w:val="52B4E55C"/>
    <w:rsid w:val="52CD41A5"/>
    <w:rsid w:val="52D62551"/>
    <w:rsid w:val="52E68BD0"/>
    <w:rsid w:val="5319BD13"/>
    <w:rsid w:val="531DFFD9"/>
    <w:rsid w:val="533EB6C0"/>
    <w:rsid w:val="5369E2F0"/>
    <w:rsid w:val="53781E67"/>
    <w:rsid w:val="53807CB9"/>
    <w:rsid w:val="53A7F94C"/>
    <w:rsid w:val="53DD9923"/>
    <w:rsid w:val="542318BC"/>
    <w:rsid w:val="542EE6B3"/>
    <w:rsid w:val="54382877"/>
    <w:rsid w:val="5474B09F"/>
    <w:rsid w:val="547AAC41"/>
    <w:rsid w:val="54929C67"/>
    <w:rsid w:val="54E69BF8"/>
    <w:rsid w:val="54FFD4D0"/>
    <w:rsid w:val="551D5697"/>
    <w:rsid w:val="55407996"/>
    <w:rsid w:val="554BD51C"/>
    <w:rsid w:val="55704498"/>
    <w:rsid w:val="55725CCB"/>
    <w:rsid w:val="559B564E"/>
    <w:rsid w:val="55A015F8"/>
    <w:rsid w:val="55A43229"/>
    <w:rsid w:val="55AB8490"/>
    <w:rsid w:val="55B2E73F"/>
    <w:rsid w:val="55F14F8A"/>
    <w:rsid w:val="55F2BCB7"/>
    <w:rsid w:val="5609D414"/>
    <w:rsid w:val="561213D2"/>
    <w:rsid w:val="5669F720"/>
    <w:rsid w:val="5672A244"/>
    <w:rsid w:val="567BC1CC"/>
    <w:rsid w:val="567EB28A"/>
    <w:rsid w:val="569600D0"/>
    <w:rsid w:val="56A86CBC"/>
    <w:rsid w:val="56CC46D8"/>
    <w:rsid w:val="56DBF666"/>
    <w:rsid w:val="56DFF2B4"/>
    <w:rsid w:val="56F6066A"/>
    <w:rsid w:val="5702527B"/>
    <w:rsid w:val="570444F6"/>
    <w:rsid w:val="5720384F"/>
    <w:rsid w:val="57330436"/>
    <w:rsid w:val="57343FD9"/>
    <w:rsid w:val="575C5D0C"/>
    <w:rsid w:val="57F30550"/>
    <w:rsid w:val="57FA1B3D"/>
    <w:rsid w:val="57FAFEF2"/>
    <w:rsid w:val="5813C3D3"/>
    <w:rsid w:val="5826713A"/>
    <w:rsid w:val="582B4AF2"/>
    <w:rsid w:val="5837A63B"/>
    <w:rsid w:val="58986E5B"/>
    <w:rsid w:val="58C0F143"/>
    <w:rsid w:val="58EA6E1E"/>
    <w:rsid w:val="58EECAC5"/>
    <w:rsid w:val="58FA7892"/>
    <w:rsid w:val="5909CB74"/>
    <w:rsid w:val="59249C01"/>
    <w:rsid w:val="5948E419"/>
    <w:rsid w:val="595573CE"/>
    <w:rsid w:val="597D3D7B"/>
    <w:rsid w:val="598DEEF4"/>
    <w:rsid w:val="59A3F7D3"/>
    <w:rsid w:val="59B78B9C"/>
    <w:rsid w:val="59BDF8D8"/>
    <w:rsid w:val="59C34027"/>
    <w:rsid w:val="59FF2E2B"/>
    <w:rsid w:val="5A0F8BB3"/>
    <w:rsid w:val="5A4E0016"/>
    <w:rsid w:val="5A561B94"/>
    <w:rsid w:val="5A735B65"/>
    <w:rsid w:val="5A77D74C"/>
    <w:rsid w:val="5A84751F"/>
    <w:rsid w:val="5A954B22"/>
    <w:rsid w:val="5AC07AEE"/>
    <w:rsid w:val="5AD62EEE"/>
    <w:rsid w:val="5AF323A7"/>
    <w:rsid w:val="5B150B12"/>
    <w:rsid w:val="5B1D4BCC"/>
    <w:rsid w:val="5B475B29"/>
    <w:rsid w:val="5B4C506E"/>
    <w:rsid w:val="5B4CCFEF"/>
    <w:rsid w:val="5B508DA1"/>
    <w:rsid w:val="5B7D5CAF"/>
    <w:rsid w:val="5B8C7E29"/>
    <w:rsid w:val="5B93FD8D"/>
    <w:rsid w:val="5B97B340"/>
    <w:rsid w:val="5BA1EF7E"/>
    <w:rsid w:val="5BB1BB5B"/>
    <w:rsid w:val="5BC0EB5A"/>
    <w:rsid w:val="5BE3A40C"/>
    <w:rsid w:val="5BFF2E87"/>
    <w:rsid w:val="5C43BA42"/>
    <w:rsid w:val="5C527044"/>
    <w:rsid w:val="5C7B2342"/>
    <w:rsid w:val="5C85DEA6"/>
    <w:rsid w:val="5C932748"/>
    <w:rsid w:val="5CAEFD0C"/>
    <w:rsid w:val="5CD175DA"/>
    <w:rsid w:val="5CDE6899"/>
    <w:rsid w:val="5CE15AB1"/>
    <w:rsid w:val="5CE6509F"/>
    <w:rsid w:val="5D174571"/>
    <w:rsid w:val="5D1BE2ED"/>
    <w:rsid w:val="5D380D26"/>
    <w:rsid w:val="5D4503E3"/>
    <w:rsid w:val="5D5F48FB"/>
    <w:rsid w:val="5D88F623"/>
    <w:rsid w:val="5DB9532A"/>
    <w:rsid w:val="5DBC4968"/>
    <w:rsid w:val="5DBC5700"/>
    <w:rsid w:val="5DDF7629"/>
    <w:rsid w:val="5DEC11F7"/>
    <w:rsid w:val="5E0EF1DC"/>
    <w:rsid w:val="5E0F556A"/>
    <w:rsid w:val="5E106CB8"/>
    <w:rsid w:val="5E2CFCA3"/>
    <w:rsid w:val="5E834C8C"/>
    <w:rsid w:val="5E86799B"/>
    <w:rsid w:val="5E893B72"/>
    <w:rsid w:val="5E8CC87D"/>
    <w:rsid w:val="5ED086D9"/>
    <w:rsid w:val="5EE0E31B"/>
    <w:rsid w:val="5EF755E8"/>
    <w:rsid w:val="5F0BF249"/>
    <w:rsid w:val="5F0C879D"/>
    <w:rsid w:val="5F1BD078"/>
    <w:rsid w:val="5F45AD30"/>
    <w:rsid w:val="5F468953"/>
    <w:rsid w:val="5F54FE82"/>
    <w:rsid w:val="5F573B19"/>
    <w:rsid w:val="5F5D6F7E"/>
    <w:rsid w:val="5F96AA79"/>
    <w:rsid w:val="5F96B12A"/>
    <w:rsid w:val="5FA6B62E"/>
    <w:rsid w:val="5FBCE531"/>
    <w:rsid w:val="5FFF93CD"/>
    <w:rsid w:val="5FFF98AD"/>
    <w:rsid w:val="60147788"/>
    <w:rsid w:val="601AF5CD"/>
    <w:rsid w:val="60307D41"/>
    <w:rsid w:val="604974CF"/>
    <w:rsid w:val="609AE96B"/>
    <w:rsid w:val="60C68093"/>
    <w:rsid w:val="60CABABB"/>
    <w:rsid w:val="60D5E6B4"/>
    <w:rsid w:val="60EB06EA"/>
    <w:rsid w:val="60EE61FD"/>
    <w:rsid w:val="6135E748"/>
    <w:rsid w:val="6153FB04"/>
    <w:rsid w:val="619A017E"/>
    <w:rsid w:val="619A8BE7"/>
    <w:rsid w:val="61A78AB6"/>
    <w:rsid w:val="61BCBD9E"/>
    <w:rsid w:val="61C38325"/>
    <w:rsid w:val="61D89C08"/>
    <w:rsid w:val="61E2C8FA"/>
    <w:rsid w:val="61EC8B41"/>
    <w:rsid w:val="620A255F"/>
    <w:rsid w:val="6213172F"/>
    <w:rsid w:val="622A64C0"/>
    <w:rsid w:val="623E08B0"/>
    <w:rsid w:val="624433E1"/>
    <w:rsid w:val="628BAFDF"/>
    <w:rsid w:val="62A29532"/>
    <w:rsid w:val="62C8CE92"/>
    <w:rsid w:val="62CAB99E"/>
    <w:rsid w:val="62D0BED9"/>
    <w:rsid w:val="62FA3AE7"/>
    <w:rsid w:val="6304ABCE"/>
    <w:rsid w:val="6314B550"/>
    <w:rsid w:val="63663F53"/>
    <w:rsid w:val="636BB8D4"/>
    <w:rsid w:val="637EFD78"/>
    <w:rsid w:val="63965014"/>
    <w:rsid w:val="63A63096"/>
    <w:rsid w:val="63DDB70E"/>
    <w:rsid w:val="63EE32A5"/>
    <w:rsid w:val="6410697F"/>
    <w:rsid w:val="64565D62"/>
    <w:rsid w:val="645DCA31"/>
    <w:rsid w:val="646EF565"/>
    <w:rsid w:val="6477773C"/>
    <w:rsid w:val="6485B57C"/>
    <w:rsid w:val="648D6F11"/>
    <w:rsid w:val="64E5EF3E"/>
    <w:rsid w:val="64F459D1"/>
    <w:rsid w:val="6500B1EB"/>
    <w:rsid w:val="65074772"/>
    <w:rsid w:val="652972C1"/>
    <w:rsid w:val="6564AEC5"/>
    <w:rsid w:val="656C8748"/>
    <w:rsid w:val="657F383C"/>
    <w:rsid w:val="65A3BC84"/>
    <w:rsid w:val="65C49D3C"/>
    <w:rsid w:val="65E9B98C"/>
    <w:rsid w:val="6601CFB5"/>
    <w:rsid w:val="6646D547"/>
    <w:rsid w:val="6689DBD5"/>
    <w:rsid w:val="66A18DAA"/>
    <w:rsid w:val="66BA9B1D"/>
    <w:rsid w:val="66BC5A0E"/>
    <w:rsid w:val="6715A8A5"/>
    <w:rsid w:val="671C420C"/>
    <w:rsid w:val="672E0B50"/>
    <w:rsid w:val="6735E3B1"/>
    <w:rsid w:val="6737D0DF"/>
    <w:rsid w:val="673B2D5E"/>
    <w:rsid w:val="674FF0E6"/>
    <w:rsid w:val="6759CE0E"/>
    <w:rsid w:val="676C5E54"/>
    <w:rsid w:val="677D5E99"/>
    <w:rsid w:val="67B124C1"/>
    <w:rsid w:val="67DAA7CF"/>
    <w:rsid w:val="67F7A6CE"/>
    <w:rsid w:val="6807DA4B"/>
    <w:rsid w:val="68247050"/>
    <w:rsid w:val="68274FFC"/>
    <w:rsid w:val="6837507D"/>
    <w:rsid w:val="684CAD01"/>
    <w:rsid w:val="684E4EAE"/>
    <w:rsid w:val="686BCE46"/>
    <w:rsid w:val="687A65B3"/>
    <w:rsid w:val="687D6013"/>
    <w:rsid w:val="689194E0"/>
    <w:rsid w:val="68E3ABDC"/>
    <w:rsid w:val="68E65EAF"/>
    <w:rsid w:val="68E9602C"/>
    <w:rsid w:val="6930887C"/>
    <w:rsid w:val="6947D609"/>
    <w:rsid w:val="696247B1"/>
    <w:rsid w:val="696AA3AD"/>
    <w:rsid w:val="697183B9"/>
    <w:rsid w:val="697F7BE7"/>
    <w:rsid w:val="69873973"/>
    <w:rsid w:val="699FF479"/>
    <w:rsid w:val="69EBC41E"/>
    <w:rsid w:val="69F4AC5F"/>
    <w:rsid w:val="6A2617AC"/>
    <w:rsid w:val="6A2EAA2E"/>
    <w:rsid w:val="6A30DDEB"/>
    <w:rsid w:val="6A3FD2FA"/>
    <w:rsid w:val="6A46E152"/>
    <w:rsid w:val="6A4EF422"/>
    <w:rsid w:val="6A6A5799"/>
    <w:rsid w:val="6A7F1A4E"/>
    <w:rsid w:val="6A8048D0"/>
    <w:rsid w:val="6A93C377"/>
    <w:rsid w:val="6A9C4AD0"/>
    <w:rsid w:val="6A9E212E"/>
    <w:rsid w:val="6AD0CD25"/>
    <w:rsid w:val="6AD8C057"/>
    <w:rsid w:val="6AE92C7E"/>
    <w:rsid w:val="6B0F516E"/>
    <w:rsid w:val="6B4441EB"/>
    <w:rsid w:val="6B59F461"/>
    <w:rsid w:val="6B7162C9"/>
    <w:rsid w:val="6B7E13C6"/>
    <w:rsid w:val="6B97963C"/>
    <w:rsid w:val="6BAD4215"/>
    <w:rsid w:val="6BBB5BC3"/>
    <w:rsid w:val="6BEC690F"/>
    <w:rsid w:val="6BF55ECF"/>
    <w:rsid w:val="6C0C2856"/>
    <w:rsid w:val="6C3D53C4"/>
    <w:rsid w:val="6C4AB9A7"/>
    <w:rsid w:val="6C6432C6"/>
    <w:rsid w:val="6C83B3A5"/>
    <w:rsid w:val="6CB09BF3"/>
    <w:rsid w:val="6CC30595"/>
    <w:rsid w:val="6CCF03A5"/>
    <w:rsid w:val="6CE33ED2"/>
    <w:rsid w:val="6CE83E80"/>
    <w:rsid w:val="6D2CDD5B"/>
    <w:rsid w:val="6D2F4586"/>
    <w:rsid w:val="6D32C4B0"/>
    <w:rsid w:val="6D336DAA"/>
    <w:rsid w:val="6D38D98C"/>
    <w:rsid w:val="6D3D545B"/>
    <w:rsid w:val="6D3FBF17"/>
    <w:rsid w:val="6D6D2239"/>
    <w:rsid w:val="6D858D54"/>
    <w:rsid w:val="6DAFD215"/>
    <w:rsid w:val="6DE96EA9"/>
    <w:rsid w:val="6DEB5154"/>
    <w:rsid w:val="6DEE8E2B"/>
    <w:rsid w:val="6DF8BB88"/>
    <w:rsid w:val="6E089A94"/>
    <w:rsid w:val="6E13F9AE"/>
    <w:rsid w:val="6E3E453B"/>
    <w:rsid w:val="6E758098"/>
    <w:rsid w:val="6E8B0133"/>
    <w:rsid w:val="6E95CA94"/>
    <w:rsid w:val="6EA1AF3C"/>
    <w:rsid w:val="6EBAE6A8"/>
    <w:rsid w:val="6ECF5E47"/>
    <w:rsid w:val="6EE85718"/>
    <w:rsid w:val="6F147C1B"/>
    <w:rsid w:val="6F48F0A5"/>
    <w:rsid w:val="6F4AF104"/>
    <w:rsid w:val="6F5A8750"/>
    <w:rsid w:val="6F6E7B04"/>
    <w:rsid w:val="6F720A1F"/>
    <w:rsid w:val="6F81FE52"/>
    <w:rsid w:val="6F9D8268"/>
    <w:rsid w:val="6FC9078E"/>
    <w:rsid w:val="6FD50D9B"/>
    <w:rsid w:val="700717B2"/>
    <w:rsid w:val="708AAB8F"/>
    <w:rsid w:val="709E7606"/>
    <w:rsid w:val="70A283B1"/>
    <w:rsid w:val="70ABB624"/>
    <w:rsid w:val="70BB998B"/>
    <w:rsid w:val="70C25E5F"/>
    <w:rsid w:val="70CDBB97"/>
    <w:rsid w:val="70FE84E2"/>
    <w:rsid w:val="711294D8"/>
    <w:rsid w:val="713C6050"/>
    <w:rsid w:val="716182A9"/>
    <w:rsid w:val="7171A9BF"/>
    <w:rsid w:val="718E5061"/>
    <w:rsid w:val="719D6CFF"/>
    <w:rsid w:val="71A130ED"/>
    <w:rsid w:val="71AFA428"/>
    <w:rsid w:val="71FE83E0"/>
    <w:rsid w:val="7203DD0B"/>
    <w:rsid w:val="721EF851"/>
    <w:rsid w:val="72290AE1"/>
    <w:rsid w:val="723AC903"/>
    <w:rsid w:val="723F9FDA"/>
    <w:rsid w:val="724CEC9F"/>
    <w:rsid w:val="726C6D99"/>
    <w:rsid w:val="726E5B54"/>
    <w:rsid w:val="72785ED6"/>
    <w:rsid w:val="727C3A51"/>
    <w:rsid w:val="7282502E"/>
    <w:rsid w:val="7293EC73"/>
    <w:rsid w:val="72C5AF3C"/>
    <w:rsid w:val="72E81F2F"/>
    <w:rsid w:val="72F98847"/>
    <w:rsid w:val="72FF916E"/>
    <w:rsid w:val="7310B761"/>
    <w:rsid w:val="735E7612"/>
    <w:rsid w:val="73602260"/>
    <w:rsid w:val="737ED230"/>
    <w:rsid w:val="73847BDE"/>
    <w:rsid w:val="73907FA2"/>
    <w:rsid w:val="739F491D"/>
    <w:rsid w:val="73AC8511"/>
    <w:rsid w:val="73B492F2"/>
    <w:rsid w:val="73CBE7D1"/>
    <w:rsid w:val="73D0CF74"/>
    <w:rsid w:val="740178CC"/>
    <w:rsid w:val="743B317F"/>
    <w:rsid w:val="746E5BE7"/>
    <w:rsid w:val="74810C61"/>
    <w:rsid w:val="74846312"/>
    <w:rsid w:val="74851806"/>
    <w:rsid w:val="74855A7B"/>
    <w:rsid w:val="749448E5"/>
    <w:rsid w:val="74A24E8A"/>
    <w:rsid w:val="74B046D4"/>
    <w:rsid w:val="74DDDF6F"/>
    <w:rsid w:val="74F4319E"/>
    <w:rsid w:val="74F94362"/>
    <w:rsid w:val="75144E27"/>
    <w:rsid w:val="751CA71E"/>
    <w:rsid w:val="75281416"/>
    <w:rsid w:val="753FE3D0"/>
    <w:rsid w:val="7543F17C"/>
    <w:rsid w:val="75550BA6"/>
    <w:rsid w:val="75621B81"/>
    <w:rsid w:val="756678E2"/>
    <w:rsid w:val="756A5F4F"/>
    <w:rsid w:val="75745663"/>
    <w:rsid w:val="75804CDE"/>
    <w:rsid w:val="759933FA"/>
    <w:rsid w:val="75D93603"/>
    <w:rsid w:val="75EE18A8"/>
    <w:rsid w:val="75F25CEC"/>
    <w:rsid w:val="7611066B"/>
    <w:rsid w:val="761B82B3"/>
    <w:rsid w:val="76204EC7"/>
    <w:rsid w:val="762CAC0F"/>
    <w:rsid w:val="762DC46A"/>
    <w:rsid w:val="7684ADC0"/>
    <w:rsid w:val="76C05075"/>
    <w:rsid w:val="76D15593"/>
    <w:rsid w:val="76DAE458"/>
    <w:rsid w:val="76FB9949"/>
    <w:rsid w:val="77051AB3"/>
    <w:rsid w:val="771247D4"/>
    <w:rsid w:val="7742FD3C"/>
    <w:rsid w:val="77495954"/>
    <w:rsid w:val="7753A02C"/>
    <w:rsid w:val="775524AD"/>
    <w:rsid w:val="776359D3"/>
    <w:rsid w:val="7766DF07"/>
    <w:rsid w:val="7786765B"/>
    <w:rsid w:val="77A06E58"/>
    <w:rsid w:val="77A349ED"/>
    <w:rsid w:val="77EE8C64"/>
    <w:rsid w:val="7814B99D"/>
    <w:rsid w:val="781A97EF"/>
    <w:rsid w:val="78202145"/>
    <w:rsid w:val="786EB966"/>
    <w:rsid w:val="788EF55C"/>
    <w:rsid w:val="788F2A4D"/>
    <w:rsid w:val="788FACA2"/>
    <w:rsid w:val="78A96D61"/>
    <w:rsid w:val="78ADCCE4"/>
    <w:rsid w:val="78AEED3C"/>
    <w:rsid w:val="78B477E5"/>
    <w:rsid w:val="78C00E43"/>
    <w:rsid w:val="78C7F922"/>
    <w:rsid w:val="790CB4CB"/>
    <w:rsid w:val="793C0A70"/>
    <w:rsid w:val="794DCEF5"/>
    <w:rsid w:val="79774DA9"/>
    <w:rsid w:val="79788B98"/>
    <w:rsid w:val="79794B7A"/>
    <w:rsid w:val="797FBFD1"/>
    <w:rsid w:val="7997EDDD"/>
    <w:rsid w:val="79A919EB"/>
    <w:rsid w:val="79B2D584"/>
    <w:rsid w:val="79E6A852"/>
    <w:rsid w:val="79EE208B"/>
    <w:rsid w:val="79FBCDD9"/>
    <w:rsid w:val="7A04E47E"/>
    <w:rsid w:val="7A0992F7"/>
    <w:rsid w:val="7A0D88F5"/>
    <w:rsid w:val="7A17A608"/>
    <w:rsid w:val="7A26097F"/>
    <w:rsid w:val="7A417C5A"/>
    <w:rsid w:val="7A4F8546"/>
    <w:rsid w:val="7A74C4E7"/>
    <w:rsid w:val="7A7867FC"/>
    <w:rsid w:val="7A7F0E15"/>
    <w:rsid w:val="7AC458CE"/>
    <w:rsid w:val="7AD37A80"/>
    <w:rsid w:val="7ADB2424"/>
    <w:rsid w:val="7ADE179F"/>
    <w:rsid w:val="7AE0A191"/>
    <w:rsid w:val="7AEE99B7"/>
    <w:rsid w:val="7B4B4E43"/>
    <w:rsid w:val="7B51CC46"/>
    <w:rsid w:val="7B529ED3"/>
    <w:rsid w:val="7B65BE2A"/>
    <w:rsid w:val="7B6BED9F"/>
    <w:rsid w:val="7B8B2C2C"/>
    <w:rsid w:val="7BC0C05F"/>
    <w:rsid w:val="7C17C855"/>
    <w:rsid w:val="7C17CE60"/>
    <w:rsid w:val="7C4FA5A1"/>
    <w:rsid w:val="7C589E5E"/>
    <w:rsid w:val="7C6539B5"/>
    <w:rsid w:val="7C6558DE"/>
    <w:rsid w:val="7C79E067"/>
    <w:rsid w:val="7C95025B"/>
    <w:rsid w:val="7C9C76D2"/>
    <w:rsid w:val="7CCA89EA"/>
    <w:rsid w:val="7D16FBEE"/>
    <w:rsid w:val="7D1B5BE3"/>
    <w:rsid w:val="7D2BF6D2"/>
    <w:rsid w:val="7D54A95F"/>
    <w:rsid w:val="7D5BE099"/>
    <w:rsid w:val="7D666500"/>
    <w:rsid w:val="7D67DE28"/>
    <w:rsid w:val="7D75D8E4"/>
    <w:rsid w:val="7D776CBD"/>
    <w:rsid w:val="7DA92546"/>
    <w:rsid w:val="7DAA7EB6"/>
    <w:rsid w:val="7DADBF65"/>
    <w:rsid w:val="7DB1BCA9"/>
    <w:rsid w:val="7DC37BDB"/>
    <w:rsid w:val="7DC84D63"/>
    <w:rsid w:val="7DEF1C8D"/>
    <w:rsid w:val="7DF52259"/>
    <w:rsid w:val="7E0124DE"/>
    <w:rsid w:val="7E054F9A"/>
    <w:rsid w:val="7E2895EA"/>
    <w:rsid w:val="7E29B88F"/>
    <w:rsid w:val="7E499ABE"/>
    <w:rsid w:val="7E540DD4"/>
    <w:rsid w:val="7E931AB8"/>
    <w:rsid w:val="7EA7443C"/>
    <w:rsid w:val="7EAFE8DE"/>
    <w:rsid w:val="7EEBDA45"/>
    <w:rsid w:val="7EED75BF"/>
    <w:rsid w:val="7EEE059B"/>
    <w:rsid w:val="7EEFFB36"/>
    <w:rsid w:val="7EF01162"/>
    <w:rsid w:val="7F0D5F23"/>
    <w:rsid w:val="7F1049D6"/>
    <w:rsid w:val="7F10CF01"/>
    <w:rsid w:val="7F2AD328"/>
    <w:rsid w:val="7F46CB94"/>
    <w:rsid w:val="7F640524"/>
    <w:rsid w:val="7F699071"/>
    <w:rsid w:val="7F8627B8"/>
    <w:rsid w:val="7F89FFFA"/>
    <w:rsid w:val="7F91BAA8"/>
    <w:rsid w:val="7FDF73E1"/>
    <w:rsid w:val="7FEC470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9092C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B17AA"/>
    <w:pPr>
      <w:spacing w:after="160" w:line="278" w:lineRule="auto"/>
    </w:pPr>
    <w:rPr>
      <w:rFonts w:asciiTheme="minorHAnsi" w:eastAsiaTheme="minorHAnsi" w:hAnsiTheme="minorHAnsi" w:cstheme="minorBidi"/>
      <w:kern w:val="2"/>
      <w:sz w:val="24"/>
      <w:szCs w:val="24"/>
      <w14:ligatures w14:val="standardContextual"/>
    </w:rPr>
  </w:style>
  <w:style w:type="paragraph" w:styleId="Heading1">
    <w:name w:val="heading 1"/>
    <w:basedOn w:val="Normal"/>
    <w:next w:val="Normal"/>
    <w:link w:val="Heading1Char"/>
    <w:autoRedefine/>
    <w:qFormat/>
    <w:rsid w:val="00BB17AA"/>
    <w:pPr>
      <w:keepNext/>
      <w:spacing w:before="240" w:after="60" w:line="240" w:lineRule="auto"/>
      <w:outlineLvl w:val="0"/>
    </w:pPr>
    <w:rPr>
      <w:rFonts w:ascii="Arial" w:eastAsia="Times New Roman" w:hAnsi="Arial" w:cs="Times New Roman"/>
      <w:b/>
      <w:bCs/>
      <w:caps/>
      <w:kern w:val="32"/>
      <w:szCs w:val="32"/>
      <w14:ligatures w14:val="none"/>
    </w:rPr>
  </w:style>
  <w:style w:type="paragraph" w:styleId="Heading2">
    <w:name w:val="heading 2"/>
    <w:basedOn w:val="Normal"/>
    <w:next w:val="Normal"/>
    <w:link w:val="Heading2Char"/>
    <w:autoRedefine/>
    <w:qFormat/>
    <w:rsid w:val="00BB17AA"/>
    <w:pPr>
      <w:keepNext/>
      <w:spacing w:before="240" w:after="60" w:line="240" w:lineRule="auto"/>
      <w:outlineLvl w:val="1"/>
    </w:pPr>
    <w:rPr>
      <w:rFonts w:ascii="Arial" w:eastAsia="Times New Roman" w:hAnsi="Arial" w:cs="Times New Roman"/>
      <w:b/>
      <w:bCs/>
      <w:iCs/>
      <w:kern w:val="0"/>
      <w:szCs w:val="28"/>
      <w14:ligatures w14:val="none"/>
    </w:rPr>
  </w:style>
  <w:style w:type="paragraph" w:styleId="Heading3">
    <w:name w:val="heading 3"/>
    <w:basedOn w:val="Normal"/>
    <w:next w:val="Normal"/>
    <w:link w:val="Heading3Char"/>
    <w:autoRedefine/>
    <w:qFormat/>
    <w:rsid w:val="00BB17AA"/>
    <w:pPr>
      <w:keepNext/>
      <w:spacing w:before="240" w:after="60" w:line="240" w:lineRule="auto"/>
      <w:outlineLvl w:val="2"/>
      <w:pPrChange w:id="0" w:author="Author">
        <w:pPr>
          <w:keepNext/>
          <w:spacing w:before="240" w:after="60"/>
          <w:outlineLvl w:val="2"/>
        </w:pPr>
      </w:pPrChange>
    </w:pPr>
    <w:rPr>
      <w:rFonts w:ascii="Arial" w:eastAsia="Times New Roman" w:hAnsi="Arial" w:cs="Times New Roman"/>
      <w:b/>
      <w:bCs/>
      <w:kern w:val="0"/>
      <w:szCs w:val="26"/>
      <w14:ligatures w14:val="none"/>
      <w:rPrChange w:id="0" w:author="Author">
        <w:rPr>
          <w:rFonts w:ascii="Arial" w:hAnsi="Arial"/>
          <w:b/>
          <w:bCs/>
          <w:lang w:val="en-US" w:eastAsia="en-US" w:bidi="ar-SA"/>
        </w:rPr>
      </w:rPrChange>
    </w:rPr>
  </w:style>
  <w:style w:type="character" w:default="1" w:styleId="DefaultParagraphFont">
    <w:name w:val="Default Paragraph Font"/>
    <w:uiPriority w:val="1"/>
    <w:semiHidden/>
    <w:unhideWhenUsed/>
    <w:rsid w:val="00BB17A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B17AA"/>
  </w:style>
  <w:style w:type="paragraph" w:customStyle="1" w:styleId="par1">
    <w:name w:val="par1"/>
    <w:basedOn w:val="Normal"/>
    <w:rsid w:val="005D48CF"/>
    <w:pPr>
      <w:tabs>
        <w:tab w:val="left" w:pos="720"/>
        <w:tab w:val="left" w:pos="1440"/>
        <w:tab w:val="left" w:pos="2160"/>
      </w:tabs>
      <w:ind w:left="720" w:hanging="720"/>
    </w:pPr>
  </w:style>
  <w:style w:type="paragraph" w:customStyle="1" w:styleId="cp">
    <w:name w:val="cp"/>
    <w:basedOn w:val="Normal"/>
    <w:rsid w:val="005D48CF"/>
    <w:pPr>
      <w:jc w:val="center"/>
    </w:pPr>
  </w:style>
  <w:style w:type="paragraph" w:customStyle="1" w:styleId="par2">
    <w:name w:val="par2"/>
    <w:basedOn w:val="par1"/>
    <w:rsid w:val="005D48CF"/>
    <w:pPr>
      <w:ind w:left="1440"/>
    </w:pPr>
  </w:style>
  <w:style w:type="paragraph" w:customStyle="1" w:styleId="upar2">
    <w:name w:val="upar2"/>
    <w:basedOn w:val="upar1"/>
    <w:rsid w:val="005D48CF"/>
    <w:pPr>
      <w:ind w:left="720"/>
    </w:pPr>
  </w:style>
  <w:style w:type="paragraph" w:customStyle="1" w:styleId="upar1">
    <w:name w:val="upar1"/>
    <w:basedOn w:val="Normal"/>
    <w:rsid w:val="005D48CF"/>
    <w:pPr>
      <w:tabs>
        <w:tab w:val="left" w:pos="720"/>
        <w:tab w:val="left" w:pos="1440"/>
      </w:tabs>
    </w:pPr>
    <w:rPr>
      <w:rFonts w:cs="Arial"/>
    </w:rPr>
  </w:style>
  <w:style w:type="paragraph" w:customStyle="1" w:styleId="upar3">
    <w:name w:val="upar3"/>
    <w:basedOn w:val="upar1"/>
    <w:rsid w:val="005D48CF"/>
    <w:pPr>
      <w:ind w:left="1440"/>
    </w:pPr>
  </w:style>
  <w:style w:type="paragraph" w:customStyle="1" w:styleId="upar4">
    <w:name w:val="upar4"/>
    <w:basedOn w:val="upar1"/>
    <w:rsid w:val="005D48CF"/>
    <w:pPr>
      <w:ind w:left="2160"/>
    </w:pPr>
  </w:style>
  <w:style w:type="paragraph" w:customStyle="1" w:styleId="par3">
    <w:name w:val="par3"/>
    <w:basedOn w:val="par1"/>
    <w:rsid w:val="005D48CF"/>
    <w:pPr>
      <w:ind w:left="2160"/>
    </w:pPr>
  </w:style>
  <w:style w:type="paragraph" w:customStyle="1" w:styleId="par4">
    <w:name w:val="par4"/>
    <w:basedOn w:val="par1"/>
    <w:rsid w:val="005D48CF"/>
    <w:pPr>
      <w:ind w:left="2880"/>
    </w:pPr>
  </w:style>
  <w:style w:type="paragraph" w:customStyle="1" w:styleId="par5">
    <w:name w:val="par5"/>
    <w:basedOn w:val="par1"/>
    <w:rsid w:val="005D48CF"/>
    <w:pPr>
      <w:ind w:left="3600"/>
    </w:pPr>
  </w:style>
  <w:style w:type="paragraph" w:customStyle="1" w:styleId="upar5">
    <w:name w:val="upar5"/>
    <w:basedOn w:val="upar1"/>
    <w:rsid w:val="005D48CF"/>
    <w:pPr>
      <w:ind w:left="2880"/>
    </w:pPr>
  </w:style>
  <w:style w:type="paragraph" w:customStyle="1" w:styleId="par6">
    <w:name w:val="par6"/>
    <w:basedOn w:val="par1"/>
    <w:rsid w:val="005D48CF"/>
    <w:pPr>
      <w:ind w:left="4320"/>
    </w:pPr>
  </w:style>
  <w:style w:type="paragraph" w:customStyle="1" w:styleId="upar6">
    <w:name w:val="upar6"/>
    <w:basedOn w:val="upar1"/>
    <w:rsid w:val="005D48CF"/>
    <w:pPr>
      <w:ind w:left="3600"/>
    </w:pPr>
  </w:style>
  <w:style w:type="paragraph" w:customStyle="1" w:styleId="Footnote">
    <w:name w:val="Footnote"/>
    <w:basedOn w:val="Normal"/>
    <w:rsid w:val="005D48CF"/>
    <w:pPr>
      <w:spacing w:before="120"/>
    </w:pPr>
    <w:rPr>
      <w:sz w:val="16"/>
      <w:szCs w:val="16"/>
    </w:rPr>
  </w:style>
  <w:style w:type="paragraph" w:styleId="Header">
    <w:name w:val="header"/>
    <w:basedOn w:val="Normal"/>
    <w:link w:val="HeaderChar"/>
    <w:rsid w:val="005D48CF"/>
    <w:pPr>
      <w:tabs>
        <w:tab w:val="center" w:pos="4680"/>
        <w:tab w:val="right" w:pos="9360"/>
      </w:tabs>
    </w:pPr>
  </w:style>
  <w:style w:type="character" w:customStyle="1" w:styleId="HeaderChar">
    <w:name w:val="Header Char"/>
    <w:link w:val="Header"/>
    <w:rsid w:val="005D48CF"/>
    <w:rPr>
      <w:rFonts w:ascii="Arial" w:hAnsi="Arial"/>
    </w:rPr>
  </w:style>
  <w:style w:type="paragraph" w:styleId="Footer">
    <w:name w:val="footer"/>
    <w:basedOn w:val="Normal"/>
    <w:link w:val="FooterChar"/>
    <w:rsid w:val="005D48CF"/>
    <w:pPr>
      <w:tabs>
        <w:tab w:val="center" w:pos="4680"/>
        <w:tab w:val="right" w:pos="9360"/>
      </w:tabs>
    </w:pPr>
  </w:style>
  <w:style w:type="character" w:customStyle="1" w:styleId="FooterChar">
    <w:name w:val="Footer Char"/>
    <w:link w:val="Footer"/>
    <w:rsid w:val="005D48CF"/>
    <w:rPr>
      <w:rFonts w:ascii="Arial" w:hAnsi="Arial"/>
    </w:rPr>
  </w:style>
  <w:style w:type="paragraph" w:customStyle="1" w:styleId="FootnoteItalic">
    <w:name w:val="Footnote + Italic"/>
    <w:basedOn w:val="Normal"/>
    <w:rsid w:val="00F632BE"/>
    <w:pPr>
      <w:widowControl w:val="0"/>
      <w:suppressAutoHyphens/>
      <w:spacing w:before="120"/>
    </w:pPr>
    <w:rPr>
      <w:rFonts w:eastAsia="Arial" w:cs="Arial"/>
      <w:i/>
      <w:iCs/>
      <w:sz w:val="16"/>
      <w:szCs w:val="16"/>
      <w:lang w:bidi="en-US"/>
    </w:rPr>
  </w:style>
  <w:style w:type="character" w:styleId="UnresolvedMention">
    <w:name w:val="Unresolved Mention"/>
    <w:uiPriority w:val="99"/>
    <w:semiHidden/>
    <w:unhideWhenUsed/>
    <w:rsid w:val="00094622"/>
    <w:rPr>
      <w:color w:val="605E5C"/>
      <w:shd w:val="clear" w:color="auto" w:fill="E1DFDD"/>
    </w:rPr>
  </w:style>
  <w:style w:type="paragraph" w:customStyle="1" w:styleId="Title1">
    <w:name w:val="Title1"/>
    <w:basedOn w:val="Normal"/>
    <w:autoRedefine/>
    <w:rsid w:val="005D48CF"/>
    <w:pPr>
      <w:tabs>
        <w:tab w:val="left" w:pos="720"/>
        <w:tab w:val="left" w:pos="1440"/>
        <w:tab w:val="left" w:pos="2160"/>
      </w:tabs>
      <w:ind w:left="720" w:hanging="720"/>
      <w:outlineLvl w:val="0"/>
    </w:pPr>
    <w:rPr>
      <w:rFonts w:cs="Arial"/>
      <w:b/>
      <w:bCs/>
    </w:rPr>
  </w:style>
  <w:style w:type="paragraph" w:customStyle="1" w:styleId="Title2">
    <w:name w:val="Title2"/>
    <w:basedOn w:val="Title1"/>
    <w:autoRedefine/>
    <w:rsid w:val="005D48CF"/>
    <w:pPr>
      <w:outlineLvl w:val="1"/>
    </w:pPr>
  </w:style>
  <w:style w:type="paragraph" w:customStyle="1" w:styleId="Title3">
    <w:name w:val="Title3"/>
    <w:basedOn w:val="Title2"/>
    <w:autoRedefine/>
    <w:rsid w:val="005D48CF"/>
    <w:pPr>
      <w:outlineLvl w:val="2"/>
    </w:pPr>
  </w:style>
  <w:style w:type="paragraph" w:customStyle="1" w:styleId="Title4">
    <w:name w:val="Title4"/>
    <w:basedOn w:val="Title2"/>
    <w:autoRedefine/>
    <w:rsid w:val="005D48CF"/>
    <w:pPr>
      <w:outlineLvl w:val="3"/>
    </w:pPr>
  </w:style>
  <w:style w:type="character" w:styleId="CommentReference">
    <w:name w:val="annotation reference"/>
    <w:rsid w:val="00070B57"/>
    <w:rPr>
      <w:sz w:val="16"/>
      <w:szCs w:val="16"/>
    </w:rPr>
  </w:style>
  <w:style w:type="paragraph" w:styleId="CommentText">
    <w:name w:val="annotation text"/>
    <w:basedOn w:val="Normal"/>
    <w:link w:val="CommentTextChar"/>
    <w:rsid w:val="00070B57"/>
  </w:style>
  <w:style w:type="character" w:customStyle="1" w:styleId="CommentTextChar">
    <w:name w:val="Comment Text Char"/>
    <w:link w:val="CommentText"/>
    <w:rsid w:val="00070B57"/>
    <w:rPr>
      <w:rFonts w:ascii="Arial" w:hAnsi="Arial"/>
    </w:rPr>
  </w:style>
  <w:style w:type="paragraph" w:styleId="CommentSubject">
    <w:name w:val="annotation subject"/>
    <w:basedOn w:val="CommentText"/>
    <w:next w:val="CommentText"/>
    <w:link w:val="CommentSubjectChar"/>
    <w:rsid w:val="00070B57"/>
    <w:rPr>
      <w:b/>
      <w:bCs/>
    </w:rPr>
  </w:style>
  <w:style w:type="character" w:customStyle="1" w:styleId="CommentSubjectChar">
    <w:name w:val="Comment Subject Char"/>
    <w:link w:val="CommentSubject"/>
    <w:rsid w:val="00070B57"/>
    <w:rPr>
      <w:rFonts w:ascii="Arial" w:hAnsi="Arial"/>
      <w:b/>
      <w:bCs/>
    </w:rPr>
  </w:style>
  <w:style w:type="paragraph" w:styleId="Revision">
    <w:name w:val="Revision"/>
    <w:hidden/>
    <w:uiPriority w:val="99"/>
    <w:semiHidden/>
    <w:rsid w:val="007B444F"/>
    <w:rPr>
      <w:rFonts w:ascii="Arial" w:hAnsi="Arial"/>
    </w:rPr>
  </w:style>
  <w:style w:type="character" w:styleId="Hyperlink">
    <w:name w:val="Hyperlink"/>
    <w:rsid w:val="00472A6F"/>
    <w:rPr>
      <w:color w:val="467886"/>
      <w:u w:val="single"/>
    </w:rPr>
  </w:style>
  <w:style w:type="paragraph" w:styleId="ListParagraph">
    <w:name w:val="List Paragraph"/>
    <w:basedOn w:val="Normal"/>
    <w:uiPriority w:val="34"/>
    <w:qFormat/>
    <w:rsid w:val="5A4E0016"/>
    <w:pPr>
      <w:ind w:left="720"/>
      <w:contextualSpacing/>
    </w:pPr>
  </w:style>
  <w:style w:type="character" w:customStyle="1" w:styleId="Heading1Char">
    <w:name w:val="Heading 1 Char"/>
    <w:link w:val="Heading1"/>
    <w:rsid w:val="00BB17AA"/>
    <w:rPr>
      <w:rFonts w:ascii="Arial" w:hAnsi="Arial"/>
      <w:b/>
      <w:bCs/>
      <w:caps/>
      <w:kern w:val="32"/>
      <w:sz w:val="24"/>
      <w:szCs w:val="32"/>
    </w:rPr>
  </w:style>
  <w:style w:type="character" w:customStyle="1" w:styleId="Heading2Char">
    <w:name w:val="Heading 2 Char"/>
    <w:link w:val="Heading2"/>
    <w:rsid w:val="00BB17AA"/>
    <w:rPr>
      <w:rFonts w:ascii="Arial" w:hAnsi="Arial"/>
      <w:b/>
      <w:bCs/>
      <w:iCs/>
      <w:sz w:val="24"/>
      <w:szCs w:val="28"/>
    </w:rPr>
  </w:style>
  <w:style w:type="character" w:customStyle="1" w:styleId="Heading3Char">
    <w:name w:val="Heading 3 Char"/>
    <w:basedOn w:val="DefaultParagraphFont"/>
    <w:link w:val="Heading3"/>
    <w:rsid w:val="00BB17AA"/>
    <w:rPr>
      <w:rFonts w:ascii="Arial" w:hAnsi="Arial"/>
      <w:b/>
      <w:bCs/>
      <w:sz w:val="24"/>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5A6277-C946-4A62-BC4D-0F57213598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206</Pages>
  <Words>58155</Words>
  <Characters>331489</Characters>
  <Application>Microsoft Office Word</Application>
  <DocSecurity>0</DocSecurity>
  <Lines>2762</Lines>
  <Paragraphs>777</Paragraphs>
  <ScaleCrop>false</ScaleCrop>
  <Company/>
  <LinksUpToDate>false</LinksUpToDate>
  <CharactersWithSpaces>388867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2026-09-01T03:11:00Z</dcterms:created>
  <dcterms:modified xsi:type="dcterms:W3CDTF">2026-09-10T17:25:00Z</dcterms:modified>
</cp:coreProperties>
</file>