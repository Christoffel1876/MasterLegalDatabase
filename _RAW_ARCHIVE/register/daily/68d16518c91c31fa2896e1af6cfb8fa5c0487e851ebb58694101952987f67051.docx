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Colorado State Board of Human Services </w:t>
      </w:r>
    </w:p>
    <w:p w:rsidR="00000000" w:rsidDel="00000000" w:rsidP="00000000" w:rsidRDefault="00000000" w:rsidRPr="00000000" w14:paraId="00000002">
      <w:pPr>
        <w:ind w:left="2" w:hanging="4"/>
        <w:rPr/>
      </w:pPr>
      <w:r w:rsidDel="00000000" w:rsidR="00000000" w:rsidRPr="00000000">
        <w:rPr>
          <w:rtl w:val="0"/>
        </w:rPr>
      </w:r>
    </w:p>
    <w:p w:rsidR="00000000" w:rsidDel="00000000" w:rsidP="00000000" w:rsidRDefault="00000000" w:rsidRPr="00000000" w14:paraId="00000003">
      <w:pPr>
        <w:pStyle w:val="Heading1"/>
        <w:ind w:left="2" w:hanging="4"/>
        <w:rPr/>
      </w:pPr>
      <w:bookmarkStart w:colFirst="0" w:colLast="0" w:name="_heading=h.dt6db77u85rb" w:id="0"/>
      <w:bookmarkEnd w:id="0"/>
      <w:r w:rsidDel="00000000" w:rsidR="00000000" w:rsidRPr="00000000">
        <w:rPr>
          <w:rtl w:val="0"/>
        </w:rPr>
        <w:t xml:space="preserve">RULEMAKING PACKET</w:t>
      </w:r>
    </w:p>
    <w:p w:rsidR="00000000" w:rsidDel="00000000" w:rsidP="00000000" w:rsidRDefault="00000000" w:rsidRPr="00000000" w14:paraId="00000004">
      <w:pPr>
        <w:ind w:hanging="2"/>
        <w:rPr>
          <w:sz w:val="22"/>
          <w:szCs w:val="22"/>
        </w:rPr>
      </w:pPr>
      <w:r w:rsidDel="00000000" w:rsidR="00000000" w:rsidRPr="00000000">
        <w:rPr>
          <w:rtl w:val="0"/>
        </w:rPr>
      </w:r>
    </w:p>
    <w:p w:rsidR="00000000" w:rsidDel="00000000" w:rsidP="00000000" w:rsidRDefault="00000000" w:rsidRPr="00000000" w14:paraId="00000005">
      <w:pPr>
        <w:pStyle w:val="Heading2"/>
        <w:rPr/>
      </w:pPr>
      <w:bookmarkStart w:colFirst="0" w:colLast="0" w:name="_heading=h.7svnxf40huyw" w:id="1"/>
      <w:bookmarkEnd w:id="1"/>
      <w:r w:rsidDel="00000000" w:rsidR="00000000" w:rsidRPr="00000000">
        <w:rPr>
          <w:rtl w:val="0"/>
        </w:rPr>
        <w:t xml:space="preserve">1: Summary of Proposed Rule Change</w:t>
      </w:r>
    </w:p>
    <w:p w:rsidR="00000000" w:rsidDel="00000000" w:rsidP="00000000" w:rsidRDefault="00000000" w:rsidRPr="00000000" w14:paraId="00000006">
      <w:pPr>
        <w:spacing w:after="240" w:before="240" w:lineRule="auto"/>
        <w:ind w:hanging="2"/>
        <w:rPr>
          <w:rFonts w:ascii="Trebuchet MS" w:cs="Trebuchet MS" w:eastAsia="Trebuchet MS" w:hAnsi="Trebuchet MS"/>
          <w:b w:val="1"/>
          <w:bCs w:val="1"/>
          <w:sz w:val="22"/>
          <w:szCs w:val="22"/>
        </w:rPr>
      </w:pPr>
      <w:r w:rsidDel="00000000" w:rsidR="00000000" w:rsidRPr="00000000">
        <w:rPr>
          <w:rFonts w:ascii="Trebuchet MS" w:cs="Trebuchet MS" w:eastAsia="Trebuchet MS" w:hAnsi="Trebuchet MS"/>
          <w:sz w:val="22"/>
          <w:szCs w:val="22"/>
          <w:rtl w:val="0"/>
        </w:rPr>
        <w:t xml:space="preserve">Explain in </w:t>
      </w:r>
      <w:r w:rsidDel="00000000" w:rsidR="00000000" w:rsidRPr="00000000">
        <w:rPr>
          <w:rFonts w:ascii="Trebuchet MS" w:cs="Trebuchet MS" w:eastAsia="Trebuchet MS" w:hAnsi="Trebuchet MS"/>
          <w:b w:val="1"/>
          <w:bCs w:val="1"/>
          <w:sz w:val="22"/>
          <w:szCs w:val="22"/>
          <w:rtl w:val="0"/>
        </w:rPr>
        <w:t xml:space="preserve">plain language</w:t>
      </w:r>
      <w:r w:rsidDel="00000000" w:rsidR="00000000" w:rsidRPr="00000000">
        <w:rPr>
          <w:rFonts w:ascii="Trebuchet MS" w:cs="Trebuchet MS" w:eastAsia="Trebuchet MS" w:hAnsi="Trebuchet MS"/>
          <w:sz w:val="22"/>
          <w:szCs w:val="22"/>
          <w:rtl w:val="0"/>
        </w:rPr>
        <w:t xml:space="preserve"> why the rule or rule change is necessary and what the program hopes to accomplish through this rule. </w:t>
      </w:r>
      <w:r w:rsidDel="00000000" w:rsidR="00000000" w:rsidRPr="00000000">
        <w:rPr>
          <w:rFonts w:ascii="Trebuchet MS" w:cs="Trebuchet MS" w:eastAsia="Trebuchet MS" w:hAnsi="Trebuchet MS"/>
          <w:b w:val="1"/>
          <w:bCs w:val="1"/>
          <w:sz w:val="22"/>
          <w:szCs w:val="22"/>
          <w:rtl w:val="0"/>
        </w:rPr>
        <w:t xml:space="preserve">1500 Char max</w:t>
      </w:r>
    </w:p>
    <w:p w:rsidR="00000000" w:rsidDel="00000000" w:rsidP="00000000" w:rsidRDefault="00000000" w:rsidRPr="00000000" w14:paraId="00000007">
      <w:pPr>
        <w:widowControl w:val="0"/>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This rule packet strikes language and processes that no longer align with the current definitions of or the use of Core Services at the county level.</w:t>
      </w:r>
    </w:p>
    <w:p w:rsidR="00000000" w:rsidDel="00000000" w:rsidP="00000000" w:rsidRDefault="00000000" w:rsidRPr="00000000" w14:paraId="00000008">
      <w:pPr>
        <w:widowControl w:val="0"/>
        <w:ind w:hanging="2"/>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09">
      <w:pPr>
        <w:widowControl w:val="0"/>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This rule packet provides clarification in sections where lack of clarity has historically caused confusion and inconsistency of Core use at the county level. Specifically, sections that speak to the length of time Core services can be provided, development of the yearly Core Plan, establishment of the Family Preservation Commission, and hard services available under Special Economic Assistance (SEA).</w:t>
      </w:r>
    </w:p>
    <w:p w:rsidR="00000000" w:rsidDel="00000000" w:rsidP="00000000" w:rsidRDefault="00000000" w:rsidRPr="00000000" w14:paraId="0000000A">
      <w:pPr>
        <w:widowControl w:val="0"/>
        <w:ind w:hanging="2"/>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0B">
      <w:pPr>
        <w:widowControl w:val="0"/>
        <w:ind w:left="-2" w:firstLine="0"/>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This rule packet aligns language and processes in rule to streamline and simplify each county’s understanding and use of Core Services.</w:t>
      </w:r>
    </w:p>
    <w:p w:rsidR="00000000" w:rsidDel="00000000" w:rsidP="00000000" w:rsidRDefault="00000000" w:rsidRPr="00000000" w14:paraId="0000000C">
      <w:pPr>
        <w:ind w:left="2" w:hanging="4"/>
        <w:rPr>
          <w:rFonts w:ascii="Trebuchet MS" w:cs="Trebuchet MS" w:eastAsia="Trebuchet MS" w:hAnsi="Trebuchet MS"/>
          <w:highlight w:val="green"/>
        </w:rPr>
      </w:pPr>
      <w:r w:rsidDel="00000000" w:rsidR="00000000" w:rsidRPr="00000000">
        <w:rPr>
          <w:rtl w:val="0"/>
        </w:rPr>
      </w:r>
    </w:p>
    <w:p w:rsidR="00000000" w:rsidDel="00000000" w:rsidP="00000000" w:rsidRDefault="00000000" w:rsidRPr="00000000" w14:paraId="0000000D">
      <w:pPr>
        <w:ind w:left="2" w:hanging="4"/>
        <w:rPr>
          <w:rFonts w:ascii="Trebuchet MS" w:cs="Trebuchet MS" w:eastAsia="Trebuchet MS" w:hAnsi="Trebuchet MS"/>
          <w:b w:val="1"/>
          <w:bCs w:val="1"/>
          <w:sz w:val="22"/>
          <w:szCs w:val="22"/>
        </w:rPr>
      </w:pPr>
      <w:r w:rsidDel="00000000" w:rsidR="00000000" w:rsidRPr="00000000">
        <w:rPr>
          <w:rtl w:val="0"/>
        </w:rPr>
      </w:r>
    </w:p>
    <w:p w:rsidR="00000000" w:rsidDel="00000000" w:rsidP="00000000" w:rsidRDefault="00000000" w:rsidRPr="00000000" w14:paraId="0000000E">
      <w:pPr>
        <w:pStyle w:val="Heading2"/>
        <w:ind w:left="2" w:hanging="4"/>
        <w:rPr/>
      </w:pPr>
      <w:bookmarkStart w:colFirst="0" w:colLast="0" w:name="_heading=h.sa1tz8dn770h" w:id="2"/>
      <w:bookmarkEnd w:id="2"/>
      <w:r w:rsidDel="00000000" w:rsidR="00000000" w:rsidRPr="00000000">
        <w:rPr>
          <w:rtl w:val="0"/>
        </w:rPr>
        <w:t xml:space="preserve">2: Procedural Analysis: </w:t>
      </w:r>
    </w:p>
    <w:p w:rsidR="00000000" w:rsidDel="00000000" w:rsidP="00000000" w:rsidRDefault="00000000" w:rsidRPr="00000000" w14:paraId="0000000F">
      <w:pPr>
        <w:numPr>
          <w:ilvl w:val="0"/>
          <w:numId w:val="1"/>
        </w:numPr>
        <w:ind w:hanging="2"/>
        <w:rPr>
          <w:rFonts w:ascii="Trebuchet MS" w:cs="Trebuchet MS" w:eastAsia="Trebuchet MS" w:hAnsi="Trebuchet MS"/>
          <w:sz w:val="22"/>
          <w:szCs w:val="22"/>
          <w:highlight w:val="white"/>
        </w:rPr>
      </w:pPr>
      <w:r w:rsidDel="00000000" w:rsidR="00000000" w:rsidRPr="00000000">
        <w:rPr>
          <w:rFonts w:ascii="Trebuchet MS" w:cs="Trebuchet MS" w:eastAsia="Trebuchet MS" w:hAnsi="Trebuchet MS"/>
          <w:sz w:val="22"/>
          <w:szCs w:val="22"/>
          <w:highlight w:val="white"/>
          <w:rtl w:val="0"/>
        </w:rPr>
        <w:t xml:space="preserve">State Board of Human Services [NOTE: This selection indicates the entity adopting the rule.]</w:t>
      </w:r>
    </w:p>
    <w:p w:rsidR="00000000" w:rsidDel="00000000" w:rsidP="00000000" w:rsidRDefault="00000000" w:rsidRPr="00000000" w14:paraId="00000010">
      <w:pPr>
        <w:ind w:hanging="2"/>
        <w:rPr>
          <w:rFonts w:ascii="Trebuchet MS" w:cs="Trebuchet MS" w:eastAsia="Trebuchet MS" w:hAnsi="Trebuchet MS"/>
          <w:sz w:val="22"/>
          <w:szCs w:val="22"/>
          <w:highlight w:val="white"/>
        </w:rPr>
      </w:pPr>
      <w:r w:rsidDel="00000000" w:rsidR="00000000" w:rsidRPr="00000000">
        <w:rPr>
          <w:rtl w:val="0"/>
        </w:rPr>
      </w:r>
    </w:p>
    <w:p w:rsidR="00000000" w:rsidDel="00000000" w:rsidP="00000000" w:rsidRDefault="00000000" w:rsidRPr="00000000" w14:paraId="00000011">
      <w:pPr>
        <w:numPr>
          <w:ilvl w:val="0"/>
          <w:numId w:val="1"/>
        </w:numPr>
        <w:ind w:hanging="2"/>
        <w:rPr>
          <w:rFonts w:ascii="Trebuchet MS" w:cs="Trebuchet MS" w:eastAsia="Trebuchet MS" w:hAnsi="Trebuchet MS"/>
          <w:sz w:val="22"/>
          <w:szCs w:val="22"/>
          <w:highlight w:val="white"/>
        </w:rPr>
      </w:pPr>
      <w:r w:rsidDel="00000000" w:rsidR="00000000" w:rsidRPr="00000000">
        <w:rPr>
          <w:rFonts w:ascii="Trebuchet MS" w:cs="Trebuchet MS" w:eastAsia="Trebuchet MS" w:hAnsi="Trebuchet MS"/>
          <w:sz w:val="22"/>
          <w:szCs w:val="22"/>
          <w:highlight w:val="white"/>
          <w:rtl w:val="0"/>
        </w:rPr>
        <w:t xml:space="preserve">Regular  [NOTE: This selection indicates the type of rule to be adopted. If Emergency, please include justification below in (b)(ii)]</w:t>
      </w:r>
    </w:p>
    <w:p w:rsidR="00000000" w:rsidDel="00000000" w:rsidP="00000000" w:rsidRDefault="00000000" w:rsidRPr="00000000" w14:paraId="00000012">
      <w:pPr>
        <w:ind w:hanging="2"/>
        <w:rPr>
          <w:rFonts w:ascii="Trebuchet MS" w:cs="Trebuchet MS" w:eastAsia="Trebuchet MS" w:hAnsi="Trebuchet MS"/>
          <w:sz w:val="22"/>
          <w:szCs w:val="22"/>
          <w:highlight w:val="white"/>
        </w:rPr>
      </w:pPr>
      <w:r w:rsidDel="00000000" w:rsidR="00000000" w:rsidRPr="00000000">
        <w:rPr>
          <w:rtl w:val="0"/>
        </w:rPr>
      </w:r>
    </w:p>
    <w:p w:rsidR="00000000" w:rsidDel="00000000" w:rsidP="00000000" w:rsidRDefault="00000000" w:rsidRPr="00000000" w14:paraId="00000013">
      <w:pPr>
        <w:numPr>
          <w:ilvl w:val="1"/>
          <w:numId w:val="1"/>
        </w:numPr>
        <w:ind w:hanging="2"/>
        <w:rPr>
          <w:rFonts w:ascii="Trebuchet MS" w:cs="Trebuchet MS" w:eastAsia="Trebuchet MS" w:hAnsi="Trebuchet MS"/>
          <w:sz w:val="22"/>
          <w:szCs w:val="22"/>
          <w:highlight w:val="white"/>
        </w:rPr>
      </w:pPr>
      <w:r w:rsidDel="00000000" w:rsidR="00000000" w:rsidRPr="00000000">
        <w:rPr>
          <w:rFonts w:ascii="Trebuchet MS" w:cs="Trebuchet MS" w:eastAsia="Trebuchet MS" w:hAnsi="Trebuchet MS"/>
          <w:sz w:val="22"/>
          <w:szCs w:val="22"/>
          <w:highlight w:val="white"/>
          <w:rtl w:val="0"/>
        </w:rPr>
        <w:t xml:space="preserve"> N/A [NOTE: Pick one only if Emergency.]</w:t>
      </w:r>
    </w:p>
    <w:p w:rsidR="00000000" w:rsidDel="00000000" w:rsidP="00000000" w:rsidRDefault="00000000" w:rsidRPr="00000000" w14:paraId="00000014">
      <w:pPr>
        <w:numPr>
          <w:ilvl w:val="1"/>
          <w:numId w:val="1"/>
        </w:numPr>
        <w:ind w:hanging="2"/>
        <w:rPr>
          <w:rFonts w:ascii="Trebuchet MS" w:cs="Trebuchet MS" w:eastAsia="Trebuchet MS" w:hAnsi="Trebuchet MS"/>
          <w:sz w:val="22"/>
          <w:szCs w:val="22"/>
          <w:highlight w:val="white"/>
        </w:rPr>
      </w:pPr>
      <w:r w:rsidDel="00000000" w:rsidR="00000000" w:rsidRPr="00000000">
        <w:rPr>
          <w:rFonts w:ascii="Trebuchet MS" w:cs="Trebuchet MS" w:eastAsia="Trebuchet MS" w:hAnsi="Trebuchet MS"/>
          <w:sz w:val="22"/>
          <w:szCs w:val="22"/>
          <w:highlight w:val="white"/>
          <w:rtl w:val="0"/>
        </w:rPr>
        <w:t xml:space="preserve">Justification for Emergency:</w:t>
      </w:r>
    </w:p>
    <w:p w:rsidR="00000000" w:rsidDel="00000000" w:rsidP="00000000" w:rsidRDefault="00000000" w:rsidRPr="00000000" w14:paraId="00000015">
      <w:pPr>
        <w:ind w:firstLine="0"/>
        <w:rPr>
          <w:rFonts w:ascii="Trebuchet MS" w:cs="Trebuchet MS" w:eastAsia="Trebuchet MS" w:hAnsi="Trebuchet MS"/>
          <w:highlight w:val="white"/>
        </w:rPr>
      </w:pPr>
      <w:r w:rsidDel="00000000" w:rsidR="00000000" w:rsidRPr="00000000">
        <w:rPr>
          <w:rtl w:val="0"/>
        </w:rPr>
      </w:r>
    </w:p>
    <w:p w:rsidR="00000000" w:rsidDel="00000000" w:rsidP="00000000" w:rsidRDefault="00000000" w:rsidRPr="00000000" w14:paraId="00000016">
      <w:pPr>
        <w:ind w:firstLine="0"/>
        <w:rPr>
          <w:rFonts w:ascii="Trebuchet MS" w:cs="Trebuchet MS" w:eastAsia="Trebuchet MS" w:hAnsi="Trebuchet MS"/>
          <w:sz w:val="22"/>
          <w:szCs w:val="22"/>
          <w:highlight w:val="white"/>
        </w:rPr>
      </w:pPr>
      <w:r w:rsidDel="00000000" w:rsidR="00000000" w:rsidRPr="00000000">
        <w:rPr>
          <w:rFonts w:ascii="Trebuchet MS" w:cs="Trebuchet MS" w:eastAsia="Trebuchet MS" w:hAnsi="Trebuchet MS"/>
          <w:highlight w:val="white"/>
          <w:rtl w:val="0"/>
        </w:rPr>
        <w:t xml:space="preserve">N/A</w:t>
      </w:r>
      <w:r w:rsidDel="00000000" w:rsidR="00000000" w:rsidRPr="00000000">
        <w:rPr>
          <w:rtl w:val="0"/>
        </w:rPr>
      </w:r>
    </w:p>
    <w:p w:rsidR="00000000" w:rsidDel="00000000" w:rsidP="00000000" w:rsidRDefault="00000000" w:rsidRPr="00000000" w14:paraId="00000017">
      <w:pPr>
        <w:ind w:firstLine="0"/>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18">
      <w:pPr>
        <w:ind w:firstLine="0"/>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19">
      <w:pPr>
        <w:numPr>
          <w:ilvl w:val="0"/>
          <w:numId w:val="1"/>
        </w:numPr>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This package contains the following types of rules: [NOTE: Check all that apply.]</w:t>
      </w:r>
    </w:p>
    <w:p w:rsidR="00000000" w:rsidDel="00000000" w:rsidP="00000000" w:rsidRDefault="00000000" w:rsidRPr="00000000" w14:paraId="0000001A">
      <w:pPr>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               </w:t>
      </w:r>
      <w:r w:rsidDel="00000000" w:rsidR="00000000" w:rsidRPr="00000000">
        <w:rPr>
          <w:rFonts w:ascii="MS Gothic" w:cs="MS Gothic" w:eastAsia="MS Gothic" w:hAnsi="MS Gothic"/>
          <w:sz w:val="22"/>
          <w:szCs w:val="22"/>
          <w:rtl w:val="0"/>
        </w:rPr>
        <w:t xml:space="preserve">☐</w:t>
      </w:r>
      <w:r w:rsidDel="00000000" w:rsidR="00000000" w:rsidRPr="00000000">
        <w:rPr>
          <w:rFonts w:ascii="Trebuchet MS" w:cs="Trebuchet MS" w:eastAsia="Trebuchet MS" w:hAnsi="Trebuchet MS"/>
          <w:sz w:val="22"/>
          <w:szCs w:val="22"/>
          <w:rtl w:val="0"/>
        </w:rPr>
        <w:t xml:space="preserve"> New Rules                              X Amended Rules                            </w:t>
      </w:r>
    </w:p>
    <w:p w:rsidR="00000000" w:rsidDel="00000000" w:rsidP="00000000" w:rsidRDefault="00000000" w:rsidRPr="00000000" w14:paraId="0000001B">
      <w:pPr>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               </w:t>
      </w:r>
      <w:r w:rsidDel="00000000" w:rsidR="00000000" w:rsidRPr="00000000">
        <w:rPr>
          <w:rFonts w:ascii="MS Gothic" w:cs="MS Gothic" w:eastAsia="MS Gothic" w:hAnsi="MS Gothic"/>
          <w:sz w:val="22"/>
          <w:szCs w:val="22"/>
          <w:rtl w:val="0"/>
        </w:rPr>
        <w:t xml:space="preserve">☐</w:t>
      </w:r>
      <w:r w:rsidDel="00000000" w:rsidR="00000000" w:rsidRPr="00000000">
        <w:rPr>
          <w:rFonts w:ascii="Trebuchet MS" w:cs="Trebuchet MS" w:eastAsia="Trebuchet MS" w:hAnsi="Trebuchet MS"/>
          <w:sz w:val="22"/>
          <w:szCs w:val="22"/>
          <w:rtl w:val="0"/>
        </w:rPr>
        <w:t xml:space="preserve"> Repealed Rules                       </w:t>
      </w:r>
      <w:r w:rsidDel="00000000" w:rsidR="00000000" w:rsidRPr="00000000">
        <w:rPr>
          <w:rFonts w:ascii="MS Gothic" w:cs="MS Gothic" w:eastAsia="MS Gothic" w:hAnsi="MS Gothic"/>
          <w:sz w:val="22"/>
          <w:szCs w:val="22"/>
          <w:rtl w:val="0"/>
        </w:rPr>
        <w:t xml:space="preserve">☐</w:t>
      </w:r>
      <w:r w:rsidDel="00000000" w:rsidR="00000000" w:rsidRPr="00000000">
        <w:rPr>
          <w:rFonts w:ascii="Trebuchet MS" w:cs="Trebuchet MS" w:eastAsia="Trebuchet MS" w:hAnsi="Trebuchet MS"/>
          <w:sz w:val="22"/>
          <w:szCs w:val="22"/>
          <w:rtl w:val="0"/>
        </w:rPr>
        <w:t xml:space="preserve"> Reviewed Rules</w:t>
      </w:r>
    </w:p>
    <w:p w:rsidR="00000000" w:rsidDel="00000000" w:rsidP="00000000" w:rsidRDefault="00000000" w:rsidRPr="00000000" w14:paraId="0000001C">
      <w:pPr>
        <w:ind w:hanging="2"/>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1D">
      <w:pPr>
        <w:numPr>
          <w:ilvl w:val="0"/>
          <w:numId w:val="1"/>
        </w:numPr>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First SBHS Read Month: September 2026   e) Second SBHS Read Month: October 2026</w:t>
      </w:r>
    </w:p>
    <w:p w:rsidR="00000000" w:rsidDel="00000000" w:rsidP="00000000" w:rsidRDefault="00000000" w:rsidRPr="00000000" w14:paraId="0000001E">
      <w:pPr>
        <w:ind w:hanging="2"/>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1F">
      <w:pPr>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f)</w:t>
        <w:tab/>
        <w:t xml:space="preserve">Effective Date: November 30, 2026        g) Effective Dates is: Discretionary</w:t>
      </w:r>
    </w:p>
    <w:p w:rsidR="00000000" w:rsidDel="00000000" w:rsidP="00000000" w:rsidRDefault="00000000" w:rsidRPr="00000000" w14:paraId="00000020">
      <w:pPr>
        <w:ind w:hanging="2"/>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1">
      <w:pPr>
        <w:pStyle w:val="Heading2"/>
        <w:ind w:left="2" w:hanging="4"/>
        <w:rPr/>
      </w:pPr>
      <w:bookmarkStart w:colFirst="0" w:colLast="0" w:name="_heading=h.6q70pqswg59" w:id="3"/>
      <w:bookmarkEnd w:id="3"/>
      <w:r w:rsidDel="00000000" w:rsidR="00000000" w:rsidRPr="00000000">
        <w:rPr>
          <w:rtl w:val="0"/>
        </w:rPr>
        <w:t xml:space="preserve">3: Regulatory Analysis:</w:t>
      </w:r>
    </w:p>
    <w:p w:rsidR="00000000" w:rsidDel="00000000" w:rsidP="00000000" w:rsidRDefault="00000000" w:rsidRPr="00000000" w14:paraId="00000022">
      <w:pPr>
        <w:spacing w:before="240" w:lineRule="auto"/>
        <w:ind w:firstLine="0"/>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a) List of groups impacted by this rule. [NOTE: List groups of persons will benefit, bear the burdens or be adversely impacted by this rule.] </w:t>
      </w:r>
    </w:p>
    <w:p w:rsidR="00000000" w:rsidDel="00000000" w:rsidP="00000000" w:rsidRDefault="00000000" w:rsidRPr="00000000" w14:paraId="00000023">
      <w:pPr>
        <w:spacing w:before="240" w:lineRule="auto"/>
        <w:ind w:firstLine="0"/>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4">
      <w:pPr>
        <w:ind w:left="2" w:hanging="4"/>
        <w:rPr>
          <w:rFonts w:ascii="Trebuchet MS" w:cs="Trebuchet MS" w:eastAsia="Trebuchet MS" w:hAnsi="Trebuchet MS"/>
          <w:sz w:val="22"/>
          <w:szCs w:val="22"/>
          <w:highlight w:val="green"/>
        </w:rPr>
      </w:pPr>
      <w:r w:rsidDel="00000000" w:rsidR="00000000" w:rsidRPr="00000000">
        <w:rPr>
          <w:rFonts w:ascii="Trebuchet MS" w:cs="Trebuchet MS" w:eastAsia="Trebuchet MS" w:hAnsi="Trebuchet MS"/>
          <w:sz w:val="22"/>
          <w:szCs w:val="22"/>
          <w:highlight w:val="white"/>
          <w:rtl w:val="0"/>
        </w:rPr>
        <w:t xml:space="preserve">County Departments of Human Services as they provide Core Services to eligible families.</w:t>
      </w:r>
      <w:r w:rsidDel="00000000" w:rsidR="00000000" w:rsidRPr="00000000">
        <w:rPr>
          <w:rtl w:val="0"/>
        </w:rPr>
      </w:r>
    </w:p>
    <w:p w:rsidR="00000000" w:rsidDel="00000000" w:rsidP="00000000" w:rsidRDefault="00000000" w:rsidRPr="00000000" w14:paraId="00000025">
      <w:pPr>
        <w:ind w:left="2" w:hanging="4"/>
        <w:rPr>
          <w:rFonts w:ascii="Trebuchet MS" w:cs="Trebuchet MS" w:eastAsia="Trebuchet MS" w:hAnsi="Trebuchet MS"/>
          <w:sz w:val="22"/>
          <w:szCs w:val="22"/>
          <w:highlight w:val="green"/>
        </w:rPr>
      </w:pPr>
      <w:r w:rsidDel="00000000" w:rsidR="00000000" w:rsidRPr="00000000">
        <w:rPr>
          <w:rtl w:val="0"/>
        </w:rPr>
      </w:r>
    </w:p>
    <w:p w:rsidR="00000000" w:rsidDel="00000000" w:rsidP="00000000" w:rsidRDefault="00000000" w:rsidRPr="00000000" w14:paraId="00000026">
      <w:pPr>
        <w:spacing w:after="240" w:lineRule="auto"/>
        <w:ind w:firstLine="0"/>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b) Describe the qualitative and quantitative impact. [NOTE: How will this rule-making impact those groups listed above?  How many people will be impacted?  What are the short-term and long-term consequences of this rule?]</w:t>
      </w:r>
    </w:p>
    <w:p w:rsidR="00000000" w:rsidDel="00000000" w:rsidP="00000000" w:rsidRDefault="00000000" w:rsidRPr="00000000" w14:paraId="00000027">
      <w:pPr>
        <w:widowControl w:val="0"/>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County Departments of Human Services are expected to benefit from these revisions as they provide clarity to sections of Volume 7 that have historically resulted in administrative confusion and inconsistent application of Core Services. Furthermore, the removal of restrictive language regarding childcare facilitates a requested funding opportunity, allowing counties to better address critical resource gaps in their respective communities.</w:t>
      </w:r>
    </w:p>
    <w:p w:rsidR="00000000" w:rsidDel="00000000" w:rsidP="00000000" w:rsidRDefault="00000000" w:rsidRPr="00000000" w14:paraId="00000028">
      <w:pPr>
        <w:widowControl w:val="0"/>
        <w:ind w:hanging="2"/>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9">
      <w:pPr>
        <w:widowControl w:val="0"/>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No populations are expected to be adversely affected by these changes.</w:t>
      </w:r>
    </w:p>
    <w:p w:rsidR="00000000" w:rsidDel="00000000" w:rsidP="00000000" w:rsidRDefault="00000000" w:rsidRPr="00000000" w14:paraId="0000002A">
      <w:pPr>
        <w:widowControl w:val="0"/>
        <w:ind w:hanging="2"/>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B">
      <w:pPr>
        <w:widowControl w:val="0"/>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In the immediate term, county departments may utilize Core Services to secure funding for critical resource gaps and essential family support services that currently face significant underfunding.</w:t>
      </w:r>
    </w:p>
    <w:p w:rsidR="00000000" w:rsidDel="00000000" w:rsidP="00000000" w:rsidRDefault="00000000" w:rsidRPr="00000000" w14:paraId="0000002C">
      <w:pPr>
        <w:widowControl w:val="0"/>
        <w:ind w:hanging="2"/>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D">
      <w:pPr>
        <w:widowControl w:val="0"/>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In the long term, these changes are anticipated to have a positive impact on the precision of statewide performance metrics for Core Services, while simultaneously empowering county departments to pinpoint strategic opportunities for fiscal planning and resource allocation.</w:t>
      </w:r>
    </w:p>
    <w:p w:rsidR="00000000" w:rsidDel="00000000" w:rsidP="00000000" w:rsidRDefault="00000000" w:rsidRPr="00000000" w14:paraId="0000002E">
      <w:pPr>
        <w:ind w:left="2" w:hanging="4"/>
        <w:rPr>
          <w:rFonts w:ascii="Trebuchet MS" w:cs="Trebuchet MS" w:eastAsia="Trebuchet MS" w:hAnsi="Trebuchet MS"/>
          <w:highlight w:val="green"/>
        </w:rPr>
      </w:pPr>
      <w:r w:rsidDel="00000000" w:rsidR="00000000" w:rsidRPr="00000000">
        <w:rPr>
          <w:rtl w:val="0"/>
        </w:rPr>
      </w:r>
    </w:p>
    <w:p w:rsidR="00000000" w:rsidDel="00000000" w:rsidP="00000000" w:rsidRDefault="00000000" w:rsidRPr="00000000" w14:paraId="0000002F">
      <w:pPr>
        <w:ind w:left="2" w:hanging="4"/>
        <w:rPr>
          <w:rFonts w:ascii="Trebuchet MS" w:cs="Trebuchet MS" w:eastAsia="Trebuchet MS" w:hAnsi="Trebuchet MS"/>
          <w:highlight w:val="green"/>
        </w:rPr>
      </w:pPr>
      <w:r w:rsidDel="00000000" w:rsidR="00000000" w:rsidRPr="00000000">
        <w:rPr>
          <w:rtl w:val="0"/>
        </w:rPr>
      </w:r>
    </w:p>
    <w:p w:rsidR="00000000" w:rsidDel="00000000" w:rsidP="00000000" w:rsidRDefault="00000000" w:rsidRPr="00000000" w14:paraId="00000030">
      <w:pPr>
        <w:ind w:left="2" w:hanging="4"/>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c) State Board Authority for Rule</w:t>
      </w:r>
      <w:r w:rsidDel="00000000" w:rsidR="00000000" w:rsidRPr="00000000">
        <w:rPr>
          <w:rFonts w:ascii="Trebuchet MS" w:cs="Trebuchet MS" w:eastAsia="Trebuchet MS" w:hAnsi="Trebuchet MS"/>
          <w:i w:val="1"/>
          <w:iCs w:val="1"/>
          <w:sz w:val="22"/>
          <w:szCs w:val="22"/>
          <w:rtl w:val="0"/>
        </w:rPr>
        <w:t xml:space="preserve"> </w:t>
      </w:r>
      <w:r w:rsidDel="00000000" w:rsidR="00000000" w:rsidRPr="00000000">
        <w:rPr>
          <w:rFonts w:ascii="Trebuchet MS" w:cs="Trebuchet MS" w:eastAsia="Trebuchet MS" w:hAnsi="Trebuchet MS"/>
          <w:sz w:val="22"/>
          <w:szCs w:val="22"/>
          <w:rtl w:val="0"/>
        </w:rPr>
        <w:t xml:space="preserve">[NOTE: Provide statutory citations that authorize SBHS to promulgate rules.]</w:t>
      </w:r>
    </w:p>
    <w:p w:rsidR="00000000" w:rsidDel="00000000" w:rsidP="00000000" w:rsidRDefault="00000000" w:rsidRPr="00000000" w14:paraId="00000031">
      <w:pPr>
        <w:ind w:left="2" w:hanging="4"/>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32">
      <w:pPr>
        <w:ind w:left="2" w:hanging="4"/>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2"/>
          <w:szCs w:val="22"/>
          <w:highlight w:val="white"/>
          <w:rtl w:val="0"/>
        </w:rPr>
        <w:t xml:space="preserve">26-1-107(5)(b), (6)(a)</w:t>
      </w:r>
      <w:r w:rsidDel="00000000" w:rsidR="00000000" w:rsidRPr="00000000">
        <w:rPr>
          <w:rtl w:val="0"/>
        </w:rPr>
      </w:r>
    </w:p>
    <w:p w:rsidR="00000000" w:rsidDel="00000000" w:rsidP="00000000" w:rsidRDefault="00000000" w:rsidRPr="00000000" w14:paraId="00000033">
      <w:pPr>
        <w:spacing w:after="240" w:before="240" w:lineRule="auto"/>
        <w:ind w:firstLine="0"/>
        <w:rPr>
          <w:rFonts w:ascii="Trebuchet MS" w:cs="Trebuchet MS" w:eastAsia="Trebuchet MS" w:hAnsi="Trebuchet MS"/>
          <w:sz w:val="22"/>
          <w:szCs w:val="22"/>
          <w:u w:val="single"/>
        </w:rPr>
      </w:pPr>
      <w:r w:rsidDel="00000000" w:rsidR="00000000" w:rsidRPr="00000000">
        <w:rPr>
          <w:rFonts w:ascii="Trebuchet MS" w:cs="Trebuchet MS" w:eastAsia="Trebuchet MS" w:hAnsi="Trebuchet MS"/>
          <w:sz w:val="22"/>
          <w:szCs w:val="22"/>
          <w:rtl w:val="0"/>
        </w:rPr>
        <w:t xml:space="preserve">d) Program Authority for Rule</w:t>
      </w:r>
      <w:r w:rsidDel="00000000" w:rsidR="00000000" w:rsidRPr="00000000">
        <w:rPr>
          <w:rFonts w:ascii="Trebuchet MS" w:cs="Trebuchet MS" w:eastAsia="Trebuchet MS" w:hAnsi="Trebuchet MS"/>
          <w:i w:val="1"/>
          <w:iCs w:val="1"/>
          <w:sz w:val="22"/>
          <w:szCs w:val="22"/>
          <w:rtl w:val="0"/>
        </w:rPr>
        <w:t xml:space="preserve"> </w:t>
      </w:r>
      <w:r w:rsidDel="00000000" w:rsidR="00000000" w:rsidRPr="00000000">
        <w:rPr>
          <w:rFonts w:ascii="Trebuchet MS" w:cs="Trebuchet MS" w:eastAsia="Trebuchet MS" w:hAnsi="Trebuchet MS"/>
          <w:sz w:val="22"/>
          <w:szCs w:val="22"/>
          <w:rtl w:val="0"/>
        </w:rPr>
        <w:t xml:space="preserve">[NOTE: Give federal and/or state citations and a summary of the language authorizing the rule-making </w:t>
      </w:r>
      <w:r w:rsidDel="00000000" w:rsidR="00000000" w:rsidRPr="00000000">
        <w:rPr>
          <w:rFonts w:ascii="Trebuchet MS" w:cs="Trebuchet MS" w:eastAsia="Trebuchet MS" w:hAnsi="Trebuchet MS"/>
          <w:sz w:val="22"/>
          <w:szCs w:val="22"/>
          <w:u w:val="single"/>
          <w:rtl w:val="0"/>
        </w:rPr>
        <w:t xml:space="preserve">function</w:t>
      </w:r>
      <w:r w:rsidDel="00000000" w:rsidR="00000000" w:rsidRPr="00000000">
        <w:rPr>
          <w:rFonts w:ascii="Trebuchet MS" w:cs="Trebuchet MS" w:eastAsia="Trebuchet MS" w:hAnsi="Trebuchet MS"/>
          <w:sz w:val="22"/>
          <w:szCs w:val="22"/>
          <w:rtl w:val="0"/>
        </w:rPr>
        <w:t xml:space="preserve"> AND </w:t>
      </w:r>
      <w:r w:rsidDel="00000000" w:rsidR="00000000" w:rsidRPr="00000000">
        <w:rPr>
          <w:rFonts w:ascii="Trebuchet MS" w:cs="Trebuchet MS" w:eastAsia="Trebuchet MS" w:hAnsi="Trebuchet MS"/>
          <w:sz w:val="22"/>
          <w:szCs w:val="22"/>
          <w:u w:val="single"/>
          <w:rtl w:val="0"/>
        </w:rPr>
        <w:t xml:space="preserve">authority.]</w:t>
      </w:r>
    </w:p>
    <w:p w:rsidR="00000000" w:rsidDel="00000000" w:rsidP="00000000" w:rsidRDefault="00000000" w:rsidRPr="00000000" w14:paraId="00000034">
      <w:pPr>
        <w:ind w:left="2" w:hanging="4"/>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2"/>
          <w:szCs w:val="22"/>
          <w:highlight w:val="white"/>
          <w:rtl w:val="0"/>
        </w:rPr>
        <w:t xml:space="preserve">26-5.5-104, C.R.S.</w:t>
      </w:r>
      <w:r w:rsidDel="00000000" w:rsidR="00000000" w:rsidRPr="00000000">
        <w:rPr>
          <w:rtl w:val="0"/>
        </w:rPr>
      </w:r>
    </w:p>
    <w:p w:rsidR="00000000" w:rsidDel="00000000" w:rsidP="00000000" w:rsidRDefault="00000000" w:rsidRPr="00000000" w14:paraId="00000035">
      <w:pPr>
        <w:ind w:left="2" w:hanging="4"/>
        <w:rPr>
          <w:rFonts w:ascii="Trebuchet MS" w:cs="Trebuchet MS" w:eastAsia="Trebuchet MS" w:hAnsi="Trebuchet MS"/>
          <w:sz w:val="22"/>
          <w:szCs w:val="22"/>
          <w:u w:val="single"/>
        </w:rPr>
      </w:pPr>
      <w:r w:rsidDel="00000000" w:rsidR="00000000" w:rsidRPr="00000000">
        <w:rPr>
          <w:rtl w:val="0"/>
        </w:rPr>
      </w:r>
    </w:p>
    <w:p w:rsidR="00000000" w:rsidDel="00000000" w:rsidP="00000000" w:rsidRDefault="00000000" w:rsidRPr="00000000" w14:paraId="00000036">
      <w:pPr>
        <w:ind w:left="2" w:hanging="4"/>
        <w:rPr>
          <w:rFonts w:ascii="Trebuchet MS" w:cs="Trebuchet MS" w:eastAsia="Trebuchet MS" w:hAnsi="Trebuchet MS"/>
          <w:sz w:val="22"/>
          <w:szCs w:val="22"/>
          <w:u w:val="single"/>
        </w:rPr>
      </w:pPr>
      <w:r w:rsidDel="00000000" w:rsidR="00000000" w:rsidRPr="00000000">
        <w:rPr>
          <w:rtl w:val="0"/>
        </w:rPr>
      </w:r>
    </w:p>
    <w:p w:rsidR="00000000" w:rsidDel="00000000" w:rsidP="00000000" w:rsidRDefault="00000000" w:rsidRPr="00000000" w14:paraId="00000037">
      <w:pPr>
        <w:ind w:left="2" w:hanging="4"/>
        <w:rPr>
          <w:rFonts w:ascii="Trebuchet MS" w:cs="Trebuchet MS" w:eastAsia="Trebuchet MS" w:hAnsi="Trebuchet MS"/>
          <w:b w:val="1"/>
          <w:bCs w:val="1"/>
          <w:sz w:val="22"/>
          <w:szCs w:val="22"/>
        </w:rPr>
      </w:pPr>
      <w:r w:rsidDel="00000000" w:rsidR="00000000" w:rsidRPr="00000000">
        <w:rPr>
          <w:rFonts w:ascii="Trebuchet MS" w:cs="Trebuchet MS" w:eastAsia="Trebuchet MS" w:hAnsi="Trebuchet MS"/>
          <w:sz w:val="22"/>
          <w:szCs w:val="22"/>
          <w:rtl w:val="0"/>
        </w:rPr>
        <w:t xml:space="preserve">e) Does this rule incorporate material by reference? </w:t>
      </w:r>
      <w:r w:rsidDel="00000000" w:rsidR="00000000" w:rsidRPr="00000000">
        <w:rPr>
          <w:rFonts w:ascii="Trebuchet MS" w:cs="Trebuchet MS" w:eastAsia="Trebuchet MS" w:hAnsi="Trebuchet MS"/>
          <w:b w:val="1"/>
          <w:bCs w:val="1"/>
          <w:sz w:val="22"/>
          <w:szCs w:val="22"/>
          <w:rtl w:val="0"/>
        </w:rPr>
        <w:t xml:space="preserve">No.</w:t>
      </w:r>
    </w:p>
    <w:p w:rsidR="00000000" w:rsidDel="00000000" w:rsidP="00000000" w:rsidRDefault="00000000" w:rsidRPr="00000000" w14:paraId="00000038">
      <w:pPr>
        <w:spacing w:after="240" w:before="240" w:lineRule="auto"/>
        <w:ind w:firstLine="0"/>
        <w:rPr>
          <w:b w:val="1"/>
          <w:bCs w:val="1"/>
        </w:rPr>
      </w:pPr>
      <w:r w:rsidDel="00000000" w:rsidR="00000000" w:rsidRPr="00000000">
        <w:rPr>
          <w:rFonts w:ascii="Trebuchet MS" w:cs="Trebuchet MS" w:eastAsia="Trebuchet MS" w:hAnsi="Trebuchet MS"/>
          <w:sz w:val="22"/>
          <w:szCs w:val="22"/>
          <w:rtl w:val="0"/>
        </w:rPr>
        <w:t xml:space="preserve">f) Does this repeat language found in statute? </w:t>
      </w:r>
      <w:r w:rsidDel="00000000" w:rsidR="00000000" w:rsidRPr="00000000">
        <w:rPr>
          <w:rFonts w:ascii="Trebuchet MS" w:cs="Trebuchet MS" w:eastAsia="Trebuchet MS" w:hAnsi="Trebuchet MS"/>
          <w:b w:val="1"/>
          <w:bCs w:val="1"/>
          <w:sz w:val="22"/>
          <w:szCs w:val="22"/>
          <w:rtl w:val="0"/>
        </w:rPr>
        <w:t xml:space="preserve">No.</w:t>
      </w:r>
      <w:r w:rsidDel="00000000" w:rsidR="00000000" w:rsidRPr="00000000">
        <w:rPr>
          <w:rtl w:val="0"/>
        </w:rPr>
      </w:r>
    </w:p>
    <w:p w:rsidR="00000000" w:rsidDel="00000000" w:rsidP="00000000" w:rsidRDefault="00000000" w:rsidRPr="00000000" w14:paraId="00000039">
      <w:pPr>
        <w:spacing w:after="240" w:before="240" w:lineRule="auto"/>
        <w:ind w:firstLine="0"/>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g) If the response to any of e) or f) above were “yes,” please explain in detail for each “yes” response: </w:t>
      </w:r>
    </w:p>
    <w:p w:rsidR="00000000" w:rsidDel="00000000" w:rsidP="00000000" w:rsidRDefault="00000000" w:rsidRPr="00000000" w14:paraId="0000003A">
      <w:pPr>
        <w:widowControl w:val="0"/>
        <w:ind w:firstLine="0"/>
        <w:rPr>
          <w:rFonts w:ascii="Trebuchet MS" w:cs="Trebuchet MS" w:eastAsia="Trebuchet MS" w:hAnsi="Trebuchet MS"/>
          <w:b w:val="1"/>
          <w:bCs w:val="1"/>
          <w:sz w:val="22"/>
          <w:szCs w:val="22"/>
          <w:highlight w:val="white"/>
        </w:rPr>
      </w:pPr>
      <w:r w:rsidDel="00000000" w:rsidR="00000000" w:rsidRPr="00000000">
        <w:rPr>
          <w:rFonts w:ascii="Trebuchet MS" w:cs="Trebuchet MS" w:eastAsia="Trebuchet MS" w:hAnsi="Trebuchet MS"/>
          <w:b w:val="1"/>
          <w:bCs w:val="1"/>
          <w:sz w:val="22"/>
          <w:szCs w:val="22"/>
          <w:highlight w:val="white"/>
          <w:rtl w:val="0"/>
        </w:rPr>
        <w:t xml:space="preserve">N/A</w:t>
      </w:r>
    </w:p>
    <w:p w:rsidR="00000000" w:rsidDel="00000000" w:rsidP="00000000" w:rsidRDefault="00000000" w:rsidRPr="00000000" w14:paraId="0000003B">
      <w:pPr>
        <w:spacing w:after="240" w:before="240" w:lineRule="auto"/>
        <w:ind w:firstLine="0"/>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h) Data Description [NOTE: List and explain any data, such as studies, federal announcements, or questionnaires, which were relied upon when developing this rule?]</w:t>
      </w:r>
    </w:p>
    <w:p w:rsidR="00000000" w:rsidDel="00000000" w:rsidP="00000000" w:rsidRDefault="00000000" w:rsidRPr="00000000" w14:paraId="0000003C">
      <w:pPr>
        <w:widowControl w:val="0"/>
        <w:ind w:firstLine="0"/>
        <w:rPr>
          <w:rFonts w:ascii="Trebuchet MS" w:cs="Trebuchet MS" w:eastAsia="Trebuchet MS" w:hAnsi="Trebuchet MS"/>
          <w:sz w:val="22"/>
          <w:szCs w:val="22"/>
        </w:rPr>
      </w:pPr>
      <w:r w:rsidDel="00000000" w:rsidR="00000000" w:rsidRPr="00000000">
        <w:rPr>
          <w:rFonts w:ascii="Trebuchet MS" w:cs="Trebuchet MS" w:eastAsia="Trebuchet MS" w:hAnsi="Trebuchet MS"/>
          <w:b w:val="1"/>
          <w:bCs w:val="1"/>
          <w:sz w:val="22"/>
          <w:szCs w:val="22"/>
          <w:highlight w:val="white"/>
          <w:rtl w:val="0"/>
        </w:rPr>
        <w:t xml:space="preserve">N/A</w:t>
      </w:r>
      <w:r w:rsidDel="00000000" w:rsidR="00000000" w:rsidRPr="00000000">
        <w:rPr>
          <w:rtl w:val="0"/>
        </w:rPr>
      </w:r>
    </w:p>
    <w:p w:rsidR="00000000" w:rsidDel="00000000" w:rsidP="00000000" w:rsidRDefault="00000000" w:rsidRPr="00000000" w14:paraId="0000003D">
      <w:pPr>
        <w:ind w:left="2" w:hanging="4"/>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3E">
      <w:pPr>
        <w:spacing w:after="240" w:before="240" w:lineRule="auto"/>
        <w:ind w:left="2" w:hanging="2"/>
        <w:rPr>
          <w:rFonts w:ascii="Trebuchet MS" w:cs="Trebuchet MS" w:eastAsia="Trebuchet MS" w:hAnsi="Trebuchet MS"/>
          <w:b w:val="1"/>
          <w:bCs w:val="1"/>
          <w:sz w:val="22"/>
          <w:szCs w:val="22"/>
        </w:rPr>
      </w:pPr>
      <w:r w:rsidDel="00000000" w:rsidR="00000000" w:rsidRPr="00000000">
        <w:rPr>
          <w:rFonts w:ascii="Trebuchet MS" w:cs="Trebuchet MS" w:eastAsia="Trebuchet MS" w:hAnsi="Trebuchet MS"/>
          <w:sz w:val="22"/>
          <w:szCs w:val="22"/>
          <w:rtl w:val="0"/>
        </w:rPr>
        <w:t xml:space="preserve">i) Alternatives to this Rule-making Explain why the program chose this rule-making rather than taking no action or using another alternative. [NOTE: Describe any alternatives that were seriously considered. Are there any less costly or less intrusive ways to accomplish the purpose(s) of this rule ? Answer should NEVER be just “no alternative” answer should include “no alternative because…”]     </w:t>
      </w:r>
      <w:r w:rsidDel="00000000" w:rsidR="00000000" w:rsidRPr="00000000">
        <w:rPr>
          <w:rtl w:val="0"/>
        </w:rPr>
      </w:r>
    </w:p>
    <w:p w:rsidR="00000000" w:rsidDel="00000000" w:rsidP="00000000" w:rsidRDefault="00000000" w:rsidRPr="00000000" w14:paraId="0000003F">
      <w:pPr>
        <w:widowControl w:val="0"/>
        <w:ind w:hanging="2"/>
        <w:rPr/>
      </w:pPr>
      <w:r w:rsidDel="00000000" w:rsidR="00000000" w:rsidRPr="00000000">
        <w:rPr>
          <w:rFonts w:ascii="Trebuchet MS" w:cs="Trebuchet MS" w:eastAsia="Trebuchet MS" w:hAnsi="Trebuchet MS"/>
          <w:sz w:val="22"/>
          <w:szCs w:val="22"/>
          <w:rtl w:val="0"/>
        </w:rPr>
        <w:t xml:space="preserve">No alternatives were considered. Rule-making was selected because the current rule has not been opened since 2019 and changes to terminology, process, and use of Core Services has changed since then.</w:t>
      </w:r>
      <w:r w:rsidDel="00000000" w:rsidR="00000000" w:rsidRPr="00000000">
        <w:rPr>
          <w:rtl w:val="0"/>
        </w:rPr>
      </w:r>
    </w:p>
    <w:p w:rsidR="00000000" w:rsidDel="00000000" w:rsidP="00000000" w:rsidRDefault="00000000" w:rsidRPr="00000000" w14:paraId="00000040">
      <w:pPr>
        <w:pStyle w:val="Heading2"/>
        <w:spacing w:after="240" w:before="240" w:lineRule="auto"/>
        <w:ind w:left="2" w:hanging="2"/>
        <w:rPr/>
      </w:pPr>
      <w:bookmarkStart w:colFirst="0" w:colLast="0" w:name="_heading=h.voq8b7amzbsl" w:id="4"/>
      <w:bookmarkEnd w:id="4"/>
      <w:r w:rsidDel="00000000" w:rsidR="00000000" w:rsidRPr="00000000">
        <w:rPr>
          <w:rtl w:val="0"/>
        </w:rPr>
        <w:t xml:space="preserve">4.  Fiscal Impact </w:t>
      </w:r>
    </w:p>
    <w:p w:rsidR="00000000" w:rsidDel="00000000" w:rsidP="00000000" w:rsidRDefault="00000000" w:rsidRPr="00000000" w14:paraId="00000041">
      <w:pPr>
        <w:spacing w:after="240" w:before="240" w:lineRule="auto"/>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For each of the categories listed below explain the distribution of dollars; please identify the costs, revenues, matches or any changes in the distribution of funds even if such change has a total zero effect for any entity that falls within the category.  If this rule-making requires one of the categories listed below to devote resources without receiving additional funding, please explain why the rule-making is required and what consultation has occurred with those who will need to devote resources. [Answer should never be just “no impact” answer should include “no impact because….”]</w:t>
      </w:r>
    </w:p>
    <w:p w:rsidR="00000000" w:rsidDel="00000000" w:rsidP="00000000" w:rsidRDefault="00000000" w:rsidRPr="00000000" w14:paraId="00000042">
      <w:pPr>
        <w:spacing w:before="240" w:lineRule="auto"/>
        <w:ind w:firstLine="0"/>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a) State Fiscal Impact (Identify all state agencies with a fiscal impact, including any Colorado Benefits Management System (CBMS) change request costs required to implement this rule change)</w:t>
      </w:r>
    </w:p>
    <w:p w:rsidR="00000000" w:rsidDel="00000000" w:rsidP="00000000" w:rsidRDefault="00000000" w:rsidRPr="00000000" w14:paraId="00000043">
      <w:pPr>
        <w:ind w:left="720" w:firstLine="0"/>
        <w:rPr>
          <w:rFonts w:ascii="Trebuchet MS" w:cs="Trebuchet MS" w:eastAsia="Trebuchet MS" w:hAnsi="Trebuchet MS"/>
          <w:b w:val="1"/>
          <w:bCs w:val="1"/>
          <w:sz w:val="22"/>
          <w:szCs w:val="22"/>
        </w:rPr>
      </w:pPr>
      <w:r w:rsidDel="00000000" w:rsidR="00000000" w:rsidRPr="00000000">
        <w:rPr>
          <w:rtl w:val="0"/>
        </w:rPr>
      </w:r>
    </w:p>
    <w:p w:rsidR="00000000" w:rsidDel="00000000" w:rsidP="00000000" w:rsidRDefault="00000000" w:rsidRPr="00000000" w14:paraId="00000044">
      <w:pPr>
        <w:widowControl w:val="0"/>
        <w:ind w:hanging="2"/>
        <w:rPr>
          <w:rFonts w:ascii="Trebuchet MS" w:cs="Trebuchet MS" w:eastAsia="Trebuchet MS" w:hAnsi="Trebuchet MS"/>
          <w:b w:val="1"/>
          <w:bCs w:val="1"/>
          <w:sz w:val="22"/>
          <w:szCs w:val="22"/>
        </w:rPr>
      </w:pPr>
      <w:r w:rsidDel="00000000" w:rsidR="00000000" w:rsidRPr="00000000">
        <w:rPr>
          <w:rFonts w:ascii="Trebuchet MS" w:cs="Trebuchet MS" w:eastAsia="Trebuchet MS" w:hAnsi="Trebuchet MS"/>
          <w:sz w:val="22"/>
          <w:szCs w:val="22"/>
          <w:rtl w:val="0"/>
        </w:rPr>
        <w:t xml:space="preserve">No state fiscal impact is anticipated with the addition of these rules. The Division of Child Welfare (DCW) has designated personnel responsible for the oversight of Core Services across the state.</w:t>
      </w:r>
      <w:r w:rsidDel="00000000" w:rsidR="00000000" w:rsidRPr="00000000">
        <w:rPr>
          <w:rtl w:val="0"/>
        </w:rPr>
      </w:r>
    </w:p>
    <w:p w:rsidR="00000000" w:rsidDel="00000000" w:rsidP="00000000" w:rsidRDefault="00000000" w:rsidRPr="00000000" w14:paraId="00000045">
      <w:pPr>
        <w:ind w:left="720" w:firstLine="0"/>
        <w:rPr>
          <w:rFonts w:ascii="Trebuchet MS" w:cs="Trebuchet MS" w:eastAsia="Trebuchet MS" w:hAnsi="Trebuchet MS"/>
          <w:b w:val="1"/>
          <w:bCs w:val="1"/>
          <w:sz w:val="22"/>
          <w:szCs w:val="22"/>
        </w:rPr>
      </w:pPr>
      <w:r w:rsidDel="00000000" w:rsidR="00000000" w:rsidRPr="00000000">
        <w:rPr>
          <w:rtl w:val="0"/>
        </w:rPr>
      </w:r>
    </w:p>
    <w:p w:rsidR="00000000" w:rsidDel="00000000" w:rsidP="00000000" w:rsidRDefault="00000000" w:rsidRPr="00000000" w14:paraId="00000046">
      <w:pPr>
        <w:ind w:firstLine="0"/>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47">
      <w:pPr>
        <w:ind w:firstLine="0"/>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b) County Fiscal Impact  </w:t>
      </w:r>
    </w:p>
    <w:p w:rsidR="00000000" w:rsidDel="00000000" w:rsidP="00000000" w:rsidRDefault="00000000" w:rsidRPr="00000000" w14:paraId="00000048">
      <w:pPr>
        <w:ind w:left="720" w:firstLine="0"/>
        <w:rPr>
          <w:rFonts w:ascii="Trebuchet MS" w:cs="Trebuchet MS" w:eastAsia="Trebuchet MS" w:hAnsi="Trebuchet MS"/>
          <w:b w:val="1"/>
          <w:bCs w:val="1"/>
          <w:sz w:val="22"/>
          <w:szCs w:val="22"/>
        </w:rPr>
      </w:pPr>
      <w:r w:rsidDel="00000000" w:rsidR="00000000" w:rsidRPr="00000000">
        <w:rPr>
          <w:rtl w:val="0"/>
        </w:rPr>
      </w:r>
    </w:p>
    <w:p w:rsidR="00000000" w:rsidDel="00000000" w:rsidP="00000000" w:rsidRDefault="00000000" w:rsidRPr="00000000" w14:paraId="00000049">
      <w:pPr>
        <w:widowControl w:val="0"/>
        <w:ind w:hanging="2"/>
        <w:rPr>
          <w:rFonts w:ascii="Trebuchet MS" w:cs="Trebuchet MS" w:eastAsia="Trebuchet MS" w:hAnsi="Trebuchet MS"/>
        </w:rPr>
      </w:pPr>
      <w:r w:rsidDel="00000000" w:rsidR="00000000" w:rsidRPr="00000000">
        <w:rPr>
          <w:rFonts w:ascii="Trebuchet MS" w:cs="Trebuchet MS" w:eastAsia="Trebuchet MS" w:hAnsi="Trebuchet MS"/>
          <w:sz w:val="22"/>
          <w:szCs w:val="22"/>
          <w:rtl w:val="0"/>
        </w:rPr>
        <w:t xml:space="preserve">No county fiscal impact is anticipated with the addition of these rules. The sixty-four (64) county departments within Colorado presently utilize these rules to establish annual fiscal planning for Core Services. Furthermore, counties have designated personnel responsible for this administrative process, alongside staff who facilitate the determination of program eligibility and the strategic allocation of Core Services.</w:t>
      </w:r>
      <w:r w:rsidDel="00000000" w:rsidR="00000000" w:rsidRPr="00000000">
        <w:rPr>
          <w:rtl w:val="0"/>
        </w:rPr>
      </w:r>
    </w:p>
    <w:p w:rsidR="00000000" w:rsidDel="00000000" w:rsidP="00000000" w:rsidRDefault="00000000" w:rsidRPr="00000000" w14:paraId="0000004A">
      <w:pPr>
        <w:ind w:left="2" w:hanging="4"/>
        <w:rPr>
          <w:rFonts w:ascii="Trebuchet MS" w:cs="Trebuchet MS" w:eastAsia="Trebuchet MS" w:hAnsi="Trebuchet MS"/>
          <w:highlight w:val="green"/>
        </w:rPr>
      </w:pPr>
      <w:r w:rsidDel="00000000" w:rsidR="00000000" w:rsidRPr="00000000">
        <w:rPr>
          <w:rtl w:val="0"/>
        </w:rPr>
      </w:r>
    </w:p>
    <w:p w:rsidR="00000000" w:rsidDel="00000000" w:rsidP="00000000" w:rsidRDefault="00000000" w:rsidRPr="00000000" w14:paraId="0000004B">
      <w:pPr>
        <w:ind w:left="2" w:hanging="4"/>
        <w:rPr>
          <w:rFonts w:ascii="Trebuchet MS" w:cs="Trebuchet MS" w:eastAsia="Trebuchet MS" w:hAnsi="Trebuchet MS"/>
          <w:highlight w:val="green"/>
        </w:rPr>
      </w:pPr>
      <w:r w:rsidDel="00000000" w:rsidR="00000000" w:rsidRPr="00000000">
        <w:rPr>
          <w:rtl w:val="0"/>
        </w:rPr>
      </w:r>
    </w:p>
    <w:p w:rsidR="00000000" w:rsidDel="00000000" w:rsidP="00000000" w:rsidRDefault="00000000" w:rsidRPr="00000000" w14:paraId="0000004C">
      <w:pPr>
        <w:ind w:firstLine="0"/>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c) Federal Fiscal Impact</w:t>
      </w:r>
    </w:p>
    <w:p w:rsidR="00000000" w:rsidDel="00000000" w:rsidP="00000000" w:rsidRDefault="00000000" w:rsidRPr="00000000" w14:paraId="0000004D">
      <w:pPr>
        <w:ind w:left="720" w:firstLine="0"/>
        <w:rPr>
          <w:rFonts w:ascii="Trebuchet MS" w:cs="Trebuchet MS" w:eastAsia="Trebuchet MS" w:hAnsi="Trebuchet MS"/>
          <w:b w:val="1"/>
          <w:bCs w:val="1"/>
          <w:sz w:val="22"/>
          <w:szCs w:val="22"/>
        </w:rPr>
      </w:pPr>
      <w:r w:rsidDel="00000000" w:rsidR="00000000" w:rsidRPr="00000000">
        <w:rPr>
          <w:rtl w:val="0"/>
        </w:rPr>
      </w:r>
    </w:p>
    <w:p w:rsidR="00000000" w:rsidDel="00000000" w:rsidP="00000000" w:rsidRDefault="00000000" w:rsidRPr="00000000" w14:paraId="0000004E">
      <w:pPr>
        <w:ind w:left="2" w:hanging="4"/>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sz w:val="22"/>
          <w:szCs w:val="22"/>
          <w:rtl w:val="0"/>
        </w:rPr>
        <w:t xml:space="preserve">There is no anticipated Federal fiscal impact.</w:t>
      </w:r>
      <w:r w:rsidDel="00000000" w:rsidR="00000000" w:rsidRPr="00000000">
        <w:rPr>
          <w:rtl w:val="0"/>
        </w:rPr>
      </w:r>
    </w:p>
    <w:p w:rsidR="00000000" w:rsidDel="00000000" w:rsidP="00000000" w:rsidRDefault="00000000" w:rsidRPr="00000000" w14:paraId="0000004F">
      <w:pPr>
        <w:ind w:left="720" w:firstLine="0"/>
        <w:rPr>
          <w:rFonts w:ascii="Trebuchet MS" w:cs="Trebuchet MS" w:eastAsia="Trebuchet MS" w:hAnsi="Trebuchet MS"/>
          <w:b w:val="1"/>
          <w:bCs w:val="1"/>
          <w:sz w:val="22"/>
          <w:szCs w:val="22"/>
        </w:rPr>
      </w:pPr>
      <w:r w:rsidDel="00000000" w:rsidR="00000000" w:rsidRPr="00000000">
        <w:rPr>
          <w:rtl w:val="0"/>
        </w:rPr>
      </w:r>
    </w:p>
    <w:p w:rsidR="00000000" w:rsidDel="00000000" w:rsidP="00000000" w:rsidRDefault="00000000" w:rsidRPr="00000000" w14:paraId="00000050">
      <w:pPr>
        <w:ind w:firstLine="0"/>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51">
      <w:pPr>
        <w:spacing w:after="240" w:lineRule="auto"/>
        <w:ind w:firstLine="0"/>
        <w:rPr>
          <w:rFonts w:ascii="Trebuchet MS" w:cs="Trebuchet MS" w:eastAsia="Trebuchet MS" w:hAnsi="Trebuchet MS"/>
          <w:b w:val="1"/>
          <w:bCs w:val="1"/>
          <w:sz w:val="22"/>
          <w:szCs w:val="22"/>
        </w:rPr>
      </w:pPr>
      <w:r w:rsidDel="00000000" w:rsidR="00000000" w:rsidRPr="00000000">
        <w:rPr>
          <w:rFonts w:ascii="Trebuchet MS" w:cs="Trebuchet MS" w:eastAsia="Trebuchet MS" w:hAnsi="Trebuchet MS"/>
          <w:sz w:val="22"/>
          <w:szCs w:val="22"/>
          <w:rtl w:val="0"/>
        </w:rPr>
        <w:t xml:space="preserve">d) Other Fiscal (such as providers, local governments, etc.)</w:t>
      </w:r>
      <w:r w:rsidDel="00000000" w:rsidR="00000000" w:rsidRPr="00000000">
        <w:rPr>
          <w:rtl w:val="0"/>
        </w:rPr>
      </w:r>
    </w:p>
    <w:p w:rsidR="00000000" w:rsidDel="00000000" w:rsidP="00000000" w:rsidRDefault="00000000" w:rsidRPr="00000000" w14:paraId="00000052">
      <w:pPr>
        <w:ind w:left="2" w:hanging="4"/>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No other fiscal impact.</w:t>
      </w:r>
    </w:p>
    <w:p w:rsidR="00000000" w:rsidDel="00000000" w:rsidP="00000000" w:rsidRDefault="00000000" w:rsidRPr="00000000" w14:paraId="00000053">
      <w:pPr>
        <w:ind w:left="2" w:hanging="4"/>
        <w:rPr>
          <w:rFonts w:ascii="Trebuchet MS" w:cs="Trebuchet MS" w:eastAsia="Trebuchet MS" w:hAnsi="Trebuchet MS"/>
          <w:highlight w:val="green"/>
        </w:rPr>
      </w:pPr>
      <w:r w:rsidDel="00000000" w:rsidR="00000000" w:rsidRPr="00000000">
        <w:rPr>
          <w:rtl w:val="0"/>
        </w:rPr>
      </w:r>
    </w:p>
    <w:p w:rsidR="00000000" w:rsidDel="00000000" w:rsidP="00000000" w:rsidRDefault="00000000" w:rsidRPr="00000000" w14:paraId="00000054">
      <w:pPr>
        <w:pStyle w:val="Heading2"/>
        <w:rPr/>
      </w:pPr>
      <w:bookmarkStart w:colFirst="0" w:colLast="0" w:name="_heading=h.ews8esl7sp9e" w:id="5"/>
      <w:bookmarkEnd w:id="5"/>
      <w:r w:rsidDel="00000000" w:rsidR="00000000" w:rsidRPr="00000000">
        <w:rPr>
          <w:rtl w:val="0"/>
        </w:rPr>
        <w:t xml:space="preserve">5. Stakeholder Comment Summary</w:t>
      </w:r>
    </w:p>
    <w:p w:rsidR="00000000" w:rsidDel="00000000" w:rsidP="00000000" w:rsidRDefault="00000000" w:rsidRPr="00000000" w14:paraId="00000055">
      <w:pPr>
        <w:spacing w:after="240" w:before="240" w:lineRule="auto"/>
        <w:ind w:firstLine="0"/>
        <w:rPr>
          <w:rFonts w:ascii="Trebuchet MS" w:cs="Trebuchet MS" w:eastAsia="Trebuchet MS" w:hAnsi="Trebuchet MS"/>
          <w:b w:val="1"/>
          <w:bCs w:val="1"/>
          <w:sz w:val="22"/>
          <w:szCs w:val="22"/>
        </w:rPr>
      </w:pPr>
      <w:r w:rsidDel="00000000" w:rsidR="00000000" w:rsidRPr="00000000">
        <w:rPr>
          <w:rFonts w:ascii="Trebuchet MS" w:cs="Trebuchet MS" w:eastAsia="Trebuchet MS" w:hAnsi="Trebuchet MS"/>
          <w:sz w:val="22"/>
          <w:szCs w:val="22"/>
          <w:rtl w:val="0"/>
        </w:rPr>
        <w:t xml:space="preserve">a) Development [NOTE: The following individuals and/or entities were included in the development of these proposed rules (such as other Program Areas, Legislative Liaison, and Sub-PAC)]  </w:t>
      </w:r>
      <w:r w:rsidDel="00000000" w:rsidR="00000000" w:rsidRPr="00000000">
        <w:rPr>
          <w:rtl w:val="0"/>
        </w:rPr>
      </w:r>
    </w:p>
    <w:p w:rsidR="00000000" w:rsidDel="00000000" w:rsidP="00000000" w:rsidRDefault="00000000" w:rsidRPr="00000000" w14:paraId="00000056">
      <w:pPr>
        <w:widowControl w:val="0"/>
        <w:ind w:hanging="2"/>
        <w:rPr>
          <w:rFonts w:ascii="Trebuchet MS" w:cs="Trebuchet MS" w:eastAsia="Trebuchet MS" w:hAnsi="Trebuchet MS"/>
          <w:b w:val="1"/>
          <w:bCs w:val="1"/>
          <w:sz w:val="22"/>
          <w:szCs w:val="22"/>
        </w:rPr>
      </w:pPr>
      <w:r w:rsidDel="00000000" w:rsidR="00000000" w:rsidRPr="00000000">
        <w:rPr>
          <w:rFonts w:ascii="Trebuchet MS" w:cs="Trebuchet MS" w:eastAsia="Trebuchet MS" w:hAnsi="Trebuchet MS"/>
          <w:sz w:val="22"/>
          <w:szCs w:val="22"/>
          <w:rtl w:val="0"/>
        </w:rPr>
        <w:t xml:space="preserve">Child Welfare Prevention Task Group (CWPTG), Core Services and Child Welfare Group, County Prevention Partner Group, Child Welfare Sub-PAC.</w:t>
      </w:r>
      <w:r w:rsidDel="00000000" w:rsidR="00000000" w:rsidRPr="00000000">
        <w:rPr>
          <w:rtl w:val="0"/>
        </w:rPr>
      </w:r>
    </w:p>
    <w:p w:rsidR="00000000" w:rsidDel="00000000" w:rsidP="00000000" w:rsidRDefault="00000000" w:rsidRPr="00000000" w14:paraId="00000057">
      <w:pPr>
        <w:ind w:left="2" w:hanging="4"/>
        <w:rPr>
          <w:rFonts w:ascii="Trebuchet MS" w:cs="Trebuchet MS" w:eastAsia="Trebuchet MS" w:hAnsi="Trebuchet MS"/>
          <w:b w:val="1"/>
          <w:bCs w:val="1"/>
          <w:sz w:val="22"/>
          <w:szCs w:val="22"/>
        </w:rPr>
      </w:pPr>
      <w:r w:rsidDel="00000000" w:rsidR="00000000" w:rsidRPr="00000000">
        <w:rPr>
          <w:rtl w:val="0"/>
        </w:rPr>
      </w:r>
    </w:p>
    <w:p w:rsidR="00000000" w:rsidDel="00000000" w:rsidP="00000000" w:rsidRDefault="00000000" w:rsidRPr="00000000" w14:paraId="00000058">
      <w:pPr>
        <w:spacing w:after="240" w:before="240" w:lineRule="auto"/>
        <w:ind w:firstLine="0"/>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b) This Rule-Making Package</w:t>
      </w:r>
      <w:r w:rsidDel="00000000" w:rsidR="00000000" w:rsidRPr="00000000">
        <w:rPr>
          <w:rFonts w:ascii="Trebuchet MS" w:cs="Trebuchet MS" w:eastAsia="Trebuchet MS" w:hAnsi="Trebuchet MS"/>
          <w:i w:val="1"/>
          <w:iCs w:val="1"/>
          <w:sz w:val="22"/>
          <w:szCs w:val="22"/>
          <w:rtl w:val="0"/>
        </w:rPr>
        <w:t xml:space="preserve"> </w:t>
      </w:r>
      <w:r w:rsidDel="00000000" w:rsidR="00000000" w:rsidRPr="00000000">
        <w:rPr>
          <w:rFonts w:ascii="Trebuchet MS" w:cs="Trebuchet MS" w:eastAsia="Trebuchet MS" w:hAnsi="Trebuchet MS"/>
          <w:sz w:val="22"/>
          <w:szCs w:val="22"/>
          <w:rtl w:val="0"/>
        </w:rPr>
        <w:t xml:space="preserve">[NOTE: The following individuals and/or entities were contacted and informed that this rule-making was proposed for consideration by the State Board of Human Services]</w:t>
      </w:r>
    </w:p>
    <w:p w:rsidR="00000000" w:rsidDel="00000000" w:rsidP="00000000" w:rsidRDefault="00000000" w:rsidRPr="00000000" w14:paraId="00000059">
      <w:pPr>
        <w:widowControl w:val="0"/>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Child Welfare Prevention Task Group (CWPTG), Core Services and Child Welfare Group, County Prevention Partner Group, Child Welfare Sub-PAC.</w:t>
      </w:r>
    </w:p>
    <w:p w:rsidR="00000000" w:rsidDel="00000000" w:rsidP="00000000" w:rsidRDefault="00000000" w:rsidRPr="00000000" w14:paraId="0000005A">
      <w:pPr>
        <w:ind w:left="2" w:hanging="4"/>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5B">
      <w:pPr>
        <w:ind w:left="2" w:hanging="4"/>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5C">
      <w:pPr>
        <w:ind w:left="2" w:hanging="4"/>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c) Other State Agencies [NOTE: Are other State Agencies (such as HCPF or CDPHE) impacted by these rules?  If so, have they been contacted and provided input on the proposed rules?] </w:t>
      </w:r>
    </w:p>
    <w:p w:rsidR="00000000" w:rsidDel="00000000" w:rsidP="00000000" w:rsidRDefault="00000000" w:rsidRPr="00000000" w14:paraId="0000005D">
      <w:pPr>
        <w:ind w:left="2" w:hanging="4"/>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5E">
      <w:pPr>
        <w:widowControl w:val="0"/>
        <w:ind w:hanging="2"/>
        <w:rPr>
          <w:rFonts w:ascii="Trebuchet MS" w:cs="Trebuchet MS" w:eastAsia="Trebuchet MS" w:hAnsi="Trebuchet MS"/>
        </w:rPr>
      </w:pPr>
      <w:r w:rsidDel="00000000" w:rsidR="00000000" w:rsidRPr="00000000">
        <w:rPr>
          <w:rFonts w:ascii="Trebuchet MS" w:cs="Trebuchet MS" w:eastAsia="Trebuchet MS" w:hAnsi="Trebuchet MS"/>
          <w:sz w:val="22"/>
          <w:szCs w:val="22"/>
          <w:rtl w:val="0"/>
        </w:rPr>
        <w:t xml:space="preserve">The Colorado Department of Health Care Policy and Financing (HCPF) and Behavioral Health Administration (BHA) had representatives present during the scheduled open sessions.</w:t>
      </w:r>
      <w:r w:rsidDel="00000000" w:rsidR="00000000" w:rsidRPr="00000000">
        <w:rPr>
          <w:rtl w:val="0"/>
        </w:rPr>
      </w:r>
    </w:p>
    <w:p w:rsidR="00000000" w:rsidDel="00000000" w:rsidP="00000000" w:rsidRDefault="00000000" w:rsidRPr="00000000" w14:paraId="0000005F">
      <w:pPr>
        <w:ind w:left="2" w:hanging="4"/>
        <w:rPr>
          <w:rFonts w:ascii="Trebuchet MS" w:cs="Trebuchet MS" w:eastAsia="Trebuchet MS" w:hAnsi="Trebuchet MS"/>
          <w:highlight w:val="green"/>
        </w:rPr>
      </w:pPr>
      <w:r w:rsidDel="00000000" w:rsidR="00000000" w:rsidRPr="00000000">
        <w:rPr>
          <w:rtl w:val="0"/>
        </w:rPr>
      </w:r>
    </w:p>
    <w:p w:rsidR="00000000" w:rsidDel="00000000" w:rsidP="00000000" w:rsidRDefault="00000000" w:rsidRPr="00000000" w14:paraId="00000060">
      <w:pPr>
        <w:spacing w:after="240" w:before="240" w:lineRule="auto"/>
        <w:ind w:firstLine="0"/>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d) Sub-Policy Advisory Committee (Sub-PAC) – Subject Matter and Finance</w:t>
      </w:r>
    </w:p>
    <w:p w:rsidR="00000000" w:rsidDel="00000000" w:rsidP="00000000" w:rsidRDefault="00000000" w:rsidRPr="00000000" w14:paraId="00000061">
      <w:pPr>
        <w:spacing w:after="240" w:before="240" w:lineRule="auto"/>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Have these rules been reviewed by the appropriate Sub-PAC? </w:t>
      </w:r>
      <w:r w:rsidDel="00000000" w:rsidR="00000000" w:rsidRPr="00000000">
        <w:rPr>
          <w:rFonts w:ascii="Trebuchet MS" w:cs="Trebuchet MS" w:eastAsia="Trebuchet MS" w:hAnsi="Trebuchet MS"/>
          <w:b w:val="1"/>
          <w:bCs w:val="1"/>
          <w:sz w:val="22"/>
          <w:szCs w:val="22"/>
          <w:rtl w:val="0"/>
        </w:rPr>
        <w:t xml:space="preserve">Yes</w:t>
      </w:r>
      <w:r w:rsidDel="00000000" w:rsidR="00000000" w:rsidRPr="00000000">
        <w:rPr>
          <w:rtl w:val="0"/>
        </w:rPr>
      </w:r>
    </w:p>
    <w:p w:rsidR="00000000" w:rsidDel="00000000" w:rsidP="00000000" w:rsidRDefault="00000000" w:rsidRPr="00000000" w14:paraId="00000062">
      <w:pPr>
        <w:spacing w:after="240" w:before="240" w:lineRule="auto"/>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Date Presented: May 7, 2026</w:t>
      </w:r>
    </w:p>
    <w:p w:rsidR="00000000" w:rsidDel="00000000" w:rsidP="00000000" w:rsidRDefault="00000000" w:rsidRPr="00000000" w14:paraId="00000063">
      <w:pPr>
        <w:spacing w:after="240" w:before="240" w:lineRule="auto"/>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What issues were raised: No issues were raised. Upon request by members, language was integrated into specified sections to provide clarity regarding designated county staff that can approve the extension of Core Services.</w:t>
      </w:r>
    </w:p>
    <w:p w:rsidR="00000000" w:rsidDel="00000000" w:rsidP="00000000" w:rsidRDefault="00000000" w:rsidRPr="00000000" w14:paraId="00000064">
      <w:pPr>
        <w:spacing w:after="240" w:before="240" w:lineRule="auto"/>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Vote Count: Unanimous approval</w:t>
      </w:r>
    </w:p>
    <w:p w:rsidR="00000000" w:rsidDel="00000000" w:rsidP="00000000" w:rsidRDefault="00000000" w:rsidRPr="00000000" w14:paraId="00000065">
      <w:pPr>
        <w:spacing w:after="240" w:before="240" w:lineRule="auto"/>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If not Presented, explain why: </w:t>
      </w:r>
    </w:p>
    <w:p w:rsidR="00000000" w:rsidDel="00000000" w:rsidP="00000000" w:rsidRDefault="00000000" w:rsidRPr="00000000" w14:paraId="00000066">
      <w:pPr>
        <w:ind w:firstLine="0"/>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N/A</w:t>
      </w:r>
    </w:p>
    <w:p w:rsidR="00000000" w:rsidDel="00000000" w:rsidP="00000000" w:rsidRDefault="00000000" w:rsidRPr="00000000" w14:paraId="00000067">
      <w:pPr>
        <w:spacing w:after="240" w:before="240" w:lineRule="auto"/>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ab/>
        <w:t xml:space="preserve">Presented at Finance Sub-PAC? </w:t>
      </w:r>
      <w:r w:rsidDel="00000000" w:rsidR="00000000" w:rsidRPr="00000000">
        <w:rPr>
          <w:rFonts w:ascii="Trebuchet MS" w:cs="Trebuchet MS" w:eastAsia="Trebuchet MS" w:hAnsi="Trebuchet MS"/>
          <w:b w:val="1"/>
          <w:bCs w:val="1"/>
          <w:sz w:val="22"/>
          <w:szCs w:val="22"/>
          <w:rtl w:val="0"/>
        </w:rPr>
        <w:t xml:space="preserve">Yes</w:t>
      </w:r>
      <w:r w:rsidDel="00000000" w:rsidR="00000000" w:rsidRPr="00000000">
        <w:rPr>
          <w:rtl w:val="0"/>
        </w:rPr>
      </w:r>
    </w:p>
    <w:p w:rsidR="00000000" w:rsidDel="00000000" w:rsidP="00000000" w:rsidRDefault="00000000" w:rsidRPr="00000000" w14:paraId="00000068">
      <w:pPr>
        <w:spacing w:after="240" w:before="240" w:lineRule="auto"/>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Finance Sub-PAC Date Presented: July 9, 2026</w:t>
      </w:r>
    </w:p>
    <w:p w:rsidR="00000000" w:rsidDel="00000000" w:rsidP="00000000" w:rsidRDefault="00000000" w:rsidRPr="00000000" w14:paraId="00000069">
      <w:pPr>
        <w:spacing w:after="240" w:before="240" w:lineRule="auto"/>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Finance Sub-PAC issues were raised: N/A</w:t>
      </w:r>
    </w:p>
    <w:p w:rsidR="00000000" w:rsidDel="00000000" w:rsidP="00000000" w:rsidRDefault="00000000" w:rsidRPr="00000000" w14:paraId="0000006A">
      <w:pPr>
        <w:spacing w:after="240" w:before="240" w:lineRule="auto"/>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Finance Sub-PAC Vote Count: Unanimous approval</w:t>
      </w:r>
    </w:p>
    <w:p w:rsidR="00000000" w:rsidDel="00000000" w:rsidP="00000000" w:rsidRDefault="00000000" w:rsidRPr="00000000" w14:paraId="0000006B">
      <w:pPr>
        <w:spacing w:after="240" w:before="240" w:lineRule="auto"/>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If not Presented at Finance Sub-PAC explain why: N/A</w:t>
      </w:r>
    </w:p>
    <w:p w:rsidR="00000000" w:rsidDel="00000000" w:rsidP="00000000" w:rsidRDefault="00000000" w:rsidRPr="00000000" w14:paraId="0000006C">
      <w:pPr>
        <w:spacing w:after="240" w:before="240" w:lineRule="auto"/>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e) Policy Advisory Committee (PAC)</w:t>
      </w:r>
    </w:p>
    <w:p w:rsidR="00000000" w:rsidDel="00000000" w:rsidP="00000000" w:rsidRDefault="00000000" w:rsidRPr="00000000" w14:paraId="0000006D">
      <w:pPr>
        <w:spacing w:after="240" w:before="240" w:lineRule="auto"/>
        <w:ind w:hanging="2"/>
        <w:rPr>
          <w:rFonts w:ascii="Trebuchet MS" w:cs="Trebuchet MS" w:eastAsia="Trebuchet MS" w:hAnsi="Trebuchet MS"/>
          <w:b w:val="1"/>
          <w:bCs w:val="1"/>
          <w:sz w:val="22"/>
          <w:szCs w:val="22"/>
        </w:rPr>
      </w:pPr>
      <w:r w:rsidDel="00000000" w:rsidR="00000000" w:rsidRPr="00000000">
        <w:rPr>
          <w:rFonts w:ascii="Trebuchet MS" w:cs="Trebuchet MS" w:eastAsia="Trebuchet MS" w:hAnsi="Trebuchet MS"/>
          <w:sz w:val="22"/>
          <w:szCs w:val="22"/>
          <w:rtl w:val="0"/>
        </w:rPr>
        <w:t xml:space="preserve">Have these rules been approved by PAC?</w:t>
      </w:r>
      <w:r w:rsidDel="00000000" w:rsidR="00000000" w:rsidRPr="00000000">
        <w:rPr>
          <w:rFonts w:ascii="Trebuchet MS" w:cs="Trebuchet MS" w:eastAsia="Trebuchet MS" w:hAnsi="Trebuchet MS"/>
          <w:b w:val="1"/>
          <w:bCs w:val="1"/>
          <w:i w:val="1"/>
          <w:iCs w:val="1"/>
          <w:sz w:val="22"/>
          <w:szCs w:val="22"/>
          <w:rtl w:val="0"/>
        </w:rPr>
        <w:t xml:space="preserve"> </w:t>
      </w:r>
      <w:r w:rsidDel="00000000" w:rsidR="00000000" w:rsidRPr="00000000">
        <w:rPr>
          <w:rFonts w:ascii="Trebuchet MS" w:cs="Trebuchet MS" w:eastAsia="Trebuchet MS" w:hAnsi="Trebuchet MS"/>
          <w:b w:val="1"/>
          <w:bCs w:val="1"/>
          <w:sz w:val="22"/>
          <w:szCs w:val="22"/>
          <w:rtl w:val="0"/>
        </w:rPr>
        <w:t xml:space="preserve">Scheduled</w:t>
      </w:r>
    </w:p>
    <w:p w:rsidR="00000000" w:rsidDel="00000000" w:rsidP="00000000" w:rsidRDefault="00000000" w:rsidRPr="00000000" w14:paraId="0000006E">
      <w:pPr>
        <w:spacing w:after="240" w:before="240" w:lineRule="auto"/>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Date Presented: August 6, 2026</w:t>
      </w:r>
    </w:p>
    <w:p w:rsidR="00000000" w:rsidDel="00000000" w:rsidP="00000000" w:rsidRDefault="00000000" w:rsidRPr="00000000" w14:paraId="0000006F">
      <w:pPr>
        <w:spacing w:after="240" w:before="240" w:lineRule="auto"/>
        <w:ind w:hanging="2"/>
        <w:rPr>
          <w:rFonts w:ascii="Trebuchet MS" w:cs="Trebuchet MS" w:eastAsia="Trebuchet MS" w:hAnsi="Trebuchet MS"/>
          <w:sz w:val="22"/>
          <w:szCs w:val="22"/>
          <w:highlight w:val="green"/>
        </w:rPr>
      </w:pPr>
      <w:r w:rsidDel="00000000" w:rsidR="00000000" w:rsidRPr="00000000">
        <w:rPr>
          <w:rFonts w:ascii="Trebuchet MS" w:cs="Trebuchet MS" w:eastAsia="Trebuchet MS" w:hAnsi="Trebuchet MS"/>
          <w:sz w:val="22"/>
          <w:szCs w:val="22"/>
          <w:rtl w:val="0"/>
        </w:rPr>
        <w:t xml:space="preserve">What issues were raised: </w:t>
      </w:r>
      <w:r w:rsidDel="00000000" w:rsidR="00000000" w:rsidRPr="00000000">
        <w:rPr>
          <w:rFonts w:ascii="Trebuchet MS" w:cs="Trebuchet MS" w:eastAsia="Trebuchet MS" w:hAnsi="Trebuchet MS"/>
          <w:sz w:val="22"/>
          <w:szCs w:val="22"/>
          <w:highlight w:val="green"/>
          <w:rtl w:val="0"/>
        </w:rPr>
        <w:t xml:space="preserve">ANSWER HERE</w:t>
      </w:r>
    </w:p>
    <w:p w:rsidR="00000000" w:rsidDel="00000000" w:rsidP="00000000" w:rsidRDefault="00000000" w:rsidRPr="00000000" w14:paraId="00000070">
      <w:pPr>
        <w:spacing w:after="240" w:before="240" w:lineRule="auto"/>
        <w:ind w:hanging="2"/>
        <w:rPr>
          <w:rFonts w:ascii="Trebuchet MS" w:cs="Trebuchet MS" w:eastAsia="Trebuchet MS" w:hAnsi="Trebuchet MS"/>
          <w:sz w:val="22"/>
          <w:szCs w:val="22"/>
          <w:highlight w:val="green"/>
        </w:rPr>
      </w:pPr>
      <w:r w:rsidDel="00000000" w:rsidR="00000000" w:rsidRPr="00000000">
        <w:rPr>
          <w:rFonts w:ascii="Trebuchet MS" w:cs="Trebuchet MS" w:eastAsia="Trebuchet MS" w:hAnsi="Trebuchet MS"/>
          <w:sz w:val="22"/>
          <w:szCs w:val="22"/>
          <w:rtl w:val="0"/>
        </w:rPr>
        <w:t xml:space="preserve">Vote Count: </w:t>
      </w:r>
      <w:r w:rsidDel="00000000" w:rsidR="00000000" w:rsidRPr="00000000">
        <w:rPr>
          <w:rFonts w:ascii="Trebuchet MS" w:cs="Trebuchet MS" w:eastAsia="Trebuchet MS" w:hAnsi="Trebuchet MS"/>
          <w:sz w:val="22"/>
          <w:szCs w:val="22"/>
          <w:highlight w:val="green"/>
          <w:rtl w:val="0"/>
        </w:rPr>
        <w:t xml:space="preserve">ANSWER HERE</w:t>
      </w:r>
    </w:p>
    <w:p w:rsidR="00000000" w:rsidDel="00000000" w:rsidP="00000000" w:rsidRDefault="00000000" w:rsidRPr="00000000" w14:paraId="00000071">
      <w:pPr>
        <w:spacing w:after="240" w:before="240" w:lineRule="auto"/>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f) Other Comments</w:t>
      </w:r>
    </w:p>
    <w:p w:rsidR="00000000" w:rsidDel="00000000" w:rsidP="00000000" w:rsidRDefault="00000000" w:rsidRPr="00000000" w14:paraId="00000072">
      <w:pPr>
        <w:spacing w:after="240" w:before="240" w:lineRule="auto"/>
        <w:ind w:hanging="2"/>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Were comments received by other stakeholders on the proposed rules? [NOTE: If answer is “yes,” please summarize comments below, including stakeholder groups engaged and dates, if applicable.]</w:t>
      </w:r>
    </w:p>
    <w:p w:rsidR="00000000" w:rsidDel="00000000" w:rsidP="00000000" w:rsidRDefault="00000000" w:rsidRPr="00000000" w14:paraId="00000073">
      <w:pPr>
        <w:ind w:left="2" w:hanging="4"/>
        <w:rPr>
          <w:rFonts w:ascii="Trebuchet MS" w:cs="Trebuchet MS" w:eastAsia="Trebuchet MS" w:hAnsi="Trebuchet MS"/>
          <w:sz w:val="20"/>
          <w:szCs w:val="20"/>
          <w:highlight w:val="white"/>
        </w:rPr>
      </w:pPr>
      <w:r w:rsidDel="00000000" w:rsidR="00000000" w:rsidRPr="00000000">
        <w:rPr>
          <w:rFonts w:ascii="Trebuchet MS" w:cs="Trebuchet MS" w:eastAsia="Trebuchet MS" w:hAnsi="Trebuchet MS"/>
          <w:sz w:val="22"/>
          <w:szCs w:val="22"/>
          <w:highlight w:val="white"/>
          <w:rtl w:val="0"/>
        </w:rPr>
        <w:t xml:space="preserve">On January 20, 2026, the invitation to review the rules during three (3) virtual stakeholder sessions was discussed with the Core Services and Child Welfare Group. Those virtual sessions were held on March 10, 13, and 16 to address each proposed addition or change. The invitation was also shared with the Child Welfare Prevention Task Group (CWPTG), the County Prevention Partner Group, and advertised in the monthly Prevention and Core Services state-wide newsletter. In addition to county departments of human services staff, HCPF, BHA, provider, and state staff attended the sessions. A stakeholder session was held on June 24, 2026, from 1:00 until 2:00 pm via Google Meet.</w:t>
      </w:r>
      <w:r w:rsidDel="00000000" w:rsidR="00000000" w:rsidRPr="00000000">
        <w:rPr>
          <w:rtl w:val="0"/>
        </w:rPr>
      </w:r>
    </w:p>
    <w:p w:rsidR="00000000" w:rsidDel="00000000" w:rsidP="00000000" w:rsidRDefault="00000000" w:rsidRPr="00000000" w14:paraId="00000074">
      <w:pPr>
        <w:ind w:hanging="2"/>
        <w:rPr>
          <w:rFonts w:ascii="Trebuchet MS" w:cs="Trebuchet MS" w:eastAsia="Trebuchet MS" w:hAnsi="Trebuchet MS"/>
          <w:sz w:val="22"/>
          <w:szCs w:val="22"/>
          <w:highlight w:val="green"/>
        </w:rPr>
      </w:pPr>
      <w:r w:rsidDel="00000000" w:rsidR="00000000" w:rsidRPr="00000000">
        <w:rPr>
          <w:rtl w:val="0"/>
        </w:rPr>
      </w:r>
    </w:p>
    <w:p w:rsidR="00000000" w:rsidDel="00000000" w:rsidP="00000000" w:rsidRDefault="00000000" w:rsidRPr="00000000" w14:paraId="00000075">
      <w:pPr>
        <w:ind w:hanging="2"/>
        <w:rPr>
          <w:rFonts w:ascii="Trebuchet MS" w:cs="Trebuchet MS" w:eastAsia="Trebuchet MS" w:hAnsi="Trebuchet MS"/>
          <w:sz w:val="22"/>
          <w:szCs w:val="22"/>
          <w:highlight w:val="green"/>
        </w:rPr>
      </w:pPr>
      <w:r w:rsidDel="00000000" w:rsidR="00000000" w:rsidRPr="00000000">
        <w:rPr>
          <w:rtl w:val="0"/>
        </w:rPr>
      </w:r>
    </w:p>
    <w:p w:rsidR="00000000" w:rsidDel="00000000" w:rsidP="00000000" w:rsidRDefault="00000000" w:rsidRPr="00000000" w14:paraId="00000076">
      <w:pPr>
        <w:ind w:hanging="2"/>
        <w:rPr>
          <w:rFonts w:ascii="Trebuchet MS" w:cs="Trebuchet MS" w:eastAsia="Trebuchet MS" w:hAnsi="Trebuchet MS"/>
          <w:sz w:val="22"/>
          <w:szCs w:val="22"/>
          <w:highlight w:val="green"/>
        </w:rPr>
      </w:pPr>
      <w:r w:rsidDel="00000000" w:rsidR="00000000" w:rsidRPr="00000000">
        <w:rPr>
          <w:rtl w:val="0"/>
        </w:rPr>
      </w:r>
    </w:p>
    <w:p w:rsidR="00000000" w:rsidDel="00000000" w:rsidP="00000000" w:rsidRDefault="00000000" w:rsidRPr="00000000" w14:paraId="00000077">
      <w:pPr>
        <w:spacing w:after="240" w:before="240" w:line="360" w:lineRule="auto"/>
        <w:ind w:left="0" w:hanging="2"/>
        <w:rPr>
          <w:rFonts w:ascii="Trebuchet MS" w:cs="Trebuchet MS" w:eastAsia="Trebuchet MS" w:hAnsi="Trebuchet MS"/>
          <w:i w:val="1"/>
          <w:iCs w:val="1"/>
          <w:sz w:val="22"/>
          <w:szCs w:val="22"/>
        </w:rPr>
      </w:pPr>
      <w:r w:rsidDel="00000000" w:rsidR="00000000" w:rsidRPr="00000000">
        <w:rPr>
          <w:rtl w:val="0"/>
        </w:rPr>
      </w:r>
    </w:p>
    <w:p w:rsidR="00000000" w:rsidDel="00000000" w:rsidP="00000000" w:rsidRDefault="00000000" w:rsidRPr="00000000" w14:paraId="00000078">
      <w:pPr>
        <w:spacing w:after="240" w:before="240" w:line="360" w:lineRule="auto"/>
        <w:ind w:left="0" w:hanging="2"/>
        <w:rPr>
          <w:rFonts w:ascii="Trebuchet MS" w:cs="Trebuchet MS" w:eastAsia="Trebuchet MS" w:hAnsi="Trebuchet MS"/>
          <w:i w:val="1"/>
          <w:iCs w:val="1"/>
          <w:sz w:val="22"/>
          <w:szCs w:val="22"/>
        </w:rPr>
      </w:pPr>
      <w:r w:rsidDel="00000000" w:rsidR="00000000" w:rsidRPr="00000000">
        <w:rPr>
          <w:rtl w:val="0"/>
        </w:rPr>
      </w:r>
    </w:p>
    <w:p w:rsidR="00000000" w:rsidDel="00000000" w:rsidP="00000000" w:rsidRDefault="00000000" w:rsidRPr="00000000" w14:paraId="00000079">
      <w:pPr>
        <w:spacing w:after="240" w:before="240" w:lineRule="auto"/>
        <w:ind w:left="0" w:hanging="2"/>
        <w:rPr>
          <w:i w:val="1"/>
          <w:iCs w:val="1"/>
          <w:sz w:val="22"/>
          <w:szCs w:val="22"/>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720" w:top="720" w:left="1008" w:right="1008" w:header="720" w:footer="720"/>
          <w:pgNumType w:start="1"/>
        </w:sectPr>
      </w:pPr>
      <w:r w:rsidDel="00000000" w:rsidR="00000000" w:rsidRPr="00000000">
        <w:rPr>
          <w:rtl w:val="0"/>
        </w:rPr>
      </w:r>
    </w:p>
    <w:p w:rsidR="00000000" w:rsidDel="00000000" w:rsidP="00000000" w:rsidRDefault="00000000" w:rsidRPr="00000000" w14:paraId="0000007A">
      <w:pPr>
        <w:pStyle w:val="Heading2"/>
        <w:ind w:hanging="2"/>
        <w:rPr/>
      </w:pPr>
      <w:bookmarkStart w:colFirst="0" w:colLast="0" w:name="_heading=h.2ijldwqo8i8c" w:id="6"/>
      <w:bookmarkEnd w:id="6"/>
      <w:r w:rsidDel="00000000" w:rsidR="00000000" w:rsidRPr="00000000">
        <w:rPr>
          <w:rtl w:val="0"/>
        </w:rPr>
        <w:t xml:space="preserve">6. Proposed Rules</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40" w:lineRule="auto"/>
        <w:ind w:left="0" w:hanging="2"/>
        <w:rPr>
          <w:b w:val="1"/>
          <w:bCs w:val="1"/>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40" w:lineRule="auto"/>
        <w:ind w:left="0" w:hanging="2"/>
        <w:rPr>
          <w:b w:val="1"/>
          <w:bCs w:val="1"/>
          <w:color w:val="000000"/>
        </w:rPr>
      </w:pPr>
      <w:r w:rsidDel="00000000" w:rsidR="00000000" w:rsidRPr="00000000">
        <w:rPr>
          <w:b w:val="1"/>
          <w:bCs w:val="1"/>
          <w:color w:val="000000"/>
          <w:rtl w:val="0"/>
        </w:rPr>
        <w:t xml:space="preserve">DEPARTMENT OF HUMAN SERVICES</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40" w:lineRule="auto"/>
        <w:ind w:left="0" w:hanging="2"/>
        <w:rPr>
          <w:b w:val="1"/>
          <w:bCs w:val="1"/>
          <w:color w:val="000000"/>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40" w:lineRule="auto"/>
        <w:ind w:left="0" w:hanging="2"/>
        <w:rPr>
          <w:b w:val="1"/>
          <w:bCs w:val="1"/>
          <w:color w:val="000000"/>
        </w:rPr>
      </w:pPr>
      <w:r w:rsidDel="00000000" w:rsidR="00000000" w:rsidRPr="00000000">
        <w:rPr>
          <w:b w:val="1"/>
          <w:bCs w:val="1"/>
          <w:color w:val="000000"/>
          <w:rtl w:val="0"/>
        </w:rPr>
        <w:t xml:space="preserve">Social Services Rules</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40" w:lineRule="auto"/>
        <w:ind w:left="0" w:hanging="2"/>
        <w:rPr>
          <w:b w:val="1"/>
          <w:bCs w:val="1"/>
          <w:color w:val="000000"/>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40" w:lineRule="auto"/>
        <w:ind w:left="0" w:hanging="2"/>
        <w:rPr>
          <w:b w:val="1"/>
          <w:bCs w:val="1"/>
          <w:color w:val="000000"/>
        </w:rPr>
      </w:pPr>
      <w:r w:rsidDel="00000000" w:rsidR="00000000" w:rsidRPr="00000000">
        <w:rPr>
          <w:b w:val="1"/>
          <w:bCs w:val="1"/>
          <w:color w:val="000000"/>
          <w:rtl w:val="0"/>
        </w:rPr>
        <w:t xml:space="preserve">RESOURCES, REIMBURSEMENT, REPORTING, AND PROVIDER REQUIREMENTS</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40" w:lineRule="auto"/>
        <w:ind w:left="0" w:hanging="2"/>
        <w:rPr>
          <w:b w:val="1"/>
          <w:bCs w:val="1"/>
          <w:color w:val="000000"/>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40" w:lineRule="auto"/>
        <w:ind w:left="0" w:hanging="2"/>
        <w:rPr>
          <w:b w:val="1"/>
          <w:bCs w:val="1"/>
          <w:color w:val="000000"/>
        </w:rPr>
      </w:pPr>
      <w:r w:rsidDel="00000000" w:rsidR="00000000" w:rsidRPr="00000000">
        <w:rPr>
          <w:b w:val="1"/>
          <w:bCs w:val="1"/>
          <w:color w:val="000000"/>
          <w:rtl w:val="0"/>
        </w:rPr>
        <w:t xml:space="preserve">12 CCR 2509-5</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40" w:lineRule="auto"/>
        <w:ind w:left="0" w:hanging="2"/>
        <w:rPr>
          <w:b w:val="1"/>
          <w:bCs w:val="1"/>
          <w:color w:val="00000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40" w:lineRule="auto"/>
        <w:ind w:left="0" w:hanging="2"/>
        <w:rPr>
          <w:b w:val="1"/>
          <w:bCs w:val="1"/>
          <w:color w:val="000000"/>
        </w:rPr>
      </w:pPr>
      <w:r w:rsidDel="00000000" w:rsidR="00000000" w:rsidRPr="00000000">
        <w:rPr>
          <w:b w:val="1"/>
          <w:bCs w:val="1"/>
          <w:color w:val="000000"/>
          <w:rtl w:val="0"/>
        </w:rPr>
        <w:t xml:space="preserve">[Editor’s Notes follow the text of the rules at the end of this CCR Document.]</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40" w:lineRule="auto"/>
        <w:ind w:left="0" w:hanging="2"/>
        <w:rPr>
          <w:b w:val="1"/>
          <w:bCs w:val="1"/>
          <w:color w:val="000000"/>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40" w:lineRule="auto"/>
        <w:ind w:left="0" w:hanging="2"/>
        <w:rPr>
          <w:b w:val="1"/>
          <w:bCs w:val="1"/>
          <w:color w:val="000000"/>
        </w:rPr>
      </w:pPr>
      <w:r w:rsidDel="00000000" w:rsidR="00000000" w:rsidRPr="00000000">
        <w:rPr>
          <w:b w:val="1"/>
          <w:bCs w:val="1"/>
          <w:color w:val="000000"/>
          <w:rtl w:val="0"/>
        </w:rPr>
        <w:t xml:space="preserve">Amendments to these rules are in Track Changes. </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______________________________________________________________________</w:t>
      </w:r>
    </w:p>
    <w:sdt>
      <w:sdtPr>
        <w:id w:val="-810592627"/>
        <w:tag w:val="goog_rdk_2"/>
      </w:sdtPr>
      <w:sdtContent>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40" w:lineRule="auto"/>
            <w:ind w:left="0" w:hanging="2"/>
            <w:rPr>
              <w:ins w:author="Amy Sciangula" w:id="0" w:date="2026-05-16T09:00:00Z"/>
              <w:b w:val="1"/>
              <w:bCs w:val="1"/>
              <w:color w:val="000000"/>
            </w:rPr>
          </w:pPr>
          <w:sdt>
            <w:sdtPr>
              <w:id w:val="-1080334057"/>
              <w:tag w:val="goog_rdk_1"/>
            </w:sdtPr>
            <w:sdtContent>
              <w:ins w:author="Amy Sciangula" w:id="0" w:date="2026-05-16T09:00:00Z">
                <w:r w:rsidDel="00000000" w:rsidR="00000000" w:rsidRPr="00000000">
                  <w:rPr>
                    <w:rtl w:val="0"/>
                  </w:rPr>
                </w:r>
              </w:ins>
            </w:sdtContent>
          </w:sdt>
        </w:p>
      </w:sdtContent>
    </w:sdt>
    <w:p w:rsidR="00000000" w:rsidDel="00000000" w:rsidP="00000000" w:rsidRDefault="00000000" w:rsidRPr="00000000" w14:paraId="00000089">
      <w:pPr>
        <w:pStyle w:val="Heading3"/>
        <w:rPr/>
      </w:pPr>
      <w:bookmarkStart w:colFirst="0" w:colLast="0" w:name="_heading=h.m36yerrq0pyw" w:id="7"/>
      <w:bookmarkEnd w:id="7"/>
      <w:r w:rsidDel="00000000" w:rsidR="00000000" w:rsidRPr="00000000">
        <w:rPr>
          <w:rtl w:val="0"/>
        </w:rPr>
        <w:t xml:space="preserve">7.401.1</w:t>
        <w:tab/>
        <w:t xml:space="preserve">CORE SERVICES </w:t>
      </w:r>
      <w:sdt>
        <w:sdtPr>
          <w:id w:val="-196033178"/>
          <w:tag w:val="goog_rdk_3"/>
        </w:sdtPr>
        <w:sdtContent>
          <w:del w:author="Amy Sciangula" w:id="1" w:date="2026-05-16T06:57:00Z">
            <w:r w:rsidDel="00000000" w:rsidR="00000000" w:rsidRPr="00000000">
              <w:rPr>
                <w:rtl w:val="0"/>
              </w:rPr>
              <w:delText xml:space="preserve">PROGRAM </w:delText>
            </w:r>
          </w:del>
        </w:sdtContent>
      </w:sdt>
      <w:r w:rsidDel="00000000" w:rsidR="00000000" w:rsidRPr="00000000">
        <w:rPr>
          <w:rtl w:val="0"/>
        </w:rPr>
        <w:t xml:space="preserve">PLANS</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40" w:lineRule="auto"/>
        <w:ind w:left="0" w:hanging="2"/>
        <w:rPr>
          <w:b w:val="1"/>
          <w:bCs w:val="1"/>
          <w:color w:val="000000"/>
        </w:rPr>
      </w:pPr>
      <w:r w:rsidDel="00000000" w:rsidR="00000000" w:rsidRPr="00000000">
        <w:rPr>
          <w:rtl w:val="0"/>
        </w:rPr>
      </w:r>
    </w:p>
    <w:p w:rsidR="00000000" w:rsidDel="00000000" w:rsidP="00000000" w:rsidRDefault="00000000" w:rsidRPr="00000000" w14:paraId="0000008B">
      <w:pPr>
        <w:pStyle w:val="Heading3"/>
        <w:ind w:hanging="2"/>
        <w:rPr/>
      </w:pPr>
      <w:bookmarkStart w:colFirst="0" w:colLast="0" w:name="_heading=h.tbhzn58mnxys" w:id="8"/>
      <w:bookmarkEnd w:id="8"/>
      <w:r w:rsidDel="00000000" w:rsidR="00000000" w:rsidRPr="00000000">
        <w:rPr>
          <w:rtl w:val="0"/>
        </w:rPr>
        <w:t xml:space="preserve">7.401.11</w:t>
        <w:tab/>
        <w:t xml:space="preserve">Commissions</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8"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governing body of each county or governing boards of groups of counties or city and county </w:t>
      </w:r>
      <w:sdt>
        <w:sdtPr>
          <w:id w:val="-277088387"/>
          <w:tag w:val="goog_rdk_4"/>
        </w:sdtPr>
        <w:sdtContent>
          <w:ins w:author="Amy Sciangula" w:id="2" w:date="2026-05-16T07:26: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may </w:t>
            </w:r>
          </w:ins>
        </w:sdtContent>
      </w:sdt>
      <w:sdt>
        <w:sdtPr>
          <w:id w:val="774725286"/>
          <w:tag w:val="goog_rdk_5"/>
        </w:sdtPr>
        <w:sdtContent>
          <w:del w:author="Amy Sciangula" w:id="2" w:date="2026-05-16T07:26: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shall </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establish a Family Preservation Commission in accordance with Section 26-5.5-106, C.R.S.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8" w:right="0" w:hanging="71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91">
      <w:pPr>
        <w:pStyle w:val="Heading3"/>
        <w:ind w:hanging="2"/>
        <w:rPr/>
      </w:pPr>
      <w:bookmarkStart w:colFirst="0" w:colLast="0" w:name="_heading=h.2c8qd823yg48" w:id="9"/>
      <w:bookmarkEnd w:id="9"/>
      <w:r w:rsidDel="00000000" w:rsidR="00000000" w:rsidRPr="00000000">
        <w:rPr>
          <w:rtl w:val="0"/>
        </w:rPr>
        <w:t xml:space="preserve">7.401.12</w:t>
        <w:tab/>
        <w:t xml:space="preserve">Plan Procedures</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8"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2021925132"/>
          <w:tag w:val="goog_rdk_7"/>
        </w:sdtPr>
        <w:sdtContent>
          <w:ins w:author="Amy Sciangula" w:id="3" w:date="2026-05-16T09:01: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w:t>
            </w:r>
          </w:ins>
        </w:sdtContent>
      </w:sdt>
      <w:sdt>
        <w:sdtPr>
          <w:id w:val="-2125460426"/>
          <w:tag w:val="goog_rdk_8"/>
        </w:sdtPr>
        <w:sdtContent>
          <w:del w:author="Amy Sciangula" w:id="3" w:date="2026-05-16T09:01: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A</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county</w:t>
      </w:r>
      <w:sdt>
        <w:sdtPr>
          <w:id w:val="-69175547"/>
          <w:tag w:val="goog_rdk_9"/>
        </w:sdtPr>
        <w:sdtContent>
          <w:del w:author="Amy Sciangula" w:id="4" w:date="2026-05-16T09:00: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(ies) </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department of social services</w:t>
      </w:r>
      <w:sdt>
        <w:sdtPr>
          <w:id w:val="-1947847393"/>
          <w:tag w:val="goog_rdk_10"/>
        </w:sdtPr>
        <w:sdtContent>
          <w:del w:author="Amy Sciangula" w:id="5" w:date="2026-05-16T09:00: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proposed Core Services </w:t>
      </w:r>
      <w:sdt>
        <w:sdtPr>
          <w:id w:val="-1215133490"/>
          <w:tag w:val="goog_rdk_11"/>
        </w:sdtPr>
        <w:sdtContent>
          <w:del w:author="Amy Sciangula" w:id="6" w:date="2026-05-16T07:27: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Program p</w:delText>
            </w:r>
          </w:del>
        </w:sdtContent>
      </w:sdt>
      <w:sdt>
        <w:sdtPr>
          <w:id w:val="-798521253"/>
          <w:tag w:val="goog_rdk_12"/>
        </w:sdtPr>
        <w:sdtContent>
          <w:ins w:author="Amy Sciangula" w:id="6" w:date="2026-05-16T07:27: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 shall be subject to preliminary approval by the state department</w:t>
      </w:r>
      <w:sdt>
        <w:sdtPr>
          <w:id w:val="-2060835369"/>
          <w:tag w:val="goog_rdk_13"/>
        </w:sdtPr>
        <w:sdtContent>
          <w:del w:author="Amy Sciangula" w:id="7" w:date="2026-05-16T07:27: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 prior to submittal to the State Board of Human Services. The State Board of Human Services shall approve the plan prior to implementation</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8"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961390608"/>
          <w:tag w:val="goog_rdk_15"/>
        </w:sdtPr>
        <w:sdtContent>
          <w:ins w:author="Amy Sciangula" w:id="8" w:date="2026-05-16T07:27: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w:t>
            </w:r>
          </w:ins>
        </w:sdtContent>
      </w:sdt>
      <w:sdt>
        <w:sdtPr>
          <w:id w:val="1872017700"/>
          <w:tag w:val="goog_rdk_16"/>
        </w:sdtPr>
        <w:sdtContent>
          <w:del w:author="Amy Sciangula" w:id="8" w:date="2026-05-16T07:27: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The</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county department shall comply </w:t>
      </w:r>
      <w:sdt>
        <w:sdtPr>
          <w:id w:val="-354619678"/>
          <w:tag w:val="goog_rdk_17"/>
        </w:sdtPr>
        <w:sdtContent>
          <w:ins w:author="Amy Sciangula" w:id="9" w:date="2026-05-16T07:27: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instructions regarding </w:t>
            </w:r>
          </w:ins>
        </w:sdtContent>
      </w:sdt>
      <w:sdt>
        <w:sdtPr>
          <w:id w:val="1213583200"/>
          <w:tag w:val="goog_rdk_18"/>
        </w:sdtPr>
        <w:sdtContent>
          <w:del w:author="Amy Sciangula" w:id="9" w:date="2026-05-16T07:27: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in</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format, content, and </w:t>
      </w:r>
      <w:sdt>
        <w:sdtPr>
          <w:id w:val="652604076"/>
          <w:tag w:val="goog_rdk_19"/>
        </w:sdtPr>
        <w:sdtContent>
          <w:del w:author="Amy Sciangula" w:id="10" w:date="2026-05-16T07:27: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time lines</w:delText>
            </w:r>
          </w:del>
        </w:sdtContent>
      </w:sdt>
      <w:sdt>
        <w:sdtPr>
          <w:id w:val="-515899198"/>
          <w:tag w:val="goog_rdk_20"/>
        </w:sdtPr>
        <w:sdtContent>
          <w:ins w:author="Amy Sciangula" w:id="10" w:date="2026-05-16T07:27: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timelines</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sdt>
        <w:sdtPr>
          <w:id w:val="-1800745143"/>
          <w:tag w:val="goog_rdk_21"/>
        </w:sdtPr>
        <w:sdtContent>
          <w:del w:author="Amy Sciangula" w:id="11" w:date="2026-05-16T07:28: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with the Instructions </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Core Services </w:t>
      </w:r>
      <w:sdt>
        <w:sdtPr>
          <w:id w:val="1915618045"/>
          <w:tag w:val="goog_rdk_22"/>
        </w:sdtPr>
        <w:sdtContent>
          <w:del w:author="Amy Sciangula" w:id="12" w:date="2026-05-16T07:28: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Program </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Plans as published by the state department. </w:t>
      </w:r>
      <w:sdt>
        <w:sdtPr>
          <w:id w:val="378695735"/>
          <w:tag w:val="goog_rdk_23"/>
        </w:sdtPr>
        <w:sdtContent>
          <w:ins w:author="Amy Sciangula" w:id="13" w:date="2026-05-16T07:28: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yearly </w:t>
            </w:r>
          </w:ins>
        </w:sdtContent>
      </w:sdt>
      <w:sdt>
        <w:sdtPr>
          <w:id w:val="1645743869"/>
          <w:tag w:val="goog_rdk_24"/>
        </w:sdtPr>
        <w:sdtContent>
          <w:del w:author="Amy Sciangula" w:id="13" w:date="2026-05-16T07:28: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The</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Agency </w:t>
      </w:r>
      <w:sdt>
        <w:sdtPr>
          <w:id w:val="1705077443"/>
          <w:tag w:val="goog_rdk_25"/>
        </w:sdtPr>
        <w:sdtContent>
          <w:del w:author="Amy Sciangula" w:id="14" w:date="2026-05-16T07:28: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Letter</w:delText>
            </w:r>
          </w:del>
        </w:sdtContent>
      </w:sdt>
      <w:sdt>
        <w:sdtPr>
          <w:id w:val="-1754120069"/>
          <w:tag w:val="goog_rdk_26"/>
        </w:sdtPr>
        <w:sdtContent>
          <w:ins w:author="Amy Sciangula" w:id="14" w:date="2026-05-16T07:28: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Memo from the state department</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will also </w:t>
      </w:r>
      <w:sdt>
        <w:sdtPr>
          <w:id w:val="626447018"/>
          <w:tag w:val="goog_rdk_27"/>
        </w:sdtPr>
        <w:sdtContent>
          <w:del w:author="Amy Sciangula" w:id="15" w:date="2026-05-16T07:29: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contain required instructions for program and financial reporting.</w:delText>
            </w:r>
          </w:del>
        </w:sdtContent>
      </w:sdt>
      <w:sdt>
        <w:sdtPr>
          <w:id w:val="660646102"/>
          <w:tag w:val="goog_rdk_28"/>
        </w:sdtPr>
        <w:sdtContent>
          <w:ins w:author="Amy Sciangula" w:id="15" w:date="2026-05-16T07:29: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the established template, addendums, definitions, and confirmation of county allocations.</w:t>
            </w:r>
          </w:ins>
        </w:sdtContent>
      </w:sdt>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40" w:lineRule="auto"/>
        <w:ind w:left="0" w:firstLine="0"/>
        <w:rPr>
          <w:color w:val="000000"/>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722"/>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296155441"/>
          <w:tag w:val="goog_rdk_30"/>
        </w:sdtPr>
        <w:sdtContent>
          <w:del w:author="Amy Sciangula" w:id="16" w:date="2026-05-16T07:31: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State Board of Human Services' a</w:delText>
            </w:r>
          </w:del>
        </w:sdtContent>
      </w:sdt>
      <w:sdt>
        <w:sdtPr>
          <w:id w:val="2028603737"/>
          <w:tag w:val="goog_rdk_31"/>
        </w:sdtPr>
        <w:sdtContent>
          <w:ins w:author="Amy Sciangula" w:id="16" w:date="2026-05-16T07:31: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pproval of a county's Core Services </w:t>
      </w:r>
      <w:sdt>
        <w:sdtPr>
          <w:id w:val="-803077561"/>
          <w:tag w:val="goog_rdk_32"/>
        </w:sdtPr>
        <w:sdtContent>
          <w:del w:author="Amy Sciangula" w:id="17" w:date="2026-05-16T07:31: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Program</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Plan </w:t>
      </w:r>
      <w:sdt>
        <w:sdtPr>
          <w:id w:val="44308753"/>
          <w:tag w:val="goog_rdk_33"/>
        </w:sdtPr>
        <w:sdtContent>
          <w:del w:author="Amy Sciangula" w:id="18" w:date="2026-05-16T07:31: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confers on the plan,</w:delText>
            </w:r>
          </w:del>
        </w:sdtContent>
      </w:sdt>
      <w:sdt>
        <w:sdtPr>
          <w:id w:val="518004039"/>
          <w:tag w:val="goog_rdk_34"/>
        </w:sdtPr>
        <w:sdtContent>
          <w:ins w:author="Amy Sciangula" w:id="18" w:date="2026-05-16T07:31: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subject to</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state rule authority for </w:t>
      </w:r>
      <w:sdt>
        <w:sdtPr>
          <w:id w:val="832151004"/>
          <w:tag w:val="goog_rdk_35"/>
        </w:sdtPr>
        <w:sdtContent>
          <w:del w:author="Amy Sciangula" w:id="19" w:date="2026-05-16T07:31: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program</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administration and reimbursement. The county department's responsibility is to administer the plan in accordance with provisions of the plan and other supporting state rules.</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40" w:lineRule="auto"/>
        <w:ind w:left="0" w:firstLine="0"/>
        <w:rPr>
          <w:color w:val="000000"/>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722"/>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981931214"/>
          <w:tag w:val="goog_rdk_37"/>
        </w:sdtPr>
        <w:sdtContent>
          <w:ins w:author="Amy Sciangula" w:id="20" w:date="2026-05-16T07:34: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County department(s) Core Services Plan shall be approved for a period of no longer than three (3) years </w:t>
      </w:r>
      <w:sdt>
        <w:sdtPr>
          <w:id w:val="349202514"/>
          <w:tag w:val="goog_rdk_38"/>
        </w:sdtPr>
        <w:sdtContent>
          <w:ins w:author="Amy Sciangula" w:id="21" w:date="2026-05-16T07:34: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only when there are no significant budget changes or </w:t>
            </w:r>
          </w:ins>
        </w:sdtContent>
      </w:sdt>
      <w:sdt>
        <w:sdtPr>
          <w:id w:val="-195012025"/>
          <w:tag w:val="goog_rdk_39"/>
        </w:sdtPr>
        <w:sdtContent>
          <w:del w:author="Amy Sciangula" w:id="21" w:date="2026-05-16T07:34: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except that proposed </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county</w:t>
      </w:r>
      <w:sdt>
        <w:sdtPr>
          <w:id w:val="-23728448"/>
          <w:tag w:val="goog_rdk_40"/>
        </w:sdtPr>
        <w:sdtContent>
          <w:ins w:author="Amy Sciangula" w:id="22" w:date="2026-05-16T07:35: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ins>
        </w:sdtContent>
      </w:sdt>
      <w:sdt>
        <w:sdtPr>
          <w:id w:val="387356561"/>
          <w:tag w:val="goog_rdk_41"/>
        </w:sdtPr>
        <w:sdtContent>
          <w:del w:author="Amy Sciangula" w:id="22" w:date="2026-05-16T07:35: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 </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designed service</w:t>
      </w:r>
      <w:sdt>
        <w:sdtPr>
          <w:id w:val="696747497"/>
          <w:tag w:val="goog_rdk_42"/>
        </w:sdtPr>
        <w:sdtContent>
          <w:del w:author="Amy Sciangula" w:id="23" w:date="2026-05-16T07:35: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s</w:delText>
            </w:r>
          </w:del>
        </w:sdtContent>
      </w:sdt>
      <w:sdt>
        <w:sdtPr>
          <w:id w:val="243072225"/>
          <w:tag w:val="goog_rdk_43"/>
        </w:sdtPr>
        <w:sdtContent>
          <w:ins w:author="Amy Sciangula" w:id="23" w:date="2026-05-16T07:35: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additions to the approved plan on record. Significant changes to the budget and/or addition of county-designed services</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shall be approved annually.</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40" w:lineRule="auto"/>
        <w:ind w:left="0" w:firstLine="0"/>
        <w:rPr>
          <w:color w:val="000000"/>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72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County departments </w:t>
      </w:r>
      <w:sdt>
        <w:sdtPr>
          <w:id w:val="269028897"/>
          <w:tag w:val="goog_rdk_44"/>
        </w:sdtPr>
        <w:sdtContent>
          <w:del w:author="Amy Sciangula" w:id="24" w:date="2026-05-16T09:02: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must </w:delText>
            </w:r>
          </w:del>
        </w:sdtContent>
      </w:sdt>
      <w:sdt>
        <w:sdtPr>
          <w:id w:val="-1723913867"/>
          <w:tag w:val="goog_rdk_45"/>
        </w:sdtPr>
        <w:sdtContent>
          <w:ins w:author="Amy Sciangula" w:id="24" w:date="2026-05-16T09:02: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shall </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amendments to </w:t>
      </w:r>
      <w:sdt>
        <w:sdtPr>
          <w:id w:val="869453759"/>
          <w:tag w:val="goog_rdk_46"/>
        </w:sdtPr>
        <w:sdtContent>
          <w:ins w:author="Amy Sciangula" w:id="25" w:date="2026-05-16T08:06: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state department when proposing to add an additional county-designed or Program Area 3 (PA3) service to their </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approved plan</w:t>
      </w:r>
      <w:sdt>
        <w:sdtPr>
          <w:id w:val="1014692957"/>
          <w:tag w:val="goog_rdk_47"/>
        </w:sdtPr>
        <w:sdtContent>
          <w:ins w:author="Amy Sciangula" w:id="26" w:date="2026-05-16T08:06: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ins>
        </w:sdtContent>
      </w:sdt>
      <w:sdt>
        <w:sdtPr>
          <w:id w:val="-224876937"/>
          <w:tag w:val="goog_rdk_48"/>
        </w:sdtPr>
        <w:sdtContent>
          <w:del w:author="Amy Sciangula" w:id="26" w:date="2026-05-16T08:06: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s when the county is proposing to add an additional service to the plan</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w:t>
      </w:r>
      <w:sdt>
        <w:sdtPr>
          <w:id w:val="-1180531510"/>
          <w:tag w:val="goog_rdk_49"/>
        </w:sdtPr>
        <w:sdtContent>
          <w:ins w:author="Amy Sciangula" w:id="27" w:date="2026-05-16T08:07: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addition of a </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county</w:t>
      </w:r>
      <w:sdt>
        <w:sdtPr>
          <w:id w:val="613102330"/>
          <w:tag w:val="goog_rdk_50"/>
        </w:sdtPr>
        <w:sdtContent>
          <w:ins w:author="Amy Sciangula" w:id="28" w:date="2026-05-16T08:07: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-designed or PA3 service must be documented using the current year’s County-Designed Services page, one (1) for each service being added. Amendments shall be shared with the Prevention and Core Services Administrator or other designated staff at CDHS. CDHS staff will confirm with the county that the amendment was received, discuss any questions with the county, and advise the county of approval or denial. An approved amendment will be placed in the automated Core Plan file maintained by CDHS staff. The approved amendment will be valid for the remainder of the approved plan.</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sdt>
        <w:sdtPr>
          <w:id w:val="-1428202253"/>
          <w:tag w:val="goog_rdk_51"/>
        </w:sdtPr>
        <w:sdtContent>
          <w:del w:author="Amy Sciangula" w:id="29" w:date="2026-05-16T08:11: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department shall submit amendments of the Core Services Program Plan to the state department no less than 30 working days before the State Board meeting in the month the amendment is to be effective.</w:delText>
            </w:r>
          </w:del>
        </w:sdtContent>
      </w:sdt>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A0">
      <w:pPr>
        <w:pStyle w:val="Heading3"/>
        <w:ind w:hanging="2"/>
        <w:rPr/>
      </w:pPr>
      <w:bookmarkStart w:colFirst="0" w:colLast="0" w:name="_heading=h.2mh88dkv4mdx" w:id="10"/>
      <w:bookmarkEnd w:id="10"/>
      <w:r w:rsidDel="00000000" w:rsidR="00000000" w:rsidRPr="00000000">
        <w:rPr>
          <w:rtl w:val="0"/>
        </w:rPr>
        <w:t xml:space="preserve">7.401.21</w:t>
        <w:tab/>
        <w:t xml:space="preserve">Plan Procedures [Rev. eff. 1/1/14]</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County department(s) of social/human </w:t>
      </w:r>
      <w:sdt>
        <w:sdtPr>
          <w:id w:val="740881047"/>
          <w:tag w:val="goog_rdk_52"/>
        </w:sdtPr>
        <w:sdtContent>
          <w:del w:author="Amy Sciangula" w:id="30" w:date="2026-05-16T08:11:00Z">
            <w:r w:rsidDel="00000000" w:rsidR="00000000" w:rsidRPr="00000000">
              <w:rPr>
                <w:color w:val="000000"/>
                <w:rtl w:val="0"/>
              </w:rPr>
              <w:delText xml:space="preserve">services'</w:delText>
            </w:r>
          </w:del>
        </w:sdtContent>
      </w:sdt>
      <w:sdt>
        <w:sdtPr>
          <w:id w:val="272233738"/>
          <w:tag w:val="goog_rdk_53"/>
        </w:sdtPr>
        <w:sdtContent>
          <w:ins w:author="Amy Sciangula" w:id="30" w:date="2026-05-16T08:11:00Z">
            <w:r w:rsidDel="00000000" w:rsidR="00000000" w:rsidRPr="00000000">
              <w:rPr>
                <w:color w:val="000000"/>
                <w:rtl w:val="0"/>
              </w:rPr>
              <w:t xml:space="preserve"> services</w:t>
            </w:r>
          </w:ins>
        </w:sdtContent>
      </w:sdt>
      <w:r w:rsidDel="00000000" w:rsidR="00000000" w:rsidRPr="00000000">
        <w:rPr>
          <w:color w:val="000000"/>
          <w:rtl w:val="0"/>
        </w:rPr>
        <w:t xml:space="preserve"> proposed Early Intervention and Prevention Program Plan shall be included in and follow the prescribed format of the Core Services </w:t>
      </w:r>
      <w:sdt>
        <w:sdtPr>
          <w:id w:val="-2050007159"/>
          <w:tag w:val="goog_rdk_54"/>
        </w:sdtPr>
        <w:sdtContent>
          <w:del w:author="Amy Sciangula" w:id="31" w:date="2026-05-16T08:11:00Z">
            <w:r w:rsidDel="00000000" w:rsidR="00000000" w:rsidRPr="00000000">
              <w:rPr>
                <w:color w:val="000000"/>
                <w:rtl w:val="0"/>
              </w:rPr>
              <w:delText xml:space="preserve">Program </w:delText>
            </w:r>
          </w:del>
        </w:sdtContent>
      </w:sdt>
      <w:r w:rsidDel="00000000" w:rsidR="00000000" w:rsidRPr="00000000">
        <w:rPr>
          <w:color w:val="000000"/>
          <w:rtl w:val="0"/>
        </w:rPr>
        <w:t xml:space="preserve">Plan as outlined in Section 7.401.12.</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A6">
      <w:pPr>
        <w:pStyle w:val="Heading3"/>
        <w:ind w:hanging="2"/>
        <w:rPr/>
      </w:pPr>
      <w:bookmarkStart w:colFirst="0" w:colLast="0" w:name="_heading=h.tk5sv2xbpbw8" w:id="11"/>
      <w:bookmarkEnd w:id="11"/>
      <w:r w:rsidDel="00000000" w:rsidR="00000000" w:rsidRPr="00000000">
        <w:rPr>
          <w:rtl w:val="0"/>
        </w:rPr>
        <w:t xml:space="preserve">7.403</w:t>
        <w:tab/>
        <w:t xml:space="preserve">SPECIAL NEEDS DETERMINATION [Rev. eff. 5/1/12]</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The special needs allowance is an additional resource that can be used to increase the level of income a child </w:t>
      </w:r>
      <w:sdt>
        <w:sdtPr>
          <w:id w:val="-1695837100"/>
          <w:tag w:val="goog_rdk_55"/>
        </w:sdtPr>
        <w:sdtContent>
          <w:ins w:author="Amy Sciangula" w:id="32" w:date="2026-05-16T08:12:00Z">
            <w:r w:rsidDel="00000000" w:rsidR="00000000" w:rsidRPr="00000000">
              <w:rPr>
                <w:color w:val="000000"/>
                <w:rtl w:val="0"/>
              </w:rPr>
              <w:t xml:space="preserve">or youth </w:t>
            </w:r>
          </w:ins>
        </w:sdtContent>
      </w:sdt>
      <w:r w:rsidDel="00000000" w:rsidR="00000000" w:rsidRPr="00000000">
        <w:rPr>
          <w:color w:val="000000"/>
          <w:rtl w:val="0"/>
        </w:rPr>
        <w:t xml:space="preserve">can have and still be eligible for Medicaid.</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240" w:line="240" w:lineRule="auto"/>
        <w:ind w:left="0" w:hanging="2"/>
        <w:rPr>
          <w:color w:val="000000"/>
        </w:rPr>
      </w:pPr>
      <w:r w:rsidDel="00000000" w:rsidR="00000000" w:rsidRPr="00000000">
        <w:rPr>
          <w:color w:val="000000"/>
          <w:rtl w:val="0"/>
        </w:rPr>
        <w:t xml:space="preserve">E.</w:t>
        <w:tab/>
        <w:t xml:space="preserve">For children</w:t>
      </w:r>
      <w:sdt>
        <w:sdtPr>
          <w:id w:val="-1713733598"/>
          <w:tag w:val="goog_rdk_56"/>
        </w:sdtPr>
        <w:sdtContent>
          <w:ins w:author="Amy Sciangula" w:id="33" w:date="2026-05-16T08:12:00Z">
            <w:r w:rsidDel="00000000" w:rsidR="00000000" w:rsidRPr="00000000">
              <w:rPr>
                <w:color w:val="000000"/>
                <w:rtl w:val="0"/>
              </w:rPr>
              <w:t xml:space="preserve"> or youth</w:t>
            </w:r>
          </w:ins>
        </w:sdtContent>
      </w:sdt>
      <w:r w:rsidDel="00000000" w:rsidR="00000000" w:rsidRPr="00000000">
        <w:rPr>
          <w:color w:val="000000"/>
          <w:rtl w:val="0"/>
        </w:rPr>
        <w:t xml:space="preserve"> in their own homes or receiving Core </w:t>
      </w:r>
      <w:sdt>
        <w:sdtPr>
          <w:id w:val="761925546"/>
          <w:tag w:val="goog_rdk_57"/>
        </w:sdtPr>
        <w:sdtContent>
          <w:ins w:author="Amy Sciangula" w:id="34" w:date="2026-05-16T08:11:00Z">
            <w:r w:rsidDel="00000000" w:rsidR="00000000" w:rsidRPr="00000000">
              <w:rPr>
                <w:color w:val="000000"/>
                <w:rtl w:val="0"/>
              </w:rPr>
              <w:t xml:space="preserve">s</w:t>
            </w:r>
          </w:ins>
        </w:sdtContent>
      </w:sdt>
      <w:sdt>
        <w:sdtPr>
          <w:id w:val="-2010937026"/>
          <w:tag w:val="goog_rdk_58"/>
        </w:sdtPr>
        <w:sdtContent>
          <w:del w:author="Amy Sciangula" w:id="34" w:date="2026-05-16T08:11:00Z">
            <w:r w:rsidDel="00000000" w:rsidR="00000000" w:rsidRPr="00000000">
              <w:rPr>
                <w:color w:val="000000"/>
                <w:rtl w:val="0"/>
              </w:rPr>
              <w:delText xml:space="preserve">S</w:delText>
            </w:r>
          </w:del>
        </w:sdtContent>
      </w:sdt>
      <w:r w:rsidDel="00000000" w:rsidR="00000000" w:rsidRPr="00000000">
        <w:rPr>
          <w:color w:val="000000"/>
          <w:rtl w:val="0"/>
        </w:rPr>
        <w:t xml:space="preserve">ervices </w:t>
      </w:r>
      <w:sdt>
        <w:sdtPr>
          <w:id w:val="841514713"/>
          <w:tag w:val="goog_rdk_59"/>
        </w:sdtPr>
        <w:sdtContent>
          <w:del w:author="Amy Sciangula" w:id="35" w:date="2026-05-16T08:11:00Z">
            <w:r w:rsidDel="00000000" w:rsidR="00000000" w:rsidRPr="00000000">
              <w:rPr>
                <w:color w:val="000000"/>
                <w:rtl w:val="0"/>
              </w:rPr>
              <w:delText xml:space="preserve">Program</w:delText>
            </w:r>
          </w:del>
        </w:sdtContent>
      </w:sdt>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AD">
      <w:pPr>
        <w:pStyle w:val="Heading3"/>
        <w:ind w:hanging="2"/>
        <w:rPr/>
      </w:pPr>
      <w:bookmarkStart w:colFirst="0" w:colLast="0" w:name="_heading=h.uztt8uh3gayb" w:id="12"/>
      <w:bookmarkEnd w:id="12"/>
      <w:r w:rsidDel="00000000" w:rsidR="00000000" w:rsidRPr="00000000">
        <w:rPr>
          <w:rtl w:val="0"/>
        </w:rPr>
        <w:t xml:space="preserve">7.404</w:t>
        <w:tab/>
        <w:t xml:space="preserve">FEES</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40" w:lineRule="auto"/>
        <w:ind w:left="809" w:hanging="811"/>
        <w:rPr>
          <w:color w:val="000000"/>
        </w:rPr>
      </w:pPr>
      <w:r w:rsidDel="00000000" w:rsidR="00000000" w:rsidRPr="00000000">
        <w:rPr>
          <w:color w:val="000000"/>
          <w:rtl w:val="0"/>
        </w:rPr>
        <w:t xml:space="preserve">A.</w:t>
        <w:tab/>
        <w:t xml:space="preserve">Fees shall be determined and collected as applicable for the following services in each program area:</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240" w:line="240" w:lineRule="auto"/>
        <w:ind w:left="1440" w:hanging="655"/>
        <w:rPr>
          <w:color w:val="000000"/>
        </w:rPr>
      </w:pPr>
      <w:r w:rsidDel="00000000" w:rsidR="00000000" w:rsidRPr="00000000">
        <w:rPr>
          <w:color w:val="000000"/>
          <w:rtl w:val="0"/>
        </w:rPr>
        <w:t xml:space="preserve">4.</w:t>
        <w:tab/>
        <w:t xml:space="preserve">Core </w:t>
      </w:r>
      <w:sdt>
        <w:sdtPr>
          <w:id w:val="-1382714110"/>
          <w:tag w:val="goog_rdk_60"/>
        </w:sdtPr>
        <w:sdtContent>
          <w:del w:author="Amy Sciangula" w:id="36" w:date="2026-05-16T08:12:00Z">
            <w:r w:rsidDel="00000000" w:rsidR="00000000" w:rsidRPr="00000000">
              <w:rPr>
                <w:color w:val="000000"/>
                <w:rtl w:val="0"/>
              </w:rPr>
              <w:delText xml:space="preserve">Services Program </w:delText>
            </w:r>
          </w:del>
        </w:sdtContent>
      </w:sdt>
      <w:r w:rsidDel="00000000" w:rsidR="00000000" w:rsidRPr="00000000">
        <w:rPr>
          <w:color w:val="000000"/>
          <w:rtl w:val="0"/>
        </w:rPr>
        <w:t xml:space="preserve">services as defined in the state approved Core Services </w:t>
      </w:r>
      <w:sdt>
        <w:sdtPr>
          <w:id w:val="2029547698"/>
          <w:tag w:val="goog_rdk_61"/>
        </w:sdtPr>
        <w:sdtContent>
          <w:del w:author="Amy Sciangula" w:id="37" w:date="2026-05-16T08:13:00Z">
            <w:r w:rsidDel="00000000" w:rsidR="00000000" w:rsidRPr="00000000">
              <w:rPr>
                <w:color w:val="000000"/>
                <w:rtl w:val="0"/>
              </w:rPr>
              <w:delText xml:space="preserve">Program </w:delText>
            </w:r>
          </w:del>
        </w:sdtContent>
      </w:sdt>
      <w:sdt>
        <w:sdtPr>
          <w:id w:val="-1097287874"/>
          <w:tag w:val="goog_rdk_62"/>
        </w:sdtPr>
        <w:sdtContent>
          <w:ins w:author="Amy Sciangula" w:id="37" w:date="2026-05-16T08:13:00Z">
            <w:r w:rsidDel="00000000" w:rsidR="00000000" w:rsidRPr="00000000">
              <w:rPr>
                <w:color w:val="000000"/>
                <w:rtl w:val="0"/>
              </w:rPr>
              <w:t xml:space="preserve">P</w:t>
            </w:r>
          </w:ins>
        </w:sdtContent>
      </w:sdt>
      <w:sdt>
        <w:sdtPr>
          <w:id w:val="1605067706"/>
          <w:tag w:val="goog_rdk_63"/>
        </w:sdtPr>
        <w:sdtContent>
          <w:del w:author="Amy Sciangula" w:id="38" w:date="2026-05-16T08:13:00Z">
            <w:r w:rsidDel="00000000" w:rsidR="00000000" w:rsidRPr="00000000">
              <w:rPr>
                <w:color w:val="000000"/>
                <w:rtl w:val="0"/>
              </w:rPr>
              <w:delText xml:space="preserve">p</w:delText>
            </w:r>
          </w:del>
        </w:sdtContent>
      </w:sdt>
      <w:r w:rsidDel="00000000" w:rsidR="00000000" w:rsidRPr="00000000">
        <w:rPr>
          <w:color w:val="000000"/>
          <w:rtl w:val="0"/>
        </w:rPr>
        <w:t xml:space="preserve">lan.</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240" w:line="240" w:lineRule="auto"/>
        <w:ind w:left="-2" w:firstLine="785"/>
        <w:rPr>
          <w:color w:val="000000"/>
        </w:rPr>
      </w:pPr>
      <w:r w:rsidDel="00000000" w:rsidR="00000000" w:rsidRPr="00000000">
        <w:rPr>
          <w:color w:val="000000"/>
          <w:rtl w:val="0"/>
        </w:rPr>
        <w:t xml:space="preserve">6.</w:t>
        <w:tab/>
        <w:t xml:space="preserve">Other services, such as case services</w:t>
      </w:r>
      <w:sdt>
        <w:sdtPr>
          <w:id w:val="-645567907"/>
          <w:tag w:val="goog_rdk_64"/>
        </w:sdtPr>
        <w:sdtContent>
          <w:del w:author="Amy Sciangula" w:id="39" w:date="2026-05-16T08:13:00Z">
            <w:r w:rsidDel="00000000" w:rsidR="00000000" w:rsidRPr="00000000">
              <w:rPr>
                <w:color w:val="000000"/>
                <w:rtl w:val="0"/>
              </w:rPr>
              <w:delText xml:space="preserve">, or custody evaluations</w:delText>
            </w:r>
          </w:del>
        </w:sdtContent>
      </w:sdt>
      <w:r w:rsidDel="00000000" w:rsidR="00000000" w:rsidRPr="00000000">
        <w:rPr>
          <w:color w:val="000000"/>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240" w:line="240" w:lineRule="auto"/>
        <w:ind w:left="810" w:hanging="810"/>
        <w:rPr>
          <w:color w:val="000000"/>
        </w:rPr>
      </w:pPr>
      <w:r w:rsidDel="00000000" w:rsidR="00000000" w:rsidRPr="00000000">
        <w:rPr>
          <w:color w:val="000000"/>
          <w:rtl w:val="0"/>
        </w:rPr>
        <w:t xml:space="preserve">B.</w:t>
        <w:tab/>
        <w:t xml:space="preserve">When both foster care and Core </w:t>
      </w:r>
      <w:sdt>
        <w:sdtPr>
          <w:id w:val="1313638196"/>
          <w:tag w:val="goog_rdk_65"/>
        </w:sdtPr>
        <w:sdtContent>
          <w:ins w:author="Amy Sciangula" w:id="40" w:date="2026-05-16T08:13:00Z">
            <w:r w:rsidDel="00000000" w:rsidR="00000000" w:rsidRPr="00000000">
              <w:rPr>
                <w:color w:val="000000"/>
                <w:rtl w:val="0"/>
              </w:rPr>
              <w:t xml:space="preserve">s</w:t>
            </w:r>
          </w:ins>
        </w:sdtContent>
      </w:sdt>
      <w:sdt>
        <w:sdtPr>
          <w:id w:val="-312629818"/>
          <w:tag w:val="goog_rdk_66"/>
        </w:sdtPr>
        <w:sdtContent>
          <w:del w:author="Amy Sciangula" w:id="40" w:date="2026-05-16T08:13:00Z">
            <w:r w:rsidDel="00000000" w:rsidR="00000000" w:rsidRPr="00000000">
              <w:rPr>
                <w:color w:val="000000"/>
                <w:rtl w:val="0"/>
              </w:rPr>
              <w:delText xml:space="preserve">S</w:delText>
            </w:r>
          </w:del>
        </w:sdtContent>
      </w:sdt>
      <w:r w:rsidDel="00000000" w:rsidR="00000000" w:rsidRPr="00000000">
        <w:rPr>
          <w:color w:val="000000"/>
          <w:rtl w:val="0"/>
        </w:rPr>
        <w:t xml:space="preserve">ervices </w:t>
      </w:r>
      <w:sdt>
        <w:sdtPr>
          <w:id w:val="1850149003"/>
          <w:tag w:val="goog_rdk_67"/>
        </w:sdtPr>
        <w:sdtContent>
          <w:del w:author="Amy Sciangula" w:id="41" w:date="2026-05-16T08:13:00Z">
            <w:r w:rsidDel="00000000" w:rsidR="00000000" w:rsidRPr="00000000">
              <w:rPr>
                <w:color w:val="000000"/>
                <w:rtl w:val="0"/>
              </w:rPr>
              <w:delText xml:space="preserve">Program Services </w:delText>
            </w:r>
          </w:del>
        </w:sdtContent>
      </w:sdt>
      <w:r w:rsidDel="00000000" w:rsidR="00000000" w:rsidRPr="00000000">
        <w:rPr>
          <w:color w:val="000000"/>
          <w:rtl w:val="0"/>
        </w:rPr>
        <w:t xml:space="preserve">are simultaneously </w:t>
      </w:r>
      <w:sdt>
        <w:sdtPr>
          <w:id w:val="554161249"/>
          <w:tag w:val="goog_rdk_68"/>
        </w:sdtPr>
        <w:sdtContent>
          <w:del w:author="Amy Sciangula" w:id="42" w:date="2026-05-16T08:13:00Z">
            <w:r w:rsidDel="00000000" w:rsidR="00000000" w:rsidRPr="00000000">
              <w:rPr>
                <w:color w:val="000000"/>
                <w:rtl w:val="0"/>
              </w:rPr>
              <w:delText xml:space="preserve">being provided</w:delText>
            </w:r>
          </w:del>
        </w:sdtContent>
      </w:sdt>
      <w:sdt>
        <w:sdtPr>
          <w:id w:val="-296914578"/>
          <w:tag w:val="goog_rdk_69"/>
        </w:sdtPr>
        <w:sdtContent>
          <w:ins w:author="Amy Sciangula" w:id="42" w:date="2026-05-16T08:13:00Z">
            <w:r w:rsidDel="00000000" w:rsidR="00000000" w:rsidRPr="00000000">
              <w:rPr>
                <w:color w:val="000000"/>
                <w:rtl w:val="0"/>
              </w:rPr>
              <w:t xml:space="preserve"> provided</w:t>
            </w:r>
          </w:ins>
        </w:sdtContent>
      </w:sdt>
      <w:r w:rsidDel="00000000" w:rsidR="00000000" w:rsidRPr="00000000">
        <w:rPr>
          <w:color w:val="000000"/>
          <w:rtl w:val="0"/>
        </w:rPr>
        <w:t xml:space="preserve"> or purchased, the foster care fee schedule shall be applied to the cost of both programs.</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240" w:line="240" w:lineRule="auto"/>
        <w:ind w:left="810" w:hanging="810"/>
        <w:rPr>
          <w:color w:val="000000"/>
        </w:rPr>
      </w:pPr>
      <w:r w:rsidDel="00000000" w:rsidR="00000000" w:rsidRPr="00000000">
        <w:rPr>
          <w:color w:val="000000"/>
          <w:rtl w:val="0"/>
        </w:rPr>
        <w:t xml:space="preserve">F.</w:t>
        <w:tab/>
        <w:t xml:space="preserve">If a family is receiving purchased services the fees shall be distributed in the following priority:</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240" w:line="240" w:lineRule="auto"/>
        <w:ind w:left="0" w:firstLine="720"/>
        <w:rPr>
          <w:color w:val="000000"/>
        </w:rPr>
      </w:pPr>
      <w:r w:rsidDel="00000000" w:rsidR="00000000" w:rsidRPr="00000000">
        <w:rPr>
          <w:color w:val="000000"/>
          <w:rtl w:val="0"/>
        </w:rPr>
        <w:t xml:space="preserve">3.</w:t>
        <w:tab/>
        <w:t xml:space="preserve">Core </w:t>
      </w:r>
      <w:sdt>
        <w:sdtPr>
          <w:id w:val="-1738852503"/>
          <w:tag w:val="goog_rdk_70"/>
        </w:sdtPr>
        <w:sdtContent>
          <w:ins w:author="Amy Sciangula" w:id="43" w:date="2026-05-16T08:13:00Z">
            <w:r w:rsidDel="00000000" w:rsidR="00000000" w:rsidRPr="00000000">
              <w:rPr>
                <w:color w:val="000000"/>
                <w:rtl w:val="0"/>
              </w:rPr>
              <w:t xml:space="preserve">s</w:t>
            </w:r>
          </w:ins>
        </w:sdtContent>
      </w:sdt>
      <w:sdt>
        <w:sdtPr>
          <w:id w:val="-820324369"/>
          <w:tag w:val="goog_rdk_71"/>
        </w:sdtPr>
        <w:sdtContent>
          <w:del w:author="Amy Sciangula" w:id="43" w:date="2026-05-16T08:13:00Z">
            <w:r w:rsidDel="00000000" w:rsidR="00000000" w:rsidRPr="00000000">
              <w:rPr>
                <w:color w:val="000000"/>
                <w:rtl w:val="0"/>
              </w:rPr>
              <w:delText xml:space="preserve">S</w:delText>
            </w:r>
          </w:del>
        </w:sdtContent>
      </w:sdt>
      <w:r w:rsidDel="00000000" w:rsidR="00000000" w:rsidRPr="00000000">
        <w:rPr>
          <w:color w:val="000000"/>
          <w:rtl w:val="0"/>
        </w:rPr>
        <w:t xml:space="preserve">ervices </w:t>
      </w:r>
      <w:sdt>
        <w:sdtPr>
          <w:id w:val="1959721397"/>
          <w:tag w:val="goog_rdk_72"/>
        </w:sdtPr>
        <w:sdtContent>
          <w:del w:author="Amy Sciangula" w:id="44" w:date="2026-05-16T08:13:00Z">
            <w:r w:rsidDel="00000000" w:rsidR="00000000" w:rsidRPr="00000000">
              <w:rPr>
                <w:color w:val="000000"/>
                <w:rtl w:val="0"/>
              </w:rPr>
              <w:delText xml:space="preserve">Program Services</w:delText>
            </w:r>
          </w:del>
        </w:sdtContent>
      </w:sdt>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B8">
      <w:pPr>
        <w:pStyle w:val="Heading3"/>
        <w:ind w:hanging="2"/>
        <w:rPr/>
      </w:pPr>
      <w:bookmarkStart w:colFirst="0" w:colLast="0" w:name="_heading=h.pll1x8mvorc5" w:id="13"/>
      <w:bookmarkEnd w:id="13"/>
      <w:r w:rsidDel="00000000" w:rsidR="00000000" w:rsidRPr="00000000">
        <w:rPr>
          <w:rtl w:val="0"/>
        </w:rPr>
        <w:t xml:space="preserve">7.406.1</w:t>
        <w:tab/>
        <w:t xml:space="preserve">THE STATE REIMBURSES WHEN</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240" w:line="240" w:lineRule="auto"/>
        <w:ind w:left="718" w:hanging="720"/>
        <w:rPr>
          <w:color w:val="000000"/>
        </w:rPr>
      </w:pPr>
      <w:r w:rsidDel="00000000" w:rsidR="00000000" w:rsidRPr="00000000">
        <w:rPr>
          <w:color w:val="000000"/>
          <w:rtl w:val="0"/>
        </w:rPr>
        <w:t xml:space="preserve">B.</w:t>
        <w:tab/>
        <w:t xml:space="preserve">Care is provided after </w:t>
      </w:r>
      <w:sdt>
        <w:sdtPr>
          <w:id w:val="-680596975"/>
          <w:tag w:val="goog_rdk_73"/>
        </w:sdtPr>
        <w:sdtContent>
          <w:del w:author="Amy Sciangula" w:id="45" w:date="2026-05-16T08:15:00Z">
            <w:r w:rsidDel="00000000" w:rsidR="00000000" w:rsidRPr="00000000">
              <w:rPr>
                <w:color w:val="000000"/>
                <w:rtl w:val="0"/>
              </w:rPr>
              <w:delText xml:space="preserve">the case is</w:delText>
            </w:r>
          </w:del>
        </w:sdtContent>
      </w:sdt>
      <w:sdt>
        <w:sdtPr>
          <w:id w:val="1371435522"/>
          <w:tag w:val="goog_rdk_74"/>
        </w:sdtPr>
        <w:sdtContent>
          <w:ins w:author="Amy Sciangula" w:id="45" w:date="2026-05-16T08:15:00Z">
            <w:r w:rsidDel="00000000" w:rsidR="00000000" w:rsidRPr="00000000">
              <w:rPr>
                <w:color w:val="000000"/>
                <w:rtl w:val="0"/>
              </w:rPr>
              <w:t xml:space="preserve">a program area is</w:t>
            </w:r>
          </w:ins>
        </w:sdtContent>
      </w:sdt>
      <w:r w:rsidDel="00000000" w:rsidR="00000000" w:rsidRPr="00000000">
        <w:rPr>
          <w:color w:val="000000"/>
          <w:rtl w:val="0"/>
        </w:rPr>
        <w:t xml:space="preserve"> open and before </w:t>
      </w:r>
      <w:sdt>
        <w:sdtPr>
          <w:id w:val="-466480138"/>
          <w:tag w:val="goog_rdk_75"/>
        </w:sdtPr>
        <w:sdtContent>
          <w:ins w:author="Amy Sciangula" w:id="46" w:date="2026-05-16T08:15:00Z">
            <w:r w:rsidDel="00000000" w:rsidR="00000000" w:rsidRPr="00000000">
              <w:rPr>
                <w:color w:val="000000"/>
                <w:rtl w:val="0"/>
              </w:rPr>
              <w:t xml:space="preserve">involvement through the program area is closed. </w:t>
            </w:r>
          </w:ins>
        </w:sdtContent>
      </w:sdt>
      <w:sdt>
        <w:sdtPr>
          <w:id w:val="-1237615134"/>
          <w:tag w:val="goog_rdk_76"/>
        </w:sdtPr>
        <w:sdtContent>
          <w:del w:author="Amy Sciangula" w:id="46" w:date="2026-05-16T08:15:00Z">
            <w:r w:rsidDel="00000000" w:rsidR="00000000" w:rsidRPr="00000000">
              <w:rPr>
                <w:color w:val="000000"/>
                <w:rtl w:val="0"/>
              </w:rPr>
              <w:delText xml:space="preserve">the case is closed</w:delText>
            </w:r>
          </w:del>
        </w:sdtContent>
      </w:sdt>
      <w:r w:rsidDel="00000000" w:rsidR="00000000" w:rsidRPr="00000000">
        <w:rPr>
          <w:color w:val="000000"/>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240" w:line="240" w:lineRule="auto"/>
        <w:ind w:left="718" w:hanging="720"/>
        <w:rPr>
          <w:color w:val="000000"/>
        </w:rPr>
      </w:pPr>
      <w:r w:rsidDel="00000000" w:rsidR="00000000" w:rsidRPr="00000000">
        <w:rPr>
          <w:color w:val="000000"/>
          <w:rtl w:val="0"/>
        </w:rPr>
        <w:t xml:space="preserve">C.</w:t>
        <w:tab/>
        <w:t xml:space="preserve">The child </w:t>
      </w:r>
      <w:sdt>
        <w:sdtPr>
          <w:id w:val="-725662537"/>
          <w:tag w:val="goog_rdk_77"/>
        </w:sdtPr>
        <w:sdtContent>
          <w:ins w:author="Amy Sciangula" w:id="47" w:date="2026-05-16T08:15:00Z">
            <w:r w:rsidDel="00000000" w:rsidR="00000000" w:rsidRPr="00000000">
              <w:rPr>
                <w:color w:val="000000"/>
                <w:rtl w:val="0"/>
              </w:rPr>
              <w:t xml:space="preserve">or youth </w:t>
            </w:r>
          </w:ins>
        </w:sdtContent>
      </w:sdt>
      <w:r w:rsidDel="00000000" w:rsidR="00000000" w:rsidRPr="00000000">
        <w:rPr>
          <w:color w:val="000000"/>
          <w:rtl w:val="0"/>
        </w:rPr>
        <w:t xml:space="preserve">is with a provider in possession of a valid certificate or license, when one is required.</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40" w:lineRule="auto"/>
        <w:ind w:left="718" w:hanging="720"/>
        <w:rPr>
          <w:color w:val="000000"/>
        </w:rPr>
      </w:pPr>
      <w:r w:rsidDel="00000000" w:rsidR="00000000" w:rsidRPr="00000000">
        <w:rPr>
          <w:color w:val="000000"/>
          <w:rtl w:val="0"/>
        </w:rPr>
        <w:t xml:space="preserve">F.</w:t>
        <w:tab/>
        <w:t xml:space="preserve">A child</w:t>
      </w:r>
      <w:sdt>
        <w:sdtPr>
          <w:id w:val="579998705"/>
          <w:tag w:val="goog_rdk_78"/>
        </w:sdtPr>
        <w:sdtContent>
          <w:ins w:author="Amy Sciangula" w:id="48" w:date="2026-05-16T08:15:00Z">
            <w:r w:rsidDel="00000000" w:rsidR="00000000" w:rsidRPr="00000000">
              <w:rPr>
                <w:color w:val="000000"/>
                <w:rtl w:val="0"/>
              </w:rPr>
              <w:t xml:space="preserve"> or youth</w:t>
            </w:r>
          </w:ins>
        </w:sdtContent>
      </w:sdt>
      <w:r w:rsidDel="00000000" w:rsidR="00000000" w:rsidRPr="00000000">
        <w:rPr>
          <w:color w:val="000000"/>
          <w:rtl w:val="0"/>
        </w:rPr>
        <w:t xml:space="preserve"> is absent from an out-of-home placement</w:t>
      </w:r>
      <w:sdt>
        <w:sdtPr>
          <w:id w:val="388307792"/>
          <w:tag w:val="goog_rdk_79"/>
        </w:sdtPr>
        <w:sdtContent>
          <w:ins w:author="Amy Sciangula" w:id="49" w:date="2026-05-16T08:16:00Z">
            <w:r w:rsidDel="00000000" w:rsidR="00000000" w:rsidRPr="00000000">
              <w:rPr>
                <w:color w:val="000000"/>
                <w:rtl w:val="0"/>
              </w:rPr>
              <w:t xml:space="preserve">,</w:t>
            </w:r>
          </w:ins>
        </w:sdtContent>
      </w:sdt>
      <w:r w:rsidDel="00000000" w:rsidR="00000000" w:rsidRPr="00000000">
        <w:rPr>
          <w:color w:val="000000"/>
          <w:rtl w:val="0"/>
        </w:rPr>
        <w:t xml:space="preserve"> and the county department elects to reimburse the provider during the absence period for the placement for one of the following reasons:</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line="240" w:lineRule="auto"/>
        <w:ind w:left="1440" w:hanging="720"/>
        <w:rPr>
          <w:color w:val="000000"/>
        </w:rPr>
      </w:pPr>
      <w:r w:rsidDel="00000000" w:rsidR="00000000" w:rsidRPr="00000000">
        <w:rPr>
          <w:color w:val="000000"/>
          <w:rtl w:val="0"/>
        </w:rPr>
        <w:t xml:space="preserve">1.</w:t>
        <w:tab/>
        <w:t xml:space="preserve">The absence does not exceed seven </w:t>
      </w:r>
      <w:sdt>
        <w:sdtPr>
          <w:id w:val="-64063366"/>
          <w:tag w:val="goog_rdk_80"/>
        </w:sdtPr>
        <w:sdtContent>
          <w:ins w:author="Amy Sciangula" w:id="50" w:date="2026-05-16T08:15:00Z">
            <w:r w:rsidDel="00000000" w:rsidR="00000000" w:rsidRPr="00000000">
              <w:rPr>
                <w:color w:val="000000"/>
                <w:rtl w:val="0"/>
              </w:rPr>
              <w:t xml:space="preserve">(7) </w:t>
            </w:r>
          </w:ins>
        </w:sdtContent>
      </w:sdt>
      <w:r w:rsidDel="00000000" w:rsidR="00000000" w:rsidRPr="00000000">
        <w:rPr>
          <w:color w:val="000000"/>
          <w:rtl w:val="0"/>
        </w:rPr>
        <w:t xml:space="preserve">days per absence, with only one (1) seven</w:t>
      </w:r>
      <w:sdt>
        <w:sdtPr>
          <w:id w:val="-1660389221"/>
          <w:tag w:val="goog_rdk_81"/>
        </w:sdtPr>
        <w:sdtContent>
          <w:ins w:author="Amy Sciangula" w:id="51" w:date="2026-05-16T08:16:00Z">
            <w:r w:rsidDel="00000000" w:rsidR="00000000" w:rsidRPr="00000000">
              <w:rPr>
                <w:color w:val="000000"/>
                <w:rtl w:val="0"/>
              </w:rPr>
              <w:t xml:space="preserve"> (7) </w:t>
            </w:r>
          </w:ins>
        </w:sdtContent>
      </w:sdt>
      <w:r w:rsidDel="00000000" w:rsidR="00000000" w:rsidRPr="00000000">
        <w:rPr>
          <w:color w:val="000000"/>
          <w:rtl w:val="0"/>
        </w:rPr>
        <w:t xml:space="preserve">-day total reimbursement within thirty (30) calendar days for the following reasons:</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before="240" w:line="240" w:lineRule="auto"/>
        <w:ind w:left="-2" w:firstLine="1440"/>
        <w:rPr>
          <w:color w:val="000000"/>
        </w:rPr>
      </w:pPr>
      <w:r w:rsidDel="00000000" w:rsidR="00000000" w:rsidRPr="00000000">
        <w:rPr>
          <w:color w:val="000000"/>
          <w:rtl w:val="0"/>
        </w:rPr>
        <w:t xml:space="preserve">a.</w:t>
        <w:tab/>
        <w:t xml:space="preserve">The child</w:t>
      </w:r>
      <w:sdt>
        <w:sdtPr>
          <w:id w:val="-909528962"/>
          <w:tag w:val="goog_rdk_82"/>
        </w:sdtPr>
        <w:sdtContent>
          <w:ins w:author="Amy Sciangula" w:id="52" w:date="2026-05-16T08:16:00Z">
            <w:r w:rsidDel="00000000" w:rsidR="00000000" w:rsidRPr="00000000">
              <w:rPr>
                <w:color w:val="000000"/>
                <w:rtl w:val="0"/>
              </w:rPr>
              <w:t xml:space="preserve"> or youth</w:t>
            </w:r>
          </w:ins>
        </w:sdtContent>
      </w:sdt>
      <w:r w:rsidDel="00000000" w:rsidR="00000000" w:rsidRPr="00000000">
        <w:rPr>
          <w:color w:val="000000"/>
          <w:rtl w:val="0"/>
        </w:rPr>
        <w:t xml:space="preserve"> has run away,</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240" w:line="240" w:lineRule="auto"/>
        <w:ind w:left="-2" w:firstLine="1440"/>
        <w:rPr>
          <w:color w:val="000000"/>
        </w:rPr>
      </w:pPr>
      <w:r w:rsidDel="00000000" w:rsidR="00000000" w:rsidRPr="00000000">
        <w:rPr>
          <w:color w:val="000000"/>
          <w:rtl w:val="0"/>
        </w:rPr>
        <w:t xml:space="preserve">d.</w:t>
        <w:tab/>
        <w:t xml:space="preserve">Child</w:t>
      </w:r>
      <w:sdt>
        <w:sdtPr>
          <w:id w:val="1408155274"/>
          <w:tag w:val="goog_rdk_83"/>
        </w:sdtPr>
        <w:sdtContent>
          <w:ins w:author="Amy Sciangula" w:id="53" w:date="2026-05-16T08:16:00Z">
            <w:r w:rsidDel="00000000" w:rsidR="00000000" w:rsidRPr="00000000">
              <w:rPr>
                <w:color w:val="000000"/>
                <w:rtl w:val="0"/>
              </w:rPr>
              <w:t xml:space="preserve"> or youth</w:t>
            </w:r>
          </w:ins>
        </w:sdtContent>
      </w:sdt>
      <w:r w:rsidDel="00000000" w:rsidR="00000000" w:rsidRPr="00000000">
        <w:rPr>
          <w:color w:val="000000"/>
          <w:rtl w:val="0"/>
        </w:rPr>
        <w:t xml:space="preserve"> in detention; or,</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240" w:line="240" w:lineRule="auto"/>
        <w:ind w:left="-2" w:firstLine="1440"/>
        <w:rPr>
          <w:color w:val="000000"/>
        </w:rPr>
      </w:pPr>
      <w:r w:rsidDel="00000000" w:rsidR="00000000" w:rsidRPr="00000000">
        <w:rPr>
          <w:color w:val="000000"/>
          <w:rtl w:val="0"/>
        </w:rPr>
        <w:t xml:space="preserve">e.</w:t>
        <w:tab/>
        <w:t xml:space="preserve">The child </w:t>
      </w:r>
      <w:sdt>
        <w:sdtPr>
          <w:id w:val="-103408224"/>
          <w:tag w:val="goog_rdk_84"/>
        </w:sdtPr>
        <w:sdtContent>
          <w:ins w:author="Amy Sciangula" w:id="54" w:date="2026-05-16T08:16:00Z">
            <w:r w:rsidDel="00000000" w:rsidR="00000000" w:rsidRPr="00000000">
              <w:rPr>
                <w:color w:val="000000"/>
                <w:rtl w:val="0"/>
              </w:rPr>
              <w:t xml:space="preserve">or youth </w:t>
            </w:r>
          </w:ins>
        </w:sdtContent>
      </w:sdt>
      <w:r w:rsidDel="00000000" w:rsidR="00000000" w:rsidRPr="00000000">
        <w:rPr>
          <w:color w:val="000000"/>
          <w:rtl w:val="0"/>
        </w:rPr>
        <w:t xml:space="preserve">has been kidnapped.</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72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out-of-home placement duration for a voluntary Title IV-E child/youth does not exceed </w:t>
      </w:r>
      <w:sdt>
        <w:sdtPr>
          <w:id w:val="727072759"/>
          <w:tag w:val="goog_rdk_85"/>
        </w:sdtPr>
        <w:sdtContent>
          <w:del w:author="Amy Sciangula" w:id="55" w:date="2026-05-16T08:16: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180 </w:delText>
            </w:r>
          </w:del>
        </w:sdtContent>
      </w:sdt>
      <w:sdt>
        <w:sdtPr>
          <w:id w:val="-127901031"/>
          <w:tag w:val="goog_rdk_86"/>
        </w:sdtPr>
        <w:sdtContent>
          <w:ins w:author="Amy Sciangula" w:id="55" w:date="2026-05-16T08:16: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ninety (90) </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calendar days when the county department has filed for a petition to review the need for placement, or petition to open a foster youth in transition case by the </w:t>
      </w:r>
      <w:sdt>
        <w:sdtPr>
          <w:id w:val="342336409"/>
          <w:tag w:val="goog_rdk_87"/>
        </w:sdtPr>
        <w:sdtContent>
          <w:ins w:author="Amy Sciangula" w:id="56" w:date="2026-05-16T08:17: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ninetieth (</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th</w:t>
      </w:r>
      <w:sdt>
        <w:sdtPr>
          <w:id w:val="909571905"/>
          <w:tag w:val="goog_rdk_88"/>
        </w:sdtPr>
        <w:sdtContent>
          <w:ins w:author="Amy Sciangula" w:id="57" w:date="2026-05-16T08:17: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calendar day and the county has a correctly worded court order issued, based on the request of the petition to review the need for placement; see Court-Related Procedures, Section 7.304.53 (12 CCR 2509-4).</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county department reports an out-of-home</w:t>
      </w:r>
      <w:sdt>
        <w:sdtPr>
          <w:id w:val="309543373"/>
          <w:tag w:val="goog_rdk_89"/>
        </w:sdtPr>
        <w:sdtContent>
          <w:ins w:author="Amy Sciangula" w:id="58" w:date="2026-05-16T08:17: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placement</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 Core </w:t>
      </w:r>
      <w:sdt>
        <w:sdtPr>
          <w:id w:val="594349410"/>
          <w:tag w:val="goog_rdk_90"/>
        </w:sdtPr>
        <w:sdtContent>
          <w:ins w:author="Amy Sciangula" w:id="59" w:date="2026-05-16T08:18: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w:t>
            </w:r>
          </w:ins>
        </w:sdtContent>
      </w:sdt>
      <w:sdt>
        <w:sdtPr>
          <w:id w:val="-2061911254"/>
          <w:tag w:val="goog_rdk_91"/>
        </w:sdtPr>
        <w:sdtContent>
          <w:del w:author="Amy Sciangula" w:id="59" w:date="2026-05-16T08:18: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S</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ervices </w:t>
      </w:r>
      <w:sdt>
        <w:sdtPr>
          <w:id w:val="427011417"/>
          <w:tag w:val="goog_rdk_92"/>
        </w:sdtPr>
        <w:sdtContent>
          <w:del w:author="Amy Sciangula" w:id="60" w:date="2026-05-16T08:17: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Program care placement</w:delText>
            </w:r>
          </w:del>
        </w:sdtContent>
      </w:sdt>
      <w:sdt>
        <w:sdtPr>
          <w:id w:val="-315666231"/>
          <w:tag w:val="goog_rdk_93"/>
        </w:sdtPr>
        <w:sdtContent>
          <w:ins w:author="Amy Sciangula" w:id="60" w:date="2026-05-16T08:17: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delivered</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the Department's automated reporting system within ninety (90) calendar days of its beginning. The State reimburses for retroactive payments not greater than the current and two (2) preceding months.</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40" w:lineRule="auto"/>
        <w:ind w:left="0" w:firstLine="0"/>
        <w:rPr>
          <w:color w:val="000000"/>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county department places children </w:t>
      </w:r>
      <w:sdt>
        <w:sdtPr>
          <w:id w:val="-11654229"/>
          <w:tag w:val="goog_rdk_94"/>
        </w:sdtPr>
        <w:sdtContent>
          <w:ins w:author="Amy Sciangula" w:id="61" w:date="2026-05-16T08:18: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 youth </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out-of-home care within the provider's licensed or certified capacity or if the licensed/certified capacity is exceeded with the placement of a sibling group. The county shall document that there are no other appropriate placements available.</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40" w:lineRule="auto"/>
        <w:ind w:left="0" w:firstLine="0"/>
        <w:rPr>
          <w:color w:val="000000"/>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72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child </w:t>
      </w:r>
      <w:sdt>
        <w:sdtPr>
          <w:id w:val="-262290519"/>
          <w:tag w:val="goog_rdk_95"/>
        </w:sdtPr>
        <w:sdtContent>
          <w:ins w:author="Amy Sciangula" w:id="62" w:date="2026-05-16T08:18: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 youth </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in a Child Placement Agency or Residential Child Care Facility within Colorado for longer than ten (10) working days and an agreement to purchase Child Placement Agency or Residential Child Care Facility services is completed for the child</w:t>
      </w:r>
      <w:sdt>
        <w:sdtPr>
          <w:id w:val="-1290445393"/>
          <w:tag w:val="goog_rdk_96"/>
        </w:sdtPr>
        <w:sdtContent>
          <w:ins w:author="Amy Sciangula" w:id="63" w:date="2026-05-16T08:18: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 youth</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40" w:lineRule="auto"/>
        <w:ind w:left="0" w:firstLine="0"/>
        <w:rPr>
          <w:color w:val="000000"/>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72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child</w:t>
      </w:r>
      <w:sdt>
        <w:sdtPr>
          <w:id w:val="-1249855963"/>
          <w:tag w:val="goog_rdk_97"/>
        </w:sdtPr>
        <w:sdtContent>
          <w:ins w:author="Amy Sciangula" w:id="64" w:date="2026-05-16T08:18: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 youth</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in a Child Placement Agency or Residential Child Care Facility within Colorado for less than ten (10) working days and the facility has an emergency shelter contract with a county department.</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40" w:lineRule="auto"/>
        <w:ind w:left="0" w:firstLine="0"/>
        <w:rPr>
          <w:color w:val="000000"/>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72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child</w:t>
      </w:r>
      <w:sdt>
        <w:sdtPr>
          <w:id w:val="961491027"/>
          <w:tag w:val="goog_rdk_98"/>
        </w:sdtPr>
        <w:sdtContent>
          <w:ins w:author="Amy Sciangula" w:id="65" w:date="2026-05-16T08:19: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 youth</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enters care (first day) but not for the last day in care.</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40" w:lineRule="auto"/>
        <w:ind w:left="0" w:firstLine="0"/>
        <w:rPr>
          <w:color w:val="000000"/>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72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child </w:t>
      </w:r>
      <w:sdt>
        <w:sdtPr>
          <w:id w:val="-1997217834"/>
          <w:tag w:val="goog_rdk_99"/>
        </w:sdtPr>
        <w:sdtContent>
          <w:ins w:author="Amy Sciangula" w:id="66" w:date="2026-05-16T08:19: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 youth </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placed and removed on the same day.</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240" w:lineRule="auto"/>
        <w:ind w:left="720" w:hanging="722"/>
        <w:rPr>
          <w:color w:val="000000"/>
        </w:rPr>
      </w:pPr>
      <w:r w:rsidDel="00000000" w:rsidR="00000000" w:rsidRPr="00000000">
        <w:rPr>
          <w:color w:val="000000"/>
          <w:rtl w:val="0"/>
        </w:rPr>
        <w:t xml:space="preserve">S.</w:t>
        <w:tab/>
      </w:r>
      <w:sdt>
        <w:sdtPr>
          <w:id w:val="-2099870438"/>
          <w:tag w:val="goog_rdk_100"/>
        </w:sdtPr>
        <w:sdtContent>
          <w:del w:author="Amy Sciangula" w:id="67" w:date="2026-05-16T08:24:00Z">
            <w:r w:rsidDel="00000000" w:rsidR="00000000" w:rsidRPr="00000000">
              <w:rPr>
                <w:color w:val="000000"/>
                <w:rtl w:val="0"/>
              </w:rPr>
              <w:delText xml:space="preserve">The </w:delText>
            </w:r>
          </w:del>
        </w:sdtContent>
      </w:sdt>
      <w:r w:rsidDel="00000000" w:rsidR="00000000" w:rsidRPr="00000000">
        <w:rPr>
          <w:color w:val="000000"/>
          <w:rtl w:val="0"/>
        </w:rPr>
        <w:t xml:space="preserve">Core Services </w:t>
      </w:r>
      <w:sdt>
        <w:sdtPr>
          <w:id w:val="1020431913"/>
          <w:tag w:val="goog_rdk_101"/>
        </w:sdtPr>
        <w:sdtContent>
          <w:del w:author="Amy Sciangula" w:id="68" w:date="2026-05-16T08:25:00Z">
            <w:r w:rsidDel="00000000" w:rsidR="00000000" w:rsidRPr="00000000">
              <w:rPr>
                <w:color w:val="000000"/>
                <w:rtl w:val="0"/>
              </w:rPr>
              <w:delText xml:space="preserve">Program is operated</w:delText>
            </w:r>
          </w:del>
        </w:sdtContent>
      </w:sdt>
      <w:sdt>
        <w:sdtPr>
          <w:id w:val="-1888913245"/>
          <w:tag w:val="goog_rdk_102"/>
        </w:sdtPr>
        <w:sdtContent>
          <w:ins w:author="Amy Sciangula" w:id="68" w:date="2026-05-16T08:25:00Z">
            <w:r w:rsidDel="00000000" w:rsidR="00000000" w:rsidRPr="00000000">
              <w:rPr>
                <w:color w:val="000000"/>
                <w:rtl w:val="0"/>
              </w:rPr>
              <w:t xml:space="preserve">are utilized</w:t>
            </w:r>
          </w:ins>
        </w:sdtContent>
      </w:sdt>
      <w:r w:rsidDel="00000000" w:rsidR="00000000" w:rsidRPr="00000000">
        <w:rPr>
          <w:color w:val="000000"/>
          <w:rtl w:val="0"/>
        </w:rPr>
        <w:t xml:space="preserve"> within applicable state rules and within the provisions of the county or multi-county state approved Core Services Plan and in accordance with the requirements governing the specific funding streams used.</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240" w:lineRule="auto"/>
        <w:ind w:left="718" w:hanging="720"/>
        <w:rPr>
          <w:color w:val="000000"/>
        </w:rPr>
      </w:pPr>
      <w:r w:rsidDel="00000000" w:rsidR="00000000" w:rsidRPr="00000000">
        <w:rPr>
          <w:color w:val="000000"/>
          <w:rtl w:val="0"/>
        </w:rPr>
        <w:t xml:space="preserve">X.</w:t>
        <w:tab/>
        <w:t xml:space="preserve">The child </w:t>
      </w:r>
      <w:sdt>
        <w:sdtPr>
          <w:id w:val="-510641705"/>
          <w:tag w:val="goog_rdk_103"/>
        </w:sdtPr>
        <w:sdtContent>
          <w:ins w:author="Amy Sciangula" w:id="69" w:date="2026-05-16T08:25:00Z">
            <w:r w:rsidDel="00000000" w:rsidR="00000000" w:rsidRPr="00000000">
              <w:rPr>
                <w:color w:val="000000"/>
                <w:rtl w:val="0"/>
              </w:rPr>
              <w:t xml:space="preserve">or youth </w:t>
            </w:r>
          </w:ins>
        </w:sdtContent>
      </w:sdt>
      <w:r w:rsidDel="00000000" w:rsidR="00000000" w:rsidRPr="00000000">
        <w:rPr>
          <w:color w:val="000000"/>
          <w:rtl w:val="0"/>
        </w:rPr>
        <w:t xml:space="preserve">is in out-of-home care and the county department lists a child </w:t>
      </w:r>
      <w:sdt>
        <w:sdtPr>
          <w:id w:val="2075293851"/>
          <w:tag w:val="goog_rdk_104"/>
        </w:sdtPr>
        <w:sdtContent>
          <w:ins w:author="Amy Sciangula" w:id="70" w:date="2026-05-16T08:25:00Z">
            <w:r w:rsidDel="00000000" w:rsidR="00000000" w:rsidRPr="00000000">
              <w:rPr>
                <w:color w:val="000000"/>
                <w:rtl w:val="0"/>
              </w:rPr>
              <w:t xml:space="preserve">or youth </w:t>
            </w:r>
          </w:ins>
        </w:sdtContent>
      </w:sdt>
      <w:r w:rsidDel="00000000" w:rsidR="00000000" w:rsidRPr="00000000">
        <w:rPr>
          <w:color w:val="000000"/>
          <w:rtl w:val="0"/>
        </w:rPr>
        <w:t xml:space="preserve">who is available for adoption with the Colorado Adoption Resource Registry within ninety (90) calendar days following:</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line="240" w:lineRule="auto"/>
        <w:ind w:left="718" w:hanging="720"/>
        <w:rPr>
          <w:color w:val="000000"/>
        </w:rPr>
      </w:pPr>
      <w:r w:rsidDel="00000000" w:rsidR="00000000" w:rsidRPr="00000000">
        <w:rPr>
          <w:color w:val="000000"/>
          <w:rtl w:val="0"/>
        </w:rPr>
        <w:t xml:space="preserve">Y.</w:t>
        <w:tab/>
        <w:t xml:space="preserve">The child </w:t>
      </w:r>
      <w:sdt>
        <w:sdtPr>
          <w:id w:val="940717430"/>
          <w:tag w:val="goog_rdk_105"/>
        </w:sdtPr>
        <w:sdtContent>
          <w:ins w:author="Amy Sciangula" w:id="71" w:date="2026-05-16T08:25:00Z">
            <w:r w:rsidDel="00000000" w:rsidR="00000000" w:rsidRPr="00000000">
              <w:rPr>
                <w:color w:val="000000"/>
                <w:rtl w:val="0"/>
              </w:rPr>
              <w:t xml:space="preserve">or youth </w:t>
            </w:r>
          </w:ins>
        </w:sdtContent>
      </w:sdt>
      <w:r w:rsidDel="00000000" w:rsidR="00000000" w:rsidRPr="00000000">
        <w:rPr>
          <w:color w:val="000000"/>
          <w:rtl w:val="0"/>
        </w:rPr>
        <w:t xml:space="preserve">is in out-of-home care, the county department requests and the State approves an exclusion from Colorado Adoption Resource Registry listing for a child </w:t>
      </w:r>
      <w:sdt>
        <w:sdtPr>
          <w:id w:val="-134034789"/>
          <w:tag w:val="goog_rdk_106"/>
        </w:sdtPr>
        <w:sdtContent>
          <w:ins w:author="Amy Sciangula" w:id="72" w:date="2026-05-16T08:25:00Z">
            <w:r w:rsidDel="00000000" w:rsidR="00000000" w:rsidRPr="00000000">
              <w:rPr>
                <w:color w:val="000000"/>
                <w:rtl w:val="0"/>
              </w:rPr>
              <w:t xml:space="preserve">or youth </w:t>
            </w:r>
          </w:ins>
        </w:sdtContent>
      </w:sdt>
      <w:r w:rsidDel="00000000" w:rsidR="00000000" w:rsidRPr="00000000">
        <w:rPr>
          <w:color w:val="000000"/>
          <w:rtl w:val="0"/>
        </w:rPr>
        <w:t xml:space="preserve">who is available for adoption within ninety (90) calendar days following:</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240" w:lineRule="auto"/>
        <w:ind w:left="718" w:hanging="720"/>
        <w:rPr>
          <w:color w:val="000000"/>
        </w:rPr>
      </w:pPr>
      <w:r w:rsidDel="00000000" w:rsidR="00000000" w:rsidRPr="00000000">
        <w:rPr>
          <w:color w:val="000000"/>
          <w:rtl w:val="0"/>
        </w:rPr>
        <w:t xml:space="preserve">GG.</w:t>
        <w:tab/>
        <w:t xml:space="preserve">Placement of a child </w:t>
      </w:r>
      <w:sdt>
        <w:sdtPr>
          <w:id w:val="-621234216"/>
          <w:tag w:val="goog_rdk_107"/>
        </w:sdtPr>
        <w:sdtContent>
          <w:ins w:author="Amy Sciangula" w:id="73" w:date="2026-05-16T08:25:00Z">
            <w:r w:rsidDel="00000000" w:rsidR="00000000" w:rsidRPr="00000000">
              <w:rPr>
                <w:color w:val="000000"/>
                <w:rtl w:val="0"/>
              </w:rPr>
              <w:t xml:space="preserve">or youth </w:t>
            </w:r>
          </w:ins>
        </w:sdtContent>
      </w:sdt>
      <w:r w:rsidDel="00000000" w:rsidR="00000000" w:rsidRPr="00000000">
        <w:rPr>
          <w:color w:val="000000"/>
          <w:rtl w:val="0"/>
        </w:rPr>
        <w:t xml:space="preserve">in a provisionally certified foster care home that is fully certified within ninety (90) calendar days from the date of the application.</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line="240" w:lineRule="auto"/>
        <w:ind w:left="718" w:hanging="720"/>
        <w:rPr>
          <w:color w:val="000000"/>
        </w:rPr>
      </w:pPr>
      <w:r w:rsidDel="00000000" w:rsidR="00000000" w:rsidRPr="00000000">
        <w:rPr>
          <w:color w:val="000000"/>
          <w:rtl w:val="0"/>
        </w:rPr>
        <w:t xml:space="preserve">JJ.</w:t>
        <w:tab/>
        <w:t xml:space="preserve">Reasonable travel is provided to the school where the child</w:t>
      </w:r>
      <w:sdt>
        <w:sdtPr>
          <w:id w:val="-281318409"/>
          <w:tag w:val="goog_rdk_108"/>
        </w:sdtPr>
        <w:sdtContent>
          <w:ins w:author="Amy Sciangula" w:id="74" w:date="2026-05-16T08:25:00Z">
            <w:r w:rsidDel="00000000" w:rsidR="00000000" w:rsidRPr="00000000">
              <w:rPr>
                <w:color w:val="000000"/>
                <w:rtl w:val="0"/>
              </w:rPr>
              <w:t xml:space="preserve"> or youth</w:t>
            </w:r>
          </w:ins>
        </w:sdtContent>
      </w:sdt>
      <w:r w:rsidDel="00000000" w:rsidR="00000000" w:rsidRPr="00000000">
        <w:rPr>
          <w:color w:val="000000"/>
          <w:rtl w:val="0"/>
        </w:rPr>
        <w:t xml:space="preserve"> is enrolled prior to out-of-home placement.</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KK.</w:t>
        <w:tab/>
        <w:t xml:space="preserve">Reasonable costs are provided for liability insurance for a child</w:t>
      </w:r>
      <w:sdt>
        <w:sdtPr>
          <w:id w:val="1380828551"/>
          <w:tag w:val="goog_rdk_109"/>
        </w:sdtPr>
        <w:sdtContent>
          <w:ins w:author="Amy Sciangula" w:id="75" w:date="2026-05-16T08:26:00Z">
            <w:r w:rsidDel="00000000" w:rsidR="00000000" w:rsidRPr="00000000">
              <w:rPr>
                <w:color w:val="000000"/>
                <w:rtl w:val="0"/>
              </w:rPr>
              <w:t xml:space="preserve"> or youth</w:t>
            </w:r>
          </w:ins>
        </w:sdtContent>
      </w:sdt>
      <w:r w:rsidDel="00000000" w:rsidR="00000000" w:rsidRPr="00000000">
        <w:rPr>
          <w:color w:val="000000"/>
          <w:rtl w:val="0"/>
        </w:rPr>
        <w:t xml:space="preserve">.</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DF">
      <w:pPr>
        <w:pStyle w:val="Heading3"/>
        <w:ind w:hanging="2"/>
        <w:rPr/>
      </w:pPr>
      <w:bookmarkStart w:colFirst="0" w:colLast="0" w:name="_heading=h.uzr3agffk2pr" w:id="14"/>
      <w:bookmarkEnd w:id="14"/>
      <w:r w:rsidDel="00000000" w:rsidR="00000000" w:rsidRPr="00000000">
        <w:rPr>
          <w:rtl w:val="0"/>
        </w:rPr>
        <w:t xml:space="preserve">7.408</w:t>
        <w:tab/>
        <w:t xml:space="preserve">REIMBURSABLE DUAL PAYMENTS AND DUAL PLACEMENTS [Rev. eff. 1/1/16]</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8"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state reimburses for subsidized adoption and a simultaneous placement in any out-of-home care when the child</w:t>
      </w:r>
      <w:sdt>
        <w:sdtPr>
          <w:id w:val="634087165"/>
          <w:tag w:val="goog_rdk_110"/>
        </w:sdtPr>
        <w:sdtContent>
          <w:ins w:author="Amy Sciangula" w:id="76" w:date="2026-05-16T08:26: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 youth</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has been determined to be Title IV-E eligible in </w:t>
      </w:r>
      <w:sdt>
        <w:sdtPr>
          <w:id w:val="-1765228314"/>
          <w:tag w:val="goog_rdk_111"/>
        </w:sdtPr>
        <w:sdtContent>
          <w:del w:author="Amy Sciangula" w:id="77" w:date="2026-05-16T08:26: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his/her</w:delText>
            </w:r>
          </w:del>
        </w:sdtContent>
      </w:sdt>
      <w:sdt>
        <w:sdtPr>
          <w:id w:val="226036643"/>
          <w:tag w:val="goog_rdk_112"/>
        </w:sdtPr>
        <w:sdtContent>
          <w:ins w:author="Amy Sciangula" w:id="77" w:date="2026-05-16T08:26: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their</w:t>
            </w:r>
          </w:ins>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adoptive placement as evidenced by having a signed Title IV-E subsidized adoption agreement.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line="240" w:lineRule="auto"/>
        <w:ind w:left="720" w:hanging="722"/>
        <w:rPr>
          <w:color w:val="000000"/>
        </w:rPr>
      </w:pPr>
      <w:r w:rsidDel="00000000" w:rsidR="00000000" w:rsidRPr="00000000">
        <w:rPr>
          <w:color w:val="000000"/>
          <w:rtl w:val="0"/>
        </w:rPr>
        <w:t xml:space="preserve">D.       The state reimburses for more than one Core </w:t>
      </w:r>
      <w:sdt>
        <w:sdtPr>
          <w:id w:val="-2131386293"/>
          <w:tag w:val="goog_rdk_113"/>
        </w:sdtPr>
        <w:sdtContent>
          <w:del w:author="Amy Sciangula" w:id="78" w:date="2026-05-16T08:26:00Z">
            <w:r w:rsidDel="00000000" w:rsidR="00000000" w:rsidRPr="00000000">
              <w:rPr>
                <w:color w:val="000000"/>
                <w:rtl w:val="0"/>
              </w:rPr>
              <w:delText xml:space="preserve">Services Program </w:delText>
            </w:r>
          </w:del>
        </w:sdtContent>
      </w:sdt>
      <w:r w:rsidDel="00000000" w:rsidR="00000000" w:rsidRPr="00000000">
        <w:rPr>
          <w:color w:val="000000"/>
          <w:rtl w:val="0"/>
        </w:rPr>
        <w:t xml:space="preserve">service at a time when Core </w:t>
      </w:r>
      <w:sdt>
        <w:sdtPr>
          <w:id w:val="1444784113"/>
          <w:tag w:val="goog_rdk_114"/>
        </w:sdtPr>
        <w:sdtContent>
          <w:ins w:author="Amy Sciangula" w:id="79" w:date="2026-05-16T08:27:00Z">
            <w:r w:rsidDel="00000000" w:rsidR="00000000" w:rsidRPr="00000000">
              <w:rPr>
                <w:color w:val="000000"/>
                <w:rtl w:val="0"/>
              </w:rPr>
              <w:t xml:space="preserve">s</w:t>
            </w:r>
          </w:ins>
        </w:sdtContent>
      </w:sdt>
      <w:sdt>
        <w:sdtPr>
          <w:id w:val="149557732"/>
          <w:tag w:val="goog_rdk_115"/>
        </w:sdtPr>
        <w:sdtContent>
          <w:del w:author="Amy Sciangula" w:id="79" w:date="2026-05-16T08:27:00Z">
            <w:r w:rsidDel="00000000" w:rsidR="00000000" w:rsidRPr="00000000">
              <w:rPr>
                <w:color w:val="000000"/>
                <w:rtl w:val="0"/>
              </w:rPr>
              <w:delText xml:space="preserve">S</w:delText>
            </w:r>
          </w:del>
        </w:sdtContent>
      </w:sdt>
      <w:r w:rsidDel="00000000" w:rsidR="00000000" w:rsidRPr="00000000">
        <w:rPr>
          <w:color w:val="000000"/>
          <w:rtl w:val="0"/>
        </w:rPr>
        <w:t xml:space="preserve">ervices </w:t>
      </w:r>
      <w:sdt>
        <w:sdtPr>
          <w:id w:val="735159707"/>
          <w:tag w:val="goog_rdk_116"/>
        </w:sdtPr>
        <w:sdtContent>
          <w:del w:author="Amy Sciangula" w:id="80" w:date="2026-05-16T08:27:00Z">
            <w:r w:rsidDel="00000000" w:rsidR="00000000" w:rsidRPr="00000000">
              <w:rPr>
                <w:color w:val="000000"/>
                <w:rtl w:val="0"/>
              </w:rPr>
              <w:delText xml:space="preserve">Program </w:delText>
            </w:r>
          </w:del>
        </w:sdtContent>
      </w:sdt>
      <w:r w:rsidDel="00000000" w:rsidR="00000000" w:rsidRPr="00000000">
        <w:rPr>
          <w:color w:val="000000"/>
          <w:rtl w:val="0"/>
        </w:rPr>
        <w:t xml:space="preserve">rules are met.</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line="240" w:lineRule="auto"/>
        <w:ind w:left="0" w:firstLine="0"/>
        <w:rPr>
          <w:color w:val="000000"/>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240" w:lineRule="auto"/>
        <w:ind w:left="718" w:hanging="720"/>
        <w:rPr>
          <w:color w:val="000000"/>
        </w:rPr>
      </w:pPr>
      <w:r w:rsidDel="00000000" w:rsidR="00000000" w:rsidRPr="00000000">
        <w:rPr>
          <w:color w:val="000000"/>
          <w:rtl w:val="0"/>
        </w:rPr>
        <w:t xml:space="preserve">E.</w:t>
        <w:tab/>
        <w:t xml:space="preserve">The state reimburses for simultaneous placements in out-of-home care and Core services provided/purchased when Core </w:t>
      </w:r>
      <w:sdt>
        <w:sdtPr>
          <w:id w:val="1695747528"/>
          <w:tag w:val="goog_rdk_117"/>
        </w:sdtPr>
        <w:sdtContent>
          <w:ins w:author="Amy Sciangula" w:id="81" w:date="2026-05-16T08:27:00Z">
            <w:r w:rsidDel="00000000" w:rsidR="00000000" w:rsidRPr="00000000">
              <w:rPr>
                <w:color w:val="000000"/>
                <w:rtl w:val="0"/>
              </w:rPr>
              <w:t xml:space="preserve">s</w:t>
            </w:r>
          </w:ins>
        </w:sdtContent>
      </w:sdt>
      <w:sdt>
        <w:sdtPr>
          <w:id w:val="42021973"/>
          <w:tag w:val="goog_rdk_118"/>
        </w:sdtPr>
        <w:sdtContent>
          <w:del w:author="Amy Sciangula" w:id="81" w:date="2026-05-16T08:27:00Z">
            <w:r w:rsidDel="00000000" w:rsidR="00000000" w:rsidRPr="00000000">
              <w:rPr>
                <w:color w:val="000000"/>
                <w:rtl w:val="0"/>
              </w:rPr>
              <w:delText xml:space="preserve">S</w:delText>
            </w:r>
          </w:del>
        </w:sdtContent>
      </w:sdt>
      <w:r w:rsidDel="00000000" w:rsidR="00000000" w:rsidRPr="00000000">
        <w:rPr>
          <w:color w:val="000000"/>
          <w:rtl w:val="0"/>
        </w:rPr>
        <w:t xml:space="preserve">ervices </w:t>
      </w:r>
      <w:sdt>
        <w:sdtPr>
          <w:id w:val="373923947"/>
          <w:tag w:val="goog_rdk_119"/>
        </w:sdtPr>
        <w:sdtContent>
          <w:del w:author="Amy Sciangula" w:id="82" w:date="2026-05-16T08:27:00Z">
            <w:r w:rsidDel="00000000" w:rsidR="00000000" w:rsidRPr="00000000">
              <w:rPr>
                <w:color w:val="000000"/>
                <w:rtl w:val="0"/>
              </w:rPr>
              <w:delText xml:space="preserve">Program </w:delText>
            </w:r>
          </w:del>
        </w:sdtContent>
      </w:sdt>
      <w:r w:rsidDel="00000000" w:rsidR="00000000" w:rsidRPr="00000000">
        <w:rPr>
          <w:color w:val="000000"/>
          <w:rtl w:val="0"/>
        </w:rPr>
        <w:t xml:space="preserve">rules are met.</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E9">
      <w:pPr>
        <w:pStyle w:val="Heading3"/>
        <w:ind w:hanging="2"/>
        <w:rPr/>
      </w:pPr>
      <w:bookmarkStart w:colFirst="0" w:colLast="0" w:name="_heading=h.mmjpg75kberb" w:id="15"/>
      <w:bookmarkEnd w:id="15"/>
      <w:r w:rsidDel="00000000" w:rsidR="00000000" w:rsidRPr="00000000">
        <w:rPr>
          <w:rtl w:val="0"/>
        </w:rPr>
        <w:t xml:space="preserve">7.414</w:t>
        <w:tab/>
        <w:t xml:space="preserve">REIMBURSEMENT FOR CORE SERVICES </w:t>
      </w:r>
      <w:sdt>
        <w:sdtPr>
          <w:id w:val="331342032"/>
          <w:tag w:val="goog_rdk_120"/>
        </w:sdtPr>
        <w:sdtContent>
          <w:del w:author="Amy Sciangula" w:id="83" w:date="2026-05-16T08:28:00Z">
            <w:r w:rsidDel="00000000" w:rsidR="00000000" w:rsidRPr="00000000">
              <w:rPr>
                <w:rtl w:val="0"/>
              </w:rPr>
              <w:delText xml:space="preserve">PROGRAM</w:delText>
            </w:r>
          </w:del>
        </w:sdtContent>
      </w:sdt>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state shall reimburse counties for expenditures in approved Core </w:t>
      </w:r>
      <w:sdt>
        <w:sdtPr>
          <w:id w:val="-586815536"/>
          <w:tag w:val="goog_rdk_121"/>
        </w:sdtPr>
        <w:sdtContent>
          <w:ins w:author="Amy Sciangula" w:id="84" w:date="2026-05-16T08:27: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w:t>
            </w:r>
          </w:ins>
        </w:sdtContent>
      </w:sdt>
      <w:sdt>
        <w:sdtPr>
          <w:id w:val="-1070350825"/>
          <w:tag w:val="goog_rdk_122"/>
        </w:sdtPr>
        <w:sdtContent>
          <w:del w:author="Amy Sciangula" w:id="84" w:date="2026-05-16T08:27: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S</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ervices </w:t>
      </w:r>
      <w:sdt>
        <w:sdtPr>
          <w:id w:val="-881618577"/>
          <w:tag w:val="goog_rdk_123"/>
        </w:sdtPr>
        <w:sdtContent>
          <w:del w:author="Amy Sciangula" w:id="85" w:date="2026-05-16T08:27: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Program </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Plans to include the following:</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8"/>
          <w:numId w:val="9"/>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Salaries, fringe and operating costs directly related to the Core Service funded </w:t>
      </w:r>
      <w:sdt>
        <w:sdtPr>
          <w:id w:val="811009512"/>
          <w:tag w:val="goog_rdk_124"/>
        </w:sdtPr>
        <w:sdtContent>
          <w:del w:author="Amy Sciangula" w:id="86" w:date="2026-05-16T08:27: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FTE </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positions;</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8"/>
          <w:numId w:val="9"/>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Rent and utilities for facilities which are for the sole and separate use of </w:t>
      </w:r>
      <w:sdt>
        <w:sdtPr>
          <w:id w:val="177952280"/>
          <w:tag w:val="goog_rdk_125"/>
        </w:sdtPr>
        <w:sdtContent>
          <w:del w:author="Amy Sciangula" w:id="87" w:date="2026-05-16T08:28: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a</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Core </w:t>
      </w:r>
      <w:sdt>
        <w:sdtPr>
          <w:id w:val="1389974173"/>
          <w:tag w:val="goog_rdk_126"/>
        </w:sdtPr>
        <w:sdtContent>
          <w:ins w:author="Amy Sciangula" w:id="88" w:date="2026-05-16T08:28: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w:t>
            </w:r>
          </w:ins>
        </w:sdtContent>
      </w:sdt>
      <w:sdt>
        <w:sdtPr>
          <w:id w:val="436812729"/>
          <w:tag w:val="goog_rdk_127"/>
        </w:sdtPr>
        <w:sdtContent>
          <w:del w:author="Amy Sciangula" w:id="88" w:date="2026-05-16T08:28: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S</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ervices</w:t>
      </w:r>
      <w:sdt>
        <w:sdtPr>
          <w:id w:val="-1881679866"/>
          <w:tag w:val="goog_rdk_128"/>
        </w:sdtPr>
        <w:sdtContent>
          <w:del w:author="Amy Sciangula" w:id="89" w:date="2026-05-16T08:28: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 Program</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40" w:lineRule="auto"/>
        <w:ind w:left="0" w:firstLine="0"/>
        <w:rPr>
          <w:color w:val="000000"/>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8"/>
          <w:numId w:val="9"/>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Contracted services authorized by an approved Core Services </w:t>
      </w:r>
      <w:sdt>
        <w:sdtPr>
          <w:id w:val="-108028846"/>
          <w:tag w:val="goog_rdk_129"/>
        </w:sdtPr>
        <w:sdtContent>
          <w:del w:author="Amy Sciangula" w:id="90" w:date="2026-05-16T08:28: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Program </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and contained in a written contract between the individual contractor and the county department; contractors must perform as an independent business entity;</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40" w:lineRule="auto"/>
        <w:ind w:left="0" w:firstLine="0"/>
        <w:rPr>
          <w:color w:val="000000"/>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8"/>
          <w:numId w:val="9"/>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 services purchased from an agency as outlined in an approved Core Services </w:t>
      </w:r>
      <w:sdt>
        <w:sdtPr>
          <w:id w:val="-1179239118"/>
          <w:tag w:val="goog_rdk_130"/>
        </w:sdtPr>
        <w:sdtContent>
          <w:del w:author="Amy Sciangula" w:id="91" w:date="2026-05-16T08:28: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Program </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when a written contractual agreement exists between the provider agency and the county department;</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line="240" w:lineRule="auto"/>
        <w:ind w:left="0" w:firstLine="0"/>
        <w:rPr>
          <w:color w:val="000000"/>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line="240" w:lineRule="auto"/>
        <w:ind w:left="1440" w:hanging="720"/>
        <w:rPr>
          <w:color w:val="000000"/>
        </w:rPr>
      </w:pPr>
      <w:r w:rsidDel="00000000" w:rsidR="00000000" w:rsidRPr="00000000">
        <w:rPr>
          <w:color w:val="000000"/>
          <w:rtl w:val="0"/>
        </w:rPr>
        <w:t xml:space="preserve">7.</w:t>
        <w:tab/>
        <w:t xml:space="preserve">Program expenses such as training supplies, films, or publications necessary for the delivery of Core </w:t>
      </w:r>
      <w:sdt>
        <w:sdtPr>
          <w:id w:val="-1203552788"/>
          <w:tag w:val="goog_rdk_131"/>
        </w:sdtPr>
        <w:sdtContent>
          <w:del w:author="Amy Sciangula" w:id="92" w:date="2026-05-16T08:29:00Z">
            <w:r w:rsidDel="00000000" w:rsidR="00000000" w:rsidRPr="00000000">
              <w:rPr>
                <w:color w:val="000000"/>
                <w:rtl w:val="0"/>
              </w:rPr>
              <w:delText xml:space="preserve">Services Program </w:delText>
            </w:r>
          </w:del>
        </w:sdtContent>
      </w:sdt>
      <w:r w:rsidDel="00000000" w:rsidR="00000000" w:rsidRPr="00000000">
        <w:rPr>
          <w:color w:val="000000"/>
          <w:rtl w:val="0"/>
        </w:rPr>
        <w:t xml:space="preserve">services;</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line="240" w:lineRule="auto"/>
        <w:ind w:left="1440" w:hanging="720"/>
        <w:rPr>
          <w:color w:val="000000"/>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line="240" w:lineRule="auto"/>
        <w:ind w:left="1440" w:hanging="720"/>
        <w:rPr>
          <w:color w:val="000000"/>
        </w:rPr>
      </w:pPr>
      <w:r w:rsidDel="00000000" w:rsidR="00000000" w:rsidRPr="00000000">
        <w:rPr>
          <w:color w:val="000000"/>
          <w:rtl w:val="0"/>
        </w:rPr>
        <w:t xml:space="preserve">9.</w:t>
        <w:tab/>
        <w:t xml:space="preserve">Travel for children </w:t>
      </w:r>
      <w:sdt>
        <w:sdtPr>
          <w:id w:val="1423441275"/>
          <w:tag w:val="goog_rdk_132"/>
        </w:sdtPr>
        <w:sdtContent>
          <w:ins w:author="Amy Sciangula" w:id="93" w:date="2026-05-16T08:29:00Z">
            <w:r w:rsidDel="00000000" w:rsidR="00000000" w:rsidRPr="00000000">
              <w:rPr>
                <w:color w:val="000000"/>
                <w:rtl w:val="0"/>
              </w:rPr>
              <w:t xml:space="preserve">or youth</w:t>
            </w:r>
          </w:ins>
        </w:sdtContent>
      </w:sdt>
      <w:r w:rsidDel="00000000" w:rsidR="00000000" w:rsidRPr="00000000">
        <w:rPr>
          <w:color w:val="000000"/>
          <w:rtl w:val="0"/>
        </w:rPr>
        <w:t xml:space="preserve"> in out-of-home care or their parents is allowed if part of an approved Core Services Plan;</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18"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Core </w:t>
      </w:r>
      <w:sdt>
        <w:sdtPr>
          <w:id w:val="-1026755249"/>
          <w:tag w:val="goog_rdk_133"/>
        </w:sdtPr>
        <w:sdtContent>
          <w:ins w:author="Amy Sciangula" w:id="94" w:date="2026-05-16T08:29: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w:t>
            </w:r>
          </w:ins>
        </w:sdtContent>
      </w:sdt>
      <w:sdt>
        <w:sdtPr>
          <w:id w:val="-921406272"/>
          <w:tag w:val="goog_rdk_134"/>
        </w:sdtPr>
        <w:sdtContent>
          <w:del w:author="Amy Sciangula" w:id="94" w:date="2026-05-16T08:29: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S</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ervices </w:t>
      </w:r>
      <w:sdt>
        <w:sdtPr>
          <w:id w:val="837919283"/>
          <w:tag w:val="goog_rdk_135"/>
        </w:sdtPr>
        <w:sdtContent>
          <w:del w:author="Amy Sciangula" w:id="95" w:date="2026-05-16T08:29:0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delText xml:space="preserve">Program Care </w:delText>
            </w:r>
          </w:del>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expenditures not reimbursable by the state include:</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line="240" w:lineRule="auto"/>
        <w:ind w:left="0" w:firstLine="0"/>
        <w:rPr>
          <w:color w:val="000000"/>
        </w:rPr>
      </w:pPr>
      <w:r w:rsidDel="00000000" w:rsidR="00000000" w:rsidRPr="00000000">
        <w:rPr>
          <w:rtl w:val="0"/>
        </w:rPr>
      </w:r>
    </w:p>
    <w:sdt>
      <w:sdtPr>
        <w:id w:val="-156495095"/>
        <w:tag w:val="goog_rdk_138"/>
      </w:sdtPr>
      <w:sdtContent>
        <w:p w:rsidR="00000000" w:rsidDel="00000000" w:rsidP="00000000" w:rsidRDefault="00000000" w:rsidRPr="00000000" w14:paraId="000000FB">
          <w:pPr>
            <w:pBdr>
              <w:top w:space="0" w:sz="0" w:val="nil"/>
              <w:left w:space="0" w:sz="0" w:val="nil"/>
              <w:bottom w:space="0" w:sz="0" w:val="nil"/>
              <w:right w:space="0" w:sz="0" w:val="nil"/>
              <w:between w:space="0" w:sz="0" w:val="nil"/>
            </w:pBdr>
            <w:spacing w:line="240" w:lineRule="auto"/>
            <w:ind w:left="718" w:firstLine="0"/>
            <w:rPr>
              <w:del w:author="Amy Sciangula" w:id="96" w:date="2026-05-16T08:37:00Z"/>
              <w:color w:val="000000"/>
            </w:rPr>
          </w:pPr>
          <w:sdt>
            <w:sdtPr>
              <w:id w:val="-2131132499"/>
              <w:tag w:val="goog_rdk_137"/>
            </w:sdtPr>
            <w:sdtContent>
              <w:del w:author="Amy Sciangula" w:id="96" w:date="2026-05-16T08:37:00Z">
                <w:r w:rsidDel="00000000" w:rsidR="00000000" w:rsidRPr="00000000">
                  <w:rPr>
                    <w:color w:val="000000"/>
                    <w:rtl w:val="0"/>
                  </w:rPr>
                  <w:delText xml:space="preserve">1.</w:delText>
                  <w:tab/>
                  <w:delText xml:space="preserve">Contractual program services such as child care services and physical exams;</w:delText>
                </w:r>
              </w:del>
            </w:sdtContent>
          </w:sdt>
        </w:p>
      </w:sdtContent>
    </w:sdt>
    <w:p w:rsidR="00000000" w:rsidDel="00000000" w:rsidP="00000000" w:rsidRDefault="00000000" w:rsidRPr="00000000" w14:paraId="000000FC">
      <w:pPr>
        <w:pBdr>
          <w:top w:space="0" w:sz="0" w:val="nil"/>
          <w:left w:space="0" w:sz="0" w:val="nil"/>
          <w:bottom w:space="0" w:sz="0" w:val="nil"/>
          <w:right w:space="0" w:sz="0" w:val="nil"/>
          <w:between w:space="0" w:sz="0" w:val="nil"/>
        </w:pBdr>
        <w:spacing w:line="240" w:lineRule="auto"/>
        <w:ind w:left="0" w:firstLine="0"/>
        <w:rPr>
          <w:color w:val="000000"/>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line="240" w:lineRule="auto"/>
        <w:ind w:left="720" w:hanging="721"/>
        <w:rPr>
          <w:color w:val="000000"/>
        </w:rPr>
      </w:pPr>
      <w:r w:rsidDel="00000000" w:rsidR="00000000" w:rsidRPr="00000000">
        <w:rPr>
          <w:color w:val="000000"/>
          <w:rtl w:val="0"/>
        </w:rPr>
        <w:t xml:space="preserve">C.</w:t>
        <w:tab/>
        <w:t xml:space="preserve">Any expenditure other than those defined in this section as reimbursable shall be non-reimbursable unless specifically identified in an approved Core Services </w:t>
      </w:r>
      <w:sdt>
        <w:sdtPr>
          <w:id w:val="-1215058884"/>
          <w:tag w:val="goog_rdk_139"/>
        </w:sdtPr>
        <w:sdtContent>
          <w:del w:author="Amy Sciangula" w:id="97" w:date="2026-05-16T08:30:00Z">
            <w:r w:rsidDel="00000000" w:rsidR="00000000" w:rsidRPr="00000000">
              <w:rPr>
                <w:color w:val="000000"/>
                <w:rtl w:val="0"/>
              </w:rPr>
              <w:delText xml:space="preserve">Program </w:delText>
            </w:r>
          </w:del>
        </w:sdtContent>
      </w:sdt>
      <w:r w:rsidDel="00000000" w:rsidR="00000000" w:rsidRPr="00000000">
        <w:rPr>
          <w:color w:val="000000"/>
          <w:rtl w:val="0"/>
        </w:rPr>
        <w:t xml:space="preserve">Plan.</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line="240" w:lineRule="auto"/>
        <w:ind w:left="0" w:firstLine="0"/>
        <w:rPr>
          <w:color w:val="000000"/>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line="240" w:lineRule="auto"/>
        <w:ind w:left="720" w:hanging="720"/>
        <w:rPr>
          <w:color w:val="000000"/>
        </w:rPr>
      </w:pPr>
      <w:sdt>
        <w:sdtPr>
          <w:id w:val="-1032150957"/>
          <w:tag w:val="goog_rdk_141"/>
        </w:sdtPr>
        <w:sdtContent>
          <w:del w:author="Amy Sciangula" w:id="98" w:date="2026-05-16T08:42:00Z">
            <w:r w:rsidDel="00000000" w:rsidR="00000000" w:rsidRPr="00000000">
              <w:rPr>
                <w:color w:val="000000"/>
                <w:rtl w:val="0"/>
              </w:rPr>
              <w:delText xml:space="preserve">E.</w:delText>
            </w:r>
          </w:del>
        </w:sdtContent>
      </w:sdt>
      <w:r w:rsidDel="00000000" w:rsidR="00000000" w:rsidRPr="00000000">
        <w:rPr>
          <w:color w:val="000000"/>
          <w:rtl w:val="0"/>
        </w:rPr>
        <w:tab/>
      </w:r>
      <w:sdt>
        <w:sdtPr>
          <w:id w:val="891559931"/>
          <w:tag w:val="goog_rdk_142"/>
        </w:sdtPr>
        <w:sdtContent>
          <w:del w:author="Amy Sciangula" w:id="99" w:date="2026-05-16T08:38:00Z">
            <w:r w:rsidDel="00000000" w:rsidR="00000000" w:rsidRPr="00000000">
              <w:rPr>
                <w:color w:val="000000"/>
                <w:rtl w:val="0"/>
              </w:rPr>
              <w:delText xml:space="preserve">The county department shall only purchase services from facilities other than those on the state department's vendor list, if the approved Core Services Program Plan provides for the expenditure.</w:delText>
            </w:r>
          </w:del>
        </w:sdtContent>
      </w:sdt>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line="240" w:lineRule="auto"/>
        <w:ind w:left="720" w:hanging="720"/>
        <w:rPr>
          <w:color w:val="000000"/>
        </w:rPr>
      </w:pPr>
      <w:r w:rsidDel="00000000" w:rsidR="00000000" w:rsidRPr="00000000">
        <w:rPr>
          <w:rtl w:val="0"/>
        </w:rPr>
      </w:r>
    </w:p>
    <w:sdt>
      <w:sdtPr>
        <w:id w:val="-1614049016"/>
        <w:tag w:val="goog_rdk_145"/>
      </w:sdtPr>
      <w:sdtContent>
        <w:p w:rsidR="00000000" w:rsidDel="00000000" w:rsidP="00000000" w:rsidRDefault="00000000" w:rsidRPr="00000000" w14:paraId="00000101">
          <w:pPr>
            <w:pBdr>
              <w:top w:space="0" w:sz="0" w:val="nil"/>
              <w:left w:space="0" w:sz="0" w:val="nil"/>
              <w:bottom w:space="0" w:sz="0" w:val="nil"/>
              <w:right w:space="0" w:sz="0" w:val="nil"/>
              <w:between w:space="0" w:sz="0" w:val="nil"/>
            </w:pBdr>
            <w:spacing w:line="240" w:lineRule="auto"/>
            <w:ind w:left="720" w:hanging="720"/>
            <w:rPr>
              <w:del w:author="Amy Sciangula" w:id="100" w:date="2026-05-16T08:43:00Z"/>
              <w:color w:val="000000"/>
            </w:rPr>
          </w:pPr>
          <w:sdt>
            <w:sdtPr>
              <w:id w:val="1924207289"/>
              <w:tag w:val="goog_rdk_144"/>
            </w:sdtPr>
            <w:sdtContent>
              <w:del w:author="Amy Sciangula" w:id="100" w:date="2026-05-16T08:43:00Z">
                <w:r w:rsidDel="00000000" w:rsidR="00000000" w:rsidRPr="00000000">
                  <w:rPr>
                    <w:color w:val="000000"/>
                    <w:rtl w:val="0"/>
                  </w:rPr>
                  <w:delText xml:space="preserve">F.</w:delText>
                </w:r>
              </w:del>
            </w:sdtContent>
          </w:sdt>
        </w:p>
      </w:sdtContent>
    </w:sdt>
    <w:sdt>
      <w:sdtPr>
        <w:id w:val="-1850999405"/>
        <w:tag w:val="goog_rdk_147"/>
      </w:sdtPr>
      <w:sdtContent>
        <w:p w:rsidR="00000000" w:rsidDel="00000000" w:rsidP="00000000" w:rsidRDefault="00000000" w:rsidRPr="00000000" w14:paraId="000001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722"/>
            <w:jc w:val="left"/>
            <w:rPr>
              <w:rFonts w:ascii="Arial" w:cs="Arial" w:eastAsia="Arial" w:hAnsi="Arial"/>
              <w:b w:val="0"/>
              <w:bCs w:val="0"/>
              <w:i w:val="0"/>
              <w:iCs w:val="0"/>
              <w:smallCaps w:val="0"/>
              <w:strike w:val="0"/>
              <w:sz w:val="24"/>
              <w:szCs w:val="24"/>
              <w:u w:val="none"/>
              <w:shd w:fill="auto" w:val="clear"/>
              <w:vertAlign w:val="baseline"/>
              <w:rPrChange w:author="Amy Sciangula" w:id="102" w:date="2026-05-16T08:43:00Z">
                <w:rPr>
                  <w:color w:val="000000"/>
                </w:rPr>
              </w:rPrChange>
            </w:rPr>
            <w:pPrChange w:author="Amy Sciangula" w:id="0" w:date="2026-05-16T08:43:00Z">
              <w:pPr>
                <w:pBdr>
                  <w:top w:space="0" w:sz="0" w:val="nil"/>
                  <w:left w:space="0" w:sz="0" w:val="nil"/>
                  <w:bottom w:space="0" w:sz="0" w:val="nil"/>
                  <w:right w:space="0" w:sz="0" w:val="nil"/>
                  <w:between w:space="0" w:sz="0" w:val="nil"/>
                </w:pBdr>
                <w:spacing w:line="240" w:lineRule="auto"/>
                <w:ind w:left="0" w:hanging="2"/>
              </w:pPr>
            </w:pPrChange>
          </w:pPr>
          <w:r w:rsidDel="00000000" w:rsidR="00000000" w:rsidRPr="00000000">
            <w:rPr>
              <w:color w:val="000000"/>
              <w:rtl w:val="0"/>
            </w:rPr>
            <w:t xml:space="preserve">The county department shall meet all State fiscal reporting requirements before being reimbursed for expenditures in its plan. The State may withhold or reduce reimbursement to counties for expenditures not in compliance with programs as described in the approved Core Services </w:t>
          </w:r>
          <w:sdt>
            <w:sdtPr>
              <w:id w:val="604237605"/>
              <w:tag w:val="goog_rdk_146"/>
            </w:sdtPr>
            <w:sdtContent>
              <w:del w:author="Amy Sciangula" w:id="101" w:date="2026-05-16T08:40:00Z">
                <w:r w:rsidDel="00000000" w:rsidR="00000000" w:rsidRPr="00000000">
                  <w:rPr>
                    <w:color w:val="000000"/>
                    <w:rtl w:val="0"/>
                  </w:rPr>
                  <w:delText xml:space="preserve">Program </w:delText>
                </w:r>
              </w:del>
            </w:sdtContent>
          </w:sdt>
          <w:r w:rsidDel="00000000" w:rsidR="00000000" w:rsidRPr="00000000">
            <w:rPr>
              <w:color w:val="000000"/>
              <w:rtl w:val="0"/>
            </w:rPr>
            <w:t xml:space="preserve">Plan.</w:t>
          </w:r>
        </w:p>
      </w:sdtContent>
    </w:sdt>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40" w:lineRule="auto"/>
        <w:ind w:left="0" w:firstLine="0"/>
        <w:rPr>
          <w:color w:val="000000"/>
        </w:rPr>
      </w:pPr>
      <w:r w:rsidDel="00000000" w:rsidR="00000000" w:rsidRPr="00000000">
        <w:rPr>
          <w:rtl w:val="0"/>
        </w:rPr>
      </w:r>
    </w:p>
    <w:sdt>
      <w:sdtPr>
        <w:id w:val="-614020387"/>
        <w:tag w:val="goog_rdk_151"/>
      </w:sdtPr>
      <w:sdtContent>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40" w:lineRule="auto"/>
            <w:ind w:left="720" w:hanging="720"/>
            <w:rPr>
              <w:ins w:author="Amy Sciangula" w:id="103" w:date="2026-05-16T08:41:00Z"/>
              <w:color w:val="000000"/>
            </w:rPr>
          </w:pPr>
          <w:sdt>
            <w:sdtPr>
              <w:id w:val="-884945706"/>
              <w:tag w:val="goog_rdk_149"/>
            </w:sdtPr>
            <w:sdtContent>
              <w:del w:author="Amy Sciangula" w:id="103" w:date="2026-05-16T08:41:00Z">
                <w:r w:rsidDel="00000000" w:rsidR="00000000" w:rsidRPr="00000000">
                  <w:rPr>
                    <w:color w:val="000000"/>
                    <w:rtl w:val="0"/>
                  </w:rPr>
                  <w:delText xml:space="preserve">G.</w:delText>
                  <w:tab/>
                </w:r>
              </w:del>
            </w:sdtContent>
          </w:sdt>
          <w:sdt>
            <w:sdtPr>
              <w:id w:val="1693313240"/>
              <w:tag w:val="goog_rdk_150"/>
            </w:sdtPr>
            <w:sdtContent>
              <w:ins w:author="Amy Sciangula" w:id="103" w:date="2026-05-16T08:41:00Z">
                <w:r w:rsidDel="00000000" w:rsidR="00000000" w:rsidRPr="00000000">
                  <w:rPr>
                    <w:rtl w:val="0"/>
                  </w:rPr>
                </w:r>
              </w:ins>
            </w:sdtContent>
          </w:sdt>
        </w:p>
      </w:sdtContent>
    </w:sdt>
    <w:p w:rsidR="00000000" w:rsidDel="00000000" w:rsidP="00000000" w:rsidRDefault="00000000" w:rsidRPr="00000000" w14:paraId="00000105">
      <w:pPr>
        <w:pBdr>
          <w:top w:space="0" w:sz="0" w:val="nil"/>
          <w:left w:space="0" w:sz="0" w:val="nil"/>
          <w:bottom w:space="0" w:sz="0" w:val="nil"/>
          <w:right w:space="0" w:sz="0" w:val="nil"/>
          <w:between w:space="0" w:sz="0" w:val="nil"/>
        </w:pBdr>
        <w:spacing w:line="240" w:lineRule="auto"/>
        <w:ind w:left="720" w:hanging="720"/>
        <w:rPr>
          <w:color w:val="000000"/>
        </w:rPr>
      </w:pPr>
      <w:sdt>
        <w:sdtPr>
          <w:id w:val="-1288483822"/>
          <w:tag w:val="goog_rdk_152"/>
        </w:sdtPr>
        <w:sdtContent>
          <w:ins w:author="Amy Sciangula" w:id="103" w:date="2026-05-16T08:41:00Z">
            <w:r w:rsidDel="00000000" w:rsidR="00000000" w:rsidRPr="00000000">
              <w:rPr>
                <w:color w:val="000000"/>
                <w:rtl w:val="0"/>
              </w:rPr>
              <w:t xml:space="preserve">F. </w:t>
            </w:r>
          </w:ins>
        </w:sdtContent>
      </w:sdt>
      <w:r w:rsidDel="00000000" w:rsidR="00000000" w:rsidRPr="00000000">
        <w:rPr>
          <w:color w:val="000000"/>
          <w:rtl w:val="0"/>
        </w:rPr>
        <w:t xml:space="preserve">       County departments assessing fees for Core </w:t>
      </w:r>
      <w:sdt>
        <w:sdtPr>
          <w:id w:val="201945841"/>
          <w:tag w:val="goog_rdk_153"/>
        </w:sdtPr>
        <w:sdtContent>
          <w:ins w:author="Amy Sciangula" w:id="104" w:date="2026-05-16T08:40:00Z">
            <w:r w:rsidDel="00000000" w:rsidR="00000000" w:rsidRPr="00000000">
              <w:rPr>
                <w:color w:val="000000"/>
                <w:rtl w:val="0"/>
              </w:rPr>
              <w:t xml:space="preserve">s</w:t>
            </w:r>
          </w:ins>
        </w:sdtContent>
      </w:sdt>
      <w:sdt>
        <w:sdtPr>
          <w:id w:val="-526635379"/>
          <w:tag w:val="goog_rdk_154"/>
        </w:sdtPr>
        <w:sdtContent>
          <w:del w:author="Amy Sciangula" w:id="104" w:date="2026-05-16T08:40:00Z">
            <w:r w:rsidDel="00000000" w:rsidR="00000000" w:rsidRPr="00000000">
              <w:rPr>
                <w:color w:val="000000"/>
                <w:rtl w:val="0"/>
              </w:rPr>
              <w:delText xml:space="preserve">S</w:delText>
            </w:r>
          </w:del>
        </w:sdtContent>
      </w:sdt>
      <w:r w:rsidDel="00000000" w:rsidR="00000000" w:rsidRPr="00000000">
        <w:rPr>
          <w:color w:val="000000"/>
          <w:rtl w:val="0"/>
        </w:rPr>
        <w:t xml:space="preserve">ervices shall set these fees and the method of computation in their Core Services </w:t>
      </w:r>
      <w:sdt>
        <w:sdtPr>
          <w:id w:val="474424546"/>
          <w:tag w:val="goog_rdk_155"/>
        </w:sdtPr>
        <w:sdtContent>
          <w:ins w:author="Amy Sciangula" w:id="105" w:date="2026-05-16T08:40:00Z">
            <w:r w:rsidDel="00000000" w:rsidR="00000000" w:rsidRPr="00000000">
              <w:rPr>
                <w:color w:val="000000"/>
                <w:rtl w:val="0"/>
              </w:rPr>
              <w:t xml:space="preserve">P</w:t>
            </w:r>
          </w:ins>
        </w:sdtContent>
      </w:sdt>
      <w:sdt>
        <w:sdtPr>
          <w:id w:val="380771816"/>
          <w:tag w:val="goog_rdk_156"/>
        </w:sdtPr>
        <w:sdtContent>
          <w:del w:author="Amy Sciangula" w:id="105" w:date="2026-05-16T08:40:00Z">
            <w:r w:rsidDel="00000000" w:rsidR="00000000" w:rsidRPr="00000000">
              <w:rPr>
                <w:color w:val="000000"/>
                <w:rtl w:val="0"/>
              </w:rPr>
              <w:delText xml:space="preserve">p</w:delText>
            </w:r>
          </w:del>
        </w:sdtContent>
      </w:sdt>
      <w:r w:rsidDel="00000000" w:rsidR="00000000" w:rsidRPr="00000000">
        <w:rPr>
          <w:color w:val="000000"/>
          <w:rtl w:val="0"/>
        </w:rPr>
        <w:t xml:space="preserve">lans for consideration of the State Board of Human Services.</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line="240" w:lineRule="auto"/>
        <w:ind w:left="720" w:hanging="720"/>
        <w:rPr>
          <w:color w:val="000000"/>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line="240" w:lineRule="auto"/>
        <w:ind w:left="720" w:hanging="720"/>
        <w:rPr>
          <w:color w:val="000000"/>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tl w:val="0"/>
        </w:rPr>
        <w:t xml:space="preserve">****************************************************************************************************</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10B">
      <w:pPr>
        <w:pStyle w:val="Heading3"/>
        <w:ind w:hanging="2"/>
        <w:rPr/>
      </w:pPr>
      <w:bookmarkStart w:colFirst="0" w:colLast="0" w:name="_heading=h.ws56w5flh27u" w:id="16"/>
      <w:bookmarkEnd w:id="16"/>
      <w:r w:rsidDel="00000000" w:rsidR="00000000" w:rsidRPr="00000000">
        <w:rPr>
          <w:rtl w:val="0"/>
        </w:rPr>
        <w:t xml:space="preserve">7.415</w:t>
        <w:tab/>
        <w:t xml:space="preserve">REPORTING [Rev. eff. 1/1/14]</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line="240" w:lineRule="auto"/>
        <w:ind w:left="720" w:hanging="722"/>
        <w:rPr>
          <w:color w:val="000000"/>
        </w:rPr>
      </w:pPr>
      <w:r w:rsidDel="00000000" w:rsidR="00000000" w:rsidRPr="00000000">
        <w:rPr>
          <w:color w:val="000000"/>
          <w:rtl w:val="0"/>
        </w:rPr>
        <w:t xml:space="preserve">B.</w:t>
        <w:tab/>
        <w:t xml:space="preserve">The county department shall report client prevention, intervention, referral, assessment, service, case and placement information in the automated reporting systems operated by the state when one or more of the following occurs:</w:t>
      </w:r>
    </w:p>
    <w:p w:rsidR="00000000" w:rsidDel="00000000" w:rsidP="00000000" w:rsidRDefault="00000000" w:rsidRPr="00000000" w14:paraId="0000010E">
      <w:pPr>
        <w:ind w:left="0" w:hanging="2"/>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40" w:lineRule="auto"/>
        <w:ind w:left="1349" w:hanging="720"/>
        <w:rPr>
          <w:color w:val="000000"/>
        </w:rPr>
      </w:pPr>
      <w:r w:rsidDel="00000000" w:rsidR="00000000" w:rsidRPr="00000000">
        <w:rPr>
          <w:color w:val="000000"/>
          <w:rtl w:val="0"/>
        </w:rPr>
        <w:t xml:space="preserve">2.</w:t>
        <w:tab/>
        <w:t xml:space="preserve">The county department opens </w:t>
      </w:r>
      <w:sdt>
        <w:sdtPr>
          <w:id w:val="1053365780"/>
          <w:tag w:val="goog_rdk_157"/>
        </w:sdtPr>
        <w:sdtContent>
          <w:del w:author="Amy Sciangula" w:id="106" w:date="2026-05-16T08:44:00Z">
            <w:r w:rsidDel="00000000" w:rsidR="00000000" w:rsidRPr="00000000">
              <w:rPr>
                <w:color w:val="000000"/>
                <w:rtl w:val="0"/>
              </w:rPr>
              <w:delText xml:space="preserve">a case</w:delText>
            </w:r>
          </w:del>
        </w:sdtContent>
      </w:sdt>
      <w:sdt>
        <w:sdtPr>
          <w:id w:val="1917349887"/>
          <w:tag w:val="goog_rdk_158"/>
        </w:sdtPr>
        <w:sdtContent>
          <w:ins w:author="Amy Sciangula" w:id="106" w:date="2026-05-16T08:44:00Z">
            <w:r w:rsidDel="00000000" w:rsidR="00000000" w:rsidRPr="00000000">
              <w:rPr>
                <w:color w:val="000000"/>
                <w:rtl w:val="0"/>
              </w:rPr>
              <w:t xml:space="preserve">involvement under a Program Area</w:t>
            </w:r>
          </w:ins>
        </w:sdtContent>
      </w:sdt>
      <w:r w:rsidDel="00000000" w:rsidR="00000000" w:rsidRPr="00000000">
        <w:rPr>
          <w:color w:val="000000"/>
          <w:rtl w:val="0"/>
        </w:rPr>
        <w:t xml:space="preserve"> and determines the target group eligibility or re-determines a change in target group eligibility; or,</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40" w:lineRule="auto"/>
        <w:ind w:left="1349" w:hanging="720"/>
        <w:rPr>
          <w:color w:val="000000"/>
        </w:rPr>
      </w:pPr>
      <w:r w:rsidDel="00000000" w:rsidR="00000000" w:rsidRPr="00000000">
        <w:rPr>
          <w:color w:val="000000"/>
          <w:rtl w:val="0"/>
        </w:rPr>
        <w:t xml:space="preserve">3.        The child </w:t>
      </w:r>
      <w:sdt>
        <w:sdtPr>
          <w:id w:val="-491877339"/>
          <w:tag w:val="goog_rdk_159"/>
        </w:sdtPr>
        <w:sdtContent>
          <w:ins w:author="Amy Sciangula" w:id="107" w:date="2026-05-16T08:45:00Z">
            <w:r w:rsidDel="00000000" w:rsidR="00000000" w:rsidRPr="00000000">
              <w:rPr>
                <w:color w:val="000000"/>
                <w:rtl w:val="0"/>
              </w:rPr>
              <w:t xml:space="preserve">or youth </w:t>
            </w:r>
          </w:ins>
        </w:sdtContent>
      </w:sdt>
      <w:r w:rsidDel="00000000" w:rsidR="00000000" w:rsidRPr="00000000">
        <w:rPr>
          <w:color w:val="000000"/>
          <w:rtl w:val="0"/>
        </w:rPr>
        <w:t xml:space="preserve">is in out-of-home or Core </w:t>
      </w:r>
      <w:sdt>
        <w:sdtPr>
          <w:id w:val="-921273132"/>
          <w:tag w:val="goog_rdk_160"/>
        </w:sdtPr>
        <w:sdtContent>
          <w:ins w:author="Amy Sciangula" w:id="108" w:date="2026-05-16T09:06:00Z">
            <w:r w:rsidDel="00000000" w:rsidR="00000000" w:rsidRPr="00000000">
              <w:rPr>
                <w:color w:val="000000"/>
                <w:rtl w:val="0"/>
              </w:rPr>
              <w:t xml:space="preserve">s</w:t>
            </w:r>
          </w:ins>
        </w:sdtContent>
      </w:sdt>
      <w:sdt>
        <w:sdtPr>
          <w:id w:val="1681637736"/>
          <w:tag w:val="goog_rdk_161"/>
        </w:sdtPr>
        <w:sdtContent>
          <w:del w:author="Amy Sciangula" w:id="108" w:date="2026-05-16T09:06:00Z">
            <w:r w:rsidDel="00000000" w:rsidR="00000000" w:rsidRPr="00000000">
              <w:rPr>
                <w:color w:val="000000"/>
                <w:rtl w:val="0"/>
              </w:rPr>
              <w:delText xml:space="preserve">S</w:delText>
            </w:r>
          </w:del>
        </w:sdtContent>
      </w:sdt>
      <w:r w:rsidDel="00000000" w:rsidR="00000000" w:rsidRPr="00000000">
        <w:rPr>
          <w:color w:val="000000"/>
          <w:rtl w:val="0"/>
        </w:rPr>
        <w:t xml:space="preserve">ervices </w:t>
      </w:r>
      <w:sdt>
        <w:sdtPr>
          <w:id w:val="467952913"/>
          <w:tag w:val="goog_rdk_162"/>
        </w:sdtPr>
        <w:sdtContent>
          <w:del w:author="Amy Sciangula" w:id="109" w:date="2026-05-16T09:06:00Z">
            <w:r w:rsidDel="00000000" w:rsidR="00000000" w:rsidRPr="00000000">
              <w:rPr>
                <w:color w:val="000000"/>
                <w:rtl w:val="0"/>
              </w:rPr>
              <w:delText xml:space="preserve">care </w:delText>
            </w:r>
          </w:del>
        </w:sdtContent>
      </w:sdt>
      <w:r w:rsidDel="00000000" w:rsidR="00000000" w:rsidRPr="00000000">
        <w:rPr>
          <w:color w:val="000000"/>
          <w:rtl w:val="0"/>
        </w:rPr>
        <w:t xml:space="preserve">and the funding source is determined or changes; or,</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line="240" w:lineRule="auto"/>
        <w:ind w:left="1350" w:hanging="720"/>
        <w:rPr>
          <w:color w:val="000000"/>
        </w:rPr>
      </w:pPr>
      <w:r w:rsidDel="00000000" w:rsidR="00000000" w:rsidRPr="00000000">
        <w:rPr>
          <w:color w:val="000000"/>
          <w:rtl w:val="0"/>
        </w:rPr>
        <w:t xml:space="preserve">5.        A court orders a change in the custody of a child</w:t>
      </w:r>
      <w:sdt>
        <w:sdtPr>
          <w:id w:val="43496395"/>
          <w:tag w:val="goog_rdk_163"/>
        </w:sdtPr>
        <w:sdtContent>
          <w:ins w:author="Amy Sciangula" w:id="110" w:date="2026-05-16T08:45:00Z">
            <w:r w:rsidDel="00000000" w:rsidR="00000000" w:rsidRPr="00000000">
              <w:rPr>
                <w:color w:val="000000"/>
                <w:rtl w:val="0"/>
              </w:rPr>
              <w:t xml:space="preserve"> or youth,</w:t>
            </w:r>
          </w:ins>
        </w:sdtContent>
      </w:sdt>
      <w:r w:rsidDel="00000000" w:rsidR="00000000" w:rsidRPr="00000000">
        <w:rPr>
          <w:color w:val="000000"/>
          <w:rtl w:val="0"/>
        </w:rPr>
        <w:t xml:space="preserve"> or other legal action occurs; or,</w:t>
      </w:r>
    </w:p>
    <w:p w:rsidR="00000000" w:rsidDel="00000000" w:rsidP="00000000" w:rsidRDefault="00000000" w:rsidRPr="00000000" w14:paraId="00000114">
      <w:pPr>
        <w:ind w:left="0" w:hanging="2"/>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line="240" w:lineRule="auto"/>
        <w:ind w:left="1347" w:hanging="718"/>
        <w:rPr>
          <w:color w:val="000000"/>
        </w:rPr>
      </w:pPr>
      <w:r w:rsidDel="00000000" w:rsidR="00000000" w:rsidRPr="00000000">
        <w:rPr>
          <w:color w:val="000000"/>
          <w:rtl w:val="0"/>
        </w:rPr>
        <w:t xml:space="preserve">7.</w:t>
        <w:tab/>
        <w:t xml:space="preserve">The child</w:t>
      </w:r>
      <w:sdt>
        <w:sdtPr>
          <w:id w:val="-922979579"/>
          <w:tag w:val="goog_rdk_164"/>
        </w:sdtPr>
        <w:sdtContent>
          <w:ins w:author="Amy Sciangula" w:id="111" w:date="2026-05-16T08:45:00Z">
            <w:r w:rsidDel="00000000" w:rsidR="00000000" w:rsidRPr="00000000">
              <w:rPr>
                <w:color w:val="000000"/>
                <w:rtl w:val="0"/>
              </w:rPr>
              <w:t xml:space="preserve"> or youth</w:t>
            </w:r>
          </w:ins>
        </w:sdtContent>
      </w:sdt>
      <w:r w:rsidDel="00000000" w:rsidR="00000000" w:rsidRPr="00000000">
        <w:rPr>
          <w:color w:val="000000"/>
          <w:rtl w:val="0"/>
        </w:rPr>
        <w:t xml:space="preserve"> is legally free for adoption; or,</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line="240" w:lineRule="auto"/>
        <w:ind w:left="1347" w:hanging="718"/>
        <w:rPr>
          <w:color w:val="000000"/>
        </w:rPr>
      </w:pPr>
      <w:r w:rsidDel="00000000" w:rsidR="00000000" w:rsidRPr="00000000">
        <w:rPr>
          <w:color w:val="000000"/>
          <w:rtl w:val="0"/>
        </w:rPr>
        <w:t xml:space="preserve">8.</w:t>
        <w:tab/>
        <w:t xml:space="preserve">The child</w:t>
      </w:r>
      <w:sdt>
        <w:sdtPr>
          <w:id w:val="-143309893"/>
          <w:tag w:val="goog_rdk_165"/>
        </w:sdtPr>
        <w:sdtContent>
          <w:ins w:author="Amy Sciangula" w:id="112" w:date="2026-05-16T08:45:00Z">
            <w:r w:rsidDel="00000000" w:rsidR="00000000" w:rsidRPr="00000000">
              <w:rPr>
                <w:color w:val="000000"/>
                <w:rtl w:val="0"/>
              </w:rPr>
              <w:t xml:space="preserve"> or youth</w:t>
            </w:r>
          </w:ins>
        </w:sdtContent>
      </w:sdt>
      <w:r w:rsidDel="00000000" w:rsidR="00000000" w:rsidRPr="00000000">
        <w:rPr>
          <w:color w:val="000000"/>
          <w:rtl w:val="0"/>
        </w:rPr>
        <w:t xml:space="preserve"> is placed for adoption and gets a new identity (name, household number, State ID); or,</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40" w:lineRule="auto"/>
        <w:ind w:left="1347" w:hanging="718"/>
        <w:rPr>
          <w:color w:val="000000"/>
        </w:rPr>
      </w:pPr>
      <w:r w:rsidDel="00000000" w:rsidR="00000000" w:rsidRPr="00000000">
        <w:rPr>
          <w:color w:val="000000"/>
          <w:rtl w:val="0"/>
        </w:rPr>
        <w:t xml:space="preserve">9.</w:t>
        <w:tab/>
        <w:t xml:space="preserve">The child </w:t>
      </w:r>
      <w:sdt>
        <w:sdtPr>
          <w:id w:val="825101981"/>
          <w:tag w:val="goog_rdk_166"/>
        </w:sdtPr>
        <w:sdtContent>
          <w:ins w:author="Amy Sciangula" w:id="113" w:date="2026-05-16T08:45:00Z">
            <w:r w:rsidDel="00000000" w:rsidR="00000000" w:rsidRPr="00000000">
              <w:rPr>
                <w:color w:val="000000"/>
                <w:rtl w:val="0"/>
              </w:rPr>
              <w:t xml:space="preserve">or youth </w:t>
            </w:r>
          </w:ins>
        </w:sdtContent>
      </w:sdt>
      <w:r w:rsidDel="00000000" w:rsidR="00000000" w:rsidRPr="00000000">
        <w:rPr>
          <w:color w:val="000000"/>
          <w:rtl w:val="0"/>
        </w:rPr>
        <w:t xml:space="preserve">is in Colorado from another state for Interstate Compact on the Placement of Children supervision or Medicaid only; or,</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line="240" w:lineRule="auto"/>
        <w:ind w:left="0" w:hanging="2"/>
        <w:rPr>
          <w:rFonts w:ascii="Trebuchet MS" w:cs="Trebuchet MS" w:eastAsia="Trebuchet MS" w:hAnsi="Trebuchet MS"/>
          <w:color w:val="000000"/>
          <w:sz w:val="22"/>
          <w:szCs w:val="22"/>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line="240" w:lineRule="auto"/>
        <w:ind w:left="0" w:hanging="2"/>
        <w:rPr>
          <w:rFonts w:ascii="Trebuchet MS" w:cs="Trebuchet MS" w:eastAsia="Trebuchet MS" w:hAnsi="Trebuchet MS"/>
          <w:color w:val="000000"/>
          <w:sz w:val="22"/>
          <w:szCs w:val="22"/>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line="240" w:lineRule="auto"/>
        <w:ind w:left="0" w:hanging="2"/>
        <w:rPr>
          <w:rFonts w:ascii="Trebuchet MS" w:cs="Trebuchet MS" w:eastAsia="Trebuchet MS" w:hAnsi="Trebuchet MS"/>
          <w:color w:val="000000"/>
          <w:sz w:val="22"/>
          <w:szCs w:val="22"/>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line="240" w:lineRule="auto"/>
        <w:ind w:left="0" w:hanging="2"/>
        <w:rPr>
          <w:rFonts w:ascii="Trebuchet MS" w:cs="Trebuchet MS" w:eastAsia="Trebuchet MS" w:hAnsi="Trebuchet MS"/>
          <w:color w:val="000000"/>
          <w:sz w:val="22"/>
          <w:szCs w:val="22"/>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line="240" w:lineRule="auto"/>
        <w:ind w:left="0" w:firstLine="0"/>
        <w:rPr>
          <w:sz w:val="22"/>
          <w:szCs w:val="22"/>
        </w:rPr>
      </w:pPr>
      <w:r w:rsidDel="00000000" w:rsidR="00000000" w:rsidRPr="00000000">
        <w:rPr>
          <w:rtl w:val="0"/>
        </w:rPr>
      </w:r>
    </w:p>
    <w:sectPr>
      <w:headerReference r:id="rId13" w:type="default"/>
      <w:footerReference r:id="rId14" w:type="default"/>
      <w:type w:val="nextPage"/>
      <w:pgSz w:h="15840" w:w="12240" w:orient="portrait"/>
      <w:pgMar w:bottom="1170" w:top="1170" w:left="1440" w:right="1440" w:header="720" w:footer="62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rebuchet MS"/>
  <w:font w:name="MS Gothic"/>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jc w:val="center"/>
      <w:rPr>
        <w:color w:val="000000"/>
        <w:sz w:val="22"/>
        <w:szCs w:val="22"/>
      </w:rPr>
    </w:pPr>
    <w:r w:rsidDel="00000000" w:rsidR="00000000" w:rsidRPr="00000000">
      <w:rPr>
        <w:color w:val="000000"/>
        <w:sz w:val="22"/>
        <w:szCs w:val="22"/>
        <w:rtl w:val="0"/>
      </w:rPr>
      <w:t xml:space="preserve">Analysis Page </w:t>
    </w:r>
    <w:r w:rsidDel="00000000" w:rsidR="00000000" w:rsidRPr="00000000">
      <w:rPr>
        <w:b w:val="1"/>
        <w:bCs w:val="1"/>
        <w:color w:val="000000"/>
        <w:sz w:val="22"/>
        <w:szCs w:val="22"/>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jc w:val="center"/>
      <w:rPr>
        <w:color w:val="000000"/>
        <w:sz w:val="22"/>
        <w:szCs w:val="22"/>
      </w:rPr>
    </w:pPr>
    <w:r w:rsidDel="00000000" w:rsidR="00000000" w:rsidRPr="00000000">
      <w:rPr>
        <w:color w:val="000000"/>
        <w:sz w:val="22"/>
        <w:szCs w:val="22"/>
        <w:rtl w:val="0"/>
      </w:rPr>
      <w:t xml:space="preserve">Proposed Rule Page </w:t>
    </w: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Title of Proposed Rule</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Core Services Program Rule Revisions (12 CCR 2509-5) [For: 26-03-31-03]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CDHS Tracking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26-03-31-03</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Office, Division &amp; Program: OCACS, DCW                   Rule Author: Amy Sciangula</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CCR Series Amended: 12 CCR 2509-5                         Phone/Email: </w:t>
    </w:r>
    <w:hyperlink r:id="rId1">
      <w:r w:rsidDel="00000000" w:rsidR="00000000" w:rsidRPr="00000000">
        <w:rPr>
          <w:rFonts w:ascii="Trebuchet MS" w:cs="Trebuchet MS" w:eastAsia="Trebuchet MS" w:hAnsi="Trebuchet MS"/>
          <w:b w:val="0"/>
          <w:bCs w:val="0"/>
          <w:i w:val="0"/>
          <w:iCs w:val="0"/>
          <w:smallCaps w:val="0"/>
          <w:strike w:val="0"/>
          <w:color w:val="0000ff"/>
          <w:sz w:val="24"/>
          <w:szCs w:val="24"/>
          <w:u w:val="single"/>
          <w:shd w:fill="auto" w:val="clear"/>
          <w:vertAlign w:val="baseline"/>
          <w:rtl w:val="0"/>
        </w:rPr>
        <w:t xml:space="preserve">amy.sciangula@state.co.us</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upperLetter"/>
      <w:lvlText w:val="%1."/>
      <w:lvlJc w:val="left"/>
      <w:pPr>
        <w:ind w:left="718" w:hanging="72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3">
    <w:lvl w:ilvl="0">
      <w:start w:val="1"/>
      <w:numFmt w:val="upperLetter"/>
      <w:lvlText w:val="%1."/>
      <w:lvlJc w:val="left"/>
      <w:pPr>
        <w:ind w:left="718" w:hanging="72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4">
    <w:lvl w:ilvl="0">
      <w:start w:val="1"/>
      <w:numFmt w:val="upperLetter"/>
      <w:lvlText w:val="%1."/>
      <w:lvlJc w:val="left"/>
      <w:pPr>
        <w:ind w:left="718" w:hanging="72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5">
    <w:lvl w:ilvl="0">
      <w:start w:val="1"/>
      <w:numFmt w:val="upperLetter"/>
      <w:lvlText w:val="%1."/>
      <w:lvlJc w:val="left"/>
      <w:pPr>
        <w:ind w:left="718" w:hanging="72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6">
    <w:lvl w:ilvl="0">
      <w:start w:val="4"/>
      <w:numFmt w:val="upperLetter"/>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7">
    <w:lvl w:ilvl="0">
      <w:start w:val="15"/>
      <w:numFmt w:val="upperLetter"/>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8">
    <w:lvl w:ilvl="0">
      <w:start w:val="5"/>
      <w:numFmt w:val="upperLetter"/>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2" w:hanging="4"/>
      <w:jc w:val="center"/>
    </w:pPr>
    <w:rPr>
      <w:b w:val="1"/>
      <w:bCs w:val="1"/>
      <w:sz w:val="36"/>
      <w:szCs w:val="36"/>
    </w:rPr>
  </w:style>
  <w:style w:type="paragraph" w:styleId="Heading2">
    <w:name w:val="heading 2"/>
    <w:basedOn w:val="Normal"/>
    <w:next w:val="Normal"/>
    <w:pPr>
      <w:keepNext w:val="1"/>
      <w:ind w:left="2" w:hanging="4"/>
    </w:pPr>
    <w:rPr>
      <w:sz w:val="36"/>
      <w:szCs w:val="36"/>
    </w:rPr>
  </w:style>
  <w:style w:type="paragraph" w:styleId="Heading3">
    <w:name w:val="heading 3"/>
    <w:basedOn w:val="Normal"/>
    <w:next w:val="Normal"/>
    <w:pPr>
      <w:keepNext w:val="1"/>
      <w:ind w:left="1440" w:hanging="1442"/>
    </w:pPr>
    <w:rPr>
      <w:b w:val="1"/>
      <w:bCs w:val="1"/>
    </w:rPr>
  </w:style>
  <w:style w:type="paragraph" w:styleId="Heading4">
    <w:name w:val="heading 4"/>
    <w:basedOn w:val="Normal"/>
    <w:next w:val="Normal"/>
    <w:pPr>
      <w:keepNext w:val="1"/>
      <w:jc w:val="center"/>
    </w:pPr>
    <w:rPr>
      <w:rFonts w:ascii="Bookman Old Style" w:cs="Bookman Old Style" w:eastAsia="Bookman Old Style" w:hAnsi="Bookman Old Style"/>
      <w:b w:val="1"/>
      <w:bCs w:val="1"/>
      <w:sz w:val="28"/>
      <w:szCs w:val="28"/>
    </w:rPr>
  </w:style>
  <w:style w:type="paragraph" w:styleId="Heading5">
    <w:name w:val="heading 5"/>
    <w:basedOn w:val="Normal"/>
    <w:next w:val="Normal"/>
    <w:pPr>
      <w:keepNext w:val="1"/>
      <w:jc w:val="center"/>
    </w:pPr>
    <w:rPr>
      <w:rFonts w:ascii="Bookman Old Style" w:cs="Bookman Old Style" w:eastAsia="Bookman Old Style" w:hAnsi="Bookman Old Style"/>
      <w:b w:val="1"/>
      <w:bCs w:val="1"/>
      <w:smallCaps w:val="1"/>
      <w:sz w:val="32"/>
      <w:szCs w:val="32"/>
      <w:u w:val="single"/>
    </w:rPr>
  </w:style>
  <w:style w:type="paragraph" w:styleId="Heading6">
    <w:name w:val="heading 6"/>
    <w:basedOn w:val="Normal"/>
    <w:next w:val="Normal"/>
    <w:pPr>
      <w:keepNext w:val="1"/>
      <w:ind w:left="1440"/>
    </w:pPr>
    <w:rPr>
      <w:rFonts w:ascii="Bookman Old Style" w:cs="Bookman Old Style" w:eastAsia="Bookman Old Style" w:hAnsi="Bookman Old Style"/>
      <w:u w:val="single"/>
    </w:rPr>
  </w:style>
  <w:style w:type="paragraph" w:styleId="Title">
    <w:name w:val="Title"/>
    <w:basedOn w:val="Normal"/>
    <w:next w:val="Normal"/>
    <w:pPr>
      <w:jc w:val="center"/>
    </w:pPr>
    <w:rPr>
      <w:b w:val="1"/>
      <w:bCs w:val="1"/>
      <w:sz w:val="36"/>
      <w:szCs w:val="36"/>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hyperlink" Target="mailto:amy.sciangula@state.co.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lyKb2eL9pCGhX+Ks/bhfCyrlhQ==">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bec9043f-1d85-46ee-af11-0448dca3fdef</vt:lpwstr>
  </property>
</Properties>
</file>