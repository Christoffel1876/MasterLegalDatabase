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B794" w14:textId="77777777" w:rsidR="00E61D02" w:rsidRPr="00B15548" w:rsidRDefault="00E61D02">
      <w:pPr>
        <w:pStyle w:val="Department"/>
      </w:pPr>
      <w:bookmarkStart w:id="0" w:name="_Toc3705296"/>
      <w:r w:rsidRPr="00B15548">
        <w:t>COLORADO DEPARTMENT OF REGULATORY AGENCIES</w:t>
      </w:r>
    </w:p>
    <w:p w14:paraId="158E53B4" w14:textId="77777777" w:rsidR="00E61D02" w:rsidRPr="00B15548" w:rsidRDefault="00E61D02">
      <w:pPr>
        <w:pStyle w:val="Agency"/>
        <w:rPr>
          <w:rFonts w:cs="Arial"/>
        </w:rPr>
      </w:pPr>
      <w:r w:rsidRPr="00B15548">
        <w:rPr>
          <w:rFonts w:cs="Arial"/>
        </w:rPr>
        <w:t>Public Utilities Commission</w:t>
      </w:r>
    </w:p>
    <w:p w14:paraId="102DD6F1" w14:textId="77777777" w:rsidR="00E61D02" w:rsidRPr="00B15548" w:rsidRDefault="00E61D02">
      <w:pPr>
        <w:pStyle w:val="CCRNumber"/>
      </w:pPr>
      <w:r w:rsidRPr="00B15548">
        <w:t>4 </w:t>
      </w:r>
      <w:r w:rsidRPr="00B15548">
        <w:rPr>
          <w:i/>
          <w:iCs/>
        </w:rPr>
        <w:t xml:space="preserve">Code of Colorado Regulations </w:t>
      </w:r>
      <w:r w:rsidRPr="00B15548">
        <w:t>(CCR) 723-3</w:t>
      </w:r>
    </w:p>
    <w:p w14:paraId="2EF37A50" w14:textId="77777777" w:rsidR="00CF41F7" w:rsidRDefault="00E61D02">
      <w:pPr>
        <w:pStyle w:val="CCRTitle"/>
        <w:tabs>
          <w:tab w:val="center" w:pos="4680"/>
          <w:tab w:val="right" w:pos="9360"/>
        </w:tabs>
      </w:pPr>
      <w:r w:rsidRPr="00B15548">
        <w:t>PART 3</w:t>
      </w:r>
    </w:p>
    <w:p w14:paraId="499B9805" w14:textId="1C3817BD" w:rsidR="00E61D02" w:rsidRPr="00CF41F7" w:rsidRDefault="00E61D02" w:rsidP="00CF41F7">
      <w:pPr>
        <w:pStyle w:val="Heading1"/>
      </w:pPr>
      <w:r w:rsidRPr="00B15548">
        <w:br/>
      </w:r>
      <w:r w:rsidRPr="00CF41F7">
        <w:t>RULES REGULATING ELECTRIC UTILITIES</w:t>
      </w:r>
    </w:p>
    <w:p w14:paraId="604BA716" w14:textId="77777777" w:rsidR="00594557" w:rsidRDefault="00594557" w:rsidP="00594557">
      <w:pPr>
        <w:pStyle w:val="Title1"/>
        <w:ind w:left="0" w:firstLine="0"/>
        <w:rPr>
          <w:rFonts w:eastAsia="SimSun"/>
          <w:sz w:val="24"/>
          <w:szCs w:val="24"/>
        </w:rPr>
      </w:pPr>
      <w:bookmarkStart w:id="1" w:name="_Toc444850405"/>
      <w:bookmarkStart w:id="2" w:name="_Toc218838288"/>
      <w:bookmarkStart w:id="3" w:name="_Toc274829433"/>
      <w:bookmarkStart w:id="4" w:name="_Toc295479935"/>
      <w:bookmarkStart w:id="5" w:name="_Toc145838515"/>
      <w:bookmarkStart w:id="6" w:name="_Toc3705298"/>
      <w:bookmarkStart w:id="7" w:name="_Toc9310387"/>
      <w:bookmarkStart w:id="8" w:name="_Toc295479952"/>
      <w:bookmarkStart w:id="9" w:name="_Toc317861095"/>
      <w:bookmarkStart w:id="10" w:name="_Toc145838528"/>
      <w:bookmarkStart w:id="11" w:name="_Toc295479953"/>
      <w:bookmarkEnd w:id="0"/>
    </w:p>
    <w:p w14:paraId="5130102D" w14:textId="6F0ACC85" w:rsidR="00D8305A" w:rsidRPr="00BC3B2C" w:rsidRDefault="00D8305A" w:rsidP="00BC3B2C">
      <w:pPr>
        <w:pStyle w:val="Heading2"/>
        <w:rPr>
          <w:rFonts w:eastAsia="SimSun"/>
          <w:i w:val="0"/>
          <w:iCs w:val="0"/>
          <w:sz w:val="24"/>
          <w:szCs w:val="24"/>
        </w:rPr>
      </w:pPr>
      <w:r w:rsidRPr="00BC3B2C">
        <w:rPr>
          <w:rFonts w:eastAsia="SimSun"/>
          <w:i w:val="0"/>
          <w:iCs w:val="0"/>
          <w:sz w:val="24"/>
          <w:szCs w:val="24"/>
        </w:rPr>
        <w:t>BASIS, PURPOSE, AND STATUTORY AUTHORITY.</w:t>
      </w:r>
      <w:bookmarkEnd w:id="1"/>
      <w:bookmarkEnd w:id="2"/>
    </w:p>
    <w:p w14:paraId="3BE9803D" w14:textId="3172C371" w:rsidR="0030096D" w:rsidRPr="00B15548" w:rsidRDefault="00871A89" w:rsidP="008566E9">
      <w:pPr>
        <w:pStyle w:val="upar1"/>
        <w:widowControl w:val="0"/>
        <w:rPr>
          <w:sz w:val="24"/>
          <w:szCs w:val="24"/>
        </w:rPr>
      </w:pPr>
      <w:bookmarkStart w:id="12" w:name="_Toc444850406"/>
      <w:r w:rsidRPr="00B15548">
        <w:rPr>
          <w:sz w:val="24"/>
          <w:szCs w:val="24"/>
        </w:rPr>
        <w:t xml:space="preserve">The basis and purpose of these rules is to describe the electric service to be provided by jurisdictional utilities and master meter operators to their customers; to designate the manner of regulation over such utilities and master meter operators; and to describe the services these utilities and master meter operators shall provide.  In addition, these rules identify the specific provisions applicable to public utilities or other persons over which the Commission has limited jurisdiction.  These rules address a wide variety of subject areas including, but not limited to, service interruption, meter testing and accuracy, safety, customer information, customer deposits, rate schedules and tariffs, discontinuance of service, master meter operations, flexible regulation, procedures for administering the Low-Income Energy Assistance Act, electric service low-income program, cost allocation between regulated and unregulated operations, recovery of costs, the acquisition of renewable energy, small power producers and cogeneration facilities, and appeals regarding local government land use decisions.  The statutory authority for these rules can be found at §§ 29-20-108, 40-1-103.5, 40-2-108, 40-2-124(2), </w:t>
      </w:r>
      <w:ins w:id="13" w:author="Author">
        <w:r w:rsidR="00E46A12">
          <w:rPr>
            <w:sz w:val="24"/>
            <w:szCs w:val="24"/>
          </w:rPr>
          <w:t xml:space="preserve">40-2-126, </w:t>
        </w:r>
      </w:ins>
      <w:r w:rsidRPr="00B15548">
        <w:rPr>
          <w:sz w:val="24"/>
          <w:szCs w:val="24"/>
        </w:rPr>
        <w:t>40-2-202, 40-2-203, 40-3-102, 40-3-102.5, 40-3-103, 40-3-104.3, 40-3-106, 40-3-111, 40-3-114, 40-4-101, 40-4-106, 40-4-108, 40-4-109, 40-5-103, 40-7-113.5, 40-7-116.5, 40</w:t>
      </w:r>
      <w:r w:rsidRPr="00B15548">
        <w:rPr>
          <w:sz w:val="24"/>
          <w:szCs w:val="24"/>
        </w:rPr>
        <w:noBreakHyphen/>
        <w:t>8.7</w:t>
      </w:r>
      <w:r w:rsidRPr="00B15548">
        <w:rPr>
          <w:sz w:val="24"/>
          <w:szCs w:val="24"/>
        </w:rPr>
        <w:noBreakHyphen/>
        <w:t>105(5), and 40-9.5-107(5), C.R.S.</w:t>
      </w:r>
    </w:p>
    <w:p w14:paraId="07E98199" w14:textId="77777777" w:rsidR="00D8305A" w:rsidRPr="00BC3B2C" w:rsidRDefault="00D8305A" w:rsidP="00BC3B2C">
      <w:pPr>
        <w:pStyle w:val="Heading2"/>
        <w:rPr>
          <w:i w:val="0"/>
          <w:iCs w:val="0"/>
          <w:sz w:val="24"/>
          <w:szCs w:val="24"/>
        </w:rPr>
      </w:pPr>
      <w:bookmarkStart w:id="14" w:name="_Toc218838289"/>
      <w:r w:rsidRPr="00BC3B2C">
        <w:rPr>
          <w:i w:val="0"/>
          <w:iCs w:val="0"/>
          <w:sz w:val="24"/>
          <w:szCs w:val="24"/>
        </w:rPr>
        <w:t>GENERAL PROVISIONS</w:t>
      </w:r>
      <w:bookmarkEnd w:id="3"/>
      <w:bookmarkEnd w:id="4"/>
      <w:bookmarkEnd w:id="12"/>
      <w:bookmarkEnd w:id="14"/>
    </w:p>
    <w:p w14:paraId="75909013" w14:textId="77777777" w:rsidR="00665C6E" w:rsidRPr="00C37835" w:rsidRDefault="00665C6E" w:rsidP="00665C6E">
      <w:pPr>
        <w:pStyle w:val="upar1"/>
        <w:jc w:val="center"/>
        <w:rPr>
          <w:sz w:val="24"/>
          <w:szCs w:val="24"/>
        </w:rPr>
      </w:pPr>
      <w:r w:rsidRPr="00C37835">
        <w:rPr>
          <w:sz w:val="24"/>
          <w:szCs w:val="24"/>
        </w:rPr>
        <w:t>*           *           *           *</w:t>
      </w:r>
    </w:p>
    <w:p w14:paraId="45F419D2" w14:textId="77777777" w:rsidR="00665C6E" w:rsidRPr="00C37835" w:rsidRDefault="00665C6E" w:rsidP="00665C6E">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4A8470EF" w14:textId="77777777" w:rsidR="008A3C6E" w:rsidRPr="00B15548" w:rsidRDefault="008A3C6E" w:rsidP="008A3C6E">
      <w:pPr>
        <w:pStyle w:val="Title3"/>
        <w:keepNext w:val="0"/>
        <w:widowControl w:val="0"/>
        <w:rPr>
          <w:sz w:val="24"/>
          <w:szCs w:val="24"/>
        </w:rPr>
      </w:pPr>
      <w:bookmarkStart w:id="15" w:name="_Toc115242846"/>
      <w:bookmarkStart w:id="16" w:name="_Toc180403365"/>
      <w:bookmarkStart w:id="17" w:name="_Toc218838291"/>
      <w:bookmarkStart w:id="18" w:name="_Toc3705299"/>
      <w:bookmarkStart w:id="19" w:name="_Toc9310388"/>
      <w:bookmarkStart w:id="20" w:name="_Toc145838516"/>
      <w:bookmarkStart w:id="21" w:name="_Toc295479938"/>
      <w:bookmarkStart w:id="22" w:name="_Toc444850409"/>
      <w:bookmarkEnd w:id="5"/>
      <w:bookmarkEnd w:id="6"/>
      <w:bookmarkEnd w:id="7"/>
      <w:r w:rsidRPr="00B15548">
        <w:rPr>
          <w:sz w:val="24"/>
          <w:szCs w:val="24"/>
        </w:rPr>
        <w:t>3001.</w:t>
      </w:r>
      <w:r w:rsidRPr="00B15548">
        <w:rPr>
          <w:sz w:val="24"/>
          <w:szCs w:val="24"/>
        </w:rPr>
        <w:tab/>
        <w:t>Definitions.</w:t>
      </w:r>
      <w:bookmarkEnd w:id="15"/>
      <w:bookmarkEnd w:id="16"/>
      <w:bookmarkEnd w:id="17"/>
    </w:p>
    <w:p w14:paraId="55ED5C3C" w14:textId="77777777" w:rsidR="008A3C6E" w:rsidRPr="00B15548" w:rsidRDefault="008A3C6E" w:rsidP="008A3C6E">
      <w:pPr>
        <w:pStyle w:val="upar1"/>
        <w:widowControl w:val="0"/>
        <w:rPr>
          <w:sz w:val="24"/>
          <w:szCs w:val="24"/>
        </w:rPr>
      </w:pPr>
      <w:r w:rsidRPr="00B15548">
        <w:rPr>
          <w:sz w:val="24"/>
          <w:szCs w:val="24"/>
        </w:rPr>
        <w:t xml:space="preserve">The following definitions apply throughout this Part 3, except where a specific rule or statute provides otherwise.  In addition to the definitions here, the definitions found in the Public Utilities Law and Part 1 apply to these rules.  In the event of a conflict </w:t>
      </w:r>
      <w:r w:rsidRPr="00B15548">
        <w:rPr>
          <w:sz w:val="24"/>
          <w:szCs w:val="24"/>
        </w:rPr>
        <w:lastRenderedPageBreak/>
        <w:t>between these definitions and a statutory definition, the statutory definition shall apply.  In the event of a conflict between these definitions and a definition in Part 1, these definitions shall apply.</w:t>
      </w:r>
    </w:p>
    <w:p w14:paraId="559380A4" w14:textId="33541196" w:rsidR="00594557" w:rsidRDefault="00CB7752" w:rsidP="008A3C6E">
      <w:pPr>
        <w:pStyle w:val="par1"/>
        <w:widowControl w:val="0"/>
        <w:rPr>
          <w:rFonts w:cs="Arial"/>
          <w:sz w:val="24"/>
        </w:rPr>
      </w:pPr>
      <w:ins w:id="23" w:author="Author">
        <w:r w:rsidRPr="00B15548">
          <w:rPr>
            <w:rFonts w:cs="Arial"/>
            <w:sz w:val="24"/>
          </w:rPr>
          <w:t>(a)</w:t>
        </w:r>
      </w:ins>
      <w:r w:rsidR="008A3C6E" w:rsidRPr="00B15548">
        <w:rPr>
          <w:rFonts w:cs="Arial"/>
          <w:sz w:val="24"/>
        </w:rPr>
        <w:tab/>
      </w:r>
      <w:ins w:id="24" w:author="Author">
        <w:r w:rsidR="00594557" w:rsidRPr="00594557">
          <w:rPr>
            <w:sz w:val="24"/>
          </w:rPr>
          <w:t>“Advanced Conductor” means a conductor technology used in an electric transmission system that, when compared to an aluminum conductor steel reinforced conductor of the same diameter, (plus or minus one percent) has a direct current electrical resistance, measured under industry standard conditions, that is at least fifteen percent lower and has energy carrying capacity at least sixty percent higher.</w:t>
        </w:r>
      </w:ins>
    </w:p>
    <w:p w14:paraId="0DF85AB8" w14:textId="6955A5AF" w:rsidR="008A3C6E" w:rsidRPr="00B15548" w:rsidRDefault="00CB7752" w:rsidP="008A3C6E">
      <w:pPr>
        <w:pStyle w:val="par1"/>
        <w:widowControl w:val="0"/>
        <w:rPr>
          <w:rFonts w:cs="Arial"/>
          <w:sz w:val="24"/>
        </w:rPr>
      </w:pPr>
      <w:r>
        <w:rPr>
          <w:rFonts w:cs="Arial"/>
          <w:sz w:val="24"/>
        </w:rPr>
        <w:t>(</w:t>
      </w:r>
      <w:del w:id="25" w:author="Author">
        <w:r w:rsidDel="00CB7752">
          <w:rPr>
            <w:rFonts w:cs="Arial"/>
            <w:sz w:val="24"/>
          </w:rPr>
          <w:delText>a</w:delText>
        </w:r>
      </w:del>
      <w:ins w:id="26" w:author="Author">
        <w:r>
          <w:rPr>
            <w:rFonts w:cs="Arial"/>
            <w:sz w:val="24"/>
          </w:rPr>
          <w:t>b</w:t>
        </w:r>
      </w:ins>
      <w:r>
        <w:rPr>
          <w:rFonts w:cs="Arial"/>
          <w:sz w:val="24"/>
        </w:rPr>
        <w:t>)</w:t>
      </w:r>
      <w:r>
        <w:rPr>
          <w:rFonts w:cs="Arial"/>
          <w:sz w:val="24"/>
        </w:rPr>
        <w:tab/>
      </w:r>
      <w:r w:rsidR="008A3C6E" w:rsidRPr="00B15548">
        <w:rPr>
          <w:rFonts w:cs="Arial"/>
          <w:sz w:val="24"/>
        </w:rPr>
        <w:t>"Advanced metering infrastructure" means an integrated system of smart electric utility meters and communication networks that enables two-way communication between an electric utility's data systems and the meter's internet protocol address and allows the electric utility to measure electricity usage and/or connect or disconnect service remotely.</w:t>
      </w:r>
    </w:p>
    <w:p w14:paraId="763A1976" w14:textId="6F82A0C6" w:rsidR="00594557" w:rsidRDefault="00CB7752" w:rsidP="008A3C6E">
      <w:pPr>
        <w:pStyle w:val="par1"/>
        <w:widowControl w:val="0"/>
        <w:rPr>
          <w:ins w:id="27" w:author="Author"/>
          <w:sz w:val="24"/>
        </w:rPr>
      </w:pPr>
      <w:ins w:id="28" w:author="Author">
        <w:r>
          <w:rPr>
            <w:rFonts w:cs="Arial"/>
            <w:sz w:val="24"/>
          </w:rPr>
          <w:t>(c)</w:t>
        </w:r>
      </w:ins>
      <w:r w:rsidR="008A3C6E" w:rsidRPr="00B15548">
        <w:rPr>
          <w:rFonts w:cs="Arial"/>
          <w:sz w:val="24"/>
        </w:rPr>
        <w:tab/>
      </w:r>
      <w:ins w:id="29" w:author="Author">
        <w:r w:rsidR="00594557" w:rsidRPr="00594557">
          <w:rPr>
            <w:sz w:val="24"/>
          </w:rPr>
          <w:t xml:space="preserve">“Advanced Transmission Technologies” </w:t>
        </w:r>
        <w:r w:rsidR="00C37835">
          <w:rPr>
            <w:sz w:val="24"/>
          </w:rPr>
          <w:t xml:space="preserve">or “ATT” </w:t>
        </w:r>
        <w:r w:rsidR="00594557" w:rsidRPr="00594557">
          <w:rPr>
            <w:sz w:val="24"/>
          </w:rPr>
          <w:t>means hardware or software technologies that increase the capacity, efficiency, reliability, or resiliency of an existing or new transmission facility, including Advanced Conductors and Grid-Enhancing Technologies.</w:t>
        </w:r>
      </w:ins>
    </w:p>
    <w:p w14:paraId="0BBCEE0F" w14:textId="15C20E62" w:rsidR="008A3C6E" w:rsidRPr="00B15548" w:rsidRDefault="00CB7752" w:rsidP="008A3C6E">
      <w:pPr>
        <w:pStyle w:val="par1"/>
        <w:widowControl w:val="0"/>
        <w:rPr>
          <w:rFonts w:cs="Arial"/>
          <w:sz w:val="24"/>
        </w:rPr>
      </w:pPr>
      <w:r>
        <w:rPr>
          <w:rFonts w:cs="Arial"/>
          <w:sz w:val="24"/>
        </w:rPr>
        <w:t>(</w:t>
      </w:r>
      <w:del w:id="30" w:author="Author">
        <w:r w:rsidDel="00CB7752">
          <w:rPr>
            <w:rFonts w:cs="Arial"/>
            <w:sz w:val="24"/>
          </w:rPr>
          <w:delText>b</w:delText>
        </w:r>
      </w:del>
      <w:ins w:id="31" w:author="Author">
        <w:r>
          <w:rPr>
            <w:rFonts w:cs="Arial"/>
            <w:sz w:val="24"/>
          </w:rPr>
          <w:t>d</w:t>
        </w:r>
      </w:ins>
      <w:r>
        <w:rPr>
          <w:rFonts w:cs="Arial"/>
          <w:sz w:val="24"/>
        </w:rPr>
        <w:t>)</w:t>
      </w:r>
      <w:r>
        <w:rPr>
          <w:rFonts w:cs="Arial"/>
          <w:sz w:val="24"/>
        </w:rPr>
        <w:tab/>
      </w:r>
      <w:r w:rsidR="008A3C6E" w:rsidRPr="00B15548">
        <w:rPr>
          <w:rFonts w:cs="Arial"/>
          <w:sz w:val="24"/>
        </w:rPr>
        <w:t>"Affiliate" of a utility means a subsidiary of a utility, a parent corporation of a public utility, a joint venture organized as a separate corporation or partnership to the extent of the individual utility’s involvement with the joint venture, a subsidiary of a parent corporation of a utility or where the utility or the parent corporation has a controlling interest over an entity.</w:t>
      </w:r>
    </w:p>
    <w:p w14:paraId="6A05652D" w14:textId="5FBE808B" w:rsidR="008A3C6E" w:rsidRPr="00B15548" w:rsidRDefault="008A3C6E" w:rsidP="008A3C6E">
      <w:pPr>
        <w:pStyle w:val="par1"/>
        <w:widowControl w:val="0"/>
        <w:rPr>
          <w:rFonts w:cs="Arial"/>
          <w:sz w:val="24"/>
        </w:rPr>
      </w:pPr>
      <w:r w:rsidRPr="00B15548">
        <w:rPr>
          <w:rFonts w:cs="Arial"/>
          <w:sz w:val="24"/>
        </w:rPr>
        <w:t>(</w:t>
      </w:r>
      <w:del w:id="32" w:author="Author">
        <w:r w:rsidRPr="00B15548" w:rsidDel="00594557">
          <w:rPr>
            <w:rFonts w:cs="Arial"/>
            <w:sz w:val="24"/>
          </w:rPr>
          <w:delText>c</w:delText>
        </w:r>
      </w:del>
      <w:ins w:id="33" w:author="Author">
        <w:r w:rsidR="00594557">
          <w:rPr>
            <w:rFonts w:cs="Arial"/>
            <w:sz w:val="24"/>
          </w:rPr>
          <w:t>e</w:t>
        </w:r>
      </w:ins>
      <w:r w:rsidRPr="00B15548">
        <w:rPr>
          <w:rFonts w:cs="Arial"/>
          <w:sz w:val="24"/>
        </w:rPr>
        <w:t>)</w:t>
      </w:r>
      <w:r w:rsidRPr="00B15548">
        <w:rPr>
          <w:rFonts w:cs="Arial"/>
          <w:sz w:val="24"/>
        </w:rPr>
        <w:tab/>
        <w:t>"Aggregated data" means customer data, alone or in combination with non-customer data, resulting from processing (e.g., average of a group of customers) and/or the compilation of customer data of one or more customers from which all unique identifiers and personal information has been removed.</w:t>
      </w:r>
    </w:p>
    <w:p w14:paraId="6C07643C" w14:textId="52776B4A" w:rsidR="008A3C6E" w:rsidRPr="00B15548" w:rsidRDefault="008A3C6E" w:rsidP="008A3C6E">
      <w:pPr>
        <w:pStyle w:val="par1"/>
        <w:widowControl w:val="0"/>
        <w:rPr>
          <w:rFonts w:cs="Arial"/>
          <w:sz w:val="24"/>
        </w:rPr>
      </w:pPr>
      <w:r w:rsidRPr="00B15548">
        <w:rPr>
          <w:rFonts w:cs="Arial"/>
          <w:sz w:val="24"/>
        </w:rPr>
        <w:t>(</w:t>
      </w:r>
      <w:del w:id="34" w:author="Author">
        <w:r w:rsidRPr="00B15548" w:rsidDel="00594557">
          <w:rPr>
            <w:rFonts w:cs="Arial"/>
            <w:sz w:val="24"/>
          </w:rPr>
          <w:delText>d</w:delText>
        </w:r>
      </w:del>
      <w:ins w:id="35" w:author="Author">
        <w:r w:rsidR="00594557">
          <w:rPr>
            <w:rFonts w:cs="Arial"/>
            <w:sz w:val="24"/>
          </w:rPr>
          <w:t>f</w:t>
        </w:r>
      </w:ins>
      <w:r w:rsidRPr="00B15548">
        <w:rPr>
          <w:rFonts w:cs="Arial"/>
          <w:sz w:val="24"/>
        </w:rPr>
        <w:t>)</w:t>
      </w:r>
      <w:r w:rsidRPr="00B15548">
        <w:rPr>
          <w:rFonts w:cs="Arial"/>
          <w:sz w:val="24"/>
        </w:rPr>
        <w:tab/>
        <w:t>"Applicant for service" means a person who applies for utility service and who either has taken no previous utility service from that utility or has not taken utility service from that utility within the most recent 30 days.</w:t>
      </w:r>
    </w:p>
    <w:p w14:paraId="729D396C" w14:textId="1D7F0C98" w:rsidR="008A3C6E" w:rsidRPr="00B15548" w:rsidRDefault="008A3C6E" w:rsidP="008A3C6E">
      <w:pPr>
        <w:pStyle w:val="par1"/>
        <w:widowControl w:val="0"/>
        <w:rPr>
          <w:rFonts w:cs="Arial"/>
          <w:sz w:val="24"/>
        </w:rPr>
      </w:pPr>
      <w:r w:rsidRPr="00B15548">
        <w:rPr>
          <w:rFonts w:cs="Arial"/>
          <w:sz w:val="24"/>
        </w:rPr>
        <w:t>(</w:t>
      </w:r>
      <w:del w:id="36" w:author="Author">
        <w:r w:rsidRPr="00B15548" w:rsidDel="00594557">
          <w:rPr>
            <w:rFonts w:cs="Arial"/>
            <w:sz w:val="24"/>
          </w:rPr>
          <w:delText>e</w:delText>
        </w:r>
      </w:del>
      <w:ins w:id="37" w:author="Author">
        <w:r w:rsidR="00594557">
          <w:rPr>
            <w:rFonts w:cs="Arial"/>
            <w:sz w:val="24"/>
          </w:rPr>
          <w:t>g</w:t>
        </w:r>
      </w:ins>
      <w:r w:rsidRPr="00B15548">
        <w:rPr>
          <w:rFonts w:cs="Arial"/>
          <w:sz w:val="24"/>
        </w:rPr>
        <w:t>)</w:t>
      </w:r>
      <w:r w:rsidRPr="00B15548">
        <w:rPr>
          <w:rFonts w:cs="Arial"/>
          <w:sz w:val="24"/>
        </w:rPr>
        <w:tab/>
        <w:t>"Base rate" means charges used to recover costs of utility infrastructure and operations, including a return on capital investment, not otherwise recovered through a utility rate adjustment mechanism.</w:t>
      </w:r>
    </w:p>
    <w:p w14:paraId="14B0C62B" w14:textId="0D22DF1D" w:rsidR="008A3C6E" w:rsidRPr="00B15548" w:rsidRDefault="008A3C6E" w:rsidP="008A3C6E">
      <w:pPr>
        <w:pStyle w:val="par1"/>
        <w:widowControl w:val="0"/>
        <w:rPr>
          <w:rFonts w:cs="Arial"/>
          <w:sz w:val="24"/>
        </w:rPr>
      </w:pPr>
      <w:r w:rsidRPr="00B15548">
        <w:rPr>
          <w:rFonts w:cs="Arial"/>
          <w:sz w:val="24"/>
        </w:rPr>
        <w:t>(</w:t>
      </w:r>
      <w:del w:id="38" w:author="Author">
        <w:r w:rsidRPr="00B15548" w:rsidDel="00594557">
          <w:rPr>
            <w:rFonts w:cs="Arial"/>
            <w:sz w:val="24"/>
          </w:rPr>
          <w:delText>f</w:delText>
        </w:r>
      </w:del>
      <w:ins w:id="39" w:author="Author">
        <w:r w:rsidR="00594557">
          <w:rPr>
            <w:rFonts w:cs="Arial"/>
            <w:sz w:val="24"/>
          </w:rPr>
          <w:t>h</w:t>
        </w:r>
      </w:ins>
      <w:r w:rsidRPr="00B15548">
        <w:rPr>
          <w:rFonts w:cs="Arial"/>
          <w:sz w:val="24"/>
        </w:rPr>
        <w:t>)</w:t>
      </w:r>
      <w:r w:rsidRPr="00B15548">
        <w:rPr>
          <w:rFonts w:cs="Arial"/>
          <w:sz w:val="24"/>
        </w:rPr>
        <w:tab/>
        <w:t xml:space="preserve">"Basis point" means one-hundredth of a percentage point (100 basis points = one </w:t>
      </w:r>
      <w:r w:rsidRPr="00B15548">
        <w:rPr>
          <w:rFonts w:cs="Arial"/>
          <w:sz w:val="24"/>
        </w:rPr>
        <w:lastRenderedPageBreak/>
        <w:t>percent).</w:t>
      </w:r>
    </w:p>
    <w:p w14:paraId="5CAF22AE" w14:textId="37DF3CE2" w:rsidR="008A3C6E" w:rsidRPr="00B15548" w:rsidRDefault="008A3C6E" w:rsidP="008A3C6E">
      <w:pPr>
        <w:pStyle w:val="par1"/>
        <w:widowControl w:val="0"/>
        <w:rPr>
          <w:rFonts w:cs="Arial"/>
          <w:sz w:val="24"/>
        </w:rPr>
      </w:pPr>
      <w:r w:rsidRPr="00B15548">
        <w:rPr>
          <w:rFonts w:cs="Arial"/>
          <w:sz w:val="24"/>
        </w:rPr>
        <w:t>(</w:t>
      </w:r>
      <w:del w:id="40" w:author="Author">
        <w:r w:rsidRPr="00B15548" w:rsidDel="00594557">
          <w:rPr>
            <w:rFonts w:cs="Arial"/>
            <w:sz w:val="24"/>
          </w:rPr>
          <w:delText>g</w:delText>
        </w:r>
      </w:del>
      <w:ins w:id="41" w:author="Author">
        <w:r w:rsidR="00594557">
          <w:rPr>
            <w:rFonts w:cs="Arial"/>
            <w:sz w:val="24"/>
          </w:rPr>
          <w:t>i</w:t>
        </w:r>
      </w:ins>
      <w:r w:rsidRPr="00B15548">
        <w:rPr>
          <w:rFonts w:cs="Arial"/>
          <w:sz w:val="24"/>
        </w:rPr>
        <w:t>)</w:t>
      </w:r>
      <w:r w:rsidRPr="00B15548">
        <w:rPr>
          <w:rFonts w:cs="Arial"/>
          <w:sz w:val="24"/>
        </w:rPr>
        <w:tab/>
        <w:t>"Benefit of service" means the use of utility service by each person of legal age who resides at a premises to which service is delivered and who is not registered with the utility as the customer of record.</w:t>
      </w:r>
    </w:p>
    <w:p w14:paraId="7F451013" w14:textId="19E431BB" w:rsidR="00E46A12" w:rsidRPr="00E46A12" w:rsidRDefault="00CB7752" w:rsidP="00E46A12">
      <w:pPr>
        <w:pStyle w:val="par1"/>
        <w:rPr>
          <w:ins w:id="42" w:author="Author"/>
          <w:sz w:val="24"/>
        </w:rPr>
      </w:pPr>
      <w:ins w:id="43" w:author="Author">
        <w:r>
          <w:rPr>
            <w:rFonts w:cs="Arial"/>
            <w:sz w:val="24"/>
          </w:rPr>
          <w:t>(j)</w:t>
        </w:r>
      </w:ins>
      <w:r w:rsidR="008A3C6E" w:rsidRPr="00B15548">
        <w:rPr>
          <w:rFonts w:cs="Arial"/>
          <w:sz w:val="24"/>
        </w:rPr>
        <w:tab/>
      </w:r>
      <w:ins w:id="44" w:author="Author">
        <w:r w:rsidR="00E46A12" w:rsidRPr="00E46A12">
          <w:rPr>
            <w:sz w:val="24"/>
          </w:rPr>
          <w:t xml:space="preserve">“Colorado Electric Transmission Authority” </w:t>
        </w:r>
        <w:r w:rsidR="00E46A12">
          <w:rPr>
            <w:sz w:val="24"/>
          </w:rPr>
          <w:t xml:space="preserve">or “CETA” </w:t>
        </w:r>
        <w:r w:rsidR="00E46A12" w:rsidRPr="00E46A12">
          <w:rPr>
            <w:sz w:val="24"/>
          </w:rPr>
          <w:t>is the political subdivision of the State government created by §</w:t>
        </w:r>
        <w:r w:rsidR="00E46A12">
          <w:rPr>
            <w:sz w:val="24"/>
          </w:rPr>
          <w:t xml:space="preserve"> </w:t>
        </w:r>
        <w:r w:rsidR="00E46A12" w:rsidRPr="00E46A12">
          <w:rPr>
            <w:sz w:val="24"/>
          </w:rPr>
          <w:t>40-42-103</w:t>
        </w:r>
        <w:r w:rsidR="00E46A12">
          <w:rPr>
            <w:sz w:val="24"/>
          </w:rPr>
          <w:t>, C.R.S.,</w:t>
        </w:r>
        <w:r w:rsidR="00E46A12" w:rsidRPr="00E46A12">
          <w:rPr>
            <w:sz w:val="24"/>
          </w:rPr>
          <w:t xml:space="preserve"> et seq.</w:t>
        </w:r>
      </w:ins>
    </w:p>
    <w:p w14:paraId="45D25CDB" w14:textId="50AE76FB" w:rsidR="008A3C6E" w:rsidRPr="00B15548" w:rsidRDefault="00CB7752" w:rsidP="008A3C6E">
      <w:pPr>
        <w:pStyle w:val="par1"/>
        <w:widowControl w:val="0"/>
        <w:rPr>
          <w:rFonts w:cs="Arial"/>
          <w:sz w:val="24"/>
        </w:rPr>
      </w:pPr>
      <w:r>
        <w:rPr>
          <w:rFonts w:cs="Arial"/>
          <w:sz w:val="24"/>
        </w:rPr>
        <w:t>(</w:t>
      </w:r>
      <w:del w:id="45" w:author="Author">
        <w:r w:rsidDel="00CB7752">
          <w:rPr>
            <w:rFonts w:cs="Arial"/>
            <w:sz w:val="24"/>
          </w:rPr>
          <w:delText>h</w:delText>
        </w:r>
      </w:del>
      <w:ins w:id="46" w:author="Author">
        <w:r w:rsidR="00040617">
          <w:rPr>
            <w:rFonts w:cs="Arial"/>
            <w:sz w:val="24"/>
          </w:rPr>
          <w:t>k</w:t>
        </w:r>
      </w:ins>
      <w:r>
        <w:rPr>
          <w:rFonts w:cs="Arial"/>
          <w:sz w:val="24"/>
        </w:rPr>
        <w:t>)</w:t>
      </w:r>
      <w:r>
        <w:rPr>
          <w:rFonts w:cs="Arial"/>
          <w:sz w:val="24"/>
        </w:rPr>
        <w:tab/>
      </w:r>
      <w:r w:rsidR="008A3C6E" w:rsidRPr="00B15548">
        <w:rPr>
          <w:rFonts w:cs="Arial"/>
          <w:sz w:val="24"/>
        </w:rPr>
        <w:t>"Commission" means the Colorado Public Utilities Commission.</w:t>
      </w:r>
    </w:p>
    <w:p w14:paraId="324109C3" w14:textId="0F501255" w:rsidR="008A3C6E" w:rsidRPr="00B15548" w:rsidRDefault="008A3C6E" w:rsidP="008A3C6E">
      <w:pPr>
        <w:pStyle w:val="par1"/>
        <w:widowControl w:val="0"/>
        <w:rPr>
          <w:rFonts w:cs="Arial"/>
          <w:sz w:val="24"/>
        </w:rPr>
      </w:pPr>
      <w:r w:rsidRPr="00B15548">
        <w:rPr>
          <w:rFonts w:cs="Arial"/>
          <w:sz w:val="24"/>
        </w:rPr>
        <w:t>(</w:t>
      </w:r>
      <w:del w:id="47" w:author="Author">
        <w:r w:rsidRPr="00B15548" w:rsidDel="00040617">
          <w:rPr>
            <w:rFonts w:cs="Arial"/>
            <w:sz w:val="24"/>
          </w:rPr>
          <w:delText>i</w:delText>
        </w:r>
      </w:del>
      <w:ins w:id="48" w:author="Author">
        <w:r w:rsidR="00040617">
          <w:rPr>
            <w:rFonts w:cs="Arial"/>
            <w:sz w:val="24"/>
          </w:rPr>
          <w:t>l</w:t>
        </w:r>
      </w:ins>
      <w:r w:rsidRPr="00B15548">
        <w:rPr>
          <w:rFonts w:cs="Arial"/>
          <w:sz w:val="24"/>
        </w:rPr>
        <w:t>)</w:t>
      </w:r>
      <w:r w:rsidRPr="00B15548">
        <w:rPr>
          <w:rFonts w:cs="Arial"/>
          <w:sz w:val="24"/>
        </w:rPr>
        <w:tab/>
        <w:t>"Contracted agent" means any person that has contracted with a utility in compliance with rule 3030 to assist in the provision of regulated utility services (</w:t>
      </w:r>
      <w:r w:rsidRPr="00B15548">
        <w:rPr>
          <w:rFonts w:cs="Arial"/>
          <w:iCs/>
          <w:sz w:val="24"/>
        </w:rPr>
        <w:t>e.g.</w:t>
      </w:r>
      <w:r w:rsidRPr="00B15548">
        <w:rPr>
          <w:rFonts w:cs="Arial"/>
          <w:sz w:val="24"/>
        </w:rPr>
        <w:t>, an affiliate or vendor).</w:t>
      </w:r>
    </w:p>
    <w:p w14:paraId="04204D45" w14:textId="61F3D968" w:rsidR="008A3C6E" w:rsidRPr="00B15548" w:rsidRDefault="008A3C6E" w:rsidP="008A3C6E">
      <w:pPr>
        <w:pStyle w:val="par1"/>
        <w:widowControl w:val="0"/>
        <w:rPr>
          <w:rFonts w:cs="Arial"/>
          <w:sz w:val="24"/>
        </w:rPr>
      </w:pPr>
      <w:r w:rsidRPr="00B15548">
        <w:rPr>
          <w:rFonts w:cs="Arial"/>
          <w:sz w:val="24"/>
        </w:rPr>
        <w:t>(</w:t>
      </w:r>
      <w:del w:id="49" w:author="Author">
        <w:r w:rsidRPr="00B15548" w:rsidDel="00040617">
          <w:rPr>
            <w:rFonts w:cs="Arial"/>
            <w:sz w:val="24"/>
          </w:rPr>
          <w:delText>j</w:delText>
        </w:r>
      </w:del>
      <w:ins w:id="50" w:author="Author">
        <w:r w:rsidR="00040617">
          <w:rPr>
            <w:rFonts w:cs="Arial"/>
            <w:sz w:val="24"/>
          </w:rPr>
          <w:t>m</w:t>
        </w:r>
      </w:ins>
      <w:r w:rsidRPr="00B15548">
        <w:rPr>
          <w:rFonts w:cs="Arial"/>
          <w:sz w:val="24"/>
        </w:rPr>
        <w:t>)</w:t>
      </w:r>
      <w:r w:rsidRPr="00B15548">
        <w:rPr>
          <w:rFonts w:cs="Arial"/>
          <w:sz w:val="24"/>
        </w:rPr>
        <w:tab/>
        <w:t>“Craft labor certification” means all documentation and certification of payroll required for an energy sector public works project.</w:t>
      </w:r>
    </w:p>
    <w:p w14:paraId="6640F1DB" w14:textId="026E84AF" w:rsidR="008A3C6E" w:rsidRPr="00B15548" w:rsidRDefault="008A3C6E" w:rsidP="008A3C6E">
      <w:pPr>
        <w:pStyle w:val="par1"/>
        <w:widowControl w:val="0"/>
        <w:rPr>
          <w:rFonts w:cs="Arial"/>
          <w:sz w:val="24"/>
        </w:rPr>
      </w:pPr>
      <w:r w:rsidRPr="00B15548">
        <w:rPr>
          <w:rFonts w:cs="Arial"/>
          <w:sz w:val="24"/>
        </w:rPr>
        <w:t>(</w:t>
      </w:r>
      <w:del w:id="51" w:author="Author">
        <w:r w:rsidRPr="00B15548" w:rsidDel="00040617">
          <w:rPr>
            <w:rFonts w:cs="Arial"/>
            <w:sz w:val="24"/>
          </w:rPr>
          <w:delText>k</w:delText>
        </w:r>
      </w:del>
      <w:ins w:id="52" w:author="Author">
        <w:r w:rsidR="00040617">
          <w:rPr>
            <w:rFonts w:cs="Arial"/>
            <w:sz w:val="24"/>
          </w:rPr>
          <w:t>n</w:t>
        </w:r>
      </w:ins>
      <w:r w:rsidRPr="00B15548">
        <w:rPr>
          <w:rFonts w:cs="Arial"/>
          <w:sz w:val="24"/>
        </w:rPr>
        <w:t>)</w:t>
      </w:r>
      <w:r w:rsidRPr="00B15548">
        <w:rPr>
          <w:rFonts w:cs="Arial"/>
          <w:sz w:val="24"/>
        </w:rPr>
        <w:tab/>
        <w:t>"Customer" means any person who is currently receiving utility service.  Any person who moves within a utility’s service territory and obtains utility service at a new location within 30 days shall be considered a "customer."  Unless stated in a particular rule, "customer" applies to any class of customer as defined by the Commission or by utility tariff.</w:t>
      </w:r>
    </w:p>
    <w:p w14:paraId="648B5BB0" w14:textId="2A161F7A" w:rsidR="008A3C6E" w:rsidRPr="00B15548" w:rsidRDefault="008A3C6E" w:rsidP="008A3C6E">
      <w:pPr>
        <w:pStyle w:val="par1"/>
        <w:widowControl w:val="0"/>
        <w:rPr>
          <w:rFonts w:cs="Arial"/>
          <w:sz w:val="24"/>
        </w:rPr>
      </w:pPr>
      <w:r w:rsidRPr="00B15548">
        <w:rPr>
          <w:rFonts w:cs="Arial"/>
          <w:sz w:val="24"/>
        </w:rPr>
        <w:t>(</w:t>
      </w:r>
      <w:del w:id="53" w:author="Author">
        <w:r w:rsidRPr="00B15548" w:rsidDel="00040617">
          <w:rPr>
            <w:rFonts w:cs="Arial"/>
            <w:sz w:val="24"/>
          </w:rPr>
          <w:delText>l</w:delText>
        </w:r>
      </w:del>
      <w:ins w:id="54" w:author="Author">
        <w:r w:rsidR="00040617">
          <w:rPr>
            <w:rFonts w:cs="Arial"/>
            <w:sz w:val="24"/>
          </w:rPr>
          <w:t>o</w:t>
        </w:r>
      </w:ins>
      <w:r w:rsidRPr="00B15548">
        <w:rPr>
          <w:rFonts w:cs="Arial"/>
          <w:sz w:val="24"/>
        </w:rPr>
        <w:t>)</w:t>
      </w:r>
      <w:r w:rsidRPr="00B15548">
        <w:rPr>
          <w:rFonts w:cs="Arial"/>
          <w:sz w:val="24"/>
        </w:rPr>
        <w:tab/>
        <w:t>"Customer data" means customer-specific data or information, excluding personal information as defined in paragraph 1004(x), that is:</w:t>
      </w:r>
    </w:p>
    <w:p w14:paraId="514955D0" w14:textId="6CA4F875" w:rsidR="008A3C6E" w:rsidRPr="00B15548" w:rsidRDefault="008A3C6E" w:rsidP="008A3C6E">
      <w:pPr>
        <w:pStyle w:val="par2"/>
        <w:widowControl w:val="0"/>
        <w:rPr>
          <w:rFonts w:cs="Arial"/>
          <w:sz w:val="24"/>
        </w:rPr>
      </w:pPr>
      <w:r w:rsidRPr="00B15548">
        <w:rPr>
          <w:rFonts w:cs="Arial"/>
          <w:sz w:val="24"/>
        </w:rPr>
        <w:t>(I)</w:t>
      </w:r>
      <w:r w:rsidRPr="00B15548">
        <w:rPr>
          <w:rFonts w:cs="Arial"/>
          <w:sz w:val="24"/>
        </w:rPr>
        <w:tab/>
        <w:t>collected from the electric meter by the utility and stored in its data systems (</w:t>
      </w:r>
      <w:r w:rsidRPr="00B15548">
        <w:rPr>
          <w:rFonts w:cs="Arial"/>
          <w:iCs/>
          <w:sz w:val="24"/>
        </w:rPr>
        <w:t>e.g.</w:t>
      </w:r>
      <w:r w:rsidRPr="00B15548">
        <w:rPr>
          <w:rFonts w:cs="Arial"/>
          <w:sz w:val="24"/>
        </w:rPr>
        <w:t>, kWh, kW, voltage, VARs and power factor);</w:t>
      </w:r>
    </w:p>
    <w:p w14:paraId="056DF577" w14:textId="77777777" w:rsidR="008A3C6E" w:rsidRPr="00B15548" w:rsidRDefault="008A3C6E" w:rsidP="008A3C6E">
      <w:pPr>
        <w:pStyle w:val="par2"/>
        <w:widowControl w:val="0"/>
        <w:rPr>
          <w:rFonts w:cs="Arial"/>
          <w:sz w:val="24"/>
        </w:rPr>
      </w:pPr>
      <w:r w:rsidRPr="00B15548">
        <w:rPr>
          <w:rFonts w:cs="Arial"/>
          <w:sz w:val="24"/>
        </w:rPr>
        <w:t>(II)</w:t>
      </w:r>
      <w:r w:rsidRPr="00B15548">
        <w:rPr>
          <w:rFonts w:cs="Arial"/>
          <w:sz w:val="24"/>
        </w:rPr>
        <w:tab/>
        <w:t>combined with customer-specific energy usage information on bills issued to the customer for regulated utility service when not publicly or lawfully available to the general public; or</w:t>
      </w:r>
    </w:p>
    <w:p w14:paraId="666E9518" w14:textId="77777777" w:rsidR="008A3C6E" w:rsidRPr="00B15548" w:rsidRDefault="008A3C6E" w:rsidP="008A3C6E">
      <w:pPr>
        <w:pStyle w:val="par2"/>
        <w:widowControl w:val="0"/>
        <w:rPr>
          <w:rFonts w:cs="Arial"/>
          <w:sz w:val="24"/>
        </w:rPr>
      </w:pPr>
      <w:r w:rsidRPr="00B15548">
        <w:rPr>
          <w:rFonts w:cs="Arial"/>
          <w:sz w:val="24"/>
        </w:rPr>
        <w:t>(III)</w:t>
      </w:r>
      <w:r w:rsidRPr="00B15548">
        <w:rPr>
          <w:rFonts w:cs="Arial"/>
          <w:sz w:val="24"/>
        </w:rPr>
        <w:tab/>
        <w:t>about the customer’s participation in regulated utility programs, such as renewable energy, demand-side management, load management, or energy efficiency programs.</w:t>
      </w:r>
    </w:p>
    <w:p w14:paraId="3B5AA2C5" w14:textId="02557566" w:rsidR="008A3C6E" w:rsidRPr="00B15548" w:rsidRDefault="008A3C6E" w:rsidP="008A3C6E">
      <w:pPr>
        <w:pStyle w:val="par1"/>
        <w:widowControl w:val="0"/>
        <w:rPr>
          <w:rFonts w:cs="Arial"/>
          <w:sz w:val="24"/>
        </w:rPr>
      </w:pPr>
      <w:r w:rsidRPr="00B15548">
        <w:rPr>
          <w:rFonts w:cs="Arial"/>
          <w:sz w:val="24"/>
        </w:rPr>
        <w:t>(</w:t>
      </w:r>
      <w:del w:id="55" w:author="Author">
        <w:r w:rsidRPr="00B15548" w:rsidDel="00040617">
          <w:rPr>
            <w:rFonts w:cs="Arial"/>
            <w:sz w:val="24"/>
          </w:rPr>
          <w:delText>m</w:delText>
        </w:r>
      </w:del>
      <w:ins w:id="56" w:author="Author">
        <w:r w:rsidR="00040617">
          <w:rPr>
            <w:rFonts w:cs="Arial"/>
            <w:sz w:val="24"/>
          </w:rPr>
          <w:t>p</w:t>
        </w:r>
      </w:ins>
      <w:r w:rsidRPr="00B15548">
        <w:rPr>
          <w:rFonts w:cs="Arial"/>
          <w:sz w:val="24"/>
        </w:rPr>
        <w:t>)</w:t>
      </w:r>
      <w:r w:rsidRPr="00B15548">
        <w:rPr>
          <w:rFonts w:cs="Arial"/>
          <w:sz w:val="24"/>
        </w:rPr>
        <w:tab/>
        <w:t>"Distribution facilities" are those lines designed to operate at the utility's distribution voltages in the area as defined in the utility’s tariffs including substation transformers that transform electricity to a distribution voltage and also includes other equipment within a transforming substation which is not integral to the circuitry of the utility’s transmission system.</w:t>
      </w:r>
    </w:p>
    <w:p w14:paraId="1F232C5F" w14:textId="17D20F1C" w:rsidR="008A3C6E" w:rsidRPr="00B15548" w:rsidRDefault="008A3C6E" w:rsidP="008A3C6E">
      <w:pPr>
        <w:pStyle w:val="par1"/>
        <w:widowControl w:val="0"/>
        <w:rPr>
          <w:rFonts w:cs="Arial"/>
          <w:bCs/>
          <w:sz w:val="24"/>
        </w:rPr>
      </w:pPr>
      <w:r w:rsidRPr="00B15548">
        <w:rPr>
          <w:rFonts w:cs="Arial"/>
          <w:sz w:val="24"/>
        </w:rPr>
        <w:lastRenderedPageBreak/>
        <w:t>(</w:t>
      </w:r>
      <w:del w:id="57" w:author="Author">
        <w:r w:rsidRPr="00B15548" w:rsidDel="00040617">
          <w:rPr>
            <w:rFonts w:cs="Arial"/>
            <w:sz w:val="24"/>
          </w:rPr>
          <w:delText>n</w:delText>
        </w:r>
      </w:del>
      <w:ins w:id="58" w:author="Author">
        <w:r w:rsidR="00040617">
          <w:rPr>
            <w:rFonts w:cs="Arial"/>
            <w:sz w:val="24"/>
          </w:rPr>
          <w:t>q</w:t>
        </w:r>
      </w:ins>
      <w:r w:rsidRPr="00B15548">
        <w:rPr>
          <w:rFonts w:cs="Arial"/>
          <w:sz w:val="24"/>
        </w:rPr>
        <w:t>)</w:t>
      </w:r>
      <w:r w:rsidRPr="00B15548">
        <w:rPr>
          <w:rFonts w:cs="Arial"/>
          <w:sz w:val="24"/>
        </w:rPr>
        <w:tab/>
      </w:r>
      <w:r w:rsidRPr="00B15548">
        <w:rPr>
          <w:rFonts w:cs="Arial"/>
          <w:bCs/>
          <w:sz w:val="24"/>
        </w:rPr>
        <w:t>"Emergency or safety event or circumstance" means a manmade or natural emergency event or safety circumstance:</w:t>
      </w:r>
    </w:p>
    <w:p w14:paraId="2369F2F5" w14:textId="77777777" w:rsidR="008A3C6E" w:rsidRPr="00B15548" w:rsidRDefault="008A3C6E" w:rsidP="008A3C6E">
      <w:pPr>
        <w:pStyle w:val="par2"/>
        <w:widowControl w:val="0"/>
        <w:rPr>
          <w:rFonts w:cs="Arial"/>
          <w:sz w:val="24"/>
        </w:rPr>
      </w:pPr>
      <w:r w:rsidRPr="00B15548">
        <w:rPr>
          <w:rFonts w:cs="Arial"/>
          <w:sz w:val="24"/>
        </w:rPr>
        <w:t>(I)</w:t>
      </w:r>
      <w:r w:rsidRPr="00B15548">
        <w:rPr>
          <w:rFonts w:cs="Arial"/>
          <w:sz w:val="24"/>
        </w:rPr>
        <w:tab/>
        <w:t xml:space="preserve">that prevents utility staff from being able to safely travel to or work at a customer's residence or place of business for purposes of reconnecting or making necessary repairs prior to reconnecting utility service; </w:t>
      </w:r>
      <w:r w:rsidRPr="00B15548">
        <w:rPr>
          <w:rFonts w:cs="Arial"/>
          <w:bCs/>
          <w:sz w:val="24"/>
        </w:rPr>
        <w:t>or</w:t>
      </w:r>
    </w:p>
    <w:p w14:paraId="329A6E8E" w14:textId="77777777" w:rsidR="008A3C6E" w:rsidRPr="00B15548" w:rsidRDefault="008A3C6E" w:rsidP="008A3C6E">
      <w:pPr>
        <w:pStyle w:val="par2"/>
        <w:widowControl w:val="0"/>
        <w:rPr>
          <w:rFonts w:cs="Arial"/>
          <w:b/>
          <w:sz w:val="24"/>
        </w:rPr>
      </w:pPr>
      <w:r w:rsidRPr="00B15548">
        <w:rPr>
          <w:rFonts w:cs="Arial"/>
          <w:sz w:val="24"/>
        </w:rPr>
        <w:t>(II)</w:t>
      </w:r>
      <w:r w:rsidRPr="00B15548">
        <w:rPr>
          <w:rFonts w:cs="Arial"/>
          <w:sz w:val="24"/>
        </w:rPr>
        <w:tab/>
        <w:t>for which a utility has dispatched utility staff members to help respond to the emergency or safety event or circumstance and, due to the timing or number of utility staff dispatched, the utility lacks sufficient trained staff to reconnect or make necessary repairs prior to reconnecting utility service at a customer's residence or place of business;</w:t>
      </w:r>
      <w:r w:rsidRPr="00B15548">
        <w:rPr>
          <w:rFonts w:cs="Arial"/>
          <w:b/>
          <w:sz w:val="24"/>
        </w:rPr>
        <w:t xml:space="preserve"> </w:t>
      </w:r>
      <w:r w:rsidRPr="00B15548">
        <w:rPr>
          <w:rFonts w:cs="Arial"/>
          <w:bCs/>
          <w:sz w:val="24"/>
        </w:rPr>
        <w:t>and</w:t>
      </w:r>
    </w:p>
    <w:p w14:paraId="69901759" w14:textId="77777777" w:rsidR="008A3C6E" w:rsidRPr="00B15548" w:rsidRDefault="008A3C6E" w:rsidP="008A3C6E">
      <w:pPr>
        <w:pStyle w:val="par2"/>
        <w:widowControl w:val="0"/>
        <w:rPr>
          <w:rFonts w:cs="Arial"/>
          <w:sz w:val="24"/>
        </w:rPr>
      </w:pPr>
      <w:r w:rsidRPr="00B15548">
        <w:rPr>
          <w:rFonts w:cs="Arial"/>
          <w:sz w:val="24"/>
        </w:rPr>
        <w:t>(III)</w:t>
      </w:r>
      <w:r w:rsidRPr="00B15548">
        <w:rPr>
          <w:rFonts w:cs="Arial"/>
          <w:sz w:val="24"/>
        </w:rPr>
        <w:tab/>
        <w:t>includes a severe weather event that one or more reputable weather forecasting sources forecasts to occur in the following twenty-four hours and that is more likely than not to result in dangerous travel or on-site outdoor or indoor work conditions for individuals in the path of the weather event.</w:t>
      </w:r>
    </w:p>
    <w:p w14:paraId="57DCA266" w14:textId="5504CCBD" w:rsidR="008A3C6E" w:rsidRPr="00B15548" w:rsidRDefault="008A3C6E" w:rsidP="008A3C6E">
      <w:pPr>
        <w:pStyle w:val="par1"/>
        <w:widowControl w:val="0"/>
        <w:rPr>
          <w:rFonts w:cs="Arial"/>
          <w:sz w:val="24"/>
        </w:rPr>
      </w:pPr>
      <w:r w:rsidRPr="00B15548">
        <w:rPr>
          <w:rFonts w:cs="Arial"/>
          <w:sz w:val="24"/>
        </w:rPr>
        <w:t>(</w:t>
      </w:r>
      <w:del w:id="59" w:author="Author">
        <w:r w:rsidRPr="00B15548" w:rsidDel="00040617">
          <w:rPr>
            <w:rFonts w:cs="Arial"/>
            <w:sz w:val="24"/>
          </w:rPr>
          <w:delText>o</w:delText>
        </w:r>
      </w:del>
      <w:ins w:id="60" w:author="Author">
        <w:r w:rsidR="00040617">
          <w:rPr>
            <w:rFonts w:cs="Arial"/>
            <w:sz w:val="24"/>
          </w:rPr>
          <w:t>r</w:t>
        </w:r>
      </w:ins>
      <w:r w:rsidRPr="00B15548">
        <w:rPr>
          <w:rFonts w:cs="Arial"/>
          <w:sz w:val="24"/>
        </w:rPr>
        <w:t>)</w:t>
      </w:r>
      <w:r w:rsidRPr="00B15548">
        <w:rPr>
          <w:rFonts w:cs="Arial"/>
          <w:sz w:val="24"/>
        </w:rPr>
        <w:tab/>
        <w:t>"Energy assistance organization" means the nonprofit corporation established for low-income energy assistance pursuant to § 40-8.5-104, C.R.S.</w:t>
      </w:r>
    </w:p>
    <w:p w14:paraId="464F0091" w14:textId="40B7CE6B" w:rsidR="008A3C6E" w:rsidRPr="00B15548" w:rsidRDefault="008A3C6E" w:rsidP="008A3C6E">
      <w:pPr>
        <w:pStyle w:val="par1"/>
        <w:widowControl w:val="0"/>
        <w:rPr>
          <w:rFonts w:cs="Arial"/>
          <w:sz w:val="24"/>
        </w:rPr>
      </w:pPr>
      <w:r w:rsidRPr="00B15548">
        <w:rPr>
          <w:rFonts w:cs="Arial"/>
          <w:sz w:val="24"/>
        </w:rPr>
        <w:t>(</w:t>
      </w:r>
      <w:del w:id="61" w:author="Author">
        <w:r w:rsidRPr="00B15548" w:rsidDel="00040617">
          <w:rPr>
            <w:rFonts w:cs="Arial"/>
            <w:sz w:val="24"/>
          </w:rPr>
          <w:delText>p</w:delText>
        </w:r>
      </w:del>
      <w:ins w:id="62" w:author="Author">
        <w:r w:rsidR="00040617">
          <w:rPr>
            <w:rFonts w:cs="Arial"/>
            <w:sz w:val="24"/>
          </w:rPr>
          <w:t>s</w:t>
        </w:r>
      </w:ins>
      <w:r w:rsidRPr="00B15548">
        <w:rPr>
          <w:rFonts w:cs="Arial"/>
          <w:sz w:val="24"/>
        </w:rPr>
        <w:t>)</w:t>
      </w:r>
      <w:r w:rsidRPr="00B15548">
        <w:rPr>
          <w:rFonts w:cs="Arial"/>
          <w:sz w:val="24"/>
        </w:rPr>
        <w:tab/>
        <w:t>“Energy Sector Public Works (ESPW) project” is a project pursuant to § 24-92-301, C.R.S., et seq., that for purposes of these rules:</w:t>
      </w:r>
    </w:p>
    <w:p w14:paraId="5FD58886" w14:textId="77777777" w:rsidR="008A3C6E" w:rsidRPr="00B15548" w:rsidRDefault="008A3C6E" w:rsidP="008A3C6E">
      <w:pPr>
        <w:pStyle w:val="par2"/>
        <w:widowControl w:val="0"/>
        <w:rPr>
          <w:rFonts w:cs="Arial"/>
          <w:sz w:val="24"/>
        </w:rPr>
      </w:pPr>
      <w:r w:rsidRPr="00B15548">
        <w:rPr>
          <w:rFonts w:cs="Arial"/>
          <w:sz w:val="24"/>
        </w:rPr>
        <w:t>(I)</w:t>
      </w:r>
      <w:r w:rsidRPr="00B15548">
        <w:rPr>
          <w:rFonts w:cs="Arial"/>
          <w:sz w:val="24"/>
        </w:rPr>
        <w:tab/>
        <w:t>for an investor-owned utility:</w:t>
      </w:r>
    </w:p>
    <w:p w14:paraId="1DE37252" w14:textId="77777777" w:rsidR="008A3C6E" w:rsidRPr="00B15548" w:rsidRDefault="008A3C6E" w:rsidP="008A3C6E">
      <w:pPr>
        <w:pStyle w:val="par3"/>
        <w:widowControl w:val="0"/>
        <w:rPr>
          <w:rFonts w:cs="Arial"/>
          <w:sz w:val="24"/>
        </w:rPr>
      </w:pPr>
      <w:r w:rsidRPr="00B15548">
        <w:rPr>
          <w:rFonts w:cs="Arial"/>
          <w:sz w:val="24"/>
        </w:rPr>
        <w:t>(A)</w:t>
      </w:r>
      <w:r w:rsidRPr="00B15548">
        <w:rPr>
          <w:rFonts w:cs="Arial"/>
          <w:sz w:val="24"/>
        </w:rPr>
        <w:tab/>
        <w:t>has the purpose of generating, transmitting, or distributing electricity to provide energy to Colorado individual consumers and businesses;</w:t>
      </w:r>
    </w:p>
    <w:p w14:paraId="39A56E02" w14:textId="77777777" w:rsidR="008A3C6E" w:rsidRPr="00B15548" w:rsidRDefault="008A3C6E" w:rsidP="008A3C6E">
      <w:pPr>
        <w:pStyle w:val="par3"/>
        <w:widowControl w:val="0"/>
        <w:rPr>
          <w:rFonts w:cs="Arial"/>
          <w:sz w:val="24"/>
        </w:rPr>
      </w:pPr>
      <w:r w:rsidRPr="00B15548">
        <w:rPr>
          <w:rFonts w:cs="Arial"/>
          <w:sz w:val="24"/>
        </w:rPr>
        <w:t>(B)</w:t>
      </w:r>
      <w:r w:rsidRPr="00B15548">
        <w:rPr>
          <w:rFonts w:cs="Arial"/>
          <w:sz w:val="24"/>
        </w:rPr>
        <w:tab/>
        <w:t>is built by or for a utility, including any project for which energy is purchased through a power purchase or similar agreement;</w:t>
      </w:r>
    </w:p>
    <w:p w14:paraId="1A7A21BD" w14:textId="77777777" w:rsidR="008A3C6E" w:rsidRPr="00B15548" w:rsidRDefault="008A3C6E" w:rsidP="008A3C6E">
      <w:pPr>
        <w:pStyle w:val="par3"/>
        <w:widowControl w:val="0"/>
        <w:rPr>
          <w:rFonts w:cs="Arial"/>
          <w:sz w:val="24"/>
        </w:rPr>
      </w:pPr>
      <w:r w:rsidRPr="00B15548">
        <w:rPr>
          <w:rFonts w:cs="Arial"/>
          <w:sz w:val="24"/>
        </w:rPr>
        <w:t>(C)</w:t>
      </w:r>
      <w:r w:rsidRPr="00B15548">
        <w:rPr>
          <w:rFonts w:cs="Arial"/>
          <w:sz w:val="24"/>
        </w:rPr>
        <w:tab/>
        <w:t>has a total project cost of $1,000,000 or greater, of which the utility will request Commission approval for ratepayers to pay at least $500,000;</w:t>
      </w:r>
    </w:p>
    <w:p w14:paraId="5A6D0F6C" w14:textId="77777777" w:rsidR="008A3C6E" w:rsidRPr="00B15548" w:rsidRDefault="008A3C6E" w:rsidP="008A3C6E">
      <w:pPr>
        <w:pStyle w:val="par3"/>
        <w:widowControl w:val="0"/>
        <w:rPr>
          <w:rFonts w:cs="Arial"/>
          <w:sz w:val="24"/>
        </w:rPr>
      </w:pPr>
      <w:r w:rsidRPr="00B15548">
        <w:rPr>
          <w:rFonts w:cs="Arial"/>
          <w:sz w:val="24"/>
        </w:rPr>
        <w:t>(D)</w:t>
      </w:r>
      <w:r w:rsidRPr="00B15548">
        <w:rPr>
          <w:rFonts w:cs="Arial"/>
          <w:sz w:val="24"/>
        </w:rPr>
        <w:tab/>
        <w:t>is included for approval through any proceeding conducted by the Commission as part of an electric resource acquisition pursuant to rule 3600 et seq., or a request for a certificate of public convenience and necessity pursuant to § 40-5-101, C.R.S., et seq.; and</w:t>
      </w:r>
    </w:p>
    <w:p w14:paraId="24F5922E" w14:textId="77777777" w:rsidR="008A3C6E" w:rsidRPr="00B15548" w:rsidRDefault="008A3C6E" w:rsidP="008A3C6E">
      <w:pPr>
        <w:pStyle w:val="par3"/>
        <w:widowControl w:val="0"/>
        <w:rPr>
          <w:rFonts w:cs="Arial"/>
          <w:sz w:val="24"/>
        </w:rPr>
      </w:pPr>
      <w:r w:rsidRPr="00B15548">
        <w:rPr>
          <w:rFonts w:cs="Arial"/>
          <w:sz w:val="24"/>
        </w:rPr>
        <w:lastRenderedPageBreak/>
        <w:t>(E)</w:t>
      </w:r>
      <w:r w:rsidRPr="00B15548">
        <w:rPr>
          <w:rFonts w:cs="Arial"/>
          <w:sz w:val="24"/>
        </w:rPr>
        <w:tab/>
        <w:t>consists of either:</w:t>
      </w:r>
    </w:p>
    <w:p w14:paraId="7BF5B06B" w14:textId="77777777" w:rsidR="008A3C6E" w:rsidRPr="00B15548" w:rsidRDefault="008A3C6E" w:rsidP="008A3C6E">
      <w:pPr>
        <w:pStyle w:val="par4"/>
        <w:widowControl w:val="0"/>
        <w:rPr>
          <w:rFonts w:cs="Arial"/>
          <w:sz w:val="24"/>
        </w:rPr>
      </w:pPr>
      <w:r w:rsidRPr="00B15548">
        <w:rPr>
          <w:rFonts w:cs="Arial"/>
          <w:sz w:val="24"/>
        </w:rPr>
        <w:t>(i)</w:t>
      </w:r>
      <w:r w:rsidRPr="00B15548">
        <w:rPr>
          <w:rFonts w:cs="Arial"/>
          <w:sz w:val="24"/>
        </w:rPr>
        <w:tab/>
        <w:t>electric power generation with a nameplate generation capacity of one megawatt or higher, or an energy storage system as defined by § 40-2-202, C.R.S., with an energy rating of one megawatt of power capacity or four megawatt hours of usable energy capacity or higher; or</w:t>
      </w:r>
    </w:p>
    <w:p w14:paraId="1B7E048A" w14:textId="77777777" w:rsidR="008A3C6E" w:rsidRPr="00B15548" w:rsidRDefault="008A3C6E" w:rsidP="008A3C6E">
      <w:pPr>
        <w:pStyle w:val="par4"/>
        <w:widowControl w:val="0"/>
        <w:rPr>
          <w:rFonts w:cs="Arial"/>
          <w:sz w:val="24"/>
        </w:rPr>
      </w:pPr>
      <w:r w:rsidRPr="00B15548">
        <w:rPr>
          <w:rFonts w:cs="Arial"/>
          <w:sz w:val="24"/>
        </w:rPr>
        <w:t>(ii)</w:t>
      </w:r>
      <w:r w:rsidRPr="00B15548">
        <w:rPr>
          <w:rFonts w:cs="Arial"/>
          <w:sz w:val="24"/>
        </w:rPr>
        <w:tab/>
        <w:t>pollution controls, electric transmission, electric vehicle charging infrastructure, or carbon capture and storage; and</w:t>
      </w:r>
    </w:p>
    <w:p w14:paraId="4C80EBC9" w14:textId="77777777" w:rsidR="008A3C6E" w:rsidRPr="00B15548" w:rsidRDefault="008A3C6E" w:rsidP="008A3C6E">
      <w:pPr>
        <w:pStyle w:val="par2"/>
        <w:widowControl w:val="0"/>
        <w:rPr>
          <w:rFonts w:cs="Arial"/>
          <w:sz w:val="24"/>
        </w:rPr>
      </w:pPr>
      <w:r w:rsidRPr="00B15548">
        <w:rPr>
          <w:rFonts w:cs="Arial"/>
          <w:sz w:val="24"/>
        </w:rPr>
        <w:t>(II)</w:t>
      </w:r>
      <w:r w:rsidRPr="00B15548">
        <w:rPr>
          <w:rFonts w:cs="Arial"/>
          <w:sz w:val="24"/>
        </w:rPr>
        <w:tab/>
        <w:t>for a cooperative electric generation and transmission association, any project in Colorado that:</w:t>
      </w:r>
    </w:p>
    <w:p w14:paraId="08E26D11" w14:textId="77777777" w:rsidR="008A3C6E" w:rsidRPr="00B15548" w:rsidRDefault="008A3C6E" w:rsidP="008A3C6E">
      <w:pPr>
        <w:pStyle w:val="par3"/>
        <w:widowControl w:val="0"/>
        <w:rPr>
          <w:rFonts w:cs="Arial"/>
          <w:sz w:val="24"/>
        </w:rPr>
      </w:pPr>
      <w:r w:rsidRPr="00B15548">
        <w:rPr>
          <w:rFonts w:cs="Arial"/>
          <w:sz w:val="24"/>
        </w:rPr>
        <w:t>(A)</w:t>
      </w:r>
      <w:r w:rsidRPr="00B15548">
        <w:rPr>
          <w:rFonts w:cs="Arial"/>
          <w:sz w:val="24"/>
        </w:rPr>
        <w:tab/>
        <w:t>has the purpose of generating or distributing electricity for the purposes of providing energy to Colorado individual consumers and businesses from utility customer funding of $500,000 or more as approved by a cooperative electric association that is built by or for a utility;</w:t>
      </w:r>
    </w:p>
    <w:p w14:paraId="717EDFFE" w14:textId="77777777" w:rsidR="008A3C6E" w:rsidRPr="00B15548" w:rsidRDefault="008A3C6E" w:rsidP="008A3C6E">
      <w:pPr>
        <w:pStyle w:val="par3"/>
        <w:widowControl w:val="0"/>
        <w:rPr>
          <w:rFonts w:cs="Arial"/>
          <w:sz w:val="24"/>
        </w:rPr>
      </w:pPr>
      <w:r w:rsidRPr="00B15548">
        <w:rPr>
          <w:rFonts w:cs="Arial"/>
          <w:sz w:val="24"/>
        </w:rPr>
        <w:t>(B)</w:t>
      </w:r>
      <w:r w:rsidRPr="00B15548">
        <w:rPr>
          <w:rFonts w:cs="Arial"/>
          <w:sz w:val="24"/>
        </w:rPr>
        <w:tab/>
        <w:t>has a total project cost of $1,000,000 or greater; and</w:t>
      </w:r>
    </w:p>
    <w:p w14:paraId="2B6403AB" w14:textId="77777777" w:rsidR="008A3C6E" w:rsidRPr="00B15548" w:rsidRDefault="008A3C6E" w:rsidP="008A3C6E">
      <w:pPr>
        <w:pStyle w:val="par3"/>
        <w:widowControl w:val="0"/>
        <w:rPr>
          <w:rFonts w:cs="Arial"/>
          <w:sz w:val="24"/>
        </w:rPr>
      </w:pPr>
      <w:r w:rsidRPr="00B15548">
        <w:rPr>
          <w:rFonts w:cs="Arial"/>
          <w:sz w:val="24"/>
        </w:rPr>
        <w:t>(C)</w:t>
      </w:r>
      <w:r w:rsidRPr="00B15548">
        <w:rPr>
          <w:rFonts w:cs="Arial"/>
          <w:sz w:val="24"/>
        </w:rPr>
        <w:tab/>
        <w:t>consists of either:</w:t>
      </w:r>
    </w:p>
    <w:p w14:paraId="36ED7C48" w14:textId="77777777" w:rsidR="008A3C6E" w:rsidRPr="00B15548" w:rsidRDefault="008A3C6E" w:rsidP="008A3C6E">
      <w:pPr>
        <w:pStyle w:val="par4"/>
        <w:widowControl w:val="0"/>
        <w:rPr>
          <w:rFonts w:cs="Arial"/>
          <w:sz w:val="24"/>
        </w:rPr>
      </w:pPr>
      <w:r w:rsidRPr="00B15548">
        <w:rPr>
          <w:rFonts w:cs="Arial"/>
          <w:sz w:val="24"/>
        </w:rPr>
        <w:t>(i)</w:t>
      </w:r>
      <w:r w:rsidRPr="00B15548">
        <w:rPr>
          <w:rFonts w:cs="Arial"/>
          <w:sz w:val="24"/>
        </w:rPr>
        <w:tab/>
        <w:t>electric power generation with a nameplate generation capacity of one megawatt or higher, or an energy storage system as defined by § 40-2-202, C.R.S., with an energy rating of one megawatt of power capacity or four megawatt hours of usable energy capacity or higher; or</w:t>
      </w:r>
    </w:p>
    <w:p w14:paraId="4FC5A2BB" w14:textId="77777777" w:rsidR="008A3C6E" w:rsidRPr="00B15548" w:rsidRDefault="008A3C6E" w:rsidP="008A3C6E">
      <w:pPr>
        <w:pStyle w:val="par4"/>
        <w:widowControl w:val="0"/>
        <w:rPr>
          <w:rFonts w:cs="Arial"/>
          <w:sz w:val="24"/>
        </w:rPr>
      </w:pPr>
      <w:r w:rsidRPr="00B15548">
        <w:rPr>
          <w:rFonts w:cs="Arial"/>
          <w:sz w:val="24"/>
        </w:rPr>
        <w:t>(ii)</w:t>
      </w:r>
      <w:r w:rsidRPr="00B15548">
        <w:rPr>
          <w:rFonts w:cs="Arial"/>
          <w:sz w:val="24"/>
        </w:rPr>
        <w:tab/>
        <w:t>pollution controls, electric transmission, electric vehicle charging infrastructure, or carbon capture and storage.</w:t>
      </w:r>
    </w:p>
    <w:p w14:paraId="6C00D232" w14:textId="33980918" w:rsidR="008A3C6E" w:rsidRPr="00B15548" w:rsidRDefault="008A3C6E" w:rsidP="008A3C6E">
      <w:pPr>
        <w:pStyle w:val="par1"/>
        <w:widowControl w:val="0"/>
        <w:rPr>
          <w:rFonts w:cs="Arial"/>
          <w:sz w:val="24"/>
        </w:rPr>
      </w:pPr>
      <w:r w:rsidRPr="00B15548">
        <w:rPr>
          <w:rFonts w:cs="Arial"/>
          <w:sz w:val="24"/>
        </w:rPr>
        <w:t>(</w:t>
      </w:r>
      <w:del w:id="63" w:author="Author">
        <w:r w:rsidRPr="00B15548" w:rsidDel="00040617">
          <w:rPr>
            <w:rFonts w:cs="Arial"/>
            <w:sz w:val="24"/>
          </w:rPr>
          <w:delText>q</w:delText>
        </w:r>
      </w:del>
      <w:ins w:id="64" w:author="Author">
        <w:r w:rsidR="00040617">
          <w:rPr>
            <w:rFonts w:cs="Arial"/>
            <w:sz w:val="24"/>
          </w:rPr>
          <w:t>t</w:t>
        </w:r>
      </w:ins>
      <w:r w:rsidRPr="00B15548">
        <w:rPr>
          <w:rFonts w:cs="Arial"/>
          <w:sz w:val="24"/>
        </w:rPr>
        <w:t>)</w:t>
      </w:r>
      <w:r w:rsidRPr="00B15548">
        <w:rPr>
          <w:rFonts w:cs="Arial"/>
          <w:sz w:val="24"/>
        </w:rPr>
        <w:tab/>
        <w:t>"</w:t>
      </w:r>
      <w:r w:rsidRPr="00B15548">
        <w:rPr>
          <w:rFonts w:cs="Arial"/>
          <w:color w:val="000000"/>
          <w:sz w:val="24"/>
        </w:rPr>
        <w:t>Energy storage system</w:t>
      </w:r>
      <w:r w:rsidRPr="00B15548">
        <w:rPr>
          <w:rFonts w:cs="Arial"/>
          <w:sz w:val="24"/>
        </w:rPr>
        <w:t>"</w:t>
      </w:r>
      <w:r w:rsidRPr="00B15548">
        <w:rPr>
          <w:rFonts w:cs="Arial"/>
          <w:color w:val="000000"/>
          <w:sz w:val="24"/>
        </w:rPr>
        <w:t xml:space="preserve"> means a commercially available technology that is capable of retaining energy, storing the energy for a period of time, and delivering the energy as electricity after storage by chemical, thermal, mechanical, or other means.</w:t>
      </w:r>
    </w:p>
    <w:p w14:paraId="768CC870" w14:textId="370EDC6A" w:rsidR="008A3C6E" w:rsidRPr="00B15548" w:rsidRDefault="008A3C6E" w:rsidP="008A3C6E">
      <w:pPr>
        <w:pStyle w:val="par1"/>
        <w:widowControl w:val="0"/>
        <w:rPr>
          <w:rFonts w:cs="Arial"/>
          <w:sz w:val="24"/>
        </w:rPr>
      </w:pPr>
      <w:r w:rsidRPr="00B15548">
        <w:rPr>
          <w:rFonts w:cs="Arial"/>
          <w:sz w:val="24"/>
        </w:rPr>
        <w:t>(</w:t>
      </w:r>
      <w:del w:id="65" w:author="Author">
        <w:r w:rsidRPr="00B15548" w:rsidDel="00040617">
          <w:rPr>
            <w:rFonts w:cs="Arial"/>
            <w:sz w:val="24"/>
          </w:rPr>
          <w:delText>r</w:delText>
        </w:r>
      </w:del>
      <w:ins w:id="66" w:author="Author">
        <w:r w:rsidR="00040617">
          <w:rPr>
            <w:rFonts w:cs="Arial"/>
            <w:sz w:val="24"/>
          </w:rPr>
          <w:t>u</w:t>
        </w:r>
      </w:ins>
      <w:r w:rsidRPr="00B15548">
        <w:rPr>
          <w:rFonts w:cs="Arial"/>
          <w:sz w:val="24"/>
        </w:rPr>
        <w:t>)</w:t>
      </w:r>
      <w:r w:rsidRPr="00B15548">
        <w:rPr>
          <w:rFonts w:cs="Arial"/>
          <w:sz w:val="24"/>
        </w:rPr>
        <w:tab/>
        <w:t>"Financial security" includes any stock, bond, note, or other evidence of indebtedness.</w:t>
      </w:r>
    </w:p>
    <w:p w14:paraId="11F26FB2" w14:textId="0F0FCF29" w:rsidR="008A3C6E" w:rsidRPr="00B15548" w:rsidRDefault="008A3C6E" w:rsidP="008A3C6E">
      <w:pPr>
        <w:pStyle w:val="par1"/>
        <w:widowControl w:val="0"/>
        <w:rPr>
          <w:rFonts w:cs="Arial"/>
          <w:sz w:val="24"/>
        </w:rPr>
      </w:pPr>
      <w:r w:rsidRPr="00B15548">
        <w:rPr>
          <w:rFonts w:cs="Arial"/>
          <w:sz w:val="24"/>
        </w:rPr>
        <w:t>(</w:t>
      </w:r>
      <w:del w:id="67" w:author="Author">
        <w:r w:rsidRPr="00B15548" w:rsidDel="00040617">
          <w:rPr>
            <w:rFonts w:cs="Arial"/>
            <w:sz w:val="24"/>
          </w:rPr>
          <w:delText>s</w:delText>
        </w:r>
      </w:del>
      <w:ins w:id="68" w:author="Author">
        <w:r w:rsidR="00040617">
          <w:rPr>
            <w:rFonts w:cs="Arial"/>
            <w:sz w:val="24"/>
          </w:rPr>
          <w:t>v</w:t>
        </w:r>
      </w:ins>
      <w:r w:rsidRPr="00B15548">
        <w:rPr>
          <w:rFonts w:cs="Arial"/>
          <w:sz w:val="24"/>
        </w:rPr>
        <w:t>)</w:t>
      </w:r>
      <w:r w:rsidRPr="00B15548">
        <w:rPr>
          <w:rFonts w:cs="Arial"/>
          <w:sz w:val="24"/>
        </w:rPr>
        <w:tab/>
        <w:t xml:space="preserve">"Generation facility" means a power plant that converts a primary energy resource into electricity.  Primary energy resources include, but are not limited to:  </w:t>
      </w:r>
      <w:r w:rsidRPr="00B15548">
        <w:rPr>
          <w:rFonts w:cs="Arial"/>
          <w:sz w:val="24"/>
        </w:rPr>
        <w:lastRenderedPageBreak/>
        <w:t>nuclear resources, coal, natural gas, hydro, wind, solar, biomass, and geothermal.</w:t>
      </w:r>
    </w:p>
    <w:p w14:paraId="2AC0A53A" w14:textId="53B81642" w:rsidR="00040617" w:rsidRDefault="00040617" w:rsidP="008A3C6E">
      <w:pPr>
        <w:pStyle w:val="par1"/>
        <w:widowControl w:val="0"/>
        <w:rPr>
          <w:rFonts w:cs="Arial"/>
          <w:sz w:val="24"/>
        </w:rPr>
      </w:pPr>
      <w:ins w:id="69" w:author="Author">
        <w:r>
          <w:rPr>
            <w:sz w:val="24"/>
          </w:rPr>
          <w:t>(w)</w:t>
        </w:r>
        <w:r>
          <w:rPr>
            <w:sz w:val="24"/>
          </w:rPr>
          <w:tab/>
        </w:r>
        <w:r w:rsidRPr="00040617">
          <w:rPr>
            <w:sz w:val="24"/>
          </w:rPr>
          <w:t>“Grid-</w:t>
        </w:r>
        <w:r w:rsidR="00C37835">
          <w:rPr>
            <w:sz w:val="24"/>
          </w:rPr>
          <w:t>e</w:t>
        </w:r>
        <w:r w:rsidRPr="00040617">
          <w:rPr>
            <w:sz w:val="24"/>
          </w:rPr>
          <w:t xml:space="preserve">nhancing </w:t>
        </w:r>
        <w:r w:rsidR="00C37835">
          <w:rPr>
            <w:sz w:val="24"/>
          </w:rPr>
          <w:t>t</w:t>
        </w:r>
        <w:r w:rsidRPr="00040617">
          <w:rPr>
            <w:sz w:val="24"/>
          </w:rPr>
          <w:t xml:space="preserve">echnology” means a hardware or software technology that reduces congestion or enhances the flexibility of electric transmission and distribution systems by increasing the capacity of a transmission or distribution line, or by rerouting electricity from overloaded lines to uncongested lines, while maintaining industry safety standards. </w:t>
        </w:r>
        <w:r w:rsidR="005F2BA7">
          <w:rPr>
            <w:sz w:val="24"/>
          </w:rPr>
          <w:t xml:space="preserve"> </w:t>
        </w:r>
        <w:r w:rsidRPr="00040617">
          <w:rPr>
            <w:sz w:val="24"/>
          </w:rPr>
          <w:t>"Grid-</w:t>
        </w:r>
        <w:r w:rsidR="00C37835">
          <w:rPr>
            <w:sz w:val="24"/>
          </w:rPr>
          <w:t>e</w:t>
        </w:r>
        <w:r w:rsidRPr="00040617">
          <w:rPr>
            <w:sz w:val="24"/>
          </w:rPr>
          <w:t xml:space="preserve">nhancing </w:t>
        </w:r>
        <w:r w:rsidR="00C37835">
          <w:rPr>
            <w:sz w:val="24"/>
          </w:rPr>
          <w:t>t</w:t>
        </w:r>
        <w:r w:rsidRPr="00040617">
          <w:rPr>
            <w:sz w:val="24"/>
          </w:rPr>
          <w:t>echnologies" include Dynamic Line Rating, Advanced Power Flow Controllers, Topology Optimization, stationary or relocatable energy storage used as a transmission or distribution resource, and other technologies that increase grid reliability, flexibility and capacity.</w:t>
        </w:r>
      </w:ins>
    </w:p>
    <w:p w14:paraId="1CB3AEA6" w14:textId="5A873F88" w:rsidR="008A3C6E" w:rsidRPr="00B15548" w:rsidRDefault="008A3C6E" w:rsidP="008A3C6E">
      <w:pPr>
        <w:pStyle w:val="par1"/>
        <w:widowControl w:val="0"/>
        <w:rPr>
          <w:rFonts w:cs="Arial"/>
          <w:sz w:val="24"/>
        </w:rPr>
      </w:pPr>
      <w:r w:rsidRPr="00B15548">
        <w:rPr>
          <w:rFonts w:cs="Arial"/>
          <w:sz w:val="24"/>
        </w:rPr>
        <w:t>(</w:t>
      </w:r>
      <w:del w:id="70" w:author="Author">
        <w:r w:rsidRPr="00B15548" w:rsidDel="00040617">
          <w:rPr>
            <w:rFonts w:cs="Arial"/>
            <w:sz w:val="24"/>
          </w:rPr>
          <w:delText>t</w:delText>
        </w:r>
      </w:del>
      <w:ins w:id="71" w:author="Author">
        <w:r w:rsidR="00040617">
          <w:rPr>
            <w:rFonts w:cs="Arial"/>
            <w:sz w:val="24"/>
          </w:rPr>
          <w:t>x</w:t>
        </w:r>
      </w:ins>
      <w:r w:rsidRPr="00B15548">
        <w:rPr>
          <w:rFonts w:cs="Arial"/>
          <w:sz w:val="24"/>
        </w:rPr>
        <w:t>)</w:t>
      </w:r>
      <w:r w:rsidRPr="00B15548">
        <w:rPr>
          <w:rFonts w:cs="Arial"/>
          <w:sz w:val="24"/>
        </w:rPr>
        <w:tab/>
        <w:t>"Heavy load" means not less than 60 percent, but not more than 100 percent, of the nameplate-rated capacity of a meter.</w:t>
      </w:r>
    </w:p>
    <w:p w14:paraId="343FC583" w14:textId="78E03B4C" w:rsidR="008A3C6E" w:rsidRPr="00B15548" w:rsidRDefault="008A3C6E" w:rsidP="008A3C6E">
      <w:pPr>
        <w:pStyle w:val="par1"/>
        <w:widowControl w:val="0"/>
        <w:rPr>
          <w:rFonts w:cs="Arial"/>
          <w:sz w:val="24"/>
        </w:rPr>
      </w:pPr>
      <w:r w:rsidRPr="00B15548">
        <w:rPr>
          <w:rFonts w:cs="Arial"/>
          <w:sz w:val="24"/>
        </w:rPr>
        <w:t>(</w:t>
      </w:r>
      <w:del w:id="72" w:author="Author">
        <w:r w:rsidRPr="00B15548" w:rsidDel="00040617">
          <w:rPr>
            <w:rFonts w:cs="Arial"/>
            <w:sz w:val="24"/>
          </w:rPr>
          <w:delText>u</w:delText>
        </w:r>
      </w:del>
      <w:ins w:id="73" w:author="Author">
        <w:r w:rsidR="00040617">
          <w:rPr>
            <w:rFonts w:cs="Arial"/>
            <w:sz w:val="24"/>
          </w:rPr>
          <w:t>y</w:t>
        </w:r>
      </w:ins>
      <w:r w:rsidRPr="00B15548">
        <w:rPr>
          <w:rFonts w:cs="Arial"/>
          <w:sz w:val="24"/>
        </w:rPr>
        <w:t>)</w:t>
      </w:r>
      <w:r w:rsidRPr="00B15548">
        <w:rPr>
          <w:rFonts w:cs="Arial"/>
          <w:sz w:val="24"/>
        </w:rPr>
        <w:tab/>
        <w:t>"Income qualified utility customer” or “low income customer” is a customer meeting the requirements of § 40-3-106(1)(d)(II), C.R.S.</w:t>
      </w:r>
    </w:p>
    <w:p w14:paraId="0D88F6B4" w14:textId="6D80280C" w:rsidR="008A3C6E" w:rsidRPr="00B15548" w:rsidRDefault="008A3C6E" w:rsidP="008A3C6E">
      <w:pPr>
        <w:pStyle w:val="par1"/>
        <w:widowControl w:val="0"/>
        <w:rPr>
          <w:rFonts w:cs="Arial"/>
          <w:sz w:val="24"/>
        </w:rPr>
      </w:pPr>
      <w:r w:rsidRPr="00B15548">
        <w:rPr>
          <w:rFonts w:cs="Arial"/>
          <w:sz w:val="24"/>
        </w:rPr>
        <w:t>(</w:t>
      </w:r>
      <w:del w:id="74" w:author="Author">
        <w:r w:rsidRPr="00B15548" w:rsidDel="00040617">
          <w:rPr>
            <w:rFonts w:cs="Arial"/>
            <w:sz w:val="24"/>
          </w:rPr>
          <w:delText>v</w:delText>
        </w:r>
      </w:del>
      <w:ins w:id="75" w:author="Author">
        <w:r w:rsidR="00040617">
          <w:rPr>
            <w:rFonts w:cs="Arial"/>
            <w:sz w:val="24"/>
          </w:rPr>
          <w:t>z</w:t>
        </w:r>
      </w:ins>
      <w:r w:rsidRPr="00B15548">
        <w:rPr>
          <w:rFonts w:cs="Arial"/>
          <w:sz w:val="24"/>
        </w:rPr>
        <w:t>)</w:t>
      </w:r>
      <w:r w:rsidRPr="00B15548">
        <w:rPr>
          <w:rFonts w:cs="Arial"/>
          <w:sz w:val="24"/>
        </w:rPr>
        <w:tab/>
        <w:t>"Informal complaint" means an informal complaint as defined and discussed in the Commission’s Rules Regulating Practice and Procedure.</w:t>
      </w:r>
    </w:p>
    <w:p w14:paraId="5A6D0F23" w14:textId="2058B6F7" w:rsidR="008A3C6E" w:rsidRPr="00B15548" w:rsidRDefault="008A3C6E" w:rsidP="008A3C6E">
      <w:pPr>
        <w:pStyle w:val="par1"/>
        <w:widowControl w:val="0"/>
        <w:rPr>
          <w:rFonts w:cs="Arial"/>
          <w:sz w:val="24"/>
        </w:rPr>
      </w:pPr>
      <w:r w:rsidRPr="00B15548">
        <w:rPr>
          <w:rFonts w:cs="Arial"/>
          <w:sz w:val="24"/>
        </w:rPr>
        <w:t>(</w:t>
      </w:r>
      <w:del w:id="76" w:author="Author">
        <w:r w:rsidRPr="00B15548" w:rsidDel="00040617">
          <w:rPr>
            <w:rFonts w:cs="Arial"/>
            <w:sz w:val="24"/>
          </w:rPr>
          <w:delText>w</w:delText>
        </w:r>
      </w:del>
      <w:ins w:id="77" w:author="Author">
        <w:r w:rsidR="00040617">
          <w:rPr>
            <w:rFonts w:cs="Arial"/>
            <w:sz w:val="24"/>
          </w:rPr>
          <w:t>aa</w:t>
        </w:r>
      </w:ins>
      <w:r w:rsidRPr="00B15548">
        <w:rPr>
          <w:rFonts w:cs="Arial"/>
          <w:sz w:val="24"/>
        </w:rPr>
        <w:t>)</w:t>
      </w:r>
      <w:r w:rsidRPr="00B15548">
        <w:rPr>
          <w:rFonts w:cs="Arial"/>
          <w:sz w:val="24"/>
        </w:rPr>
        <w:tab/>
        <w:t>"Light load" means approximately five to ten percent of the nameplate-rated capacity of a meter.</w:t>
      </w:r>
    </w:p>
    <w:p w14:paraId="24EA90F3" w14:textId="664E1FC0" w:rsidR="008A3C6E" w:rsidRPr="00B15548" w:rsidRDefault="008A3C6E" w:rsidP="008A3C6E">
      <w:pPr>
        <w:pStyle w:val="par1"/>
        <w:widowControl w:val="0"/>
        <w:rPr>
          <w:rFonts w:cs="Arial"/>
          <w:sz w:val="24"/>
        </w:rPr>
      </w:pPr>
      <w:r w:rsidRPr="00B15548">
        <w:rPr>
          <w:rFonts w:cs="Arial"/>
          <w:sz w:val="24"/>
        </w:rPr>
        <w:t>(</w:t>
      </w:r>
      <w:del w:id="78" w:author="Author">
        <w:r w:rsidRPr="00B15548" w:rsidDel="00040617">
          <w:rPr>
            <w:rFonts w:cs="Arial"/>
            <w:sz w:val="24"/>
          </w:rPr>
          <w:delText>x</w:delText>
        </w:r>
      </w:del>
      <w:ins w:id="79" w:author="Author">
        <w:r w:rsidR="00040617">
          <w:rPr>
            <w:rFonts w:cs="Arial"/>
            <w:sz w:val="24"/>
          </w:rPr>
          <w:t>bb</w:t>
        </w:r>
      </w:ins>
      <w:r w:rsidRPr="00B15548">
        <w:rPr>
          <w:rFonts w:cs="Arial"/>
          <w:sz w:val="24"/>
        </w:rPr>
        <w:t>)</w:t>
      </w:r>
      <w:r w:rsidRPr="00B15548">
        <w:rPr>
          <w:rFonts w:cs="Arial"/>
          <w:sz w:val="24"/>
        </w:rPr>
        <w:tab/>
        <w:t>"Load" means the power consumed by an electric utility customer over time (measured in terms of either demand or energy or both).</w:t>
      </w:r>
    </w:p>
    <w:p w14:paraId="55C78EF2" w14:textId="55A5B0A1" w:rsidR="008A3C6E" w:rsidRPr="00B15548" w:rsidRDefault="008A3C6E" w:rsidP="008A3C6E">
      <w:pPr>
        <w:pStyle w:val="par1"/>
        <w:widowControl w:val="0"/>
        <w:rPr>
          <w:rFonts w:cs="Arial"/>
          <w:sz w:val="24"/>
        </w:rPr>
      </w:pPr>
      <w:r w:rsidRPr="00B15548">
        <w:rPr>
          <w:rFonts w:cs="Arial"/>
          <w:sz w:val="24"/>
        </w:rPr>
        <w:t>(</w:t>
      </w:r>
      <w:del w:id="80" w:author="Author">
        <w:r w:rsidRPr="00B15548" w:rsidDel="00040617">
          <w:rPr>
            <w:rFonts w:cs="Arial"/>
            <w:sz w:val="24"/>
          </w:rPr>
          <w:delText>y</w:delText>
        </w:r>
      </w:del>
      <w:ins w:id="81" w:author="Author">
        <w:r w:rsidR="00040617">
          <w:rPr>
            <w:rFonts w:cs="Arial"/>
            <w:sz w:val="24"/>
          </w:rPr>
          <w:t>cc</w:t>
        </w:r>
      </w:ins>
      <w:r w:rsidRPr="00B15548">
        <w:rPr>
          <w:rFonts w:cs="Arial"/>
          <w:sz w:val="24"/>
        </w:rPr>
        <w:t>)</w:t>
      </w:r>
      <w:r w:rsidRPr="00B15548">
        <w:rPr>
          <w:rFonts w:cs="Arial"/>
          <w:sz w:val="24"/>
        </w:rPr>
        <w:tab/>
        <w:t>"Local government" means any Colorado county, municipality, city and county, home rule city or town, home rule city and county, or city or town operating under a territorial charter.</w:t>
      </w:r>
    </w:p>
    <w:p w14:paraId="63C3BD7E" w14:textId="328E6738" w:rsidR="008A3C6E" w:rsidRPr="00B15548" w:rsidRDefault="008A3C6E" w:rsidP="008A3C6E">
      <w:pPr>
        <w:pStyle w:val="par1"/>
        <w:widowControl w:val="0"/>
        <w:rPr>
          <w:rFonts w:cs="Arial"/>
          <w:sz w:val="24"/>
        </w:rPr>
      </w:pPr>
      <w:r w:rsidRPr="00B15548">
        <w:rPr>
          <w:rFonts w:cs="Arial"/>
          <w:sz w:val="24"/>
        </w:rPr>
        <w:t>(</w:t>
      </w:r>
      <w:del w:id="82" w:author="Author">
        <w:r w:rsidRPr="00B15548" w:rsidDel="00040617">
          <w:rPr>
            <w:rFonts w:cs="Arial"/>
            <w:sz w:val="24"/>
          </w:rPr>
          <w:delText>z</w:delText>
        </w:r>
      </w:del>
      <w:ins w:id="83" w:author="Author">
        <w:r w:rsidR="00040617">
          <w:rPr>
            <w:rFonts w:cs="Arial"/>
            <w:sz w:val="24"/>
          </w:rPr>
          <w:t>dd</w:t>
        </w:r>
      </w:ins>
      <w:r w:rsidRPr="00B15548">
        <w:rPr>
          <w:rFonts w:cs="Arial"/>
          <w:sz w:val="24"/>
        </w:rPr>
        <w:t>)</w:t>
      </w:r>
      <w:r w:rsidRPr="00B15548">
        <w:rPr>
          <w:rFonts w:cs="Arial"/>
          <w:sz w:val="24"/>
        </w:rPr>
        <w:tab/>
        <w:t>"Local office" means any Colorado office operated by a utility at which persons may make requests to establish or to discontinue utility service.  If the utility does not operate an office in Colorado, "local office" means any office operated by a utility at which persons may make requests to establish or to discontinue utility service in Colorado.</w:t>
      </w:r>
    </w:p>
    <w:p w14:paraId="674973F8" w14:textId="347ABB2E" w:rsidR="008A3C6E" w:rsidRPr="00B15548" w:rsidRDefault="008A3C6E" w:rsidP="008A3C6E">
      <w:pPr>
        <w:pStyle w:val="par1"/>
        <w:widowControl w:val="0"/>
        <w:rPr>
          <w:rFonts w:cs="Arial"/>
          <w:sz w:val="24"/>
        </w:rPr>
      </w:pPr>
      <w:r w:rsidRPr="00B15548">
        <w:rPr>
          <w:rFonts w:cs="Arial"/>
          <w:sz w:val="24"/>
        </w:rPr>
        <w:t>(</w:t>
      </w:r>
      <w:del w:id="84" w:author="Author">
        <w:r w:rsidRPr="00B15548" w:rsidDel="00040617">
          <w:rPr>
            <w:rFonts w:cs="Arial"/>
            <w:sz w:val="24"/>
          </w:rPr>
          <w:delText>aa</w:delText>
        </w:r>
      </w:del>
      <w:ins w:id="85" w:author="Author">
        <w:r w:rsidR="00040617">
          <w:rPr>
            <w:rFonts w:cs="Arial"/>
            <w:sz w:val="24"/>
          </w:rPr>
          <w:t>ee</w:t>
        </w:r>
      </w:ins>
      <w:r w:rsidRPr="00B15548">
        <w:rPr>
          <w:rFonts w:cs="Arial"/>
          <w:sz w:val="24"/>
        </w:rPr>
        <w:t>)</w:t>
      </w:r>
      <w:r w:rsidRPr="00B15548">
        <w:rPr>
          <w:rFonts w:cs="Arial"/>
          <w:sz w:val="24"/>
        </w:rPr>
        <w:tab/>
        <w:t>"Main service terminal" means the point at which the utility’s metering connections terminate.</w:t>
      </w:r>
    </w:p>
    <w:p w14:paraId="07F2F233" w14:textId="43EB8448" w:rsidR="008A3C6E" w:rsidRPr="00B15548" w:rsidRDefault="008A3C6E" w:rsidP="008A3C6E">
      <w:pPr>
        <w:pStyle w:val="par1"/>
        <w:widowControl w:val="0"/>
        <w:rPr>
          <w:rFonts w:cs="Arial"/>
          <w:sz w:val="24"/>
        </w:rPr>
      </w:pPr>
      <w:r w:rsidRPr="00B15548">
        <w:rPr>
          <w:rFonts w:cs="Arial"/>
          <w:sz w:val="24"/>
        </w:rPr>
        <w:t>(</w:t>
      </w:r>
      <w:del w:id="86" w:author="Author">
        <w:r w:rsidRPr="00B15548" w:rsidDel="00040617">
          <w:rPr>
            <w:rFonts w:cs="Arial"/>
            <w:sz w:val="24"/>
          </w:rPr>
          <w:delText>bb</w:delText>
        </w:r>
      </w:del>
      <w:ins w:id="87" w:author="Author">
        <w:r w:rsidR="00040617">
          <w:rPr>
            <w:rFonts w:cs="Arial"/>
            <w:sz w:val="24"/>
          </w:rPr>
          <w:t>ff</w:t>
        </w:r>
      </w:ins>
      <w:r w:rsidRPr="00B15548">
        <w:rPr>
          <w:rFonts w:cs="Arial"/>
          <w:sz w:val="24"/>
        </w:rPr>
        <w:t>)</w:t>
      </w:r>
      <w:r w:rsidRPr="00B15548">
        <w:rPr>
          <w:rFonts w:cs="Arial"/>
          <w:sz w:val="24"/>
        </w:rPr>
        <w:tab/>
        <w:t>"Major event" means an event as defined in and consistent with IEEE Standard Number 1366-2003, Guide for Electric Power Distribution Reliability Indices.</w:t>
      </w:r>
    </w:p>
    <w:p w14:paraId="0E4240BC" w14:textId="3FC807F6" w:rsidR="008A3C6E" w:rsidRPr="00B15548" w:rsidRDefault="008A3C6E" w:rsidP="008A3C6E">
      <w:pPr>
        <w:pStyle w:val="par1"/>
        <w:widowControl w:val="0"/>
        <w:rPr>
          <w:rFonts w:cs="Arial"/>
          <w:sz w:val="24"/>
        </w:rPr>
      </w:pPr>
      <w:r w:rsidRPr="00B15548">
        <w:rPr>
          <w:rFonts w:cs="Arial"/>
          <w:sz w:val="24"/>
        </w:rPr>
        <w:lastRenderedPageBreak/>
        <w:t>(</w:t>
      </w:r>
      <w:del w:id="88" w:author="Author">
        <w:r w:rsidRPr="00B15548" w:rsidDel="00040617">
          <w:rPr>
            <w:rFonts w:cs="Arial"/>
            <w:sz w:val="24"/>
          </w:rPr>
          <w:delText>cc</w:delText>
        </w:r>
      </w:del>
      <w:ins w:id="89" w:author="Author">
        <w:r w:rsidR="00040617">
          <w:rPr>
            <w:rFonts w:cs="Arial"/>
            <w:sz w:val="24"/>
          </w:rPr>
          <w:t>gg</w:t>
        </w:r>
      </w:ins>
      <w:r w:rsidRPr="00B15548">
        <w:rPr>
          <w:rFonts w:cs="Arial"/>
          <w:sz w:val="24"/>
        </w:rPr>
        <w:t>)</w:t>
      </w:r>
      <w:r w:rsidRPr="00B15548">
        <w:rPr>
          <w:rFonts w:cs="Arial"/>
          <w:sz w:val="24"/>
        </w:rPr>
        <w:tab/>
        <w:t>"MVA" means mega-volt amperes and is the vector sum of the real power and the reactive power.</w:t>
      </w:r>
    </w:p>
    <w:p w14:paraId="1EBA143C" w14:textId="36155672" w:rsidR="008A3C6E" w:rsidRPr="00B15548" w:rsidRDefault="008A3C6E" w:rsidP="008A3C6E">
      <w:pPr>
        <w:pStyle w:val="par1"/>
        <w:widowControl w:val="0"/>
        <w:rPr>
          <w:rFonts w:cs="Arial"/>
          <w:sz w:val="24"/>
        </w:rPr>
      </w:pPr>
      <w:r w:rsidRPr="00B15548">
        <w:rPr>
          <w:rFonts w:cs="Arial"/>
          <w:sz w:val="24"/>
        </w:rPr>
        <w:t>(</w:t>
      </w:r>
      <w:del w:id="90" w:author="Author">
        <w:r w:rsidRPr="00B15548" w:rsidDel="00040617">
          <w:rPr>
            <w:rFonts w:cs="Arial"/>
            <w:sz w:val="24"/>
          </w:rPr>
          <w:delText>dd</w:delText>
        </w:r>
      </w:del>
      <w:ins w:id="91" w:author="Author">
        <w:r w:rsidR="00040617">
          <w:rPr>
            <w:rFonts w:cs="Arial"/>
            <w:sz w:val="24"/>
          </w:rPr>
          <w:t>hh</w:t>
        </w:r>
      </w:ins>
      <w:r w:rsidRPr="00B15548">
        <w:rPr>
          <w:rFonts w:cs="Arial"/>
          <w:sz w:val="24"/>
        </w:rPr>
        <w:t>)</w:t>
      </w:r>
      <w:r w:rsidRPr="00B15548">
        <w:rPr>
          <w:rFonts w:cs="Arial"/>
          <w:sz w:val="24"/>
        </w:rPr>
        <w:tab/>
        <w:t>"Non-standard customer data" means all customer data that are not standard customer data.</w:t>
      </w:r>
    </w:p>
    <w:p w14:paraId="63A71484" w14:textId="50253655" w:rsidR="008A3C6E" w:rsidRPr="00B15548" w:rsidRDefault="008A3C6E" w:rsidP="008A3C6E">
      <w:pPr>
        <w:pStyle w:val="par1"/>
        <w:widowControl w:val="0"/>
        <w:rPr>
          <w:rFonts w:cs="Arial"/>
          <w:sz w:val="24"/>
        </w:rPr>
      </w:pPr>
      <w:r w:rsidRPr="00B15548">
        <w:rPr>
          <w:rFonts w:cs="Arial"/>
          <w:sz w:val="24"/>
        </w:rPr>
        <w:t>(</w:t>
      </w:r>
      <w:del w:id="92" w:author="Author">
        <w:r w:rsidRPr="00B15548" w:rsidDel="00040617">
          <w:rPr>
            <w:rFonts w:cs="Arial"/>
            <w:sz w:val="24"/>
          </w:rPr>
          <w:delText>ee</w:delText>
        </w:r>
      </w:del>
      <w:ins w:id="93" w:author="Author">
        <w:r w:rsidR="00040617">
          <w:rPr>
            <w:rFonts w:cs="Arial"/>
            <w:sz w:val="24"/>
          </w:rPr>
          <w:t>ii</w:t>
        </w:r>
      </w:ins>
      <w:r w:rsidRPr="00B15548">
        <w:rPr>
          <w:rFonts w:cs="Arial"/>
          <w:sz w:val="24"/>
        </w:rPr>
        <w:t>)</w:t>
      </w:r>
      <w:r w:rsidRPr="00B15548">
        <w:rPr>
          <w:rFonts w:cs="Arial"/>
          <w:sz w:val="24"/>
        </w:rPr>
        <w:tab/>
        <w:t>"Output" means the energy and power produced by a generation system.</w:t>
      </w:r>
    </w:p>
    <w:p w14:paraId="1BCAFA2D" w14:textId="44472E6E" w:rsidR="008A3C6E" w:rsidRPr="00B15548" w:rsidRDefault="008A3C6E" w:rsidP="008A3C6E">
      <w:pPr>
        <w:pStyle w:val="par1"/>
        <w:widowControl w:val="0"/>
        <w:rPr>
          <w:rFonts w:cs="Arial"/>
          <w:sz w:val="24"/>
        </w:rPr>
      </w:pPr>
      <w:r w:rsidRPr="00B15548">
        <w:rPr>
          <w:rFonts w:cs="Arial"/>
          <w:sz w:val="24"/>
        </w:rPr>
        <w:t>(</w:t>
      </w:r>
      <w:del w:id="94" w:author="Author">
        <w:r w:rsidRPr="00B15548" w:rsidDel="00040617">
          <w:rPr>
            <w:rFonts w:cs="Arial"/>
            <w:sz w:val="24"/>
          </w:rPr>
          <w:delText>ff</w:delText>
        </w:r>
      </w:del>
      <w:ins w:id="95" w:author="Author">
        <w:r w:rsidR="0007075F">
          <w:rPr>
            <w:rFonts w:cs="Arial"/>
            <w:sz w:val="24"/>
          </w:rPr>
          <w:t>jj</w:t>
        </w:r>
      </w:ins>
      <w:r w:rsidRPr="00B15548">
        <w:rPr>
          <w:rFonts w:cs="Arial"/>
          <w:sz w:val="24"/>
        </w:rPr>
        <w:t>)</w:t>
      </w:r>
      <w:r w:rsidRPr="00B15548">
        <w:rPr>
          <w:rFonts w:cs="Arial"/>
          <w:sz w:val="24"/>
        </w:rPr>
        <w:tab/>
        <w:t>"Past due" means the point at which a utility can affect a customer’s account for regulated service due to non-payment of charges for regulated service.</w:t>
      </w:r>
    </w:p>
    <w:p w14:paraId="54EC4B3E" w14:textId="119403B5" w:rsidR="008A3C6E" w:rsidRPr="00B15548" w:rsidRDefault="008A3C6E" w:rsidP="008A3C6E">
      <w:pPr>
        <w:pStyle w:val="par1"/>
        <w:widowControl w:val="0"/>
        <w:rPr>
          <w:rFonts w:cs="Arial"/>
          <w:sz w:val="24"/>
        </w:rPr>
      </w:pPr>
      <w:r w:rsidRPr="00B15548">
        <w:rPr>
          <w:rFonts w:cs="Arial"/>
          <w:sz w:val="24"/>
        </w:rPr>
        <w:t>(</w:t>
      </w:r>
      <w:del w:id="96" w:author="Author">
        <w:r w:rsidRPr="00B15548" w:rsidDel="00040617">
          <w:rPr>
            <w:rFonts w:cs="Arial"/>
            <w:sz w:val="24"/>
          </w:rPr>
          <w:delText>gg</w:delText>
        </w:r>
      </w:del>
      <w:ins w:id="97" w:author="Author">
        <w:r w:rsidR="00040617">
          <w:rPr>
            <w:rFonts w:cs="Arial"/>
            <w:sz w:val="24"/>
          </w:rPr>
          <w:t>kk</w:t>
        </w:r>
      </w:ins>
      <w:r w:rsidRPr="00B15548">
        <w:rPr>
          <w:rFonts w:cs="Arial"/>
          <w:sz w:val="24"/>
        </w:rPr>
        <w:t>)</w:t>
      </w:r>
      <w:r w:rsidRPr="00B15548">
        <w:rPr>
          <w:rFonts w:cs="Arial"/>
          <w:sz w:val="24"/>
        </w:rPr>
        <w:tab/>
        <w:t xml:space="preserve">"Powerline trail" means a multimodal trail that is: </w:t>
      </w:r>
      <w:ins w:id="98" w:author="Author">
        <w:r w:rsidR="00886FD2">
          <w:rPr>
            <w:rFonts w:cs="Arial"/>
            <w:sz w:val="24"/>
          </w:rPr>
          <w:t xml:space="preserve"> </w:t>
        </w:r>
      </w:ins>
      <w:r w:rsidRPr="00B15548">
        <w:rPr>
          <w:rFonts w:cs="Arial"/>
          <w:sz w:val="24"/>
        </w:rPr>
        <w:t>eight feet in width or wider; made of hard surface such as concrete or compacted gravel; used for recreational purposes or commuting in a manner that does not involve a motor vehicle; and located in an existing transmission or future transmission corridor.</w:t>
      </w:r>
    </w:p>
    <w:p w14:paraId="080F5A86" w14:textId="7942521C" w:rsidR="008A3C6E" w:rsidRPr="00B15548" w:rsidRDefault="008A3C6E" w:rsidP="008A3C6E">
      <w:pPr>
        <w:pStyle w:val="par1"/>
        <w:widowControl w:val="0"/>
        <w:rPr>
          <w:rFonts w:cs="Arial"/>
          <w:sz w:val="24"/>
        </w:rPr>
      </w:pPr>
      <w:r w:rsidRPr="00B15548">
        <w:rPr>
          <w:rFonts w:cs="Arial"/>
          <w:sz w:val="24"/>
        </w:rPr>
        <w:t>(</w:t>
      </w:r>
      <w:del w:id="99" w:author="Author">
        <w:r w:rsidRPr="00B15548" w:rsidDel="00040617">
          <w:rPr>
            <w:rFonts w:cs="Arial"/>
            <w:sz w:val="24"/>
          </w:rPr>
          <w:delText>hh</w:delText>
        </w:r>
      </w:del>
      <w:ins w:id="100" w:author="Author">
        <w:r w:rsidR="00040617">
          <w:rPr>
            <w:rFonts w:cs="Arial"/>
            <w:sz w:val="24"/>
          </w:rPr>
          <w:t>ll</w:t>
        </w:r>
      </w:ins>
      <w:r w:rsidRPr="00B15548">
        <w:rPr>
          <w:rFonts w:cs="Arial"/>
          <w:sz w:val="24"/>
        </w:rPr>
        <w:t>)</w:t>
      </w:r>
      <w:r w:rsidRPr="00B15548">
        <w:rPr>
          <w:rFonts w:cs="Arial"/>
          <w:sz w:val="24"/>
        </w:rPr>
        <w:tab/>
        <w:t>“Project labor agreement,” pursuant to § 24-92-303(9), C.R.S., means a pre-hire collective bargaining agreement between a lead contractor and construction labor organization(s) covering the affected trades necessary to perform work on a project that establishes the terms and conditions of employment of the construction workforce and includes provisions that:</w:t>
      </w:r>
    </w:p>
    <w:p w14:paraId="501087B7" w14:textId="77777777" w:rsidR="008A3C6E" w:rsidRPr="00B15548" w:rsidRDefault="008A3C6E" w:rsidP="008A3C6E">
      <w:pPr>
        <w:pStyle w:val="par2"/>
        <w:widowControl w:val="0"/>
        <w:rPr>
          <w:rFonts w:cs="Arial"/>
          <w:sz w:val="24"/>
        </w:rPr>
      </w:pPr>
      <w:r w:rsidRPr="00B15548">
        <w:rPr>
          <w:rFonts w:cs="Arial"/>
          <w:sz w:val="24"/>
        </w:rPr>
        <w:t>(I)</w:t>
      </w:r>
      <w:r w:rsidRPr="00B15548">
        <w:rPr>
          <w:rFonts w:cs="Arial"/>
          <w:sz w:val="24"/>
        </w:rPr>
        <w:tab/>
        <w:t>set forth effective, immediate, and mutually binding procedures for resolving jurisdictional labor disputes and grievances arising before the completion of work;</w:t>
      </w:r>
    </w:p>
    <w:p w14:paraId="25336ACC" w14:textId="77777777" w:rsidR="008A3C6E" w:rsidRPr="00B15548" w:rsidRDefault="008A3C6E" w:rsidP="008A3C6E">
      <w:pPr>
        <w:pStyle w:val="par2"/>
        <w:widowControl w:val="0"/>
        <w:rPr>
          <w:rFonts w:cs="Arial"/>
          <w:sz w:val="24"/>
        </w:rPr>
      </w:pPr>
      <w:r w:rsidRPr="00B15548">
        <w:rPr>
          <w:rFonts w:cs="Arial"/>
          <w:sz w:val="24"/>
        </w:rPr>
        <w:t>(II)</w:t>
      </w:r>
      <w:r w:rsidRPr="00B15548">
        <w:rPr>
          <w:rFonts w:cs="Arial"/>
          <w:sz w:val="24"/>
        </w:rPr>
        <w:tab/>
        <w:t>contain guarantees against strikes, lockouts, or similar actions;</w:t>
      </w:r>
    </w:p>
    <w:p w14:paraId="4094DC7E" w14:textId="77777777" w:rsidR="008A3C6E" w:rsidRPr="00B15548" w:rsidRDefault="008A3C6E" w:rsidP="008A3C6E">
      <w:pPr>
        <w:pStyle w:val="par2"/>
        <w:widowControl w:val="0"/>
        <w:rPr>
          <w:rFonts w:cs="Arial"/>
          <w:sz w:val="24"/>
        </w:rPr>
      </w:pPr>
      <w:r w:rsidRPr="00B15548">
        <w:rPr>
          <w:rFonts w:cs="Arial"/>
          <w:sz w:val="24"/>
        </w:rPr>
        <w:t>(III)</w:t>
      </w:r>
      <w:r w:rsidRPr="00B15548">
        <w:rPr>
          <w:rFonts w:cs="Arial"/>
          <w:sz w:val="24"/>
        </w:rPr>
        <w:tab/>
        <w:t>ensure a reliable source of trained, skilled, and experienced construction craft labor;</w:t>
      </w:r>
    </w:p>
    <w:p w14:paraId="29DB9315" w14:textId="77777777" w:rsidR="008A3C6E" w:rsidRPr="00B15548" w:rsidRDefault="008A3C6E" w:rsidP="008A3C6E">
      <w:pPr>
        <w:pStyle w:val="par2"/>
        <w:widowControl w:val="0"/>
        <w:rPr>
          <w:rFonts w:cs="Arial"/>
          <w:sz w:val="24"/>
        </w:rPr>
      </w:pPr>
      <w:r w:rsidRPr="00B15548">
        <w:rPr>
          <w:rFonts w:cs="Arial"/>
          <w:sz w:val="24"/>
        </w:rPr>
        <w:t>(IV)</w:t>
      </w:r>
      <w:r w:rsidRPr="00B15548">
        <w:rPr>
          <w:rFonts w:cs="Arial"/>
          <w:sz w:val="24"/>
        </w:rPr>
        <w:tab/>
        <w:t>further public policy objectives regarding improved employment opportunities for minorities, women, or other economically disadvantaged populations in the construction industry, including persons from disproportionately impacted communities, to the extent permitted by state and federal law;</w:t>
      </w:r>
    </w:p>
    <w:p w14:paraId="67A66724" w14:textId="77777777" w:rsidR="008A3C6E" w:rsidRPr="00B15548" w:rsidRDefault="008A3C6E" w:rsidP="008A3C6E">
      <w:pPr>
        <w:pStyle w:val="par2"/>
        <w:widowControl w:val="0"/>
        <w:rPr>
          <w:rFonts w:cs="Arial"/>
          <w:sz w:val="24"/>
        </w:rPr>
      </w:pPr>
      <w:r w:rsidRPr="00B15548">
        <w:rPr>
          <w:rFonts w:cs="Arial"/>
          <w:sz w:val="24"/>
        </w:rPr>
        <w:t>(V)</w:t>
      </w:r>
      <w:r w:rsidRPr="00B15548">
        <w:rPr>
          <w:rFonts w:cs="Arial"/>
          <w:sz w:val="24"/>
        </w:rPr>
        <w:tab/>
        <w:t>permit the selection of the lowest qualified responsible bidder or lowest qualified responsible offeror without regard to union or non-union status at other construction sites; and</w:t>
      </w:r>
    </w:p>
    <w:p w14:paraId="75CFBA19" w14:textId="77777777" w:rsidR="008A3C6E" w:rsidRPr="00B15548" w:rsidRDefault="008A3C6E" w:rsidP="008A3C6E">
      <w:pPr>
        <w:pStyle w:val="par2"/>
        <w:widowControl w:val="0"/>
        <w:rPr>
          <w:rFonts w:cs="Arial"/>
          <w:sz w:val="24"/>
        </w:rPr>
      </w:pPr>
      <w:r w:rsidRPr="00B15548">
        <w:rPr>
          <w:rFonts w:cs="Arial"/>
          <w:sz w:val="24"/>
        </w:rPr>
        <w:t>(VI)</w:t>
      </w:r>
      <w:r w:rsidRPr="00B15548">
        <w:rPr>
          <w:rFonts w:cs="Arial"/>
          <w:sz w:val="24"/>
        </w:rPr>
        <w:tab/>
        <w:t>include other terms as the parties deem appropriate.</w:t>
      </w:r>
    </w:p>
    <w:p w14:paraId="3D23521C" w14:textId="3FAB64BC" w:rsidR="008A3C6E" w:rsidRPr="00B15548" w:rsidRDefault="008A3C6E" w:rsidP="008A3C6E">
      <w:pPr>
        <w:pStyle w:val="par1"/>
        <w:widowControl w:val="0"/>
        <w:rPr>
          <w:rFonts w:cs="Arial"/>
          <w:sz w:val="24"/>
        </w:rPr>
      </w:pPr>
      <w:r w:rsidRPr="00B15548">
        <w:rPr>
          <w:rFonts w:cs="Arial"/>
          <w:sz w:val="24"/>
        </w:rPr>
        <w:lastRenderedPageBreak/>
        <w:t>(</w:t>
      </w:r>
      <w:del w:id="101" w:author="Author">
        <w:r w:rsidRPr="00B15548" w:rsidDel="00040617">
          <w:rPr>
            <w:rFonts w:cs="Arial"/>
            <w:sz w:val="24"/>
          </w:rPr>
          <w:delText>ii</w:delText>
        </w:r>
      </w:del>
      <w:ins w:id="102" w:author="Author">
        <w:r w:rsidR="00040617">
          <w:rPr>
            <w:rFonts w:cs="Arial"/>
            <w:sz w:val="24"/>
          </w:rPr>
          <w:t>mm</w:t>
        </w:r>
      </w:ins>
      <w:r w:rsidRPr="00B15548">
        <w:rPr>
          <w:rFonts w:cs="Arial"/>
          <w:sz w:val="24"/>
        </w:rPr>
        <w:t>)</w:t>
      </w:r>
      <w:r w:rsidRPr="00B15548">
        <w:rPr>
          <w:rFonts w:cs="Arial"/>
          <w:sz w:val="24"/>
        </w:rPr>
        <w:tab/>
        <w:t>"Principal place of business" means the place, in or out of the State of Colorado, where the executive or managing principals who directly oversee the utility's operations in Colorado are located.</w:t>
      </w:r>
    </w:p>
    <w:p w14:paraId="0F11CDEC" w14:textId="20028F9F" w:rsidR="008A3C6E" w:rsidRPr="00B15548" w:rsidRDefault="008A3C6E" w:rsidP="008A3C6E">
      <w:pPr>
        <w:pStyle w:val="par1"/>
        <w:widowControl w:val="0"/>
        <w:rPr>
          <w:rFonts w:cs="Arial"/>
          <w:sz w:val="24"/>
        </w:rPr>
      </w:pPr>
      <w:r w:rsidRPr="00B15548">
        <w:rPr>
          <w:rFonts w:cs="Arial"/>
          <w:sz w:val="24"/>
        </w:rPr>
        <w:t>(</w:t>
      </w:r>
      <w:del w:id="103" w:author="Author">
        <w:r w:rsidRPr="00B15548" w:rsidDel="00040617">
          <w:rPr>
            <w:rFonts w:cs="Arial"/>
            <w:sz w:val="24"/>
          </w:rPr>
          <w:delText>jj</w:delText>
        </w:r>
      </w:del>
      <w:ins w:id="104" w:author="Author">
        <w:r w:rsidR="00040617">
          <w:rPr>
            <w:rFonts w:cs="Arial"/>
            <w:sz w:val="24"/>
          </w:rPr>
          <w:t>nn</w:t>
        </w:r>
      </w:ins>
      <w:r w:rsidRPr="00B15548">
        <w:rPr>
          <w:rFonts w:cs="Arial"/>
          <w:sz w:val="24"/>
        </w:rPr>
        <w:t>)</w:t>
      </w:r>
      <w:r w:rsidRPr="00B15548">
        <w:rPr>
          <w:rFonts w:cs="Arial"/>
          <w:sz w:val="24"/>
        </w:rPr>
        <w:tab/>
        <w:t>"Property owner" means the legal owner of government record for a parcel of real property within the service territory of a utility.  A utility may rely upon the records of a county clerk for the county within which a parcel of property is located to determine ownership of government record.</w:t>
      </w:r>
    </w:p>
    <w:p w14:paraId="391590BB" w14:textId="782051C2" w:rsidR="008A3C6E" w:rsidRPr="00B15548" w:rsidRDefault="008A3C6E" w:rsidP="008A3C6E">
      <w:pPr>
        <w:pStyle w:val="par1"/>
        <w:widowControl w:val="0"/>
        <w:rPr>
          <w:rFonts w:cs="Arial"/>
          <w:sz w:val="24"/>
        </w:rPr>
      </w:pPr>
      <w:r w:rsidRPr="00B15548">
        <w:rPr>
          <w:rFonts w:cs="Arial"/>
          <w:sz w:val="24"/>
        </w:rPr>
        <w:t>(</w:t>
      </w:r>
      <w:del w:id="105" w:author="Author">
        <w:r w:rsidRPr="00B15548" w:rsidDel="00040617">
          <w:rPr>
            <w:rFonts w:cs="Arial"/>
            <w:sz w:val="24"/>
          </w:rPr>
          <w:delText>kk</w:delText>
        </w:r>
      </w:del>
      <w:ins w:id="106" w:author="Author">
        <w:r w:rsidR="00040617">
          <w:rPr>
            <w:rFonts w:cs="Arial"/>
            <w:sz w:val="24"/>
          </w:rPr>
          <w:t>oo</w:t>
        </w:r>
      </w:ins>
      <w:r w:rsidRPr="00B15548">
        <w:rPr>
          <w:rFonts w:cs="Arial"/>
          <w:sz w:val="24"/>
        </w:rPr>
        <w:t>)</w:t>
      </w:r>
      <w:r w:rsidRPr="00B15548">
        <w:rPr>
          <w:rFonts w:cs="Arial"/>
          <w:sz w:val="24"/>
        </w:rPr>
        <w:tab/>
        <w:t>"Qualifying communication" means one of the following methods of communicating with a utility customer about a possible upcoming disconnection of service:</w:t>
      </w:r>
    </w:p>
    <w:p w14:paraId="0B5E200B" w14:textId="77777777" w:rsidR="008A3C6E" w:rsidRPr="00B15548" w:rsidRDefault="008A3C6E" w:rsidP="008A3C6E">
      <w:pPr>
        <w:pStyle w:val="par2"/>
        <w:widowControl w:val="0"/>
        <w:rPr>
          <w:rFonts w:cs="Arial"/>
          <w:sz w:val="24"/>
        </w:rPr>
      </w:pPr>
      <w:r w:rsidRPr="00B15548">
        <w:rPr>
          <w:rFonts w:cs="Arial"/>
          <w:sz w:val="24"/>
        </w:rPr>
        <w:t>(I)</w:t>
      </w:r>
      <w:r w:rsidRPr="00B15548">
        <w:rPr>
          <w:rFonts w:cs="Arial"/>
          <w:sz w:val="24"/>
        </w:rPr>
        <w:tab/>
        <w:t>a physical visit to the customer's premises during which a utility representative speaks with the customer and provides the customer utility assistance information or, if the customer is not available to speak, leaves notice of proposed disconnection and utility assistance information for the customer's review; or</w:t>
      </w:r>
    </w:p>
    <w:p w14:paraId="34FFEBC3" w14:textId="77777777" w:rsidR="008A3C6E" w:rsidRPr="00B15548" w:rsidRDefault="008A3C6E" w:rsidP="008A3C6E">
      <w:pPr>
        <w:pStyle w:val="par2"/>
        <w:widowControl w:val="0"/>
        <w:rPr>
          <w:rFonts w:cs="Arial"/>
          <w:sz w:val="24"/>
        </w:rPr>
      </w:pPr>
      <w:r w:rsidRPr="00B15548">
        <w:rPr>
          <w:rFonts w:cs="Arial"/>
          <w:sz w:val="24"/>
        </w:rPr>
        <w:t>(II)</w:t>
      </w:r>
      <w:r w:rsidRPr="00B15548">
        <w:rPr>
          <w:rFonts w:cs="Arial"/>
          <w:sz w:val="24"/>
        </w:rPr>
        <w:tab/>
        <w:t>a telephone call, text, or e-mail to the customer’s last-known telephone number or email address in which:</w:t>
      </w:r>
    </w:p>
    <w:p w14:paraId="5904604B" w14:textId="77777777" w:rsidR="008A3C6E" w:rsidRPr="00B15548" w:rsidRDefault="008A3C6E" w:rsidP="008A3C6E">
      <w:pPr>
        <w:pStyle w:val="par3"/>
        <w:widowControl w:val="0"/>
        <w:rPr>
          <w:rFonts w:cs="Arial"/>
          <w:sz w:val="24"/>
        </w:rPr>
      </w:pPr>
      <w:r w:rsidRPr="00B15548">
        <w:rPr>
          <w:rFonts w:cs="Arial"/>
          <w:sz w:val="24"/>
        </w:rPr>
        <w:t>(A)</w:t>
      </w:r>
      <w:r w:rsidRPr="00B15548">
        <w:rPr>
          <w:rFonts w:cs="Arial"/>
          <w:sz w:val="24"/>
        </w:rPr>
        <w:tab/>
        <w:t>the utility representative provides the customer with notice of proposed disconnection and utility assistance information; and</w:t>
      </w:r>
    </w:p>
    <w:p w14:paraId="17EF0FE4" w14:textId="77777777" w:rsidR="008A3C6E" w:rsidRPr="00B15548" w:rsidRDefault="008A3C6E" w:rsidP="008A3C6E">
      <w:pPr>
        <w:pStyle w:val="par3"/>
        <w:widowControl w:val="0"/>
        <w:rPr>
          <w:rFonts w:cs="Arial"/>
          <w:sz w:val="24"/>
        </w:rPr>
      </w:pPr>
      <w:r w:rsidRPr="00B15548">
        <w:rPr>
          <w:rFonts w:cs="Arial"/>
          <w:sz w:val="24"/>
        </w:rPr>
        <w:t>(B)</w:t>
      </w:r>
      <w:r w:rsidRPr="00B15548">
        <w:rPr>
          <w:rFonts w:cs="Arial"/>
          <w:sz w:val="24"/>
        </w:rPr>
        <w:tab/>
        <w:t>the utility representative either speaks directly with the customer over the telephone or the customer receives the utility representative’s text or email.</w:t>
      </w:r>
    </w:p>
    <w:p w14:paraId="49414DDB" w14:textId="4C087475" w:rsidR="008A3C6E" w:rsidRPr="00B15548" w:rsidRDefault="008A3C6E" w:rsidP="008A3C6E">
      <w:pPr>
        <w:pStyle w:val="par1"/>
        <w:widowControl w:val="0"/>
        <w:rPr>
          <w:rFonts w:cs="Arial"/>
          <w:sz w:val="24"/>
        </w:rPr>
      </w:pPr>
      <w:r w:rsidRPr="00B15548">
        <w:rPr>
          <w:rFonts w:cs="Arial"/>
          <w:sz w:val="24"/>
        </w:rPr>
        <w:t>(</w:t>
      </w:r>
      <w:del w:id="107" w:author="Author">
        <w:r w:rsidRPr="00B15548" w:rsidDel="00040617">
          <w:rPr>
            <w:rFonts w:cs="Arial"/>
            <w:sz w:val="24"/>
          </w:rPr>
          <w:delText>ll</w:delText>
        </w:r>
      </w:del>
      <w:ins w:id="108" w:author="Author">
        <w:r w:rsidR="00040617">
          <w:rPr>
            <w:rFonts w:cs="Arial"/>
            <w:sz w:val="24"/>
          </w:rPr>
          <w:t>pp</w:t>
        </w:r>
      </w:ins>
      <w:r w:rsidRPr="00B15548">
        <w:rPr>
          <w:rFonts w:cs="Arial"/>
          <w:sz w:val="24"/>
        </w:rPr>
        <w:t>)</w:t>
      </w:r>
      <w:r w:rsidRPr="00B15548">
        <w:rPr>
          <w:rFonts w:cs="Arial"/>
          <w:sz w:val="24"/>
        </w:rPr>
        <w:tab/>
        <w:t>"Rate adjustment mechanism" or "rate rider" means a charge added to a utility bill to recover a specific cost that is not part of the base rate.</w:t>
      </w:r>
    </w:p>
    <w:p w14:paraId="6954B4F4" w14:textId="5C29D75A" w:rsidR="008A3C6E" w:rsidRPr="00B15548" w:rsidRDefault="008A3C6E" w:rsidP="008A3C6E">
      <w:pPr>
        <w:pStyle w:val="par1"/>
        <w:widowControl w:val="0"/>
        <w:rPr>
          <w:rFonts w:cs="Arial"/>
          <w:sz w:val="24"/>
        </w:rPr>
      </w:pPr>
      <w:r w:rsidRPr="00B15548">
        <w:rPr>
          <w:rFonts w:cs="Arial"/>
          <w:sz w:val="24"/>
        </w:rPr>
        <w:t>(</w:t>
      </w:r>
      <w:del w:id="109" w:author="Author">
        <w:r w:rsidRPr="00B15548" w:rsidDel="00040617">
          <w:rPr>
            <w:rFonts w:cs="Arial"/>
            <w:sz w:val="24"/>
          </w:rPr>
          <w:delText>mm</w:delText>
        </w:r>
      </w:del>
      <w:ins w:id="110" w:author="Author">
        <w:r w:rsidR="00040617">
          <w:rPr>
            <w:rFonts w:cs="Arial"/>
            <w:sz w:val="24"/>
          </w:rPr>
          <w:t>qq</w:t>
        </w:r>
      </w:ins>
      <w:r w:rsidRPr="00B15548">
        <w:rPr>
          <w:rFonts w:cs="Arial"/>
          <w:sz w:val="24"/>
        </w:rPr>
        <w:t>)</w:t>
      </w:r>
      <w:r w:rsidRPr="00B15548">
        <w:rPr>
          <w:rFonts w:cs="Arial"/>
          <w:sz w:val="24"/>
        </w:rPr>
        <w:tab/>
        <w:t>"Reference standard" means suitable indicating electrical equipment permanently mounted in a utility's laboratory and used for no purpose other than testing rotating standards.</w:t>
      </w:r>
    </w:p>
    <w:p w14:paraId="71AEF225" w14:textId="7FE790BF" w:rsidR="008A3C6E" w:rsidRPr="00B15548" w:rsidRDefault="008A3C6E" w:rsidP="008A3C6E">
      <w:pPr>
        <w:pStyle w:val="par1"/>
        <w:widowControl w:val="0"/>
        <w:rPr>
          <w:rFonts w:cs="Arial"/>
          <w:sz w:val="24"/>
        </w:rPr>
      </w:pPr>
      <w:r w:rsidRPr="00B15548">
        <w:rPr>
          <w:rFonts w:cs="Arial"/>
          <w:sz w:val="24"/>
        </w:rPr>
        <w:t>(</w:t>
      </w:r>
      <w:del w:id="111" w:author="Author">
        <w:r w:rsidRPr="00B15548" w:rsidDel="00040617">
          <w:rPr>
            <w:rFonts w:cs="Arial"/>
            <w:sz w:val="24"/>
          </w:rPr>
          <w:delText>nn</w:delText>
        </w:r>
      </w:del>
      <w:ins w:id="112" w:author="Author">
        <w:r w:rsidR="00040617">
          <w:rPr>
            <w:rFonts w:cs="Arial"/>
            <w:sz w:val="24"/>
          </w:rPr>
          <w:t>rr</w:t>
        </w:r>
      </w:ins>
      <w:r w:rsidRPr="00B15548">
        <w:rPr>
          <w:rFonts w:cs="Arial"/>
          <w:sz w:val="24"/>
        </w:rPr>
        <w:t>)</w:t>
      </w:r>
      <w:r w:rsidRPr="00B15548">
        <w:rPr>
          <w:rFonts w:cs="Arial"/>
          <w:sz w:val="24"/>
        </w:rPr>
        <w:tab/>
        <w:t>"Regulated charges" means charges billed by a utility to a customer if such charges are approved by the Commission or contained in a tariff of the utility.</w:t>
      </w:r>
    </w:p>
    <w:p w14:paraId="5F8C58CB" w14:textId="447DD2AE" w:rsidR="008A3C6E" w:rsidRPr="00B15548" w:rsidRDefault="008A3C6E" w:rsidP="008A3C6E">
      <w:pPr>
        <w:pStyle w:val="par1"/>
        <w:widowControl w:val="0"/>
        <w:rPr>
          <w:rFonts w:cs="Arial"/>
          <w:color w:val="0070C0"/>
          <w:sz w:val="24"/>
        </w:rPr>
      </w:pPr>
      <w:r w:rsidRPr="00B15548">
        <w:rPr>
          <w:rFonts w:cs="Arial"/>
          <w:sz w:val="24"/>
        </w:rPr>
        <w:t>(</w:t>
      </w:r>
      <w:del w:id="113" w:author="Author">
        <w:r w:rsidRPr="00B15548" w:rsidDel="00040617">
          <w:rPr>
            <w:rFonts w:cs="Arial"/>
            <w:sz w:val="24"/>
          </w:rPr>
          <w:delText>oo</w:delText>
        </w:r>
      </w:del>
      <w:ins w:id="114" w:author="Author">
        <w:r w:rsidR="00040617">
          <w:rPr>
            <w:rFonts w:cs="Arial"/>
            <w:sz w:val="24"/>
          </w:rPr>
          <w:t>ss</w:t>
        </w:r>
      </w:ins>
      <w:r w:rsidRPr="00B15548">
        <w:rPr>
          <w:rFonts w:cs="Arial"/>
          <w:sz w:val="24"/>
        </w:rPr>
        <w:t>)</w:t>
      </w:r>
      <w:r w:rsidRPr="00B15548">
        <w:rPr>
          <w:rFonts w:cs="Arial"/>
          <w:sz w:val="24"/>
        </w:rPr>
        <w:tab/>
        <w:t>"RFP" means request for proposals.</w:t>
      </w:r>
    </w:p>
    <w:p w14:paraId="26375E8E" w14:textId="655FCF2D" w:rsidR="008A3C6E" w:rsidRPr="00B15548" w:rsidRDefault="008A3C6E" w:rsidP="008A3C6E">
      <w:pPr>
        <w:pStyle w:val="par1"/>
        <w:widowControl w:val="0"/>
        <w:rPr>
          <w:rFonts w:cs="Arial"/>
          <w:sz w:val="24"/>
        </w:rPr>
      </w:pPr>
      <w:r w:rsidRPr="00B15548">
        <w:rPr>
          <w:rFonts w:cs="Arial"/>
          <w:sz w:val="24"/>
        </w:rPr>
        <w:t>(</w:t>
      </w:r>
      <w:del w:id="115" w:author="Author">
        <w:r w:rsidRPr="00B15548" w:rsidDel="00040617">
          <w:rPr>
            <w:rFonts w:cs="Arial"/>
            <w:sz w:val="24"/>
          </w:rPr>
          <w:delText>pp</w:delText>
        </w:r>
      </w:del>
      <w:ins w:id="116" w:author="Author">
        <w:r w:rsidR="00040617">
          <w:rPr>
            <w:rFonts w:cs="Arial"/>
            <w:sz w:val="24"/>
          </w:rPr>
          <w:t>tt</w:t>
        </w:r>
      </w:ins>
      <w:r w:rsidRPr="00B15548">
        <w:rPr>
          <w:rFonts w:cs="Arial"/>
          <w:sz w:val="24"/>
        </w:rPr>
        <w:t>)</w:t>
      </w:r>
      <w:r w:rsidRPr="00B15548">
        <w:rPr>
          <w:rFonts w:cs="Arial"/>
          <w:sz w:val="24"/>
        </w:rPr>
        <w:tab/>
        <w:t>"Rotating standard" means a portable meter used for testing service meters.</w:t>
      </w:r>
    </w:p>
    <w:p w14:paraId="35333C43" w14:textId="0F798CE5" w:rsidR="008A3C6E" w:rsidRPr="00B15548" w:rsidRDefault="008A3C6E" w:rsidP="008A3C6E">
      <w:pPr>
        <w:pStyle w:val="par1"/>
        <w:widowControl w:val="0"/>
        <w:rPr>
          <w:rFonts w:cs="Arial"/>
          <w:sz w:val="24"/>
        </w:rPr>
      </w:pPr>
      <w:r w:rsidRPr="00B15548">
        <w:rPr>
          <w:rFonts w:cs="Arial"/>
          <w:sz w:val="24"/>
        </w:rPr>
        <w:lastRenderedPageBreak/>
        <w:t>(</w:t>
      </w:r>
      <w:del w:id="117" w:author="Author">
        <w:r w:rsidRPr="00B15548" w:rsidDel="00040617">
          <w:rPr>
            <w:rFonts w:cs="Arial"/>
            <w:sz w:val="24"/>
          </w:rPr>
          <w:delText>qq</w:delText>
        </w:r>
      </w:del>
      <w:ins w:id="118" w:author="Author">
        <w:r w:rsidR="00040617">
          <w:rPr>
            <w:rFonts w:cs="Arial"/>
            <w:sz w:val="24"/>
          </w:rPr>
          <w:t>uu</w:t>
        </w:r>
      </w:ins>
      <w:r w:rsidRPr="00B15548">
        <w:rPr>
          <w:rFonts w:cs="Arial"/>
          <w:sz w:val="24"/>
        </w:rPr>
        <w:t>)</w:t>
      </w:r>
      <w:r w:rsidRPr="00B15548">
        <w:rPr>
          <w:rFonts w:cs="Arial"/>
          <w:sz w:val="24"/>
        </w:rPr>
        <w:tab/>
        <w:t>"RUS" means the Rural Utilities Service of the United States Department of Agriculture, or its successor agencies.</w:t>
      </w:r>
    </w:p>
    <w:p w14:paraId="099BA58B" w14:textId="4DE4FB02" w:rsidR="008A3C6E" w:rsidRPr="00B15548" w:rsidRDefault="008A3C6E" w:rsidP="008A3C6E">
      <w:pPr>
        <w:pStyle w:val="par1"/>
        <w:widowControl w:val="0"/>
        <w:rPr>
          <w:rFonts w:cs="Arial"/>
          <w:sz w:val="24"/>
        </w:rPr>
      </w:pPr>
      <w:r w:rsidRPr="00B15548">
        <w:rPr>
          <w:rFonts w:cs="Arial"/>
          <w:sz w:val="24"/>
        </w:rPr>
        <w:t>(</w:t>
      </w:r>
      <w:del w:id="119" w:author="Author">
        <w:r w:rsidRPr="00B15548" w:rsidDel="00040617">
          <w:rPr>
            <w:rFonts w:cs="Arial"/>
            <w:sz w:val="24"/>
          </w:rPr>
          <w:delText>rr</w:delText>
        </w:r>
      </w:del>
      <w:ins w:id="120" w:author="Author">
        <w:r w:rsidR="00040617">
          <w:rPr>
            <w:rFonts w:cs="Arial"/>
            <w:sz w:val="24"/>
          </w:rPr>
          <w:t>vv</w:t>
        </w:r>
      </w:ins>
      <w:r w:rsidRPr="00B15548">
        <w:rPr>
          <w:rFonts w:cs="Arial"/>
          <w:sz w:val="24"/>
        </w:rPr>
        <w:t>)</w:t>
      </w:r>
      <w:r w:rsidRPr="00B15548">
        <w:rPr>
          <w:rFonts w:cs="Arial"/>
          <w:sz w:val="24"/>
        </w:rPr>
        <w:tab/>
        <w:t>"Service connection" is the location on the customer’s premises/facilities at which a point of delivery of power between the utility and the customer is established.  For example, in the case of a typical residential customer served from overhead secondary supply, this is the location at which the utility’s electric service drop conductors are physically connected to the customer’s electric service entrance conductors.</w:t>
      </w:r>
    </w:p>
    <w:p w14:paraId="332A78C0" w14:textId="5C418E2F" w:rsidR="008A3C6E" w:rsidRPr="00B15548" w:rsidRDefault="008A3C6E" w:rsidP="008A3C6E">
      <w:pPr>
        <w:pStyle w:val="par1"/>
        <w:widowControl w:val="0"/>
        <w:rPr>
          <w:rFonts w:cs="Arial"/>
          <w:sz w:val="24"/>
        </w:rPr>
      </w:pPr>
      <w:r w:rsidRPr="00B15548">
        <w:rPr>
          <w:rFonts w:cs="Arial"/>
          <w:sz w:val="24"/>
        </w:rPr>
        <w:t>(</w:t>
      </w:r>
      <w:del w:id="121" w:author="Author">
        <w:r w:rsidRPr="00B15548" w:rsidDel="00040617">
          <w:rPr>
            <w:rFonts w:cs="Arial"/>
            <w:sz w:val="24"/>
          </w:rPr>
          <w:delText>ss</w:delText>
        </w:r>
      </w:del>
      <w:ins w:id="122" w:author="Author">
        <w:r w:rsidR="002F3AF3">
          <w:rPr>
            <w:rFonts w:cs="Arial"/>
            <w:sz w:val="24"/>
          </w:rPr>
          <w:t>ww</w:t>
        </w:r>
      </w:ins>
      <w:r w:rsidRPr="00B15548">
        <w:rPr>
          <w:rFonts w:cs="Arial"/>
          <w:sz w:val="24"/>
        </w:rPr>
        <w:t>)</w:t>
      </w:r>
      <w:r w:rsidRPr="00B15548">
        <w:rPr>
          <w:rFonts w:cs="Arial"/>
          <w:sz w:val="24"/>
        </w:rPr>
        <w:tab/>
        <w:t>"Standard customer data" means customer data maintained by a utility in its systems in the ordinary course of business.</w:t>
      </w:r>
    </w:p>
    <w:p w14:paraId="7F671A83" w14:textId="7F33FB8E" w:rsidR="008A3C6E" w:rsidRPr="00B15548" w:rsidRDefault="008A3C6E" w:rsidP="008A3C6E">
      <w:pPr>
        <w:pStyle w:val="par1"/>
        <w:widowControl w:val="0"/>
        <w:rPr>
          <w:rFonts w:cs="Arial"/>
          <w:sz w:val="24"/>
        </w:rPr>
      </w:pPr>
      <w:r w:rsidRPr="00B15548">
        <w:rPr>
          <w:rFonts w:cs="Arial"/>
          <w:sz w:val="24"/>
        </w:rPr>
        <w:t>(</w:t>
      </w:r>
      <w:del w:id="123" w:author="Author">
        <w:r w:rsidRPr="00B15548" w:rsidDel="00040617">
          <w:rPr>
            <w:rFonts w:cs="Arial"/>
            <w:sz w:val="24"/>
          </w:rPr>
          <w:delText>tt</w:delText>
        </w:r>
      </w:del>
      <w:ins w:id="124" w:author="Author">
        <w:r w:rsidR="002F3AF3">
          <w:rPr>
            <w:rFonts w:cs="Arial"/>
            <w:sz w:val="24"/>
          </w:rPr>
          <w:t>xx</w:t>
        </w:r>
      </w:ins>
      <w:r w:rsidRPr="00B15548">
        <w:rPr>
          <w:rFonts w:cs="Arial"/>
          <w:sz w:val="24"/>
        </w:rPr>
        <w:t>)</w:t>
      </w:r>
      <w:r w:rsidRPr="00B15548">
        <w:rPr>
          <w:rFonts w:cs="Arial"/>
          <w:sz w:val="24"/>
        </w:rPr>
        <w:tab/>
        <w:t>"Test year" means a twelve-month period that is examined to determine a utility's costs of service in a rate case.</w:t>
      </w:r>
    </w:p>
    <w:p w14:paraId="31711FB5" w14:textId="0BF5A7BB" w:rsidR="008A3C6E" w:rsidRPr="00B15548" w:rsidRDefault="008A3C6E" w:rsidP="008A3C6E">
      <w:pPr>
        <w:pStyle w:val="par1"/>
        <w:widowControl w:val="0"/>
        <w:rPr>
          <w:rFonts w:cs="Arial"/>
          <w:sz w:val="24"/>
        </w:rPr>
      </w:pPr>
      <w:r w:rsidRPr="00B15548">
        <w:rPr>
          <w:rFonts w:cs="Arial"/>
          <w:sz w:val="24"/>
        </w:rPr>
        <w:t>(</w:t>
      </w:r>
      <w:del w:id="125" w:author="Author">
        <w:r w:rsidRPr="00B15548" w:rsidDel="002D2871">
          <w:rPr>
            <w:rFonts w:cs="Arial"/>
            <w:sz w:val="24"/>
          </w:rPr>
          <w:delText>uu</w:delText>
        </w:r>
      </w:del>
      <w:ins w:id="126" w:author="Author">
        <w:r w:rsidR="002F3AF3">
          <w:rPr>
            <w:rFonts w:cs="Arial"/>
            <w:sz w:val="24"/>
          </w:rPr>
          <w:t>yy</w:t>
        </w:r>
      </w:ins>
      <w:r w:rsidRPr="00B15548">
        <w:rPr>
          <w:rFonts w:cs="Arial"/>
          <w:sz w:val="24"/>
        </w:rPr>
        <w:t>)</w:t>
      </w:r>
      <w:r w:rsidRPr="00B15548">
        <w:rPr>
          <w:rFonts w:cs="Arial"/>
          <w:sz w:val="24"/>
        </w:rPr>
        <w:tab/>
        <w:t>"Third-party" means a person who is not the customer, an agent of the customer who has been designated by the customer with the utility and is acting of the customer’s behalf, a regulated utility serving the customer, or a contracted agent, of the utility.</w:t>
      </w:r>
    </w:p>
    <w:p w14:paraId="5BDA3001" w14:textId="72905D8D" w:rsidR="008A3C6E" w:rsidRPr="00B15548" w:rsidRDefault="008A3C6E" w:rsidP="008A3C6E">
      <w:pPr>
        <w:pStyle w:val="par1"/>
        <w:widowControl w:val="0"/>
        <w:rPr>
          <w:rFonts w:cs="Arial"/>
          <w:sz w:val="24"/>
        </w:rPr>
      </w:pPr>
      <w:r w:rsidRPr="00B15548">
        <w:rPr>
          <w:rFonts w:cs="Arial"/>
          <w:sz w:val="24"/>
        </w:rPr>
        <w:t>(</w:t>
      </w:r>
      <w:del w:id="127" w:author="Author">
        <w:r w:rsidRPr="00B15548" w:rsidDel="002D2871">
          <w:rPr>
            <w:rFonts w:cs="Arial"/>
            <w:sz w:val="24"/>
          </w:rPr>
          <w:delText>vv</w:delText>
        </w:r>
      </w:del>
      <w:ins w:id="128" w:author="Author">
        <w:r w:rsidR="002F3AF3">
          <w:rPr>
            <w:rFonts w:cs="Arial"/>
            <w:sz w:val="24"/>
          </w:rPr>
          <w:t>zz</w:t>
        </w:r>
      </w:ins>
      <w:r w:rsidRPr="00B15548">
        <w:rPr>
          <w:rFonts w:cs="Arial"/>
          <w:sz w:val="24"/>
        </w:rPr>
        <w:t>)</w:t>
      </w:r>
      <w:r w:rsidRPr="00B15548">
        <w:rPr>
          <w:rFonts w:cs="Arial"/>
          <w:sz w:val="24"/>
        </w:rPr>
        <w:tab/>
        <w:t>"Transmission corridor" means a tract of land owned, occupied, or leased by a transmission provider as defined in § 33-45-102(11), C.R.S., or covered by an easement or right-of-way held by a transmission provider, where an electric transmission line is constructed, operated, or maintained at a voltage of 69 kilovolts or above.</w:t>
      </w:r>
    </w:p>
    <w:p w14:paraId="5C707A9E" w14:textId="0E4F613A" w:rsidR="008A3C6E" w:rsidRPr="00B15548" w:rsidRDefault="008A3C6E" w:rsidP="008A3C6E">
      <w:pPr>
        <w:pStyle w:val="par1"/>
        <w:widowControl w:val="0"/>
        <w:rPr>
          <w:rFonts w:cs="Arial"/>
          <w:sz w:val="24"/>
        </w:rPr>
      </w:pPr>
      <w:r w:rsidRPr="00B15548">
        <w:rPr>
          <w:rFonts w:cs="Arial"/>
          <w:sz w:val="24"/>
        </w:rPr>
        <w:t>(</w:t>
      </w:r>
      <w:del w:id="129" w:author="Author">
        <w:r w:rsidRPr="00B15548" w:rsidDel="002D2871">
          <w:rPr>
            <w:rFonts w:cs="Arial"/>
            <w:sz w:val="24"/>
          </w:rPr>
          <w:delText>ww</w:delText>
        </w:r>
      </w:del>
      <w:ins w:id="130" w:author="Author">
        <w:r w:rsidR="002F3AF3">
          <w:rPr>
            <w:rFonts w:cs="Arial"/>
            <w:sz w:val="24"/>
          </w:rPr>
          <w:t>aaa</w:t>
        </w:r>
      </w:ins>
      <w:r w:rsidRPr="00B15548">
        <w:rPr>
          <w:rFonts w:cs="Arial"/>
          <w:sz w:val="24"/>
        </w:rPr>
        <w:t>)</w:t>
      </w:r>
      <w:r w:rsidRPr="00B15548">
        <w:rPr>
          <w:rFonts w:cs="Arial"/>
          <w:sz w:val="24"/>
        </w:rPr>
        <w:tab/>
        <w:t>"Transmission facilities" are those lines and related substations designed and operating at voltage levels above the utility's voltages for distribution facilities, including but not limited to related substation facilities such as transformers, capacitor banks, or breakers that are integral to the circuitry of the utility’s transmission system.</w:t>
      </w:r>
    </w:p>
    <w:p w14:paraId="621CDA96" w14:textId="1670406D" w:rsidR="008A3C6E" w:rsidRPr="00B15548" w:rsidRDefault="008A3C6E" w:rsidP="008A3C6E">
      <w:pPr>
        <w:pStyle w:val="par1"/>
        <w:widowControl w:val="0"/>
        <w:rPr>
          <w:rFonts w:cs="Arial"/>
          <w:sz w:val="24"/>
        </w:rPr>
      </w:pPr>
      <w:r w:rsidRPr="00B15548">
        <w:rPr>
          <w:rFonts w:cs="Arial"/>
          <w:sz w:val="24"/>
        </w:rPr>
        <w:t>(</w:t>
      </w:r>
      <w:del w:id="131" w:author="Author">
        <w:r w:rsidRPr="00B15548" w:rsidDel="002D2871">
          <w:rPr>
            <w:rFonts w:cs="Arial"/>
            <w:sz w:val="24"/>
          </w:rPr>
          <w:delText>xx</w:delText>
        </w:r>
      </w:del>
      <w:ins w:id="132" w:author="Author">
        <w:r w:rsidR="002F3AF3">
          <w:rPr>
            <w:rFonts w:cs="Arial"/>
            <w:sz w:val="24"/>
          </w:rPr>
          <w:t>bbb</w:t>
        </w:r>
      </w:ins>
      <w:r w:rsidRPr="00B15548">
        <w:rPr>
          <w:rFonts w:cs="Arial"/>
          <w:sz w:val="24"/>
        </w:rPr>
        <w:t>)</w:t>
      </w:r>
      <w:r w:rsidRPr="00B15548">
        <w:rPr>
          <w:rFonts w:cs="Arial"/>
          <w:sz w:val="24"/>
        </w:rPr>
        <w:tab/>
        <w:t>"Unique identifier" means a customer’s name, mailing address, telephone number, or email address that is displayed on a bill.</w:t>
      </w:r>
    </w:p>
    <w:p w14:paraId="07FA8882" w14:textId="517EF2FE" w:rsidR="008A3C6E" w:rsidRPr="00B15548" w:rsidRDefault="008A3C6E" w:rsidP="008A3C6E">
      <w:pPr>
        <w:pStyle w:val="par1"/>
        <w:widowControl w:val="0"/>
        <w:rPr>
          <w:rFonts w:cs="Arial"/>
          <w:sz w:val="24"/>
        </w:rPr>
      </w:pPr>
      <w:r w:rsidRPr="00B15548">
        <w:rPr>
          <w:rFonts w:cs="Arial"/>
          <w:sz w:val="24"/>
        </w:rPr>
        <w:t>(</w:t>
      </w:r>
      <w:del w:id="133" w:author="Author">
        <w:r w:rsidRPr="00B15548" w:rsidDel="002D2871">
          <w:rPr>
            <w:rFonts w:cs="Arial"/>
            <w:sz w:val="24"/>
          </w:rPr>
          <w:delText>yy</w:delText>
        </w:r>
      </w:del>
      <w:ins w:id="134" w:author="Author">
        <w:r w:rsidR="002F3AF3">
          <w:rPr>
            <w:rFonts w:cs="Arial"/>
            <w:sz w:val="24"/>
          </w:rPr>
          <w:t>ccc</w:t>
        </w:r>
      </w:ins>
      <w:r w:rsidRPr="00B15548">
        <w:rPr>
          <w:rFonts w:cs="Arial"/>
          <w:sz w:val="24"/>
        </w:rPr>
        <w:t>)</w:t>
      </w:r>
      <w:r w:rsidRPr="00B15548">
        <w:rPr>
          <w:rFonts w:cs="Arial"/>
          <w:sz w:val="24"/>
        </w:rPr>
        <w:tab/>
        <w:t>"Unregulated charges" means charges that are billed by a utility to a customer and that are not regulated or approved by the Commission, are not contained in a tariff filed with the Commission, and are for service or merchandise not required as a condition of receiving regulated utility service.</w:t>
      </w:r>
    </w:p>
    <w:p w14:paraId="315398CD" w14:textId="0AAB51B5" w:rsidR="008A3C6E" w:rsidRPr="00B15548" w:rsidRDefault="008A3C6E" w:rsidP="008A3C6E">
      <w:pPr>
        <w:pStyle w:val="par1"/>
        <w:widowControl w:val="0"/>
        <w:rPr>
          <w:rFonts w:cs="Arial"/>
          <w:sz w:val="24"/>
        </w:rPr>
      </w:pPr>
      <w:r w:rsidRPr="00B15548">
        <w:rPr>
          <w:rFonts w:cs="Arial"/>
          <w:sz w:val="24"/>
        </w:rPr>
        <w:t>(</w:t>
      </w:r>
      <w:del w:id="135" w:author="Author">
        <w:r w:rsidRPr="00B15548" w:rsidDel="002D2871">
          <w:rPr>
            <w:rFonts w:cs="Arial"/>
            <w:sz w:val="24"/>
          </w:rPr>
          <w:delText>zz</w:delText>
        </w:r>
      </w:del>
      <w:ins w:id="136" w:author="Author">
        <w:r w:rsidR="002F3AF3">
          <w:rPr>
            <w:rFonts w:cs="Arial"/>
            <w:sz w:val="24"/>
          </w:rPr>
          <w:t>ddd</w:t>
        </w:r>
      </w:ins>
      <w:r w:rsidRPr="00B15548">
        <w:rPr>
          <w:rFonts w:cs="Arial"/>
          <w:sz w:val="24"/>
        </w:rPr>
        <w:t>)</w:t>
      </w:r>
      <w:r w:rsidRPr="00B15548">
        <w:rPr>
          <w:rFonts w:cs="Arial"/>
          <w:sz w:val="24"/>
        </w:rPr>
        <w:tab/>
        <w:t xml:space="preserve">"Utility assistance information" means information that a utility </w:t>
      </w:r>
      <w:r w:rsidRPr="00B15548">
        <w:rPr>
          <w:rFonts w:cs="Arial"/>
          <w:sz w:val="24"/>
        </w:rPr>
        <w:lastRenderedPageBreak/>
        <w:t>representative provides a customer informing the customer that the customer may contact 1-866-HEAT-HELP (1-866-432-8435) to determine if the customer qualifies for utility bill payment assistance.</w:t>
      </w:r>
    </w:p>
    <w:p w14:paraId="6F19C570" w14:textId="3FB39A4D" w:rsidR="008A3C6E" w:rsidRPr="00B15548" w:rsidRDefault="008A3C6E" w:rsidP="008A3C6E">
      <w:pPr>
        <w:pStyle w:val="par1"/>
        <w:widowControl w:val="0"/>
        <w:rPr>
          <w:rFonts w:cs="Arial"/>
          <w:sz w:val="24"/>
        </w:rPr>
      </w:pPr>
      <w:r w:rsidRPr="00B15548">
        <w:rPr>
          <w:rFonts w:cs="Arial"/>
          <w:sz w:val="24"/>
        </w:rPr>
        <w:t>(</w:t>
      </w:r>
      <w:del w:id="137" w:author="Author">
        <w:r w:rsidRPr="00B15548" w:rsidDel="002D2871">
          <w:rPr>
            <w:rFonts w:cs="Arial"/>
            <w:sz w:val="24"/>
          </w:rPr>
          <w:delText>aaa</w:delText>
        </w:r>
      </w:del>
      <w:ins w:id="138" w:author="Author">
        <w:r w:rsidR="002F3AF3">
          <w:rPr>
            <w:rFonts w:cs="Arial"/>
            <w:sz w:val="24"/>
          </w:rPr>
          <w:t>eee</w:t>
        </w:r>
      </w:ins>
      <w:r w:rsidRPr="00B15548">
        <w:rPr>
          <w:rFonts w:cs="Arial"/>
          <w:sz w:val="24"/>
        </w:rPr>
        <w:t>)</w:t>
      </w:r>
      <w:r w:rsidRPr="00B15548">
        <w:rPr>
          <w:rFonts w:cs="Arial"/>
          <w:sz w:val="24"/>
        </w:rPr>
        <w:tab/>
        <w:t>"Utility" means any public utility as defined in § 40-1-103, C.R.S., providing electric, steam, or associated services in the state of Colorado.</w:t>
      </w:r>
    </w:p>
    <w:p w14:paraId="4AB85924" w14:textId="69BDEBA0" w:rsidR="008A3C6E" w:rsidRPr="00B15548" w:rsidRDefault="008A3C6E" w:rsidP="008A3C6E">
      <w:pPr>
        <w:pStyle w:val="par1"/>
        <w:widowControl w:val="0"/>
        <w:rPr>
          <w:rFonts w:cs="Arial"/>
          <w:sz w:val="24"/>
        </w:rPr>
      </w:pPr>
      <w:r w:rsidRPr="00B15548">
        <w:rPr>
          <w:rFonts w:cs="Arial"/>
          <w:sz w:val="24"/>
        </w:rPr>
        <w:t>(</w:t>
      </w:r>
      <w:del w:id="139" w:author="Author">
        <w:r w:rsidRPr="00B15548" w:rsidDel="002D2871">
          <w:rPr>
            <w:rFonts w:cs="Arial"/>
            <w:sz w:val="24"/>
          </w:rPr>
          <w:delText>bbb</w:delText>
        </w:r>
      </w:del>
      <w:ins w:id="140" w:author="Author">
        <w:r w:rsidR="002F3AF3">
          <w:rPr>
            <w:rFonts w:cs="Arial"/>
            <w:sz w:val="24"/>
          </w:rPr>
          <w:t>fff</w:t>
        </w:r>
      </w:ins>
      <w:r w:rsidRPr="00B15548">
        <w:rPr>
          <w:rFonts w:cs="Arial"/>
          <w:sz w:val="24"/>
        </w:rPr>
        <w:t>)</w:t>
      </w:r>
      <w:r w:rsidRPr="00B15548">
        <w:rPr>
          <w:rFonts w:cs="Arial"/>
          <w:sz w:val="24"/>
        </w:rPr>
        <w:tab/>
        <w:t>"Utility service" or "service" means a service offering of a utility, which service offering is regulated by the Commission.</w:t>
      </w:r>
    </w:p>
    <w:p w14:paraId="1D4092DF" w14:textId="61A2FD6A" w:rsidR="00CF257B" w:rsidRPr="00B15548" w:rsidRDefault="008A3C6E" w:rsidP="008A3C6E">
      <w:pPr>
        <w:pStyle w:val="par1"/>
        <w:rPr>
          <w:rFonts w:cs="Arial"/>
          <w:sz w:val="24"/>
        </w:rPr>
      </w:pPr>
      <w:r w:rsidRPr="00B15548">
        <w:rPr>
          <w:rFonts w:cs="Arial"/>
          <w:sz w:val="24"/>
        </w:rPr>
        <w:t>(</w:t>
      </w:r>
      <w:del w:id="141" w:author="Author">
        <w:r w:rsidRPr="00B15548" w:rsidDel="002D2871">
          <w:rPr>
            <w:rFonts w:cs="Arial"/>
            <w:sz w:val="24"/>
          </w:rPr>
          <w:delText>ccc</w:delText>
        </w:r>
      </w:del>
      <w:ins w:id="142" w:author="Author">
        <w:r w:rsidR="002F3AF3">
          <w:rPr>
            <w:rFonts w:cs="Arial"/>
            <w:sz w:val="24"/>
          </w:rPr>
          <w:t>ggg</w:t>
        </w:r>
      </w:ins>
      <w:r w:rsidRPr="00B15548">
        <w:rPr>
          <w:rFonts w:cs="Arial"/>
          <w:sz w:val="24"/>
        </w:rPr>
        <w:t>)</w:t>
      </w:r>
      <w:r w:rsidRPr="00B15548">
        <w:rPr>
          <w:rFonts w:cs="Arial"/>
          <w:sz w:val="24"/>
        </w:rPr>
        <w:tab/>
        <w:t>"Whole building data" means the sum of the monthly electric use for either all meters at a building on a parcel or real property or all buildings on a parcel of real property</w:t>
      </w:r>
      <w:r w:rsidR="00871A89" w:rsidRPr="00B15548">
        <w:rPr>
          <w:rFonts w:cs="Arial"/>
          <w:sz w:val="24"/>
        </w:rPr>
        <w:t>.</w:t>
      </w:r>
    </w:p>
    <w:p w14:paraId="514F31DA" w14:textId="77777777" w:rsidR="00845C50" w:rsidRPr="00B15548" w:rsidRDefault="00845C50" w:rsidP="00845C50">
      <w:pPr>
        <w:pStyle w:val="Title3"/>
        <w:rPr>
          <w:sz w:val="24"/>
          <w:szCs w:val="24"/>
        </w:rPr>
      </w:pPr>
      <w:bookmarkStart w:id="143" w:name="_Toc218838292"/>
      <w:bookmarkEnd w:id="18"/>
      <w:bookmarkEnd w:id="19"/>
      <w:bookmarkEnd w:id="20"/>
      <w:bookmarkEnd w:id="21"/>
      <w:bookmarkEnd w:id="22"/>
      <w:r w:rsidRPr="00B15548">
        <w:rPr>
          <w:sz w:val="24"/>
          <w:szCs w:val="24"/>
        </w:rPr>
        <w:t>3002.</w:t>
      </w:r>
      <w:r w:rsidRPr="00B15548">
        <w:rPr>
          <w:sz w:val="24"/>
          <w:szCs w:val="24"/>
        </w:rPr>
        <w:tab/>
        <w:t>Applications.</w:t>
      </w:r>
      <w:bookmarkEnd w:id="143"/>
    </w:p>
    <w:p w14:paraId="663864EA" w14:textId="77777777" w:rsidR="00871A89" w:rsidRPr="00B15548" w:rsidRDefault="00871A89" w:rsidP="00871A89">
      <w:pPr>
        <w:pStyle w:val="par1"/>
        <w:rPr>
          <w:rFonts w:cs="Arial"/>
          <w:sz w:val="24"/>
        </w:rPr>
      </w:pPr>
      <w:r w:rsidRPr="00B15548">
        <w:rPr>
          <w:rFonts w:cs="Arial"/>
          <w:sz w:val="24"/>
        </w:rPr>
        <w:t>(a)</w:t>
      </w:r>
      <w:r w:rsidRPr="00B15548">
        <w:rPr>
          <w:rFonts w:cs="Arial"/>
          <w:sz w:val="24"/>
        </w:rPr>
        <w:tab/>
        <w:t>Any person may seek Commission action regarding any of the following matters through the filing of an appropriate application to request a(n):</w:t>
      </w:r>
    </w:p>
    <w:p w14:paraId="1C84545B" w14:textId="77777777" w:rsidR="00871A89" w:rsidRPr="00B15548" w:rsidRDefault="00871A89" w:rsidP="00871A89">
      <w:pPr>
        <w:pStyle w:val="par2"/>
        <w:rPr>
          <w:rFonts w:cs="Arial"/>
          <w:color w:val="000000"/>
          <w:sz w:val="24"/>
        </w:rPr>
      </w:pPr>
      <w:r w:rsidRPr="00B15548">
        <w:rPr>
          <w:rFonts w:cs="Arial"/>
          <w:color w:val="000000"/>
          <w:sz w:val="24"/>
        </w:rPr>
        <w:t>(I)</w:t>
      </w:r>
      <w:r w:rsidRPr="00B15548">
        <w:rPr>
          <w:rFonts w:cs="Arial"/>
          <w:color w:val="000000"/>
          <w:sz w:val="24"/>
        </w:rPr>
        <w:tab/>
        <w:t>issuance or extension of a certificate of public convenience and necessity for a franchise, as provided in rule 3100;</w:t>
      </w:r>
    </w:p>
    <w:p w14:paraId="1BA4D764" w14:textId="77777777" w:rsidR="00871A89" w:rsidRPr="00B15548" w:rsidRDefault="00871A89" w:rsidP="00871A89">
      <w:pPr>
        <w:pStyle w:val="par2"/>
        <w:rPr>
          <w:rFonts w:cs="Arial"/>
          <w:color w:val="000000"/>
          <w:sz w:val="24"/>
        </w:rPr>
      </w:pPr>
      <w:r w:rsidRPr="00B15548">
        <w:rPr>
          <w:rFonts w:cs="Arial"/>
          <w:color w:val="000000"/>
          <w:sz w:val="24"/>
        </w:rPr>
        <w:t>(II)</w:t>
      </w:r>
      <w:r w:rsidRPr="00B15548">
        <w:rPr>
          <w:rFonts w:cs="Arial"/>
          <w:color w:val="000000"/>
          <w:sz w:val="24"/>
        </w:rPr>
        <w:tab/>
        <w:t>issuance or extension of a certificate of public convenience and necessity for service territory, as provided in rule 3101;</w:t>
      </w:r>
    </w:p>
    <w:p w14:paraId="1DE7D0E0" w14:textId="77777777" w:rsidR="00871A89" w:rsidRPr="00B15548" w:rsidRDefault="00871A89" w:rsidP="00871A89">
      <w:pPr>
        <w:pStyle w:val="par2"/>
        <w:rPr>
          <w:rFonts w:cs="Arial"/>
          <w:color w:val="000000"/>
          <w:sz w:val="24"/>
        </w:rPr>
      </w:pPr>
      <w:r w:rsidRPr="00B15548">
        <w:rPr>
          <w:rFonts w:cs="Arial"/>
          <w:color w:val="000000"/>
          <w:sz w:val="24"/>
        </w:rPr>
        <w:t>(III)</w:t>
      </w:r>
      <w:r w:rsidRPr="00B15548">
        <w:rPr>
          <w:rFonts w:cs="Arial"/>
          <w:color w:val="000000"/>
          <w:sz w:val="24"/>
        </w:rPr>
        <w:tab/>
        <w:t>issuance of a certificate of public convenience and necessity for construction of facilities, as provided in rule 3102;</w:t>
      </w:r>
    </w:p>
    <w:p w14:paraId="6144E808" w14:textId="77777777" w:rsidR="00871A89" w:rsidRPr="00B15548" w:rsidRDefault="00871A89" w:rsidP="00871A89">
      <w:pPr>
        <w:pStyle w:val="par2"/>
        <w:rPr>
          <w:rFonts w:cs="Arial"/>
          <w:color w:val="000000"/>
          <w:sz w:val="24"/>
        </w:rPr>
      </w:pPr>
      <w:r w:rsidRPr="00B15548">
        <w:rPr>
          <w:rFonts w:cs="Arial"/>
          <w:color w:val="000000"/>
          <w:sz w:val="24"/>
        </w:rPr>
        <w:t>(IV)</w:t>
      </w:r>
      <w:r w:rsidRPr="00B15548">
        <w:rPr>
          <w:rFonts w:cs="Arial"/>
          <w:color w:val="000000"/>
          <w:sz w:val="24"/>
        </w:rPr>
        <w:tab/>
        <w:t>amendment of a certificate of public convenience and necessity in order to change, extend, curtail, abandon, or discontinue any service or facility, as provided in rule 3103;</w:t>
      </w:r>
    </w:p>
    <w:p w14:paraId="2B865FC3" w14:textId="77777777" w:rsidR="00871A89" w:rsidRPr="00B15548" w:rsidRDefault="00871A89" w:rsidP="00871A89">
      <w:pPr>
        <w:pStyle w:val="par2"/>
        <w:rPr>
          <w:rFonts w:cs="Arial"/>
          <w:color w:val="000000"/>
          <w:sz w:val="24"/>
        </w:rPr>
      </w:pPr>
      <w:r w:rsidRPr="00B15548">
        <w:rPr>
          <w:rFonts w:cs="Arial"/>
          <w:color w:val="000000"/>
          <w:sz w:val="24"/>
        </w:rPr>
        <w:t>(V)</w:t>
      </w:r>
      <w:r w:rsidRPr="00B15548">
        <w:rPr>
          <w:rFonts w:cs="Arial"/>
          <w:color w:val="000000"/>
          <w:sz w:val="24"/>
        </w:rPr>
        <w:tab/>
        <w:t>transfer of a certificate of public convenience and necessity, to obtain a controlling interest in any utility, to transfer assets within the jurisdiction of the Commission or stock, or to merge a utility with another entity, as provided in rule 3104;</w:t>
      </w:r>
    </w:p>
    <w:p w14:paraId="5D14820C" w14:textId="77777777" w:rsidR="00871A89" w:rsidRPr="00B15548" w:rsidRDefault="00871A89" w:rsidP="00871A89">
      <w:pPr>
        <w:pStyle w:val="par2"/>
        <w:rPr>
          <w:rFonts w:cs="Arial"/>
          <w:color w:val="000000"/>
          <w:sz w:val="24"/>
        </w:rPr>
      </w:pPr>
      <w:r w:rsidRPr="00B15548">
        <w:rPr>
          <w:rFonts w:cs="Arial"/>
          <w:color w:val="000000"/>
          <w:sz w:val="24"/>
        </w:rPr>
        <w:t>(VI)</w:t>
      </w:r>
      <w:r w:rsidRPr="00B15548">
        <w:rPr>
          <w:rFonts w:cs="Arial"/>
          <w:color w:val="000000"/>
          <w:sz w:val="24"/>
        </w:rPr>
        <w:tab/>
        <w:t>issuance, or assumption of any financial security or to create a lien pursuant to § 40-1-104, as provided in rule 3105;</w:t>
      </w:r>
    </w:p>
    <w:p w14:paraId="76CDE7C3" w14:textId="77777777" w:rsidR="00871A89" w:rsidRPr="00B15548" w:rsidRDefault="00871A89" w:rsidP="00871A89">
      <w:pPr>
        <w:pStyle w:val="par2"/>
        <w:rPr>
          <w:rFonts w:cs="Arial"/>
          <w:color w:val="000000"/>
          <w:sz w:val="24"/>
        </w:rPr>
      </w:pPr>
      <w:r w:rsidRPr="00B15548">
        <w:rPr>
          <w:rFonts w:cs="Arial"/>
          <w:color w:val="000000"/>
          <w:sz w:val="24"/>
        </w:rPr>
        <w:t>(VII)</w:t>
      </w:r>
      <w:r w:rsidRPr="00B15548">
        <w:rPr>
          <w:rFonts w:cs="Arial"/>
          <w:color w:val="000000"/>
          <w:sz w:val="24"/>
        </w:rPr>
        <w:tab/>
        <w:t>flexible regulatory treatment to provide service without reference to tariffs, as provided in rule 3106;</w:t>
      </w:r>
    </w:p>
    <w:p w14:paraId="54412923" w14:textId="77777777" w:rsidR="00871A89" w:rsidRPr="00B15548" w:rsidRDefault="00871A89" w:rsidP="00871A89">
      <w:pPr>
        <w:pStyle w:val="par2"/>
        <w:rPr>
          <w:rFonts w:cs="Arial"/>
          <w:color w:val="000000"/>
          <w:sz w:val="24"/>
        </w:rPr>
      </w:pPr>
      <w:r w:rsidRPr="00B15548">
        <w:rPr>
          <w:rFonts w:cs="Arial"/>
          <w:color w:val="000000"/>
          <w:sz w:val="24"/>
        </w:rPr>
        <w:lastRenderedPageBreak/>
        <w:t>(VIII)</w:t>
      </w:r>
      <w:r w:rsidRPr="00B15548">
        <w:rPr>
          <w:rFonts w:cs="Arial"/>
          <w:color w:val="000000"/>
          <w:sz w:val="24"/>
        </w:rPr>
        <w:tab/>
        <w:t>approval of an air quality improvement program, as provided for in rule 3107;</w:t>
      </w:r>
    </w:p>
    <w:p w14:paraId="62D402F2" w14:textId="77777777" w:rsidR="00871A89" w:rsidRPr="00B15548" w:rsidRDefault="00871A89" w:rsidP="00871A89">
      <w:pPr>
        <w:pStyle w:val="par2"/>
        <w:rPr>
          <w:rFonts w:cs="Arial"/>
          <w:color w:val="000000"/>
          <w:sz w:val="24"/>
        </w:rPr>
      </w:pPr>
      <w:r w:rsidRPr="00B15548">
        <w:rPr>
          <w:rFonts w:cs="Arial"/>
          <w:color w:val="000000"/>
          <w:sz w:val="24"/>
        </w:rPr>
        <w:t>(IX)</w:t>
      </w:r>
      <w:r w:rsidRPr="00B15548">
        <w:rPr>
          <w:rFonts w:cs="Arial"/>
          <w:color w:val="000000"/>
          <w:sz w:val="24"/>
        </w:rPr>
        <w:tab/>
        <w:t>approval of a new tariff or an amendment of a tariff</w:t>
      </w:r>
      <w:r w:rsidRPr="00B15548">
        <w:rPr>
          <w:rFonts w:cs="Arial"/>
          <w:sz w:val="24"/>
        </w:rPr>
        <w:t xml:space="preserve"> for a rate adjustment mechanism</w:t>
      </w:r>
      <w:r w:rsidRPr="00B15548">
        <w:rPr>
          <w:rFonts w:cs="Arial"/>
          <w:color w:val="000000"/>
          <w:sz w:val="24"/>
        </w:rPr>
        <w:t xml:space="preserve"> on less than statutory notice, as provided in rule 3109;</w:t>
      </w:r>
    </w:p>
    <w:p w14:paraId="7A81F8F1" w14:textId="77777777" w:rsidR="00871A89" w:rsidRPr="00B15548" w:rsidRDefault="00871A89" w:rsidP="00871A89">
      <w:pPr>
        <w:pStyle w:val="par2"/>
        <w:rPr>
          <w:rFonts w:cs="Arial"/>
          <w:color w:val="000000"/>
          <w:sz w:val="24"/>
        </w:rPr>
      </w:pPr>
      <w:r w:rsidRPr="00B15548">
        <w:rPr>
          <w:rFonts w:cs="Arial"/>
          <w:color w:val="000000"/>
          <w:sz w:val="24"/>
        </w:rPr>
        <w:t>(X)</w:t>
      </w:r>
      <w:r w:rsidRPr="00B15548">
        <w:rPr>
          <w:rFonts w:cs="Arial"/>
          <w:color w:val="000000"/>
          <w:sz w:val="24"/>
        </w:rPr>
        <w:tab/>
        <w:t>variance of voltage standards, as provided in rule 3202;</w:t>
      </w:r>
    </w:p>
    <w:p w14:paraId="24455E85" w14:textId="77310520" w:rsidR="002D2871" w:rsidRDefault="002D2871" w:rsidP="00871A89">
      <w:pPr>
        <w:pStyle w:val="par2"/>
        <w:rPr>
          <w:ins w:id="144" w:author="Author"/>
          <w:rFonts w:cs="Arial"/>
          <w:color w:val="000000"/>
          <w:sz w:val="24"/>
        </w:rPr>
      </w:pPr>
      <w:ins w:id="145" w:author="Author">
        <w:r>
          <w:rPr>
            <w:rFonts w:cs="Arial"/>
            <w:color w:val="000000"/>
            <w:sz w:val="24"/>
          </w:rPr>
          <w:t>(XI)</w:t>
        </w:r>
        <w:r>
          <w:rPr>
            <w:rFonts w:cs="Arial"/>
            <w:color w:val="000000"/>
            <w:sz w:val="24"/>
          </w:rPr>
          <w:tab/>
          <w:t>an order finding that a planned transmission facility o</w:t>
        </w:r>
        <w:r w:rsidR="00C37835">
          <w:rPr>
            <w:rFonts w:cs="Arial"/>
            <w:color w:val="000000"/>
            <w:sz w:val="24"/>
          </w:rPr>
          <w:t>r</w:t>
        </w:r>
        <w:r>
          <w:rPr>
            <w:rFonts w:cs="Arial"/>
            <w:color w:val="000000"/>
            <w:sz w:val="24"/>
          </w:rPr>
          <w:t xml:space="preserve"> project is in the ordinary course of business and does not require a </w:t>
        </w:r>
        <w:r w:rsidRPr="00B15548">
          <w:rPr>
            <w:rFonts w:cs="Arial"/>
            <w:color w:val="000000"/>
            <w:sz w:val="24"/>
          </w:rPr>
          <w:t>certificate of public convenience and necessity</w:t>
        </w:r>
        <w:r>
          <w:rPr>
            <w:rFonts w:cs="Arial"/>
            <w:color w:val="000000"/>
            <w:sz w:val="24"/>
          </w:rPr>
          <w:t>, as provided in rule 3206</w:t>
        </w:r>
        <w:r w:rsidR="00C37835">
          <w:rPr>
            <w:rFonts w:cs="Arial"/>
            <w:color w:val="000000"/>
            <w:sz w:val="24"/>
          </w:rPr>
          <w:t>;</w:t>
        </w:r>
      </w:ins>
    </w:p>
    <w:p w14:paraId="67383F7E" w14:textId="7AC04262" w:rsidR="00871A89" w:rsidRPr="00B15548" w:rsidRDefault="00871A89" w:rsidP="00871A89">
      <w:pPr>
        <w:pStyle w:val="par2"/>
        <w:rPr>
          <w:rFonts w:cs="Arial"/>
          <w:color w:val="000000"/>
          <w:sz w:val="24"/>
        </w:rPr>
      </w:pPr>
      <w:r w:rsidRPr="00B15548">
        <w:rPr>
          <w:rFonts w:cs="Arial"/>
          <w:color w:val="000000"/>
          <w:sz w:val="24"/>
        </w:rPr>
        <w:t>(</w:t>
      </w:r>
      <w:del w:id="146" w:author="Author">
        <w:r w:rsidRPr="00B15548" w:rsidDel="00C37835">
          <w:rPr>
            <w:rFonts w:cs="Arial"/>
            <w:color w:val="000000"/>
            <w:sz w:val="24"/>
          </w:rPr>
          <w:delText>XI</w:delText>
        </w:r>
      </w:del>
      <w:ins w:id="147" w:author="Author">
        <w:r w:rsidR="00C37835">
          <w:rPr>
            <w:rFonts w:cs="Arial"/>
            <w:color w:val="000000"/>
            <w:sz w:val="24"/>
          </w:rPr>
          <w:t>XII</w:t>
        </w:r>
      </w:ins>
      <w:r w:rsidRPr="00B15548">
        <w:rPr>
          <w:rFonts w:cs="Arial"/>
          <w:color w:val="000000"/>
          <w:sz w:val="24"/>
        </w:rPr>
        <w:t>)</w:t>
      </w:r>
      <w:r w:rsidRPr="00B15548">
        <w:rPr>
          <w:rFonts w:cs="Arial"/>
          <w:color w:val="000000"/>
          <w:sz w:val="24"/>
        </w:rPr>
        <w:tab/>
        <w:t>approval of meter and equipment testing practices, as provided in rule 3303;</w:t>
      </w:r>
    </w:p>
    <w:p w14:paraId="73E8AE0B" w14:textId="459750E1" w:rsidR="00871A89" w:rsidRPr="00B15548" w:rsidRDefault="00871A89" w:rsidP="00871A89">
      <w:pPr>
        <w:pStyle w:val="par2"/>
        <w:rPr>
          <w:rFonts w:cs="Arial"/>
          <w:color w:val="000000"/>
          <w:sz w:val="24"/>
        </w:rPr>
      </w:pPr>
      <w:r w:rsidRPr="00B15548">
        <w:rPr>
          <w:rFonts w:cs="Arial"/>
          <w:color w:val="000000"/>
          <w:sz w:val="24"/>
        </w:rPr>
        <w:t>(</w:t>
      </w:r>
      <w:del w:id="148" w:author="Author">
        <w:r w:rsidRPr="00B15548" w:rsidDel="00C37835">
          <w:rPr>
            <w:rFonts w:cs="Arial"/>
            <w:color w:val="000000"/>
            <w:sz w:val="24"/>
          </w:rPr>
          <w:delText>XII</w:delText>
        </w:r>
      </w:del>
      <w:ins w:id="149" w:author="Author">
        <w:r w:rsidR="00C37835">
          <w:rPr>
            <w:rFonts w:cs="Arial"/>
            <w:color w:val="000000"/>
            <w:sz w:val="24"/>
          </w:rPr>
          <w:t>XIII</w:t>
        </w:r>
      </w:ins>
      <w:r w:rsidRPr="00B15548">
        <w:rPr>
          <w:rFonts w:cs="Arial"/>
          <w:color w:val="000000"/>
          <w:sz w:val="24"/>
        </w:rPr>
        <w:t>)</w:t>
      </w:r>
      <w:r w:rsidRPr="00B15548">
        <w:rPr>
          <w:rFonts w:cs="Arial"/>
          <w:color w:val="000000"/>
          <w:sz w:val="24"/>
        </w:rPr>
        <w:tab/>
        <w:t>approval of a meter sampling program, as provided in rule 3304;</w:t>
      </w:r>
    </w:p>
    <w:p w14:paraId="4069E411" w14:textId="25CFD8CC" w:rsidR="00871A89" w:rsidRPr="00B15548" w:rsidRDefault="00871A89" w:rsidP="00871A89">
      <w:pPr>
        <w:pStyle w:val="par2"/>
        <w:rPr>
          <w:rFonts w:cs="Arial"/>
          <w:color w:val="000000"/>
          <w:sz w:val="24"/>
        </w:rPr>
      </w:pPr>
      <w:r w:rsidRPr="00B15548">
        <w:rPr>
          <w:rFonts w:cs="Arial"/>
          <w:color w:val="000000"/>
          <w:sz w:val="24"/>
        </w:rPr>
        <w:t>(</w:t>
      </w:r>
      <w:del w:id="150" w:author="Author">
        <w:r w:rsidRPr="00B15548" w:rsidDel="00C37835">
          <w:rPr>
            <w:rFonts w:cs="Arial"/>
            <w:color w:val="000000"/>
            <w:sz w:val="24"/>
          </w:rPr>
          <w:delText>XIII</w:delText>
        </w:r>
      </w:del>
      <w:ins w:id="151" w:author="Author">
        <w:r w:rsidR="00C37835">
          <w:rPr>
            <w:rFonts w:cs="Arial"/>
            <w:color w:val="000000"/>
            <w:sz w:val="24"/>
          </w:rPr>
          <w:t>XIV</w:t>
        </w:r>
      </w:ins>
      <w:r w:rsidRPr="00B15548">
        <w:rPr>
          <w:rFonts w:cs="Arial"/>
          <w:color w:val="000000"/>
          <w:sz w:val="24"/>
        </w:rPr>
        <w:t>)</w:t>
      </w:r>
      <w:r w:rsidRPr="00B15548">
        <w:rPr>
          <w:rFonts w:cs="Arial"/>
          <w:color w:val="000000"/>
          <w:sz w:val="24"/>
        </w:rPr>
        <w:tab/>
        <w:t>approval of a refund plan, as provided in rule 3410;</w:t>
      </w:r>
    </w:p>
    <w:p w14:paraId="395F349F" w14:textId="1051E38D" w:rsidR="00871A89" w:rsidRPr="00B15548" w:rsidRDefault="00871A89" w:rsidP="00871A89">
      <w:pPr>
        <w:pStyle w:val="par2"/>
        <w:ind w:left="720" w:firstLine="0"/>
        <w:rPr>
          <w:rFonts w:cs="Arial"/>
          <w:color w:val="000000"/>
          <w:sz w:val="24"/>
        </w:rPr>
      </w:pPr>
      <w:r w:rsidRPr="00B15548">
        <w:rPr>
          <w:rFonts w:cs="Arial"/>
          <w:color w:val="000000"/>
          <w:sz w:val="24"/>
        </w:rPr>
        <w:t>(</w:t>
      </w:r>
      <w:del w:id="152" w:author="Author">
        <w:r w:rsidRPr="00B15548" w:rsidDel="00C37835">
          <w:rPr>
            <w:rFonts w:cs="Arial"/>
            <w:color w:val="000000"/>
            <w:sz w:val="24"/>
          </w:rPr>
          <w:delText>XIV</w:delText>
        </w:r>
      </w:del>
      <w:ins w:id="153" w:author="Author">
        <w:r w:rsidR="00C37835">
          <w:rPr>
            <w:rFonts w:cs="Arial"/>
            <w:color w:val="000000"/>
            <w:sz w:val="24"/>
          </w:rPr>
          <w:t>XV</w:t>
        </w:r>
      </w:ins>
      <w:r w:rsidRPr="00B15548">
        <w:rPr>
          <w:rFonts w:cs="Arial"/>
          <w:color w:val="000000"/>
          <w:sz w:val="24"/>
        </w:rPr>
        <w:t>)</w:t>
      </w:r>
      <w:r w:rsidRPr="00B15548">
        <w:rPr>
          <w:rFonts w:cs="Arial"/>
          <w:color w:val="000000"/>
          <w:sz w:val="24"/>
        </w:rPr>
        <w:tab/>
        <w:t>approval of a Low-Income Energy Assistance Plan, as provided in rule 3411;</w:t>
      </w:r>
    </w:p>
    <w:p w14:paraId="14728670" w14:textId="482B2E92" w:rsidR="00871A89" w:rsidRPr="00B15548" w:rsidRDefault="00871A89" w:rsidP="00871A89">
      <w:pPr>
        <w:pStyle w:val="par2"/>
        <w:rPr>
          <w:rFonts w:cs="Arial"/>
          <w:color w:val="000000"/>
          <w:sz w:val="24"/>
        </w:rPr>
      </w:pPr>
      <w:r w:rsidRPr="00B15548">
        <w:rPr>
          <w:rFonts w:cs="Arial"/>
          <w:color w:val="000000"/>
          <w:sz w:val="24"/>
        </w:rPr>
        <w:t>(</w:t>
      </w:r>
      <w:del w:id="154" w:author="Author">
        <w:r w:rsidRPr="00B15548" w:rsidDel="00C37835">
          <w:rPr>
            <w:rFonts w:cs="Arial"/>
            <w:color w:val="000000"/>
            <w:sz w:val="24"/>
          </w:rPr>
          <w:delText>XV</w:delText>
        </w:r>
      </w:del>
      <w:ins w:id="155" w:author="Author">
        <w:r w:rsidR="00C37835">
          <w:rPr>
            <w:rFonts w:cs="Arial"/>
            <w:color w:val="000000"/>
            <w:sz w:val="24"/>
          </w:rPr>
          <w:t>XVI</w:t>
        </w:r>
      </w:ins>
      <w:r w:rsidRPr="00B15548">
        <w:rPr>
          <w:rFonts w:cs="Arial"/>
          <w:color w:val="000000"/>
          <w:sz w:val="24"/>
        </w:rPr>
        <w:t>)</w:t>
      </w:r>
      <w:r w:rsidRPr="00B15548">
        <w:rPr>
          <w:rFonts w:cs="Arial"/>
          <w:color w:val="000000"/>
          <w:sz w:val="24"/>
        </w:rPr>
        <w:tab/>
        <w:t>approval of a cost assignment and allocation manual, as provided in rule 3503;</w:t>
      </w:r>
    </w:p>
    <w:p w14:paraId="089C45E4" w14:textId="01BB84EC" w:rsidR="00871A89" w:rsidRPr="00B15548" w:rsidRDefault="00871A89" w:rsidP="00871A89">
      <w:pPr>
        <w:pStyle w:val="par2"/>
        <w:rPr>
          <w:rFonts w:cs="Arial"/>
          <w:color w:val="000000"/>
          <w:sz w:val="24"/>
        </w:rPr>
      </w:pPr>
      <w:r w:rsidRPr="00B15548">
        <w:rPr>
          <w:rFonts w:cs="Arial"/>
          <w:color w:val="000000"/>
          <w:sz w:val="24"/>
        </w:rPr>
        <w:t>(</w:t>
      </w:r>
      <w:del w:id="156" w:author="Author">
        <w:r w:rsidRPr="00B15548" w:rsidDel="00C37835">
          <w:rPr>
            <w:rFonts w:cs="Arial"/>
            <w:color w:val="000000"/>
            <w:sz w:val="24"/>
          </w:rPr>
          <w:delText>XVI</w:delText>
        </w:r>
      </w:del>
      <w:ins w:id="157" w:author="Author">
        <w:r w:rsidR="00C37835">
          <w:rPr>
            <w:rFonts w:cs="Arial"/>
            <w:color w:val="000000"/>
            <w:sz w:val="24"/>
          </w:rPr>
          <w:t>XVII</w:t>
        </w:r>
      </w:ins>
      <w:r w:rsidRPr="00B15548">
        <w:rPr>
          <w:rFonts w:cs="Arial"/>
          <w:color w:val="000000"/>
          <w:sz w:val="24"/>
        </w:rPr>
        <w:t>)</w:t>
      </w:r>
      <w:r w:rsidRPr="00B15548">
        <w:rPr>
          <w:rFonts w:cs="Arial"/>
          <w:color w:val="000000"/>
          <w:sz w:val="24"/>
        </w:rPr>
        <w:tab/>
        <w:t>approval of or for amendment to a least-cost resource plan, as provided in rules 3603, 3618, and 3619;</w:t>
      </w:r>
    </w:p>
    <w:p w14:paraId="6E31EF14" w14:textId="51BF59A5" w:rsidR="00871A89" w:rsidRPr="00B15548" w:rsidRDefault="00871A89" w:rsidP="00871A89">
      <w:pPr>
        <w:pStyle w:val="par2"/>
        <w:rPr>
          <w:rFonts w:cs="Arial"/>
          <w:color w:val="000000"/>
          <w:sz w:val="24"/>
        </w:rPr>
      </w:pPr>
      <w:r w:rsidRPr="00B15548">
        <w:rPr>
          <w:rFonts w:cs="Arial"/>
          <w:color w:val="000000"/>
          <w:sz w:val="24"/>
        </w:rPr>
        <w:t>(</w:t>
      </w:r>
      <w:del w:id="158" w:author="Author">
        <w:r w:rsidRPr="00B15548" w:rsidDel="00C37835">
          <w:rPr>
            <w:rFonts w:cs="Arial"/>
            <w:color w:val="000000"/>
            <w:sz w:val="24"/>
          </w:rPr>
          <w:delText>XVII</w:delText>
        </w:r>
      </w:del>
      <w:ins w:id="159" w:author="Author">
        <w:r w:rsidR="00C37835">
          <w:rPr>
            <w:rFonts w:cs="Arial"/>
            <w:color w:val="000000"/>
            <w:sz w:val="24"/>
          </w:rPr>
          <w:t>XVIII</w:t>
        </w:r>
      </w:ins>
      <w:r w:rsidRPr="00B15548">
        <w:rPr>
          <w:rFonts w:cs="Arial"/>
          <w:color w:val="000000"/>
          <w:sz w:val="24"/>
        </w:rPr>
        <w:t>)</w:t>
      </w:r>
      <w:r w:rsidRPr="00B15548">
        <w:rPr>
          <w:rFonts w:cs="Arial"/>
          <w:color w:val="000000"/>
          <w:sz w:val="24"/>
        </w:rPr>
        <w:tab/>
        <w:t>approval of a compliance plan, as provided in rule 3657;</w:t>
      </w:r>
    </w:p>
    <w:p w14:paraId="0CADB566" w14:textId="5DEB4200" w:rsidR="00871A89" w:rsidRPr="00B15548" w:rsidRDefault="00871A89" w:rsidP="00871A89">
      <w:pPr>
        <w:pStyle w:val="par2"/>
        <w:rPr>
          <w:rFonts w:cs="Arial"/>
          <w:color w:val="000000"/>
          <w:sz w:val="24"/>
        </w:rPr>
      </w:pPr>
      <w:r w:rsidRPr="00B15548">
        <w:rPr>
          <w:rFonts w:cs="Arial"/>
          <w:color w:val="000000"/>
          <w:sz w:val="24"/>
        </w:rPr>
        <w:t>(</w:t>
      </w:r>
      <w:del w:id="160" w:author="Author">
        <w:r w:rsidRPr="00B15548" w:rsidDel="00C37835">
          <w:rPr>
            <w:rFonts w:cs="Arial"/>
            <w:color w:val="000000"/>
            <w:sz w:val="24"/>
          </w:rPr>
          <w:delText>XVIII</w:delText>
        </w:r>
      </w:del>
      <w:ins w:id="161" w:author="Author">
        <w:r w:rsidR="00C37835">
          <w:rPr>
            <w:rFonts w:cs="Arial"/>
            <w:color w:val="000000"/>
            <w:sz w:val="24"/>
          </w:rPr>
          <w:t>XIX</w:t>
        </w:r>
      </w:ins>
      <w:r w:rsidRPr="00B15548">
        <w:rPr>
          <w:rFonts w:cs="Arial"/>
          <w:color w:val="000000"/>
          <w:sz w:val="24"/>
        </w:rPr>
        <w:t>)</w:t>
      </w:r>
      <w:r w:rsidRPr="00B15548">
        <w:rPr>
          <w:rFonts w:cs="Arial"/>
          <w:color w:val="000000"/>
          <w:sz w:val="24"/>
        </w:rPr>
        <w:tab/>
        <w:t xml:space="preserve">appeal of local government land use decision, as provided in rule 3703; </w:t>
      </w:r>
      <w:del w:id="162" w:author="Author">
        <w:r w:rsidRPr="00B15548" w:rsidDel="00C37835">
          <w:rPr>
            <w:rFonts w:cs="Arial"/>
            <w:color w:val="000000"/>
            <w:sz w:val="24"/>
          </w:rPr>
          <w:delText>or</w:delText>
        </w:r>
      </w:del>
    </w:p>
    <w:p w14:paraId="6CB1E102" w14:textId="701490A1" w:rsidR="00C37835" w:rsidRDefault="00C37835" w:rsidP="00871A89">
      <w:pPr>
        <w:pStyle w:val="par2"/>
        <w:rPr>
          <w:ins w:id="163" w:author="Author"/>
          <w:rFonts w:cs="Arial"/>
          <w:color w:val="000000"/>
          <w:sz w:val="24"/>
        </w:rPr>
      </w:pPr>
      <w:ins w:id="164" w:author="Author">
        <w:r>
          <w:rPr>
            <w:rFonts w:cs="Arial"/>
            <w:color w:val="000000"/>
            <w:sz w:val="24"/>
          </w:rPr>
          <w:t>(XX)</w:t>
        </w:r>
        <w:r>
          <w:rPr>
            <w:rFonts w:cs="Arial"/>
            <w:color w:val="000000"/>
            <w:sz w:val="24"/>
          </w:rPr>
          <w:tab/>
          <w:t>approval of an A</w:t>
        </w:r>
        <w:r w:rsidR="002C24D1">
          <w:rPr>
            <w:rFonts w:cs="Arial"/>
            <w:color w:val="000000"/>
            <w:sz w:val="24"/>
          </w:rPr>
          <w:t xml:space="preserve">dvanced </w:t>
        </w:r>
        <w:r>
          <w:rPr>
            <w:rFonts w:cs="Arial"/>
            <w:color w:val="000000"/>
            <w:sz w:val="24"/>
          </w:rPr>
          <w:t>T</w:t>
        </w:r>
        <w:r w:rsidR="002C24D1">
          <w:rPr>
            <w:rFonts w:cs="Arial"/>
            <w:color w:val="000000"/>
            <w:sz w:val="24"/>
          </w:rPr>
          <w:t xml:space="preserve">echnologies </w:t>
        </w:r>
        <w:r>
          <w:rPr>
            <w:rFonts w:cs="Arial"/>
            <w:color w:val="000000"/>
            <w:sz w:val="24"/>
          </w:rPr>
          <w:t>T</w:t>
        </w:r>
        <w:r w:rsidR="002C24D1">
          <w:rPr>
            <w:rFonts w:cs="Arial"/>
            <w:color w:val="000000"/>
            <w:sz w:val="24"/>
          </w:rPr>
          <w:t>ransmission</w:t>
        </w:r>
        <w:r>
          <w:rPr>
            <w:rFonts w:cs="Arial"/>
            <w:color w:val="000000"/>
            <w:sz w:val="24"/>
          </w:rPr>
          <w:t xml:space="preserve"> implementation plan, as provided in rule 3893; or</w:t>
        </w:r>
      </w:ins>
    </w:p>
    <w:p w14:paraId="7F14C984" w14:textId="1A8B419D" w:rsidR="00D8305A" w:rsidRPr="00B15548" w:rsidRDefault="00871A89" w:rsidP="00871A89">
      <w:pPr>
        <w:pStyle w:val="par2"/>
        <w:rPr>
          <w:rFonts w:cs="Arial"/>
          <w:color w:val="000000"/>
          <w:sz w:val="24"/>
        </w:rPr>
      </w:pPr>
      <w:r w:rsidRPr="00B15548">
        <w:rPr>
          <w:rFonts w:cs="Arial"/>
          <w:color w:val="000000"/>
          <w:sz w:val="24"/>
        </w:rPr>
        <w:t>(</w:t>
      </w:r>
      <w:del w:id="165" w:author="Author">
        <w:r w:rsidRPr="00B15548" w:rsidDel="00C37835">
          <w:rPr>
            <w:rFonts w:cs="Arial"/>
            <w:color w:val="000000"/>
            <w:sz w:val="24"/>
          </w:rPr>
          <w:delText>XIX</w:delText>
        </w:r>
      </w:del>
      <w:ins w:id="166" w:author="Author">
        <w:r w:rsidR="00C37835">
          <w:rPr>
            <w:rFonts w:cs="Arial"/>
            <w:color w:val="000000"/>
            <w:sz w:val="24"/>
          </w:rPr>
          <w:t>XXI</w:t>
        </w:r>
      </w:ins>
      <w:r w:rsidRPr="00B15548">
        <w:rPr>
          <w:rFonts w:cs="Arial"/>
          <w:color w:val="000000"/>
          <w:sz w:val="24"/>
        </w:rPr>
        <w:t>)</w:t>
      </w:r>
      <w:r w:rsidRPr="00B15548">
        <w:rPr>
          <w:rFonts w:cs="Arial"/>
          <w:color w:val="000000"/>
          <w:sz w:val="24"/>
        </w:rPr>
        <w:tab/>
        <w:t>matter not specifically described in this rule, unless such matter is required to be submitted as a petition under rule 1304, as a motion, or as some other specific type of submittal</w:t>
      </w:r>
      <w:r w:rsidR="00926FC8" w:rsidRPr="00B15548">
        <w:rPr>
          <w:rFonts w:cs="Arial"/>
          <w:color w:val="000000"/>
          <w:sz w:val="24"/>
        </w:rPr>
        <w:t>.</w:t>
      </w:r>
    </w:p>
    <w:p w14:paraId="0270CF44" w14:textId="77777777" w:rsidR="00C37835" w:rsidRPr="00C37835" w:rsidRDefault="00C37835" w:rsidP="00C37835">
      <w:pPr>
        <w:pStyle w:val="upar1"/>
        <w:jc w:val="center"/>
        <w:rPr>
          <w:sz w:val="24"/>
          <w:szCs w:val="24"/>
        </w:rPr>
      </w:pPr>
      <w:r w:rsidRPr="00C37835">
        <w:rPr>
          <w:sz w:val="24"/>
          <w:szCs w:val="24"/>
        </w:rPr>
        <w:t>*           *           *           *</w:t>
      </w:r>
    </w:p>
    <w:p w14:paraId="7994348F" w14:textId="57578A18" w:rsidR="00C37835" w:rsidRPr="00C37835" w:rsidRDefault="00C37835" w:rsidP="00C37835">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6E6B8EB1" w14:textId="77777777" w:rsidR="007E1688" w:rsidRPr="00BC3B2C" w:rsidRDefault="007E1688" w:rsidP="00BC3B2C">
      <w:pPr>
        <w:pStyle w:val="Heading2"/>
        <w:rPr>
          <w:i w:val="0"/>
          <w:iCs w:val="0"/>
          <w:sz w:val="24"/>
          <w:szCs w:val="24"/>
        </w:rPr>
      </w:pPr>
      <w:bookmarkStart w:id="167" w:name="_Toc444850433"/>
      <w:bookmarkStart w:id="168" w:name="_Toc218838316"/>
      <w:bookmarkStart w:id="169" w:name="_Toc218838319"/>
      <w:r w:rsidRPr="00BC3B2C">
        <w:rPr>
          <w:i w:val="0"/>
          <w:iCs w:val="0"/>
          <w:sz w:val="24"/>
          <w:szCs w:val="24"/>
        </w:rPr>
        <w:lastRenderedPageBreak/>
        <w:t>OPERATING AUTHORITY</w:t>
      </w:r>
      <w:bookmarkEnd w:id="167"/>
      <w:bookmarkEnd w:id="168"/>
    </w:p>
    <w:p w14:paraId="044DBB5F" w14:textId="77777777" w:rsidR="007E1688" w:rsidRPr="00C37835" w:rsidRDefault="007E1688" w:rsidP="007E1688">
      <w:pPr>
        <w:pStyle w:val="upar1"/>
        <w:jc w:val="center"/>
        <w:rPr>
          <w:sz w:val="24"/>
          <w:szCs w:val="24"/>
        </w:rPr>
      </w:pPr>
      <w:r w:rsidRPr="00C37835">
        <w:rPr>
          <w:sz w:val="24"/>
          <w:szCs w:val="24"/>
        </w:rPr>
        <w:t>*           *           *           *</w:t>
      </w:r>
    </w:p>
    <w:p w14:paraId="3519EC07" w14:textId="77777777" w:rsidR="007E1688" w:rsidRPr="00C37835" w:rsidRDefault="007E1688" w:rsidP="007E1688">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4AC0388D" w14:textId="77777777" w:rsidR="002211F3" w:rsidRPr="00B15548" w:rsidRDefault="002211F3" w:rsidP="002211F3">
      <w:pPr>
        <w:pStyle w:val="Title3"/>
        <w:rPr>
          <w:sz w:val="24"/>
          <w:szCs w:val="24"/>
        </w:rPr>
      </w:pPr>
      <w:r w:rsidRPr="00B15548">
        <w:rPr>
          <w:sz w:val="24"/>
          <w:szCs w:val="24"/>
        </w:rPr>
        <w:t>3102.</w:t>
      </w:r>
      <w:r w:rsidRPr="00B15548">
        <w:rPr>
          <w:sz w:val="24"/>
          <w:szCs w:val="24"/>
        </w:rPr>
        <w:tab/>
        <w:t>Certificate of Public Convenience and Necessity for Facilities.</w:t>
      </w:r>
      <w:bookmarkEnd w:id="8"/>
      <w:bookmarkEnd w:id="9"/>
      <w:bookmarkEnd w:id="169"/>
    </w:p>
    <w:p w14:paraId="4B465A2E" w14:textId="204C8FA3" w:rsidR="008A3C6E" w:rsidRPr="00B15548" w:rsidRDefault="008A3C6E" w:rsidP="008A3C6E">
      <w:pPr>
        <w:pStyle w:val="par1"/>
        <w:widowControl w:val="0"/>
        <w:rPr>
          <w:rFonts w:cs="Arial"/>
          <w:sz w:val="24"/>
        </w:rPr>
      </w:pPr>
      <w:r w:rsidRPr="00B15548">
        <w:rPr>
          <w:rFonts w:cs="Arial"/>
          <w:sz w:val="24"/>
        </w:rPr>
        <w:t>(a)</w:t>
      </w:r>
      <w:r w:rsidRPr="00B15548">
        <w:rPr>
          <w:rFonts w:cs="Arial"/>
          <w:sz w:val="24"/>
        </w:rPr>
        <w:tab/>
        <w:t>A utility seeking authority to construct and to operate a facility or an extension of a facility pursuant to § 40-5-101, C.R.S., shall file an application pursuant to this rule.  The utility need not apply to the Commission for approval of construction and operation of a facility or an extension of a facility which is in the ordinary course of business</w:t>
      </w:r>
      <w:r w:rsidR="00C37835">
        <w:rPr>
          <w:rFonts w:cs="Arial"/>
          <w:sz w:val="24"/>
        </w:rPr>
        <w:t xml:space="preserve"> </w:t>
      </w:r>
      <w:ins w:id="170" w:author="Author">
        <w:r w:rsidR="00C37835" w:rsidRPr="00C37835">
          <w:rPr>
            <w:sz w:val="24"/>
          </w:rPr>
          <w:t xml:space="preserve">as defined in </w:t>
        </w:r>
        <w:r w:rsidR="00C37835">
          <w:rPr>
            <w:sz w:val="24"/>
          </w:rPr>
          <w:t xml:space="preserve">paragraph </w:t>
        </w:r>
        <w:r w:rsidR="00C37835" w:rsidRPr="00C37835">
          <w:rPr>
            <w:sz w:val="24"/>
          </w:rPr>
          <w:t>3206(b)</w:t>
        </w:r>
      </w:ins>
      <w:r w:rsidRPr="00B15548">
        <w:rPr>
          <w:rFonts w:cs="Arial"/>
          <w:sz w:val="24"/>
        </w:rPr>
        <w:t>.  The utility shall apply to the Commission for approval of construction and operation of a facility or an extension of a facility which is not in the ordinary course of business.</w:t>
      </w:r>
    </w:p>
    <w:p w14:paraId="64FE7232" w14:textId="77777777" w:rsidR="008A3C6E" w:rsidRPr="00B15548" w:rsidRDefault="008A3C6E" w:rsidP="008A3C6E">
      <w:pPr>
        <w:pStyle w:val="par1"/>
        <w:widowControl w:val="0"/>
        <w:rPr>
          <w:rFonts w:cs="Arial"/>
          <w:sz w:val="24"/>
        </w:rPr>
      </w:pPr>
      <w:r w:rsidRPr="00B15548">
        <w:rPr>
          <w:rFonts w:cs="Arial"/>
          <w:sz w:val="24"/>
        </w:rPr>
        <w:t>(b)</w:t>
      </w:r>
      <w:r w:rsidRPr="00B15548">
        <w:rPr>
          <w:rFonts w:cs="Arial"/>
          <w:sz w:val="24"/>
        </w:rPr>
        <w:tab/>
        <w:t>An application for certificate of public convenience and necessity to construct and to operate facilities or an extension of a facility pursuant to § 40-5-101, C.R.S., shall include, in the following order and specifically identified, the following information, either in the application or in appropriately identified attached exhibits:</w:t>
      </w:r>
    </w:p>
    <w:p w14:paraId="106FE00D" w14:textId="52B73675" w:rsidR="008A3C6E" w:rsidRPr="00B15548" w:rsidRDefault="008A3C6E" w:rsidP="008A3C6E">
      <w:pPr>
        <w:pStyle w:val="par2"/>
        <w:widowControl w:val="0"/>
        <w:rPr>
          <w:rFonts w:cs="Arial"/>
          <w:sz w:val="24"/>
        </w:rPr>
      </w:pPr>
      <w:r w:rsidRPr="00B15548">
        <w:rPr>
          <w:rFonts w:cs="Arial"/>
          <w:sz w:val="24"/>
        </w:rPr>
        <w:t>(I)</w:t>
      </w:r>
      <w:r w:rsidRPr="00B15548">
        <w:rPr>
          <w:rFonts w:cs="Arial"/>
          <w:sz w:val="24"/>
        </w:rPr>
        <w:tab/>
        <w:t xml:space="preserve">The information required in </w:t>
      </w:r>
      <w:del w:id="171" w:author="Reyna, Ismael" w:date="2026-06-22T16:23:00Z" w16du:dateUtc="2026-06-22T22:23:00Z">
        <w:r w:rsidRPr="00B15548" w:rsidDel="002105AD">
          <w:rPr>
            <w:rFonts w:cs="Arial"/>
            <w:sz w:val="24"/>
          </w:rPr>
          <w:delText>rules</w:delText>
        </w:r>
      </w:del>
      <w:ins w:id="172" w:author="Reyna, Ismael" w:date="2026-06-22T16:23:00Z" w16du:dateUtc="2026-06-22T22:23:00Z">
        <w:r w:rsidR="002105AD">
          <w:rPr>
            <w:rFonts w:cs="Arial"/>
            <w:sz w:val="24"/>
          </w:rPr>
          <w:t>paragraphs</w:t>
        </w:r>
      </w:ins>
      <w:r w:rsidRPr="00B15548">
        <w:rPr>
          <w:rFonts w:cs="Arial"/>
          <w:sz w:val="24"/>
        </w:rPr>
        <w:t xml:space="preserve"> 3002(b) and 3002(c).</w:t>
      </w:r>
    </w:p>
    <w:p w14:paraId="2EF31E2D" w14:textId="77777777" w:rsidR="008A3C6E" w:rsidRPr="00B15548" w:rsidRDefault="008A3C6E" w:rsidP="008A3C6E">
      <w:pPr>
        <w:pStyle w:val="par2"/>
        <w:widowControl w:val="0"/>
        <w:rPr>
          <w:rFonts w:cs="Arial"/>
          <w:sz w:val="24"/>
        </w:rPr>
      </w:pPr>
      <w:r w:rsidRPr="00B15548">
        <w:rPr>
          <w:rFonts w:cs="Arial"/>
          <w:sz w:val="24"/>
        </w:rPr>
        <w:t>(II)</w:t>
      </w:r>
      <w:r w:rsidRPr="00B15548">
        <w:rPr>
          <w:rFonts w:cs="Arial"/>
          <w:sz w:val="24"/>
        </w:rPr>
        <w:tab/>
        <w:t>A statement of the facts (not conclusory statements) relied upon by the applying utility to show that the public convenience and necessity require the granting of the application or citation to any Commission decision that is relevant to the proposed facilities.</w:t>
      </w:r>
    </w:p>
    <w:p w14:paraId="3FD97AD1" w14:textId="77777777" w:rsidR="008A3C6E" w:rsidRPr="00B15548" w:rsidRDefault="008A3C6E" w:rsidP="008A3C6E">
      <w:pPr>
        <w:pStyle w:val="par2"/>
        <w:widowControl w:val="0"/>
        <w:rPr>
          <w:rFonts w:cs="Arial"/>
          <w:sz w:val="24"/>
        </w:rPr>
      </w:pPr>
      <w:r w:rsidRPr="00B15548">
        <w:rPr>
          <w:rFonts w:cs="Arial"/>
          <w:sz w:val="24"/>
        </w:rPr>
        <w:t>(III)</w:t>
      </w:r>
      <w:r w:rsidRPr="00B15548">
        <w:rPr>
          <w:rFonts w:cs="Arial"/>
          <w:sz w:val="24"/>
        </w:rPr>
        <w:tab/>
        <w:t>A description of the proposed facilities to be constructed.</w:t>
      </w:r>
    </w:p>
    <w:p w14:paraId="15496EEF" w14:textId="41B8D2D0" w:rsidR="008A3C6E" w:rsidRPr="00B15548" w:rsidRDefault="008A3C6E" w:rsidP="008A3C6E">
      <w:pPr>
        <w:pStyle w:val="par2"/>
        <w:widowControl w:val="0"/>
        <w:rPr>
          <w:rFonts w:cs="Arial"/>
          <w:sz w:val="24"/>
        </w:rPr>
      </w:pPr>
      <w:r w:rsidRPr="00B15548">
        <w:rPr>
          <w:rFonts w:cs="Arial"/>
          <w:sz w:val="24"/>
        </w:rPr>
        <w:t>(IV)</w:t>
      </w:r>
      <w:r w:rsidRPr="00B15548">
        <w:rPr>
          <w:rFonts w:cs="Arial"/>
          <w:sz w:val="24"/>
        </w:rPr>
        <w:tab/>
        <w:t>Estimated cost of the proposed facilities to be constructed.</w:t>
      </w:r>
      <w:del w:id="173" w:author="Author">
        <w:r w:rsidRPr="00B15548" w:rsidDel="005F2BA7">
          <w:rPr>
            <w:rFonts w:cs="Arial"/>
            <w:sz w:val="24"/>
          </w:rPr>
          <w:delText xml:space="preserve">  </w:delText>
        </w:r>
        <w:r w:rsidRPr="00B15548" w:rsidDel="00C37835">
          <w:rPr>
            <w:rFonts w:cs="Arial"/>
            <w:sz w:val="24"/>
          </w:rPr>
          <w:delText>If the facility is a transmission facility, the estimated costs shall be itemized as land costs, substation costs, and transmission line costs.</w:delText>
        </w:r>
      </w:del>
    </w:p>
    <w:p w14:paraId="3D31737B" w14:textId="77777777" w:rsidR="008A3C6E" w:rsidRPr="00B15548" w:rsidRDefault="008A3C6E" w:rsidP="008A3C6E">
      <w:pPr>
        <w:pStyle w:val="par2"/>
        <w:widowControl w:val="0"/>
        <w:rPr>
          <w:rFonts w:cs="Arial"/>
          <w:sz w:val="24"/>
        </w:rPr>
      </w:pPr>
      <w:r w:rsidRPr="00B15548">
        <w:rPr>
          <w:rFonts w:cs="Arial"/>
          <w:sz w:val="24"/>
        </w:rPr>
        <w:t>(V)</w:t>
      </w:r>
      <w:r w:rsidRPr="00B15548">
        <w:rPr>
          <w:rFonts w:cs="Arial"/>
          <w:sz w:val="24"/>
        </w:rPr>
        <w:tab/>
        <w:t>Anticipated construction start date, construction period, and in-service date.</w:t>
      </w:r>
    </w:p>
    <w:p w14:paraId="2D28196A" w14:textId="77777777" w:rsidR="008A3C6E" w:rsidRPr="00B15548" w:rsidRDefault="008A3C6E" w:rsidP="008A3C6E">
      <w:pPr>
        <w:pStyle w:val="par2"/>
        <w:widowControl w:val="0"/>
        <w:rPr>
          <w:rFonts w:cs="Arial"/>
          <w:sz w:val="24"/>
        </w:rPr>
      </w:pPr>
      <w:r w:rsidRPr="00B15548">
        <w:rPr>
          <w:rFonts w:cs="Arial"/>
          <w:sz w:val="24"/>
        </w:rPr>
        <w:t>(VI)</w:t>
      </w:r>
      <w:r w:rsidRPr="00B15548">
        <w:rPr>
          <w:rFonts w:cs="Arial"/>
          <w:sz w:val="24"/>
        </w:rPr>
        <w:tab/>
        <w:t>A map showing the general area or actual locations where facilities will be constructed, population centers, major highways, and county and state boundaries.</w:t>
      </w:r>
    </w:p>
    <w:p w14:paraId="7663C847" w14:textId="77777777" w:rsidR="008A3C6E" w:rsidRPr="00B15548" w:rsidRDefault="008A3C6E" w:rsidP="008A3C6E">
      <w:pPr>
        <w:pStyle w:val="par2"/>
        <w:widowControl w:val="0"/>
        <w:rPr>
          <w:rFonts w:cs="Arial"/>
          <w:sz w:val="24"/>
        </w:rPr>
      </w:pPr>
      <w:r w:rsidRPr="00B15548">
        <w:rPr>
          <w:rFonts w:cs="Arial"/>
          <w:sz w:val="24"/>
        </w:rPr>
        <w:t>(VII)</w:t>
      </w:r>
      <w:r w:rsidRPr="00B15548">
        <w:rPr>
          <w:rFonts w:cs="Arial"/>
          <w:sz w:val="24"/>
        </w:rPr>
        <w:tab/>
        <w:t>As applicable, electric one-line diagrams.</w:t>
      </w:r>
    </w:p>
    <w:p w14:paraId="6D0744A6" w14:textId="1EAC9D7D" w:rsidR="008A3C6E" w:rsidRPr="00B15548" w:rsidDel="00C37835" w:rsidRDefault="008A3C6E" w:rsidP="008A3C6E">
      <w:pPr>
        <w:pStyle w:val="par2"/>
        <w:widowControl w:val="0"/>
        <w:rPr>
          <w:del w:id="174" w:author="Author"/>
          <w:rFonts w:cs="Arial"/>
          <w:sz w:val="24"/>
        </w:rPr>
      </w:pPr>
      <w:del w:id="175" w:author="Author">
        <w:r w:rsidRPr="00B15548" w:rsidDel="00C37835">
          <w:rPr>
            <w:rFonts w:cs="Arial"/>
            <w:sz w:val="24"/>
          </w:rPr>
          <w:lastRenderedPageBreak/>
          <w:delText>(VIII)</w:delText>
        </w:r>
        <w:r w:rsidRPr="00B15548" w:rsidDel="00C37835">
          <w:rPr>
            <w:rFonts w:cs="Arial"/>
            <w:sz w:val="24"/>
          </w:rPr>
          <w:tab/>
        </w:r>
        <w:bookmarkStart w:id="176" w:name="_Hlk184716855"/>
        <w:r w:rsidRPr="00B15548" w:rsidDel="00C37835">
          <w:rPr>
            <w:rFonts w:cs="Arial"/>
            <w:sz w:val="24"/>
          </w:rPr>
          <w:delText>For requests for construction or expansion of generating facilities, including pollution control, fuel conversion upgrades, and conversion of coal-fired plants to natural gas plants, the application shall include information about Best Value Employment metrics consistent with paragraph 3211(a) or, in the alternative, information to demonstrate that the project qualifies for an exemption under paragraph 3211(e).  If the information required in paragraph 3211(a) is not available at the time an application is filed because relevant contracts have not yet been entered into, the applicant shall file a status report in the proceeding within 45 days after the last contract has been entered into that identifies how selected contractor(s) meet Best Value Employment metrics.</w:delText>
        </w:r>
      </w:del>
    </w:p>
    <w:p w14:paraId="4AE1940F" w14:textId="7C4B4FAC" w:rsidR="008A3C6E" w:rsidRPr="00B15548" w:rsidRDefault="008A3C6E" w:rsidP="008A3C6E">
      <w:pPr>
        <w:pStyle w:val="par2"/>
        <w:widowControl w:val="0"/>
        <w:tabs>
          <w:tab w:val="clear" w:pos="720"/>
          <w:tab w:val="clear" w:pos="1440"/>
          <w:tab w:val="clear" w:pos="2160"/>
        </w:tabs>
        <w:rPr>
          <w:rFonts w:cs="Arial"/>
          <w:sz w:val="24"/>
        </w:rPr>
      </w:pPr>
      <w:del w:id="177" w:author="Author">
        <w:r w:rsidRPr="00B15548" w:rsidDel="00C37835">
          <w:rPr>
            <w:rFonts w:cs="Arial"/>
            <w:sz w:val="24"/>
          </w:rPr>
          <w:delText>(IX</w:delText>
        </w:r>
      </w:del>
      <w:ins w:id="178" w:author="Author">
        <w:r w:rsidR="00C37835">
          <w:rPr>
            <w:rFonts w:cs="Arial"/>
            <w:sz w:val="24"/>
          </w:rPr>
          <w:t>VIII</w:t>
        </w:r>
      </w:ins>
      <w:r w:rsidRPr="00B15548">
        <w:rPr>
          <w:rFonts w:cs="Arial"/>
          <w:sz w:val="24"/>
        </w:rPr>
        <w:t>)</w:t>
      </w:r>
      <w:r w:rsidRPr="00B15548">
        <w:rPr>
          <w:rFonts w:cs="Arial"/>
          <w:sz w:val="24"/>
        </w:rPr>
        <w:tab/>
        <w:t>The application shall address whether it includes one or more projects that are also ESPW projects, and if so, the applicant shall further attest that material contract terms that comply with paragraph 3211(b) have been or will be included in any relevant contracts and that such terms will be required to be included in any relevant subcontracts.</w:t>
      </w:r>
    </w:p>
    <w:bookmarkEnd w:id="176"/>
    <w:p w14:paraId="4AF9D1C0" w14:textId="6C17C456" w:rsidR="008A3C6E" w:rsidRPr="00B15548" w:rsidDel="00C37835" w:rsidRDefault="008A3C6E" w:rsidP="00C37835">
      <w:pPr>
        <w:pStyle w:val="par2"/>
        <w:widowControl w:val="0"/>
        <w:rPr>
          <w:del w:id="179" w:author="Author"/>
          <w:rFonts w:cs="Arial"/>
          <w:sz w:val="24"/>
        </w:rPr>
      </w:pPr>
      <w:del w:id="180" w:author="Author">
        <w:r w:rsidRPr="00B15548" w:rsidDel="00C37835">
          <w:rPr>
            <w:rFonts w:cs="Arial"/>
            <w:sz w:val="24"/>
          </w:rPr>
          <w:delText>(X)</w:delText>
        </w:r>
        <w:r w:rsidRPr="00B15548" w:rsidDel="00C37835">
          <w:rPr>
            <w:rFonts w:cs="Arial"/>
            <w:sz w:val="24"/>
          </w:rPr>
          <w:tab/>
          <w:delText>As applicable, information on alternatives studied, costs for those alternatives, and criteria used to rank or eliminate alternatives, including, to the extent feasible, information on Best Value Employment metrics pursuant to paragraph 3211(a).</w:delText>
        </w:r>
      </w:del>
    </w:p>
    <w:p w14:paraId="6CF08578" w14:textId="66D40EFA" w:rsidR="008A3C6E" w:rsidRPr="00B15548" w:rsidDel="00C37835" w:rsidRDefault="008A3C6E" w:rsidP="00C37835">
      <w:pPr>
        <w:pStyle w:val="par2"/>
        <w:widowControl w:val="0"/>
        <w:rPr>
          <w:del w:id="181" w:author="Author"/>
          <w:rFonts w:cs="Arial"/>
          <w:sz w:val="24"/>
        </w:rPr>
      </w:pPr>
      <w:del w:id="182" w:author="Author">
        <w:r w:rsidRPr="00B15548" w:rsidDel="00C37835">
          <w:rPr>
            <w:rFonts w:cs="Arial"/>
            <w:sz w:val="24"/>
          </w:rPr>
          <w:delText>(XI)</w:delText>
        </w:r>
        <w:r w:rsidRPr="00B15548" w:rsidDel="00C37835">
          <w:rPr>
            <w:rFonts w:cs="Arial"/>
            <w:sz w:val="24"/>
          </w:rPr>
          <w:tab/>
          <w:delText>As applicable, a report of prudent avoidance measures considered and justification for the measures selected to be implemented.</w:delText>
        </w:r>
      </w:del>
    </w:p>
    <w:p w14:paraId="623D3AD0" w14:textId="2E30AC3A" w:rsidR="008A3C6E" w:rsidRPr="00B15548" w:rsidRDefault="008A3C6E" w:rsidP="008A3C6E">
      <w:pPr>
        <w:pStyle w:val="par2"/>
        <w:widowControl w:val="0"/>
        <w:rPr>
          <w:rFonts w:cs="Arial"/>
          <w:sz w:val="24"/>
        </w:rPr>
      </w:pPr>
      <w:r w:rsidRPr="00B15548">
        <w:rPr>
          <w:rFonts w:cs="Arial"/>
          <w:sz w:val="24"/>
        </w:rPr>
        <w:t>(</w:t>
      </w:r>
      <w:del w:id="183" w:author="Author">
        <w:r w:rsidRPr="00B15548" w:rsidDel="00C37835">
          <w:rPr>
            <w:rFonts w:cs="Arial"/>
            <w:sz w:val="24"/>
          </w:rPr>
          <w:delText>XII</w:delText>
        </w:r>
      </w:del>
      <w:ins w:id="184" w:author="Author">
        <w:r w:rsidR="0010403F">
          <w:rPr>
            <w:rFonts w:cs="Arial"/>
            <w:sz w:val="24"/>
          </w:rPr>
          <w:t>I</w:t>
        </w:r>
        <w:r w:rsidR="00C37835">
          <w:rPr>
            <w:rFonts w:cs="Arial"/>
            <w:sz w:val="24"/>
          </w:rPr>
          <w:t>X</w:t>
        </w:r>
      </w:ins>
      <w:r w:rsidRPr="00B15548">
        <w:rPr>
          <w:rFonts w:cs="Arial"/>
          <w:sz w:val="24"/>
        </w:rPr>
        <w:t>)</w:t>
      </w:r>
      <w:r w:rsidRPr="00B15548">
        <w:rPr>
          <w:rFonts w:cs="Arial"/>
          <w:sz w:val="24"/>
        </w:rPr>
        <w:tab/>
        <w:t>For transmission construction or extension, the utility shall also comply with rule 3206.</w:t>
      </w:r>
    </w:p>
    <w:p w14:paraId="3FE99B69" w14:textId="0AD394C9" w:rsidR="0010403F" w:rsidRDefault="008A3C6E" w:rsidP="008A3C6E">
      <w:pPr>
        <w:pStyle w:val="par1"/>
        <w:widowControl w:val="0"/>
        <w:rPr>
          <w:ins w:id="185" w:author="Author"/>
          <w:sz w:val="24"/>
        </w:rPr>
      </w:pPr>
      <w:r w:rsidRPr="00B15548">
        <w:rPr>
          <w:rFonts w:cs="Arial"/>
          <w:sz w:val="24"/>
        </w:rPr>
        <w:t>(c)</w:t>
      </w:r>
      <w:r w:rsidRPr="00B15548">
        <w:rPr>
          <w:rFonts w:cs="Arial"/>
          <w:sz w:val="24"/>
        </w:rPr>
        <w:tab/>
      </w:r>
      <w:ins w:id="186" w:author="Author">
        <w:r w:rsidR="0010403F" w:rsidRPr="0010403F">
          <w:rPr>
            <w:sz w:val="24"/>
          </w:rPr>
          <w:t xml:space="preserve">CPCNs for transmission facilities. </w:t>
        </w:r>
        <w:r w:rsidR="00282A93">
          <w:rPr>
            <w:sz w:val="24"/>
          </w:rPr>
          <w:t xml:space="preserve"> </w:t>
        </w:r>
      </w:ins>
      <w:r w:rsidRPr="00B15548">
        <w:rPr>
          <w:rFonts w:cs="Arial"/>
          <w:sz w:val="24"/>
        </w:rPr>
        <w:t xml:space="preserve">For an application for a certificate of public convenience and necessity for construction or extension of transmission facilities, the applying utility shall </w:t>
      </w:r>
      <w:ins w:id="187" w:author="Author">
        <w:r w:rsidR="0010403F" w:rsidRPr="0010403F">
          <w:rPr>
            <w:sz w:val="24"/>
          </w:rPr>
          <w:t>include the following information, either in the application or in appropriately identified attached exhibits</w:t>
        </w:r>
        <w:r w:rsidR="00282A93">
          <w:rPr>
            <w:sz w:val="24"/>
          </w:rPr>
          <w:t>.</w:t>
        </w:r>
      </w:ins>
    </w:p>
    <w:p w14:paraId="1F5F947E" w14:textId="42205352" w:rsidR="0010403F" w:rsidRPr="0010403F" w:rsidRDefault="0010403F" w:rsidP="0010403F">
      <w:pPr>
        <w:pStyle w:val="par2"/>
        <w:tabs>
          <w:tab w:val="clear" w:pos="720"/>
        </w:tabs>
        <w:rPr>
          <w:ins w:id="188" w:author="Author"/>
          <w:sz w:val="24"/>
        </w:rPr>
      </w:pPr>
      <w:ins w:id="189" w:author="Author">
        <w:r>
          <w:rPr>
            <w:sz w:val="24"/>
          </w:rPr>
          <w:t>(I)</w:t>
        </w:r>
        <w:r>
          <w:rPr>
            <w:sz w:val="24"/>
          </w:rPr>
          <w:tab/>
        </w:r>
        <w:r w:rsidRPr="0010403F">
          <w:rPr>
            <w:sz w:val="24"/>
          </w:rPr>
          <w:t>Reference to the section of the utility’s most recent Transmission System Plan filed pursuant to rule 3627 where the proposed facilities are described, or in the alternative, an explanation of the reason(s) the proposed facilities do not appear in that plan.</w:t>
        </w:r>
      </w:ins>
    </w:p>
    <w:p w14:paraId="30D06F6E" w14:textId="36C41C52" w:rsidR="0010403F" w:rsidRPr="0010403F" w:rsidRDefault="0010403F" w:rsidP="0010403F">
      <w:pPr>
        <w:pStyle w:val="par2"/>
        <w:rPr>
          <w:ins w:id="190" w:author="Author"/>
          <w:sz w:val="24"/>
        </w:rPr>
      </w:pPr>
      <w:ins w:id="191" w:author="Author">
        <w:r>
          <w:rPr>
            <w:sz w:val="24"/>
          </w:rPr>
          <w:t>(II)</w:t>
        </w:r>
        <w:r>
          <w:rPr>
            <w:sz w:val="24"/>
          </w:rPr>
          <w:tab/>
        </w:r>
        <w:r w:rsidRPr="0010403F">
          <w:rPr>
            <w:sz w:val="24"/>
          </w:rPr>
          <w:t>A narrative describing how the proposed facilities are aligned with the most recent transmission capacity expansion study published by the Colorado Electric Transmission Authority.</w:t>
        </w:r>
      </w:ins>
    </w:p>
    <w:p w14:paraId="474F97A4" w14:textId="511AE2A5" w:rsidR="0010403F" w:rsidRPr="0010403F" w:rsidRDefault="0010403F" w:rsidP="0010403F">
      <w:pPr>
        <w:pStyle w:val="par2"/>
        <w:rPr>
          <w:ins w:id="192" w:author="Author"/>
          <w:sz w:val="24"/>
        </w:rPr>
      </w:pPr>
      <w:ins w:id="193" w:author="Author">
        <w:r>
          <w:rPr>
            <w:sz w:val="24"/>
          </w:rPr>
          <w:lastRenderedPageBreak/>
          <w:t>(III)</w:t>
        </w:r>
        <w:r>
          <w:rPr>
            <w:sz w:val="24"/>
          </w:rPr>
          <w:tab/>
        </w:r>
        <w:r w:rsidRPr="0010403F">
          <w:rPr>
            <w:sz w:val="24"/>
          </w:rPr>
          <w:t>A narrative describing how the facilities proposed in the application are either a component of any regional or inter-regional facilities identified in the utility’s most recent TSP, or would not be rendered obsolete by the construction of such facilities.</w:t>
        </w:r>
      </w:ins>
    </w:p>
    <w:p w14:paraId="53794FC2" w14:textId="2A4C1D15" w:rsidR="0010403F" w:rsidRPr="0010403F" w:rsidRDefault="0010403F" w:rsidP="0010403F">
      <w:pPr>
        <w:pStyle w:val="par2"/>
        <w:rPr>
          <w:ins w:id="194" w:author="Author"/>
          <w:sz w:val="24"/>
        </w:rPr>
      </w:pPr>
      <w:ins w:id="195" w:author="Author">
        <w:r>
          <w:rPr>
            <w:sz w:val="24"/>
          </w:rPr>
          <w:t>(IV)</w:t>
        </w:r>
        <w:r>
          <w:rPr>
            <w:sz w:val="24"/>
          </w:rPr>
          <w:tab/>
        </w:r>
        <w:r w:rsidRPr="0010403F">
          <w:rPr>
            <w:sz w:val="24"/>
          </w:rPr>
          <w:t xml:space="preserve">The estimated costs provided by the utility pursuant to subparagraph 3102(b)(IV) shall be itemized as land costs, substation costs, and transmission line costs. </w:t>
        </w:r>
        <w:r w:rsidR="008566E9">
          <w:rPr>
            <w:sz w:val="24"/>
          </w:rPr>
          <w:t xml:space="preserve"> </w:t>
        </w:r>
        <w:r w:rsidRPr="0010403F">
          <w:rPr>
            <w:sz w:val="24"/>
          </w:rPr>
          <w:t xml:space="preserve">Utilities may use additional categories for equipment that does not logically fall into one of the </w:t>
        </w:r>
        <w:r w:rsidR="008566E9">
          <w:rPr>
            <w:sz w:val="24"/>
          </w:rPr>
          <w:t>listed</w:t>
        </w:r>
        <w:r w:rsidRPr="0010403F">
          <w:rPr>
            <w:sz w:val="24"/>
          </w:rPr>
          <w:t xml:space="preserve"> categories.</w:t>
        </w:r>
      </w:ins>
    </w:p>
    <w:p w14:paraId="6FF5B5DE" w14:textId="10958CC9" w:rsidR="0010403F" w:rsidRPr="00D513A0" w:rsidRDefault="0010403F" w:rsidP="0010403F">
      <w:pPr>
        <w:pStyle w:val="par2"/>
        <w:rPr>
          <w:ins w:id="196" w:author="Author"/>
          <w:sz w:val="24"/>
        </w:rPr>
      </w:pPr>
      <w:ins w:id="197" w:author="Author">
        <w:r>
          <w:rPr>
            <w:sz w:val="24"/>
          </w:rPr>
          <w:t>(V)</w:t>
        </w:r>
        <w:r>
          <w:rPr>
            <w:sz w:val="24"/>
          </w:rPr>
          <w:tab/>
        </w:r>
        <w:r w:rsidRPr="0010403F">
          <w:rPr>
            <w:sz w:val="24"/>
          </w:rPr>
          <w:t xml:space="preserve">Narratives and workpapers describing modeling results for all alternatives deemed reasonably viable pursuant to </w:t>
        </w:r>
        <w:r w:rsidR="008566E9">
          <w:rPr>
            <w:sz w:val="24"/>
          </w:rPr>
          <w:t>sub</w:t>
        </w:r>
        <w:r w:rsidRPr="0010403F">
          <w:rPr>
            <w:sz w:val="24"/>
          </w:rPr>
          <w:t>paragraph 3627(d)(X)</w:t>
        </w:r>
        <w:r w:rsidRPr="00D513A0">
          <w:rPr>
            <w:sz w:val="24"/>
          </w:rPr>
          <w:t xml:space="preserve"> explicitly including Advanced Transmission Technologies. </w:t>
        </w:r>
        <w:r w:rsidR="00282A93">
          <w:rPr>
            <w:sz w:val="24"/>
          </w:rPr>
          <w:t xml:space="preserve"> </w:t>
        </w:r>
        <w:r w:rsidRPr="00D513A0">
          <w:rPr>
            <w:sz w:val="24"/>
          </w:rPr>
          <w:t xml:space="preserve">Regardless of whether the project has previously been included in a Transmission System Plan, the utility shall provide costs and benefits for reasonably viable alternatives, criteria used to rank or eliminate alternatives, the results of the application of these criteria, and justification for any decision by the utility not to model a proposed alternative. </w:t>
        </w:r>
        <w:r w:rsidR="00B52D4B">
          <w:rPr>
            <w:sz w:val="24"/>
          </w:rPr>
          <w:t xml:space="preserve"> </w:t>
        </w:r>
        <w:r w:rsidRPr="00FC183B">
          <w:rPr>
            <w:rFonts w:cs="Arial"/>
            <w:sz w:val="24"/>
          </w:rPr>
          <w:t xml:space="preserve">Information on alternatives considered shall include, to the extent feasible, information on Best Value Employment metrics pursuant to paragraph 3211(a). </w:t>
        </w:r>
        <w:r w:rsidR="00282A93">
          <w:rPr>
            <w:rFonts w:cs="Arial"/>
            <w:sz w:val="24"/>
          </w:rPr>
          <w:t xml:space="preserve"> </w:t>
        </w:r>
        <w:r w:rsidRPr="00FC183B">
          <w:rPr>
            <w:sz w:val="24"/>
          </w:rPr>
          <w:t xml:space="preserve">Inadequate modeling or inadequate justification of a utility’s decision not to model a transmission alternative proposed by a stakeholder and deemed “reasonably viable” </w:t>
        </w:r>
        <w:r w:rsidR="008566E9">
          <w:rPr>
            <w:sz w:val="24"/>
          </w:rPr>
          <w:t>pursuant to sub</w:t>
        </w:r>
        <w:r w:rsidRPr="00FC183B">
          <w:rPr>
            <w:sz w:val="24"/>
          </w:rPr>
          <w:t xml:space="preserve">paragraph </w:t>
        </w:r>
        <w:r w:rsidRPr="0010403F">
          <w:rPr>
            <w:sz w:val="24"/>
          </w:rPr>
          <w:t>3627(d)(X)</w:t>
        </w:r>
        <w:r w:rsidRPr="00D513A0">
          <w:rPr>
            <w:sz w:val="24"/>
          </w:rPr>
          <w:t xml:space="preserve"> may be grounds for the denial of the CPCN.</w:t>
        </w:r>
      </w:ins>
    </w:p>
    <w:p w14:paraId="7EDE0A07" w14:textId="2F3A36FA" w:rsidR="0010403F" w:rsidRPr="00FC183B" w:rsidRDefault="0010403F" w:rsidP="0010403F">
      <w:pPr>
        <w:pStyle w:val="par2"/>
        <w:rPr>
          <w:ins w:id="198" w:author="Author"/>
          <w:sz w:val="24"/>
        </w:rPr>
      </w:pPr>
      <w:ins w:id="199" w:author="Author">
        <w:r w:rsidRPr="00D513A0">
          <w:rPr>
            <w:sz w:val="24"/>
          </w:rPr>
          <w:t>(VI)</w:t>
        </w:r>
        <w:r w:rsidRPr="00D513A0">
          <w:rPr>
            <w:sz w:val="24"/>
          </w:rPr>
          <w:tab/>
          <w:t xml:space="preserve">A narrative presenting the utility’s position on whether cost-benefit analysis of alternatives is or is not appropriate in the determination of whether a CPCN should be granted. </w:t>
        </w:r>
        <w:r w:rsidR="008566E9">
          <w:rPr>
            <w:sz w:val="24"/>
          </w:rPr>
          <w:t xml:space="preserve"> </w:t>
        </w:r>
        <w:r w:rsidRPr="00D513A0">
          <w:rPr>
            <w:sz w:val="24"/>
          </w:rPr>
          <w:t>Where the utility supports cost-benefit analysis, it shall provide the following information</w:t>
        </w:r>
        <w:r w:rsidR="00282A93">
          <w:rPr>
            <w:sz w:val="24"/>
          </w:rPr>
          <w:t>:</w:t>
        </w:r>
      </w:ins>
    </w:p>
    <w:p w14:paraId="27339D10" w14:textId="6477F203" w:rsidR="0010403F" w:rsidRPr="0010403F" w:rsidRDefault="0010403F" w:rsidP="0010403F">
      <w:pPr>
        <w:pStyle w:val="par3"/>
        <w:rPr>
          <w:ins w:id="200" w:author="Author"/>
          <w:sz w:val="24"/>
        </w:rPr>
      </w:pPr>
      <w:ins w:id="201" w:author="Author">
        <w:r w:rsidRPr="0010403F">
          <w:rPr>
            <w:sz w:val="24"/>
          </w:rPr>
          <w:t>(A)</w:t>
        </w:r>
        <w:r w:rsidRPr="0010403F">
          <w:rPr>
            <w:sz w:val="24"/>
          </w:rPr>
          <w:tab/>
        </w:r>
        <w:r w:rsidR="00282A93">
          <w:rPr>
            <w:sz w:val="24"/>
          </w:rPr>
          <w:t>d</w:t>
        </w:r>
        <w:r w:rsidRPr="0010403F">
          <w:rPr>
            <w:sz w:val="24"/>
          </w:rPr>
          <w:t>escriptions of each category of costs and benefits it considered, which, at minimum, shall include:</w:t>
        </w:r>
      </w:ins>
    </w:p>
    <w:p w14:paraId="021D45A9" w14:textId="468C49C7" w:rsidR="0010403F" w:rsidRPr="0010403F" w:rsidRDefault="0010403F" w:rsidP="0010403F">
      <w:pPr>
        <w:pStyle w:val="par4"/>
        <w:rPr>
          <w:ins w:id="202" w:author="Author"/>
          <w:sz w:val="24"/>
        </w:rPr>
      </w:pPr>
      <w:ins w:id="203" w:author="Author">
        <w:r w:rsidRPr="0010403F">
          <w:rPr>
            <w:sz w:val="24"/>
          </w:rPr>
          <w:t>(i)</w:t>
        </w:r>
        <w:r w:rsidRPr="0010403F">
          <w:rPr>
            <w:sz w:val="24"/>
          </w:rPr>
          <w:tab/>
        </w:r>
        <w:r w:rsidR="00282A93">
          <w:rPr>
            <w:sz w:val="24"/>
          </w:rPr>
          <w:t>a</w:t>
        </w:r>
        <w:r w:rsidRPr="0010403F">
          <w:rPr>
            <w:sz w:val="24"/>
          </w:rPr>
          <w:t>voided or deferred reliability transmission facilities and aging infrastructure replacement;</w:t>
        </w:r>
      </w:ins>
    </w:p>
    <w:p w14:paraId="38060583" w14:textId="305C16E0" w:rsidR="0010403F" w:rsidRPr="0010403F" w:rsidRDefault="0010403F" w:rsidP="0010403F">
      <w:pPr>
        <w:pStyle w:val="par4"/>
        <w:rPr>
          <w:ins w:id="204" w:author="Author"/>
          <w:sz w:val="24"/>
        </w:rPr>
      </w:pPr>
      <w:ins w:id="205" w:author="Author">
        <w:r w:rsidRPr="0010403F">
          <w:rPr>
            <w:sz w:val="24"/>
          </w:rPr>
          <w:t>(ii)</w:t>
        </w:r>
        <w:r w:rsidRPr="0010403F">
          <w:rPr>
            <w:sz w:val="24"/>
          </w:rPr>
          <w:tab/>
          <w:t>either reduced loss of load probability or reduced planning reserve margin;</w:t>
        </w:r>
      </w:ins>
    </w:p>
    <w:p w14:paraId="5A0E575F" w14:textId="57E65E33" w:rsidR="0010403F" w:rsidRPr="0010403F" w:rsidRDefault="0010403F" w:rsidP="0010403F">
      <w:pPr>
        <w:pStyle w:val="par4"/>
        <w:rPr>
          <w:ins w:id="206" w:author="Author"/>
          <w:sz w:val="24"/>
        </w:rPr>
      </w:pPr>
      <w:ins w:id="207" w:author="Author">
        <w:r w:rsidRPr="0010403F">
          <w:rPr>
            <w:sz w:val="24"/>
          </w:rPr>
          <w:t>(iii)</w:t>
        </w:r>
        <w:r w:rsidRPr="0010403F">
          <w:rPr>
            <w:sz w:val="24"/>
          </w:rPr>
          <w:tab/>
          <w:t>production cost savings;</w:t>
        </w:r>
      </w:ins>
    </w:p>
    <w:p w14:paraId="733AADC0" w14:textId="3BB8A7AA" w:rsidR="0010403F" w:rsidRPr="0010403F" w:rsidRDefault="0010403F" w:rsidP="0010403F">
      <w:pPr>
        <w:pStyle w:val="par4"/>
        <w:rPr>
          <w:ins w:id="208" w:author="Author"/>
          <w:sz w:val="24"/>
        </w:rPr>
      </w:pPr>
      <w:ins w:id="209" w:author="Author">
        <w:r w:rsidRPr="0010403F">
          <w:rPr>
            <w:sz w:val="24"/>
          </w:rPr>
          <w:t>(iv)</w:t>
        </w:r>
        <w:r w:rsidRPr="0010403F">
          <w:rPr>
            <w:sz w:val="24"/>
          </w:rPr>
          <w:tab/>
          <w:t>reduced transmission energy losses;</w:t>
        </w:r>
      </w:ins>
    </w:p>
    <w:p w14:paraId="2D28A194" w14:textId="77777777" w:rsidR="0010403F" w:rsidRPr="0010403F" w:rsidRDefault="0010403F" w:rsidP="0010403F">
      <w:pPr>
        <w:pStyle w:val="par4"/>
        <w:rPr>
          <w:ins w:id="210" w:author="Author"/>
          <w:sz w:val="24"/>
        </w:rPr>
      </w:pPr>
      <w:ins w:id="211" w:author="Author">
        <w:r w:rsidRPr="0010403F">
          <w:rPr>
            <w:sz w:val="24"/>
          </w:rPr>
          <w:lastRenderedPageBreak/>
          <w:t>(v)</w:t>
        </w:r>
        <w:r w:rsidRPr="0010403F">
          <w:rPr>
            <w:sz w:val="24"/>
          </w:rPr>
          <w:tab/>
          <w:t>reduced congestion due to transmission outages;</w:t>
        </w:r>
      </w:ins>
    </w:p>
    <w:p w14:paraId="0ACB63F1" w14:textId="77777777" w:rsidR="0010403F" w:rsidRPr="0010403F" w:rsidRDefault="0010403F" w:rsidP="0010403F">
      <w:pPr>
        <w:pStyle w:val="par4"/>
        <w:rPr>
          <w:ins w:id="212" w:author="Author"/>
          <w:sz w:val="24"/>
        </w:rPr>
      </w:pPr>
      <w:ins w:id="213" w:author="Author">
        <w:r w:rsidRPr="0010403F">
          <w:rPr>
            <w:sz w:val="24"/>
          </w:rPr>
          <w:t>(vi)</w:t>
        </w:r>
        <w:r w:rsidRPr="0010403F">
          <w:rPr>
            <w:sz w:val="24"/>
          </w:rPr>
          <w:tab/>
          <w:t>mitigation of extreme weather events and unexpected system conditions; and</w:t>
        </w:r>
      </w:ins>
    </w:p>
    <w:p w14:paraId="37C5B85E" w14:textId="708BFDA6" w:rsidR="0010403F" w:rsidRPr="0010403F" w:rsidRDefault="0010403F" w:rsidP="0010403F">
      <w:pPr>
        <w:pStyle w:val="par4"/>
        <w:rPr>
          <w:ins w:id="214" w:author="Author"/>
          <w:sz w:val="24"/>
        </w:rPr>
      </w:pPr>
      <w:ins w:id="215" w:author="Author">
        <w:r w:rsidRPr="0010403F">
          <w:rPr>
            <w:sz w:val="24"/>
          </w:rPr>
          <w:t>(vii)</w:t>
        </w:r>
        <w:r w:rsidRPr="0010403F">
          <w:rPr>
            <w:sz w:val="24"/>
          </w:rPr>
          <w:tab/>
          <w:t>capacity cost benefits from reduced peak energy losses</w:t>
        </w:r>
        <w:r w:rsidR="00282A93">
          <w:rPr>
            <w:sz w:val="24"/>
          </w:rPr>
          <w:t>; and</w:t>
        </w:r>
      </w:ins>
    </w:p>
    <w:p w14:paraId="373EC13F" w14:textId="6CFA1A4E" w:rsidR="0010403F" w:rsidRPr="0010403F" w:rsidRDefault="0010403F" w:rsidP="0010403F">
      <w:pPr>
        <w:pStyle w:val="par3"/>
        <w:rPr>
          <w:ins w:id="216" w:author="Author"/>
          <w:sz w:val="24"/>
        </w:rPr>
      </w:pPr>
      <w:ins w:id="217" w:author="Author">
        <w:r w:rsidRPr="0010403F">
          <w:rPr>
            <w:sz w:val="24"/>
          </w:rPr>
          <w:t>(B)</w:t>
        </w:r>
        <w:r w:rsidRPr="0010403F">
          <w:rPr>
            <w:sz w:val="24"/>
          </w:rPr>
          <w:tab/>
        </w:r>
        <w:r w:rsidR="00282A93">
          <w:rPr>
            <w:sz w:val="24"/>
          </w:rPr>
          <w:t>d</w:t>
        </w:r>
        <w:r w:rsidRPr="0010403F">
          <w:rPr>
            <w:sz w:val="24"/>
          </w:rPr>
          <w:t>escriptions of the methodology for quantifying those costs and benefits that are quantifiable;</w:t>
        </w:r>
      </w:ins>
    </w:p>
    <w:p w14:paraId="7D885238" w14:textId="21F3717F" w:rsidR="0010403F" w:rsidRPr="0010403F" w:rsidRDefault="0010403F" w:rsidP="0010403F">
      <w:pPr>
        <w:pStyle w:val="par3"/>
        <w:rPr>
          <w:ins w:id="218" w:author="Author"/>
          <w:sz w:val="24"/>
        </w:rPr>
      </w:pPr>
      <w:ins w:id="219" w:author="Author">
        <w:r w:rsidRPr="0010403F">
          <w:rPr>
            <w:sz w:val="24"/>
          </w:rPr>
          <w:t>(C)</w:t>
        </w:r>
        <w:r w:rsidRPr="0010403F">
          <w:rPr>
            <w:sz w:val="24"/>
          </w:rPr>
          <w:tab/>
        </w:r>
        <w:r w:rsidR="00282A93">
          <w:rPr>
            <w:sz w:val="24"/>
          </w:rPr>
          <w:t>n</w:t>
        </w:r>
        <w:r w:rsidRPr="0010403F">
          <w:rPr>
            <w:sz w:val="24"/>
          </w:rPr>
          <w:t>arrative descriptions of non-quantifiable benefits;</w:t>
        </w:r>
        <w:r w:rsidR="00282A93">
          <w:rPr>
            <w:sz w:val="24"/>
          </w:rPr>
          <w:t xml:space="preserve"> and</w:t>
        </w:r>
      </w:ins>
    </w:p>
    <w:p w14:paraId="2D6CF7D7" w14:textId="3D034B15" w:rsidR="0010403F" w:rsidRDefault="0010403F" w:rsidP="0010403F">
      <w:pPr>
        <w:pStyle w:val="par1"/>
        <w:widowControl w:val="0"/>
        <w:ind w:left="2160"/>
        <w:rPr>
          <w:ins w:id="220" w:author="Author"/>
          <w:sz w:val="24"/>
        </w:rPr>
      </w:pPr>
      <w:ins w:id="221" w:author="Author">
        <w:r w:rsidRPr="0010403F">
          <w:rPr>
            <w:sz w:val="24"/>
          </w:rPr>
          <w:t>(D)</w:t>
        </w:r>
        <w:r w:rsidRPr="0010403F">
          <w:rPr>
            <w:sz w:val="24"/>
          </w:rPr>
          <w:tab/>
        </w:r>
        <w:r w:rsidR="00282A93">
          <w:rPr>
            <w:sz w:val="24"/>
          </w:rPr>
          <w:t>r</w:t>
        </w:r>
        <w:r w:rsidRPr="0010403F">
          <w:rPr>
            <w:sz w:val="24"/>
          </w:rPr>
          <w:t>esults of cost-benefit analysis for all alternatives considered</w:t>
        </w:r>
        <w:r w:rsidR="00B52D4B">
          <w:rPr>
            <w:sz w:val="24"/>
          </w:rPr>
          <w:t>.</w:t>
        </w:r>
      </w:ins>
    </w:p>
    <w:p w14:paraId="1D1B3DD1" w14:textId="2702276C" w:rsidR="0010403F" w:rsidRPr="0010403F" w:rsidRDefault="0010403F" w:rsidP="0010403F">
      <w:pPr>
        <w:pStyle w:val="par2"/>
        <w:rPr>
          <w:ins w:id="222" w:author="Author"/>
          <w:sz w:val="24"/>
        </w:rPr>
      </w:pPr>
      <w:ins w:id="223" w:author="Author">
        <w:r w:rsidRPr="0010403F">
          <w:rPr>
            <w:sz w:val="24"/>
          </w:rPr>
          <w:t>(VII)</w:t>
        </w:r>
        <w:r w:rsidRPr="0010403F">
          <w:rPr>
            <w:sz w:val="24"/>
          </w:rPr>
          <w:tab/>
          <w:t>The costs of the proposed facilities with financing at the utility’s weighted average cost of capital compared to costs of the proposed facilities with financing at the price and terms of any revenue bonds available from the Colorado Electric Transmission Authority under § 40-42-105, C.R.S.</w:t>
        </w:r>
        <w:r>
          <w:rPr>
            <w:sz w:val="24"/>
          </w:rPr>
          <w:t>,</w:t>
        </w:r>
        <w:r w:rsidRPr="0010403F">
          <w:rPr>
            <w:sz w:val="24"/>
          </w:rPr>
          <w:t xml:space="preserve"> and with any low-cost financing available from the Western Area Power Administration.</w:t>
        </w:r>
      </w:ins>
    </w:p>
    <w:p w14:paraId="76E8F3BB" w14:textId="479F2220" w:rsidR="0010403F" w:rsidRPr="00D513A0" w:rsidRDefault="0010403F" w:rsidP="0010403F">
      <w:pPr>
        <w:pStyle w:val="par2"/>
        <w:rPr>
          <w:ins w:id="224" w:author="Author"/>
          <w:sz w:val="24"/>
        </w:rPr>
      </w:pPr>
      <w:ins w:id="225" w:author="Author">
        <w:r w:rsidRPr="0010403F">
          <w:rPr>
            <w:sz w:val="24"/>
          </w:rPr>
          <w:t>(VIII)</w:t>
        </w:r>
        <w:r w:rsidRPr="0010403F">
          <w:rPr>
            <w:sz w:val="24"/>
          </w:rPr>
          <w:tab/>
        </w:r>
        <w:r w:rsidR="00542959">
          <w:rPr>
            <w:sz w:val="24"/>
          </w:rPr>
          <w:t>For an</w:t>
        </w:r>
        <w:r w:rsidRPr="0010403F">
          <w:rPr>
            <w:sz w:val="24"/>
          </w:rPr>
          <w:t xml:space="preserve"> investor-owned utility</w:t>
        </w:r>
        <w:r w:rsidR="00542959">
          <w:rPr>
            <w:sz w:val="24"/>
          </w:rPr>
          <w:t>,</w:t>
        </w:r>
        <w:r w:rsidRPr="0010403F">
          <w:rPr>
            <w:sz w:val="24"/>
          </w:rPr>
          <w:t xml:space="preserve"> a</w:t>
        </w:r>
        <w:r w:rsidRPr="00D513A0">
          <w:rPr>
            <w:sz w:val="24"/>
          </w:rPr>
          <w:t xml:space="preserve"> proposal for a performance incentive mechanism for all projects or groups of projects that collectively exceed $X million. </w:t>
        </w:r>
        <w:r w:rsidR="00282A93">
          <w:rPr>
            <w:sz w:val="24"/>
          </w:rPr>
          <w:t xml:space="preserve"> </w:t>
        </w:r>
        <w:r w:rsidRPr="0010403F">
          <w:rPr>
            <w:sz w:val="24"/>
          </w:rPr>
          <w:t xml:space="preserve">While the incentive mechanism is required for all projects or groups of projects exceeding this threshold, the Commission will issue one or more directives regarding the implementation of any incentive mechanism based on the record established in the course of the CPCN proceeding. </w:t>
        </w:r>
        <w:r w:rsidR="00282A93">
          <w:rPr>
            <w:sz w:val="24"/>
          </w:rPr>
          <w:t xml:space="preserve"> </w:t>
        </w:r>
        <w:r w:rsidRPr="0010403F">
          <w:rPr>
            <w:sz w:val="24"/>
          </w:rPr>
          <w:t>The utility’s performance incentive mechanism</w:t>
        </w:r>
        <w:r w:rsidRPr="00D513A0">
          <w:rPr>
            <w:sz w:val="24"/>
          </w:rPr>
          <w:t xml:space="preserve"> proposal shall include the following components at minimum:</w:t>
        </w:r>
      </w:ins>
    </w:p>
    <w:p w14:paraId="18E4FB68" w14:textId="788462DD" w:rsidR="0010403F" w:rsidRPr="00D513A0" w:rsidRDefault="0010403F" w:rsidP="0010403F">
      <w:pPr>
        <w:pStyle w:val="par3"/>
        <w:rPr>
          <w:ins w:id="226" w:author="Author"/>
          <w:sz w:val="24"/>
        </w:rPr>
      </w:pPr>
      <w:ins w:id="227" w:author="Author">
        <w:r w:rsidRPr="0010403F">
          <w:rPr>
            <w:sz w:val="24"/>
          </w:rPr>
          <w:t>(A)</w:t>
        </w:r>
        <w:r w:rsidRPr="0010403F">
          <w:rPr>
            <w:sz w:val="24"/>
          </w:rPr>
          <w:tab/>
        </w:r>
        <w:r w:rsidR="00282A93">
          <w:rPr>
            <w:sz w:val="24"/>
          </w:rPr>
          <w:t>a</w:t>
        </w:r>
        <w:r w:rsidRPr="00D513A0">
          <w:rPr>
            <w:sz w:val="24"/>
          </w:rPr>
          <w:t xml:space="preserve"> cost-control component that establishes one or more tiers of penalties and</w:t>
        </w:r>
        <w:r w:rsidRPr="00FC183B">
          <w:rPr>
            <w:sz w:val="24"/>
          </w:rPr>
          <w:t xml:space="preserve"> rewards that escalate in rough proportion to the degree to which the actual costs for the proposed project deviate from the costs presented in the CPCN </w:t>
        </w:r>
        <w:r w:rsidRPr="0005470E">
          <w:rPr>
            <w:sz w:val="24"/>
            <w:rPrChange w:id="228" w:author="Author">
              <w:rPr>
                <w:highlight w:val="green"/>
              </w:rPr>
            </w:rPrChange>
          </w:rPr>
          <w:t>application</w:t>
        </w:r>
        <w:r w:rsidRPr="00D513A0">
          <w:rPr>
            <w:sz w:val="24"/>
          </w:rPr>
          <w:t>;</w:t>
        </w:r>
        <w:r w:rsidR="00D57EB6">
          <w:rPr>
            <w:sz w:val="24"/>
          </w:rPr>
          <w:t xml:space="preserve"> </w:t>
        </w:r>
        <w:r w:rsidR="00282A93">
          <w:rPr>
            <w:sz w:val="24"/>
          </w:rPr>
          <w:t>and</w:t>
        </w:r>
      </w:ins>
    </w:p>
    <w:p w14:paraId="238D86A5" w14:textId="710BFF1B" w:rsidR="0010403F" w:rsidRPr="00D513A0" w:rsidRDefault="0010403F">
      <w:pPr>
        <w:pStyle w:val="par3"/>
        <w:rPr>
          <w:ins w:id="229" w:author="Author"/>
          <w:sz w:val="24"/>
        </w:rPr>
        <w:pPrChange w:id="230" w:author="Author">
          <w:pPr>
            <w:pStyle w:val="par2"/>
          </w:pPr>
        </w:pPrChange>
      </w:pPr>
      <w:ins w:id="231" w:author="Author">
        <w:r w:rsidRPr="0010403F">
          <w:rPr>
            <w:sz w:val="24"/>
          </w:rPr>
          <w:t>(</w:t>
        </w:r>
        <w:r>
          <w:rPr>
            <w:sz w:val="24"/>
          </w:rPr>
          <w:t>B</w:t>
        </w:r>
        <w:r w:rsidRPr="0010403F">
          <w:rPr>
            <w:sz w:val="24"/>
          </w:rPr>
          <w:t>)</w:t>
        </w:r>
        <w:r w:rsidRPr="0010403F">
          <w:rPr>
            <w:sz w:val="24"/>
          </w:rPr>
          <w:tab/>
        </w:r>
        <w:r w:rsidR="00282A93">
          <w:rPr>
            <w:sz w:val="24"/>
          </w:rPr>
          <w:t>a</w:t>
        </w:r>
        <w:r w:rsidRPr="00FC183B">
          <w:rPr>
            <w:sz w:val="24"/>
          </w:rPr>
          <w:t xml:space="preserve"> timing component that promotes the utility's completion of the proposed project in accordance with the project schedule presented in the CPCN </w:t>
        </w:r>
        <w:r w:rsidRPr="0005470E">
          <w:rPr>
            <w:sz w:val="24"/>
            <w:rPrChange w:id="232" w:author="Author">
              <w:rPr>
                <w:highlight w:val="green"/>
              </w:rPr>
            </w:rPrChange>
          </w:rPr>
          <w:t>application</w:t>
        </w:r>
        <w:r w:rsidRPr="00D513A0">
          <w:rPr>
            <w:sz w:val="24"/>
          </w:rPr>
          <w:t>.</w:t>
        </w:r>
      </w:ins>
    </w:p>
    <w:p w14:paraId="62061EE5" w14:textId="0BAF0204" w:rsidR="008A3C6E" w:rsidRPr="00B15548" w:rsidRDefault="0010403F" w:rsidP="00542959">
      <w:pPr>
        <w:pStyle w:val="par1"/>
        <w:widowControl w:val="0"/>
        <w:ind w:left="1440"/>
        <w:rPr>
          <w:rFonts w:cs="Arial"/>
          <w:sz w:val="24"/>
        </w:rPr>
      </w:pPr>
      <w:ins w:id="233" w:author="Author">
        <w:r>
          <w:rPr>
            <w:rFonts w:cs="Arial"/>
            <w:sz w:val="24"/>
          </w:rPr>
          <w:t>(IX)</w:t>
        </w:r>
        <w:r>
          <w:rPr>
            <w:rFonts w:cs="Arial"/>
            <w:sz w:val="24"/>
          </w:rPr>
          <w:tab/>
        </w:r>
      </w:ins>
      <w:del w:id="234" w:author="Author">
        <w:r w:rsidR="008A3C6E" w:rsidRPr="00B15548" w:rsidDel="0010403F">
          <w:rPr>
            <w:rFonts w:cs="Arial"/>
            <w:sz w:val="24"/>
          </w:rPr>
          <w:delText>describe its</w:delText>
        </w:r>
      </w:del>
      <w:ins w:id="235" w:author="Author">
        <w:r>
          <w:rPr>
            <w:rFonts w:cs="Arial"/>
            <w:sz w:val="24"/>
          </w:rPr>
          <w:t>A description of the</w:t>
        </w:r>
      </w:ins>
      <w:r w:rsidR="008A3C6E" w:rsidRPr="00B15548">
        <w:rPr>
          <w:rFonts w:cs="Arial"/>
          <w:sz w:val="24"/>
        </w:rPr>
        <w:t xml:space="preserve"> actions and techniques relating to cost-effective noise mitigation with respect to the planning, siting, construction, and operation of the proposed transmission construction or extension.  The applying utility shall provide computer studies which show the </w:t>
      </w:r>
      <w:r w:rsidR="008A3C6E" w:rsidRPr="00B15548">
        <w:rPr>
          <w:rFonts w:cs="Arial"/>
          <w:sz w:val="24"/>
        </w:rPr>
        <w:lastRenderedPageBreak/>
        <w:t xml:space="preserve">potential noise levels expressed in db(A) and measured at the edge of the transmission line right-of-way.  These computer studies shall be the output of </w:t>
      </w:r>
      <w:del w:id="236" w:author="Author">
        <w:r w:rsidR="008A3C6E" w:rsidRPr="00B15548" w:rsidDel="00542959">
          <w:rPr>
            <w:rFonts w:cs="Arial"/>
            <w:sz w:val="24"/>
          </w:rPr>
          <w:delText>utility standard programs, such as EPRI’s EMF Workstation 2.51 ENVIRO Program – Bonneville Power Administration model</w:delText>
        </w:r>
      </w:del>
      <w:ins w:id="237" w:author="Author">
        <w:r w:rsidR="00542959">
          <w:rPr>
            <w:rFonts w:cs="Arial"/>
            <w:sz w:val="24"/>
          </w:rPr>
          <w:t>software conforming to current industry standards</w:t>
        </w:r>
      </w:ins>
      <w:r w:rsidR="008A3C6E" w:rsidRPr="00B15548">
        <w:rPr>
          <w:rFonts w:cs="Arial"/>
          <w:sz w:val="24"/>
        </w:rPr>
        <w:t>.  The steps and techniques may include, without limitation, the following:</w:t>
      </w:r>
    </w:p>
    <w:p w14:paraId="1FDC0F29" w14:textId="57802C7B" w:rsidR="008A3C6E" w:rsidRPr="00B15548" w:rsidRDefault="008A3C6E" w:rsidP="00542959">
      <w:pPr>
        <w:pStyle w:val="par2"/>
        <w:widowControl w:val="0"/>
        <w:tabs>
          <w:tab w:val="clear" w:pos="1440"/>
        </w:tabs>
        <w:ind w:left="2160"/>
        <w:rPr>
          <w:rFonts w:cs="Arial"/>
          <w:sz w:val="24"/>
        </w:rPr>
      </w:pPr>
      <w:r w:rsidRPr="00B15548">
        <w:rPr>
          <w:rFonts w:cs="Arial"/>
          <w:sz w:val="24"/>
        </w:rPr>
        <w:t>(</w:t>
      </w:r>
      <w:del w:id="238" w:author="Author">
        <w:r w:rsidRPr="00B15548" w:rsidDel="00EE2CE4">
          <w:rPr>
            <w:rFonts w:cs="Arial"/>
            <w:sz w:val="24"/>
          </w:rPr>
          <w:delText>I</w:delText>
        </w:r>
      </w:del>
      <w:ins w:id="239" w:author="Author">
        <w:r w:rsidR="00EE2CE4">
          <w:rPr>
            <w:rFonts w:cs="Arial"/>
            <w:sz w:val="24"/>
          </w:rPr>
          <w:t>A</w:t>
        </w:r>
      </w:ins>
      <w:r w:rsidRPr="00B15548">
        <w:rPr>
          <w:rFonts w:cs="Arial"/>
          <w:sz w:val="24"/>
        </w:rPr>
        <w:t>)</w:t>
      </w:r>
      <w:r w:rsidRPr="00B15548">
        <w:rPr>
          <w:rFonts w:cs="Arial"/>
          <w:sz w:val="24"/>
        </w:rPr>
        <w:tab/>
      </w:r>
      <w:ins w:id="240" w:author="Author">
        <w:r w:rsidR="00282A93">
          <w:rPr>
            <w:rFonts w:cs="Arial"/>
            <w:sz w:val="24"/>
          </w:rPr>
          <w:t>b</w:t>
        </w:r>
      </w:ins>
      <w:del w:id="241" w:author="Author">
        <w:r w:rsidRPr="00B15548" w:rsidDel="00282A93">
          <w:rPr>
            <w:rFonts w:cs="Arial"/>
            <w:sz w:val="24"/>
          </w:rPr>
          <w:delText>B</w:delText>
        </w:r>
      </w:del>
      <w:r w:rsidRPr="00B15548">
        <w:rPr>
          <w:rFonts w:cs="Arial"/>
          <w:sz w:val="24"/>
        </w:rPr>
        <w:t>undled conductors</w:t>
      </w:r>
      <w:ins w:id="242" w:author="Author">
        <w:r w:rsidR="00282A93">
          <w:rPr>
            <w:rFonts w:cs="Arial"/>
            <w:sz w:val="24"/>
          </w:rPr>
          <w:t>;</w:t>
        </w:r>
      </w:ins>
      <w:del w:id="243" w:author="Author">
        <w:r w:rsidRPr="00B15548" w:rsidDel="00282A93">
          <w:rPr>
            <w:rFonts w:cs="Arial"/>
            <w:sz w:val="24"/>
          </w:rPr>
          <w:delText>.</w:delText>
        </w:r>
      </w:del>
    </w:p>
    <w:p w14:paraId="583E54CF" w14:textId="6C397BEE" w:rsidR="008A3C6E" w:rsidRPr="00B15548" w:rsidRDefault="008A3C6E" w:rsidP="00542959">
      <w:pPr>
        <w:pStyle w:val="par2"/>
        <w:widowControl w:val="0"/>
        <w:tabs>
          <w:tab w:val="clear" w:pos="1440"/>
        </w:tabs>
        <w:ind w:left="2160"/>
        <w:rPr>
          <w:rFonts w:cs="Arial"/>
          <w:sz w:val="24"/>
        </w:rPr>
      </w:pPr>
      <w:r w:rsidRPr="00B15548">
        <w:rPr>
          <w:rFonts w:cs="Arial"/>
          <w:sz w:val="24"/>
        </w:rPr>
        <w:t>(</w:t>
      </w:r>
      <w:del w:id="244" w:author="Author">
        <w:r w:rsidRPr="00B15548" w:rsidDel="00EE2CE4">
          <w:rPr>
            <w:rFonts w:cs="Arial"/>
            <w:sz w:val="24"/>
          </w:rPr>
          <w:delText>II</w:delText>
        </w:r>
      </w:del>
      <w:ins w:id="245" w:author="Author">
        <w:r w:rsidR="00EE2CE4">
          <w:rPr>
            <w:rFonts w:cs="Arial"/>
            <w:sz w:val="24"/>
          </w:rPr>
          <w:t>B</w:t>
        </w:r>
      </w:ins>
      <w:r w:rsidRPr="00B15548">
        <w:rPr>
          <w:rFonts w:cs="Arial"/>
          <w:sz w:val="24"/>
        </w:rPr>
        <w:t>)</w:t>
      </w:r>
      <w:r w:rsidRPr="00B15548">
        <w:rPr>
          <w:rFonts w:cs="Arial"/>
          <w:sz w:val="24"/>
        </w:rPr>
        <w:tab/>
      </w:r>
      <w:ins w:id="246" w:author="Author">
        <w:r w:rsidR="00282A93">
          <w:rPr>
            <w:rFonts w:cs="Arial"/>
            <w:sz w:val="24"/>
          </w:rPr>
          <w:t>l</w:t>
        </w:r>
      </w:ins>
      <w:del w:id="247" w:author="Author">
        <w:r w:rsidRPr="00B15548" w:rsidDel="00282A93">
          <w:rPr>
            <w:rFonts w:cs="Arial"/>
            <w:sz w:val="24"/>
          </w:rPr>
          <w:delText>L</w:delText>
        </w:r>
      </w:del>
      <w:r w:rsidRPr="00B15548">
        <w:rPr>
          <w:rFonts w:cs="Arial"/>
          <w:sz w:val="24"/>
        </w:rPr>
        <w:t>arger conductors</w:t>
      </w:r>
      <w:ins w:id="248" w:author="Author">
        <w:r w:rsidR="00282A93">
          <w:rPr>
            <w:rFonts w:cs="Arial"/>
            <w:sz w:val="24"/>
          </w:rPr>
          <w:t>;</w:t>
        </w:r>
      </w:ins>
      <w:del w:id="249" w:author="Author">
        <w:r w:rsidRPr="00B15548" w:rsidDel="00282A93">
          <w:rPr>
            <w:rFonts w:cs="Arial"/>
            <w:sz w:val="24"/>
          </w:rPr>
          <w:delText>.</w:delText>
        </w:r>
      </w:del>
    </w:p>
    <w:p w14:paraId="6A487CE3" w14:textId="261F9217" w:rsidR="008A3C6E" w:rsidRPr="00B15548" w:rsidRDefault="008A3C6E" w:rsidP="00542959">
      <w:pPr>
        <w:pStyle w:val="par2"/>
        <w:widowControl w:val="0"/>
        <w:tabs>
          <w:tab w:val="clear" w:pos="1440"/>
        </w:tabs>
        <w:ind w:left="2160"/>
        <w:rPr>
          <w:rFonts w:cs="Arial"/>
          <w:sz w:val="24"/>
        </w:rPr>
      </w:pPr>
      <w:r w:rsidRPr="00B15548">
        <w:rPr>
          <w:rFonts w:cs="Arial"/>
          <w:sz w:val="24"/>
        </w:rPr>
        <w:t>(</w:t>
      </w:r>
      <w:del w:id="250" w:author="Author">
        <w:r w:rsidRPr="00B15548" w:rsidDel="00EE2CE4">
          <w:rPr>
            <w:rFonts w:cs="Arial"/>
            <w:sz w:val="24"/>
          </w:rPr>
          <w:delText>III</w:delText>
        </w:r>
      </w:del>
      <w:ins w:id="251" w:author="Author">
        <w:r w:rsidR="00EE2CE4">
          <w:rPr>
            <w:rFonts w:cs="Arial"/>
            <w:sz w:val="24"/>
          </w:rPr>
          <w:t>C</w:t>
        </w:r>
      </w:ins>
      <w:r w:rsidRPr="00B15548">
        <w:rPr>
          <w:rFonts w:cs="Arial"/>
          <w:sz w:val="24"/>
        </w:rPr>
        <w:t>)</w:t>
      </w:r>
      <w:r w:rsidRPr="00B15548">
        <w:rPr>
          <w:rFonts w:cs="Arial"/>
          <w:sz w:val="24"/>
        </w:rPr>
        <w:tab/>
      </w:r>
      <w:ins w:id="252" w:author="Author">
        <w:r w:rsidR="00282A93">
          <w:rPr>
            <w:rFonts w:cs="Arial"/>
            <w:sz w:val="24"/>
          </w:rPr>
          <w:t>d</w:t>
        </w:r>
      </w:ins>
      <w:del w:id="253" w:author="Author">
        <w:r w:rsidRPr="00B15548" w:rsidDel="00282A93">
          <w:rPr>
            <w:rFonts w:cs="Arial"/>
            <w:sz w:val="24"/>
          </w:rPr>
          <w:delText>D</w:delText>
        </w:r>
      </w:del>
      <w:r w:rsidRPr="00B15548">
        <w:rPr>
          <w:rFonts w:cs="Arial"/>
          <w:sz w:val="24"/>
        </w:rPr>
        <w:t>esign alternatives considering the spatial arrangement of phasing of conductors</w:t>
      </w:r>
      <w:ins w:id="254" w:author="Author">
        <w:r w:rsidR="00282A93">
          <w:rPr>
            <w:rFonts w:cs="Arial"/>
            <w:sz w:val="24"/>
          </w:rPr>
          <w:t>;</w:t>
        </w:r>
      </w:ins>
      <w:del w:id="255" w:author="Author">
        <w:r w:rsidRPr="00B15548" w:rsidDel="00282A93">
          <w:rPr>
            <w:rFonts w:cs="Arial"/>
            <w:sz w:val="24"/>
          </w:rPr>
          <w:delText>.</w:delText>
        </w:r>
      </w:del>
    </w:p>
    <w:p w14:paraId="79EBFBAF" w14:textId="44F30150" w:rsidR="008A3C6E" w:rsidRPr="00B15548" w:rsidRDefault="008A3C6E" w:rsidP="00542959">
      <w:pPr>
        <w:pStyle w:val="par2"/>
        <w:widowControl w:val="0"/>
        <w:tabs>
          <w:tab w:val="clear" w:pos="1440"/>
        </w:tabs>
        <w:ind w:left="2160"/>
        <w:rPr>
          <w:rFonts w:cs="Arial"/>
          <w:sz w:val="24"/>
        </w:rPr>
      </w:pPr>
      <w:r w:rsidRPr="00B15548">
        <w:rPr>
          <w:rFonts w:cs="Arial"/>
          <w:sz w:val="24"/>
        </w:rPr>
        <w:t>(</w:t>
      </w:r>
      <w:del w:id="256" w:author="Author">
        <w:r w:rsidRPr="00B15548" w:rsidDel="00EE2CE4">
          <w:rPr>
            <w:rFonts w:cs="Arial"/>
            <w:sz w:val="24"/>
          </w:rPr>
          <w:delText>IV</w:delText>
        </w:r>
      </w:del>
      <w:ins w:id="257" w:author="Author">
        <w:r w:rsidR="00EE2CE4">
          <w:rPr>
            <w:rFonts w:cs="Arial"/>
            <w:sz w:val="24"/>
          </w:rPr>
          <w:t>D</w:t>
        </w:r>
      </w:ins>
      <w:r w:rsidRPr="00B15548">
        <w:rPr>
          <w:rFonts w:cs="Arial"/>
          <w:sz w:val="24"/>
        </w:rPr>
        <w:t>)</w:t>
      </w:r>
      <w:r w:rsidRPr="00B15548">
        <w:rPr>
          <w:rFonts w:cs="Arial"/>
          <w:sz w:val="24"/>
        </w:rPr>
        <w:tab/>
      </w:r>
      <w:ins w:id="258" w:author="Author">
        <w:r w:rsidR="00282A93">
          <w:rPr>
            <w:rFonts w:cs="Arial"/>
            <w:sz w:val="24"/>
          </w:rPr>
          <w:t>c</w:t>
        </w:r>
      </w:ins>
      <w:del w:id="259" w:author="Author">
        <w:r w:rsidRPr="00B15548" w:rsidDel="00282A93">
          <w:rPr>
            <w:rFonts w:cs="Arial"/>
            <w:sz w:val="24"/>
          </w:rPr>
          <w:delText>C</w:delText>
        </w:r>
      </w:del>
      <w:r w:rsidRPr="00B15548">
        <w:rPr>
          <w:rFonts w:cs="Arial"/>
          <w:sz w:val="24"/>
        </w:rPr>
        <w:t>orona-free attachment hardware</w:t>
      </w:r>
      <w:ins w:id="260" w:author="Author">
        <w:r w:rsidR="00282A93">
          <w:rPr>
            <w:rFonts w:cs="Arial"/>
            <w:sz w:val="24"/>
          </w:rPr>
          <w:t>;</w:t>
        </w:r>
      </w:ins>
      <w:del w:id="261" w:author="Author">
        <w:r w:rsidRPr="00B15548" w:rsidDel="00282A93">
          <w:rPr>
            <w:rFonts w:cs="Arial"/>
            <w:sz w:val="24"/>
          </w:rPr>
          <w:delText>.</w:delText>
        </w:r>
      </w:del>
    </w:p>
    <w:p w14:paraId="6D236600" w14:textId="4CDB9EA4" w:rsidR="008A3C6E" w:rsidRPr="00B15548" w:rsidRDefault="008A3C6E" w:rsidP="00542959">
      <w:pPr>
        <w:pStyle w:val="par2"/>
        <w:widowControl w:val="0"/>
        <w:tabs>
          <w:tab w:val="clear" w:pos="1440"/>
        </w:tabs>
        <w:ind w:left="2160"/>
        <w:rPr>
          <w:rFonts w:cs="Arial"/>
          <w:sz w:val="24"/>
        </w:rPr>
      </w:pPr>
      <w:r w:rsidRPr="00B15548">
        <w:rPr>
          <w:rFonts w:cs="Arial"/>
          <w:sz w:val="24"/>
        </w:rPr>
        <w:t>(</w:t>
      </w:r>
      <w:del w:id="262" w:author="Author">
        <w:r w:rsidRPr="00B15548" w:rsidDel="00EE2CE4">
          <w:rPr>
            <w:rFonts w:cs="Arial"/>
            <w:sz w:val="24"/>
          </w:rPr>
          <w:delText>V</w:delText>
        </w:r>
      </w:del>
      <w:ins w:id="263" w:author="Author">
        <w:r w:rsidR="00EE2CE4">
          <w:rPr>
            <w:rFonts w:cs="Arial"/>
            <w:sz w:val="24"/>
          </w:rPr>
          <w:t>E</w:t>
        </w:r>
      </w:ins>
      <w:r w:rsidRPr="00B15548">
        <w:rPr>
          <w:rFonts w:cs="Arial"/>
          <w:sz w:val="24"/>
        </w:rPr>
        <w:t>)</w:t>
      </w:r>
      <w:r w:rsidRPr="00B15548">
        <w:rPr>
          <w:rFonts w:cs="Arial"/>
          <w:sz w:val="24"/>
        </w:rPr>
        <w:tab/>
      </w:r>
      <w:ins w:id="264" w:author="Author">
        <w:r w:rsidR="00282A93">
          <w:rPr>
            <w:rFonts w:cs="Arial"/>
            <w:sz w:val="24"/>
          </w:rPr>
          <w:t>c</w:t>
        </w:r>
      </w:ins>
      <w:del w:id="265" w:author="Author">
        <w:r w:rsidRPr="00B15548" w:rsidDel="00282A93">
          <w:rPr>
            <w:rFonts w:cs="Arial"/>
            <w:sz w:val="24"/>
          </w:rPr>
          <w:delText>C</w:delText>
        </w:r>
      </w:del>
      <w:r w:rsidRPr="00B15548">
        <w:rPr>
          <w:rFonts w:cs="Arial"/>
          <w:sz w:val="24"/>
        </w:rPr>
        <w:t>onductor quality</w:t>
      </w:r>
      <w:ins w:id="266" w:author="Author">
        <w:r w:rsidR="00282A93">
          <w:rPr>
            <w:rFonts w:cs="Arial"/>
            <w:sz w:val="24"/>
          </w:rPr>
          <w:t>;</w:t>
        </w:r>
      </w:ins>
      <w:del w:id="267" w:author="Author">
        <w:r w:rsidRPr="00B15548" w:rsidDel="00282A93">
          <w:rPr>
            <w:rFonts w:cs="Arial"/>
            <w:sz w:val="24"/>
          </w:rPr>
          <w:delText>.</w:delText>
        </w:r>
      </w:del>
    </w:p>
    <w:p w14:paraId="020D10E7" w14:textId="63A98D96" w:rsidR="008A3C6E" w:rsidRPr="00B15548" w:rsidRDefault="008A3C6E" w:rsidP="00542959">
      <w:pPr>
        <w:pStyle w:val="par2"/>
        <w:widowControl w:val="0"/>
        <w:tabs>
          <w:tab w:val="clear" w:pos="1440"/>
        </w:tabs>
        <w:ind w:left="2160"/>
        <w:rPr>
          <w:rFonts w:cs="Arial"/>
          <w:sz w:val="24"/>
        </w:rPr>
      </w:pPr>
      <w:r w:rsidRPr="00B15548">
        <w:rPr>
          <w:rFonts w:cs="Arial"/>
          <w:sz w:val="24"/>
        </w:rPr>
        <w:t>(</w:t>
      </w:r>
      <w:del w:id="268" w:author="Author">
        <w:r w:rsidRPr="00B15548" w:rsidDel="00EE2CE4">
          <w:rPr>
            <w:rFonts w:cs="Arial"/>
            <w:sz w:val="24"/>
          </w:rPr>
          <w:delText>VI</w:delText>
        </w:r>
      </w:del>
      <w:ins w:id="269" w:author="Author">
        <w:r w:rsidR="00EE2CE4">
          <w:rPr>
            <w:rFonts w:cs="Arial"/>
            <w:sz w:val="24"/>
          </w:rPr>
          <w:t>F</w:t>
        </w:r>
      </w:ins>
      <w:r w:rsidRPr="00B15548">
        <w:rPr>
          <w:rFonts w:cs="Arial"/>
          <w:sz w:val="24"/>
        </w:rPr>
        <w:t>)</w:t>
      </w:r>
      <w:r w:rsidRPr="00B15548">
        <w:rPr>
          <w:rFonts w:cs="Arial"/>
          <w:sz w:val="24"/>
        </w:rPr>
        <w:tab/>
      </w:r>
      <w:ins w:id="270" w:author="Author">
        <w:r w:rsidR="00282A93">
          <w:rPr>
            <w:rFonts w:cs="Arial"/>
            <w:sz w:val="24"/>
          </w:rPr>
          <w:t>h</w:t>
        </w:r>
      </w:ins>
      <w:del w:id="271" w:author="Author">
        <w:r w:rsidRPr="00B15548" w:rsidDel="00282A93">
          <w:rPr>
            <w:rFonts w:cs="Arial"/>
            <w:sz w:val="24"/>
          </w:rPr>
          <w:delText>H</w:delText>
        </w:r>
      </w:del>
      <w:r w:rsidRPr="00B15548">
        <w:rPr>
          <w:rFonts w:cs="Arial"/>
          <w:sz w:val="24"/>
        </w:rPr>
        <w:t>andling and packaging of conductor</w:t>
      </w:r>
      <w:ins w:id="272" w:author="Author">
        <w:r w:rsidR="00282A93">
          <w:rPr>
            <w:rFonts w:cs="Arial"/>
            <w:sz w:val="24"/>
          </w:rPr>
          <w:t>;</w:t>
        </w:r>
      </w:ins>
      <w:del w:id="273" w:author="Author">
        <w:r w:rsidRPr="00B15548" w:rsidDel="00282A93">
          <w:rPr>
            <w:rFonts w:cs="Arial"/>
            <w:sz w:val="24"/>
          </w:rPr>
          <w:delText>.</w:delText>
        </w:r>
      </w:del>
    </w:p>
    <w:p w14:paraId="4A4E2DFB" w14:textId="6008F930" w:rsidR="008A3C6E" w:rsidRPr="00B15548" w:rsidRDefault="008A3C6E" w:rsidP="00542959">
      <w:pPr>
        <w:pStyle w:val="par2"/>
        <w:widowControl w:val="0"/>
        <w:tabs>
          <w:tab w:val="clear" w:pos="1440"/>
        </w:tabs>
        <w:ind w:left="2160"/>
        <w:rPr>
          <w:rFonts w:cs="Arial"/>
          <w:sz w:val="24"/>
        </w:rPr>
      </w:pPr>
      <w:r w:rsidRPr="00B15548">
        <w:rPr>
          <w:rFonts w:cs="Arial"/>
          <w:sz w:val="24"/>
        </w:rPr>
        <w:t>(</w:t>
      </w:r>
      <w:del w:id="274" w:author="Author">
        <w:r w:rsidRPr="00B15548" w:rsidDel="00EE2CE4">
          <w:rPr>
            <w:rFonts w:cs="Arial"/>
            <w:sz w:val="24"/>
          </w:rPr>
          <w:delText>VII</w:delText>
        </w:r>
      </w:del>
      <w:ins w:id="275" w:author="Author">
        <w:r w:rsidR="00EE2CE4">
          <w:rPr>
            <w:rFonts w:cs="Arial"/>
            <w:sz w:val="24"/>
          </w:rPr>
          <w:t>G</w:t>
        </w:r>
      </w:ins>
      <w:r w:rsidRPr="00B15548">
        <w:rPr>
          <w:rFonts w:cs="Arial"/>
          <w:sz w:val="24"/>
        </w:rPr>
        <w:t>)</w:t>
      </w:r>
      <w:r w:rsidRPr="00B15548">
        <w:rPr>
          <w:rFonts w:cs="Arial"/>
          <w:sz w:val="24"/>
        </w:rPr>
        <w:tab/>
      </w:r>
      <w:ins w:id="276" w:author="Author">
        <w:r w:rsidR="00282A93">
          <w:rPr>
            <w:rFonts w:cs="Arial"/>
            <w:sz w:val="24"/>
          </w:rPr>
          <w:t>c</w:t>
        </w:r>
      </w:ins>
      <w:del w:id="277" w:author="Author">
        <w:r w:rsidRPr="00B15548" w:rsidDel="00282A93">
          <w:rPr>
            <w:rFonts w:cs="Arial"/>
            <w:sz w:val="24"/>
          </w:rPr>
          <w:delText>C</w:delText>
        </w:r>
      </w:del>
      <w:r w:rsidRPr="00B15548">
        <w:rPr>
          <w:rFonts w:cs="Arial"/>
          <w:sz w:val="24"/>
        </w:rPr>
        <w:t>onstruction techniques</w:t>
      </w:r>
      <w:ins w:id="278" w:author="Author">
        <w:r w:rsidR="00282A93">
          <w:rPr>
            <w:rFonts w:cs="Arial"/>
            <w:sz w:val="24"/>
          </w:rPr>
          <w:t>;</w:t>
        </w:r>
      </w:ins>
      <w:del w:id="279" w:author="Author">
        <w:r w:rsidRPr="00B15548" w:rsidDel="00282A93">
          <w:rPr>
            <w:rFonts w:cs="Arial"/>
            <w:sz w:val="24"/>
          </w:rPr>
          <w:delText>.</w:delText>
        </w:r>
      </w:del>
      <w:ins w:id="280" w:author="Author">
        <w:r w:rsidR="00282A93">
          <w:rPr>
            <w:rFonts w:cs="Arial"/>
            <w:sz w:val="24"/>
          </w:rPr>
          <w:t xml:space="preserve"> and</w:t>
        </w:r>
      </w:ins>
    </w:p>
    <w:p w14:paraId="3446DBA4" w14:textId="46159210" w:rsidR="008A3C6E" w:rsidRPr="00B15548" w:rsidRDefault="008A3C6E" w:rsidP="00542959">
      <w:pPr>
        <w:pStyle w:val="par2"/>
        <w:widowControl w:val="0"/>
        <w:tabs>
          <w:tab w:val="clear" w:pos="1440"/>
        </w:tabs>
        <w:ind w:left="2160"/>
        <w:rPr>
          <w:rFonts w:cs="Arial"/>
          <w:sz w:val="24"/>
        </w:rPr>
      </w:pPr>
      <w:r w:rsidRPr="00B15548">
        <w:rPr>
          <w:rFonts w:cs="Arial"/>
          <w:sz w:val="24"/>
        </w:rPr>
        <w:t>(</w:t>
      </w:r>
      <w:del w:id="281" w:author="Author">
        <w:r w:rsidRPr="00B15548" w:rsidDel="00EE2CE4">
          <w:rPr>
            <w:rFonts w:cs="Arial"/>
            <w:sz w:val="24"/>
          </w:rPr>
          <w:delText>VIII</w:delText>
        </w:r>
      </w:del>
      <w:ins w:id="282" w:author="Author">
        <w:r w:rsidR="00EE2CE4">
          <w:rPr>
            <w:rFonts w:cs="Arial"/>
            <w:sz w:val="24"/>
          </w:rPr>
          <w:t>H</w:t>
        </w:r>
      </w:ins>
      <w:r w:rsidRPr="00B15548">
        <w:rPr>
          <w:rFonts w:cs="Arial"/>
          <w:sz w:val="24"/>
        </w:rPr>
        <w:t>)</w:t>
      </w:r>
      <w:r w:rsidRPr="00B15548">
        <w:rPr>
          <w:rFonts w:cs="Arial"/>
          <w:sz w:val="24"/>
        </w:rPr>
        <w:tab/>
      </w:r>
      <w:ins w:id="283" w:author="Author">
        <w:r w:rsidR="00282A93">
          <w:rPr>
            <w:rFonts w:cs="Arial"/>
            <w:sz w:val="24"/>
          </w:rPr>
          <w:t>l</w:t>
        </w:r>
      </w:ins>
      <w:del w:id="284" w:author="Author">
        <w:r w:rsidRPr="00B15548" w:rsidDel="00282A93">
          <w:rPr>
            <w:rFonts w:cs="Arial"/>
            <w:sz w:val="24"/>
          </w:rPr>
          <w:delText>L</w:delText>
        </w:r>
      </w:del>
      <w:r w:rsidRPr="00B15548">
        <w:rPr>
          <w:rFonts w:cs="Arial"/>
          <w:sz w:val="24"/>
        </w:rPr>
        <w:t>ine tension.</w:t>
      </w:r>
    </w:p>
    <w:p w14:paraId="1D64EAD0" w14:textId="639B65A5" w:rsidR="008A3C6E" w:rsidRPr="00B15548" w:rsidRDefault="008A3C6E" w:rsidP="00CA4A15">
      <w:pPr>
        <w:pStyle w:val="par1"/>
        <w:widowControl w:val="0"/>
        <w:ind w:left="1440"/>
        <w:rPr>
          <w:rFonts w:cs="Arial"/>
          <w:sz w:val="24"/>
        </w:rPr>
      </w:pPr>
      <w:r w:rsidRPr="00B15548">
        <w:rPr>
          <w:rFonts w:cs="Arial"/>
          <w:sz w:val="24"/>
        </w:rPr>
        <w:t>(</w:t>
      </w:r>
      <w:del w:id="285" w:author="Author">
        <w:r w:rsidRPr="00B15548" w:rsidDel="00CA4A15">
          <w:rPr>
            <w:rFonts w:cs="Arial"/>
            <w:sz w:val="24"/>
          </w:rPr>
          <w:delText>d</w:delText>
        </w:r>
      </w:del>
      <w:ins w:id="286" w:author="Author">
        <w:r w:rsidR="00CA4A15">
          <w:rPr>
            <w:rFonts w:cs="Arial"/>
            <w:sz w:val="24"/>
          </w:rPr>
          <w:t>X</w:t>
        </w:r>
      </w:ins>
      <w:r w:rsidRPr="00B15548">
        <w:rPr>
          <w:rFonts w:cs="Arial"/>
          <w:sz w:val="24"/>
        </w:rPr>
        <w:t>)</w:t>
      </w:r>
      <w:r w:rsidRPr="00B15548">
        <w:rPr>
          <w:rFonts w:cs="Arial"/>
          <w:sz w:val="24"/>
        </w:rPr>
        <w:tab/>
      </w:r>
      <w:del w:id="287" w:author="Author">
        <w:r w:rsidRPr="00B15548" w:rsidDel="00CA4A15">
          <w:rPr>
            <w:rFonts w:cs="Arial"/>
            <w:sz w:val="24"/>
          </w:rPr>
          <w:delText>For an application for a certificate of public convenience and necessity for construction or extension of transmission facilities, the applying utility shall describe its</w:delText>
        </w:r>
      </w:del>
      <w:ins w:id="288" w:author="Author">
        <w:r w:rsidR="00CA4A15">
          <w:rPr>
            <w:rFonts w:cs="Arial"/>
            <w:sz w:val="24"/>
          </w:rPr>
          <w:t>A description of the utility’s</w:t>
        </w:r>
        <w:r w:rsidR="00CA4A15" w:rsidRPr="00B15548">
          <w:rPr>
            <w:rFonts w:cs="Arial"/>
            <w:sz w:val="24"/>
          </w:rPr>
          <w:t xml:space="preserve"> </w:t>
        </w:r>
      </w:ins>
      <w:r w:rsidRPr="00B15548">
        <w:rPr>
          <w:rFonts w:cs="Arial"/>
          <w:sz w:val="24"/>
        </w:rPr>
        <w:t xml:space="preserve">actions and techniques relating to prudent avoidance with respect to planning, siting, construction, and operation of the proposed construction or extension.  As used in this paragraph, "prudent avoidance" means the striking of a reasonable balance between the potential health effects of exposure to magnetic fields and the cost and impacts of mitigation of such exposure, by taking steps to reduce the exposure at reasonable or </w:t>
      </w:r>
      <w:del w:id="289" w:author="Author">
        <w:r w:rsidRPr="00B15548" w:rsidDel="00CA4A15">
          <w:rPr>
            <w:rFonts w:cs="Arial"/>
            <w:sz w:val="24"/>
          </w:rPr>
          <w:delText xml:space="preserve">modes </w:delText>
        </w:r>
      </w:del>
      <w:ins w:id="290" w:author="Author">
        <w:r w:rsidR="00CA4A15">
          <w:rPr>
            <w:rFonts w:cs="Arial"/>
            <w:sz w:val="24"/>
          </w:rPr>
          <w:t>modest</w:t>
        </w:r>
        <w:r w:rsidR="00CA4A15" w:rsidRPr="00B15548">
          <w:rPr>
            <w:rFonts w:cs="Arial"/>
            <w:sz w:val="24"/>
          </w:rPr>
          <w:t xml:space="preserve"> </w:t>
        </w:r>
      </w:ins>
      <w:r w:rsidRPr="00B15548">
        <w:rPr>
          <w:rFonts w:cs="Arial"/>
          <w:sz w:val="24"/>
        </w:rPr>
        <w:t>cost</w:t>
      </w:r>
      <w:del w:id="291" w:author="Author">
        <w:r w:rsidRPr="00B15548" w:rsidDel="00CA4A15">
          <w:rPr>
            <w:rFonts w:cs="Arial"/>
            <w:sz w:val="24"/>
          </w:rPr>
          <w:delText>s</w:delText>
        </w:r>
      </w:del>
      <w:r w:rsidRPr="00B15548">
        <w:rPr>
          <w:rFonts w:cs="Arial"/>
          <w:sz w:val="24"/>
        </w:rPr>
        <w:t>.  The steps and techniques may include, without limitation, the following:</w:t>
      </w:r>
    </w:p>
    <w:p w14:paraId="4390E4EF" w14:textId="7F9C2AD7" w:rsidR="008A3C6E" w:rsidRPr="00B15548" w:rsidRDefault="008A3C6E" w:rsidP="00CA4A15">
      <w:pPr>
        <w:pStyle w:val="par2"/>
        <w:widowControl w:val="0"/>
        <w:ind w:left="2160"/>
        <w:rPr>
          <w:rFonts w:cs="Arial"/>
          <w:sz w:val="24"/>
        </w:rPr>
      </w:pPr>
      <w:r w:rsidRPr="00B15548">
        <w:rPr>
          <w:rFonts w:cs="Arial"/>
          <w:sz w:val="24"/>
        </w:rPr>
        <w:t>(</w:t>
      </w:r>
      <w:del w:id="292" w:author="Author">
        <w:r w:rsidRPr="00B15548" w:rsidDel="00CA4A15">
          <w:rPr>
            <w:rFonts w:cs="Arial"/>
            <w:sz w:val="24"/>
          </w:rPr>
          <w:delText>I</w:delText>
        </w:r>
      </w:del>
      <w:ins w:id="293" w:author="Author">
        <w:r w:rsidR="00CA4A15">
          <w:rPr>
            <w:rFonts w:cs="Arial"/>
            <w:sz w:val="24"/>
          </w:rPr>
          <w:t>A</w:t>
        </w:r>
      </w:ins>
      <w:r w:rsidRPr="00B15548">
        <w:rPr>
          <w:rFonts w:cs="Arial"/>
          <w:sz w:val="24"/>
        </w:rPr>
        <w:t>)</w:t>
      </w:r>
      <w:r w:rsidRPr="00B15548">
        <w:rPr>
          <w:rFonts w:cs="Arial"/>
          <w:sz w:val="24"/>
        </w:rPr>
        <w:tab/>
      </w:r>
      <w:ins w:id="294" w:author="Author">
        <w:r w:rsidR="00282A93">
          <w:rPr>
            <w:rFonts w:cs="Arial"/>
            <w:sz w:val="24"/>
          </w:rPr>
          <w:t>d</w:t>
        </w:r>
      </w:ins>
      <w:del w:id="295" w:author="Author">
        <w:r w:rsidRPr="00B15548" w:rsidDel="00282A93">
          <w:rPr>
            <w:rFonts w:cs="Arial"/>
            <w:sz w:val="24"/>
          </w:rPr>
          <w:delText>D</w:delText>
        </w:r>
      </w:del>
      <w:r w:rsidRPr="00B15548">
        <w:rPr>
          <w:rFonts w:cs="Arial"/>
          <w:sz w:val="24"/>
        </w:rPr>
        <w:t>esign alternatives considering the spatial arrangement of phasing of conductors</w:t>
      </w:r>
      <w:del w:id="296" w:author="Author">
        <w:r w:rsidRPr="00B15548" w:rsidDel="00282A93">
          <w:rPr>
            <w:rFonts w:cs="Arial"/>
            <w:sz w:val="24"/>
          </w:rPr>
          <w:delText>.</w:delText>
        </w:r>
      </w:del>
      <w:ins w:id="297" w:author="Author">
        <w:r w:rsidR="00282A93">
          <w:rPr>
            <w:rFonts w:cs="Arial"/>
            <w:sz w:val="24"/>
          </w:rPr>
          <w:t>;</w:t>
        </w:r>
      </w:ins>
    </w:p>
    <w:p w14:paraId="28AB8795" w14:textId="2D8C77D3" w:rsidR="008A3C6E" w:rsidRPr="00B15548" w:rsidRDefault="008A3C6E" w:rsidP="00CA4A15">
      <w:pPr>
        <w:pStyle w:val="par2"/>
        <w:widowControl w:val="0"/>
        <w:ind w:left="2160"/>
        <w:rPr>
          <w:rFonts w:cs="Arial"/>
          <w:sz w:val="24"/>
        </w:rPr>
      </w:pPr>
      <w:r w:rsidRPr="00B15548">
        <w:rPr>
          <w:rFonts w:cs="Arial"/>
          <w:sz w:val="24"/>
        </w:rPr>
        <w:t>(</w:t>
      </w:r>
      <w:del w:id="298" w:author="Author">
        <w:r w:rsidRPr="00B15548" w:rsidDel="00CA4A15">
          <w:rPr>
            <w:rFonts w:cs="Arial"/>
            <w:sz w:val="24"/>
          </w:rPr>
          <w:delText>II</w:delText>
        </w:r>
      </w:del>
      <w:ins w:id="299" w:author="Author">
        <w:r w:rsidR="00CA4A15">
          <w:rPr>
            <w:rFonts w:cs="Arial"/>
            <w:sz w:val="24"/>
          </w:rPr>
          <w:t>B</w:t>
        </w:r>
      </w:ins>
      <w:r w:rsidRPr="00B15548">
        <w:rPr>
          <w:rFonts w:cs="Arial"/>
          <w:sz w:val="24"/>
        </w:rPr>
        <w:t>)</w:t>
      </w:r>
      <w:r w:rsidRPr="00B15548">
        <w:rPr>
          <w:rFonts w:cs="Arial"/>
          <w:sz w:val="24"/>
        </w:rPr>
        <w:tab/>
      </w:r>
      <w:ins w:id="300" w:author="Author">
        <w:r w:rsidR="00282A93">
          <w:rPr>
            <w:rFonts w:cs="Arial"/>
            <w:sz w:val="24"/>
          </w:rPr>
          <w:t>r</w:t>
        </w:r>
      </w:ins>
      <w:del w:id="301" w:author="Author">
        <w:r w:rsidRPr="00B15548" w:rsidDel="00282A93">
          <w:rPr>
            <w:rFonts w:cs="Arial"/>
            <w:sz w:val="24"/>
          </w:rPr>
          <w:delText>R</w:delText>
        </w:r>
      </w:del>
      <w:r w:rsidRPr="00B15548">
        <w:rPr>
          <w:rFonts w:cs="Arial"/>
          <w:sz w:val="24"/>
        </w:rPr>
        <w:t>outing lines to limit exposures to areas of concentrated population and group facilities such as schools and hospitals</w:t>
      </w:r>
      <w:del w:id="302" w:author="Author">
        <w:r w:rsidRPr="00B15548" w:rsidDel="00282A93">
          <w:rPr>
            <w:rFonts w:cs="Arial"/>
            <w:sz w:val="24"/>
          </w:rPr>
          <w:delText>.</w:delText>
        </w:r>
      </w:del>
      <w:ins w:id="303" w:author="Author">
        <w:r w:rsidR="00282A93">
          <w:rPr>
            <w:rFonts w:cs="Arial"/>
            <w:sz w:val="24"/>
          </w:rPr>
          <w:t>;</w:t>
        </w:r>
      </w:ins>
    </w:p>
    <w:p w14:paraId="577D220A" w14:textId="2FEE51DB" w:rsidR="008A3C6E" w:rsidRPr="00B15548" w:rsidRDefault="008A3C6E" w:rsidP="00CA4A15">
      <w:pPr>
        <w:pStyle w:val="par2"/>
        <w:widowControl w:val="0"/>
        <w:ind w:left="2160"/>
        <w:rPr>
          <w:rFonts w:cs="Arial"/>
          <w:sz w:val="24"/>
        </w:rPr>
      </w:pPr>
      <w:r w:rsidRPr="00B15548">
        <w:rPr>
          <w:rFonts w:cs="Arial"/>
          <w:sz w:val="24"/>
        </w:rPr>
        <w:t>(</w:t>
      </w:r>
      <w:del w:id="304" w:author="Author">
        <w:r w:rsidRPr="00B15548" w:rsidDel="00CA4A15">
          <w:rPr>
            <w:rFonts w:cs="Arial"/>
            <w:sz w:val="24"/>
          </w:rPr>
          <w:delText>III</w:delText>
        </w:r>
      </w:del>
      <w:ins w:id="305" w:author="Author">
        <w:r w:rsidR="00CA4A15">
          <w:rPr>
            <w:rFonts w:cs="Arial"/>
            <w:sz w:val="24"/>
          </w:rPr>
          <w:t>C</w:t>
        </w:r>
      </w:ins>
      <w:r w:rsidRPr="00B15548">
        <w:rPr>
          <w:rFonts w:cs="Arial"/>
          <w:sz w:val="24"/>
        </w:rPr>
        <w:t>)</w:t>
      </w:r>
      <w:r w:rsidRPr="00B15548">
        <w:rPr>
          <w:rFonts w:cs="Arial"/>
          <w:sz w:val="24"/>
        </w:rPr>
        <w:tab/>
      </w:r>
      <w:ins w:id="306" w:author="Author">
        <w:r w:rsidR="00282A93">
          <w:rPr>
            <w:rFonts w:cs="Arial"/>
            <w:sz w:val="24"/>
          </w:rPr>
          <w:t>i</w:t>
        </w:r>
      </w:ins>
      <w:del w:id="307" w:author="Author">
        <w:r w:rsidRPr="00B15548" w:rsidDel="00282A93">
          <w:rPr>
            <w:rFonts w:cs="Arial"/>
            <w:sz w:val="24"/>
          </w:rPr>
          <w:delText>I</w:delText>
        </w:r>
      </w:del>
      <w:r w:rsidRPr="00B15548">
        <w:rPr>
          <w:rFonts w:cs="Arial"/>
          <w:sz w:val="24"/>
        </w:rPr>
        <w:t>nstalling higher structures</w:t>
      </w:r>
      <w:del w:id="308" w:author="Author">
        <w:r w:rsidRPr="00B15548" w:rsidDel="00282A93">
          <w:rPr>
            <w:rFonts w:cs="Arial"/>
            <w:sz w:val="24"/>
          </w:rPr>
          <w:delText>.</w:delText>
        </w:r>
      </w:del>
      <w:ins w:id="309" w:author="Author">
        <w:r w:rsidR="00282A93">
          <w:rPr>
            <w:rFonts w:cs="Arial"/>
            <w:sz w:val="24"/>
          </w:rPr>
          <w:t>;</w:t>
        </w:r>
      </w:ins>
    </w:p>
    <w:p w14:paraId="768FBB56" w14:textId="58E9A1ED" w:rsidR="008A3C6E" w:rsidRPr="00B15548" w:rsidRDefault="008A3C6E" w:rsidP="00CA4A15">
      <w:pPr>
        <w:pStyle w:val="par2"/>
        <w:widowControl w:val="0"/>
        <w:ind w:left="2160"/>
        <w:rPr>
          <w:rFonts w:cs="Arial"/>
          <w:sz w:val="24"/>
        </w:rPr>
      </w:pPr>
      <w:r w:rsidRPr="00B15548">
        <w:rPr>
          <w:rFonts w:cs="Arial"/>
          <w:sz w:val="24"/>
        </w:rPr>
        <w:lastRenderedPageBreak/>
        <w:t>(</w:t>
      </w:r>
      <w:del w:id="310" w:author="Author">
        <w:r w:rsidRPr="00B15548" w:rsidDel="00CA4A15">
          <w:rPr>
            <w:rFonts w:cs="Arial"/>
            <w:sz w:val="24"/>
          </w:rPr>
          <w:delText>IV</w:delText>
        </w:r>
      </w:del>
      <w:ins w:id="311" w:author="Author">
        <w:r w:rsidR="00CA4A15">
          <w:rPr>
            <w:rFonts w:cs="Arial"/>
            <w:sz w:val="24"/>
          </w:rPr>
          <w:t>D</w:t>
        </w:r>
      </w:ins>
      <w:r w:rsidRPr="00B15548">
        <w:rPr>
          <w:rFonts w:cs="Arial"/>
          <w:sz w:val="24"/>
        </w:rPr>
        <w:t>)</w:t>
      </w:r>
      <w:r w:rsidRPr="00B15548">
        <w:rPr>
          <w:rFonts w:cs="Arial"/>
          <w:sz w:val="24"/>
        </w:rPr>
        <w:tab/>
      </w:r>
      <w:ins w:id="312" w:author="Author">
        <w:r w:rsidR="00282A93">
          <w:rPr>
            <w:rFonts w:cs="Arial"/>
            <w:sz w:val="24"/>
          </w:rPr>
          <w:t>w</w:t>
        </w:r>
      </w:ins>
      <w:del w:id="313" w:author="Author">
        <w:r w:rsidRPr="00B15548" w:rsidDel="00282A93">
          <w:rPr>
            <w:rFonts w:cs="Arial"/>
            <w:sz w:val="24"/>
          </w:rPr>
          <w:delText>W</w:delText>
        </w:r>
      </w:del>
      <w:r w:rsidRPr="00B15548">
        <w:rPr>
          <w:rFonts w:cs="Arial"/>
          <w:sz w:val="24"/>
        </w:rPr>
        <w:t>idening right of way corridors</w:t>
      </w:r>
      <w:del w:id="314" w:author="Author">
        <w:r w:rsidRPr="00B15548" w:rsidDel="00282A93">
          <w:rPr>
            <w:rFonts w:cs="Arial"/>
            <w:sz w:val="24"/>
          </w:rPr>
          <w:delText>.</w:delText>
        </w:r>
      </w:del>
      <w:ins w:id="315" w:author="Author">
        <w:r w:rsidR="00282A93">
          <w:rPr>
            <w:rFonts w:cs="Arial"/>
            <w:sz w:val="24"/>
          </w:rPr>
          <w:t>; and</w:t>
        </w:r>
      </w:ins>
    </w:p>
    <w:p w14:paraId="0312CD0E" w14:textId="0D59714F" w:rsidR="008A3C6E" w:rsidRPr="00B15548" w:rsidRDefault="008A3C6E" w:rsidP="00CA4A15">
      <w:pPr>
        <w:pStyle w:val="par2"/>
        <w:widowControl w:val="0"/>
        <w:ind w:left="2160"/>
        <w:rPr>
          <w:rFonts w:cs="Arial"/>
          <w:sz w:val="24"/>
        </w:rPr>
      </w:pPr>
      <w:r w:rsidRPr="00B15548">
        <w:rPr>
          <w:rFonts w:cs="Arial"/>
          <w:sz w:val="24"/>
        </w:rPr>
        <w:t>(</w:t>
      </w:r>
      <w:del w:id="316" w:author="Author">
        <w:r w:rsidRPr="00B15548" w:rsidDel="00CA4A15">
          <w:rPr>
            <w:rFonts w:cs="Arial"/>
            <w:sz w:val="24"/>
          </w:rPr>
          <w:delText>V</w:delText>
        </w:r>
      </w:del>
      <w:ins w:id="317" w:author="Author">
        <w:r w:rsidR="00CA4A15">
          <w:rPr>
            <w:rFonts w:cs="Arial"/>
            <w:sz w:val="24"/>
          </w:rPr>
          <w:t>E</w:t>
        </w:r>
      </w:ins>
      <w:r w:rsidRPr="00B15548">
        <w:rPr>
          <w:rFonts w:cs="Arial"/>
          <w:sz w:val="24"/>
        </w:rPr>
        <w:t>)</w:t>
      </w:r>
      <w:r w:rsidRPr="00B15548">
        <w:rPr>
          <w:rFonts w:cs="Arial"/>
          <w:sz w:val="24"/>
        </w:rPr>
        <w:tab/>
      </w:r>
      <w:ins w:id="318" w:author="Author">
        <w:r w:rsidR="00282A93">
          <w:rPr>
            <w:rFonts w:cs="Arial"/>
            <w:sz w:val="24"/>
          </w:rPr>
          <w:t>b</w:t>
        </w:r>
      </w:ins>
      <w:del w:id="319" w:author="Author">
        <w:r w:rsidRPr="00B15548" w:rsidDel="00282A93">
          <w:rPr>
            <w:rFonts w:cs="Arial"/>
            <w:sz w:val="24"/>
          </w:rPr>
          <w:delText>B</w:delText>
        </w:r>
      </w:del>
      <w:r w:rsidRPr="00B15548">
        <w:rPr>
          <w:rFonts w:cs="Arial"/>
          <w:sz w:val="24"/>
        </w:rPr>
        <w:t>urying lines.</w:t>
      </w:r>
    </w:p>
    <w:p w14:paraId="6AD9398A" w14:textId="50D740B8" w:rsidR="00CA4A15" w:rsidRPr="00CA4A15" w:rsidRDefault="00CA4A15" w:rsidP="00CA4A15">
      <w:pPr>
        <w:pStyle w:val="par1"/>
        <w:rPr>
          <w:ins w:id="320" w:author="Author"/>
          <w:sz w:val="24"/>
        </w:rPr>
      </w:pPr>
      <w:ins w:id="321" w:author="Author">
        <w:r>
          <w:rPr>
            <w:sz w:val="24"/>
          </w:rPr>
          <w:t>(d)</w:t>
        </w:r>
        <w:r>
          <w:rPr>
            <w:sz w:val="24"/>
          </w:rPr>
          <w:tab/>
        </w:r>
        <w:r w:rsidRPr="00CA4A15">
          <w:rPr>
            <w:sz w:val="24"/>
          </w:rPr>
          <w:t xml:space="preserve">CPCNs for generation facilities. </w:t>
        </w:r>
        <w:r w:rsidR="00282A93">
          <w:rPr>
            <w:sz w:val="24"/>
          </w:rPr>
          <w:t xml:space="preserve"> </w:t>
        </w:r>
        <w:r w:rsidRPr="00CA4A15">
          <w:rPr>
            <w:sz w:val="24"/>
          </w:rPr>
          <w:t>For an application for a certificate of public convenience and necessity for construction or extension of generation facilities,</w:t>
        </w:r>
        <w:r w:rsidRPr="00CA4A15">
          <w:rPr>
            <w:rFonts w:cs="Arial"/>
            <w:sz w:val="24"/>
          </w:rPr>
          <w:t xml:space="preserve"> including pollution control, fuel conversion upgrades, and conversion of coal-fired plants to natural gas plants</w:t>
        </w:r>
        <w:r w:rsidRPr="00CA4A15">
          <w:rPr>
            <w:sz w:val="24"/>
          </w:rPr>
          <w:t xml:space="preserve"> the applying utility shall include the following information, either in the application or in appropriately identified attached exhibits:</w:t>
        </w:r>
      </w:ins>
    </w:p>
    <w:p w14:paraId="2A815507" w14:textId="72F628E7" w:rsidR="00CA4A15" w:rsidRPr="00CA4A15" w:rsidRDefault="00CA4A15" w:rsidP="00CA4A15">
      <w:pPr>
        <w:pStyle w:val="par2"/>
        <w:rPr>
          <w:ins w:id="322" w:author="Author"/>
          <w:sz w:val="24"/>
        </w:rPr>
      </w:pPr>
      <w:ins w:id="323" w:author="Author">
        <w:r w:rsidRPr="00CA4A15">
          <w:rPr>
            <w:sz w:val="24"/>
          </w:rPr>
          <w:t>(I)</w:t>
        </w:r>
        <w:r w:rsidRPr="00CA4A15">
          <w:rPr>
            <w:sz w:val="24"/>
          </w:rPr>
          <w:tab/>
        </w:r>
        <w:r w:rsidR="00282A93">
          <w:rPr>
            <w:sz w:val="24"/>
          </w:rPr>
          <w:t>a</w:t>
        </w:r>
        <w:r w:rsidRPr="00CA4A15">
          <w:rPr>
            <w:sz w:val="24"/>
          </w:rPr>
          <w:t>s applicable, information on alternatives studied, costs for those alternatives, and criteria used to rank or eliminate alternatives, and</w:t>
        </w:r>
        <w:r w:rsidRPr="00CA4A15">
          <w:rPr>
            <w:rFonts w:cs="Arial"/>
            <w:sz w:val="24"/>
          </w:rPr>
          <w:t>, to the extent feasible,</w:t>
        </w:r>
        <w:r w:rsidRPr="00CA4A15">
          <w:rPr>
            <w:sz w:val="24"/>
          </w:rPr>
          <w:t xml:space="preserve"> i</w:t>
        </w:r>
        <w:r w:rsidRPr="00CA4A15">
          <w:rPr>
            <w:rFonts w:cs="Arial"/>
            <w:sz w:val="24"/>
          </w:rPr>
          <w:t>nformation on Best Value Employment metrics pursuant to paragraph 3211(a)</w:t>
        </w:r>
        <w:r w:rsidR="00282A93">
          <w:rPr>
            <w:rFonts w:cs="Arial"/>
            <w:sz w:val="24"/>
          </w:rPr>
          <w:t>;</w:t>
        </w:r>
      </w:ins>
    </w:p>
    <w:p w14:paraId="3EA7BBB2" w14:textId="1915C249" w:rsidR="00CA4A15" w:rsidRPr="00CA4A15" w:rsidRDefault="00CA4A15" w:rsidP="00CA4A15">
      <w:pPr>
        <w:pStyle w:val="par2"/>
        <w:rPr>
          <w:ins w:id="324" w:author="Author"/>
          <w:sz w:val="24"/>
        </w:rPr>
      </w:pPr>
      <w:ins w:id="325" w:author="Author">
        <w:r w:rsidRPr="00CA4A15">
          <w:rPr>
            <w:sz w:val="24"/>
          </w:rPr>
          <w:t>(II)</w:t>
        </w:r>
        <w:r w:rsidRPr="00CA4A15">
          <w:rPr>
            <w:sz w:val="24"/>
          </w:rPr>
          <w:tab/>
        </w:r>
        <w:r w:rsidR="00282A93">
          <w:rPr>
            <w:sz w:val="24"/>
          </w:rPr>
          <w:t>a</w:t>
        </w:r>
        <w:r w:rsidRPr="00CA4A15">
          <w:rPr>
            <w:sz w:val="24"/>
          </w:rPr>
          <w:t>s applicable, a report of prudent avoidance measures considered and justification for the measures selected to be implemented</w:t>
        </w:r>
        <w:r w:rsidR="00282A93">
          <w:rPr>
            <w:sz w:val="24"/>
          </w:rPr>
          <w:t>; and</w:t>
        </w:r>
      </w:ins>
    </w:p>
    <w:p w14:paraId="43D86073" w14:textId="685D61D4" w:rsidR="00CA4A15" w:rsidRPr="00CA4A15" w:rsidRDefault="00CA4A15" w:rsidP="00CA4A15">
      <w:pPr>
        <w:widowControl w:val="0"/>
        <w:tabs>
          <w:tab w:val="left" w:pos="720"/>
          <w:tab w:val="left" w:pos="1440"/>
          <w:tab w:val="left" w:pos="2160"/>
        </w:tabs>
        <w:ind w:left="1440" w:hanging="720"/>
        <w:rPr>
          <w:ins w:id="326" w:author="Author"/>
          <w:rFonts w:cs="Arial"/>
          <w:sz w:val="24"/>
          <w:szCs w:val="24"/>
        </w:rPr>
      </w:pPr>
      <w:ins w:id="327" w:author="Author">
        <w:r w:rsidRPr="00CA4A15">
          <w:rPr>
            <w:sz w:val="24"/>
            <w:szCs w:val="24"/>
          </w:rPr>
          <w:t>(III)</w:t>
        </w:r>
        <w:r w:rsidRPr="00CA4A15">
          <w:rPr>
            <w:sz w:val="24"/>
            <w:szCs w:val="24"/>
          </w:rPr>
          <w:tab/>
        </w:r>
        <w:r w:rsidR="00282A93">
          <w:rPr>
            <w:sz w:val="24"/>
            <w:szCs w:val="24"/>
          </w:rPr>
          <w:t>i</w:t>
        </w:r>
        <w:moveToRangeStart w:id="328" w:author="Author" w:name="move228801930"/>
        <w:r w:rsidRPr="00CA4A15">
          <w:rPr>
            <w:rFonts w:cs="Arial"/>
            <w:sz w:val="24"/>
            <w:szCs w:val="24"/>
          </w:rPr>
          <w:t>nformation about Best Value Employment metrics consistent with paragraph 3211(a) or, in the alternative, information to demonstrate that the project qualifies for an exemption under paragraph 3211(e).  If the information required in paragraph 3211(a) is not available at the time an application is filed because relevant contracts have not yet been entered into, the applicant shall file a status report in the proceeding within 45 days after the last contract has been entered into that identifies how selected contractor(s) meet Best Value Employment metrics.</w:t>
        </w:r>
      </w:ins>
    </w:p>
    <w:moveToRangeEnd w:id="328"/>
    <w:p w14:paraId="03513A7A" w14:textId="5CEAAC9A" w:rsidR="002211F3" w:rsidRPr="00B15548" w:rsidRDefault="008A3C6E" w:rsidP="008A3C6E">
      <w:pPr>
        <w:pStyle w:val="par1"/>
        <w:rPr>
          <w:rFonts w:cs="Arial"/>
          <w:sz w:val="24"/>
        </w:rPr>
      </w:pPr>
      <w:r w:rsidRPr="00B15548">
        <w:rPr>
          <w:rFonts w:cs="Arial"/>
          <w:sz w:val="24"/>
        </w:rPr>
        <w:t>(e)</w:t>
      </w:r>
      <w:r w:rsidRPr="00B15548">
        <w:rPr>
          <w:rFonts w:cs="Arial"/>
          <w:sz w:val="24"/>
        </w:rPr>
        <w:tab/>
        <w:t>Within 30 days of final Commission approval of an application pursuant to this rule, or after the last contract has been entered into, that includes one or more ESPW projects, the applicant or its contractor(s) shall notify the Division of Labor Standards and Statistics within the Colorado Department of Labor and Employment (CDLE) about the project to facilitate the collection of craft labor certification(s)</w:t>
      </w:r>
      <w:r w:rsidR="002211F3" w:rsidRPr="00B15548">
        <w:rPr>
          <w:rFonts w:cs="Arial"/>
          <w:sz w:val="24"/>
        </w:rPr>
        <w:t>.</w:t>
      </w:r>
    </w:p>
    <w:p w14:paraId="4EFCF297" w14:textId="014660AB" w:rsidR="00CA4A15" w:rsidRPr="00CA4A15" w:rsidRDefault="00CA4A15" w:rsidP="00CA4A15">
      <w:pPr>
        <w:pStyle w:val="par2"/>
        <w:ind w:left="720"/>
        <w:rPr>
          <w:ins w:id="329" w:author="Author"/>
          <w:sz w:val="24"/>
        </w:rPr>
      </w:pPr>
      <w:bookmarkStart w:id="330" w:name="_Toc444850436"/>
      <w:bookmarkStart w:id="331" w:name="_Toc218838320"/>
      <w:bookmarkStart w:id="332" w:name="_Toc145838545"/>
      <w:bookmarkStart w:id="333" w:name="_Toc145838544"/>
      <w:bookmarkStart w:id="334" w:name="_Toc254877682"/>
      <w:bookmarkStart w:id="335" w:name="_Toc295479969"/>
      <w:bookmarkEnd w:id="10"/>
      <w:bookmarkEnd w:id="11"/>
      <w:ins w:id="336" w:author="Author">
        <w:r w:rsidRPr="00CA4A15">
          <w:rPr>
            <w:sz w:val="24"/>
          </w:rPr>
          <w:t>(f)</w:t>
        </w:r>
        <w:r w:rsidRPr="00CA4A15">
          <w:rPr>
            <w:sz w:val="24"/>
          </w:rPr>
          <w:tab/>
          <w:t>If an application for a certificate of public convenience and necessity fails to include the information required by this rule 3102, the application may be deemed incomplete pursuant to rule 1303.</w:t>
        </w:r>
      </w:ins>
    </w:p>
    <w:p w14:paraId="103687A5" w14:textId="77777777" w:rsidR="00CA4A15" w:rsidRPr="00C37835" w:rsidRDefault="00CA4A15" w:rsidP="00CA4A15">
      <w:pPr>
        <w:pStyle w:val="upar1"/>
        <w:jc w:val="center"/>
        <w:rPr>
          <w:sz w:val="24"/>
          <w:szCs w:val="24"/>
        </w:rPr>
      </w:pPr>
      <w:r w:rsidRPr="00C37835">
        <w:rPr>
          <w:sz w:val="24"/>
          <w:szCs w:val="24"/>
        </w:rPr>
        <w:t>*           *           *           *</w:t>
      </w:r>
    </w:p>
    <w:p w14:paraId="16FE775F" w14:textId="77777777" w:rsidR="00CA4A15" w:rsidRPr="00C37835" w:rsidRDefault="00CA4A15" w:rsidP="00CA4A15">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6C8CC472" w14:textId="77777777" w:rsidR="00E60172" w:rsidRPr="00BC3B2C" w:rsidRDefault="00E60172" w:rsidP="00BC3B2C">
      <w:pPr>
        <w:pStyle w:val="Heading2"/>
        <w:rPr>
          <w:i w:val="0"/>
          <w:iCs w:val="0"/>
          <w:sz w:val="24"/>
          <w:szCs w:val="24"/>
        </w:rPr>
      </w:pPr>
      <w:bookmarkStart w:id="337" w:name="_Toc102292249"/>
      <w:bookmarkStart w:id="338" w:name="_Toc145838537"/>
      <w:bookmarkStart w:id="339" w:name="_Toc295479962"/>
      <w:bookmarkStart w:id="340" w:name="_Toc444850445"/>
      <w:bookmarkStart w:id="341" w:name="_Toc218838329"/>
      <w:bookmarkStart w:id="342" w:name="_Toc3705499"/>
      <w:bookmarkStart w:id="343" w:name="_Toc9310588"/>
      <w:bookmarkEnd w:id="330"/>
      <w:bookmarkEnd w:id="331"/>
      <w:r w:rsidRPr="00BC3B2C">
        <w:rPr>
          <w:i w:val="0"/>
          <w:iCs w:val="0"/>
          <w:sz w:val="24"/>
          <w:szCs w:val="24"/>
        </w:rPr>
        <w:lastRenderedPageBreak/>
        <w:t>FACILITIES</w:t>
      </w:r>
      <w:bookmarkEnd w:id="337"/>
      <w:bookmarkEnd w:id="338"/>
      <w:bookmarkEnd w:id="339"/>
      <w:bookmarkEnd w:id="340"/>
      <w:bookmarkEnd w:id="341"/>
    </w:p>
    <w:p w14:paraId="163DC616" w14:textId="77777777" w:rsidR="007E1688" w:rsidRPr="00C37835" w:rsidRDefault="007E1688" w:rsidP="007E1688">
      <w:pPr>
        <w:pStyle w:val="upar1"/>
        <w:jc w:val="center"/>
        <w:rPr>
          <w:sz w:val="24"/>
          <w:szCs w:val="24"/>
        </w:rPr>
      </w:pPr>
      <w:bookmarkStart w:id="344" w:name="_Toc145838538"/>
      <w:bookmarkStart w:id="345" w:name="_Toc295479963"/>
      <w:bookmarkStart w:id="346" w:name="_Toc444850446"/>
      <w:bookmarkStart w:id="347" w:name="_Toc218838330"/>
      <w:bookmarkEnd w:id="342"/>
      <w:bookmarkEnd w:id="343"/>
      <w:r w:rsidRPr="00C37835">
        <w:rPr>
          <w:sz w:val="24"/>
          <w:szCs w:val="24"/>
        </w:rPr>
        <w:t>*           *           *           *</w:t>
      </w:r>
    </w:p>
    <w:p w14:paraId="5AE4E6A6" w14:textId="77777777" w:rsidR="007E1688" w:rsidRPr="00C37835" w:rsidRDefault="007E1688" w:rsidP="007E1688">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0532FFA9" w14:textId="77777777" w:rsidR="00381782" w:rsidRPr="00B15548" w:rsidRDefault="00381782" w:rsidP="00381782">
      <w:pPr>
        <w:pStyle w:val="Title3"/>
        <w:rPr>
          <w:sz w:val="24"/>
          <w:szCs w:val="24"/>
        </w:rPr>
      </w:pPr>
      <w:bookmarkStart w:id="348" w:name="_Toc444850451"/>
      <w:bookmarkStart w:id="349" w:name="_Toc472000000"/>
      <w:bookmarkStart w:id="350" w:name="_Toc218838336"/>
      <w:bookmarkStart w:id="351" w:name="_Toc295479970"/>
      <w:bookmarkStart w:id="352" w:name="_Toc444850452"/>
      <w:bookmarkStart w:id="353" w:name="_Toc145838546"/>
      <w:bookmarkStart w:id="354" w:name="_Toc295479971"/>
      <w:bookmarkStart w:id="355" w:name="_Toc444850453"/>
      <w:bookmarkStart w:id="356" w:name="_Toc452519132"/>
      <w:bookmarkEnd w:id="344"/>
      <w:bookmarkEnd w:id="345"/>
      <w:bookmarkEnd w:id="346"/>
      <w:bookmarkEnd w:id="347"/>
      <w:r w:rsidRPr="00B15548">
        <w:rPr>
          <w:sz w:val="24"/>
          <w:szCs w:val="24"/>
        </w:rPr>
        <w:t>3206.</w:t>
      </w:r>
      <w:r w:rsidRPr="00B15548">
        <w:rPr>
          <w:sz w:val="24"/>
          <w:szCs w:val="24"/>
        </w:rPr>
        <w:tab/>
        <w:t>Construction or Extension of Transmission Facilities.</w:t>
      </w:r>
      <w:bookmarkEnd w:id="348"/>
      <w:bookmarkEnd w:id="349"/>
      <w:bookmarkEnd w:id="350"/>
    </w:p>
    <w:p w14:paraId="1086AB5F" w14:textId="19D9A7ED" w:rsidR="00381782" w:rsidRPr="00B15548" w:rsidRDefault="00381782" w:rsidP="00381782">
      <w:pPr>
        <w:pStyle w:val="par1"/>
        <w:rPr>
          <w:rFonts w:cs="Arial"/>
          <w:sz w:val="24"/>
        </w:rPr>
      </w:pPr>
      <w:r w:rsidRPr="00B15548">
        <w:rPr>
          <w:rFonts w:cs="Arial"/>
          <w:sz w:val="24"/>
        </w:rPr>
        <w:t>(a)</w:t>
      </w:r>
      <w:r w:rsidRPr="00B15548">
        <w:rPr>
          <w:rFonts w:cs="Arial"/>
          <w:sz w:val="24"/>
        </w:rPr>
        <w:tab/>
      </w:r>
      <w:ins w:id="357" w:author="Author">
        <w:r w:rsidR="001812C3" w:rsidRPr="00FC183B">
          <w:rPr>
            <w:sz w:val="24"/>
          </w:rPr>
          <w:t xml:space="preserve">Commencement of construction </w:t>
        </w:r>
        <w:r w:rsidR="001812C3" w:rsidRPr="00195E4D">
          <w:rPr>
            <w:sz w:val="24"/>
          </w:rPr>
          <w:t xml:space="preserve">or </w:t>
        </w:r>
        <w:r w:rsidR="001812C3" w:rsidRPr="001812C3">
          <w:rPr>
            <w:sz w:val="24"/>
          </w:rPr>
          <w:t xml:space="preserve">extension. </w:t>
        </w:r>
        <w:r w:rsidR="004704A7">
          <w:rPr>
            <w:sz w:val="24"/>
          </w:rPr>
          <w:t xml:space="preserve"> </w:t>
        </w:r>
      </w:ins>
      <w:r w:rsidRPr="00B15548">
        <w:rPr>
          <w:rFonts w:cs="Arial"/>
          <w:sz w:val="24"/>
        </w:rPr>
        <w:t>No utility and no cooperative electric association which has voted to exempt itself pursuant to § 40-9.5-103, C.R.S., may commence new construction</w:t>
      </w:r>
      <w:del w:id="358" w:author="Author">
        <w:r w:rsidRPr="00B15548" w:rsidDel="001812C3">
          <w:rPr>
            <w:rFonts w:cs="Arial"/>
            <w:sz w:val="24"/>
          </w:rPr>
          <w:delText>,</w:delText>
        </w:r>
      </w:del>
      <w:r w:rsidRPr="00B15548">
        <w:rPr>
          <w:rFonts w:cs="Arial"/>
          <w:sz w:val="24"/>
        </w:rPr>
        <w:t xml:space="preserve"> or extension of </w:t>
      </w:r>
      <w:ins w:id="359" w:author="Author">
        <w:r w:rsidR="001812C3">
          <w:rPr>
            <w:rFonts w:cs="Arial"/>
            <w:sz w:val="24"/>
          </w:rPr>
          <w:t xml:space="preserve">a </w:t>
        </w:r>
      </w:ins>
      <w:r w:rsidRPr="00B15548">
        <w:rPr>
          <w:rFonts w:cs="Arial"/>
          <w:sz w:val="24"/>
        </w:rPr>
        <w:t xml:space="preserve">transmission </w:t>
      </w:r>
      <w:del w:id="360" w:author="Author">
        <w:r w:rsidRPr="00B15548" w:rsidDel="001812C3">
          <w:rPr>
            <w:rFonts w:cs="Arial"/>
            <w:sz w:val="24"/>
          </w:rPr>
          <w:delText xml:space="preserve">facilities </w:delText>
        </w:r>
      </w:del>
      <w:ins w:id="361" w:author="Author">
        <w:r w:rsidR="001812C3">
          <w:rPr>
            <w:rFonts w:cs="Arial"/>
            <w:sz w:val="24"/>
          </w:rPr>
          <w:t>facility</w:t>
        </w:r>
        <w:r w:rsidR="001812C3" w:rsidRPr="00B15548">
          <w:rPr>
            <w:rFonts w:cs="Arial"/>
            <w:sz w:val="24"/>
          </w:rPr>
          <w:t xml:space="preserve"> </w:t>
        </w:r>
      </w:ins>
      <w:r w:rsidRPr="00B15548">
        <w:rPr>
          <w:rFonts w:cs="Arial"/>
          <w:sz w:val="24"/>
        </w:rPr>
        <w:t xml:space="preserve">or </w:t>
      </w:r>
      <w:del w:id="362" w:author="Author">
        <w:r w:rsidRPr="00B15548" w:rsidDel="001812C3">
          <w:rPr>
            <w:rFonts w:cs="Arial"/>
            <w:sz w:val="24"/>
          </w:rPr>
          <w:delText xml:space="preserve">projects </w:delText>
        </w:r>
      </w:del>
      <w:ins w:id="363" w:author="Author">
        <w:r w:rsidR="001812C3">
          <w:rPr>
            <w:rFonts w:cs="Arial"/>
            <w:sz w:val="24"/>
          </w:rPr>
          <w:t>project</w:t>
        </w:r>
        <w:r w:rsidR="001812C3" w:rsidRPr="00B15548">
          <w:rPr>
            <w:rFonts w:cs="Arial"/>
            <w:sz w:val="24"/>
          </w:rPr>
          <w:t xml:space="preserve"> </w:t>
        </w:r>
      </w:ins>
      <w:r w:rsidRPr="00B15548">
        <w:rPr>
          <w:rFonts w:cs="Arial"/>
          <w:sz w:val="24"/>
        </w:rPr>
        <w:t xml:space="preserve">until </w:t>
      </w:r>
      <w:del w:id="364" w:author="Author">
        <w:r w:rsidRPr="00B15548" w:rsidDel="001812C3">
          <w:rPr>
            <w:rFonts w:cs="Arial"/>
            <w:sz w:val="24"/>
          </w:rPr>
          <w:delText xml:space="preserve">either the Commission notifies the utility that such facilities or projects do not require a certificate of public convenience and necessity or </w:delText>
        </w:r>
      </w:del>
      <w:r w:rsidRPr="00B15548">
        <w:rPr>
          <w:rFonts w:cs="Arial"/>
          <w:sz w:val="24"/>
        </w:rPr>
        <w:t>the Commission issues a certificate of public convenience and necessity</w:t>
      </w:r>
      <w:ins w:id="365" w:author="Author">
        <w:r w:rsidR="001812C3">
          <w:rPr>
            <w:rFonts w:cs="Arial"/>
            <w:sz w:val="24"/>
          </w:rPr>
          <w:t>,</w:t>
        </w:r>
        <w:r w:rsidR="001812C3" w:rsidRPr="001812C3">
          <w:rPr>
            <w:sz w:val="24"/>
          </w:rPr>
          <w:t xml:space="preserve"> </w:t>
        </w:r>
        <w:r w:rsidR="001812C3" w:rsidRPr="0005470E">
          <w:rPr>
            <w:sz w:val="24"/>
            <w:rPrChange w:id="366" w:author="Author">
              <w:rPr>
                <w:szCs w:val="20"/>
              </w:rPr>
            </w:rPrChange>
          </w:rPr>
          <w:t>unless the facility or project is deemed to be in the ordinary course of business pursuant to paragraph 3206(b)</w:t>
        </w:r>
      </w:ins>
      <w:r w:rsidRPr="00B15548">
        <w:rPr>
          <w:rFonts w:cs="Arial"/>
          <w:sz w:val="24"/>
        </w:rPr>
        <w:t>.  Rural electric cooperatives which have elected to exempt themselves from the Public Utilities Law pursuant to § 40-9.5-103, C.R.S., do not need a certificate of public convenience and necessity for new construction or extension of transmission facilities or projects when such construction or expansion is contained entirely within the cooperative’s certificated area.</w:t>
      </w:r>
    </w:p>
    <w:p w14:paraId="52A82D87" w14:textId="0F63DA79" w:rsidR="003B339E" w:rsidRPr="00844735" w:rsidRDefault="00381782">
      <w:pPr>
        <w:pStyle w:val="par1"/>
        <w:rPr>
          <w:sz w:val="24"/>
        </w:rPr>
        <w:pPrChange w:id="367" w:author="Author">
          <w:pPr>
            <w:pStyle w:val="par1"/>
            <w:ind w:firstLine="0"/>
          </w:pPr>
        </w:pPrChange>
      </w:pPr>
      <w:r w:rsidRPr="00844735">
        <w:rPr>
          <w:sz w:val="24"/>
        </w:rPr>
        <w:t>(b)</w:t>
      </w:r>
      <w:r w:rsidRPr="00844735">
        <w:rPr>
          <w:sz w:val="24"/>
        </w:rPr>
        <w:tab/>
      </w:r>
      <w:del w:id="368" w:author="Author">
        <w:r w:rsidRPr="00844735" w:rsidDel="001812C3">
          <w:rPr>
            <w:sz w:val="24"/>
          </w:rPr>
          <w:delText>CPCN requirements for new transmission facilities</w:delText>
        </w:r>
      </w:del>
      <w:ins w:id="369" w:author="Author">
        <w:r w:rsidR="001812C3" w:rsidRPr="00844735">
          <w:rPr>
            <w:sz w:val="24"/>
          </w:rPr>
          <w:t>Ordinary course of business</w:t>
        </w:r>
      </w:ins>
      <w:r w:rsidRPr="00844735">
        <w:rPr>
          <w:sz w:val="24"/>
        </w:rPr>
        <w:t xml:space="preserve">.  </w:t>
      </w:r>
      <w:del w:id="370" w:author="Author">
        <w:r w:rsidRPr="00844735" w:rsidDel="007736D1">
          <w:rPr>
            <w:sz w:val="24"/>
          </w:rPr>
          <w:delText>New transmission</w:delText>
        </w:r>
      </w:del>
      <w:ins w:id="371" w:author="Author">
        <w:r w:rsidR="007736D1" w:rsidRPr="00844735">
          <w:rPr>
            <w:sz w:val="24"/>
          </w:rPr>
          <w:t>Transmission</w:t>
        </w:r>
      </w:ins>
      <w:r w:rsidRPr="00844735">
        <w:rPr>
          <w:sz w:val="24"/>
        </w:rPr>
        <w:t xml:space="preserve"> facilities </w:t>
      </w:r>
      <w:ins w:id="372" w:author="Author">
        <w:r w:rsidR="007736D1" w:rsidRPr="00844735">
          <w:rPr>
            <w:sz w:val="24"/>
          </w:rPr>
          <w:t xml:space="preserve">and projects deemed to be </w:t>
        </w:r>
      </w:ins>
      <w:del w:id="373" w:author="Author">
        <w:r w:rsidRPr="00844735" w:rsidDel="007736D1">
          <w:rPr>
            <w:sz w:val="24"/>
          </w:rPr>
          <w:delText xml:space="preserve">that require a CPCN pursuant to this paragraph are not </w:delText>
        </w:r>
      </w:del>
      <w:r w:rsidRPr="00844735">
        <w:rPr>
          <w:sz w:val="24"/>
        </w:rPr>
        <w:t>in the ordinary course of business</w:t>
      </w:r>
      <w:ins w:id="374" w:author="Author">
        <w:r w:rsidR="007736D1" w:rsidRPr="00844735">
          <w:rPr>
            <w:sz w:val="24"/>
          </w:rPr>
          <w:t xml:space="preserve"> do not require a CPCN</w:t>
        </w:r>
      </w:ins>
      <w:r w:rsidR="000D487E" w:rsidRPr="00844735">
        <w:rPr>
          <w:sz w:val="24"/>
        </w:rPr>
        <w:t>.</w:t>
      </w:r>
      <w:del w:id="375" w:author="Author">
        <w:r w:rsidRPr="00844735" w:rsidDel="007736D1">
          <w:rPr>
            <w:sz w:val="24"/>
          </w:rPr>
          <w:delText xml:space="preserve">  However, any </w:delText>
        </w:r>
      </w:del>
      <w:ins w:id="376" w:author="Author">
        <w:r w:rsidR="004704A7" w:rsidRPr="00844735">
          <w:rPr>
            <w:sz w:val="24"/>
          </w:rPr>
          <w:t xml:space="preserve">  </w:t>
        </w:r>
        <w:r w:rsidR="007736D1" w:rsidRPr="00844735">
          <w:rPr>
            <w:sz w:val="24"/>
          </w:rPr>
          <w:t xml:space="preserve">A </w:t>
        </w:r>
      </w:ins>
      <w:r w:rsidRPr="00844735">
        <w:rPr>
          <w:sz w:val="24"/>
        </w:rPr>
        <w:t xml:space="preserve">utility may request a CPCN for any </w:t>
      </w:r>
      <w:del w:id="377" w:author="Author">
        <w:r w:rsidRPr="00844735" w:rsidDel="007736D1">
          <w:rPr>
            <w:sz w:val="24"/>
          </w:rPr>
          <w:delText xml:space="preserve">new </w:delText>
        </w:r>
      </w:del>
      <w:r w:rsidRPr="00844735">
        <w:rPr>
          <w:sz w:val="24"/>
        </w:rPr>
        <w:t xml:space="preserve">transmission facility that </w:t>
      </w:r>
      <w:del w:id="378" w:author="Author">
        <w:r w:rsidRPr="00844735" w:rsidDel="007736D1">
          <w:rPr>
            <w:sz w:val="24"/>
          </w:rPr>
          <w:delText xml:space="preserve">does not require </w:delText>
        </w:r>
      </w:del>
      <w:ins w:id="379" w:author="Author">
        <w:r w:rsidR="007736D1" w:rsidRPr="00844735">
          <w:rPr>
            <w:sz w:val="24"/>
          </w:rPr>
          <w:t xml:space="preserve">would otherwise be exempted from the requirements to obtain </w:t>
        </w:r>
      </w:ins>
      <w:r w:rsidRPr="00844735">
        <w:rPr>
          <w:sz w:val="24"/>
        </w:rPr>
        <w:t xml:space="preserve">a CPCN under this paragraph. </w:t>
      </w:r>
      <w:del w:id="380" w:author="Author">
        <w:r w:rsidR="003B339E" w:rsidRPr="00844735" w:rsidDel="006E5756">
          <w:rPr>
            <w:sz w:val="24"/>
          </w:rPr>
          <w:delText>All utilities and electric cooperative associations subject to paragraph (a) of this rule shall be required to file a CPCN application for all new transmission facilities that meet one of the following criteria:</w:delText>
        </w:r>
      </w:del>
    </w:p>
    <w:p w14:paraId="25CF7A1C" w14:textId="528F58A4" w:rsidR="006E5756" w:rsidRPr="00844735" w:rsidRDefault="006E5756">
      <w:pPr>
        <w:pStyle w:val="par2"/>
        <w:rPr>
          <w:ins w:id="381" w:author="Author"/>
          <w:sz w:val="24"/>
        </w:rPr>
        <w:pPrChange w:id="382" w:author="Author">
          <w:pPr>
            <w:pStyle w:val="par1"/>
            <w:ind w:left="1440"/>
          </w:pPr>
        </w:pPrChange>
      </w:pPr>
      <w:ins w:id="383" w:author="Author">
        <w:r w:rsidRPr="00844735">
          <w:rPr>
            <w:sz w:val="24"/>
          </w:rPr>
          <w:t>(I)</w:t>
        </w:r>
        <w:r w:rsidRPr="00844735">
          <w:rPr>
            <w:sz w:val="24"/>
          </w:rPr>
          <w:tab/>
          <w:t>The following facilities and projects shall be deemed in the ordinary course of business and do not require a CPCN so long as the facilities meet the noise and magnetic field thresholds in paragraphs (d) and (e) of this rule</w:t>
        </w:r>
        <w:r w:rsidR="004704A7" w:rsidRPr="00844735">
          <w:rPr>
            <w:sz w:val="24"/>
          </w:rPr>
          <w:t>.</w:t>
        </w:r>
      </w:ins>
    </w:p>
    <w:p w14:paraId="238C45BC" w14:textId="698BF164" w:rsidR="006E5756" w:rsidRPr="00844735" w:rsidRDefault="006E5756">
      <w:pPr>
        <w:pStyle w:val="par3"/>
        <w:rPr>
          <w:ins w:id="384" w:author="Author"/>
          <w:sz w:val="24"/>
        </w:rPr>
        <w:pPrChange w:id="385" w:author="Author">
          <w:pPr>
            <w:pStyle w:val="par2"/>
            <w:ind w:left="2160"/>
          </w:pPr>
        </w:pPrChange>
      </w:pPr>
      <w:ins w:id="386" w:author="Author">
        <w:r w:rsidRPr="00844735">
          <w:rPr>
            <w:sz w:val="24"/>
          </w:rPr>
          <w:t>(A)</w:t>
        </w:r>
        <w:r w:rsidRPr="00844735">
          <w:rPr>
            <w:sz w:val="24"/>
          </w:rPr>
          <w:tab/>
          <w:t>Facilities and projects replacing existing transmission equipment with equipment that:</w:t>
        </w:r>
      </w:ins>
    </w:p>
    <w:p w14:paraId="575C14AA" w14:textId="5022274F" w:rsidR="006E5756" w:rsidRPr="0007075F" w:rsidRDefault="006E5756">
      <w:pPr>
        <w:pStyle w:val="par4"/>
        <w:rPr>
          <w:ins w:id="387" w:author="Author"/>
          <w:sz w:val="24"/>
          <w:rPrChange w:id="388" w:author="Author">
            <w:rPr>
              <w:ins w:id="389" w:author="Author"/>
            </w:rPr>
          </w:rPrChange>
        </w:rPr>
        <w:pPrChange w:id="390" w:author="Author">
          <w:pPr>
            <w:pStyle w:val="par2"/>
            <w:ind w:left="2880"/>
          </w:pPr>
        </w:pPrChange>
      </w:pPr>
      <w:ins w:id="391" w:author="Author">
        <w:r w:rsidRPr="00844735">
          <w:rPr>
            <w:sz w:val="24"/>
          </w:rPr>
          <w:t>(i)</w:t>
        </w:r>
        <w:r w:rsidRPr="00844735">
          <w:rPr>
            <w:sz w:val="24"/>
          </w:rPr>
          <w:tab/>
          <w:t xml:space="preserve">meets all applicable safety, health and environmental </w:t>
        </w:r>
        <w:r w:rsidRPr="0007075F">
          <w:rPr>
            <w:sz w:val="24"/>
            <w:rPrChange w:id="392" w:author="Author">
              <w:rPr/>
            </w:rPrChange>
          </w:rPr>
          <w:t>standards;</w:t>
        </w:r>
      </w:ins>
    </w:p>
    <w:p w14:paraId="02918FA9" w14:textId="318D5F02" w:rsidR="006E5756" w:rsidRPr="0007075F" w:rsidRDefault="006E5756">
      <w:pPr>
        <w:pStyle w:val="par4"/>
        <w:rPr>
          <w:ins w:id="393" w:author="Author"/>
          <w:sz w:val="24"/>
          <w:rPrChange w:id="394" w:author="Author">
            <w:rPr>
              <w:ins w:id="395" w:author="Author"/>
            </w:rPr>
          </w:rPrChange>
        </w:rPr>
        <w:pPrChange w:id="396" w:author="Author">
          <w:pPr>
            <w:pStyle w:val="par2"/>
            <w:ind w:left="2880"/>
          </w:pPr>
        </w:pPrChange>
      </w:pPr>
      <w:ins w:id="397" w:author="Author">
        <w:r w:rsidRPr="0007075F">
          <w:rPr>
            <w:sz w:val="24"/>
            <w:rPrChange w:id="398" w:author="Author">
              <w:rPr/>
            </w:rPrChange>
          </w:rPr>
          <w:lastRenderedPageBreak/>
          <w:t>(ii)</w:t>
        </w:r>
        <w:r w:rsidRPr="0007075F">
          <w:rPr>
            <w:sz w:val="24"/>
            <w:rPrChange w:id="399" w:author="Author">
              <w:rPr/>
            </w:rPrChange>
          </w:rPr>
          <w:tab/>
          <w:t>remains within the footprint or right of way of the existing equipment;</w:t>
        </w:r>
      </w:ins>
    </w:p>
    <w:p w14:paraId="2540E7F7" w14:textId="10EBE79D" w:rsidR="006E5756" w:rsidRPr="0007075F" w:rsidRDefault="006E5756">
      <w:pPr>
        <w:pStyle w:val="par4"/>
        <w:rPr>
          <w:ins w:id="400" w:author="Author"/>
          <w:sz w:val="24"/>
          <w:rPrChange w:id="401" w:author="Author">
            <w:rPr>
              <w:ins w:id="402" w:author="Author"/>
            </w:rPr>
          </w:rPrChange>
        </w:rPr>
        <w:pPrChange w:id="403" w:author="Author">
          <w:pPr>
            <w:pStyle w:val="par2"/>
            <w:ind w:left="2880"/>
          </w:pPr>
        </w:pPrChange>
      </w:pPr>
      <w:ins w:id="404" w:author="Author">
        <w:r w:rsidRPr="0007075F">
          <w:rPr>
            <w:sz w:val="24"/>
            <w:rPrChange w:id="405" w:author="Author">
              <w:rPr/>
            </w:rPrChange>
          </w:rPr>
          <w:t>(iii)</w:t>
        </w:r>
        <w:r w:rsidRPr="0007075F">
          <w:rPr>
            <w:sz w:val="24"/>
            <w:rPrChange w:id="406" w:author="Author">
              <w:rPr/>
            </w:rPrChange>
          </w:rPr>
          <w:tab/>
          <w:t>would not otherwise be required to obtain a certificate of public convenience and necessity; and</w:t>
        </w:r>
      </w:ins>
    </w:p>
    <w:p w14:paraId="460FB098" w14:textId="1F0688E7" w:rsidR="006E5756" w:rsidRPr="0007075F" w:rsidRDefault="006E5756">
      <w:pPr>
        <w:pStyle w:val="par4"/>
        <w:rPr>
          <w:ins w:id="407" w:author="Author"/>
          <w:sz w:val="24"/>
          <w:rPrChange w:id="408" w:author="Author">
            <w:rPr>
              <w:ins w:id="409" w:author="Author"/>
            </w:rPr>
          </w:rPrChange>
        </w:rPr>
        <w:pPrChange w:id="410" w:author="Author">
          <w:pPr>
            <w:pStyle w:val="par2"/>
            <w:ind w:left="2880"/>
          </w:pPr>
        </w:pPrChange>
      </w:pPr>
      <w:ins w:id="411" w:author="Author">
        <w:r w:rsidRPr="0007075F">
          <w:rPr>
            <w:sz w:val="24"/>
            <w:rPrChange w:id="412" w:author="Author">
              <w:rPr/>
            </w:rPrChange>
          </w:rPr>
          <w:t>(iv)</w:t>
        </w:r>
        <w:r w:rsidRPr="0007075F">
          <w:rPr>
            <w:sz w:val="24"/>
            <w:rPrChange w:id="413" w:author="Author">
              <w:rPr/>
            </w:rPrChange>
          </w:rPr>
          <w:tab/>
          <w:t>replaces either existing transmission equipment at or nearing the end of its useful life or equipment no longer safe, reliable or functional for any reason.</w:t>
        </w:r>
      </w:ins>
    </w:p>
    <w:p w14:paraId="62F69B19" w14:textId="77777777" w:rsidR="006E5756" w:rsidRPr="00D513A0" w:rsidRDefault="006E5756" w:rsidP="006E5756">
      <w:pPr>
        <w:pStyle w:val="par3"/>
        <w:rPr>
          <w:ins w:id="414" w:author="Author"/>
          <w:sz w:val="24"/>
        </w:rPr>
      </w:pPr>
      <w:ins w:id="415" w:author="Author">
        <w:r w:rsidRPr="00195E4D">
          <w:rPr>
            <w:sz w:val="24"/>
          </w:rPr>
          <w:t>(B)</w:t>
        </w:r>
        <w:r w:rsidRPr="00195E4D">
          <w:rPr>
            <w:sz w:val="24"/>
          </w:rPr>
          <w:tab/>
          <w:t>Substations or switching stations of any voltage built or modified for the sole purpose of interconnecting new generation facilities that have been approved for interconnection by the Commission</w:t>
        </w:r>
        <w:r w:rsidRPr="001726F2">
          <w:rPr>
            <w:sz w:val="24"/>
          </w:rPr>
          <w:t xml:space="preserve">, </w:t>
        </w:r>
        <w:r w:rsidRPr="00D513A0">
          <w:rPr>
            <w:sz w:val="24"/>
          </w:rPr>
          <w:t>pursuant to FERC-approved interconnection procedure</w:t>
        </w:r>
        <w:r w:rsidRPr="001726F2">
          <w:rPr>
            <w:sz w:val="24"/>
          </w:rPr>
          <w:t>s.</w:t>
        </w:r>
      </w:ins>
    </w:p>
    <w:p w14:paraId="29A8ECCB" w14:textId="77777777" w:rsidR="006E5756" w:rsidRPr="00D513A0" w:rsidRDefault="006E5756" w:rsidP="006E5756">
      <w:pPr>
        <w:pStyle w:val="par3"/>
        <w:rPr>
          <w:ins w:id="416" w:author="Author"/>
          <w:sz w:val="24"/>
        </w:rPr>
      </w:pPr>
      <w:ins w:id="417" w:author="Author">
        <w:r w:rsidRPr="00D513A0">
          <w:rPr>
            <w:sz w:val="24"/>
          </w:rPr>
          <w:t>(C)</w:t>
        </w:r>
        <w:r w:rsidRPr="00D513A0">
          <w:rPr>
            <w:sz w:val="24"/>
          </w:rPr>
          <w:tab/>
          <w:t xml:space="preserve">Radial transmission </w:t>
        </w:r>
        <w:r w:rsidRPr="00195E4D">
          <w:rPr>
            <w:sz w:val="24"/>
          </w:rPr>
          <w:t>lines of any voltage that serve a single retail customer</w:t>
        </w:r>
        <w:r w:rsidRPr="001726F2">
          <w:rPr>
            <w:sz w:val="24"/>
          </w:rPr>
          <w:t>,</w:t>
        </w:r>
        <w:r w:rsidRPr="00D513A0">
          <w:rPr>
            <w:sz w:val="24"/>
          </w:rPr>
          <w:t xml:space="preserve"> terminate at that customer’s premises</w:t>
        </w:r>
        <w:r w:rsidRPr="001726F2">
          <w:rPr>
            <w:sz w:val="24"/>
          </w:rPr>
          <w:t>, and are paid for by that customer or have cost-recovery terms specifically approved by the Commission.</w:t>
        </w:r>
      </w:ins>
    </w:p>
    <w:p w14:paraId="5090F200" w14:textId="77777777" w:rsidR="006E5756" w:rsidRPr="00195E4D" w:rsidRDefault="006E5756" w:rsidP="006E5756">
      <w:pPr>
        <w:pStyle w:val="par3"/>
        <w:rPr>
          <w:ins w:id="418" w:author="Author"/>
          <w:sz w:val="24"/>
        </w:rPr>
      </w:pPr>
      <w:ins w:id="419" w:author="Author">
        <w:r w:rsidRPr="00D513A0">
          <w:rPr>
            <w:sz w:val="24"/>
          </w:rPr>
          <w:t>(D)</w:t>
        </w:r>
        <w:r w:rsidRPr="00D513A0">
          <w:rPr>
            <w:sz w:val="24"/>
          </w:rPr>
          <w:tab/>
          <w:t>Facilities and projects with total estimated costs below 0.</w:t>
        </w:r>
        <w:r w:rsidRPr="00195E4D">
          <w:rPr>
            <w:sz w:val="24"/>
          </w:rPr>
          <w:t>50</w:t>
        </w:r>
        <w:r w:rsidRPr="00D513A0">
          <w:rPr>
            <w:sz w:val="24"/>
          </w:rPr>
          <w:t xml:space="preserve"> percent of the utilit</w:t>
        </w:r>
        <w:r w:rsidRPr="00195E4D">
          <w:rPr>
            <w:sz w:val="24"/>
          </w:rPr>
          <w:t>y’s</w:t>
        </w:r>
        <w:r w:rsidRPr="00D513A0">
          <w:rPr>
            <w:sz w:val="24"/>
          </w:rPr>
          <w:t xml:space="preserve"> rate base and those </w:t>
        </w:r>
        <w:r w:rsidRPr="00FC183B">
          <w:rPr>
            <w:sz w:val="24"/>
          </w:rPr>
          <w:t xml:space="preserve">designed </w:t>
        </w:r>
        <w:r w:rsidRPr="00195E4D">
          <w:rPr>
            <w:sz w:val="24"/>
          </w:rPr>
          <w:t>to operate at voltages below 115 kV.</w:t>
        </w:r>
      </w:ins>
    </w:p>
    <w:p w14:paraId="63A0C410" w14:textId="77777777" w:rsidR="006E5756" w:rsidRPr="00195E4D" w:rsidRDefault="006E5756" w:rsidP="006E5756">
      <w:pPr>
        <w:pStyle w:val="par3"/>
        <w:rPr>
          <w:ins w:id="420" w:author="Author"/>
          <w:sz w:val="24"/>
        </w:rPr>
      </w:pPr>
      <w:ins w:id="421" w:author="Author">
        <w:r w:rsidRPr="00195E4D">
          <w:rPr>
            <w:sz w:val="24"/>
          </w:rPr>
          <w:t>(E)</w:t>
        </w:r>
        <w:r w:rsidRPr="00195E4D">
          <w:rPr>
            <w:sz w:val="24"/>
          </w:rPr>
          <w:tab/>
          <w:t>Projects raising facility voltages to a level at which they were previously granted a certificate of public convenience and necessity, but which were initially operated at a lower voltage.</w:t>
        </w:r>
      </w:ins>
    </w:p>
    <w:p w14:paraId="298E8064" w14:textId="3FD883EF" w:rsidR="006E5756" w:rsidRPr="00195E4D" w:rsidRDefault="006E5756" w:rsidP="006E5756">
      <w:pPr>
        <w:pStyle w:val="par2"/>
        <w:rPr>
          <w:ins w:id="422" w:author="Author"/>
          <w:sz w:val="24"/>
        </w:rPr>
      </w:pPr>
      <w:ins w:id="423" w:author="Author">
        <w:r w:rsidRPr="00195E4D">
          <w:rPr>
            <w:sz w:val="24"/>
          </w:rPr>
          <w:t>(II)</w:t>
        </w:r>
        <w:r w:rsidRPr="00195E4D">
          <w:rPr>
            <w:sz w:val="24"/>
          </w:rPr>
          <w:tab/>
          <w:t xml:space="preserve">The utility may file an application for an order finding that a planned transmission facility or project is in the ordinary course of business and does not require a </w:t>
        </w:r>
        <w:r>
          <w:rPr>
            <w:sz w:val="24"/>
          </w:rPr>
          <w:t>CPCN</w:t>
        </w:r>
        <w:r w:rsidRPr="00195E4D">
          <w:rPr>
            <w:sz w:val="24"/>
          </w:rPr>
          <w:t xml:space="preserve">. </w:t>
        </w:r>
        <w:r w:rsidR="00F00A55">
          <w:rPr>
            <w:sz w:val="24"/>
          </w:rPr>
          <w:t xml:space="preserve"> </w:t>
        </w:r>
        <w:r w:rsidRPr="00195E4D">
          <w:rPr>
            <w:sz w:val="24"/>
          </w:rPr>
          <w:t>The application filing shall demonstrate that:</w:t>
        </w:r>
      </w:ins>
    </w:p>
    <w:p w14:paraId="5AE0495A" w14:textId="77777777" w:rsidR="006E5756" w:rsidRPr="00195E4D" w:rsidRDefault="006E5756" w:rsidP="006E5756">
      <w:pPr>
        <w:pStyle w:val="par3"/>
        <w:tabs>
          <w:tab w:val="clear" w:pos="1440"/>
        </w:tabs>
        <w:rPr>
          <w:ins w:id="424" w:author="Author"/>
          <w:sz w:val="24"/>
        </w:rPr>
      </w:pPr>
      <w:ins w:id="425" w:author="Author">
        <w:r w:rsidRPr="00195E4D">
          <w:rPr>
            <w:sz w:val="24"/>
          </w:rPr>
          <w:t>(A)</w:t>
        </w:r>
        <w:r w:rsidRPr="00195E4D">
          <w:rPr>
            <w:sz w:val="24"/>
          </w:rPr>
          <w:tab/>
          <w:t>the construction of the planned facility is a routine activity necessary to provide safe and reliable service at reasonable cost at or below 115 kV;</w:t>
        </w:r>
      </w:ins>
    </w:p>
    <w:p w14:paraId="696AF768" w14:textId="24EFA447" w:rsidR="006E5756" w:rsidRPr="00D513A0" w:rsidRDefault="006E5756" w:rsidP="006E5756">
      <w:pPr>
        <w:pStyle w:val="par3"/>
        <w:rPr>
          <w:ins w:id="426" w:author="Author"/>
          <w:sz w:val="24"/>
        </w:rPr>
      </w:pPr>
      <w:ins w:id="427" w:author="Author">
        <w:r w:rsidRPr="00195E4D">
          <w:rPr>
            <w:sz w:val="24"/>
          </w:rPr>
          <w:t>(B)</w:t>
        </w:r>
        <w:r w:rsidRPr="00195E4D">
          <w:rPr>
            <w:sz w:val="24"/>
          </w:rPr>
          <w:tab/>
          <w:t xml:space="preserve">the planned facility has no reasonably viable alternatives, as that term is defined in </w:t>
        </w:r>
        <w:r w:rsidR="00F00A55">
          <w:rPr>
            <w:sz w:val="24"/>
          </w:rPr>
          <w:t>subparagraph</w:t>
        </w:r>
        <w:r w:rsidRPr="00195E4D">
          <w:rPr>
            <w:sz w:val="24"/>
          </w:rPr>
          <w:t xml:space="preserve"> 3627(d)(X)</w:t>
        </w:r>
        <w:r w:rsidRPr="00D513A0">
          <w:rPr>
            <w:sz w:val="24"/>
          </w:rPr>
          <w:t>;</w:t>
        </w:r>
      </w:ins>
    </w:p>
    <w:p w14:paraId="47A23855" w14:textId="2ABA3609" w:rsidR="006E5756" w:rsidRPr="00195E4D" w:rsidRDefault="006E5756" w:rsidP="006E5756">
      <w:pPr>
        <w:pStyle w:val="par3"/>
        <w:rPr>
          <w:ins w:id="428" w:author="Author"/>
          <w:sz w:val="24"/>
        </w:rPr>
      </w:pPr>
      <w:ins w:id="429" w:author="Author">
        <w:r w:rsidRPr="00FC183B">
          <w:rPr>
            <w:sz w:val="24"/>
          </w:rPr>
          <w:t>(C)</w:t>
        </w:r>
        <w:r w:rsidRPr="00FC183B">
          <w:rPr>
            <w:sz w:val="24"/>
          </w:rPr>
          <w:tab/>
          <w:t xml:space="preserve">the planned facility is unrelated to transmission facilities requiring a </w:t>
        </w:r>
        <w:r w:rsidRPr="00195E4D">
          <w:rPr>
            <w:sz w:val="24"/>
          </w:rPr>
          <w:t>CPCN or otherwise being addressed in another proceeding;</w:t>
        </w:r>
      </w:ins>
    </w:p>
    <w:p w14:paraId="3557EFC5" w14:textId="54CE5D0B" w:rsidR="006E5756" w:rsidRPr="00195E4D" w:rsidRDefault="006E5756" w:rsidP="006E5756">
      <w:pPr>
        <w:pStyle w:val="par3"/>
        <w:rPr>
          <w:ins w:id="430" w:author="Author"/>
          <w:sz w:val="24"/>
        </w:rPr>
      </w:pPr>
      <w:ins w:id="431" w:author="Author">
        <w:r w:rsidRPr="00195E4D">
          <w:rPr>
            <w:sz w:val="24"/>
          </w:rPr>
          <w:lastRenderedPageBreak/>
          <w:t>(D)</w:t>
        </w:r>
        <w:r w:rsidRPr="00195E4D">
          <w:rPr>
            <w:sz w:val="24"/>
          </w:rPr>
          <w:tab/>
          <w:t>at the time that the application is filed, the utility is unaware of any planned or proposed investments or other factors that have the potential to shorten the facility's useful life or otherwise obviate the facility in whole or part</w:t>
        </w:r>
        <w:r w:rsidR="00F00A55">
          <w:rPr>
            <w:sz w:val="24"/>
          </w:rPr>
          <w:t>; and</w:t>
        </w:r>
      </w:ins>
    </w:p>
    <w:p w14:paraId="27A51EC7" w14:textId="669F4849" w:rsidR="006E5756" w:rsidRPr="006E5756" w:rsidRDefault="006E5756" w:rsidP="006E5756">
      <w:pPr>
        <w:pStyle w:val="par3"/>
        <w:rPr>
          <w:sz w:val="24"/>
        </w:rPr>
      </w:pPr>
      <w:ins w:id="432" w:author="Author">
        <w:r w:rsidRPr="00195E4D">
          <w:rPr>
            <w:sz w:val="24"/>
          </w:rPr>
          <w:t>(E)</w:t>
        </w:r>
        <w:r w:rsidRPr="00195E4D">
          <w:rPr>
            <w:sz w:val="24"/>
          </w:rPr>
          <w:tab/>
          <w:t>the planned facility will meet the noise and magnetic field thresholds in paragraphs (d) and (e) of this rule</w:t>
        </w:r>
        <w:r w:rsidR="00F00A55">
          <w:rPr>
            <w:sz w:val="24"/>
          </w:rPr>
          <w:t>.</w:t>
        </w:r>
      </w:ins>
    </w:p>
    <w:p w14:paraId="70DAD5C6" w14:textId="5C60EBF5" w:rsidR="00381782" w:rsidRPr="00B15548" w:rsidDel="006E5756" w:rsidRDefault="00381782" w:rsidP="006E5756">
      <w:pPr>
        <w:pStyle w:val="par1"/>
        <w:ind w:left="1440"/>
        <w:rPr>
          <w:del w:id="433" w:author="Author"/>
          <w:rFonts w:cs="Arial"/>
          <w:sz w:val="24"/>
        </w:rPr>
      </w:pPr>
      <w:del w:id="434" w:author="Author">
        <w:r w:rsidRPr="00B15548" w:rsidDel="006E5756">
          <w:rPr>
            <w:rFonts w:cs="Arial"/>
            <w:sz w:val="24"/>
          </w:rPr>
          <w:delText>(I)</w:delText>
        </w:r>
        <w:r w:rsidRPr="00B15548" w:rsidDel="006E5756">
          <w:rPr>
            <w:rFonts w:cs="Arial"/>
            <w:sz w:val="24"/>
          </w:rPr>
          <w:tab/>
          <w:delText xml:space="preserve">Transmission facilities designed at 230 kV or above, even if initially operated at a lower voltage.  However, a radial transmission line designed at 230 kV or above that serves a single retail customer and terminates at that customer’s premises will not require a CPCN application. </w:delText>
        </w:r>
      </w:del>
    </w:p>
    <w:p w14:paraId="16480904" w14:textId="4564BDC4" w:rsidR="00381782" w:rsidRPr="00B15548" w:rsidDel="006E5756" w:rsidRDefault="00381782" w:rsidP="006E5756">
      <w:pPr>
        <w:pStyle w:val="par1"/>
        <w:ind w:left="1440"/>
        <w:rPr>
          <w:del w:id="435" w:author="Author"/>
          <w:rFonts w:cs="Arial"/>
          <w:sz w:val="24"/>
        </w:rPr>
      </w:pPr>
      <w:del w:id="436" w:author="Author">
        <w:r w:rsidRPr="00B15548" w:rsidDel="006E5756">
          <w:rPr>
            <w:rFonts w:cs="Arial"/>
            <w:sz w:val="24"/>
          </w:rPr>
          <w:delText>(II)</w:delText>
        </w:r>
        <w:r w:rsidRPr="00B15548" w:rsidDel="006E5756">
          <w:rPr>
            <w:rFonts w:cs="Arial"/>
            <w:sz w:val="24"/>
          </w:rPr>
          <w:tab/>
          <w:delText>Transmission facilities designed at 115 kV or 138 kV, if:</w:delText>
        </w:r>
      </w:del>
    </w:p>
    <w:p w14:paraId="648E8A22" w14:textId="1C29356C" w:rsidR="00381782" w:rsidRPr="00B15548" w:rsidDel="006E5756" w:rsidRDefault="00381782" w:rsidP="006E5756">
      <w:pPr>
        <w:pStyle w:val="par1"/>
        <w:tabs>
          <w:tab w:val="clear" w:pos="1440"/>
        </w:tabs>
        <w:ind w:left="2160"/>
        <w:rPr>
          <w:del w:id="437" w:author="Author"/>
          <w:rFonts w:cs="Arial"/>
          <w:sz w:val="24"/>
        </w:rPr>
      </w:pPr>
      <w:del w:id="438" w:author="Author">
        <w:r w:rsidRPr="00B15548" w:rsidDel="006E5756">
          <w:rPr>
            <w:rFonts w:cs="Arial"/>
            <w:sz w:val="24"/>
          </w:rPr>
          <w:delText>(A)</w:delText>
        </w:r>
        <w:r w:rsidRPr="00B15548" w:rsidDel="006E5756">
          <w:rPr>
            <w:rFonts w:cs="Arial"/>
            <w:sz w:val="24"/>
          </w:rPr>
          <w:tab/>
          <w:delText>the facilities do not meet the noise and magnetic field thresholds in paragraphs (e) and (f) of this rule; or</w:delText>
        </w:r>
      </w:del>
    </w:p>
    <w:p w14:paraId="4B563695" w14:textId="0183B29C" w:rsidR="00381782" w:rsidRPr="00B15548" w:rsidDel="006E5756" w:rsidRDefault="00381782" w:rsidP="006E5756">
      <w:pPr>
        <w:pStyle w:val="par1"/>
        <w:tabs>
          <w:tab w:val="clear" w:pos="1440"/>
        </w:tabs>
        <w:ind w:left="2160"/>
        <w:rPr>
          <w:del w:id="439" w:author="Author"/>
          <w:rFonts w:cs="Arial"/>
          <w:sz w:val="24"/>
        </w:rPr>
      </w:pPr>
      <w:del w:id="440" w:author="Author">
        <w:r w:rsidRPr="00B15548" w:rsidDel="006E5756">
          <w:rPr>
            <w:rFonts w:cs="Arial"/>
            <w:sz w:val="24"/>
          </w:rPr>
          <w:delText>(B)</w:delText>
        </w:r>
        <w:r w:rsidRPr="00B15548" w:rsidDel="006E5756">
          <w:rPr>
            <w:rFonts w:cs="Arial"/>
            <w:sz w:val="24"/>
          </w:rPr>
          <w:tab/>
          <w:delText>the Commission determines that the facilities are not in the ordinary course of business.</w:delText>
        </w:r>
      </w:del>
    </w:p>
    <w:p w14:paraId="4578D21D" w14:textId="1CBBC4FD" w:rsidR="00381782" w:rsidRPr="00B15548" w:rsidDel="007736D1" w:rsidRDefault="00381782" w:rsidP="00381782">
      <w:pPr>
        <w:pStyle w:val="par1"/>
        <w:rPr>
          <w:del w:id="441" w:author="Author"/>
          <w:rFonts w:cs="Arial"/>
          <w:sz w:val="24"/>
        </w:rPr>
      </w:pPr>
      <w:del w:id="442" w:author="Author">
        <w:r w:rsidRPr="00B15548" w:rsidDel="007736D1">
          <w:rPr>
            <w:rFonts w:cs="Arial"/>
            <w:sz w:val="24"/>
          </w:rPr>
          <w:delText>(c)</w:delText>
        </w:r>
        <w:r w:rsidRPr="00B15548" w:rsidDel="007736D1">
          <w:rPr>
            <w:rFonts w:cs="Arial"/>
            <w:sz w:val="24"/>
          </w:rPr>
          <w:tab/>
          <w:delText>CPCN requirements for extension of transmission facilities.  Any utility or electric cooperative association may request a CPCN for an extension of transmission facilities that would not otherwise require an application for a CPCN under this rule.  For all utilities and electric cooperative associations subject to paragraph (a) of this rule, the following modifications are not in the ordinary course of business and shall require a CPCN.</w:delText>
        </w:r>
      </w:del>
    </w:p>
    <w:p w14:paraId="47217029" w14:textId="6CE49E01" w:rsidR="00381782" w:rsidRPr="00B15548" w:rsidDel="007736D1" w:rsidRDefault="00381782" w:rsidP="00381782">
      <w:pPr>
        <w:pStyle w:val="par2"/>
        <w:rPr>
          <w:del w:id="443" w:author="Author"/>
          <w:rFonts w:cs="Arial"/>
          <w:sz w:val="24"/>
        </w:rPr>
      </w:pPr>
      <w:del w:id="444" w:author="Author">
        <w:r w:rsidRPr="00B15548" w:rsidDel="007736D1">
          <w:rPr>
            <w:rFonts w:cs="Arial"/>
            <w:sz w:val="24"/>
          </w:rPr>
          <w:delText>(I)</w:delText>
        </w:r>
        <w:r w:rsidRPr="00B15548" w:rsidDel="007736D1">
          <w:rPr>
            <w:rFonts w:cs="Arial"/>
            <w:sz w:val="24"/>
          </w:rPr>
          <w:tab/>
          <w:delText>Modification to any existing transmission facility that results in an increase in the noise or magnetic field levels and such levels are above the thresholds in paragraphs (e) and (f).</w:delText>
        </w:r>
      </w:del>
    </w:p>
    <w:p w14:paraId="68D8B5A0" w14:textId="080A7E06" w:rsidR="00381782" w:rsidRPr="00B15548" w:rsidDel="007736D1" w:rsidRDefault="00381782" w:rsidP="00381782">
      <w:pPr>
        <w:pStyle w:val="par2"/>
        <w:rPr>
          <w:del w:id="445" w:author="Author"/>
          <w:rFonts w:cs="Arial"/>
          <w:sz w:val="24"/>
        </w:rPr>
      </w:pPr>
      <w:del w:id="446" w:author="Author">
        <w:r w:rsidRPr="00B15548" w:rsidDel="007736D1">
          <w:rPr>
            <w:rFonts w:cs="Arial"/>
            <w:sz w:val="24"/>
          </w:rPr>
          <w:delText>(II)</w:delText>
        </w:r>
        <w:r w:rsidRPr="00B15548" w:rsidDel="007736D1">
          <w:rPr>
            <w:rFonts w:cs="Arial"/>
            <w:sz w:val="24"/>
          </w:rPr>
          <w:tab/>
          <w:delText>Modification to any existing transmission facility so that it will be operated at a higher voltage, with or without conductor replacement:</w:delText>
        </w:r>
      </w:del>
    </w:p>
    <w:p w14:paraId="5CBCA812" w14:textId="02943E4A" w:rsidR="00381782" w:rsidRPr="00B15548" w:rsidDel="007736D1" w:rsidRDefault="00381782" w:rsidP="00381782">
      <w:pPr>
        <w:pStyle w:val="par3"/>
        <w:rPr>
          <w:del w:id="447" w:author="Author"/>
          <w:rFonts w:cs="Arial"/>
          <w:sz w:val="24"/>
        </w:rPr>
      </w:pPr>
      <w:del w:id="448" w:author="Author">
        <w:r w:rsidRPr="00B15548" w:rsidDel="007736D1">
          <w:rPr>
            <w:rFonts w:cs="Arial"/>
            <w:sz w:val="24"/>
          </w:rPr>
          <w:delText>(A)</w:delText>
        </w:r>
        <w:r w:rsidRPr="00B15548" w:rsidDel="007736D1">
          <w:rPr>
            <w:rFonts w:cs="Arial"/>
            <w:sz w:val="24"/>
          </w:rPr>
          <w:tab/>
          <w:delText>unless a CPCN has already been approved for the operation of the transmission facility at the higher voltage; or</w:delText>
        </w:r>
      </w:del>
    </w:p>
    <w:p w14:paraId="4C88986C" w14:textId="33561D13" w:rsidR="00381782" w:rsidRPr="00B15548" w:rsidDel="007736D1" w:rsidRDefault="00381782" w:rsidP="00381782">
      <w:pPr>
        <w:pStyle w:val="par3"/>
        <w:rPr>
          <w:del w:id="449" w:author="Author"/>
          <w:rFonts w:cs="Arial"/>
          <w:sz w:val="24"/>
        </w:rPr>
      </w:pPr>
      <w:del w:id="450" w:author="Author">
        <w:r w:rsidRPr="00B15548" w:rsidDel="007736D1">
          <w:rPr>
            <w:rFonts w:cs="Arial"/>
            <w:sz w:val="24"/>
          </w:rPr>
          <w:delText>(B)</w:delText>
        </w:r>
        <w:r w:rsidRPr="00B15548" w:rsidDel="007736D1">
          <w:rPr>
            <w:rFonts w:cs="Arial"/>
            <w:sz w:val="24"/>
          </w:rPr>
          <w:tab/>
          <w:delText>unless the upgrade is to a voltage less than 230 kV, and the noise and magnetic field thresholds in paragraphs (e) and (f) are met.</w:delText>
        </w:r>
      </w:del>
    </w:p>
    <w:p w14:paraId="65EFEA07" w14:textId="3396DF05" w:rsidR="007736D1" w:rsidRDefault="00381782" w:rsidP="00381782">
      <w:pPr>
        <w:pStyle w:val="par1"/>
        <w:keepLines/>
        <w:rPr>
          <w:rFonts w:cs="Arial"/>
          <w:sz w:val="24"/>
        </w:rPr>
      </w:pPr>
      <w:r w:rsidRPr="00B15548">
        <w:rPr>
          <w:rFonts w:cs="Arial"/>
          <w:sz w:val="24"/>
        </w:rPr>
        <w:lastRenderedPageBreak/>
        <w:t>(</w:t>
      </w:r>
      <w:del w:id="451" w:author="Author">
        <w:r w:rsidRPr="00B15548" w:rsidDel="007736D1">
          <w:rPr>
            <w:rFonts w:cs="Arial"/>
            <w:sz w:val="24"/>
          </w:rPr>
          <w:delText>d</w:delText>
        </w:r>
      </w:del>
      <w:ins w:id="452" w:author="Author">
        <w:r w:rsidR="007736D1">
          <w:rPr>
            <w:rFonts w:cs="Arial"/>
            <w:sz w:val="24"/>
          </w:rPr>
          <w:t>c</w:t>
        </w:r>
      </w:ins>
      <w:r w:rsidRPr="00B15548">
        <w:rPr>
          <w:rFonts w:cs="Arial"/>
          <w:sz w:val="24"/>
        </w:rPr>
        <w:t>)</w:t>
      </w:r>
      <w:r w:rsidRPr="00B15548">
        <w:rPr>
          <w:rFonts w:cs="Arial"/>
          <w:sz w:val="24"/>
        </w:rPr>
        <w:tab/>
        <w:t xml:space="preserve">Annual report </w:t>
      </w:r>
      <w:del w:id="453" w:author="Author">
        <w:r w:rsidRPr="00B15548" w:rsidDel="007736D1">
          <w:rPr>
            <w:rFonts w:cs="Arial"/>
            <w:sz w:val="24"/>
          </w:rPr>
          <w:delText xml:space="preserve">for planned </w:delText>
        </w:r>
      </w:del>
      <w:ins w:id="454" w:author="Author">
        <w:r w:rsidR="007736D1">
          <w:rPr>
            <w:rFonts w:cs="Arial"/>
            <w:sz w:val="24"/>
          </w:rPr>
          <w:t xml:space="preserve">on </w:t>
        </w:r>
      </w:ins>
      <w:r w:rsidRPr="00B15548">
        <w:rPr>
          <w:rFonts w:cs="Arial"/>
          <w:sz w:val="24"/>
        </w:rPr>
        <w:t xml:space="preserve">transmission facilities.  No later than April </w:t>
      </w:r>
      <w:del w:id="455" w:author="Author">
        <w:r w:rsidRPr="00B15548" w:rsidDel="007736D1">
          <w:rPr>
            <w:rFonts w:cs="Arial"/>
            <w:sz w:val="24"/>
          </w:rPr>
          <w:delText xml:space="preserve">30 </w:delText>
        </w:r>
      </w:del>
      <w:ins w:id="456" w:author="Author">
        <w:r w:rsidR="007736D1">
          <w:rPr>
            <w:rFonts w:cs="Arial"/>
            <w:sz w:val="24"/>
          </w:rPr>
          <w:t>1</w:t>
        </w:r>
        <w:r w:rsidR="007736D1" w:rsidRPr="00B15548">
          <w:rPr>
            <w:rFonts w:cs="Arial"/>
            <w:sz w:val="24"/>
          </w:rPr>
          <w:t xml:space="preserve"> </w:t>
        </w:r>
      </w:ins>
      <w:r w:rsidRPr="00B15548">
        <w:rPr>
          <w:rFonts w:cs="Arial"/>
          <w:sz w:val="24"/>
        </w:rPr>
        <w:t xml:space="preserve">of each year, each electric utility and each cooperative electric association which has voted to exempt itself pursuant to § 40-9.5-103, C.R.S., shall file </w:t>
      </w:r>
      <w:ins w:id="457" w:author="Author">
        <w:r w:rsidR="007736D1">
          <w:rPr>
            <w:rFonts w:cs="Arial"/>
            <w:sz w:val="24"/>
          </w:rPr>
          <w:t xml:space="preserve">a report </w:t>
        </w:r>
      </w:ins>
      <w:r w:rsidRPr="00B15548">
        <w:rPr>
          <w:rFonts w:cs="Arial"/>
          <w:sz w:val="24"/>
        </w:rPr>
        <w:t xml:space="preserve">with the Commission </w:t>
      </w:r>
      <w:ins w:id="458" w:author="Author">
        <w:r w:rsidR="007736D1" w:rsidRPr="0005470E">
          <w:rPr>
            <w:sz w:val="24"/>
            <w:rPrChange w:id="459" w:author="Author">
              <w:rPr/>
            </w:rPrChange>
          </w:rPr>
          <w:t xml:space="preserve">providing detailed information on transmission facilities that are planned, under construction, or have been granted a CPCN and have not reached a full year of operation. </w:t>
        </w:r>
        <w:r w:rsidR="00F00A55">
          <w:rPr>
            <w:sz w:val="24"/>
          </w:rPr>
          <w:t xml:space="preserve"> </w:t>
        </w:r>
        <w:r w:rsidR="007736D1" w:rsidRPr="0005470E">
          <w:rPr>
            <w:sz w:val="24"/>
            <w:rPrChange w:id="460" w:author="Author">
              <w:rPr/>
            </w:rPrChange>
          </w:rPr>
          <w:t xml:space="preserve">The Commission will open a proceeding to receive these reports and provide notice of each filing made pursuant to this rule to all those who it believes may be interested. </w:t>
        </w:r>
        <w:r w:rsidR="00F00A55">
          <w:rPr>
            <w:sz w:val="24"/>
          </w:rPr>
          <w:t xml:space="preserve"> </w:t>
        </w:r>
        <w:r w:rsidR="007736D1" w:rsidRPr="0005470E">
          <w:rPr>
            <w:sz w:val="24"/>
            <w:rPrChange w:id="461" w:author="Author">
              <w:rPr/>
            </w:rPrChange>
          </w:rPr>
          <w:t xml:space="preserve">Any interested person may file comments regarding the reports by June 1. </w:t>
        </w:r>
        <w:r w:rsidR="00F00A55">
          <w:rPr>
            <w:sz w:val="24"/>
          </w:rPr>
          <w:t xml:space="preserve"> </w:t>
        </w:r>
        <w:r w:rsidR="007736D1" w:rsidRPr="0005470E">
          <w:rPr>
            <w:sz w:val="24"/>
            <w:rPrChange w:id="462" w:author="Author">
              <w:rPr/>
            </w:rPrChange>
          </w:rPr>
          <w:t xml:space="preserve">Commission </w:t>
        </w:r>
        <w:r w:rsidR="003B339E">
          <w:rPr>
            <w:sz w:val="24"/>
          </w:rPr>
          <w:t>s</w:t>
        </w:r>
        <w:r w:rsidR="007736D1" w:rsidRPr="0005470E">
          <w:rPr>
            <w:sz w:val="24"/>
            <w:rPrChange w:id="463" w:author="Author">
              <w:rPr/>
            </w:rPrChange>
          </w:rPr>
          <w:t>taff will review these reports and any comments and file its recommendations no later than June 15 of each year.</w:t>
        </w:r>
      </w:ins>
    </w:p>
    <w:p w14:paraId="2F4C57EE" w14:textId="69AE3CD6" w:rsidR="00381782" w:rsidRPr="00E73CC0" w:rsidRDefault="006E5756" w:rsidP="00E73CC0">
      <w:pPr>
        <w:pStyle w:val="par2"/>
        <w:rPr>
          <w:sz w:val="24"/>
        </w:rPr>
      </w:pPr>
      <w:ins w:id="464" w:author="Author">
        <w:r w:rsidRPr="00E73CC0">
          <w:rPr>
            <w:sz w:val="24"/>
          </w:rPr>
          <w:t>(I)</w:t>
        </w:r>
        <w:r w:rsidRPr="00E73CC0">
          <w:rPr>
            <w:sz w:val="24"/>
          </w:rPr>
          <w:tab/>
          <w:t xml:space="preserve">The report shall contain information on </w:t>
        </w:r>
      </w:ins>
      <w:r w:rsidR="00381782" w:rsidRPr="00E73CC0">
        <w:rPr>
          <w:sz w:val="24"/>
        </w:rPr>
        <w:t>proposed new construction or extension of transmission facilities for the next three calendar years</w:t>
      </w:r>
      <w:ins w:id="465" w:author="Author">
        <w:r w:rsidRPr="00E73CC0">
          <w:rPr>
            <w:sz w:val="24"/>
          </w:rPr>
          <w:t xml:space="preserve"> that either do not require a CPCN</w:t>
        </w:r>
        <w:r w:rsidRPr="00E73CC0" w:rsidDel="00717057">
          <w:rPr>
            <w:sz w:val="24"/>
          </w:rPr>
          <w:t xml:space="preserve"> </w:t>
        </w:r>
        <w:r w:rsidRPr="00E73CC0">
          <w:rPr>
            <w:sz w:val="24"/>
          </w:rPr>
          <w:t>pursuant to paragraph 3206(b) or have yet to be granted a CPCN</w:t>
        </w:r>
      </w:ins>
      <w:r w:rsidR="00381782" w:rsidRPr="00E73CC0">
        <w:rPr>
          <w:sz w:val="24"/>
        </w:rPr>
        <w:t xml:space="preserve">, commencing with the year following the filing.  The </w:t>
      </w:r>
      <w:del w:id="466" w:author="Author">
        <w:r w:rsidR="00381782" w:rsidRPr="00E73CC0" w:rsidDel="006E5756">
          <w:rPr>
            <w:sz w:val="24"/>
          </w:rPr>
          <w:delText xml:space="preserve">filing </w:delText>
        </w:r>
      </w:del>
      <w:ins w:id="467" w:author="Author">
        <w:r w:rsidRPr="00E73CC0">
          <w:rPr>
            <w:sz w:val="24"/>
          </w:rPr>
          <w:t xml:space="preserve">report </w:t>
        </w:r>
      </w:ins>
      <w:r w:rsidR="00381782" w:rsidRPr="00E73CC0">
        <w:rPr>
          <w:sz w:val="24"/>
        </w:rPr>
        <w:t xml:space="preserve">shall </w:t>
      </w:r>
      <w:del w:id="468" w:author="Author">
        <w:r w:rsidR="00381782" w:rsidRPr="00E73CC0" w:rsidDel="006E5756">
          <w:rPr>
            <w:sz w:val="24"/>
          </w:rPr>
          <w:delText>contain a reference to all</w:delText>
        </w:r>
      </w:del>
      <w:ins w:id="469" w:author="Author">
        <w:r w:rsidRPr="00E73CC0">
          <w:rPr>
            <w:sz w:val="24"/>
          </w:rPr>
          <w:t>provide information on</w:t>
        </w:r>
      </w:ins>
      <w:r w:rsidR="00381782" w:rsidRPr="00E73CC0">
        <w:rPr>
          <w:sz w:val="24"/>
        </w:rPr>
        <w:t xml:space="preserve"> such proposed new construction or extensions, regardless of whether the utility or cooperative electric association has </w:t>
      </w:r>
      <w:del w:id="470" w:author="Author">
        <w:r w:rsidR="00381782" w:rsidRPr="00E73CC0" w:rsidDel="007843FC">
          <w:rPr>
            <w:sz w:val="24"/>
          </w:rPr>
          <w:delText>referenced such new construction or extensions</w:delText>
        </w:r>
      </w:del>
      <w:ins w:id="471" w:author="Author">
        <w:r w:rsidR="007843FC" w:rsidRPr="00E73CC0">
          <w:rPr>
            <w:sz w:val="24"/>
          </w:rPr>
          <w:t>reported on them</w:t>
        </w:r>
      </w:ins>
      <w:r w:rsidR="00381782" w:rsidRPr="00E73CC0">
        <w:rPr>
          <w:sz w:val="24"/>
        </w:rPr>
        <w:t xml:space="preserve"> in prior annual filings.  Amended filings or filings of an emergency nature are permitted at any time.  </w:t>
      </w:r>
      <w:del w:id="472" w:author="Author">
        <w:r w:rsidR="00381782" w:rsidRPr="00E73CC0" w:rsidDel="006E5756">
          <w:rPr>
            <w:sz w:val="24"/>
          </w:rPr>
          <w:delText>By submitting the proper information, the report may request a decision that projects are in the ordinary course of business and do not require a CPCN.</w:delText>
        </w:r>
      </w:del>
      <w:ins w:id="473" w:author="Author">
        <w:r w:rsidR="007843FC" w:rsidRPr="00E73CC0">
          <w:rPr>
            <w:sz w:val="24"/>
          </w:rPr>
          <w:t xml:space="preserve">The report on this category of facilities shall include for each project: </w:t>
        </w:r>
      </w:ins>
    </w:p>
    <w:p w14:paraId="1ED60022" w14:textId="3596B58C" w:rsidR="00381782" w:rsidRPr="00B15548" w:rsidDel="007843FC" w:rsidRDefault="00381782" w:rsidP="00381782">
      <w:pPr>
        <w:pStyle w:val="par2"/>
        <w:rPr>
          <w:del w:id="474" w:author="Author"/>
          <w:rFonts w:cs="Arial"/>
          <w:sz w:val="24"/>
        </w:rPr>
      </w:pPr>
      <w:del w:id="475" w:author="Author">
        <w:r w:rsidRPr="00B15548" w:rsidDel="007843FC">
          <w:rPr>
            <w:rFonts w:cs="Arial"/>
            <w:sz w:val="24"/>
          </w:rPr>
          <w:delText>(I)</w:delText>
        </w:r>
        <w:r w:rsidRPr="00B15548" w:rsidDel="007843FC">
          <w:rPr>
            <w:rFonts w:cs="Arial"/>
            <w:sz w:val="24"/>
          </w:rPr>
          <w:tab/>
          <w:delText>The filing shall contain the following information for each project:</w:delText>
        </w:r>
      </w:del>
    </w:p>
    <w:p w14:paraId="12CFD472" w14:textId="3FF56B9C" w:rsidR="00381782" w:rsidRPr="00B15548" w:rsidRDefault="00381782" w:rsidP="00381782">
      <w:pPr>
        <w:pStyle w:val="par3"/>
        <w:rPr>
          <w:rFonts w:cs="Arial"/>
          <w:sz w:val="24"/>
        </w:rPr>
      </w:pPr>
      <w:r w:rsidRPr="00B15548">
        <w:rPr>
          <w:rFonts w:cs="Arial"/>
          <w:sz w:val="24"/>
        </w:rPr>
        <w:t>(A)</w:t>
      </w:r>
      <w:r w:rsidRPr="00B15548">
        <w:rPr>
          <w:rFonts w:cs="Arial"/>
          <w:sz w:val="24"/>
        </w:rPr>
        <w:tab/>
      </w:r>
      <w:del w:id="476" w:author="Author">
        <w:r w:rsidRPr="00B15548" w:rsidDel="007843FC">
          <w:rPr>
            <w:rFonts w:cs="Arial"/>
            <w:sz w:val="24"/>
          </w:rPr>
          <w:delText xml:space="preserve">the </w:delText>
        </w:r>
      </w:del>
      <w:ins w:id="477" w:author="Author">
        <w:r w:rsidR="007843FC">
          <w:rPr>
            <w:rFonts w:cs="Arial"/>
            <w:sz w:val="24"/>
          </w:rPr>
          <w:t xml:space="preserve">a narrative description including facility </w:t>
        </w:r>
      </w:ins>
      <w:r w:rsidRPr="00B15548">
        <w:rPr>
          <w:rFonts w:cs="Arial"/>
          <w:sz w:val="24"/>
        </w:rPr>
        <w:t>name, proposed location, and function or purpose of the project;</w:t>
      </w:r>
    </w:p>
    <w:p w14:paraId="5BB7C5A8" w14:textId="59750731" w:rsidR="009C7C36" w:rsidRDefault="009C7C36" w:rsidP="00381782">
      <w:pPr>
        <w:pStyle w:val="par3"/>
        <w:rPr>
          <w:rFonts w:cs="Arial"/>
          <w:sz w:val="24"/>
        </w:rPr>
      </w:pPr>
      <w:ins w:id="478" w:author="Author">
        <w:r w:rsidRPr="009C7C36">
          <w:rPr>
            <w:sz w:val="24"/>
          </w:rPr>
          <w:t>(B)</w:t>
        </w:r>
        <w:r w:rsidRPr="009C7C36">
          <w:rPr>
            <w:sz w:val="24"/>
          </w:rPr>
          <w:tab/>
          <w:t>reference to the section of the utility’s most recently filed transmission system plan filed pursuant to rule 3627 where the proposed facilities are described, or in the alternative, an explanation of the reason(s) the proposed facilities do not appear in that plan</w:t>
        </w:r>
        <w:r w:rsidR="00F00A55">
          <w:rPr>
            <w:sz w:val="24"/>
          </w:rPr>
          <w:t>;</w:t>
        </w:r>
      </w:ins>
    </w:p>
    <w:p w14:paraId="4A15E6D1" w14:textId="1705FC96" w:rsidR="00381782" w:rsidRPr="00B15548" w:rsidRDefault="00381782" w:rsidP="00381782">
      <w:pPr>
        <w:pStyle w:val="par3"/>
        <w:rPr>
          <w:rFonts w:cs="Arial"/>
          <w:sz w:val="24"/>
        </w:rPr>
      </w:pPr>
      <w:r w:rsidRPr="00B15548">
        <w:rPr>
          <w:rFonts w:cs="Arial"/>
          <w:sz w:val="24"/>
        </w:rPr>
        <w:t>(</w:t>
      </w:r>
      <w:del w:id="479" w:author="Author">
        <w:r w:rsidRPr="00B15548" w:rsidDel="009C7C36">
          <w:rPr>
            <w:rFonts w:cs="Arial"/>
            <w:sz w:val="24"/>
          </w:rPr>
          <w:delText>B</w:delText>
        </w:r>
      </w:del>
      <w:ins w:id="480" w:author="Author">
        <w:r w:rsidR="009C7C36">
          <w:rPr>
            <w:rFonts w:cs="Arial"/>
            <w:sz w:val="24"/>
          </w:rPr>
          <w:t>C</w:t>
        </w:r>
      </w:ins>
      <w:r w:rsidRPr="00B15548">
        <w:rPr>
          <w:rFonts w:cs="Arial"/>
          <w:sz w:val="24"/>
        </w:rPr>
        <w:t>)</w:t>
      </w:r>
      <w:r w:rsidRPr="00B15548">
        <w:rPr>
          <w:rFonts w:cs="Arial"/>
          <w:sz w:val="24"/>
        </w:rPr>
        <w:tab/>
        <w:t>if the project is a substation or related facilities:  the voltage level and the MVA rating of transformers and shunt capacitors;</w:t>
      </w:r>
    </w:p>
    <w:p w14:paraId="4544ABC1" w14:textId="62E27197" w:rsidR="00381782" w:rsidRPr="00B15548" w:rsidRDefault="00381782" w:rsidP="00381782">
      <w:pPr>
        <w:pStyle w:val="par3"/>
        <w:rPr>
          <w:rFonts w:cs="Arial"/>
          <w:sz w:val="24"/>
        </w:rPr>
      </w:pPr>
      <w:r w:rsidRPr="00B15548">
        <w:rPr>
          <w:rFonts w:cs="Arial"/>
          <w:sz w:val="24"/>
        </w:rPr>
        <w:t>(</w:t>
      </w:r>
      <w:del w:id="481" w:author="Author">
        <w:r w:rsidRPr="00B15548" w:rsidDel="009C7C36">
          <w:rPr>
            <w:rFonts w:cs="Arial"/>
            <w:sz w:val="24"/>
          </w:rPr>
          <w:delText>C</w:delText>
        </w:r>
      </w:del>
      <w:ins w:id="482" w:author="Author">
        <w:r w:rsidR="009C7C36">
          <w:rPr>
            <w:rFonts w:cs="Arial"/>
            <w:sz w:val="24"/>
          </w:rPr>
          <w:t>D</w:t>
        </w:r>
      </w:ins>
      <w:r w:rsidRPr="00B15548">
        <w:rPr>
          <w:rFonts w:cs="Arial"/>
          <w:sz w:val="24"/>
        </w:rPr>
        <w:t>)</w:t>
      </w:r>
      <w:r w:rsidRPr="00B15548">
        <w:rPr>
          <w:rFonts w:cs="Arial"/>
          <w:sz w:val="24"/>
        </w:rPr>
        <w:tab/>
        <w:t xml:space="preserve">if the project is a transmission line:  the voltage, the length in miles, the continuous MVA rating, </w:t>
      </w:r>
      <w:ins w:id="483" w:author="Author">
        <w:r w:rsidR="009C7C36" w:rsidRPr="009C7C36">
          <w:rPr>
            <w:sz w:val="24"/>
          </w:rPr>
          <w:t>the expected type of conductor (if known),</w:t>
        </w:r>
      </w:ins>
      <w:r w:rsidRPr="00B15548">
        <w:rPr>
          <w:rFonts w:cs="Arial"/>
          <w:sz w:val="24"/>
        </w:rPr>
        <w:t>and the substation termination points;</w:t>
      </w:r>
    </w:p>
    <w:p w14:paraId="767DDE0E" w14:textId="6EF6B19E" w:rsidR="00381782" w:rsidRPr="00B15548" w:rsidDel="009C7C36" w:rsidRDefault="00381782" w:rsidP="00381782">
      <w:pPr>
        <w:pStyle w:val="par3"/>
        <w:rPr>
          <w:del w:id="484" w:author="Author"/>
          <w:rFonts w:cs="Arial"/>
          <w:sz w:val="24"/>
        </w:rPr>
      </w:pPr>
      <w:del w:id="485" w:author="Author">
        <w:r w:rsidRPr="00B15548" w:rsidDel="009C7C36">
          <w:rPr>
            <w:rFonts w:cs="Arial"/>
            <w:sz w:val="24"/>
          </w:rPr>
          <w:lastRenderedPageBreak/>
          <w:delText>(D)</w:delText>
        </w:r>
        <w:r w:rsidRPr="00B15548" w:rsidDel="009C7C36">
          <w:rPr>
            <w:rFonts w:cs="Arial"/>
            <w:sz w:val="24"/>
          </w:rPr>
          <w:tab/>
          <w:delText>the alternatives considered by the utility in its transmission planning process including consideration for energy storage systems;</w:delText>
        </w:r>
      </w:del>
    </w:p>
    <w:p w14:paraId="55BCC236" w14:textId="2E306821" w:rsidR="00381782" w:rsidRPr="00B15548" w:rsidRDefault="00381782" w:rsidP="00381782">
      <w:pPr>
        <w:pStyle w:val="par3"/>
        <w:rPr>
          <w:rFonts w:cs="Arial"/>
          <w:sz w:val="24"/>
        </w:rPr>
      </w:pPr>
      <w:r w:rsidRPr="00B15548">
        <w:rPr>
          <w:rFonts w:cs="Arial"/>
          <w:sz w:val="24"/>
        </w:rPr>
        <w:t>(E)</w:t>
      </w:r>
      <w:r w:rsidRPr="00B15548">
        <w:rPr>
          <w:rFonts w:cs="Arial"/>
          <w:sz w:val="24"/>
        </w:rPr>
        <w:tab/>
        <w:t>the estimated cost of the project</w:t>
      </w:r>
      <w:del w:id="486" w:author="Author">
        <w:r w:rsidRPr="00B15548" w:rsidDel="009C7C36">
          <w:rPr>
            <w:rFonts w:cs="Arial"/>
            <w:sz w:val="24"/>
          </w:rPr>
          <w:delText>;</w:delText>
        </w:r>
      </w:del>
      <w:ins w:id="487" w:author="Author">
        <w:r w:rsidR="009C7C36">
          <w:rPr>
            <w:rFonts w:cs="Arial"/>
            <w:sz w:val="24"/>
          </w:rPr>
          <w:t>:</w:t>
        </w:r>
      </w:ins>
    </w:p>
    <w:p w14:paraId="0BCA33BF" w14:textId="7674C851" w:rsidR="009C7C36" w:rsidRPr="00E73CC0" w:rsidRDefault="009C7C36" w:rsidP="00E73CC0">
      <w:pPr>
        <w:pStyle w:val="par4"/>
        <w:rPr>
          <w:ins w:id="488" w:author="Author"/>
          <w:sz w:val="24"/>
        </w:rPr>
      </w:pPr>
      <w:ins w:id="489" w:author="Author">
        <w:r w:rsidRPr="00E73CC0">
          <w:rPr>
            <w:sz w:val="24"/>
          </w:rPr>
          <w:t>(i)</w:t>
        </w:r>
        <w:r w:rsidRPr="00E73CC0">
          <w:rPr>
            <w:sz w:val="24"/>
          </w:rPr>
          <w:tab/>
          <w:t>with financing at the utility’s weighted average cost of capital;</w:t>
        </w:r>
      </w:ins>
    </w:p>
    <w:p w14:paraId="672FDE48" w14:textId="45098E0F" w:rsidR="009C7C36" w:rsidRPr="00E73CC0" w:rsidRDefault="009C7C36" w:rsidP="00E73CC0">
      <w:pPr>
        <w:pStyle w:val="par4"/>
        <w:rPr>
          <w:ins w:id="490" w:author="Author"/>
          <w:sz w:val="24"/>
        </w:rPr>
      </w:pPr>
      <w:ins w:id="491" w:author="Author">
        <w:r w:rsidRPr="00E73CC0">
          <w:rPr>
            <w:sz w:val="24"/>
          </w:rPr>
          <w:t>(ii)</w:t>
        </w:r>
        <w:r w:rsidRPr="00E73CC0">
          <w:rPr>
            <w:sz w:val="24"/>
          </w:rPr>
          <w:tab/>
          <w:t>with financing at the price and terms of any revenue bonds available from the Colorado Electric Transmission Authority under § 40-42-105, C.R.S.</w:t>
        </w:r>
        <w:r w:rsidR="00D57EB6">
          <w:rPr>
            <w:sz w:val="24"/>
          </w:rPr>
          <w:t>;</w:t>
        </w:r>
        <w:r w:rsidRPr="00E73CC0">
          <w:rPr>
            <w:sz w:val="24"/>
          </w:rPr>
          <w:t xml:space="preserve"> and</w:t>
        </w:r>
      </w:ins>
    </w:p>
    <w:p w14:paraId="326F5D54" w14:textId="3EE39F2C" w:rsidR="009C7C36" w:rsidRPr="00E73CC0" w:rsidRDefault="009C7C36" w:rsidP="00E73CC0">
      <w:pPr>
        <w:pStyle w:val="par4"/>
        <w:rPr>
          <w:ins w:id="492" w:author="Author"/>
          <w:sz w:val="24"/>
        </w:rPr>
      </w:pPr>
      <w:ins w:id="493" w:author="Author">
        <w:r w:rsidRPr="00E73CC0">
          <w:rPr>
            <w:sz w:val="24"/>
          </w:rPr>
          <w:t>(iii)</w:t>
        </w:r>
        <w:r w:rsidRPr="00E73CC0">
          <w:rPr>
            <w:sz w:val="24"/>
          </w:rPr>
          <w:tab/>
          <w:t>with any low-cost financing available from the Western Area Power Administration;</w:t>
        </w:r>
      </w:ins>
    </w:p>
    <w:p w14:paraId="457366A9" w14:textId="77777777" w:rsidR="00381782" w:rsidRPr="00B15548" w:rsidRDefault="00381782" w:rsidP="00381782">
      <w:pPr>
        <w:pStyle w:val="par3"/>
        <w:rPr>
          <w:rFonts w:cs="Arial"/>
          <w:sz w:val="24"/>
        </w:rPr>
      </w:pPr>
      <w:r w:rsidRPr="00B15548">
        <w:rPr>
          <w:rFonts w:cs="Arial"/>
          <w:sz w:val="24"/>
        </w:rPr>
        <w:t>(F)</w:t>
      </w:r>
      <w:r w:rsidRPr="00B15548">
        <w:rPr>
          <w:rFonts w:cs="Arial"/>
          <w:sz w:val="24"/>
        </w:rPr>
        <w:tab/>
        <w:t>the projected date for the start of construction, the estimated date of completion, and the estimated in-service date; and</w:t>
      </w:r>
    </w:p>
    <w:p w14:paraId="77364173" w14:textId="77777777" w:rsidR="00381782" w:rsidRPr="00B15548" w:rsidRDefault="00381782" w:rsidP="00381782">
      <w:pPr>
        <w:pStyle w:val="par3"/>
        <w:rPr>
          <w:rFonts w:cs="Arial"/>
          <w:sz w:val="24"/>
        </w:rPr>
      </w:pPr>
      <w:r w:rsidRPr="00B15548">
        <w:rPr>
          <w:rFonts w:cs="Arial"/>
          <w:sz w:val="24"/>
        </w:rPr>
        <w:t>(G)</w:t>
      </w:r>
      <w:r w:rsidRPr="00B15548">
        <w:rPr>
          <w:rFonts w:cs="Arial"/>
          <w:sz w:val="24"/>
        </w:rPr>
        <w:tab/>
        <w:t>for new construction or extensions that were included in prior annual filings, an update of the status of, and any changes to, such new construction or extensions.  Once a project is reported as completed or cancelled, its status can be removed in subsequent filings.</w:t>
      </w:r>
    </w:p>
    <w:p w14:paraId="5728AB1A" w14:textId="38ED72CE" w:rsidR="009C7C36" w:rsidRPr="009C7C36" w:rsidRDefault="00381782" w:rsidP="009C7C36">
      <w:pPr>
        <w:pStyle w:val="par2"/>
        <w:rPr>
          <w:ins w:id="494" w:author="Author"/>
          <w:sz w:val="24"/>
        </w:rPr>
      </w:pPr>
      <w:r w:rsidRPr="00B15548">
        <w:rPr>
          <w:rFonts w:cs="Arial"/>
          <w:sz w:val="24"/>
        </w:rPr>
        <w:t>(II)</w:t>
      </w:r>
      <w:r w:rsidRPr="00B15548">
        <w:rPr>
          <w:rFonts w:cs="Arial"/>
          <w:sz w:val="24"/>
        </w:rPr>
        <w:tab/>
      </w:r>
      <w:ins w:id="495" w:author="Author">
        <w:r w:rsidR="009C7C36" w:rsidRPr="009C7C36">
          <w:rPr>
            <w:sz w:val="24"/>
          </w:rPr>
          <w:t xml:space="preserve">The filing shall contain information on all transmission facilities previously granted a CPCN, but not yet placed into service. </w:t>
        </w:r>
        <w:r w:rsidR="00F00A55">
          <w:rPr>
            <w:sz w:val="24"/>
          </w:rPr>
          <w:t xml:space="preserve"> </w:t>
        </w:r>
        <w:r w:rsidR="009C7C36" w:rsidRPr="009C7C36">
          <w:rPr>
            <w:sz w:val="24"/>
          </w:rPr>
          <w:t xml:space="preserve">The report shall provide information on all such projects regardless of whether the utility or cooperative electric association has reported on them in prior filings. </w:t>
        </w:r>
        <w:r w:rsidR="00F00A55">
          <w:rPr>
            <w:sz w:val="24"/>
          </w:rPr>
          <w:t xml:space="preserve"> </w:t>
        </w:r>
        <w:r w:rsidR="009C7C36" w:rsidRPr="009C7C36">
          <w:rPr>
            <w:sz w:val="24"/>
          </w:rPr>
          <w:t>The report on this category of facilities shall include:</w:t>
        </w:r>
      </w:ins>
    </w:p>
    <w:p w14:paraId="4E38E7F3" w14:textId="77777777" w:rsidR="009C7C36" w:rsidRPr="009C7C36" w:rsidRDefault="009C7C36" w:rsidP="009C7C36">
      <w:pPr>
        <w:pStyle w:val="par3"/>
        <w:rPr>
          <w:ins w:id="496" w:author="Author"/>
          <w:sz w:val="24"/>
        </w:rPr>
      </w:pPr>
      <w:ins w:id="497" w:author="Author">
        <w:r w:rsidRPr="009C7C36">
          <w:rPr>
            <w:sz w:val="24"/>
          </w:rPr>
          <w:t>(A)</w:t>
        </w:r>
        <w:r w:rsidRPr="009C7C36">
          <w:rPr>
            <w:sz w:val="24"/>
          </w:rPr>
          <w:tab/>
          <w:t>reference to the section of the utility’s most recently filed transmission system plan filed pursuant to rule 3627 where the proposed facilities are described, or in the alternative an explanation of the reason(s) the proposed facilities do not appear in that plan;</w:t>
        </w:r>
      </w:ins>
    </w:p>
    <w:p w14:paraId="78273781" w14:textId="672BE620" w:rsidR="009C7C36" w:rsidRPr="009C7C36" w:rsidRDefault="009C7C36" w:rsidP="009C7C36">
      <w:pPr>
        <w:pStyle w:val="par3"/>
        <w:rPr>
          <w:ins w:id="498" w:author="Author"/>
          <w:sz w:val="24"/>
        </w:rPr>
      </w:pPr>
      <w:ins w:id="499" w:author="Author">
        <w:r w:rsidRPr="009C7C36">
          <w:rPr>
            <w:sz w:val="24"/>
          </w:rPr>
          <w:t>(B)</w:t>
        </w:r>
        <w:r w:rsidR="00AF2F1F">
          <w:rPr>
            <w:sz w:val="24"/>
          </w:rPr>
          <w:tab/>
        </w:r>
        <w:r w:rsidRPr="009C7C36">
          <w:rPr>
            <w:sz w:val="24"/>
          </w:rPr>
          <w:t>all costs incurred for the project, highlighting expenditures since the prior report, using the same cost categorization used in the application;</w:t>
        </w:r>
      </w:ins>
    </w:p>
    <w:p w14:paraId="13895517" w14:textId="4F743D46" w:rsidR="009C7C36" w:rsidRPr="009C7C36" w:rsidRDefault="009C7C36" w:rsidP="009C7C36">
      <w:pPr>
        <w:pStyle w:val="par3"/>
        <w:rPr>
          <w:ins w:id="500" w:author="Author"/>
          <w:sz w:val="24"/>
        </w:rPr>
      </w:pPr>
      <w:ins w:id="501" w:author="Author">
        <w:r w:rsidRPr="009C7C36">
          <w:rPr>
            <w:sz w:val="24"/>
          </w:rPr>
          <w:t>(C)</w:t>
        </w:r>
        <w:r w:rsidR="00AF2F1F">
          <w:rPr>
            <w:sz w:val="24"/>
          </w:rPr>
          <w:tab/>
        </w:r>
        <w:r w:rsidRPr="009C7C36">
          <w:rPr>
            <w:sz w:val="24"/>
          </w:rPr>
          <w:t>a cumulative comparison of actual costs to estimated costs for the project;</w:t>
        </w:r>
      </w:ins>
    </w:p>
    <w:p w14:paraId="16920556" w14:textId="229C9264" w:rsidR="009C7C36" w:rsidRPr="009C7C36" w:rsidRDefault="009C7C36" w:rsidP="009C7C36">
      <w:pPr>
        <w:pStyle w:val="par3"/>
        <w:rPr>
          <w:ins w:id="502" w:author="Author"/>
          <w:sz w:val="24"/>
        </w:rPr>
      </w:pPr>
      <w:ins w:id="503" w:author="Author">
        <w:r w:rsidRPr="009C7C36">
          <w:rPr>
            <w:sz w:val="24"/>
          </w:rPr>
          <w:t>(D)</w:t>
        </w:r>
        <w:r w:rsidR="00AF2F1F">
          <w:rPr>
            <w:sz w:val="24"/>
          </w:rPr>
          <w:tab/>
        </w:r>
        <w:r w:rsidRPr="009C7C36">
          <w:rPr>
            <w:sz w:val="24"/>
          </w:rPr>
          <w:t>a projection of remaining expenditures through project completion;</w:t>
        </w:r>
      </w:ins>
    </w:p>
    <w:p w14:paraId="7AE36DA2" w14:textId="0DBE6983" w:rsidR="009C7C36" w:rsidRPr="009C7C36" w:rsidRDefault="009C7C36" w:rsidP="009C7C36">
      <w:pPr>
        <w:pStyle w:val="par3"/>
        <w:rPr>
          <w:ins w:id="504" w:author="Author"/>
          <w:sz w:val="24"/>
        </w:rPr>
      </w:pPr>
      <w:ins w:id="505" w:author="Author">
        <w:r w:rsidRPr="009C7C36">
          <w:rPr>
            <w:sz w:val="24"/>
          </w:rPr>
          <w:lastRenderedPageBreak/>
          <w:t>(E)</w:t>
        </w:r>
        <w:r w:rsidRPr="009C7C36">
          <w:rPr>
            <w:sz w:val="24"/>
          </w:rPr>
          <w:tab/>
          <w:t>a narrative description of the drivers for any cost categories for which current estimates of total cost at project completion diverge by ten percent or more from the costs projected in the application; and</w:t>
        </w:r>
      </w:ins>
    </w:p>
    <w:p w14:paraId="01F1E54E" w14:textId="77777777" w:rsidR="009C7C36" w:rsidRPr="009C7C36" w:rsidRDefault="009C7C36" w:rsidP="009C7C36">
      <w:pPr>
        <w:pStyle w:val="par3"/>
        <w:rPr>
          <w:ins w:id="506" w:author="Author"/>
          <w:sz w:val="24"/>
        </w:rPr>
      </w:pPr>
      <w:ins w:id="507" w:author="Author">
        <w:r w:rsidRPr="009C7C36">
          <w:rPr>
            <w:sz w:val="24"/>
          </w:rPr>
          <w:t>(F)</w:t>
        </w:r>
        <w:r w:rsidRPr="009C7C36">
          <w:rPr>
            <w:sz w:val="24"/>
          </w:rPr>
          <w:tab/>
          <w:t>a narrative description of any material changes to the project schedule.</w:t>
        </w:r>
      </w:ins>
    </w:p>
    <w:p w14:paraId="7779D3BB" w14:textId="37F681C8" w:rsidR="00381782" w:rsidRPr="00B15548" w:rsidDel="009C7C36" w:rsidRDefault="00381782">
      <w:pPr>
        <w:pStyle w:val="par2"/>
        <w:tabs>
          <w:tab w:val="clear" w:pos="2160"/>
        </w:tabs>
        <w:ind w:firstLine="0"/>
        <w:rPr>
          <w:del w:id="508" w:author="Author"/>
          <w:rFonts w:cs="Arial"/>
          <w:sz w:val="24"/>
        </w:rPr>
        <w:pPrChange w:id="509" w:author="Author">
          <w:pPr>
            <w:pStyle w:val="par2"/>
            <w:ind w:left="2160"/>
          </w:pPr>
        </w:pPrChange>
      </w:pPr>
      <w:del w:id="510" w:author="Author">
        <w:r w:rsidRPr="00B15548" w:rsidDel="009C7C36">
          <w:rPr>
            <w:rFonts w:cs="Arial"/>
            <w:sz w:val="24"/>
          </w:rPr>
          <w:delText xml:space="preserve">Review of annual report.  Filings made in accordance with this paragraph will be reviewed pursuant to the following schedule. </w:delText>
        </w:r>
      </w:del>
    </w:p>
    <w:p w14:paraId="17BCAFFC" w14:textId="05157B0D" w:rsidR="00381782" w:rsidRPr="00B15548" w:rsidDel="009C7C36" w:rsidRDefault="00381782">
      <w:pPr>
        <w:pStyle w:val="par2"/>
        <w:ind w:left="2160"/>
        <w:rPr>
          <w:del w:id="511" w:author="Author"/>
          <w:rFonts w:cs="Arial"/>
          <w:sz w:val="24"/>
        </w:rPr>
        <w:pPrChange w:id="512" w:author="Author">
          <w:pPr>
            <w:pStyle w:val="par3"/>
          </w:pPr>
        </w:pPrChange>
      </w:pPr>
      <w:del w:id="513" w:author="Author">
        <w:r w:rsidRPr="00B15548" w:rsidDel="009C7C36">
          <w:rPr>
            <w:rFonts w:cs="Arial"/>
            <w:sz w:val="24"/>
          </w:rPr>
          <w:delText>(A)</w:delText>
        </w:r>
        <w:r w:rsidRPr="00B15548" w:rsidDel="009C7C36">
          <w:rPr>
            <w:rFonts w:cs="Arial"/>
            <w:sz w:val="24"/>
          </w:rPr>
          <w:tab/>
          <w:delText>The Commission will give notice of each filing made pursuant to this rule to all those who it believes may be interested.  Any interested person may file comments regarding the projects by June 15.</w:delText>
        </w:r>
      </w:del>
    </w:p>
    <w:p w14:paraId="3CB8248C" w14:textId="2912CF66" w:rsidR="00381782" w:rsidRPr="00B15548" w:rsidDel="0007075F" w:rsidRDefault="00381782">
      <w:pPr>
        <w:pStyle w:val="par2"/>
        <w:ind w:left="2160"/>
        <w:rPr>
          <w:del w:id="514" w:author="Author"/>
          <w:rFonts w:cs="Arial"/>
          <w:sz w:val="24"/>
        </w:rPr>
        <w:pPrChange w:id="515" w:author="Author">
          <w:pPr>
            <w:pStyle w:val="par3"/>
          </w:pPr>
        </w:pPrChange>
      </w:pPr>
      <w:del w:id="516" w:author="Author">
        <w:r w:rsidRPr="00B15548" w:rsidDel="009C7C36">
          <w:rPr>
            <w:rFonts w:cs="Arial"/>
            <w:sz w:val="24"/>
          </w:rPr>
          <w:delText>(B)</w:delText>
        </w:r>
        <w:r w:rsidRPr="00B15548" w:rsidDel="009C7C36">
          <w:rPr>
            <w:rFonts w:cs="Arial"/>
            <w:sz w:val="24"/>
          </w:rPr>
          <w:tab/>
          <w:delText>Commission staff shall review the filing and any comments received and shall make recommendations to the Commission by July 1.</w:delText>
        </w:r>
      </w:del>
    </w:p>
    <w:p w14:paraId="7F5EEC11" w14:textId="196DEBAB" w:rsidR="00381782" w:rsidRPr="00ED13C7" w:rsidRDefault="00381782" w:rsidP="00ED13C7">
      <w:pPr>
        <w:pStyle w:val="par1"/>
        <w:rPr>
          <w:sz w:val="24"/>
        </w:rPr>
      </w:pPr>
      <w:r w:rsidRPr="00ED13C7">
        <w:rPr>
          <w:sz w:val="24"/>
        </w:rPr>
        <w:t>(</w:t>
      </w:r>
      <w:del w:id="517" w:author="Author">
        <w:r w:rsidRPr="00ED13C7" w:rsidDel="00CB63D9">
          <w:rPr>
            <w:sz w:val="24"/>
          </w:rPr>
          <w:delText>e</w:delText>
        </w:r>
      </w:del>
      <w:ins w:id="518" w:author="Author">
        <w:r w:rsidR="00CB63D9" w:rsidRPr="00ED13C7">
          <w:rPr>
            <w:sz w:val="24"/>
          </w:rPr>
          <w:t>d</w:t>
        </w:r>
      </w:ins>
      <w:r w:rsidRPr="00ED13C7">
        <w:rPr>
          <w:sz w:val="24"/>
        </w:rPr>
        <w:t>)</w:t>
      </w:r>
      <w:r w:rsidRPr="00ED13C7">
        <w:rPr>
          <w:sz w:val="24"/>
        </w:rPr>
        <w:tab/>
        <w:t xml:space="preserve">Magnetic fields.  This paragraph applies to any application for a CPCN or any filing made pursuant to </w:t>
      </w:r>
      <w:del w:id="519" w:author="Author">
        <w:r w:rsidRPr="00ED13C7" w:rsidDel="00357534">
          <w:rPr>
            <w:sz w:val="24"/>
          </w:rPr>
          <w:delText>paragraph (d)</w:delText>
        </w:r>
        <w:r w:rsidRPr="00ED13C7" w:rsidDel="00F00A55">
          <w:rPr>
            <w:sz w:val="24"/>
          </w:rPr>
          <w:delText xml:space="preserve"> </w:delText>
        </w:r>
      </w:del>
      <w:ins w:id="520" w:author="Author">
        <w:r w:rsidR="00357534" w:rsidRPr="00ED13C7">
          <w:rPr>
            <w:sz w:val="24"/>
          </w:rPr>
          <w:t xml:space="preserve">subparagraph (b)(II) </w:t>
        </w:r>
      </w:ins>
      <w:r w:rsidRPr="00ED13C7">
        <w:rPr>
          <w:sz w:val="24"/>
        </w:rPr>
        <w:t xml:space="preserve">of this rule for which the Commission is requested to determine that a project </w:t>
      </w:r>
      <w:del w:id="521" w:author="Author">
        <w:r w:rsidRPr="00ED13C7" w:rsidDel="00357534">
          <w:rPr>
            <w:sz w:val="24"/>
          </w:rPr>
          <w:delText>does not require a CPCN</w:delText>
        </w:r>
      </w:del>
      <w:ins w:id="522" w:author="Author">
        <w:r w:rsidR="00357534" w:rsidRPr="00ED13C7">
          <w:rPr>
            <w:sz w:val="24"/>
          </w:rPr>
          <w:t>is in the ordinary course of business</w:t>
        </w:r>
      </w:ins>
      <w:r w:rsidRPr="00ED13C7">
        <w:rPr>
          <w:sz w:val="24"/>
        </w:rPr>
        <w:t xml:space="preserve">.  The filing shall include the expected maximum level of magnetic fields that could be experienced under design conditions at the edge of the transmission line right-of-way or substation </w:t>
      </w:r>
      <w:del w:id="523" w:author="Author">
        <w:r w:rsidRPr="00ED13C7" w:rsidDel="002F52CD">
          <w:rPr>
            <w:sz w:val="24"/>
          </w:rPr>
          <w:delText>boundary</w:delText>
        </w:r>
      </w:del>
      <w:ins w:id="524" w:author="Author">
        <w:r w:rsidR="002F52CD" w:rsidRPr="00ED13C7">
          <w:rPr>
            <w:sz w:val="24"/>
          </w:rPr>
          <w:t>property line</w:t>
        </w:r>
      </w:ins>
      <w:r w:rsidRPr="00ED13C7">
        <w:rPr>
          <w:sz w:val="24"/>
        </w:rPr>
        <w:t xml:space="preserve">, at a location one meter above the ground. </w:t>
      </w:r>
      <w:ins w:id="525" w:author="Author">
        <w:r w:rsidR="00F00A55" w:rsidRPr="00ED13C7">
          <w:rPr>
            <w:sz w:val="24"/>
          </w:rPr>
          <w:t xml:space="preserve"> </w:t>
        </w:r>
        <w:r w:rsidR="002F52CD" w:rsidRPr="00ED13C7">
          <w:rPr>
            <w:sz w:val="24"/>
          </w:rPr>
          <w:t>Where a substation abuts a parcel owned by the filing utility or another utility at which electrical infrastructure is operated, magnetic field strength may be evaluated at the outer property line of the abutting parcel.</w:t>
        </w:r>
      </w:ins>
    </w:p>
    <w:p w14:paraId="779346E0" w14:textId="77777777" w:rsidR="00381782" w:rsidRPr="00B15548" w:rsidRDefault="00381782" w:rsidP="00381782">
      <w:pPr>
        <w:pStyle w:val="par2"/>
        <w:rPr>
          <w:rFonts w:cs="Arial"/>
          <w:sz w:val="24"/>
        </w:rPr>
      </w:pPr>
      <w:r w:rsidRPr="00B15548">
        <w:rPr>
          <w:rFonts w:cs="Arial"/>
          <w:sz w:val="24"/>
        </w:rPr>
        <w:t>(I)</w:t>
      </w:r>
      <w:r w:rsidRPr="00B15548">
        <w:rPr>
          <w:rFonts w:cs="Arial"/>
          <w:sz w:val="24"/>
        </w:rPr>
        <w:tab/>
        <w:t>For a right-of-way containing a single circuit, the magnetic field level will be presented at the continuous MVA rating of that circuit.</w:t>
      </w:r>
    </w:p>
    <w:p w14:paraId="68130592" w14:textId="77777777" w:rsidR="00381782" w:rsidRPr="00B15548" w:rsidRDefault="00381782" w:rsidP="00381782">
      <w:pPr>
        <w:pStyle w:val="par2"/>
        <w:rPr>
          <w:rFonts w:cs="Arial"/>
          <w:sz w:val="24"/>
        </w:rPr>
      </w:pPr>
      <w:r w:rsidRPr="00B15548">
        <w:rPr>
          <w:rFonts w:cs="Arial"/>
          <w:sz w:val="24"/>
        </w:rPr>
        <w:t>(II)</w:t>
      </w:r>
      <w:r w:rsidRPr="00B15548">
        <w:rPr>
          <w:rFonts w:cs="Arial"/>
          <w:sz w:val="24"/>
        </w:rPr>
        <w:tab/>
        <w:t>For a right-of-way containing multiple circuits, the magnetic field level will be presented at the maximum pre-outage currents wherein the outage of a single circuit loads the remaining circuits to their continuous MVA rating.</w:t>
      </w:r>
    </w:p>
    <w:p w14:paraId="3CC9982B" w14:textId="77777777" w:rsidR="00381782" w:rsidRPr="00B15548" w:rsidRDefault="00381782" w:rsidP="00381782">
      <w:pPr>
        <w:pStyle w:val="par2"/>
        <w:rPr>
          <w:rFonts w:cs="Arial"/>
          <w:sz w:val="24"/>
        </w:rPr>
      </w:pPr>
      <w:r w:rsidRPr="00B15548">
        <w:rPr>
          <w:rFonts w:cs="Arial"/>
          <w:sz w:val="24"/>
        </w:rPr>
        <w:t>(III)</w:t>
      </w:r>
      <w:r w:rsidRPr="00B15548">
        <w:rPr>
          <w:rFonts w:cs="Arial"/>
          <w:sz w:val="24"/>
        </w:rPr>
        <w:tab/>
        <w:t>Proposed magnetic field levels of 150 mG (milliGauss) and below are deemed reasonable by rule and need not be mitigated to a lower level.  Proposed magnetic field levels above 150 mG will be subject to further review.</w:t>
      </w:r>
    </w:p>
    <w:p w14:paraId="1CDF7334" w14:textId="77777777" w:rsidR="00381782" w:rsidRPr="00B15548" w:rsidRDefault="00381782" w:rsidP="00381782">
      <w:pPr>
        <w:pStyle w:val="par2"/>
        <w:rPr>
          <w:rFonts w:cs="Arial"/>
          <w:sz w:val="24"/>
        </w:rPr>
      </w:pPr>
      <w:r w:rsidRPr="00B15548">
        <w:rPr>
          <w:rFonts w:cs="Arial"/>
          <w:sz w:val="24"/>
        </w:rPr>
        <w:lastRenderedPageBreak/>
        <w:t>(IV)</w:t>
      </w:r>
      <w:r w:rsidRPr="00B15548">
        <w:rPr>
          <w:rFonts w:cs="Arial"/>
          <w:sz w:val="24"/>
        </w:rPr>
        <w:tab/>
        <w:t xml:space="preserve">If the magnetic field level for the proposed project is above 150mG, then the filing must present an alternative (e.g., different spatial arrangements of conductors, higher structures, wider rights-of-way, undergrounding lines, etc.), and associated costs, that reduces the magnetic field level to 150 mG.  The applicant may also present other alternatives that yield intermediate magnetic field levels for the Commission’s consideration. </w:t>
      </w:r>
    </w:p>
    <w:p w14:paraId="4353539A" w14:textId="77777777" w:rsidR="00381782" w:rsidRPr="00B15548" w:rsidRDefault="00381782" w:rsidP="00381782">
      <w:pPr>
        <w:pStyle w:val="par2"/>
        <w:rPr>
          <w:rFonts w:cs="Arial"/>
          <w:sz w:val="24"/>
        </w:rPr>
      </w:pPr>
      <w:r w:rsidRPr="00B15548">
        <w:rPr>
          <w:rFonts w:cs="Arial"/>
          <w:sz w:val="24"/>
        </w:rPr>
        <w:t>(V)</w:t>
      </w:r>
      <w:r w:rsidRPr="00B15548">
        <w:rPr>
          <w:rFonts w:cs="Arial"/>
          <w:sz w:val="24"/>
        </w:rPr>
        <w:tab/>
        <w:t>In the instance when the magnetic field level cannot be reduced to 150mG or below, the filing must present an alternative, and associated costs, that would reduce the magnetic field level to the lowest possible level.  The applicant may also present other alternatives yielding intermediate magnetic field levels for the Commission’s consideration.</w:t>
      </w:r>
    </w:p>
    <w:p w14:paraId="6EBB203F" w14:textId="77777777" w:rsidR="00381782" w:rsidRPr="00B15548" w:rsidRDefault="00381782" w:rsidP="00381782">
      <w:pPr>
        <w:pStyle w:val="par2"/>
        <w:rPr>
          <w:rFonts w:cs="Arial"/>
          <w:sz w:val="24"/>
        </w:rPr>
      </w:pPr>
      <w:r w:rsidRPr="00B15548">
        <w:rPr>
          <w:rFonts w:cs="Arial"/>
          <w:sz w:val="24"/>
        </w:rPr>
        <w:t>(VI)</w:t>
      </w:r>
      <w:r w:rsidRPr="00B15548">
        <w:rPr>
          <w:rFonts w:cs="Arial"/>
          <w:sz w:val="24"/>
        </w:rPr>
        <w:tab/>
        <w:t xml:space="preserve">If either subparagraph (IV) or (V) is applicable, then the filing must also describe the efforts and associated costs to route the line away from concentrated population and group facilities such as schools and hospitals. </w:t>
      </w:r>
    </w:p>
    <w:p w14:paraId="1BD100E8" w14:textId="77777777" w:rsidR="00381782" w:rsidRPr="00B15548" w:rsidRDefault="00381782" w:rsidP="00381782">
      <w:pPr>
        <w:pStyle w:val="par2"/>
        <w:rPr>
          <w:rFonts w:cs="Arial"/>
          <w:sz w:val="24"/>
        </w:rPr>
      </w:pPr>
      <w:r w:rsidRPr="00B15548">
        <w:rPr>
          <w:rFonts w:cs="Arial"/>
          <w:sz w:val="24"/>
        </w:rPr>
        <w:t>(VII)</w:t>
      </w:r>
      <w:r w:rsidRPr="00B15548">
        <w:rPr>
          <w:rFonts w:cs="Arial"/>
          <w:sz w:val="24"/>
        </w:rPr>
        <w:tab/>
        <w:t>If either subparagraph (IV) or (V) is applicable, the Commission shall weigh the societal, engineering, and economic considerations of the project as proposed and the alternatives presented in determining whether the CPCN should be granted.</w:t>
      </w:r>
    </w:p>
    <w:p w14:paraId="3C1C8D0A" w14:textId="65E194EF" w:rsidR="00381782" w:rsidRPr="00B15548" w:rsidRDefault="00381782" w:rsidP="00381782">
      <w:pPr>
        <w:pStyle w:val="par1"/>
        <w:rPr>
          <w:rFonts w:cs="Arial"/>
          <w:sz w:val="24"/>
        </w:rPr>
      </w:pPr>
      <w:r w:rsidRPr="00B15548">
        <w:rPr>
          <w:rFonts w:cs="Arial"/>
          <w:sz w:val="24"/>
        </w:rPr>
        <w:t>(</w:t>
      </w:r>
      <w:del w:id="526" w:author="Author">
        <w:r w:rsidRPr="00B15548" w:rsidDel="00357534">
          <w:rPr>
            <w:rFonts w:cs="Arial"/>
            <w:sz w:val="24"/>
          </w:rPr>
          <w:delText>f</w:delText>
        </w:r>
      </w:del>
      <w:ins w:id="527" w:author="Author">
        <w:r w:rsidR="00357534">
          <w:rPr>
            <w:rFonts w:cs="Arial"/>
            <w:sz w:val="24"/>
          </w:rPr>
          <w:t>e</w:t>
        </w:r>
      </w:ins>
      <w:r w:rsidRPr="00B15548">
        <w:rPr>
          <w:rFonts w:cs="Arial"/>
          <w:sz w:val="24"/>
        </w:rPr>
        <w:t>)</w:t>
      </w:r>
      <w:r w:rsidRPr="00B15548">
        <w:rPr>
          <w:rFonts w:cs="Arial"/>
          <w:sz w:val="24"/>
        </w:rPr>
        <w:tab/>
        <w:t xml:space="preserve">Noise.  This paragraph applies to any application for a CPCN or any filing made pursuant to </w:t>
      </w:r>
      <w:del w:id="528" w:author="Author">
        <w:r w:rsidRPr="00B15548" w:rsidDel="002F52CD">
          <w:rPr>
            <w:rFonts w:cs="Arial"/>
            <w:sz w:val="24"/>
          </w:rPr>
          <w:delText>paragraph (d)</w:delText>
        </w:r>
      </w:del>
      <w:ins w:id="529" w:author="Author">
        <w:r w:rsidR="002F52CD">
          <w:rPr>
            <w:rFonts w:cs="Arial"/>
            <w:sz w:val="24"/>
          </w:rPr>
          <w:t>subparagraph (b)(II)</w:t>
        </w:r>
      </w:ins>
      <w:r w:rsidRPr="00B15548">
        <w:rPr>
          <w:rFonts w:cs="Arial"/>
          <w:sz w:val="24"/>
        </w:rPr>
        <w:t xml:space="preserve"> of this rule for which the Commission is requested to determine that a project </w:t>
      </w:r>
      <w:del w:id="530" w:author="Author">
        <w:r w:rsidRPr="00B15548" w:rsidDel="002F52CD">
          <w:rPr>
            <w:rFonts w:cs="Arial"/>
            <w:sz w:val="24"/>
          </w:rPr>
          <w:delText>does not require a CPCN</w:delText>
        </w:r>
      </w:del>
      <w:ins w:id="531" w:author="Author">
        <w:r w:rsidR="002F52CD">
          <w:rPr>
            <w:rFonts w:cs="Arial"/>
            <w:sz w:val="24"/>
          </w:rPr>
          <w:t>is in the ordinary course of business</w:t>
        </w:r>
      </w:ins>
      <w:r w:rsidRPr="00B15548">
        <w:rPr>
          <w:rFonts w:cs="Arial"/>
          <w:sz w:val="24"/>
        </w:rPr>
        <w:t>.  The filing shall include the projected level of noise radiating beyond the property line or right-of-way (as applicable) at a distance of 25 feet.</w:t>
      </w:r>
    </w:p>
    <w:p w14:paraId="2E5B7A6C" w14:textId="77777777" w:rsidR="00381782" w:rsidRPr="00B15548" w:rsidRDefault="00381782" w:rsidP="00381782">
      <w:pPr>
        <w:pStyle w:val="par2"/>
        <w:rPr>
          <w:rFonts w:cs="Arial"/>
          <w:sz w:val="24"/>
        </w:rPr>
      </w:pPr>
      <w:r w:rsidRPr="00B15548">
        <w:rPr>
          <w:rFonts w:cs="Arial"/>
          <w:sz w:val="24"/>
        </w:rPr>
        <w:t>(I)</w:t>
      </w:r>
      <w:r w:rsidRPr="00B15548">
        <w:rPr>
          <w:rFonts w:cs="Arial"/>
          <w:sz w:val="24"/>
        </w:rPr>
        <w:tab/>
        <w:t>The filing shall provide computer studies which show the potential level of noise expressed in db(A).  These computer studies shall be the output of utility standard programs, such as EPRI’s EMF Workstation 2.51 ENVIRO Program – Bonneville Power Administration model and use the assumption that the proposed facility is operating at its highest continuous design voltage under L</w:t>
      </w:r>
      <w:r w:rsidRPr="00B15548">
        <w:rPr>
          <w:rFonts w:cs="Arial"/>
          <w:sz w:val="24"/>
          <w:vertAlign w:val="subscript"/>
        </w:rPr>
        <w:t>50</w:t>
      </w:r>
      <w:r w:rsidRPr="00B15548">
        <w:rPr>
          <w:rFonts w:cs="Arial"/>
          <w:sz w:val="24"/>
        </w:rPr>
        <w:t xml:space="preserve"> rain conditions.</w:t>
      </w:r>
    </w:p>
    <w:p w14:paraId="06744725" w14:textId="77777777" w:rsidR="00381782" w:rsidRPr="00B15548" w:rsidRDefault="00381782" w:rsidP="00381782">
      <w:pPr>
        <w:pStyle w:val="par2"/>
        <w:rPr>
          <w:rFonts w:cs="Arial"/>
          <w:sz w:val="24"/>
        </w:rPr>
      </w:pPr>
      <w:r w:rsidRPr="00B15548">
        <w:rPr>
          <w:rFonts w:cs="Arial"/>
          <w:sz w:val="24"/>
        </w:rPr>
        <w:t>(II)</w:t>
      </w:r>
      <w:r w:rsidRPr="00B15548">
        <w:rPr>
          <w:rFonts w:cs="Arial"/>
          <w:sz w:val="24"/>
        </w:rPr>
        <w:tab/>
        <w:t>Proposed levels of noise at or below the values listed are deemed reasonable by rule and need not be mitigated to a lower level.</w:t>
      </w:r>
    </w:p>
    <w:p w14:paraId="35DA1BFA" w14:textId="77777777" w:rsidR="00381782" w:rsidRPr="00B15548" w:rsidRDefault="00381782" w:rsidP="00381782">
      <w:pPr>
        <w:pStyle w:val="par3"/>
        <w:rPr>
          <w:rFonts w:cs="Arial"/>
          <w:sz w:val="24"/>
        </w:rPr>
      </w:pPr>
      <w:r w:rsidRPr="00B15548">
        <w:rPr>
          <w:rFonts w:cs="Arial"/>
          <w:sz w:val="24"/>
        </w:rPr>
        <w:t>(A)</w:t>
      </w:r>
      <w:r w:rsidRPr="00B15548">
        <w:rPr>
          <w:rFonts w:cs="Arial"/>
          <w:sz w:val="24"/>
        </w:rPr>
        <w:tab/>
        <w:t>Residential</w:t>
      </w:r>
      <w:r w:rsidRPr="00B15548">
        <w:rPr>
          <w:rFonts w:cs="Arial"/>
          <w:sz w:val="24"/>
        </w:rPr>
        <w:tab/>
      </w:r>
      <w:r w:rsidRPr="00B15548">
        <w:rPr>
          <w:rFonts w:cs="Arial"/>
          <w:sz w:val="24"/>
        </w:rPr>
        <w:tab/>
      </w:r>
      <w:r w:rsidRPr="00B15548">
        <w:rPr>
          <w:rFonts w:cs="Arial"/>
          <w:sz w:val="24"/>
        </w:rPr>
        <w:tab/>
        <w:t>50 db(A)</w:t>
      </w:r>
    </w:p>
    <w:p w14:paraId="0B700EE1" w14:textId="77777777" w:rsidR="00381782" w:rsidRPr="00B15548" w:rsidRDefault="00381782" w:rsidP="00381782">
      <w:pPr>
        <w:pStyle w:val="par3"/>
        <w:rPr>
          <w:rFonts w:cs="Arial"/>
          <w:sz w:val="24"/>
        </w:rPr>
      </w:pPr>
      <w:r w:rsidRPr="00B15548">
        <w:rPr>
          <w:rFonts w:cs="Arial"/>
          <w:sz w:val="24"/>
        </w:rPr>
        <w:lastRenderedPageBreak/>
        <w:t>(B)</w:t>
      </w:r>
      <w:r w:rsidRPr="00B15548">
        <w:rPr>
          <w:rFonts w:cs="Arial"/>
          <w:sz w:val="24"/>
        </w:rPr>
        <w:tab/>
        <w:t>Commercial</w:t>
      </w:r>
      <w:r w:rsidRPr="00B15548">
        <w:rPr>
          <w:rFonts w:cs="Arial"/>
          <w:sz w:val="24"/>
        </w:rPr>
        <w:tab/>
      </w:r>
      <w:r w:rsidRPr="00B15548">
        <w:rPr>
          <w:rFonts w:cs="Arial"/>
          <w:sz w:val="24"/>
        </w:rPr>
        <w:tab/>
      </w:r>
      <w:r w:rsidRPr="00B15548">
        <w:rPr>
          <w:rFonts w:cs="Arial"/>
          <w:sz w:val="24"/>
        </w:rPr>
        <w:tab/>
        <w:t>55 db(A)</w:t>
      </w:r>
    </w:p>
    <w:p w14:paraId="64F78509" w14:textId="6DABF900" w:rsidR="00381782" w:rsidRPr="00B15548" w:rsidRDefault="00381782" w:rsidP="00381782">
      <w:pPr>
        <w:pStyle w:val="par3"/>
        <w:rPr>
          <w:rFonts w:cs="Arial"/>
          <w:sz w:val="24"/>
        </w:rPr>
      </w:pPr>
      <w:r w:rsidRPr="00B15548">
        <w:rPr>
          <w:rFonts w:cs="Arial"/>
          <w:sz w:val="24"/>
        </w:rPr>
        <w:t>(C)</w:t>
      </w:r>
      <w:r w:rsidRPr="00B15548">
        <w:rPr>
          <w:rFonts w:cs="Arial"/>
          <w:sz w:val="24"/>
        </w:rPr>
        <w:tab/>
        <w:t>Light industrial</w:t>
      </w:r>
      <w:r w:rsidRPr="00B15548">
        <w:rPr>
          <w:rFonts w:cs="Arial"/>
          <w:sz w:val="24"/>
        </w:rPr>
        <w:tab/>
      </w:r>
      <w:r w:rsidRPr="00B15548">
        <w:rPr>
          <w:rFonts w:cs="Arial"/>
          <w:sz w:val="24"/>
        </w:rPr>
        <w:tab/>
        <w:t>65 db(A)</w:t>
      </w:r>
    </w:p>
    <w:p w14:paraId="3851D111" w14:textId="20F854AE" w:rsidR="002F52CD" w:rsidRPr="00B15548" w:rsidRDefault="002F52CD" w:rsidP="002F52CD">
      <w:pPr>
        <w:pStyle w:val="par3"/>
        <w:rPr>
          <w:ins w:id="532" w:author="Author"/>
          <w:rFonts w:cs="Arial"/>
          <w:sz w:val="24"/>
        </w:rPr>
      </w:pPr>
      <w:ins w:id="533" w:author="Author">
        <w:r w:rsidRPr="00B15548">
          <w:rPr>
            <w:rFonts w:cs="Arial"/>
            <w:sz w:val="24"/>
          </w:rPr>
          <w:t>(</w:t>
        </w:r>
        <w:r>
          <w:rPr>
            <w:rFonts w:cs="Arial"/>
            <w:sz w:val="24"/>
          </w:rPr>
          <w:t>D</w:t>
        </w:r>
        <w:r w:rsidRPr="00B15548">
          <w:rPr>
            <w:rFonts w:cs="Arial"/>
            <w:sz w:val="24"/>
          </w:rPr>
          <w:t>)</w:t>
        </w:r>
        <w:r w:rsidRPr="00B15548">
          <w:rPr>
            <w:rFonts w:cs="Arial"/>
            <w:sz w:val="24"/>
          </w:rPr>
          <w:tab/>
        </w:r>
        <w:r>
          <w:rPr>
            <w:rFonts w:cs="Arial"/>
            <w:sz w:val="24"/>
          </w:rPr>
          <w:t>Agricultural</w:t>
        </w:r>
        <w:r w:rsidRPr="00B15548">
          <w:rPr>
            <w:rFonts w:cs="Arial"/>
            <w:sz w:val="24"/>
          </w:rPr>
          <w:tab/>
        </w:r>
        <w:r>
          <w:rPr>
            <w:rFonts w:cs="Arial"/>
            <w:sz w:val="24"/>
          </w:rPr>
          <w:tab/>
        </w:r>
        <w:r w:rsidRPr="00B15548">
          <w:rPr>
            <w:rFonts w:cs="Arial"/>
            <w:sz w:val="24"/>
          </w:rPr>
          <w:tab/>
          <w:t>65 db(A)</w:t>
        </w:r>
      </w:ins>
    </w:p>
    <w:p w14:paraId="06B7860F" w14:textId="74DDCB21" w:rsidR="00381782" w:rsidRPr="00B15548" w:rsidRDefault="00381782" w:rsidP="00381782">
      <w:pPr>
        <w:pStyle w:val="par3"/>
        <w:rPr>
          <w:rFonts w:cs="Arial"/>
          <w:sz w:val="24"/>
        </w:rPr>
      </w:pPr>
      <w:r w:rsidRPr="00B15548">
        <w:rPr>
          <w:rFonts w:cs="Arial"/>
          <w:sz w:val="24"/>
        </w:rPr>
        <w:t>(</w:t>
      </w:r>
      <w:del w:id="534" w:author="Author">
        <w:r w:rsidRPr="00B15548" w:rsidDel="002F52CD">
          <w:rPr>
            <w:rFonts w:cs="Arial"/>
            <w:sz w:val="24"/>
          </w:rPr>
          <w:delText>D</w:delText>
        </w:r>
      </w:del>
      <w:ins w:id="535" w:author="Author">
        <w:r w:rsidR="002F52CD">
          <w:rPr>
            <w:rFonts w:cs="Arial"/>
            <w:sz w:val="24"/>
          </w:rPr>
          <w:t>E</w:t>
        </w:r>
      </w:ins>
      <w:r w:rsidRPr="00B15548">
        <w:rPr>
          <w:rFonts w:cs="Arial"/>
          <w:sz w:val="24"/>
        </w:rPr>
        <w:t>)</w:t>
      </w:r>
      <w:r w:rsidRPr="00B15548">
        <w:rPr>
          <w:rFonts w:cs="Arial"/>
          <w:sz w:val="24"/>
        </w:rPr>
        <w:tab/>
        <w:t>Industrial</w:t>
      </w:r>
      <w:r w:rsidRPr="00B15548">
        <w:rPr>
          <w:rFonts w:cs="Arial"/>
          <w:sz w:val="24"/>
        </w:rPr>
        <w:tab/>
      </w:r>
      <w:r w:rsidRPr="00B15548">
        <w:rPr>
          <w:rFonts w:cs="Arial"/>
          <w:sz w:val="24"/>
        </w:rPr>
        <w:tab/>
      </w:r>
      <w:r w:rsidRPr="00B15548">
        <w:rPr>
          <w:rFonts w:cs="Arial"/>
          <w:sz w:val="24"/>
        </w:rPr>
        <w:tab/>
        <w:t>75 db(A)</w:t>
      </w:r>
    </w:p>
    <w:p w14:paraId="499EB47B" w14:textId="58A8DD01" w:rsidR="00381782" w:rsidRPr="00B15548" w:rsidRDefault="00381782" w:rsidP="00381782">
      <w:pPr>
        <w:pStyle w:val="par2"/>
        <w:rPr>
          <w:rFonts w:cs="Arial"/>
          <w:sz w:val="24"/>
        </w:rPr>
      </w:pPr>
      <w:r w:rsidRPr="00B15548">
        <w:rPr>
          <w:rFonts w:cs="Arial"/>
          <w:sz w:val="24"/>
        </w:rPr>
        <w:t>(III)</w:t>
      </w:r>
      <w:r w:rsidRPr="00B15548">
        <w:rPr>
          <w:rFonts w:cs="Arial"/>
          <w:sz w:val="24"/>
        </w:rPr>
        <w:tab/>
        <w:t>If the zoning designation that has been assigned by the local zoning regulatory agency for a specific segment of the transmission project is not listed in subparagraph (II), the applicant shall reference the noise threshold corresponding to the zoning designation that most closely represents the predominant use of the land in question, with consideration given to the surrounding area.  To support its selection of the applicable noise threshold, the applicant shall present information related, among other things, to the projected use of the land and surrounding area in the near term future.  However, the noise level will not be subject to further review if the applicant proposes a noise threshold of 50 db(A) or below regardless of the use of the land.</w:t>
      </w:r>
    </w:p>
    <w:p w14:paraId="687EB403" w14:textId="762DEED7" w:rsidR="00381782" w:rsidRPr="00B15548" w:rsidRDefault="00381782" w:rsidP="00381782">
      <w:pPr>
        <w:pStyle w:val="par2"/>
        <w:rPr>
          <w:rFonts w:cs="Arial"/>
          <w:sz w:val="24"/>
        </w:rPr>
      </w:pPr>
      <w:r w:rsidRPr="00B15548">
        <w:rPr>
          <w:rFonts w:cs="Arial"/>
          <w:sz w:val="24"/>
        </w:rPr>
        <w:t>(IV)</w:t>
      </w:r>
      <w:r w:rsidRPr="00B15548">
        <w:rPr>
          <w:rFonts w:cs="Arial"/>
          <w:sz w:val="24"/>
        </w:rPr>
        <w:tab/>
        <w:t>If the projected level of noise does not meet the threshold limits in subparagraph (II), then the filing must present an alternative (e.g., larger conductors, bundled conductors, different spatial arrangements of conductors, higher structures, wider rights-of-way, etc.) and associated costs, that reduces the level of noise to the proper threshold level.  The applicant may also present other alternatives yielding intermediate noise levels for the Commission’s consideration.</w:t>
      </w:r>
    </w:p>
    <w:p w14:paraId="5FCCD56B" w14:textId="3BB5E9BD" w:rsidR="00381782" w:rsidRPr="00B15548" w:rsidRDefault="00381782" w:rsidP="00381782">
      <w:pPr>
        <w:pStyle w:val="par2"/>
        <w:rPr>
          <w:rFonts w:cs="Arial"/>
          <w:sz w:val="24"/>
        </w:rPr>
      </w:pPr>
      <w:r w:rsidRPr="00B15548">
        <w:rPr>
          <w:rFonts w:cs="Arial"/>
          <w:sz w:val="24"/>
        </w:rPr>
        <w:t>(V)</w:t>
      </w:r>
      <w:r w:rsidRPr="00B15548">
        <w:rPr>
          <w:rFonts w:cs="Arial"/>
          <w:sz w:val="24"/>
        </w:rPr>
        <w:tab/>
        <w:t>In the instance where the level of noise cannot be reduced to the threshold levels in subparagraph (II), then the filing must present an alternative and associated costs that would reduce the level of noise to the lowest possible level.  The applicant may also present other alternatives yielding intermediate noise levels for the Commission’s consideration.</w:t>
      </w:r>
    </w:p>
    <w:p w14:paraId="50244D27" w14:textId="26B0E1B3" w:rsidR="00381782" w:rsidRPr="00B15548" w:rsidRDefault="00381782" w:rsidP="00381782">
      <w:pPr>
        <w:pStyle w:val="par2"/>
        <w:rPr>
          <w:rFonts w:cs="Arial"/>
          <w:sz w:val="24"/>
        </w:rPr>
      </w:pPr>
      <w:r w:rsidRPr="00B15548">
        <w:rPr>
          <w:rFonts w:cs="Arial"/>
          <w:sz w:val="24"/>
        </w:rPr>
        <w:t>(VI)</w:t>
      </w:r>
      <w:r w:rsidRPr="00B15548">
        <w:rPr>
          <w:rFonts w:cs="Arial"/>
          <w:sz w:val="24"/>
        </w:rPr>
        <w:tab/>
        <w:t>If either subparagraph (IV) or (V) is applicable, the Commission shall weigh the societal, engineering, and economic considerations of the project as proposed and the alternatives presented in determining whether the CPCN should be granted.</w:t>
      </w:r>
    </w:p>
    <w:p w14:paraId="1BB09E7F" w14:textId="4B7F78DC" w:rsidR="00381782" w:rsidRPr="00B15548" w:rsidRDefault="00381782" w:rsidP="00381782">
      <w:pPr>
        <w:pStyle w:val="par1"/>
        <w:rPr>
          <w:rFonts w:cs="Arial"/>
          <w:sz w:val="24"/>
        </w:rPr>
      </w:pPr>
      <w:r w:rsidRPr="00B15548">
        <w:rPr>
          <w:rFonts w:cs="Arial"/>
          <w:sz w:val="24"/>
        </w:rPr>
        <w:t>(</w:t>
      </w:r>
      <w:del w:id="536" w:author="Author">
        <w:r w:rsidRPr="00B15548" w:rsidDel="002F52CD">
          <w:rPr>
            <w:rFonts w:cs="Arial"/>
            <w:sz w:val="24"/>
          </w:rPr>
          <w:delText>g</w:delText>
        </w:r>
      </w:del>
      <w:ins w:id="537" w:author="Author">
        <w:r w:rsidR="002F52CD">
          <w:rPr>
            <w:rFonts w:cs="Arial"/>
            <w:sz w:val="24"/>
          </w:rPr>
          <w:t>f</w:t>
        </w:r>
      </w:ins>
      <w:r w:rsidRPr="00B15548">
        <w:rPr>
          <w:rFonts w:cs="Arial"/>
          <w:sz w:val="24"/>
        </w:rPr>
        <w:t>)</w:t>
      </w:r>
      <w:r w:rsidRPr="00B15548">
        <w:rPr>
          <w:rFonts w:cs="Arial"/>
          <w:sz w:val="24"/>
        </w:rPr>
        <w:tab/>
        <w:t xml:space="preserve">Service connections.  The utility shall install and maintain service connections from transmission extensions, which is any construction of transmission facilities and appurtenant facilities, including meter installation facilities (except meters) </w:t>
      </w:r>
      <w:r w:rsidRPr="00B15548">
        <w:rPr>
          <w:rFonts w:cs="Arial"/>
          <w:sz w:val="24"/>
        </w:rPr>
        <w:lastRenderedPageBreak/>
        <w:t>that is connected to and enlarges the utility’s transmission system and is necessary to supply transmission service to one or more additional customers, consistent with conditions contained in the utility’s tariff.</w:t>
      </w:r>
    </w:p>
    <w:p w14:paraId="425948C8" w14:textId="51F8CC8A" w:rsidR="002F52CD" w:rsidRPr="00D513A0" w:rsidRDefault="002F52CD" w:rsidP="002F52CD">
      <w:pPr>
        <w:pStyle w:val="par1"/>
        <w:rPr>
          <w:sz w:val="24"/>
        </w:rPr>
      </w:pPr>
      <w:ins w:id="538" w:author="Author">
        <w:r w:rsidRPr="001726F2">
          <w:rPr>
            <w:sz w:val="24"/>
          </w:rPr>
          <w:t>(g)</w:t>
        </w:r>
        <w:r w:rsidRPr="001726F2">
          <w:rPr>
            <w:sz w:val="24"/>
          </w:rPr>
          <w:tab/>
          <w:t xml:space="preserve">Transmission capacity expansion projects.  Any proposed transmission facility that a utility seeks to have classified as a capacity expansion project for purposes of accelerated cost recovery must demonstrate that the project will result in a net increase in transmission capacity and must obtain either a CPCN or a project-specific </w:t>
        </w:r>
        <w:r w:rsidRPr="002F52CD">
          <w:rPr>
            <w:sz w:val="24"/>
          </w:rPr>
          <w:t>determination that no CPCN is required</w:t>
        </w:r>
        <w:r w:rsidRPr="001726F2">
          <w:rPr>
            <w:sz w:val="24"/>
          </w:rPr>
          <w:t xml:space="preserve">, independent of the cost of the project as compared to the threshold outlined in </w:t>
        </w:r>
        <w:r>
          <w:rPr>
            <w:sz w:val="24"/>
          </w:rPr>
          <w:t>subparagraph</w:t>
        </w:r>
        <w:r w:rsidRPr="001726F2">
          <w:rPr>
            <w:sz w:val="24"/>
          </w:rPr>
          <w:t xml:space="preserve"> 3206(b)(I)(D).</w:t>
        </w:r>
      </w:ins>
    </w:p>
    <w:p w14:paraId="61BD32FE" w14:textId="192CDEC0" w:rsidR="00381782" w:rsidRPr="00B15548" w:rsidDel="00E73CC0" w:rsidRDefault="00381782" w:rsidP="00381782">
      <w:pPr>
        <w:pStyle w:val="par1"/>
        <w:rPr>
          <w:del w:id="539" w:author="Author"/>
          <w:rFonts w:cs="Arial"/>
          <w:sz w:val="24"/>
        </w:rPr>
      </w:pPr>
      <w:del w:id="540" w:author="Author">
        <w:r w:rsidRPr="00B15548" w:rsidDel="002F52CD">
          <w:rPr>
            <w:rFonts w:cs="Arial"/>
            <w:sz w:val="24"/>
          </w:rPr>
          <w:delText>(h)</w:delText>
        </w:r>
        <w:r w:rsidRPr="00B15548" w:rsidDel="002F52CD">
          <w:rPr>
            <w:rFonts w:cs="Arial"/>
            <w:sz w:val="24"/>
          </w:rPr>
          <w:tab/>
          <w:delText>Any application for a CPCN or any filing made pursuant to paragraph (d) of this rule for a transmission line project shall explain how the proposed project is consistent with the utility’s ten-year transmission plan filed with the Commission pursuant to rule 3627.  In its CPCN application, the applicant may rely substantively on the information contained in its most recent ten-year transmission plan and the Commission’s decision on the review of the plan to support its application</w:delText>
        </w:r>
        <w:r w:rsidRPr="00B15548" w:rsidDel="00E73CC0">
          <w:rPr>
            <w:rFonts w:cs="Arial"/>
            <w:sz w:val="24"/>
          </w:rPr>
          <w:delText>.</w:delText>
        </w:r>
      </w:del>
    </w:p>
    <w:p w14:paraId="7261933F" w14:textId="77777777" w:rsidR="00DF7542" w:rsidRPr="00C37835" w:rsidRDefault="00DF7542">
      <w:pPr>
        <w:pStyle w:val="par1"/>
        <w:jc w:val="center"/>
        <w:rPr>
          <w:sz w:val="24"/>
        </w:rPr>
        <w:pPrChange w:id="541" w:author="Author">
          <w:pPr>
            <w:pStyle w:val="upar1"/>
            <w:jc w:val="center"/>
          </w:pPr>
        </w:pPrChange>
      </w:pPr>
      <w:bookmarkStart w:id="542" w:name="_Toc145838590"/>
      <w:bookmarkStart w:id="543" w:name="_Toc274813595"/>
      <w:bookmarkStart w:id="544" w:name="_Toc295480016"/>
      <w:bookmarkStart w:id="545" w:name="_Toc444850498"/>
      <w:bookmarkStart w:id="546" w:name="_Toc218838409"/>
      <w:bookmarkStart w:id="547" w:name="_Toc129481883"/>
      <w:bookmarkStart w:id="548" w:name="_Toc145838624"/>
      <w:bookmarkEnd w:id="351"/>
      <w:bookmarkEnd w:id="352"/>
      <w:bookmarkEnd w:id="353"/>
      <w:bookmarkEnd w:id="354"/>
      <w:bookmarkEnd w:id="355"/>
      <w:bookmarkEnd w:id="356"/>
      <w:r w:rsidRPr="00C37835">
        <w:rPr>
          <w:sz w:val="24"/>
        </w:rPr>
        <w:t>*           *           *           *</w:t>
      </w:r>
    </w:p>
    <w:p w14:paraId="245AC582" w14:textId="77777777" w:rsidR="00DF7542" w:rsidRPr="00C37835" w:rsidRDefault="00DF7542" w:rsidP="00DF7542">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1AFE6B85" w14:textId="77777777" w:rsidR="00445A0F" w:rsidRPr="00BC3B2C" w:rsidRDefault="00445A0F" w:rsidP="00BC3B2C">
      <w:pPr>
        <w:pStyle w:val="Heading2"/>
        <w:rPr>
          <w:i w:val="0"/>
          <w:iCs w:val="0"/>
          <w:sz w:val="24"/>
          <w:szCs w:val="24"/>
        </w:rPr>
      </w:pPr>
      <w:r w:rsidRPr="00BC3B2C">
        <w:rPr>
          <w:i w:val="0"/>
          <w:iCs w:val="0"/>
          <w:sz w:val="24"/>
          <w:szCs w:val="24"/>
        </w:rPr>
        <w:t>ELECTRIC RESOURCE PLANNING</w:t>
      </w:r>
      <w:bookmarkEnd w:id="542"/>
      <w:bookmarkEnd w:id="543"/>
      <w:bookmarkEnd w:id="544"/>
      <w:bookmarkEnd w:id="545"/>
      <w:bookmarkEnd w:id="546"/>
    </w:p>
    <w:p w14:paraId="4F6C6B5F" w14:textId="77777777" w:rsidR="00DF7542" w:rsidRPr="00C37835" w:rsidRDefault="00DF7542" w:rsidP="00DF7542">
      <w:pPr>
        <w:pStyle w:val="upar1"/>
        <w:jc w:val="center"/>
        <w:rPr>
          <w:sz w:val="24"/>
          <w:szCs w:val="24"/>
        </w:rPr>
      </w:pPr>
      <w:bookmarkStart w:id="549" w:name="_Toc274813596"/>
      <w:bookmarkStart w:id="550" w:name="_Toc280610475"/>
      <w:bookmarkStart w:id="551" w:name="_Toc444850499"/>
      <w:bookmarkStart w:id="552" w:name="_Toc218838410"/>
      <w:bookmarkStart w:id="553" w:name="_Toc145838593"/>
      <w:bookmarkStart w:id="554" w:name="_Toc274813598"/>
      <w:bookmarkStart w:id="555" w:name="_Toc280610477"/>
      <w:bookmarkStart w:id="556" w:name="_Toc444850501"/>
      <w:bookmarkStart w:id="557" w:name="_Toc145838597"/>
      <w:bookmarkStart w:id="558" w:name="_Toc274813602"/>
      <w:bookmarkStart w:id="559" w:name="_Toc295480023"/>
      <w:bookmarkStart w:id="560" w:name="_Toc274813615"/>
      <w:bookmarkStart w:id="561" w:name="_Toc280610494"/>
      <w:bookmarkStart w:id="562" w:name="_Toc444850519"/>
      <w:bookmarkStart w:id="563" w:name="_Toc295480037"/>
      <w:r w:rsidRPr="00C37835">
        <w:rPr>
          <w:sz w:val="24"/>
          <w:szCs w:val="24"/>
        </w:rPr>
        <w:t>*           *           *           *</w:t>
      </w:r>
    </w:p>
    <w:p w14:paraId="0D5FEA7D" w14:textId="77777777" w:rsidR="00DF7542" w:rsidRPr="00C37835" w:rsidRDefault="00DF7542" w:rsidP="00DF7542">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66F68861" w14:textId="77777777" w:rsidR="00660759" w:rsidRPr="00B15548" w:rsidRDefault="00660759" w:rsidP="00660759">
      <w:pPr>
        <w:pStyle w:val="Title3"/>
        <w:rPr>
          <w:color w:val="000000"/>
          <w:sz w:val="24"/>
          <w:szCs w:val="24"/>
        </w:rPr>
      </w:pPr>
      <w:bookmarkStart w:id="564" w:name="_Toc145838596"/>
      <w:bookmarkStart w:id="565" w:name="_Toc274813601"/>
      <w:bookmarkStart w:id="566" w:name="_Toc280610480"/>
      <w:bookmarkStart w:id="567" w:name="_Toc444850504"/>
      <w:bookmarkStart w:id="568" w:name="_Toc218838415"/>
      <w:bookmarkStart w:id="569" w:name="_Toc145838598"/>
      <w:bookmarkStart w:id="570" w:name="_Toc274813603"/>
      <w:bookmarkStart w:id="571" w:name="_Toc295480024"/>
      <w:bookmarkStart w:id="572" w:name="_Toc444850506"/>
      <w:bookmarkEnd w:id="549"/>
      <w:bookmarkEnd w:id="550"/>
      <w:bookmarkEnd w:id="551"/>
      <w:bookmarkEnd w:id="552"/>
      <w:bookmarkEnd w:id="553"/>
      <w:bookmarkEnd w:id="554"/>
      <w:bookmarkEnd w:id="555"/>
      <w:bookmarkEnd w:id="556"/>
      <w:bookmarkEnd w:id="557"/>
      <w:bookmarkEnd w:id="558"/>
      <w:bookmarkEnd w:id="559"/>
      <w:r w:rsidRPr="00B15548">
        <w:rPr>
          <w:color w:val="000000"/>
          <w:sz w:val="24"/>
          <w:szCs w:val="24"/>
        </w:rPr>
        <w:t>3605.</w:t>
      </w:r>
      <w:r w:rsidRPr="00B15548">
        <w:rPr>
          <w:color w:val="000000"/>
          <w:sz w:val="24"/>
          <w:szCs w:val="24"/>
        </w:rPr>
        <w:tab/>
        <w:t>Cooperative Electric Generation and Tr</w:t>
      </w:r>
      <w:r w:rsidR="00E37AC1" w:rsidRPr="00B15548">
        <w:rPr>
          <w:color w:val="000000"/>
          <w:sz w:val="24"/>
          <w:szCs w:val="24"/>
        </w:rPr>
        <w:t>ansmission Association</w:t>
      </w:r>
      <w:r w:rsidRPr="00B15548">
        <w:rPr>
          <w:color w:val="000000"/>
          <w:sz w:val="24"/>
          <w:szCs w:val="24"/>
        </w:rPr>
        <w:t xml:space="preserve"> Requirements.</w:t>
      </w:r>
      <w:bookmarkEnd w:id="564"/>
      <w:bookmarkEnd w:id="565"/>
      <w:bookmarkEnd w:id="566"/>
      <w:bookmarkEnd w:id="567"/>
      <w:bookmarkEnd w:id="568"/>
    </w:p>
    <w:p w14:paraId="1ADAE4DB" w14:textId="77777777" w:rsidR="00E37AC1" w:rsidRPr="00B15548" w:rsidRDefault="00E37AC1" w:rsidP="00E37AC1">
      <w:pPr>
        <w:pStyle w:val="upar1"/>
        <w:rPr>
          <w:sz w:val="24"/>
          <w:szCs w:val="24"/>
        </w:rPr>
      </w:pPr>
      <w:bookmarkStart w:id="573" w:name="_Toc444850505"/>
      <w:r w:rsidRPr="00B15548">
        <w:rPr>
          <w:sz w:val="24"/>
          <w:szCs w:val="24"/>
        </w:rPr>
        <w:t>This rule shall apply to each utility that is a cooperative electric generation and transmission association.</w:t>
      </w:r>
      <w:bookmarkStart w:id="574" w:name="_Toc472000055"/>
    </w:p>
    <w:p w14:paraId="5A8A6373" w14:textId="77777777" w:rsidR="00E37AC1" w:rsidRPr="00B15548" w:rsidRDefault="00E37AC1" w:rsidP="00E37AC1">
      <w:pPr>
        <w:pStyle w:val="upar1"/>
        <w:keepLines/>
        <w:rPr>
          <w:color w:val="000000"/>
          <w:sz w:val="24"/>
          <w:szCs w:val="24"/>
        </w:rPr>
      </w:pPr>
      <w:r w:rsidRPr="00B15548">
        <w:rPr>
          <w:color w:val="000000"/>
          <w:sz w:val="24"/>
          <w:szCs w:val="24"/>
        </w:rPr>
        <w:t>The statutory authority for this rule can be found at § 40-2-134, C.R.S.</w:t>
      </w:r>
    </w:p>
    <w:p w14:paraId="0A160DF8" w14:textId="77777777" w:rsidR="00E37AC1" w:rsidRPr="00B15548" w:rsidRDefault="00E37AC1" w:rsidP="00E37AC1">
      <w:pPr>
        <w:pStyle w:val="par1"/>
        <w:rPr>
          <w:rFonts w:cs="Arial"/>
          <w:sz w:val="24"/>
        </w:rPr>
      </w:pPr>
      <w:r w:rsidRPr="00B15548">
        <w:rPr>
          <w:rFonts w:cs="Arial"/>
          <w:sz w:val="24"/>
        </w:rPr>
        <w:t>(a)</w:t>
      </w:r>
      <w:r w:rsidRPr="00B15548">
        <w:rPr>
          <w:rFonts w:cs="Arial"/>
          <w:sz w:val="24"/>
        </w:rPr>
        <w:tab/>
        <w:t>Electric resource plan filing requirements.</w:t>
      </w:r>
    </w:p>
    <w:p w14:paraId="0B2298BF" w14:textId="77777777" w:rsidR="00E37AC1" w:rsidRPr="00B15548" w:rsidRDefault="00E37AC1" w:rsidP="00E37AC1">
      <w:pPr>
        <w:pStyle w:val="par2"/>
        <w:rPr>
          <w:rFonts w:cs="Arial"/>
          <w:b/>
          <w:sz w:val="24"/>
        </w:rPr>
      </w:pPr>
      <w:r w:rsidRPr="00B15548">
        <w:rPr>
          <w:rFonts w:cs="Arial"/>
          <w:color w:val="000000"/>
          <w:sz w:val="24"/>
        </w:rPr>
        <w:t>(I)</w:t>
      </w:r>
      <w:r w:rsidRPr="00B15548">
        <w:rPr>
          <w:rFonts w:cs="Arial"/>
          <w:color w:val="000000"/>
          <w:sz w:val="24"/>
        </w:rPr>
        <w:tab/>
        <w:t xml:space="preserve">Initial plan filing.  Each utility </w:t>
      </w:r>
      <w:r w:rsidRPr="00B15548">
        <w:rPr>
          <w:rFonts w:cs="Arial"/>
          <w:sz w:val="24"/>
        </w:rPr>
        <w:t xml:space="preserve">shall file an assessment of existing resources pursuant to paragraph 3605(c) no later than June 1, 2020.  The utility shall file the assessment as a report and also may submit prefiled testimony.  The Commission shall open an adjudicatory proceeding to accept the </w:t>
      </w:r>
      <w:r w:rsidRPr="00B15548">
        <w:rPr>
          <w:rFonts w:cs="Arial"/>
          <w:sz w:val="24"/>
        </w:rPr>
        <w:lastRenderedPageBreak/>
        <w:t>report and shall establish a notice and intervention period for the determination of the parties.  Parties may conduct discovery on the report and on any prefiled testimony submitted with the report.  No later than December 1, 2020, the utility shall file an application for approval of the plan with all remaining required components of the plan in accordance with subparagraph 3605(a)(IV).  The complete plan will initiate Phase I as set forth in paragraph 3605(g).</w:t>
      </w:r>
    </w:p>
    <w:p w14:paraId="494A8CF6" w14:textId="77777777" w:rsidR="00E37AC1" w:rsidRPr="00B15548" w:rsidRDefault="00E37AC1" w:rsidP="00E37AC1">
      <w:pPr>
        <w:pStyle w:val="par2"/>
        <w:rPr>
          <w:rFonts w:cs="Arial"/>
          <w:b/>
          <w:sz w:val="24"/>
        </w:rPr>
      </w:pPr>
      <w:r w:rsidRPr="00B15548">
        <w:rPr>
          <w:rFonts w:cs="Arial"/>
          <w:color w:val="000000"/>
          <w:sz w:val="24"/>
        </w:rPr>
        <w:t>(II)</w:t>
      </w:r>
      <w:r w:rsidRPr="00B15548">
        <w:rPr>
          <w:rFonts w:cs="Arial"/>
          <w:color w:val="000000"/>
          <w:sz w:val="24"/>
        </w:rPr>
        <w:tab/>
        <w:t xml:space="preserve">Subsequent plan filings.  Each utility </w:t>
      </w:r>
      <w:r w:rsidRPr="00B15548">
        <w:rPr>
          <w:rFonts w:cs="Arial"/>
          <w:sz w:val="24"/>
        </w:rPr>
        <w:t>shall file an electric resource plan pursuant to these rules every four years beginning June 1, 2023.  In addition to the required four-year cycle, a utility may file an interim plan, pursuant to subparagraph 3605(a)(IV).  If a utility chooses to file an interim plan more frequently than the required four-year cycle, its application must state the reasons and changed circumstances that justify the interim filing.</w:t>
      </w:r>
    </w:p>
    <w:p w14:paraId="4C0E8E56" w14:textId="77777777" w:rsidR="00E37AC1" w:rsidRPr="00B15548" w:rsidRDefault="00E37AC1" w:rsidP="00E37AC1">
      <w:pPr>
        <w:pStyle w:val="par2"/>
        <w:rPr>
          <w:rFonts w:cs="Arial"/>
          <w:b/>
          <w:sz w:val="24"/>
        </w:rPr>
      </w:pPr>
      <w:r w:rsidRPr="00B15548">
        <w:rPr>
          <w:rFonts w:cs="Arial"/>
          <w:sz w:val="24"/>
        </w:rPr>
        <w:t>(III)</w:t>
      </w:r>
      <w:r w:rsidRPr="00B15548">
        <w:rPr>
          <w:rFonts w:cs="Arial"/>
          <w:sz w:val="24"/>
        </w:rPr>
        <w:tab/>
        <w:t>Highly confidential information.  Each utility shall contemporaneously file with its resource plan submitted under subparagraphs 3605(a)(I) and 3605(a)(II), a motion or motions seeking extraordinary protection of information listed as highly confidential pursuant to subparagraph 3605(a)(III)(K) and consistent with rule 1101 of the Commission’s Rules of Practice and Procedure.  The utility shall specifically address appropriate confidentiality protections and nondisclosure requirements for modeling inputs and assumptions that may be used to evaluate a potential resource and that reasonably relate to that facility.  The utility’s motion or motions shall specify that response time shall run concurrently with the intervention deadline established in the plan proceeding.  Finally, during the course of the resource plan proceeding, a utility may file additional motions seeking extraordinary protection of information for good cause shown.</w:t>
      </w:r>
    </w:p>
    <w:p w14:paraId="65775254" w14:textId="77777777" w:rsidR="00E37AC1" w:rsidRPr="00B15548" w:rsidRDefault="00E37AC1" w:rsidP="00E37AC1">
      <w:pPr>
        <w:pStyle w:val="par2"/>
        <w:rPr>
          <w:rFonts w:cs="Arial"/>
          <w:b/>
          <w:color w:val="000000"/>
          <w:sz w:val="24"/>
        </w:rPr>
      </w:pPr>
      <w:r w:rsidRPr="00B15548">
        <w:rPr>
          <w:rFonts w:cs="Arial"/>
          <w:sz w:val="24"/>
        </w:rPr>
        <w:t>(IV)</w:t>
      </w:r>
      <w:r w:rsidRPr="00B15548">
        <w:rPr>
          <w:rFonts w:cs="Arial"/>
          <w:sz w:val="24"/>
        </w:rPr>
        <w:tab/>
        <w:t xml:space="preserve">Plan components.  </w:t>
      </w:r>
      <w:r w:rsidRPr="00B15548">
        <w:rPr>
          <w:rFonts w:cs="Arial"/>
          <w:color w:val="000000"/>
          <w:sz w:val="24"/>
        </w:rPr>
        <w:t>The plan shall contain the information specified below.  When required by the Commission, the utility shall provide work</w:t>
      </w:r>
      <w:r w:rsidRPr="00B15548">
        <w:rPr>
          <w:rFonts w:cs="Arial"/>
          <w:color w:val="000000"/>
          <w:sz w:val="24"/>
        </w:rPr>
        <w:noBreakHyphen/>
        <w:t>papers to support the information contained in the plan.  The plan shall include the following.</w:t>
      </w:r>
    </w:p>
    <w:p w14:paraId="2D9E5F98" w14:textId="77777777" w:rsidR="00E37AC1" w:rsidRPr="00B15548" w:rsidRDefault="00E37AC1" w:rsidP="00E37AC1">
      <w:pPr>
        <w:pStyle w:val="par3"/>
        <w:rPr>
          <w:rFonts w:cs="Arial"/>
          <w:sz w:val="24"/>
        </w:rPr>
      </w:pPr>
      <w:r w:rsidRPr="00B15548">
        <w:rPr>
          <w:rFonts w:cs="Arial"/>
          <w:sz w:val="24"/>
        </w:rPr>
        <w:t>(A)</w:t>
      </w:r>
      <w:r w:rsidRPr="00B15548">
        <w:rPr>
          <w:rFonts w:cs="Arial"/>
          <w:sz w:val="24"/>
        </w:rPr>
        <w:tab/>
        <w:t>The proposed resource acquisition period; however, the resource acquisition period for the initial plan filing submitted in accordance with subparagraph 3605(a)(I) shall extend through 2030.  The utility shall consistently use the specified resource acquisition and planning periods throughout the entire electric resource plan and resource acquisition process.  The utility shall include a detailed explanation as to why the specific period was chosen in light of the assessment of the needs of the utility system.</w:t>
      </w:r>
    </w:p>
    <w:p w14:paraId="2FC62675" w14:textId="77777777" w:rsidR="00E37AC1" w:rsidRPr="00B15548" w:rsidRDefault="00E37AC1" w:rsidP="00E37AC1">
      <w:pPr>
        <w:pStyle w:val="par3"/>
        <w:rPr>
          <w:rFonts w:cs="Arial"/>
          <w:sz w:val="24"/>
        </w:rPr>
      </w:pPr>
      <w:r w:rsidRPr="00B15548">
        <w:rPr>
          <w:rFonts w:cs="Arial"/>
          <w:sz w:val="24"/>
        </w:rPr>
        <w:lastRenderedPageBreak/>
        <w:t>(B)</w:t>
      </w:r>
      <w:r w:rsidRPr="00B15548">
        <w:rPr>
          <w:rFonts w:cs="Arial"/>
          <w:sz w:val="24"/>
        </w:rPr>
        <w:tab/>
        <w:t>An annual electric demand and energy forecast developed pursuant to paragraph 3605(b).</w:t>
      </w:r>
    </w:p>
    <w:p w14:paraId="5FBE20FB" w14:textId="77777777" w:rsidR="00E37AC1" w:rsidRPr="00B15548" w:rsidRDefault="00E37AC1" w:rsidP="00E37AC1">
      <w:pPr>
        <w:pStyle w:val="par3"/>
        <w:rPr>
          <w:rFonts w:cs="Arial"/>
          <w:sz w:val="24"/>
        </w:rPr>
      </w:pPr>
      <w:r w:rsidRPr="00B15548">
        <w:rPr>
          <w:rFonts w:cs="Arial"/>
          <w:sz w:val="24"/>
        </w:rPr>
        <w:t>(C)</w:t>
      </w:r>
      <w:r w:rsidRPr="00B15548">
        <w:rPr>
          <w:rFonts w:cs="Arial"/>
          <w:sz w:val="24"/>
        </w:rPr>
        <w:tab/>
        <w:t>An assessment of existing resources developed pursuant to paragraph 3605(c).</w:t>
      </w:r>
    </w:p>
    <w:p w14:paraId="1C042C28" w14:textId="77777777" w:rsidR="00E37AC1" w:rsidRPr="00B15548" w:rsidRDefault="00E37AC1" w:rsidP="00E37AC1">
      <w:pPr>
        <w:pStyle w:val="par3"/>
        <w:rPr>
          <w:rFonts w:cs="Arial"/>
          <w:sz w:val="24"/>
        </w:rPr>
      </w:pPr>
      <w:r w:rsidRPr="00B15548">
        <w:rPr>
          <w:rFonts w:cs="Arial"/>
          <w:sz w:val="24"/>
        </w:rPr>
        <w:t>(D)</w:t>
      </w:r>
      <w:r w:rsidRPr="00B15548">
        <w:rPr>
          <w:rFonts w:cs="Arial"/>
          <w:sz w:val="24"/>
        </w:rPr>
        <w:tab/>
        <w:t>An assessment of transmission resources pursuant to paragraph 3605(d).</w:t>
      </w:r>
    </w:p>
    <w:p w14:paraId="671EAE61" w14:textId="77777777" w:rsidR="00E37AC1" w:rsidRPr="00B15548" w:rsidRDefault="00E37AC1" w:rsidP="00E37AC1">
      <w:pPr>
        <w:pStyle w:val="par3"/>
        <w:rPr>
          <w:rFonts w:cs="Arial"/>
          <w:sz w:val="24"/>
        </w:rPr>
      </w:pPr>
      <w:r w:rsidRPr="00B15548">
        <w:rPr>
          <w:rFonts w:cs="Arial"/>
          <w:sz w:val="24"/>
        </w:rPr>
        <w:t>(E)</w:t>
      </w:r>
      <w:r w:rsidRPr="00B15548">
        <w:rPr>
          <w:rFonts w:cs="Arial"/>
          <w:sz w:val="24"/>
        </w:rPr>
        <w:tab/>
        <w:t>An assessment of planning reserve margins and contingency plans for the acquisition of additional resources developed pursuant to paragraph 3605(e).</w:t>
      </w:r>
    </w:p>
    <w:p w14:paraId="1F14B3C1" w14:textId="77777777" w:rsidR="00E37AC1" w:rsidRPr="00B15548" w:rsidRDefault="00E37AC1" w:rsidP="00E37AC1">
      <w:pPr>
        <w:pStyle w:val="par3"/>
        <w:rPr>
          <w:rFonts w:cs="Arial"/>
          <w:sz w:val="24"/>
        </w:rPr>
      </w:pPr>
      <w:r w:rsidRPr="00B15548">
        <w:rPr>
          <w:rFonts w:cs="Arial"/>
          <w:sz w:val="24"/>
        </w:rPr>
        <w:t>(F)</w:t>
      </w:r>
      <w:r w:rsidRPr="00B15548">
        <w:rPr>
          <w:rFonts w:cs="Arial"/>
          <w:sz w:val="24"/>
        </w:rPr>
        <w:tab/>
        <w:t>An assessment of the need for additional resources developed pursuant to paragraph 3605(f).</w:t>
      </w:r>
    </w:p>
    <w:p w14:paraId="7840B7E5" w14:textId="77777777" w:rsidR="00E37AC1" w:rsidRPr="00B15548" w:rsidRDefault="00E37AC1" w:rsidP="00E37AC1">
      <w:pPr>
        <w:pStyle w:val="par3"/>
        <w:rPr>
          <w:rFonts w:cs="Arial"/>
          <w:sz w:val="24"/>
        </w:rPr>
      </w:pPr>
      <w:r w:rsidRPr="00B15548">
        <w:rPr>
          <w:rFonts w:cs="Arial"/>
          <w:sz w:val="24"/>
        </w:rPr>
        <w:t>(G)</w:t>
      </w:r>
      <w:r w:rsidRPr="00B15548">
        <w:rPr>
          <w:rFonts w:cs="Arial"/>
          <w:sz w:val="24"/>
        </w:rPr>
        <w:tab/>
        <w:t>A description of the projected emissions, in terms of pounds per MWH and short-tons per year, of sulfur dioxide, nitrogen oxides, particulate matter, mercury and carbon dioxide for any resources proposed to be owned by the utility and for any new generic resources included in the utility’s modeling for its electric resource plan.</w:t>
      </w:r>
    </w:p>
    <w:p w14:paraId="65DBC2A7" w14:textId="77777777" w:rsidR="00E37AC1" w:rsidRPr="00B15548" w:rsidRDefault="00E37AC1" w:rsidP="00E37AC1">
      <w:pPr>
        <w:pStyle w:val="par3"/>
        <w:rPr>
          <w:rFonts w:cs="Arial"/>
          <w:sz w:val="24"/>
        </w:rPr>
      </w:pPr>
      <w:r w:rsidRPr="00B15548">
        <w:rPr>
          <w:rFonts w:cs="Arial"/>
          <w:sz w:val="24"/>
        </w:rPr>
        <w:t>(H)</w:t>
      </w:r>
      <w:r w:rsidRPr="00B15548">
        <w:rPr>
          <w:rFonts w:cs="Arial"/>
          <w:sz w:val="24"/>
        </w:rPr>
        <w:tab/>
        <w:t>The cost of the projected carbon dioxide emissions using the carbon cost calculated by the Commission based on the most recent assessment of the social cost of carbon developed by the federal government.</w:t>
      </w:r>
    </w:p>
    <w:p w14:paraId="3AC76140" w14:textId="77777777" w:rsidR="00E37AC1" w:rsidRPr="00B15548" w:rsidRDefault="00E37AC1" w:rsidP="00E37AC1">
      <w:pPr>
        <w:pStyle w:val="par3"/>
        <w:rPr>
          <w:rFonts w:cs="Arial"/>
          <w:sz w:val="24"/>
        </w:rPr>
      </w:pPr>
      <w:r w:rsidRPr="00B15548">
        <w:rPr>
          <w:rFonts w:cs="Arial"/>
          <w:sz w:val="24"/>
        </w:rPr>
        <w:t>(I)</w:t>
      </w:r>
      <w:r w:rsidRPr="00B15548">
        <w:rPr>
          <w:rFonts w:cs="Arial"/>
          <w:sz w:val="24"/>
        </w:rPr>
        <w:tab/>
        <w:t>The annual water consumption for each of the utility’s existing generation resources and the water intensity (in gallons per MWH) of the existing generating system as a whole, as well as the projected water consumption for any resources proposed to be owned by the utility and for any new generic resources included in the utility’s modeling for its electric resource plan.</w:t>
      </w:r>
    </w:p>
    <w:p w14:paraId="0DEAB343" w14:textId="77777777" w:rsidR="00E37AC1" w:rsidRPr="00B15548" w:rsidRDefault="00E37AC1" w:rsidP="00E37AC1">
      <w:pPr>
        <w:pStyle w:val="par3"/>
        <w:rPr>
          <w:rFonts w:cs="Arial"/>
          <w:sz w:val="24"/>
        </w:rPr>
      </w:pPr>
      <w:r w:rsidRPr="00B15548">
        <w:rPr>
          <w:rFonts w:cs="Arial"/>
          <w:sz w:val="24"/>
        </w:rPr>
        <w:t>(J)</w:t>
      </w:r>
      <w:r w:rsidRPr="00B15548">
        <w:rPr>
          <w:rFonts w:cs="Arial"/>
          <w:sz w:val="24"/>
        </w:rPr>
        <w:tab/>
        <w:t>The proposed Requests for Proposals (RFPs) the utility intends to use to solicit bids for energy and capacity resources to be acquired through a competitive acquisition process, including model contracts.</w:t>
      </w:r>
    </w:p>
    <w:p w14:paraId="7FEBD11A" w14:textId="03F57D90" w:rsidR="00E37AC1" w:rsidRPr="00B15548" w:rsidRDefault="00E37AC1" w:rsidP="00E37AC1">
      <w:pPr>
        <w:pStyle w:val="par3"/>
        <w:rPr>
          <w:rFonts w:cs="Arial"/>
          <w:sz w:val="24"/>
        </w:rPr>
      </w:pPr>
      <w:r w:rsidRPr="00B15548">
        <w:rPr>
          <w:rFonts w:cs="Arial"/>
          <w:sz w:val="24"/>
        </w:rPr>
        <w:t>(K)</w:t>
      </w:r>
      <w:r w:rsidRPr="00B15548">
        <w:rPr>
          <w:rFonts w:cs="Arial"/>
          <w:sz w:val="24"/>
        </w:rPr>
        <w:tab/>
        <w:t xml:space="preserve">A list of the information related to the electric resource plan proceeding that the utility claims is confidential and a list of the </w:t>
      </w:r>
      <w:r w:rsidRPr="00B15548">
        <w:rPr>
          <w:rFonts w:cs="Arial"/>
          <w:sz w:val="24"/>
        </w:rPr>
        <w:lastRenderedPageBreak/>
        <w:t>information related to the resource plan proceeding that the utility claims is highly confidential.  The protections sought by the utility for these items shall be specified in the motion(s) submitted under subparagraph</w:t>
      </w:r>
      <w:r w:rsidR="00F00A55">
        <w:rPr>
          <w:rFonts w:cs="Arial"/>
          <w:sz w:val="24"/>
        </w:rPr>
        <w:t xml:space="preserve"> </w:t>
      </w:r>
      <w:r w:rsidRPr="00B15548">
        <w:rPr>
          <w:rFonts w:cs="Arial"/>
          <w:sz w:val="24"/>
        </w:rPr>
        <w:t>3605(a)(III).  For good cause shown the utility may seek to protect additional information as confidential or highly confidential by filing the appropriate motion under rule 1101 of the Commission’s Rules of Practice and Procedure in a timely manner.</w:t>
      </w:r>
    </w:p>
    <w:p w14:paraId="14C1C264" w14:textId="77777777" w:rsidR="00E37AC1" w:rsidRPr="00B15548" w:rsidRDefault="00E37AC1" w:rsidP="00E37AC1">
      <w:pPr>
        <w:pStyle w:val="par3"/>
        <w:rPr>
          <w:rFonts w:cs="Arial"/>
          <w:sz w:val="24"/>
        </w:rPr>
      </w:pPr>
      <w:r w:rsidRPr="00B15548">
        <w:rPr>
          <w:rFonts w:cs="Arial"/>
          <w:sz w:val="24"/>
        </w:rPr>
        <w:t>(L)</w:t>
      </w:r>
      <w:r w:rsidRPr="00B15548">
        <w:rPr>
          <w:rFonts w:cs="Arial"/>
          <w:sz w:val="24"/>
        </w:rPr>
        <w:tab/>
        <w:t>An assessment of the costs and benefits of early retirements of utility-owned resources and the acquisition of new utility resources required to reduce the carbon dioxide emissions associated with the utility’s sales by 80 percent from 2005 levels by 2030.</w:t>
      </w:r>
    </w:p>
    <w:p w14:paraId="684B3830" w14:textId="77777777" w:rsidR="00E37AC1" w:rsidRPr="00B15548" w:rsidRDefault="00E37AC1" w:rsidP="00E37AC1">
      <w:pPr>
        <w:pStyle w:val="par3"/>
        <w:rPr>
          <w:rFonts w:cs="Arial"/>
          <w:sz w:val="24"/>
        </w:rPr>
      </w:pPr>
      <w:r w:rsidRPr="00B15548">
        <w:rPr>
          <w:rFonts w:cs="Arial"/>
          <w:sz w:val="24"/>
        </w:rPr>
        <w:t>(M)</w:t>
      </w:r>
      <w:r w:rsidRPr="00B15548">
        <w:rPr>
          <w:rFonts w:cs="Arial"/>
          <w:sz w:val="24"/>
        </w:rPr>
        <w:tab/>
        <w:t>A proposed base case portfolio of resources and at least one proposed alternative portfolio of resources to calculate and to present the associated net present value of revenue requirements using the cost of carbon emissions established by the Commission.  The utility also may propose different costs of carbon to be used with respect to the alternative portfolios of resources.</w:t>
      </w:r>
    </w:p>
    <w:p w14:paraId="28B77CAE" w14:textId="77777777" w:rsidR="00E37AC1" w:rsidRPr="00B15548" w:rsidRDefault="00E37AC1" w:rsidP="00E37AC1">
      <w:pPr>
        <w:pStyle w:val="par3"/>
        <w:rPr>
          <w:rFonts w:cs="Arial"/>
          <w:sz w:val="24"/>
        </w:rPr>
      </w:pPr>
      <w:r w:rsidRPr="00B15548">
        <w:rPr>
          <w:rFonts w:cs="Arial"/>
          <w:sz w:val="24"/>
        </w:rPr>
        <w:t>(N)</w:t>
      </w:r>
      <w:r w:rsidRPr="00B15548">
        <w:rPr>
          <w:rFonts w:cs="Arial"/>
          <w:sz w:val="24"/>
        </w:rPr>
        <w:tab/>
        <w:t>An assessment of the costs and benefits of the integration of intermittent renewable energy resources on the utility’s system, consistent with the amounts of renewable energy resources the utility proposes to acquire.</w:t>
      </w:r>
    </w:p>
    <w:p w14:paraId="2236E0A0" w14:textId="254757A0" w:rsidR="00E37AC1" w:rsidRPr="00B15548" w:rsidRDefault="00E37AC1" w:rsidP="00E37AC1">
      <w:pPr>
        <w:pStyle w:val="par3"/>
        <w:rPr>
          <w:rFonts w:cs="Arial"/>
          <w:sz w:val="24"/>
        </w:rPr>
      </w:pPr>
      <w:r w:rsidRPr="00B15548">
        <w:rPr>
          <w:rFonts w:cs="Arial"/>
          <w:sz w:val="24"/>
        </w:rPr>
        <w:t>(O)</w:t>
      </w:r>
      <w:r w:rsidRPr="00B15548">
        <w:rPr>
          <w:rFonts w:cs="Arial"/>
          <w:sz w:val="24"/>
        </w:rPr>
        <w:tab/>
        <w:t>Studies, including updates to studies relied upon by the utility in previous electric resource plans, commissioned or prepared by the utility to support the development of its electric resource plan.</w:t>
      </w:r>
    </w:p>
    <w:p w14:paraId="2E54238E" w14:textId="77777777" w:rsidR="00E37AC1" w:rsidRPr="00B15548" w:rsidRDefault="00E37AC1" w:rsidP="00E37AC1">
      <w:pPr>
        <w:pStyle w:val="par3"/>
        <w:rPr>
          <w:rFonts w:cs="Arial"/>
          <w:sz w:val="24"/>
        </w:rPr>
      </w:pPr>
      <w:r w:rsidRPr="00B15548">
        <w:rPr>
          <w:rFonts w:cs="Arial"/>
          <w:sz w:val="24"/>
        </w:rPr>
        <w:t>(P)</w:t>
      </w:r>
      <w:r w:rsidRPr="00B15548">
        <w:rPr>
          <w:rFonts w:cs="Arial"/>
          <w:sz w:val="24"/>
        </w:rPr>
        <w:tab/>
        <w:t>Modeling assumptions and analytical methodology proposed to assess the costs and benefits of energy storage systems including, but not limited to:  integration of intermittent resources; improvement of reliability; reduction in the need for increased generation facilities to meet periods of peak demand; and avoidance, reduction, or deferral of investments.</w:t>
      </w:r>
    </w:p>
    <w:p w14:paraId="6CE4D8B9" w14:textId="77777777" w:rsidR="00E37AC1" w:rsidRPr="00B15548" w:rsidRDefault="00E37AC1" w:rsidP="00E37AC1">
      <w:pPr>
        <w:pStyle w:val="par3"/>
        <w:rPr>
          <w:rFonts w:cs="Arial"/>
          <w:sz w:val="24"/>
        </w:rPr>
      </w:pPr>
      <w:r w:rsidRPr="00B15548">
        <w:rPr>
          <w:rFonts w:cs="Arial"/>
          <w:sz w:val="24"/>
        </w:rPr>
        <w:t>(Q)</w:t>
      </w:r>
      <w:r w:rsidRPr="00B15548">
        <w:rPr>
          <w:rFonts w:cs="Arial"/>
          <w:sz w:val="24"/>
        </w:rPr>
        <w:tab/>
        <w:t>A detailed listing and explanation of the information the utility will provide in its ERP Implementation Report regarding potential resources, proposed utility-owned resources, and the modeling of portfolio combinations of resources to support the development of cost-effective resource plans.</w:t>
      </w:r>
    </w:p>
    <w:p w14:paraId="225B1EC1" w14:textId="77777777" w:rsidR="00E37AC1" w:rsidRPr="00B15548" w:rsidRDefault="00E37AC1" w:rsidP="00E37AC1">
      <w:pPr>
        <w:pStyle w:val="par1"/>
        <w:rPr>
          <w:rFonts w:cs="Arial"/>
          <w:sz w:val="24"/>
        </w:rPr>
      </w:pPr>
      <w:r w:rsidRPr="00B15548">
        <w:rPr>
          <w:rFonts w:cs="Arial"/>
          <w:sz w:val="24"/>
        </w:rPr>
        <w:lastRenderedPageBreak/>
        <w:t>(b)</w:t>
      </w:r>
      <w:r w:rsidRPr="00B15548">
        <w:rPr>
          <w:rFonts w:cs="Arial"/>
          <w:sz w:val="24"/>
        </w:rPr>
        <w:tab/>
        <w:t>Electric energy and demand forecasts.</w:t>
      </w:r>
    </w:p>
    <w:p w14:paraId="1CB79B2C" w14:textId="77777777" w:rsidR="00E37AC1" w:rsidRPr="00B15548" w:rsidRDefault="00E37AC1" w:rsidP="00E37AC1">
      <w:pPr>
        <w:pStyle w:val="par2"/>
        <w:rPr>
          <w:rFonts w:cs="Arial"/>
          <w:sz w:val="24"/>
        </w:rPr>
      </w:pPr>
      <w:r w:rsidRPr="00B15548">
        <w:rPr>
          <w:rFonts w:cs="Arial"/>
          <w:sz w:val="24"/>
        </w:rPr>
        <w:t>(I)</w:t>
      </w:r>
      <w:r w:rsidRPr="00B15548">
        <w:rPr>
          <w:rFonts w:cs="Arial"/>
          <w:sz w:val="24"/>
        </w:rPr>
        <w:tab/>
        <w:t>Forecast requirements.  The utility shall prepare energy and demand forecasts for each year within the planning period.</w:t>
      </w:r>
    </w:p>
    <w:p w14:paraId="4AC89E48" w14:textId="77777777" w:rsidR="00E37AC1" w:rsidRPr="00B15548" w:rsidRDefault="00E37AC1" w:rsidP="00E37AC1">
      <w:pPr>
        <w:pStyle w:val="par3"/>
        <w:rPr>
          <w:rFonts w:cs="Arial"/>
          <w:sz w:val="24"/>
        </w:rPr>
      </w:pPr>
      <w:r w:rsidRPr="00B15548">
        <w:rPr>
          <w:rFonts w:cs="Arial"/>
          <w:sz w:val="24"/>
        </w:rPr>
        <w:t>(A)</w:t>
      </w:r>
      <w:r w:rsidRPr="00B15548">
        <w:rPr>
          <w:rFonts w:cs="Arial"/>
          <w:sz w:val="24"/>
        </w:rPr>
        <w:tab/>
        <w:t xml:space="preserve">Annual sales of energy and coincident summer and winter peak demand in total and disaggregated by state jurisdiction and by member of the cooperative electric generation and transmission association. </w:t>
      </w:r>
    </w:p>
    <w:p w14:paraId="0D6D0BF2" w14:textId="77777777" w:rsidR="00E37AC1" w:rsidRPr="00B15548" w:rsidRDefault="00E37AC1" w:rsidP="00E37AC1">
      <w:pPr>
        <w:pStyle w:val="par3"/>
        <w:rPr>
          <w:rFonts w:cs="Arial"/>
          <w:sz w:val="24"/>
        </w:rPr>
      </w:pPr>
      <w:r w:rsidRPr="00B15548">
        <w:rPr>
          <w:rFonts w:cs="Arial"/>
          <w:sz w:val="24"/>
        </w:rPr>
        <w:t>(B)</w:t>
      </w:r>
      <w:r w:rsidRPr="00B15548">
        <w:rPr>
          <w:rFonts w:cs="Arial"/>
          <w:sz w:val="24"/>
        </w:rPr>
        <w:tab/>
        <w:t>Annual energy and capacity sales to other utilities; and capacity sales to other utilities at the time of coincident summer and winter peak demand.</w:t>
      </w:r>
    </w:p>
    <w:p w14:paraId="2B7009F3" w14:textId="77777777" w:rsidR="00E37AC1" w:rsidRPr="00B15548" w:rsidRDefault="00E37AC1" w:rsidP="00E37AC1">
      <w:pPr>
        <w:pStyle w:val="par3"/>
        <w:rPr>
          <w:rFonts w:cs="Arial"/>
          <w:sz w:val="24"/>
        </w:rPr>
      </w:pPr>
      <w:r w:rsidRPr="00B15548">
        <w:rPr>
          <w:rFonts w:cs="Arial"/>
          <w:sz w:val="24"/>
        </w:rPr>
        <w:t>(C)</w:t>
      </w:r>
      <w:r w:rsidRPr="00B15548">
        <w:rPr>
          <w:rFonts w:cs="Arial"/>
          <w:sz w:val="24"/>
        </w:rPr>
        <w:tab/>
        <w:t>Annual intra-utility energy and capacity use at the time of coincident summer and winter peak demand.</w:t>
      </w:r>
    </w:p>
    <w:p w14:paraId="043A6A40" w14:textId="77777777" w:rsidR="00E37AC1" w:rsidRPr="00B15548" w:rsidRDefault="00E37AC1" w:rsidP="00E37AC1">
      <w:pPr>
        <w:pStyle w:val="par3"/>
        <w:rPr>
          <w:rFonts w:cs="Arial"/>
          <w:sz w:val="24"/>
        </w:rPr>
      </w:pPr>
      <w:r w:rsidRPr="00B15548">
        <w:rPr>
          <w:rFonts w:cs="Arial"/>
          <w:sz w:val="24"/>
        </w:rPr>
        <w:t>(D)</w:t>
      </w:r>
      <w:r w:rsidRPr="00B15548">
        <w:rPr>
          <w:rFonts w:cs="Arial"/>
          <w:sz w:val="24"/>
        </w:rPr>
        <w:tab/>
        <w:t>Annual and coincident summer and winter peak system losses of the cooperative electric generation and transmission association.</w:t>
      </w:r>
    </w:p>
    <w:p w14:paraId="500ACADA" w14:textId="77777777" w:rsidR="00E37AC1" w:rsidRPr="00B15548" w:rsidRDefault="00E37AC1" w:rsidP="00E37AC1">
      <w:pPr>
        <w:pStyle w:val="par3"/>
        <w:rPr>
          <w:rFonts w:cs="Arial"/>
          <w:sz w:val="24"/>
        </w:rPr>
      </w:pPr>
      <w:r w:rsidRPr="00B15548">
        <w:rPr>
          <w:rFonts w:cs="Arial"/>
          <w:sz w:val="24"/>
        </w:rPr>
        <w:t>(E)</w:t>
      </w:r>
      <w:r w:rsidRPr="00B15548">
        <w:rPr>
          <w:rFonts w:cs="Arial"/>
          <w:sz w:val="24"/>
        </w:rPr>
        <w:tab/>
        <w:t>The electric demand placed on the utility’s system for each hour of the day by state jurisdiction and by member of the cooperative electric generation and transmission association.  This information shall be provided for peak-day, average-day, and representative off-peak days for each calendar month.</w:t>
      </w:r>
    </w:p>
    <w:p w14:paraId="4914F07A" w14:textId="77777777" w:rsidR="00E37AC1" w:rsidRPr="00B15548" w:rsidRDefault="00E37AC1" w:rsidP="00E37AC1">
      <w:pPr>
        <w:pStyle w:val="par2"/>
        <w:rPr>
          <w:rFonts w:cs="Arial"/>
          <w:sz w:val="24"/>
        </w:rPr>
      </w:pPr>
      <w:r w:rsidRPr="00B15548">
        <w:rPr>
          <w:rFonts w:cs="Arial"/>
          <w:sz w:val="24"/>
        </w:rPr>
        <w:t>(II)</w:t>
      </w:r>
      <w:r w:rsidRPr="00B15548">
        <w:rPr>
          <w:rFonts w:cs="Arial"/>
          <w:sz w:val="24"/>
        </w:rPr>
        <w:tab/>
        <w:t>Range of forecasts.  The utility shall develop and justify a range of forecasts of coincident summer and winter peak demand and energy sales that its system may reasonably be required to serve during the planning period.  The range shall include base case, high, and low forecast scenarios of coincident summer and winter peak demand and energy sales, based on alternative assumptions about the determinants of coincident summer and winter peak demand and energy sales during the planning period.</w:t>
      </w:r>
    </w:p>
    <w:p w14:paraId="435A45A5" w14:textId="77777777" w:rsidR="00E37AC1" w:rsidRPr="00B15548" w:rsidRDefault="00E37AC1" w:rsidP="00E37AC1">
      <w:pPr>
        <w:pStyle w:val="par2"/>
        <w:rPr>
          <w:rFonts w:cs="Arial"/>
          <w:sz w:val="24"/>
        </w:rPr>
      </w:pPr>
      <w:r w:rsidRPr="00B15548">
        <w:rPr>
          <w:rFonts w:cs="Arial"/>
          <w:sz w:val="24"/>
        </w:rPr>
        <w:t>(III)</w:t>
      </w:r>
      <w:r w:rsidRPr="00B15548">
        <w:rPr>
          <w:rFonts w:cs="Arial"/>
          <w:sz w:val="24"/>
        </w:rPr>
        <w:tab/>
        <w:t>Historical data.  The utility shall compare the annual forecast of coincident summer and winter peak demand and energy sales made by the utility to the actual coincident peak demand and energy sales experienced by the utility for the five years preceding the year in which the electric resource plan under consideration is filed.  In addition, the utility shall compare the annual forecasts in its most recently filed resource plan to the annual forecasts in the current resource plan.</w:t>
      </w:r>
    </w:p>
    <w:p w14:paraId="792EB629" w14:textId="77777777" w:rsidR="00E37AC1" w:rsidRPr="00B15548" w:rsidRDefault="00E37AC1" w:rsidP="00E37AC1">
      <w:pPr>
        <w:pStyle w:val="par2"/>
        <w:rPr>
          <w:rFonts w:cs="Arial"/>
          <w:sz w:val="24"/>
        </w:rPr>
      </w:pPr>
      <w:r w:rsidRPr="00B15548">
        <w:rPr>
          <w:rFonts w:cs="Arial"/>
          <w:sz w:val="24"/>
        </w:rPr>
        <w:lastRenderedPageBreak/>
        <w:t>(IV)</w:t>
      </w:r>
      <w:r w:rsidRPr="00B15548">
        <w:rPr>
          <w:rFonts w:cs="Arial"/>
          <w:sz w:val="24"/>
        </w:rPr>
        <w:tab/>
        <w:t>Description and justification.  The utility shall fully explain, justify, and document the data, assumptions, methodologies, models, determinants, and any other inputs upon which it relied to develop its coincident peak demand and energy sales forecasts pursuant to this rule, as well as the forecasts themselves.</w:t>
      </w:r>
    </w:p>
    <w:p w14:paraId="100F4054" w14:textId="77777777" w:rsidR="00E37AC1" w:rsidRPr="00B15548" w:rsidRDefault="00E37AC1" w:rsidP="00E37AC1">
      <w:pPr>
        <w:pStyle w:val="par2"/>
        <w:rPr>
          <w:rFonts w:cs="Arial"/>
          <w:sz w:val="24"/>
        </w:rPr>
      </w:pPr>
      <w:r w:rsidRPr="00B15548">
        <w:rPr>
          <w:rFonts w:cs="Arial"/>
          <w:sz w:val="24"/>
        </w:rPr>
        <w:t>(V)</w:t>
      </w:r>
      <w:r w:rsidRPr="00B15548">
        <w:rPr>
          <w:rFonts w:cs="Arial"/>
          <w:sz w:val="24"/>
        </w:rPr>
        <w:tab/>
        <w:t>Format and graphical presentation of data.  The utility shall include graphical presentation of the data to make the data more understandable to the public, and shall make the data available to requesting parties in such electronic formats as the Commission shall reasonably require.</w:t>
      </w:r>
    </w:p>
    <w:p w14:paraId="34238CB1" w14:textId="77777777" w:rsidR="00E37AC1" w:rsidRPr="00B15548" w:rsidRDefault="00E37AC1" w:rsidP="00E37AC1">
      <w:pPr>
        <w:pStyle w:val="par1"/>
        <w:rPr>
          <w:rFonts w:cs="Arial"/>
          <w:sz w:val="24"/>
        </w:rPr>
      </w:pPr>
      <w:bookmarkStart w:id="575" w:name="_Toc534881514"/>
      <w:r w:rsidRPr="00B15548">
        <w:rPr>
          <w:rFonts w:cs="Arial"/>
          <w:sz w:val="24"/>
        </w:rPr>
        <w:t>(c)</w:t>
      </w:r>
      <w:r w:rsidRPr="00B15548">
        <w:rPr>
          <w:rFonts w:cs="Arial"/>
          <w:sz w:val="24"/>
        </w:rPr>
        <w:tab/>
        <w:t>Assessment of existing resources.</w:t>
      </w:r>
    </w:p>
    <w:p w14:paraId="52D9224A" w14:textId="77777777" w:rsidR="00E37AC1" w:rsidRPr="00B15548" w:rsidRDefault="00E37AC1" w:rsidP="00E37AC1">
      <w:pPr>
        <w:pStyle w:val="par2"/>
        <w:rPr>
          <w:rFonts w:cs="Arial"/>
          <w:sz w:val="24"/>
        </w:rPr>
      </w:pPr>
      <w:r w:rsidRPr="00B15548">
        <w:rPr>
          <w:rFonts w:cs="Arial"/>
          <w:sz w:val="24"/>
        </w:rPr>
        <w:t>(I)</w:t>
      </w:r>
      <w:r w:rsidRPr="00B15548">
        <w:rPr>
          <w:rFonts w:cs="Arial"/>
          <w:sz w:val="24"/>
        </w:rPr>
        <w:tab/>
        <w:t>Existing resource assessment.  The utility shall describe its existing generation facilities and energy storage systems at the time the plan is filed, and existing or future purchases from other utilities or non-utilities pursuant to agreements effective at the time the plan is filed.  The description shall include, when applicable, the following.</w:t>
      </w:r>
    </w:p>
    <w:p w14:paraId="6F054F5D" w14:textId="77777777" w:rsidR="00E37AC1" w:rsidRPr="00B15548" w:rsidRDefault="00E37AC1" w:rsidP="00E37AC1">
      <w:pPr>
        <w:pStyle w:val="par3"/>
        <w:rPr>
          <w:rFonts w:cs="Arial"/>
          <w:sz w:val="24"/>
        </w:rPr>
      </w:pPr>
      <w:r w:rsidRPr="00B15548">
        <w:rPr>
          <w:rFonts w:cs="Arial"/>
          <w:sz w:val="24"/>
        </w:rPr>
        <w:t>(A)</w:t>
      </w:r>
      <w:r w:rsidRPr="00B15548">
        <w:rPr>
          <w:rFonts w:cs="Arial"/>
          <w:sz w:val="24"/>
        </w:rPr>
        <w:tab/>
        <w:t>Name(s) and location(s) of utility-owned and contracted generation and energy storage facilities.</w:t>
      </w:r>
    </w:p>
    <w:p w14:paraId="39C2A4DD" w14:textId="77777777" w:rsidR="00E37AC1" w:rsidRPr="00B15548" w:rsidRDefault="00E37AC1" w:rsidP="00E37AC1">
      <w:pPr>
        <w:pStyle w:val="par3"/>
        <w:rPr>
          <w:rFonts w:cs="Arial"/>
          <w:sz w:val="24"/>
        </w:rPr>
      </w:pPr>
      <w:r w:rsidRPr="00B15548">
        <w:rPr>
          <w:rFonts w:cs="Arial"/>
          <w:sz w:val="24"/>
        </w:rPr>
        <w:t>(B)</w:t>
      </w:r>
      <w:r w:rsidRPr="00B15548">
        <w:rPr>
          <w:rFonts w:cs="Arial"/>
          <w:sz w:val="24"/>
        </w:rPr>
        <w:tab/>
        <w:t>Rated capacity and net dependable capacity of utility-owned and contracted generation and energy storage facilities.</w:t>
      </w:r>
    </w:p>
    <w:p w14:paraId="7B3B7258" w14:textId="77777777" w:rsidR="00E37AC1" w:rsidRPr="00B15548" w:rsidRDefault="00E37AC1" w:rsidP="00E37AC1">
      <w:pPr>
        <w:pStyle w:val="par3"/>
        <w:rPr>
          <w:rFonts w:cs="Arial"/>
          <w:sz w:val="24"/>
        </w:rPr>
      </w:pPr>
      <w:r w:rsidRPr="00B15548">
        <w:rPr>
          <w:rFonts w:cs="Arial"/>
          <w:sz w:val="24"/>
        </w:rPr>
        <w:t>(C)</w:t>
      </w:r>
      <w:r w:rsidRPr="00B15548">
        <w:rPr>
          <w:rFonts w:cs="Arial"/>
          <w:sz w:val="24"/>
        </w:rPr>
        <w:tab/>
        <w:t>Fuel type, average and marginal heat rates, quick start capability, minimum operating requirements, annual capacity factors and availability factors projected for utility-owned and contracted generation and energy storage facilities over the resource acquisition period.</w:t>
      </w:r>
    </w:p>
    <w:p w14:paraId="329EA5C9" w14:textId="77777777" w:rsidR="00E37AC1" w:rsidRPr="00B15548" w:rsidRDefault="00E37AC1" w:rsidP="00E37AC1">
      <w:pPr>
        <w:pStyle w:val="par3"/>
        <w:rPr>
          <w:rFonts w:cs="Arial"/>
          <w:sz w:val="24"/>
        </w:rPr>
      </w:pPr>
      <w:r w:rsidRPr="00B15548">
        <w:rPr>
          <w:rFonts w:cs="Arial"/>
          <w:sz w:val="24"/>
        </w:rPr>
        <w:t>(D)</w:t>
      </w:r>
      <w:r w:rsidRPr="00B15548">
        <w:rPr>
          <w:rFonts w:cs="Arial"/>
          <w:sz w:val="24"/>
        </w:rPr>
        <w:tab/>
        <w:t>Estimated in-service dates for utility-owned generation and energy storage facilities not in service at the time the electric resource plan under consideration is filed.</w:t>
      </w:r>
    </w:p>
    <w:p w14:paraId="0B4AE7C4" w14:textId="77777777" w:rsidR="00E37AC1" w:rsidRPr="00B15548" w:rsidRDefault="00E37AC1" w:rsidP="00E37AC1">
      <w:pPr>
        <w:pStyle w:val="par3"/>
        <w:rPr>
          <w:rFonts w:cs="Arial"/>
          <w:sz w:val="24"/>
        </w:rPr>
      </w:pPr>
      <w:r w:rsidRPr="00B15548">
        <w:rPr>
          <w:rFonts w:cs="Arial"/>
          <w:sz w:val="24"/>
        </w:rPr>
        <w:t>(E)</w:t>
      </w:r>
      <w:r w:rsidRPr="00B15548">
        <w:rPr>
          <w:rFonts w:cs="Arial"/>
          <w:sz w:val="24"/>
        </w:rPr>
        <w:tab/>
        <w:t>Estimated remaining useful lives of existing generation and energy storage facilities and any significant new investment or maintenance expense relating to the existing generation facilities.</w:t>
      </w:r>
    </w:p>
    <w:p w14:paraId="53A9F237" w14:textId="77777777" w:rsidR="00E37AC1" w:rsidRPr="00B15548" w:rsidRDefault="00E37AC1" w:rsidP="00E37AC1">
      <w:pPr>
        <w:pStyle w:val="par3"/>
        <w:rPr>
          <w:rFonts w:cs="Arial"/>
          <w:sz w:val="24"/>
        </w:rPr>
      </w:pPr>
      <w:r w:rsidRPr="00B15548">
        <w:rPr>
          <w:rFonts w:cs="Arial"/>
          <w:sz w:val="24"/>
        </w:rPr>
        <w:t>(F)</w:t>
      </w:r>
      <w:r w:rsidRPr="00B15548">
        <w:rPr>
          <w:rFonts w:cs="Arial"/>
          <w:sz w:val="24"/>
        </w:rPr>
        <w:tab/>
        <w:t xml:space="preserve">The amount of capacity, energy, and demand-side resources purchased from utilities and non-utilities, the duration of such purchase contracts and a description of any contract provisions that </w:t>
      </w:r>
      <w:r w:rsidRPr="00B15548">
        <w:rPr>
          <w:rFonts w:cs="Arial"/>
          <w:sz w:val="24"/>
        </w:rPr>
        <w:lastRenderedPageBreak/>
        <w:t>allow for modification of the amount of capacity and energy purchased pursuant to such contracts.</w:t>
      </w:r>
    </w:p>
    <w:p w14:paraId="39BE01AC" w14:textId="77777777" w:rsidR="00E37AC1" w:rsidRPr="00B15548" w:rsidRDefault="00E37AC1" w:rsidP="00E37AC1">
      <w:pPr>
        <w:pStyle w:val="par3"/>
        <w:rPr>
          <w:rFonts w:cs="Arial"/>
          <w:sz w:val="24"/>
        </w:rPr>
      </w:pPr>
      <w:r w:rsidRPr="00B15548">
        <w:rPr>
          <w:rFonts w:cs="Arial"/>
          <w:sz w:val="24"/>
        </w:rPr>
        <w:t>(G)</w:t>
      </w:r>
      <w:r w:rsidRPr="00B15548">
        <w:rPr>
          <w:rFonts w:cs="Arial"/>
          <w:sz w:val="24"/>
        </w:rPr>
        <w:tab/>
        <w:t>The amount of capacity and energy provided pursuant to wheeling or coordination agreements, the duration of such wheeling or coordination agreements, and a description of any contract provisions that allow for modification of the amount of capacity and energy provided pursuant to such wheeling or coordination agreements.</w:t>
      </w:r>
    </w:p>
    <w:p w14:paraId="4952E738" w14:textId="77777777" w:rsidR="00E37AC1" w:rsidRPr="00B15548" w:rsidRDefault="00E37AC1" w:rsidP="00E37AC1">
      <w:pPr>
        <w:pStyle w:val="par3"/>
        <w:rPr>
          <w:rFonts w:cs="Arial"/>
          <w:sz w:val="24"/>
        </w:rPr>
      </w:pPr>
      <w:r w:rsidRPr="00B15548">
        <w:rPr>
          <w:rFonts w:cs="Arial"/>
          <w:sz w:val="24"/>
        </w:rPr>
        <w:t>(H)</w:t>
      </w:r>
      <w:r w:rsidRPr="00B15548">
        <w:rPr>
          <w:rFonts w:cs="Arial"/>
          <w:sz w:val="24"/>
        </w:rPr>
        <w:tab/>
        <w:t>The projected emissions, in terms of pounds per MWH and short-tons per year, of sulfur dioxide, nitrogen oxides, particulate matter, mercury and carbon dioxide for the resources identified under this subparagraph 3605(c)(I).</w:t>
      </w:r>
    </w:p>
    <w:p w14:paraId="0C7D30FB" w14:textId="77777777" w:rsidR="00E37AC1" w:rsidRPr="00B15548" w:rsidRDefault="00E37AC1" w:rsidP="00E37AC1">
      <w:pPr>
        <w:pStyle w:val="par3"/>
        <w:rPr>
          <w:rFonts w:cs="Arial"/>
          <w:sz w:val="24"/>
        </w:rPr>
      </w:pPr>
      <w:r w:rsidRPr="00B15548">
        <w:rPr>
          <w:rFonts w:cs="Arial"/>
          <w:sz w:val="24"/>
        </w:rPr>
        <w:t>(I)</w:t>
      </w:r>
      <w:r w:rsidRPr="00B15548">
        <w:rPr>
          <w:rFonts w:cs="Arial"/>
          <w:sz w:val="24"/>
        </w:rPr>
        <w:tab/>
        <w:t>The expected demand-side resources during the resource planning period from existing measures installed through the demand-side management programs implemented by the members of the cooperative electric generation and transmission association; and, from measures expected to be installed in the future through the demand-side management programs implemented by the members of the cooperative electric generation and transmission association.</w:t>
      </w:r>
    </w:p>
    <w:p w14:paraId="39CCB44C" w14:textId="77777777" w:rsidR="00E37AC1" w:rsidRPr="00B15548" w:rsidRDefault="00E37AC1" w:rsidP="00E37AC1">
      <w:pPr>
        <w:pStyle w:val="par3"/>
        <w:rPr>
          <w:rFonts w:cs="Arial"/>
          <w:sz w:val="24"/>
        </w:rPr>
      </w:pPr>
      <w:r w:rsidRPr="00B15548">
        <w:rPr>
          <w:rFonts w:cs="Arial"/>
          <w:sz w:val="24"/>
        </w:rPr>
        <w:t>(J)</w:t>
      </w:r>
      <w:r w:rsidRPr="00B15548">
        <w:rPr>
          <w:rFonts w:cs="Arial"/>
          <w:sz w:val="24"/>
        </w:rPr>
        <w:tab/>
        <w:t>Unit-level revenue requirements of utility-owned and contracted generation facilities, including the following components:  capital costs, operations and maintenance costs (fixed and variable), fuel costs, emissions and associated costs, integration and coal cycling costs, and energy and capacity payments (for contracted facilities).</w:t>
      </w:r>
    </w:p>
    <w:p w14:paraId="7D2D9A67" w14:textId="77777777" w:rsidR="00E37AC1" w:rsidRPr="00B15548" w:rsidRDefault="00E37AC1" w:rsidP="00E37AC1">
      <w:pPr>
        <w:pStyle w:val="par3"/>
        <w:rPr>
          <w:rFonts w:cs="Arial"/>
          <w:sz w:val="24"/>
        </w:rPr>
      </w:pPr>
      <w:r w:rsidRPr="00B15548">
        <w:rPr>
          <w:rFonts w:cs="Arial"/>
          <w:sz w:val="24"/>
        </w:rPr>
        <w:t>(K)</w:t>
      </w:r>
      <w:r w:rsidRPr="00B15548">
        <w:rPr>
          <w:rFonts w:cs="Arial"/>
          <w:sz w:val="24"/>
        </w:rPr>
        <w:tab/>
        <w:t>The performance characteristics of utility-owned energy storage systems including but not limited to:  discharge rates and durations; charging rates; response time; and cycling losses and limitations.</w:t>
      </w:r>
    </w:p>
    <w:p w14:paraId="5989569B" w14:textId="77777777" w:rsidR="00E37AC1" w:rsidRPr="00B15548" w:rsidRDefault="00E37AC1" w:rsidP="00E37AC1">
      <w:pPr>
        <w:pStyle w:val="par3"/>
        <w:rPr>
          <w:rFonts w:cs="Arial"/>
          <w:sz w:val="24"/>
        </w:rPr>
      </w:pPr>
      <w:r w:rsidRPr="00B15548">
        <w:rPr>
          <w:rFonts w:cs="Arial"/>
          <w:sz w:val="24"/>
        </w:rPr>
        <w:t>(L)</w:t>
      </w:r>
      <w:r w:rsidRPr="00B15548">
        <w:rPr>
          <w:rFonts w:cs="Arial"/>
          <w:sz w:val="24"/>
        </w:rPr>
        <w:tab/>
        <w:t>The physical and performance characteristics of energy storage systems purchased from utilities and non-utilities including but not limited to:  storage technology; discharge rates and durations; charging rates; response time; and cycling losses and limitations.</w:t>
      </w:r>
    </w:p>
    <w:p w14:paraId="04CC5573" w14:textId="77777777" w:rsidR="00E37AC1" w:rsidRPr="00B15548" w:rsidRDefault="00E37AC1" w:rsidP="00E37AC1">
      <w:pPr>
        <w:pStyle w:val="par2"/>
        <w:rPr>
          <w:rFonts w:cs="Arial"/>
          <w:sz w:val="24"/>
        </w:rPr>
      </w:pPr>
      <w:r w:rsidRPr="00B15548">
        <w:rPr>
          <w:rFonts w:cs="Arial"/>
          <w:sz w:val="24"/>
        </w:rPr>
        <w:t>(II)</w:t>
      </w:r>
      <w:r w:rsidRPr="00B15548">
        <w:rPr>
          <w:rFonts w:cs="Arial"/>
          <w:sz w:val="24"/>
        </w:rPr>
        <w:tab/>
        <w:t xml:space="preserve">Benchmarking.  For the purpose of identifying existing resources that potentially are not performing cost-effectively as compared to other resources available in the market, the utility shall compare the costs and </w:t>
      </w:r>
      <w:r w:rsidRPr="00B15548">
        <w:rPr>
          <w:rFonts w:cs="Arial"/>
          <w:sz w:val="24"/>
        </w:rPr>
        <w:lastRenderedPageBreak/>
        <w:t>performance of each of its existing resources (utility-owned and contracted) to the costs and performance of the generic resources.</w:t>
      </w:r>
    </w:p>
    <w:p w14:paraId="2DF6C7CA" w14:textId="77777777" w:rsidR="00E37AC1" w:rsidRPr="00B15548" w:rsidRDefault="00E37AC1" w:rsidP="00E37AC1">
      <w:pPr>
        <w:pStyle w:val="par2"/>
        <w:rPr>
          <w:rFonts w:cs="Arial"/>
          <w:sz w:val="24"/>
        </w:rPr>
      </w:pPr>
      <w:r w:rsidRPr="00B15548">
        <w:rPr>
          <w:rFonts w:cs="Arial"/>
          <w:sz w:val="24"/>
        </w:rPr>
        <w:t>(III)</w:t>
      </w:r>
      <w:r w:rsidRPr="00B15548">
        <w:rPr>
          <w:rFonts w:cs="Arial"/>
          <w:sz w:val="24"/>
        </w:rPr>
        <w:tab/>
        <w:t>Ancillary services assessment.  The utility shall identify its existing resources that provide various ancillary services necessary to support its transmission systems, including load following, reactive power-voltage regulation, system protective services, loss compensation service, system control, load dispatch services, and energy imbalance services.</w:t>
      </w:r>
    </w:p>
    <w:bookmarkEnd w:id="575"/>
    <w:p w14:paraId="6F5B4DE5" w14:textId="77777777" w:rsidR="00E37AC1" w:rsidRPr="00B15548" w:rsidRDefault="00E37AC1" w:rsidP="00E37AC1">
      <w:pPr>
        <w:pStyle w:val="par1"/>
        <w:rPr>
          <w:rFonts w:cs="Arial"/>
          <w:sz w:val="24"/>
        </w:rPr>
      </w:pPr>
      <w:r w:rsidRPr="00B15548">
        <w:rPr>
          <w:rFonts w:cs="Arial"/>
          <w:sz w:val="24"/>
        </w:rPr>
        <w:t>(d)</w:t>
      </w:r>
      <w:r w:rsidRPr="00B15548">
        <w:rPr>
          <w:rFonts w:cs="Arial"/>
          <w:sz w:val="24"/>
        </w:rPr>
        <w:tab/>
        <w:t>Assessment of transmission resources.</w:t>
      </w:r>
    </w:p>
    <w:p w14:paraId="1CC84F44" w14:textId="4C02EFD8" w:rsidR="00E37AC1" w:rsidRPr="00B15548" w:rsidRDefault="00E37AC1" w:rsidP="00E37AC1">
      <w:pPr>
        <w:pStyle w:val="par2"/>
        <w:rPr>
          <w:rFonts w:cs="Arial"/>
          <w:sz w:val="24"/>
        </w:rPr>
      </w:pPr>
      <w:r w:rsidRPr="00B15548">
        <w:rPr>
          <w:rFonts w:cs="Arial"/>
          <w:sz w:val="24"/>
        </w:rPr>
        <w:t>(I)</w:t>
      </w:r>
      <w:r w:rsidRPr="00B15548">
        <w:rPr>
          <w:rFonts w:cs="Arial"/>
          <w:sz w:val="24"/>
        </w:rPr>
        <w:tab/>
        <w:t>The utility shall report its existing transmission capabilities</w:t>
      </w:r>
      <w:r w:rsidR="00FF64F6" w:rsidRPr="00FF64F6">
        <w:rPr>
          <w:sz w:val="24"/>
        </w:rPr>
        <w:t xml:space="preserve"> </w:t>
      </w:r>
      <w:ins w:id="576" w:author="Author">
        <w:r w:rsidR="00FF64F6" w:rsidRPr="00305122">
          <w:rPr>
            <w:sz w:val="24"/>
          </w:rPr>
          <w:t>transmission lines and facilities in planning or under construction for which CPCNs have been granted, and future transmission</w:t>
        </w:r>
      </w:ins>
      <w:r w:rsidR="00FF64F6" w:rsidRPr="00FF64F6">
        <w:rPr>
          <w:sz w:val="24"/>
        </w:rPr>
        <w:t xml:space="preserve"> </w:t>
      </w:r>
      <w:r w:rsidRPr="00B15548">
        <w:rPr>
          <w:rFonts w:cs="Arial"/>
          <w:sz w:val="24"/>
        </w:rPr>
        <w:t xml:space="preserve">needs during the planning period, for facilities of 115 kilovolts and above, including associated substations and terminal facilities.  The utility shall generally identify the location </w:t>
      </w:r>
      <w:ins w:id="577" w:author="Author">
        <w:r w:rsidR="00FF64F6" w:rsidRPr="00FF64F6">
          <w:rPr>
            <w:sz w:val="24"/>
          </w:rPr>
          <w:t xml:space="preserve">of its transmission facilities </w:t>
        </w:r>
      </w:ins>
      <w:r w:rsidRPr="00B15548">
        <w:rPr>
          <w:rFonts w:cs="Arial"/>
          <w:sz w:val="24"/>
        </w:rPr>
        <w:t xml:space="preserve">and </w:t>
      </w:r>
      <w:ins w:id="578" w:author="Author">
        <w:r w:rsidR="00FF64F6" w:rsidRPr="00FF64F6">
          <w:rPr>
            <w:sz w:val="24"/>
          </w:rPr>
          <w:t xml:space="preserve">shall provide heatmaps indicating relative </w:t>
        </w:r>
      </w:ins>
      <w:del w:id="579" w:author="Author">
        <w:r w:rsidRPr="00B15548" w:rsidDel="00FF64F6">
          <w:rPr>
            <w:rFonts w:cs="Arial"/>
            <w:sz w:val="24"/>
          </w:rPr>
          <w:delText xml:space="preserve">extent of </w:delText>
        </w:r>
      </w:del>
      <w:r w:rsidRPr="00B15548">
        <w:rPr>
          <w:rFonts w:cs="Arial"/>
          <w:sz w:val="24"/>
        </w:rPr>
        <w:t xml:space="preserve">transfer </w:t>
      </w:r>
      <w:del w:id="580" w:author="Author">
        <w:r w:rsidRPr="00B15548" w:rsidDel="00FF64F6">
          <w:rPr>
            <w:rFonts w:cs="Arial"/>
            <w:sz w:val="24"/>
          </w:rPr>
          <w:delText xml:space="preserve">capability </w:delText>
        </w:r>
      </w:del>
      <w:ins w:id="581" w:author="Author">
        <w:r w:rsidR="00FF64F6">
          <w:rPr>
            <w:rFonts w:cs="Arial"/>
            <w:sz w:val="24"/>
          </w:rPr>
          <w:t>capabilities and</w:t>
        </w:r>
        <w:r w:rsidR="00FF64F6" w:rsidRPr="00B15548">
          <w:rPr>
            <w:rFonts w:cs="Arial"/>
            <w:sz w:val="24"/>
          </w:rPr>
          <w:t xml:space="preserve"> </w:t>
        </w:r>
      </w:ins>
      <w:r w:rsidRPr="00B15548">
        <w:rPr>
          <w:rFonts w:cs="Arial"/>
          <w:sz w:val="24"/>
        </w:rPr>
        <w:t xml:space="preserve">limitations on its transmission </w:t>
      </w:r>
      <w:del w:id="582" w:author="Author">
        <w:r w:rsidRPr="00B15548" w:rsidDel="00FF64F6">
          <w:rPr>
            <w:rFonts w:cs="Arial"/>
            <w:sz w:val="24"/>
          </w:rPr>
          <w:delText>network that may affect the future siting of resources</w:delText>
        </w:r>
      </w:del>
      <w:ins w:id="583" w:author="Author">
        <w:r w:rsidR="00FF64F6">
          <w:rPr>
            <w:rFonts w:cs="Arial"/>
            <w:sz w:val="24"/>
          </w:rPr>
          <w:t xml:space="preserve">system </w:t>
        </w:r>
        <w:r w:rsidR="00FF64F6" w:rsidRPr="00FF64F6">
          <w:rPr>
            <w:sz w:val="24"/>
          </w:rPr>
          <w:t>in accordance with FERC Rule 2023</w:t>
        </w:r>
      </w:ins>
      <w:r w:rsidRPr="00B15548">
        <w:rPr>
          <w:rFonts w:cs="Arial"/>
          <w:sz w:val="24"/>
        </w:rPr>
        <w:t>.</w:t>
      </w:r>
    </w:p>
    <w:p w14:paraId="4B95ADF5" w14:textId="1EEB1245" w:rsidR="00E37AC1" w:rsidRPr="00B15548" w:rsidRDefault="00E37AC1" w:rsidP="00E37AC1">
      <w:pPr>
        <w:pStyle w:val="par2"/>
        <w:rPr>
          <w:rFonts w:cs="Arial"/>
          <w:sz w:val="24"/>
        </w:rPr>
      </w:pPr>
      <w:r w:rsidRPr="00B15548">
        <w:rPr>
          <w:rFonts w:cs="Arial"/>
          <w:sz w:val="24"/>
        </w:rPr>
        <w:t>(II)</w:t>
      </w:r>
      <w:r w:rsidRPr="00B15548">
        <w:rPr>
          <w:rFonts w:cs="Arial"/>
          <w:sz w:val="24"/>
        </w:rPr>
        <w:tab/>
        <w:t xml:space="preserve">With respect to future needs, the utility shall submit a description of all transmission lines and facilities appearing in its most recent </w:t>
      </w:r>
      <w:del w:id="584" w:author="Author">
        <w:r w:rsidRPr="00B15548" w:rsidDel="00FF64F6">
          <w:rPr>
            <w:rFonts w:cs="Arial"/>
            <w:sz w:val="24"/>
          </w:rPr>
          <w:delText xml:space="preserve">report </w:delText>
        </w:r>
      </w:del>
      <w:ins w:id="585" w:author="Author">
        <w:r w:rsidR="00250920">
          <w:rPr>
            <w:rFonts w:cs="Arial"/>
            <w:sz w:val="24"/>
          </w:rPr>
          <w:t>Transmission System Plan</w:t>
        </w:r>
        <w:r w:rsidR="00250920" w:rsidRPr="00B15548">
          <w:rPr>
            <w:rFonts w:cs="Arial"/>
            <w:sz w:val="24"/>
          </w:rPr>
          <w:t xml:space="preserve"> </w:t>
        </w:r>
      </w:ins>
      <w:r w:rsidRPr="00B15548">
        <w:rPr>
          <w:rFonts w:cs="Arial"/>
          <w:sz w:val="24"/>
        </w:rPr>
        <w:t xml:space="preserve">filed with the Commission pursuant to rule 3627 </w:t>
      </w:r>
      <w:ins w:id="586" w:author="Author">
        <w:r w:rsidR="00FF64F6">
          <w:rPr>
            <w:rFonts w:cs="Arial"/>
            <w:sz w:val="24"/>
          </w:rPr>
          <w:t xml:space="preserve">as well as </w:t>
        </w:r>
        <w:r w:rsidR="00FF64F6" w:rsidRPr="00FF64F6">
          <w:rPr>
            <w:sz w:val="24"/>
          </w:rPr>
          <w:t>those of other transmission-owning utilities, the Colorado Electric Transmission Authority, or private transmission developers</w:t>
        </w:r>
        <w:r w:rsidR="00FF64F6" w:rsidRPr="00B15548">
          <w:rPr>
            <w:rFonts w:cs="Arial"/>
            <w:sz w:val="24"/>
          </w:rPr>
          <w:t xml:space="preserve"> </w:t>
        </w:r>
      </w:ins>
      <w:r w:rsidRPr="00B15548">
        <w:rPr>
          <w:rFonts w:cs="Arial"/>
          <w:sz w:val="24"/>
        </w:rPr>
        <w:t>that</w:t>
      </w:r>
      <w:del w:id="587" w:author="Author">
        <w:r w:rsidRPr="00B15548" w:rsidDel="00FF64F6">
          <w:rPr>
            <w:rFonts w:cs="Arial"/>
            <w:sz w:val="24"/>
          </w:rPr>
          <w:delText>, as identified in that report,</w:delText>
        </w:r>
      </w:del>
      <w:r w:rsidRPr="00B15548">
        <w:rPr>
          <w:rFonts w:cs="Arial"/>
          <w:sz w:val="24"/>
        </w:rPr>
        <w:t xml:space="preserve"> could reasonably be placed into service during the resource acquisition period</w:t>
      </w:r>
      <w:ins w:id="588" w:author="Author">
        <w:r w:rsidR="00FF64F6">
          <w:rPr>
            <w:rFonts w:cs="Arial"/>
            <w:sz w:val="24"/>
          </w:rPr>
          <w:t xml:space="preserve"> </w:t>
        </w:r>
        <w:r w:rsidR="00FF64F6" w:rsidRPr="00305122">
          <w:rPr>
            <w:sz w:val="24"/>
          </w:rPr>
          <w:t>and that could reasonably deliver power to serve a portion of the need identified in accordance with paragraph 3605(f)</w:t>
        </w:r>
      </w:ins>
      <w:r w:rsidRPr="00B15548">
        <w:rPr>
          <w:rFonts w:cs="Arial"/>
          <w:sz w:val="24"/>
        </w:rPr>
        <w:t>.</w:t>
      </w:r>
    </w:p>
    <w:p w14:paraId="483F6A11" w14:textId="77777777" w:rsidR="00E37AC1" w:rsidRPr="00B15548" w:rsidRDefault="00E37AC1" w:rsidP="00E37AC1">
      <w:pPr>
        <w:pStyle w:val="par2"/>
        <w:rPr>
          <w:rFonts w:cs="Arial"/>
          <w:sz w:val="24"/>
        </w:rPr>
      </w:pPr>
      <w:r w:rsidRPr="00B15548">
        <w:rPr>
          <w:rFonts w:cs="Arial"/>
          <w:sz w:val="24"/>
        </w:rPr>
        <w:t>(III)</w:t>
      </w:r>
      <w:r w:rsidRPr="00B15548">
        <w:rPr>
          <w:rFonts w:cs="Arial"/>
          <w:sz w:val="24"/>
        </w:rPr>
        <w:tab/>
        <w:t>For each transmission line or facility identified in subparagraph (d)(II), the utility shall include the following information detailing assumptions to be used for resource planning and bid evaluation purposes:</w:t>
      </w:r>
    </w:p>
    <w:p w14:paraId="43D4F4C1" w14:textId="77777777" w:rsidR="00E37AC1" w:rsidRPr="00B15548" w:rsidRDefault="00E37AC1" w:rsidP="00E37AC1">
      <w:pPr>
        <w:pStyle w:val="par3"/>
        <w:rPr>
          <w:rFonts w:cs="Arial"/>
          <w:sz w:val="24"/>
        </w:rPr>
      </w:pPr>
      <w:r w:rsidRPr="00B15548">
        <w:rPr>
          <w:rFonts w:cs="Arial"/>
          <w:sz w:val="24"/>
        </w:rPr>
        <w:t>(A)</w:t>
      </w:r>
      <w:r w:rsidRPr="00B15548">
        <w:rPr>
          <w:rFonts w:cs="Arial"/>
          <w:sz w:val="24"/>
        </w:rPr>
        <w:tab/>
        <w:t>length and location;</w:t>
      </w:r>
    </w:p>
    <w:p w14:paraId="5BBE5D23" w14:textId="77777777" w:rsidR="00E37AC1" w:rsidRPr="00B15548" w:rsidRDefault="00E37AC1" w:rsidP="00E37AC1">
      <w:pPr>
        <w:pStyle w:val="par3"/>
        <w:rPr>
          <w:rFonts w:cs="Arial"/>
          <w:sz w:val="24"/>
        </w:rPr>
      </w:pPr>
      <w:r w:rsidRPr="00B15548">
        <w:rPr>
          <w:rFonts w:cs="Arial"/>
          <w:sz w:val="24"/>
        </w:rPr>
        <w:t>(B)</w:t>
      </w:r>
      <w:r w:rsidRPr="00B15548">
        <w:rPr>
          <w:rFonts w:cs="Arial"/>
          <w:sz w:val="24"/>
        </w:rPr>
        <w:tab/>
        <w:t>estimated in-service date;</w:t>
      </w:r>
    </w:p>
    <w:p w14:paraId="3107FD6E" w14:textId="77777777" w:rsidR="00E37AC1" w:rsidRPr="00B15548" w:rsidRDefault="00E37AC1" w:rsidP="00E37AC1">
      <w:pPr>
        <w:pStyle w:val="par3"/>
        <w:rPr>
          <w:rFonts w:cs="Arial"/>
          <w:sz w:val="24"/>
        </w:rPr>
      </w:pPr>
      <w:r w:rsidRPr="00B15548">
        <w:rPr>
          <w:rFonts w:cs="Arial"/>
          <w:sz w:val="24"/>
        </w:rPr>
        <w:t>(C)</w:t>
      </w:r>
      <w:r w:rsidRPr="00B15548">
        <w:rPr>
          <w:rFonts w:cs="Arial"/>
          <w:sz w:val="24"/>
        </w:rPr>
        <w:tab/>
        <w:t>injection capacity;</w:t>
      </w:r>
    </w:p>
    <w:p w14:paraId="1A922627" w14:textId="77777777" w:rsidR="00E37AC1" w:rsidRPr="00B15548" w:rsidRDefault="00E37AC1" w:rsidP="00E37AC1">
      <w:pPr>
        <w:pStyle w:val="par3"/>
        <w:rPr>
          <w:rFonts w:cs="Arial"/>
          <w:sz w:val="24"/>
        </w:rPr>
      </w:pPr>
      <w:r w:rsidRPr="00B15548">
        <w:rPr>
          <w:rFonts w:cs="Arial"/>
          <w:sz w:val="24"/>
        </w:rPr>
        <w:t>(D)</w:t>
      </w:r>
      <w:r w:rsidRPr="00B15548">
        <w:rPr>
          <w:rFonts w:cs="Arial"/>
          <w:sz w:val="24"/>
        </w:rPr>
        <w:tab/>
        <w:t>estimated costs;</w:t>
      </w:r>
    </w:p>
    <w:p w14:paraId="73CE5AB1" w14:textId="77777777" w:rsidR="00E37AC1" w:rsidRPr="00B15548" w:rsidRDefault="00E37AC1" w:rsidP="00E37AC1">
      <w:pPr>
        <w:pStyle w:val="par3"/>
        <w:rPr>
          <w:rFonts w:cs="Arial"/>
          <w:sz w:val="24"/>
        </w:rPr>
      </w:pPr>
      <w:r w:rsidRPr="00B15548">
        <w:rPr>
          <w:rFonts w:cs="Arial"/>
          <w:sz w:val="24"/>
        </w:rPr>
        <w:lastRenderedPageBreak/>
        <w:t>(E)</w:t>
      </w:r>
      <w:r w:rsidRPr="00B15548">
        <w:rPr>
          <w:rFonts w:cs="Arial"/>
          <w:sz w:val="24"/>
        </w:rPr>
        <w:tab/>
        <w:t>terminal points; and</w:t>
      </w:r>
    </w:p>
    <w:p w14:paraId="4E7A1ECD" w14:textId="77777777" w:rsidR="00E37AC1" w:rsidRPr="00B15548" w:rsidRDefault="00E37AC1" w:rsidP="00E37AC1">
      <w:pPr>
        <w:pStyle w:val="par3"/>
        <w:rPr>
          <w:rFonts w:cs="Arial"/>
          <w:sz w:val="24"/>
        </w:rPr>
      </w:pPr>
      <w:r w:rsidRPr="00B15548">
        <w:rPr>
          <w:rFonts w:cs="Arial"/>
          <w:sz w:val="24"/>
        </w:rPr>
        <w:t>(F)</w:t>
      </w:r>
      <w:r w:rsidRPr="00B15548">
        <w:rPr>
          <w:rFonts w:cs="Arial"/>
          <w:sz w:val="24"/>
        </w:rPr>
        <w:tab/>
        <w:t>voltage and megawatt rating.</w:t>
      </w:r>
    </w:p>
    <w:p w14:paraId="3DFC8AE5" w14:textId="1287700B" w:rsidR="00E37AC1" w:rsidRPr="00FF64F6" w:rsidRDefault="00E37AC1" w:rsidP="00FF64F6">
      <w:pPr>
        <w:pStyle w:val="par2"/>
        <w:rPr>
          <w:sz w:val="24"/>
        </w:rPr>
      </w:pPr>
      <w:r w:rsidRPr="00B15548">
        <w:rPr>
          <w:rFonts w:cs="Arial"/>
          <w:sz w:val="24"/>
        </w:rPr>
        <w:t>(IV)</w:t>
      </w:r>
      <w:r w:rsidRPr="00B15548">
        <w:rPr>
          <w:rFonts w:cs="Arial"/>
          <w:sz w:val="24"/>
        </w:rPr>
        <w:tab/>
        <w:t xml:space="preserve">In order to equitably compare possible resource alternatives, the utility shall consider </w:t>
      </w:r>
      <w:ins w:id="589" w:author="Author">
        <w:r w:rsidR="00FF64F6">
          <w:rPr>
            <w:rFonts w:cs="Arial"/>
            <w:sz w:val="24"/>
          </w:rPr>
          <w:t xml:space="preserve">both </w:t>
        </w:r>
      </w:ins>
      <w:r w:rsidRPr="00B15548">
        <w:rPr>
          <w:rFonts w:cs="Arial"/>
          <w:sz w:val="24"/>
        </w:rPr>
        <w:t xml:space="preserve">the </w:t>
      </w:r>
      <w:ins w:id="590" w:author="Author">
        <w:r w:rsidR="00FF64F6" w:rsidRPr="00FF64F6">
          <w:rPr>
            <w:sz w:val="24"/>
          </w:rPr>
          <w:t xml:space="preserve">interconnection-related and delivery-related </w:t>
        </w:r>
      </w:ins>
      <w:r w:rsidRPr="00B15548">
        <w:rPr>
          <w:rFonts w:cs="Arial"/>
          <w:sz w:val="24"/>
        </w:rPr>
        <w:t xml:space="preserve">transmission costs required by, or imposed on the system by, </w:t>
      </w:r>
      <w:del w:id="591" w:author="Author">
        <w:r w:rsidRPr="00B15548" w:rsidDel="00FF64F6">
          <w:rPr>
            <w:rFonts w:cs="Arial"/>
            <w:sz w:val="24"/>
          </w:rPr>
          <w:delText xml:space="preserve">and </w:delText>
        </w:r>
      </w:del>
      <w:ins w:id="592" w:author="Author">
        <w:r w:rsidR="00FF64F6">
          <w:rPr>
            <w:rFonts w:cs="Arial"/>
            <w:sz w:val="24"/>
          </w:rPr>
          <w:t>as well as</w:t>
        </w:r>
        <w:r w:rsidR="00FF64F6" w:rsidRPr="00B15548">
          <w:rPr>
            <w:rFonts w:cs="Arial"/>
            <w:sz w:val="24"/>
          </w:rPr>
          <w:t xml:space="preserve"> </w:t>
        </w:r>
      </w:ins>
      <w:r w:rsidRPr="00B15548">
        <w:rPr>
          <w:rFonts w:cs="Arial"/>
          <w:sz w:val="24"/>
        </w:rPr>
        <w:t>the transmission benefits provided by a particular resource as part of the bid evaluation criteria.</w:t>
      </w:r>
      <w:ins w:id="593" w:author="Author">
        <w:r w:rsidR="00FF64F6" w:rsidRPr="00FF64F6">
          <w:rPr>
            <w:sz w:val="24"/>
          </w:rPr>
          <w:t xml:space="preserve"> </w:t>
        </w:r>
        <w:r w:rsidR="00F00A55">
          <w:rPr>
            <w:sz w:val="24"/>
          </w:rPr>
          <w:t xml:space="preserve"> </w:t>
        </w:r>
        <w:r w:rsidR="00FF64F6" w:rsidRPr="00D513A0">
          <w:rPr>
            <w:sz w:val="24"/>
          </w:rPr>
          <w:t xml:space="preserve">To the degree that a bid resource aligns with and does not exceed the available and planned transmission capacity to deliver its generation to load, as characterized by the information provided in response to </w:t>
        </w:r>
        <w:r w:rsidR="00F00A55">
          <w:rPr>
            <w:sz w:val="24"/>
          </w:rPr>
          <w:t xml:space="preserve">subparagraphs </w:t>
        </w:r>
        <w:r w:rsidR="00FF64F6" w:rsidRPr="00D513A0">
          <w:rPr>
            <w:sz w:val="24"/>
          </w:rPr>
          <w:t>3605(d)(I) and (d)(II), no delivery</w:t>
        </w:r>
        <w:r w:rsidR="00FF64F6" w:rsidRPr="00FC183B">
          <w:rPr>
            <w:sz w:val="24"/>
          </w:rPr>
          <w:t xml:space="preserve">-related modeling </w:t>
        </w:r>
        <w:r w:rsidR="00FF64F6" w:rsidRPr="00195E4D">
          <w:rPr>
            <w:sz w:val="24"/>
          </w:rPr>
          <w:t>adder</w:t>
        </w:r>
        <w:r w:rsidR="00FF64F6" w:rsidRPr="00E0422F">
          <w:rPr>
            <w:sz w:val="24"/>
          </w:rPr>
          <w:t xml:space="preserve"> shall be imposed on the bid other than the bid’s interconnection costs. </w:t>
        </w:r>
        <w:r w:rsidR="00F00A55">
          <w:rPr>
            <w:sz w:val="24"/>
          </w:rPr>
          <w:t xml:space="preserve"> </w:t>
        </w:r>
        <w:r w:rsidR="00FF64F6" w:rsidRPr="00FF64F6">
          <w:rPr>
            <w:sz w:val="24"/>
          </w:rPr>
          <w:t xml:space="preserve">Unless a utility has developed the ability to co-optimize both generation and transmission in its Phase II modeling, the utility shall calculate a set of modeling cost adders (some of which may have a negative value) reflecting, in as geographically- and topologically-disaggregated a manner as practicable, the approximate incremental transmission cost of delivering energy to load from differing interconnection points. </w:t>
        </w:r>
        <w:r w:rsidR="00F00A55">
          <w:rPr>
            <w:sz w:val="24"/>
          </w:rPr>
          <w:t xml:space="preserve"> </w:t>
        </w:r>
        <w:r w:rsidR="00FF64F6" w:rsidRPr="00FF64F6">
          <w:rPr>
            <w:sz w:val="24"/>
          </w:rPr>
          <w:t xml:space="preserve">The calculation methodology used to derive the modeling adders as well as their values shall be presented as part of a utility’s Phase I filling. </w:t>
        </w:r>
        <w:r w:rsidR="00F00A55">
          <w:rPr>
            <w:sz w:val="24"/>
          </w:rPr>
          <w:t xml:space="preserve"> </w:t>
        </w:r>
        <w:r w:rsidR="00FF64F6" w:rsidRPr="00FF64F6">
          <w:rPr>
            <w:sz w:val="24"/>
          </w:rPr>
          <w:t>The adder values presented in Phase I shall be updated prior to issuance of the RFP in Phase II of an ERP proceeding to reflect new assumptions or methodological changes required by the Phase I Decision.  Where bids either do not align with, or exceed the capacity of the existing and planned transmission capacity identified in a utility’s TSP, the utility shall apply these geographically- or topologically-differentiated adders to bids in its Phase II modeling.</w:t>
        </w:r>
      </w:ins>
    </w:p>
    <w:p w14:paraId="1C6946AA" w14:textId="63C5200B" w:rsidR="00E37AC1" w:rsidRPr="00B15548" w:rsidRDefault="00E37AC1" w:rsidP="00E37AC1">
      <w:pPr>
        <w:pStyle w:val="par2"/>
        <w:rPr>
          <w:rFonts w:cs="Arial"/>
          <w:sz w:val="24"/>
        </w:rPr>
      </w:pPr>
      <w:r w:rsidRPr="00B15548">
        <w:rPr>
          <w:rFonts w:cs="Arial"/>
          <w:sz w:val="24"/>
        </w:rPr>
        <w:t>(V)</w:t>
      </w:r>
      <w:r w:rsidRPr="00B15548">
        <w:rPr>
          <w:rFonts w:cs="Arial"/>
          <w:sz w:val="24"/>
        </w:rPr>
        <w:tab/>
        <w:t xml:space="preserve">The electric resource plan shall describe and shall estimate the cost of all new transmission facilities </w:t>
      </w:r>
      <w:ins w:id="594" w:author="Author">
        <w:r w:rsidR="00FF64F6" w:rsidRPr="00305122">
          <w:rPr>
            <w:sz w:val="24"/>
          </w:rPr>
          <w:t xml:space="preserve">required for interconnection of </w:t>
        </w:r>
        <w:r w:rsidR="00FF64F6" w:rsidRPr="00FF64F6">
          <w:rPr>
            <w:sz w:val="24"/>
          </w:rPr>
          <w:t>and for power delivery from</w:t>
        </w:r>
      </w:ins>
      <w:del w:id="595" w:author="Author">
        <w:r w:rsidRPr="00B15548" w:rsidDel="00FF64F6">
          <w:rPr>
            <w:rFonts w:cs="Arial"/>
            <w:sz w:val="24"/>
          </w:rPr>
          <w:delText xml:space="preserve">associated with </w:delText>
        </w:r>
      </w:del>
      <w:r w:rsidRPr="00B15548">
        <w:rPr>
          <w:rFonts w:cs="Arial"/>
          <w:sz w:val="24"/>
        </w:rPr>
        <w:t>any specific resources proposed for acquisition other than through a competitive acquisition process.</w:t>
      </w:r>
    </w:p>
    <w:p w14:paraId="0DC8A893" w14:textId="7E4D5C46" w:rsidR="00E37AC1" w:rsidRPr="00B15548" w:rsidRDefault="00E37AC1" w:rsidP="00E37AC1">
      <w:pPr>
        <w:pStyle w:val="par1"/>
        <w:rPr>
          <w:rFonts w:cs="Arial"/>
          <w:sz w:val="24"/>
        </w:rPr>
      </w:pPr>
      <w:r w:rsidRPr="00B15548">
        <w:rPr>
          <w:rFonts w:cs="Arial"/>
          <w:sz w:val="24"/>
        </w:rPr>
        <w:t>(e)</w:t>
      </w:r>
      <w:r w:rsidRPr="00B15548">
        <w:rPr>
          <w:rFonts w:cs="Arial"/>
          <w:sz w:val="24"/>
        </w:rPr>
        <w:tab/>
        <w:t>Planning reserve margins and contingency plans.</w:t>
      </w:r>
    </w:p>
    <w:p w14:paraId="65F7C772" w14:textId="77777777" w:rsidR="00E37AC1" w:rsidRPr="00B15548" w:rsidRDefault="00E37AC1" w:rsidP="00E37AC1">
      <w:pPr>
        <w:pStyle w:val="par2"/>
        <w:rPr>
          <w:rFonts w:cs="Arial"/>
          <w:sz w:val="24"/>
        </w:rPr>
      </w:pPr>
      <w:r w:rsidRPr="00B15548">
        <w:rPr>
          <w:rFonts w:cs="Arial"/>
          <w:sz w:val="24"/>
        </w:rPr>
        <w:t>(I)</w:t>
      </w:r>
      <w:r w:rsidRPr="00B15548">
        <w:rPr>
          <w:rFonts w:cs="Arial"/>
          <w:sz w:val="24"/>
        </w:rPr>
        <w:tab/>
        <w:t>The utility shall provide a description of, and justification for, the means by which it assesses the desired level of reliability on its system throughout the planning period (e.g., probabilistic or deterministic reliability indices).</w:t>
      </w:r>
    </w:p>
    <w:p w14:paraId="6DAB5B85" w14:textId="77777777" w:rsidR="00E37AC1" w:rsidRPr="00B15548" w:rsidRDefault="00E37AC1" w:rsidP="004A3E1D">
      <w:pPr>
        <w:pStyle w:val="par2"/>
        <w:keepLines/>
        <w:rPr>
          <w:rFonts w:cs="Arial"/>
          <w:sz w:val="24"/>
        </w:rPr>
      </w:pPr>
      <w:r w:rsidRPr="00B15548">
        <w:rPr>
          <w:rFonts w:cs="Arial"/>
          <w:sz w:val="24"/>
        </w:rPr>
        <w:lastRenderedPageBreak/>
        <w:t>(II)</w:t>
      </w:r>
      <w:r w:rsidRPr="00B15548">
        <w:rPr>
          <w:rFonts w:cs="Arial"/>
          <w:sz w:val="24"/>
        </w:rPr>
        <w:tab/>
        <w:t>The utility shall develop and justify planning reserve margins for the resource acquisition period for the base case, high, and low forecast scenarios established under paragraph 3605(b), to include risks associated with:  the development of generation; losses of generation capacity purchase of power; losses of transmission capability; risks due to known or reasonably expected changes in environmental regulatory requirements; and, other risks.  The utility shall develop planning reserve margins for its system over the planning period beyond the resource acquisition period for the base case forecast scenario.  The utility shall also quantify the recommended or required reliability performance criteria for reserve groups and power pools to which the utility is a party.</w:t>
      </w:r>
    </w:p>
    <w:p w14:paraId="61E2E7DD" w14:textId="77777777" w:rsidR="00E37AC1" w:rsidRPr="00B15548" w:rsidRDefault="00E37AC1" w:rsidP="00E37AC1">
      <w:pPr>
        <w:pStyle w:val="par2"/>
        <w:rPr>
          <w:rFonts w:cs="Arial"/>
          <w:sz w:val="24"/>
        </w:rPr>
      </w:pPr>
      <w:r w:rsidRPr="00B15548">
        <w:rPr>
          <w:rFonts w:cs="Arial"/>
          <w:sz w:val="24"/>
        </w:rPr>
        <w:t>(III)</w:t>
      </w:r>
      <w:r w:rsidRPr="00B15548">
        <w:rPr>
          <w:rFonts w:cs="Arial"/>
          <w:sz w:val="24"/>
        </w:rPr>
        <w:tab/>
        <w:t>Since actual circumstances may differ from the most likely estimate of future resource needs, the utility shall develop contingency plans for the resource acquisition period.  As a part of its plan, the utility shall provide, under seal, a description of its proposed contingency plans for the acquisition of additional resources if actual circumstances deviate from the most likely estimate of future resource needs developed pursuant to paragraph 3605(f); or, replacement resources in the event that resources are not developed in accordance with a Commission-approved plan under subparagraph 3605(h)(II).</w:t>
      </w:r>
    </w:p>
    <w:p w14:paraId="58E5EE83" w14:textId="77777777" w:rsidR="00E37AC1" w:rsidRPr="00B15548" w:rsidRDefault="00E37AC1" w:rsidP="00E37AC1">
      <w:pPr>
        <w:pStyle w:val="par1"/>
        <w:rPr>
          <w:rFonts w:cs="Arial"/>
          <w:sz w:val="24"/>
        </w:rPr>
      </w:pPr>
      <w:r w:rsidRPr="00B15548">
        <w:rPr>
          <w:rFonts w:cs="Arial"/>
          <w:sz w:val="24"/>
        </w:rPr>
        <w:t>(f)</w:t>
      </w:r>
      <w:r w:rsidRPr="00B15548">
        <w:rPr>
          <w:rFonts w:cs="Arial"/>
          <w:sz w:val="24"/>
        </w:rPr>
        <w:tab/>
        <w:t>Assessment of need for additional resources.</w:t>
      </w:r>
    </w:p>
    <w:p w14:paraId="07FC00A5" w14:textId="77777777" w:rsidR="00E37AC1" w:rsidRPr="00B15548" w:rsidRDefault="00E37AC1" w:rsidP="00E37AC1">
      <w:pPr>
        <w:pStyle w:val="par2"/>
        <w:rPr>
          <w:rFonts w:cs="Arial"/>
          <w:sz w:val="24"/>
        </w:rPr>
      </w:pPr>
      <w:r w:rsidRPr="00B15548">
        <w:rPr>
          <w:rFonts w:cs="Arial"/>
          <w:sz w:val="24"/>
        </w:rPr>
        <w:t>(I)</w:t>
      </w:r>
      <w:r w:rsidRPr="00B15548">
        <w:rPr>
          <w:rFonts w:cs="Arial"/>
          <w:sz w:val="24"/>
        </w:rPr>
        <w:tab/>
        <w:t>The utility shall assess the need to acquire additional resources during the resource acquisition period based on the electric energy and demand forecasts developed pursuant to paragraph 3605(b), the assessment of existing resources developed pursuant to paragraph 3606(c), planning reserve margins developed pursuant to paragraph 3605(e), and other factors including, but not limited to, the factors listed in subparagraph 3605(f)(II).</w:t>
      </w:r>
    </w:p>
    <w:p w14:paraId="69B16061" w14:textId="77777777" w:rsidR="00E37AC1" w:rsidRPr="00B15548" w:rsidRDefault="00E37AC1" w:rsidP="00E37AC1">
      <w:pPr>
        <w:pStyle w:val="par2"/>
        <w:rPr>
          <w:rFonts w:cs="Arial"/>
          <w:sz w:val="24"/>
        </w:rPr>
      </w:pPr>
      <w:r w:rsidRPr="00B15548">
        <w:rPr>
          <w:rFonts w:cs="Arial"/>
          <w:sz w:val="24"/>
        </w:rPr>
        <w:t>(II)</w:t>
      </w:r>
      <w:r w:rsidRPr="00B15548">
        <w:rPr>
          <w:rFonts w:cs="Arial"/>
          <w:sz w:val="24"/>
        </w:rPr>
        <w:tab/>
        <w:t>In assessing its need to acquire resources, the utility shall also:</w:t>
      </w:r>
    </w:p>
    <w:p w14:paraId="54CB4A0B" w14:textId="77777777" w:rsidR="00E37AC1" w:rsidRPr="00B15548" w:rsidRDefault="00E37AC1" w:rsidP="00E37AC1">
      <w:pPr>
        <w:pStyle w:val="par3"/>
        <w:rPr>
          <w:rFonts w:cs="Arial"/>
          <w:sz w:val="24"/>
        </w:rPr>
      </w:pPr>
      <w:r w:rsidRPr="00B15548">
        <w:rPr>
          <w:rFonts w:cs="Arial"/>
          <w:sz w:val="24"/>
        </w:rPr>
        <w:t>(A)</w:t>
      </w:r>
      <w:r w:rsidRPr="00B15548">
        <w:rPr>
          <w:rFonts w:cs="Arial"/>
          <w:sz w:val="24"/>
        </w:rPr>
        <w:tab/>
        <w:t>determine the additional eligible energy resources, if any, the utility will need to acquire to allow each member of the cooperative electric generation and transmission association in Colorado to comply with the Commission’s RES rules;</w:t>
      </w:r>
    </w:p>
    <w:p w14:paraId="15E47BEA" w14:textId="77777777" w:rsidR="00E37AC1" w:rsidRPr="00B15548" w:rsidRDefault="00E37AC1" w:rsidP="00E37AC1">
      <w:pPr>
        <w:pStyle w:val="par3"/>
        <w:rPr>
          <w:rFonts w:cs="Arial"/>
          <w:sz w:val="24"/>
        </w:rPr>
      </w:pPr>
      <w:r w:rsidRPr="00B15548">
        <w:rPr>
          <w:rFonts w:cs="Arial"/>
          <w:sz w:val="24"/>
        </w:rPr>
        <w:t>(B)</w:t>
      </w:r>
      <w:r w:rsidRPr="00B15548">
        <w:rPr>
          <w:rFonts w:cs="Arial"/>
          <w:sz w:val="24"/>
        </w:rPr>
        <w:tab/>
        <w:t xml:space="preserve">consider the benefits of energy storage system may provide to increase integration of intermittent resources; improve reliability; </w:t>
      </w:r>
      <w:r w:rsidRPr="00B15548">
        <w:rPr>
          <w:rFonts w:cs="Arial"/>
          <w:sz w:val="24"/>
        </w:rPr>
        <w:lastRenderedPageBreak/>
        <w:t>reduce the need for increased generation facilities to meet period of peak demand; and avoid, reduce, or defer investments; and</w:t>
      </w:r>
    </w:p>
    <w:p w14:paraId="79727368" w14:textId="77777777" w:rsidR="00E37AC1" w:rsidRPr="00B15548" w:rsidRDefault="00E37AC1" w:rsidP="00E37AC1">
      <w:pPr>
        <w:pStyle w:val="par3"/>
        <w:rPr>
          <w:rFonts w:cs="Arial"/>
          <w:sz w:val="24"/>
        </w:rPr>
      </w:pPr>
      <w:r w:rsidRPr="00B15548">
        <w:rPr>
          <w:rFonts w:cs="Arial"/>
          <w:sz w:val="24"/>
        </w:rPr>
        <w:t>(C)</w:t>
      </w:r>
      <w:r w:rsidRPr="00B15548">
        <w:rPr>
          <w:rFonts w:cs="Arial"/>
          <w:sz w:val="24"/>
        </w:rPr>
        <w:tab/>
        <w:t>address statewide goals to reduce greenhouse gas emissions in accordance with rules promulgated and implemented by Colorado Air Quality Control Commission.</w:t>
      </w:r>
    </w:p>
    <w:p w14:paraId="36C24DD9" w14:textId="77777777" w:rsidR="00E37AC1" w:rsidRPr="00B15548" w:rsidRDefault="00E37AC1" w:rsidP="00E37AC1">
      <w:pPr>
        <w:pStyle w:val="par2"/>
        <w:rPr>
          <w:rFonts w:cs="Arial"/>
          <w:sz w:val="24"/>
        </w:rPr>
      </w:pPr>
      <w:r w:rsidRPr="00B15548">
        <w:rPr>
          <w:rFonts w:cs="Arial"/>
          <w:sz w:val="24"/>
        </w:rPr>
        <w:t>(III)</w:t>
      </w:r>
      <w:r w:rsidRPr="00B15548">
        <w:rPr>
          <w:rFonts w:cs="Arial"/>
          <w:sz w:val="24"/>
        </w:rPr>
        <w:tab/>
        <w:t>The Commission may give consideration of the likelihood of new environmental regulations and the risk of higher future costs associated with the emission of greenhouse gases such as carbon dioxide when it considers utility proposals to acquire additional resources during the resource acquisition period.</w:t>
      </w:r>
    </w:p>
    <w:bookmarkEnd w:id="574"/>
    <w:p w14:paraId="57315B6B" w14:textId="77777777" w:rsidR="00A2709D" w:rsidRPr="00B15548" w:rsidRDefault="00A2709D" w:rsidP="00A2709D">
      <w:pPr>
        <w:pStyle w:val="par1"/>
        <w:widowControl w:val="0"/>
        <w:rPr>
          <w:rFonts w:cs="Arial"/>
          <w:sz w:val="24"/>
        </w:rPr>
      </w:pPr>
      <w:r w:rsidRPr="00B15548">
        <w:rPr>
          <w:rFonts w:cs="Arial"/>
          <w:sz w:val="24"/>
        </w:rPr>
        <w:t>(g)</w:t>
      </w:r>
      <w:r w:rsidRPr="00B15548">
        <w:rPr>
          <w:rFonts w:cs="Arial"/>
          <w:sz w:val="24"/>
        </w:rPr>
        <w:tab/>
        <w:t>Phase I.</w:t>
      </w:r>
    </w:p>
    <w:p w14:paraId="1B8CECB1" w14:textId="77777777" w:rsidR="00A2709D" w:rsidRPr="00B15548" w:rsidRDefault="00A2709D" w:rsidP="00A2709D">
      <w:pPr>
        <w:pStyle w:val="par2"/>
        <w:widowControl w:val="0"/>
        <w:rPr>
          <w:rFonts w:cs="Arial"/>
          <w:sz w:val="24"/>
        </w:rPr>
      </w:pPr>
      <w:r w:rsidRPr="00B15548">
        <w:rPr>
          <w:rFonts w:cs="Arial"/>
          <w:sz w:val="24"/>
        </w:rPr>
        <w:t>(I)</w:t>
      </w:r>
      <w:r w:rsidRPr="00B15548">
        <w:rPr>
          <w:rFonts w:cs="Arial"/>
          <w:sz w:val="24"/>
        </w:rPr>
        <w:tab/>
        <w:t>Review on the merits.</w:t>
      </w:r>
    </w:p>
    <w:p w14:paraId="08610D75" w14:textId="77777777" w:rsidR="00A2709D" w:rsidRPr="00B15548" w:rsidRDefault="00A2709D" w:rsidP="00A2709D">
      <w:pPr>
        <w:pStyle w:val="par3"/>
        <w:widowControl w:val="0"/>
        <w:rPr>
          <w:rFonts w:cs="Arial"/>
          <w:sz w:val="24"/>
        </w:rPr>
      </w:pPr>
      <w:r w:rsidRPr="00B15548">
        <w:rPr>
          <w:rFonts w:cs="Arial"/>
          <w:sz w:val="24"/>
        </w:rPr>
        <w:t>(A)</w:t>
      </w:r>
      <w:r w:rsidRPr="00B15548">
        <w:rPr>
          <w:rFonts w:cs="Arial"/>
          <w:sz w:val="24"/>
        </w:rPr>
        <w:tab/>
        <w:t>The utility’s electric resource plan shall be filed as an application; shall meet the requirements of paragraphs 3002(b) and 3002(c); and shall be administered pursuant to the Commission’s Rules of Practice and Procedure.</w:t>
      </w:r>
    </w:p>
    <w:p w14:paraId="0E4DFC1A" w14:textId="77777777" w:rsidR="00A2709D" w:rsidRPr="00B15548" w:rsidRDefault="00A2709D" w:rsidP="00A2709D">
      <w:pPr>
        <w:pStyle w:val="par3"/>
        <w:widowControl w:val="0"/>
        <w:rPr>
          <w:rFonts w:cs="Arial"/>
          <w:sz w:val="24"/>
        </w:rPr>
      </w:pPr>
      <w:r w:rsidRPr="00B15548">
        <w:rPr>
          <w:rFonts w:cs="Arial"/>
          <w:sz w:val="24"/>
        </w:rPr>
        <w:t>(B)</w:t>
      </w:r>
      <w:r w:rsidRPr="00B15548">
        <w:rPr>
          <w:rFonts w:cs="Arial"/>
          <w:sz w:val="24"/>
        </w:rPr>
        <w:tab/>
        <w:t>The Commission may hold a hearing for the purpose of reviewing and rendering a decision regarding the contents of the utility’s filed electric resource plan.</w:t>
      </w:r>
    </w:p>
    <w:p w14:paraId="60CD2691" w14:textId="77777777" w:rsidR="00A2709D" w:rsidRPr="00B15548" w:rsidRDefault="00A2709D" w:rsidP="00A2709D">
      <w:pPr>
        <w:pStyle w:val="par2"/>
        <w:widowControl w:val="0"/>
        <w:rPr>
          <w:rFonts w:cs="Arial"/>
          <w:sz w:val="24"/>
        </w:rPr>
      </w:pPr>
      <w:r w:rsidRPr="00B15548">
        <w:rPr>
          <w:rFonts w:cs="Arial"/>
          <w:sz w:val="24"/>
        </w:rPr>
        <w:t>(II)</w:t>
      </w:r>
      <w:r w:rsidRPr="00B15548">
        <w:rPr>
          <w:rFonts w:cs="Arial"/>
          <w:sz w:val="24"/>
        </w:rPr>
        <w:tab/>
        <w:t>Utility plan for meeting the resource need.</w:t>
      </w:r>
    </w:p>
    <w:p w14:paraId="394D8090" w14:textId="77777777" w:rsidR="00A2709D" w:rsidRPr="00B15548" w:rsidRDefault="00A2709D" w:rsidP="00A2709D">
      <w:pPr>
        <w:pStyle w:val="par3"/>
        <w:widowControl w:val="0"/>
        <w:rPr>
          <w:rFonts w:cs="Arial"/>
          <w:sz w:val="24"/>
        </w:rPr>
      </w:pPr>
      <w:r w:rsidRPr="00B15548">
        <w:rPr>
          <w:rFonts w:cs="Arial"/>
          <w:sz w:val="24"/>
        </w:rPr>
        <w:t>(A)</w:t>
      </w:r>
      <w:r w:rsidRPr="00B15548">
        <w:rPr>
          <w:rFonts w:cs="Arial"/>
          <w:sz w:val="24"/>
        </w:rPr>
        <w:tab/>
        <w:t>The utility shall specify the portion of the resource need that it intends to meet through a competitive acquisition process and the portion that it intends to meet through an alternative method of resource acquisition.</w:t>
      </w:r>
    </w:p>
    <w:p w14:paraId="6D49DFC3" w14:textId="77777777" w:rsidR="00A2709D" w:rsidRPr="00B15548" w:rsidRDefault="00A2709D" w:rsidP="00A2709D">
      <w:pPr>
        <w:pStyle w:val="par3"/>
        <w:widowControl w:val="0"/>
        <w:rPr>
          <w:rFonts w:cs="Arial"/>
          <w:sz w:val="24"/>
        </w:rPr>
      </w:pPr>
      <w:r w:rsidRPr="00B15548">
        <w:rPr>
          <w:rFonts w:cs="Arial"/>
          <w:sz w:val="24"/>
        </w:rPr>
        <w:t>(B)</w:t>
      </w:r>
      <w:r w:rsidRPr="00B15548">
        <w:rPr>
          <w:rFonts w:cs="Arial"/>
          <w:sz w:val="24"/>
        </w:rPr>
        <w:tab/>
        <w:t>If the utility proposes that a portion of the resource need be met through an alternative method of resource acquisition, the utility shall identify the specific resource(s) that it wishes to acquire and the reason the specific resource(s) should not be acquired through a competitive acquisition process.  The utility shall specify whether it agrees to use a project labor agreement for the construction or expansion of a generation facility.</w:t>
      </w:r>
    </w:p>
    <w:p w14:paraId="461A38AC" w14:textId="77777777" w:rsidR="00A2709D" w:rsidRPr="00B15548" w:rsidRDefault="00A2709D" w:rsidP="00A2709D">
      <w:pPr>
        <w:pStyle w:val="par3"/>
        <w:widowControl w:val="0"/>
        <w:rPr>
          <w:rFonts w:cs="Arial"/>
          <w:sz w:val="24"/>
        </w:rPr>
      </w:pPr>
      <w:r w:rsidRPr="00B15548">
        <w:rPr>
          <w:rFonts w:cs="Arial"/>
          <w:sz w:val="24"/>
        </w:rPr>
        <w:t>(C)</w:t>
      </w:r>
      <w:r w:rsidRPr="00B15548">
        <w:rPr>
          <w:rFonts w:cs="Arial"/>
          <w:sz w:val="24"/>
        </w:rPr>
        <w:tab/>
        <w:t xml:space="preserve">Although the utility may propose a method for acquiring new utility resources other than competitive bidding, as a prerequisite, the </w:t>
      </w:r>
      <w:r w:rsidRPr="00B15548">
        <w:rPr>
          <w:rFonts w:cs="Arial"/>
          <w:sz w:val="24"/>
        </w:rPr>
        <w:lastRenderedPageBreak/>
        <w:t>utility shall nonetheless include in its electric resource plan filed under paragraph 3605(a) the necessary bid policies, RFPs, and model contracts necessary to satisfy the resource need identified under paragraph 3605(f) exclusively through competitive bidding.</w:t>
      </w:r>
    </w:p>
    <w:p w14:paraId="76FCE9A2" w14:textId="77777777" w:rsidR="00A2709D" w:rsidRPr="00B15548" w:rsidRDefault="00A2709D" w:rsidP="00A2709D">
      <w:pPr>
        <w:pStyle w:val="par3"/>
        <w:widowControl w:val="0"/>
        <w:rPr>
          <w:rFonts w:cs="Arial"/>
          <w:sz w:val="24"/>
        </w:rPr>
      </w:pPr>
      <w:r w:rsidRPr="00B15548">
        <w:rPr>
          <w:rFonts w:cs="Arial"/>
          <w:sz w:val="24"/>
        </w:rPr>
        <w:t>(D)</w:t>
      </w:r>
      <w:r w:rsidRPr="00B15548">
        <w:rPr>
          <w:rFonts w:cs="Arial"/>
          <w:sz w:val="24"/>
        </w:rPr>
        <w:tab/>
        <w:t>The utility shall specify the competitive acquisition procedures that it intends to use to obtain resources including a schedule of bid fees graduated by the size of the proposed resources.</w:t>
      </w:r>
    </w:p>
    <w:p w14:paraId="5F9BF32C" w14:textId="26498C10" w:rsidR="00A2709D" w:rsidRPr="00B15548" w:rsidRDefault="00A2709D" w:rsidP="00A2709D">
      <w:pPr>
        <w:pStyle w:val="par3"/>
        <w:widowControl w:val="0"/>
        <w:rPr>
          <w:rFonts w:cs="Arial"/>
          <w:sz w:val="24"/>
        </w:rPr>
      </w:pPr>
      <w:r w:rsidRPr="00B15548">
        <w:rPr>
          <w:rFonts w:cs="Arial"/>
          <w:sz w:val="24"/>
        </w:rPr>
        <w:t>(E)</w:t>
      </w:r>
      <w:r w:rsidRPr="00B15548">
        <w:rPr>
          <w:rFonts w:cs="Arial"/>
          <w:sz w:val="24"/>
        </w:rPr>
        <w:tab/>
        <w:t>The utility shall also propose, and other interested parties may provide input as part of the electric resource plan proceeding, criteria for evaluating the costs and benefits of resources such as the valuation of emissions and non-energy benefits, including, for example, benefits associated with Best Value Employment metrics</w:t>
      </w:r>
      <w:del w:id="596" w:author="Author">
        <w:r w:rsidRPr="00B15548" w:rsidDel="00F00A55">
          <w:rPr>
            <w:rFonts w:cs="Arial"/>
            <w:sz w:val="24"/>
          </w:rPr>
          <w:delText xml:space="preserve"> </w:delText>
        </w:r>
        <w:r w:rsidRPr="00B15548" w:rsidDel="00FF64F6">
          <w:rPr>
            <w:rFonts w:cs="Arial"/>
            <w:sz w:val="24"/>
          </w:rPr>
          <w:delText>as described under paragraph 3211(a)</w:delText>
        </w:r>
      </w:del>
      <w:r w:rsidRPr="00B15548">
        <w:rPr>
          <w:rFonts w:cs="Arial"/>
          <w:sz w:val="24"/>
        </w:rPr>
        <w:t>.</w:t>
      </w:r>
    </w:p>
    <w:p w14:paraId="7CCCBA9E" w14:textId="173BF687" w:rsidR="00A2709D" w:rsidRPr="00B15548" w:rsidRDefault="00A2709D" w:rsidP="00A2709D">
      <w:pPr>
        <w:pStyle w:val="par3"/>
        <w:widowControl w:val="0"/>
        <w:rPr>
          <w:rFonts w:cs="Arial"/>
          <w:sz w:val="24"/>
        </w:rPr>
      </w:pPr>
      <w:r w:rsidRPr="00B15548">
        <w:rPr>
          <w:rFonts w:cs="Arial"/>
          <w:sz w:val="24"/>
        </w:rPr>
        <w:t>(F)</w:t>
      </w:r>
      <w:r w:rsidRPr="00B15548">
        <w:rPr>
          <w:rFonts w:cs="Arial"/>
          <w:sz w:val="24"/>
        </w:rPr>
        <w:tab/>
        <w:t>The utility shall propose a written bidding policy as part of its filing under paragraph 3605(a), including the assumptions, criteria, and models that will be used to solicit and evaluate bids in a fair and reasonable manner.</w:t>
      </w:r>
      <w:del w:id="597" w:author="Author">
        <w:r w:rsidRPr="00B15548" w:rsidDel="00E25972">
          <w:rPr>
            <w:rFonts w:cs="Arial"/>
            <w:sz w:val="24"/>
          </w:rPr>
          <w:delText xml:space="preserve">  </w:delText>
        </w:r>
        <w:r w:rsidRPr="00B15548" w:rsidDel="00FF64F6">
          <w:rPr>
            <w:rFonts w:cs="Arial"/>
            <w:sz w:val="24"/>
          </w:rPr>
          <w:delText>The resource solicitation must comply with the applicable requirements set forth in rule 3211, and the utility shall also propose minimum bid qualification requirements for BVE metrics set forth at paragraph 3211(a), including the utility’s proposed methodology for evaluating BVE metrics.</w:delText>
        </w:r>
      </w:del>
    </w:p>
    <w:p w14:paraId="55204538" w14:textId="77777777" w:rsidR="00A2709D" w:rsidRPr="00B15548" w:rsidRDefault="00A2709D" w:rsidP="00A2709D">
      <w:pPr>
        <w:pStyle w:val="par3"/>
        <w:widowControl w:val="0"/>
        <w:rPr>
          <w:rFonts w:cs="Arial"/>
          <w:sz w:val="24"/>
        </w:rPr>
      </w:pPr>
      <w:r w:rsidRPr="00B15548">
        <w:rPr>
          <w:rFonts w:cs="Arial"/>
          <w:sz w:val="24"/>
        </w:rPr>
        <w:t>(G)</w:t>
      </w:r>
      <w:r w:rsidRPr="00B15548">
        <w:rPr>
          <w:rFonts w:cs="Arial"/>
          <w:sz w:val="24"/>
        </w:rPr>
        <w:tab/>
        <w:t>Request for Proposals (RFPs).</w:t>
      </w:r>
    </w:p>
    <w:p w14:paraId="520C5F11" w14:textId="0D65024A" w:rsidR="00A2709D" w:rsidRPr="00B15548" w:rsidRDefault="00A2709D" w:rsidP="00A2709D">
      <w:pPr>
        <w:pStyle w:val="par4"/>
        <w:widowControl w:val="0"/>
        <w:rPr>
          <w:rFonts w:cs="Arial"/>
          <w:sz w:val="24"/>
        </w:rPr>
      </w:pPr>
      <w:r w:rsidRPr="00B15548">
        <w:rPr>
          <w:rFonts w:cs="Arial"/>
          <w:sz w:val="24"/>
        </w:rPr>
        <w:t>(i)</w:t>
      </w:r>
      <w:r w:rsidRPr="00B15548">
        <w:rPr>
          <w:rFonts w:cs="Arial"/>
          <w:sz w:val="24"/>
        </w:rPr>
        <w:tab/>
        <w:t>The proposed RFP(s) filed by the utility shall be designed to solicit competitive bids to acquire resources pursuant to subparagraph 3605(g)(II).  To minimize bidder exceptions and to enhance bid comparability, the utility shall include in its proposed RFP(s) a model contract.</w:t>
      </w:r>
      <w:ins w:id="598" w:author="Author">
        <w:r w:rsidR="00FF64F6">
          <w:rPr>
            <w:rFonts w:cs="Arial"/>
            <w:sz w:val="24"/>
          </w:rPr>
          <w:t xml:space="preserve"> </w:t>
        </w:r>
        <w:r w:rsidR="00F00A55">
          <w:rPr>
            <w:rFonts w:cs="Arial"/>
            <w:sz w:val="24"/>
          </w:rPr>
          <w:t xml:space="preserve"> </w:t>
        </w:r>
        <w:r w:rsidR="00FF64F6" w:rsidRPr="00FF64F6">
          <w:rPr>
            <w:sz w:val="24"/>
          </w:rPr>
          <w:t xml:space="preserve">The RFP shall explicitly allow bids interconnecting to transmission facilities of other utilities so </w:t>
        </w:r>
        <w:bookmarkStart w:id="599" w:name="_Hlk193297271"/>
        <w:r w:rsidR="00FF64F6" w:rsidRPr="00FF64F6">
          <w:rPr>
            <w:sz w:val="24"/>
          </w:rPr>
          <w:t>long as the bidder can demonstrate existing agreements or commitments detailing a firm transmission path from the resource’s point of interconnection to the utility’s transmission system.</w:t>
        </w:r>
      </w:ins>
      <w:bookmarkEnd w:id="599"/>
    </w:p>
    <w:p w14:paraId="3FA7F454" w14:textId="66B5A088" w:rsidR="00A2709D" w:rsidRPr="00B15548" w:rsidRDefault="00A2709D" w:rsidP="00A2709D">
      <w:pPr>
        <w:pStyle w:val="par4"/>
        <w:widowControl w:val="0"/>
        <w:rPr>
          <w:rFonts w:cs="Arial"/>
          <w:sz w:val="24"/>
        </w:rPr>
      </w:pPr>
      <w:r w:rsidRPr="00B15548">
        <w:rPr>
          <w:rFonts w:cs="Arial"/>
          <w:sz w:val="24"/>
        </w:rPr>
        <w:t>(ii)</w:t>
      </w:r>
      <w:r w:rsidRPr="00B15548">
        <w:rPr>
          <w:rFonts w:cs="Arial"/>
          <w:sz w:val="24"/>
        </w:rPr>
        <w:tab/>
        <w:t xml:space="preserve">The proposed RFP(s) shall include the bid evaluation criteria the utility will use in ranking the bids received.  The utility shall also include in its proposed RFP(s):  details concerning its resource needs; reasonable estimates of </w:t>
      </w:r>
      <w:ins w:id="600" w:author="Author">
        <w:r w:rsidR="00AD3D31">
          <w:rPr>
            <w:rFonts w:cs="Arial"/>
            <w:sz w:val="24"/>
          </w:rPr>
          <w:t xml:space="preserve">both </w:t>
        </w:r>
      </w:ins>
      <w:r w:rsidRPr="00B15548">
        <w:rPr>
          <w:rFonts w:cs="Arial"/>
          <w:sz w:val="24"/>
        </w:rPr>
        <w:lastRenderedPageBreak/>
        <w:t xml:space="preserve">transmission </w:t>
      </w:r>
      <w:ins w:id="601" w:author="Author">
        <w:r w:rsidR="00AD3D31">
          <w:rPr>
            <w:rFonts w:cs="Arial"/>
            <w:sz w:val="24"/>
          </w:rPr>
          <w:t xml:space="preserve">interconnection and deliverability-related </w:t>
        </w:r>
      </w:ins>
      <w:r w:rsidRPr="00B15548">
        <w:rPr>
          <w:rFonts w:cs="Arial"/>
          <w:sz w:val="24"/>
        </w:rPr>
        <w:t>costs for resources located in different areas and connecting to the utility’s transmission system pursuant to paragraph 3605(d)</w:t>
      </w:r>
      <w:del w:id="602" w:author="Author">
        <w:r w:rsidRPr="00B15548" w:rsidDel="00AD3D31">
          <w:rPr>
            <w:rFonts w:cs="Arial"/>
            <w:sz w:val="24"/>
          </w:rPr>
          <w:delText>, including a detailed description of how the costs of future transmission will apply to bid resources</w:delText>
        </w:r>
      </w:del>
      <w:r w:rsidRPr="00B15548">
        <w:rPr>
          <w:rFonts w:cs="Arial"/>
          <w:sz w:val="24"/>
        </w:rPr>
        <w:t xml:space="preserve">; </w:t>
      </w:r>
      <w:ins w:id="603" w:author="Author">
        <w:r w:rsidR="00AD3D31" w:rsidRPr="00305122">
          <w:rPr>
            <w:sz w:val="24"/>
          </w:rPr>
          <w:t xml:space="preserve">a set of proposed transmission </w:t>
        </w:r>
        <w:r w:rsidR="00AD3D31" w:rsidRPr="00AD3D31">
          <w:rPr>
            <w:sz w:val="24"/>
          </w:rPr>
          <w:t xml:space="preserve">adders to be included in bid costs during capacity expansion modeling for bids that are not aligned with the utility’s most recent Transmission System Plan as well as potential modeling credits for bids locating in areas that would ameliorate an existing transmission constraint; for each transmission line segment at or above 115 kV, the utility shall provide graphical or tabular data presenting, for the most recent year for which measured load data are available, hourly line loading as a fraction of rated capacity; </w:t>
        </w:r>
        <w:del w:id="604" w:author="Author">
          <w:r w:rsidR="00AD3D31" w:rsidRPr="00AD3D31" w:rsidDel="007C6F5D">
            <w:rPr>
              <w:sz w:val="24"/>
            </w:rPr>
            <w:delText xml:space="preserve"> </w:delText>
          </w:r>
        </w:del>
      </w:ins>
      <w:r w:rsidRPr="00B15548">
        <w:rPr>
          <w:rFonts w:cs="Arial"/>
          <w:sz w:val="24"/>
        </w:rPr>
        <w:t>the extent and degree to which resources must be dispatchable, including the requirement, if any, that resources be able to operate under automatic dispatch control; any physical and performance requirements for energy storage systems or instructions for bidders to explain characteristics of energy storage systems, including but not limited to discharge rates and durations, charging rates, response time, and cycling losses and limitations; methodologies or credit mechanisms to value energy storage services provided to the utility system; the utility's proposed model contract(s) for the acquisition of resources; proposed contract term lengths; discount rate; general planning assumptions; and, any other information necessary to implement a fair and reasonable bidding program.</w:t>
      </w:r>
    </w:p>
    <w:p w14:paraId="29551C99" w14:textId="7B2A1A66" w:rsidR="00A2709D" w:rsidRPr="00B15548" w:rsidRDefault="00A2709D" w:rsidP="00A2709D">
      <w:pPr>
        <w:pStyle w:val="par4"/>
        <w:widowControl w:val="0"/>
        <w:rPr>
          <w:rFonts w:cs="Arial"/>
          <w:sz w:val="24"/>
        </w:rPr>
      </w:pPr>
      <w:r w:rsidRPr="00B15548">
        <w:rPr>
          <w:rFonts w:cs="Arial"/>
          <w:sz w:val="24"/>
        </w:rPr>
        <w:t>(iii)</w:t>
      </w:r>
      <w:r w:rsidRPr="00B15548">
        <w:rPr>
          <w:rFonts w:cs="Arial"/>
          <w:sz w:val="24"/>
        </w:rPr>
        <w:tab/>
        <w:t xml:space="preserve">The utility shall request from bidders Best Value Employment metrics for each bid resource </w:t>
      </w:r>
      <w:del w:id="605" w:author="Author">
        <w:r w:rsidRPr="00B15548" w:rsidDel="00AD3D31">
          <w:rPr>
            <w:rFonts w:cs="Arial"/>
            <w:sz w:val="24"/>
          </w:rPr>
          <w:delText xml:space="preserve">as required by paragraph 3211(a), </w:delText>
        </w:r>
      </w:del>
      <w:r w:rsidRPr="00B15548">
        <w:rPr>
          <w:rFonts w:cs="Arial"/>
          <w:sz w:val="24"/>
        </w:rPr>
        <w:t>and</w:t>
      </w:r>
      <w:del w:id="606" w:author="Author">
        <w:r w:rsidRPr="00B15548" w:rsidDel="00211AF3">
          <w:rPr>
            <w:rFonts w:cs="Arial"/>
            <w:sz w:val="24"/>
          </w:rPr>
          <w:delText xml:space="preserve"> </w:delText>
        </w:r>
        <w:r w:rsidRPr="00B15548" w:rsidDel="00AD3D31">
          <w:rPr>
            <w:rFonts w:cs="Arial"/>
            <w:sz w:val="24"/>
          </w:rPr>
          <w:delText>may reject bids that fail to provide such information</w:delText>
        </w:r>
      </w:del>
      <w:ins w:id="607" w:author="Author">
        <w:r w:rsidR="00AD3D31">
          <w:rPr>
            <w:rFonts w:cs="Arial"/>
            <w:sz w:val="24"/>
          </w:rPr>
          <w:t xml:space="preserve"> shall set forth </w:t>
        </w:r>
        <w:r w:rsidR="00AD3D31" w:rsidRPr="00AD3D31">
          <w:rPr>
            <w:sz w:val="24"/>
          </w:rPr>
          <w:t xml:space="preserve">criteria for the review of such metrics, based on objective performance standards, to be applied in the evaluation and selection of bids in accordance with </w:t>
        </w:r>
        <w:r w:rsidR="00AD3D31" w:rsidRPr="00AD3D31">
          <w:rPr>
            <w:rFonts w:cs="Arial"/>
            <w:sz w:val="24"/>
          </w:rPr>
          <w:t>§</w:t>
        </w:r>
        <w:r w:rsidR="00AD3D31" w:rsidRPr="00AD3D31">
          <w:rPr>
            <w:sz w:val="24"/>
          </w:rPr>
          <w:t xml:space="preserve"> 40-2-129, C.R.S</w:t>
        </w:r>
      </w:ins>
      <w:r w:rsidRPr="00B15548">
        <w:rPr>
          <w:rFonts w:cs="Arial"/>
          <w:sz w:val="24"/>
        </w:rPr>
        <w:t>.</w:t>
      </w:r>
    </w:p>
    <w:p w14:paraId="4136EA81" w14:textId="5D977B03" w:rsidR="00A2709D" w:rsidRPr="00B15548" w:rsidDel="00AD3D31" w:rsidRDefault="00A2709D" w:rsidP="00A2709D">
      <w:pPr>
        <w:pStyle w:val="par4"/>
        <w:widowControl w:val="0"/>
        <w:rPr>
          <w:del w:id="608" w:author="Author"/>
          <w:rFonts w:cs="Arial"/>
          <w:sz w:val="24"/>
        </w:rPr>
      </w:pPr>
      <w:del w:id="609" w:author="Author">
        <w:r w:rsidRPr="00B15548" w:rsidDel="00AD3D31">
          <w:rPr>
            <w:rFonts w:cs="Arial"/>
            <w:sz w:val="24"/>
          </w:rPr>
          <w:delText>(iv)</w:delText>
        </w:r>
        <w:r w:rsidRPr="00B15548" w:rsidDel="00AD3D31">
          <w:rPr>
            <w:rFonts w:cs="Arial"/>
            <w:sz w:val="24"/>
          </w:rPr>
          <w:tab/>
          <w:delText>The utility’s proposed model contract(s) for acquisition of resources shall also meet the requirements of paragraph 3211(b) for ESPW projects, to the extent applicable.</w:delText>
        </w:r>
      </w:del>
    </w:p>
    <w:p w14:paraId="72CF374B" w14:textId="4936AD2C" w:rsidR="00A2709D" w:rsidRPr="00B15548" w:rsidRDefault="00A2709D" w:rsidP="00A2709D">
      <w:pPr>
        <w:pStyle w:val="par4"/>
        <w:widowControl w:val="0"/>
        <w:rPr>
          <w:rFonts w:cs="Arial"/>
          <w:sz w:val="24"/>
        </w:rPr>
      </w:pPr>
      <w:r w:rsidRPr="00B15548">
        <w:rPr>
          <w:rFonts w:cs="Arial"/>
          <w:sz w:val="24"/>
        </w:rPr>
        <w:t>(</w:t>
      </w:r>
      <w:del w:id="610" w:author="Author">
        <w:r w:rsidRPr="00B15548" w:rsidDel="00AD3D31">
          <w:rPr>
            <w:rFonts w:cs="Arial"/>
            <w:sz w:val="24"/>
          </w:rPr>
          <w:delText>v</w:delText>
        </w:r>
      </w:del>
      <w:ins w:id="611" w:author="Author">
        <w:r w:rsidR="00AD3D31">
          <w:rPr>
            <w:rFonts w:cs="Arial"/>
            <w:sz w:val="24"/>
          </w:rPr>
          <w:t>iv</w:t>
        </w:r>
      </w:ins>
      <w:r w:rsidRPr="00B15548">
        <w:rPr>
          <w:rFonts w:cs="Arial"/>
          <w:sz w:val="24"/>
        </w:rPr>
        <w:t>)</w:t>
      </w:r>
      <w:r w:rsidRPr="00B15548">
        <w:rPr>
          <w:rFonts w:cs="Arial"/>
          <w:sz w:val="24"/>
        </w:rPr>
        <w:tab/>
        <w:t xml:space="preserve">When issuing its RFP, the utility shall provide potential </w:t>
      </w:r>
      <w:r w:rsidRPr="00B15548">
        <w:rPr>
          <w:rFonts w:cs="Arial"/>
          <w:sz w:val="24"/>
        </w:rPr>
        <w:lastRenderedPageBreak/>
        <w:t>bidders with the Commission’s order or orders specifying the form of nondisclosure agreement necessary to obtain access to confidential and highly confidential modeling inputs and assumptions provided by the utility.</w:t>
      </w:r>
    </w:p>
    <w:p w14:paraId="2D2426CC" w14:textId="77777777" w:rsidR="00AD3D31" w:rsidRPr="00B15548" w:rsidRDefault="00AD3D31" w:rsidP="00AD3D31">
      <w:pPr>
        <w:pStyle w:val="par2"/>
        <w:widowControl w:val="0"/>
        <w:rPr>
          <w:rFonts w:cs="Arial"/>
          <w:sz w:val="24"/>
        </w:rPr>
      </w:pPr>
      <w:r w:rsidRPr="00B15548">
        <w:rPr>
          <w:rFonts w:cs="Arial"/>
          <w:sz w:val="24"/>
        </w:rPr>
        <w:t>(III)</w:t>
      </w:r>
      <w:r w:rsidRPr="00B15548">
        <w:rPr>
          <w:rFonts w:cs="Arial"/>
          <w:sz w:val="24"/>
        </w:rPr>
        <w:tab/>
        <w:t>Phase I decision.</w:t>
      </w:r>
    </w:p>
    <w:p w14:paraId="5EF1184E" w14:textId="77777777" w:rsidR="00AD3D31" w:rsidRPr="00B15548" w:rsidRDefault="00AD3D31" w:rsidP="00AD3D31">
      <w:pPr>
        <w:pStyle w:val="par3"/>
        <w:widowControl w:val="0"/>
        <w:rPr>
          <w:rFonts w:cs="Arial"/>
          <w:sz w:val="24"/>
        </w:rPr>
      </w:pPr>
      <w:r w:rsidRPr="00B15548">
        <w:rPr>
          <w:rFonts w:cs="Arial"/>
          <w:sz w:val="24"/>
        </w:rPr>
        <w:t>(A)</w:t>
      </w:r>
      <w:r w:rsidRPr="00B15548">
        <w:rPr>
          <w:rFonts w:cs="Arial"/>
          <w:sz w:val="24"/>
        </w:rPr>
        <w:tab/>
        <w:t>Based upon the evidence of record, the Commission shall issue a written decision approving, disapproving, or ordering modifications, in whole or in part, to the utility's electric resource plan.</w:t>
      </w:r>
    </w:p>
    <w:p w14:paraId="623E4B04" w14:textId="77777777" w:rsidR="00AD3D31" w:rsidRPr="00B15548" w:rsidRDefault="00AD3D31" w:rsidP="00AD3D31">
      <w:pPr>
        <w:pStyle w:val="par3"/>
        <w:widowControl w:val="0"/>
        <w:rPr>
          <w:rFonts w:cs="Arial"/>
          <w:sz w:val="24"/>
        </w:rPr>
      </w:pPr>
      <w:r w:rsidRPr="00B15548">
        <w:rPr>
          <w:rFonts w:cs="Arial"/>
          <w:sz w:val="24"/>
        </w:rPr>
        <w:t>(B)</w:t>
      </w:r>
      <w:r w:rsidRPr="00B15548">
        <w:rPr>
          <w:rFonts w:cs="Arial"/>
          <w:sz w:val="24"/>
        </w:rPr>
        <w:tab/>
        <w:t>The Phase I decision approving or denying the electric resource plan shall address the contents of the utility's plan filed in accordance with paragraph 3605(a).  If the record contains sufficient evidence, the Commission shall specifically approve or modify:  the utility's assessment of need for additional resources in the resource acquisition period; the utility's plans for acquiring additional resources through an all-source competitive acquisition process or through an alternative acquisition process; and components of the utility's proposed RFP, such as the model contracts and the proposed evaluation criteria, including those related to BVE metrics pursuant to rule 3211.</w:t>
      </w:r>
    </w:p>
    <w:p w14:paraId="0AD0BAC3" w14:textId="77777777" w:rsidR="00AD3D31" w:rsidRPr="00B15548" w:rsidRDefault="00AD3D31" w:rsidP="00AD3D31">
      <w:pPr>
        <w:pStyle w:val="par3"/>
        <w:widowControl w:val="0"/>
        <w:rPr>
          <w:rFonts w:cs="Arial"/>
          <w:sz w:val="24"/>
        </w:rPr>
      </w:pPr>
      <w:r w:rsidRPr="00B15548">
        <w:rPr>
          <w:rFonts w:cs="Arial"/>
          <w:sz w:val="24"/>
        </w:rPr>
        <w:t>(C)</w:t>
      </w:r>
      <w:r w:rsidRPr="00B15548">
        <w:rPr>
          <w:rFonts w:cs="Arial"/>
          <w:sz w:val="24"/>
        </w:rPr>
        <w:tab/>
        <w:t>The Phase I decision will set forth the information the utility shall provide in the ERP Implementation Report regarding potential resources, proposed utility-owned resources, and the modeling of portfolio combinations of resources to support the development of cost-effective resource plans.</w:t>
      </w:r>
    </w:p>
    <w:p w14:paraId="04998A4F" w14:textId="77777777" w:rsidR="00AD3D31" w:rsidRPr="00B15548" w:rsidRDefault="00AD3D31" w:rsidP="00AD3D31">
      <w:pPr>
        <w:pStyle w:val="par4"/>
        <w:widowControl w:val="0"/>
        <w:rPr>
          <w:rFonts w:cs="Arial"/>
          <w:sz w:val="24"/>
        </w:rPr>
      </w:pPr>
      <w:r w:rsidRPr="00B15548">
        <w:rPr>
          <w:rFonts w:cs="Arial"/>
          <w:sz w:val="24"/>
        </w:rPr>
        <w:t>(i)</w:t>
      </w:r>
      <w:r w:rsidRPr="00B15548">
        <w:rPr>
          <w:rFonts w:cs="Arial"/>
          <w:sz w:val="24"/>
        </w:rPr>
        <w:tab/>
        <w:t>The Commission shall determine the cost of carbon dioxide emissions to assess the cost, benefit, and net present value of revenue requirements to be presented in the ERP Implementation Report.</w:t>
      </w:r>
    </w:p>
    <w:p w14:paraId="115BA669" w14:textId="77777777" w:rsidR="00AD3D31" w:rsidRPr="00B15548" w:rsidRDefault="00AD3D31" w:rsidP="00AD3D31">
      <w:pPr>
        <w:pStyle w:val="par4"/>
        <w:widowControl w:val="0"/>
        <w:rPr>
          <w:rFonts w:cs="Arial"/>
          <w:sz w:val="24"/>
        </w:rPr>
      </w:pPr>
      <w:r w:rsidRPr="00B15548">
        <w:rPr>
          <w:rFonts w:cs="Arial"/>
          <w:sz w:val="24"/>
        </w:rPr>
        <w:t>(ii)</w:t>
      </w:r>
      <w:r w:rsidRPr="00B15548">
        <w:rPr>
          <w:rFonts w:cs="Arial"/>
          <w:sz w:val="24"/>
        </w:rPr>
        <w:tab/>
        <w:t>In consideration of the base case portfolio of resources and alternative portfolios proposed by the utility, the Commission shall define the base case portfolio and alternative portfolios for modeling in Phase II.</w:t>
      </w:r>
    </w:p>
    <w:p w14:paraId="040BB5FB" w14:textId="77777777" w:rsidR="00AD3D31" w:rsidRPr="00B15548" w:rsidRDefault="00AD3D31" w:rsidP="00AD3D31">
      <w:pPr>
        <w:pStyle w:val="par4"/>
        <w:widowControl w:val="0"/>
        <w:rPr>
          <w:rFonts w:cs="Arial"/>
          <w:sz w:val="24"/>
        </w:rPr>
      </w:pPr>
      <w:r w:rsidRPr="00B15548">
        <w:rPr>
          <w:rFonts w:cs="Arial"/>
          <w:sz w:val="24"/>
        </w:rPr>
        <w:t>(iii)</w:t>
      </w:r>
      <w:r w:rsidRPr="00B15548">
        <w:rPr>
          <w:rFonts w:cs="Arial"/>
          <w:sz w:val="24"/>
        </w:rPr>
        <w:tab/>
        <w:t xml:space="preserve">The Commission may require the utility to provide information regarding alternative portfolios in addition to the base case portfolio and information regarding the cost, </w:t>
      </w:r>
      <w:r w:rsidRPr="00B15548">
        <w:rPr>
          <w:rFonts w:cs="Arial"/>
          <w:sz w:val="24"/>
        </w:rPr>
        <w:lastRenderedPageBreak/>
        <w:t>benefit, and net present value of revenue requirements of the alternative portfolios using different levels of costs for carbon dioxide.</w:t>
      </w:r>
    </w:p>
    <w:p w14:paraId="50511BA0" w14:textId="77777777" w:rsidR="00AD3D31" w:rsidRPr="00B15548" w:rsidRDefault="00AD3D31" w:rsidP="00AD3D31">
      <w:pPr>
        <w:pStyle w:val="par4"/>
        <w:widowControl w:val="0"/>
        <w:rPr>
          <w:rFonts w:cs="Arial"/>
          <w:sz w:val="24"/>
        </w:rPr>
      </w:pPr>
      <w:r w:rsidRPr="00B15548">
        <w:rPr>
          <w:rFonts w:cs="Arial"/>
          <w:sz w:val="24"/>
        </w:rPr>
        <w:t>(iv)</w:t>
      </w:r>
      <w:r w:rsidRPr="00B15548">
        <w:rPr>
          <w:rFonts w:cs="Arial"/>
          <w:sz w:val="24"/>
        </w:rPr>
        <w:tab/>
        <w:t>In accordance with § 40-3.2-106(3), C.R.S., the Commission shall establish the relevant factors other than the cost of carbon dioxide emissions for consideration of the approval of the utility’s electric resource plan.</w:t>
      </w:r>
    </w:p>
    <w:p w14:paraId="529DA0DD" w14:textId="77777777" w:rsidR="00AD3D31" w:rsidRPr="00B15548" w:rsidRDefault="00AD3D31" w:rsidP="00AD3D31">
      <w:pPr>
        <w:pStyle w:val="par3"/>
        <w:widowControl w:val="0"/>
        <w:rPr>
          <w:rFonts w:cs="Arial"/>
          <w:sz w:val="24"/>
        </w:rPr>
      </w:pPr>
      <w:r w:rsidRPr="00B15548">
        <w:rPr>
          <w:rFonts w:cs="Arial"/>
          <w:sz w:val="24"/>
        </w:rPr>
        <w:t>(D)</w:t>
      </w:r>
      <w:r w:rsidRPr="00B15548">
        <w:rPr>
          <w:rFonts w:cs="Arial"/>
          <w:sz w:val="24"/>
        </w:rPr>
        <w:tab/>
        <w:t>The Phase I decision will establish the deadline for the utility to submit its ERP Implementation Report.</w:t>
      </w:r>
    </w:p>
    <w:p w14:paraId="05921A04" w14:textId="77777777" w:rsidR="00AD3D31" w:rsidRDefault="00AD3D31" w:rsidP="00AD3D31">
      <w:pPr>
        <w:pStyle w:val="par3"/>
        <w:widowControl w:val="0"/>
        <w:tabs>
          <w:tab w:val="clear" w:pos="720"/>
        </w:tabs>
        <w:rPr>
          <w:rFonts w:cs="Arial"/>
          <w:sz w:val="24"/>
        </w:rPr>
      </w:pPr>
      <w:r w:rsidRPr="00B15548">
        <w:rPr>
          <w:rFonts w:cs="Arial"/>
          <w:sz w:val="24"/>
        </w:rPr>
        <w:t>(E)</w:t>
      </w:r>
      <w:r w:rsidRPr="00B15548">
        <w:rPr>
          <w:rFonts w:cs="Arial"/>
          <w:sz w:val="24"/>
        </w:rPr>
        <w:tab/>
        <w:t xml:space="preserve">If the Commission declines to approve a utility’s electric resource plan, either in whole or in part, the utility shall make changes to the plan in response to the Commission's decision.  Within 90 days of the Commission's rejection of a plan, the utility shall file an amended plan with the Commission and shall provide the amended plan to all parties who participated in the application proceeding concerning the utility’s plan.  All such parties may participate in any hearings regarding the amended plan. </w:t>
      </w:r>
    </w:p>
    <w:p w14:paraId="601984CD" w14:textId="71B34605" w:rsidR="00A2709D" w:rsidRPr="00B15548" w:rsidRDefault="00A2709D" w:rsidP="00AD3D31">
      <w:pPr>
        <w:pStyle w:val="par3"/>
        <w:widowControl w:val="0"/>
        <w:ind w:left="720"/>
        <w:rPr>
          <w:rFonts w:cs="Arial"/>
          <w:sz w:val="24"/>
        </w:rPr>
      </w:pPr>
      <w:r w:rsidRPr="00B15548">
        <w:rPr>
          <w:rFonts w:cs="Arial"/>
          <w:sz w:val="24"/>
        </w:rPr>
        <w:t>(h)</w:t>
      </w:r>
      <w:r w:rsidRPr="00B15548">
        <w:rPr>
          <w:rFonts w:cs="Arial"/>
          <w:sz w:val="24"/>
        </w:rPr>
        <w:tab/>
        <w:t>Phase II.</w:t>
      </w:r>
    </w:p>
    <w:p w14:paraId="38129CDD" w14:textId="77777777" w:rsidR="00A2709D" w:rsidRPr="00B15548" w:rsidRDefault="00A2709D" w:rsidP="00A2709D">
      <w:pPr>
        <w:pStyle w:val="par2"/>
        <w:widowControl w:val="0"/>
        <w:rPr>
          <w:rFonts w:cs="Arial"/>
          <w:sz w:val="24"/>
        </w:rPr>
      </w:pPr>
      <w:r w:rsidRPr="00B15548">
        <w:rPr>
          <w:rFonts w:cs="Arial"/>
          <w:sz w:val="24"/>
        </w:rPr>
        <w:t>(I)</w:t>
      </w:r>
      <w:r w:rsidRPr="00B15548">
        <w:rPr>
          <w:rFonts w:cs="Arial"/>
          <w:sz w:val="24"/>
        </w:rPr>
        <w:tab/>
        <w:t>ERP Implementation Report.</w:t>
      </w:r>
    </w:p>
    <w:p w14:paraId="3D18A7CC" w14:textId="77777777" w:rsidR="00A2709D" w:rsidRPr="00B15548" w:rsidRDefault="00A2709D" w:rsidP="00A2709D">
      <w:pPr>
        <w:pStyle w:val="par3"/>
        <w:widowControl w:val="0"/>
        <w:rPr>
          <w:rFonts w:cs="Arial"/>
          <w:sz w:val="24"/>
        </w:rPr>
      </w:pPr>
      <w:r w:rsidRPr="00B15548">
        <w:rPr>
          <w:rFonts w:cs="Arial"/>
          <w:sz w:val="24"/>
        </w:rPr>
        <w:t>(A)</w:t>
      </w:r>
      <w:r w:rsidRPr="00B15548">
        <w:rPr>
          <w:rFonts w:cs="Arial"/>
          <w:sz w:val="24"/>
        </w:rPr>
        <w:tab/>
        <w:t>On or before the deadline established by the Commission, the utility shall file a report with the Commission presenting cost-effective resource plans in accordance with the Commission’s Phase I decision.  The utility shall identify its preferred cost-effective resource plan.</w:t>
      </w:r>
    </w:p>
    <w:p w14:paraId="75EA0AF5" w14:textId="77777777" w:rsidR="00A2709D" w:rsidRPr="00B15548" w:rsidRDefault="00A2709D" w:rsidP="00A2709D">
      <w:pPr>
        <w:pStyle w:val="par4"/>
        <w:widowControl w:val="0"/>
        <w:rPr>
          <w:rFonts w:cs="Arial"/>
          <w:sz w:val="24"/>
        </w:rPr>
      </w:pPr>
      <w:r w:rsidRPr="00B15548">
        <w:rPr>
          <w:rFonts w:cs="Arial"/>
          <w:sz w:val="24"/>
        </w:rPr>
        <w:t>(i)</w:t>
      </w:r>
      <w:r w:rsidRPr="00B15548">
        <w:rPr>
          <w:rFonts w:cs="Arial"/>
          <w:sz w:val="24"/>
        </w:rPr>
        <w:tab/>
        <w:t>The utility shall apply the cost of carbon dioxide emissions to all existing and new utility resources in its modeling of the costs and benefits of all resource plans as required by the Commission’s Phase I decision.</w:t>
      </w:r>
    </w:p>
    <w:p w14:paraId="280BD95E" w14:textId="3C632AA1" w:rsidR="00BB6765" w:rsidRDefault="00BB6765" w:rsidP="00A2709D">
      <w:pPr>
        <w:pStyle w:val="par4"/>
        <w:widowControl w:val="0"/>
        <w:rPr>
          <w:ins w:id="612" w:author="Author"/>
          <w:rFonts w:cs="Arial"/>
          <w:sz w:val="24"/>
        </w:rPr>
      </w:pPr>
      <w:ins w:id="613" w:author="Author">
        <w:r>
          <w:rPr>
            <w:sz w:val="24"/>
          </w:rPr>
          <w:t>(ii)</w:t>
        </w:r>
        <w:r>
          <w:rPr>
            <w:sz w:val="24"/>
          </w:rPr>
          <w:tab/>
        </w:r>
        <w:r w:rsidRPr="00BB6765">
          <w:rPr>
            <w:sz w:val="24"/>
          </w:rPr>
          <w:t>The utility shall separately identify the estimated cost to interconnect each proposed resource in each presented resource portfolio and provide an estimate of any additional incremental transmission costs necessary to deliver electricity generated by each proposed portfolio to load.</w:t>
        </w:r>
      </w:ins>
    </w:p>
    <w:p w14:paraId="2EB34EA5" w14:textId="4B26F492" w:rsidR="00A2709D" w:rsidRPr="00B15548" w:rsidRDefault="00A2709D" w:rsidP="00A2709D">
      <w:pPr>
        <w:pStyle w:val="par4"/>
        <w:widowControl w:val="0"/>
        <w:rPr>
          <w:rFonts w:cs="Arial"/>
          <w:sz w:val="24"/>
        </w:rPr>
      </w:pPr>
      <w:r w:rsidRPr="00B15548">
        <w:rPr>
          <w:rFonts w:cs="Arial"/>
          <w:sz w:val="24"/>
        </w:rPr>
        <w:lastRenderedPageBreak/>
        <w:t>(</w:t>
      </w:r>
      <w:del w:id="614" w:author="Author">
        <w:r w:rsidR="00BB6765" w:rsidDel="00BB6765">
          <w:rPr>
            <w:rFonts w:cs="Arial"/>
            <w:sz w:val="24"/>
          </w:rPr>
          <w:delText>ii</w:delText>
        </w:r>
      </w:del>
      <w:ins w:id="615" w:author="Author">
        <w:r w:rsidR="00BB6765">
          <w:rPr>
            <w:rFonts w:cs="Arial"/>
            <w:sz w:val="24"/>
          </w:rPr>
          <w:t>iii</w:t>
        </w:r>
      </w:ins>
      <w:r w:rsidRPr="00B15548">
        <w:rPr>
          <w:rFonts w:cs="Arial"/>
          <w:sz w:val="24"/>
        </w:rPr>
        <w:t>)</w:t>
      </w:r>
      <w:r w:rsidRPr="00B15548">
        <w:rPr>
          <w:rFonts w:cs="Arial"/>
          <w:sz w:val="24"/>
        </w:rPr>
        <w:tab/>
        <w:t xml:space="preserve">The utility shall present a calculation of the net present value of revenue requirement for each portfolio required by the Phase I decision, including </w:t>
      </w:r>
      <w:ins w:id="616" w:author="Author">
        <w:r w:rsidR="00BB6765" w:rsidRPr="00305122">
          <w:rPr>
            <w:sz w:val="24"/>
          </w:rPr>
          <w:t>transmission interconnection and delivery-related costs</w:t>
        </w:r>
      </w:ins>
      <w:del w:id="617" w:author="Author">
        <w:r w:rsidRPr="00B15548" w:rsidDel="00BB6765">
          <w:rPr>
            <w:rFonts w:cs="Arial"/>
            <w:sz w:val="24"/>
          </w:rPr>
          <w:delText>the defined base case portfolio</w:delText>
        </w:r>
      </w:del>
      <w:r w:rsidRPr="00B15548">
        <w:rPr>
          <w:rFonts w:cs="Arial"/>
          <w:sz w:val="24"/>
        </w:rPr>
        <w:t>.  The utility shall present the net present value of revenue requirement for each existing and new utility resource included in the portfolio, as well as the total cost of carbon dioxide emissions of the total portfolio, calculated using the cost of carbon set forth in the Phase I decision and calculated without using the cost of carbon dioxide emissions.  The utility also shall present, for each portfolio, the net present value calculation of the total cost of carbon dioxide emissions calculated by multiplying the total emissions of that portfolio by the cost of carbon dioxide.</w:t>
      </w:r>
    </w:p>
    <w:p w14:paraId="2FDCCA50" w14:textId="0DE2EB18" w:rsidR="00A2709D" w:rsidRPr="00B15548" w:rsidRDefault="00A2709D" w:rsidP="00A2709D">
      <w:pPr>
        <w:pStyle w:val="par4"/>
        <w:widowControl w:val="0"/>
        <w:rPr>
          <w:rFonts w:cs="Arial"/>
          <w:sz w:val="24"/>
        </w:rPr>
      </w:pPr>
      <w:r w:rsidRPr="00B15548">
        <w:rPr>
          <w:rFonts w:cs="Arial"/>
          <w:sz w:val="24"/>
        </w:rPr>
        <w:t>(</w:t>
      </w:r>
      <w:del w:id="618" w:author="Author">
        <w:r w:rsidRPr="00B15548" w:rsidDel="00BB6765">
          <w:rPr>
            <w:rFonts w:cs="Arial"/>
            <w:sz w:val="24"/>
          </w:rPr>
          <w:delText>iii</w:delText>
        </w:r>
      </w:del>
      <w:ins w:id="619" w:author="Author">
        <w:r w:rsidR="00F00A55">
          <w:rPr>
            <w:rFonts w:cs="Arial"/>
            <w:sz w:val="24"/>
          </w:rPr>
          <w:t>i</w:t>
        </w:r>
        <w:r w:rsidR="00BB6765">
          <w:rPr>
            <w:rFonts w:cs="Arial"/>
            <w:sz w:val="24"/>
          </w:rPr>
          <w:t>v</w:t>
        </w:r>
      </w:ins>
      <w:r w:rsidRPr="00B15548">
        <w:rPr>
          <w:rFonts w:cs="Arial"/>
          <w:sz w:val="24"/>
        </w:rPr>
        <w:t>)</w:t>
      </w:r>
      <w:r w:rsidRPr="00B15548">
        <w:rPr>
          <w:rFonts w:cs="Arial"/>
          <w:sz w:val="24"/>
        </w:rPr>
        <w:tab/>
        <w:t>The utility shall provide the Commission with the Best Value Employment metrics information provided by bidders as set forth in paragraph 3211(a).  Additionally, the utility shall provide a composite score of BVE metrics for each of the cost-effective resource plans and must also identify the number of bids in each such plan that scored in the lowest quartile for BVE metrics.</w:t>
      </w:r>
    </w:p>
    <w:p w14:paraId="444A25A5" w14:textId="77777777" w:rsidR="00A2709D" w:rsidRPr="00B15548" w:rsidRDefault="00A2709D" w:rsidP="00A2709D">
      <w:pPr>
        <w:pStyle w:val="par3"/>
        <w:widowControl w:val="0"/>
        <w:rPr>
          <w:rFonts w:cs="Arial"/>
          <w:sz w:val="24"/>
        </w:rPr>
      </w:pPr>
      <w:r w:rsidRPr="00B15548">
        <w:rPr>
          <w:rFonts w:cs="Arial"/>
          <w:sz w:val="24"/>
        </w:rPr>
        <w:t>(B)</w:t>
      </w:r>
      <w:r w:rsidRPr="00B15548">
        <w:rPr>
          <w:rFonts w:cs="Arial"/>
          <w:sz w:val="24"/>
        </w:rPr>
        <w:tab/>
        <w:t>Within 45 days after the filing of the utility’s ERP Implementation Report, the parties in the electric resource plan proceeding may file comments on the utility’s report.</w:t>
      </w:r>
    </w:p>
    <w:p w14:paraId="6B9308D3" w14:textId="77777777" w:rsidR="00A2709D" w:rsidRPr="00B15548" w:rsidRDefault="00A2709D" w:rsidP="00A2709D">
      <w:pPr>
        <w:pStyle w:val="par3"/>
        <w:widowControl w:val="0"/>
        <w:rPr>
          <w:rFonts w:cs="Arial"/>
          <w:sz w:val="24"/>
        </w:rPr>
      </w:pPr>
      <w:r w:rsidRPr="00B15548">
        <w:rPr>
          <w:rFonts w:cs="Arial"/>
          <w:sz w:val="24"/>
        </w:rPr>
        <w:t>(C)</w:t>
      </w:r>
      <w:r w:rsidRPr="00B15548">
        <w:rPr>
          <w:rFonts w:cs="Arial"/>
          <w:sz w:val="24"/>
        </w:rPr>
        <w:tab/>
        <w:t>Within 60 days after the filing of the utility’s ERP Implementation Report, the utility may file comments responding to the parties’ comments.</w:t>
      </w:r>
    </w:p>
    <w:p w14:paraId="02C67759" w14:textId="77777777" w:rsidR="00A2709D" w:rsidRPr="00B15548" w:rsidRDefault="00A2709D" w:rsidP="00A2709D">
      <w:pPr>
        <w:pStyle w:val="par2"/>
        <w:widowControl w:val="0"/>
        <w:rPr>
          <w:rFonts w:cs="Arial"/>
          <w:sz w:val="24"/>
        </w:rPr>
      </w:pPr>
      <w:r w:rsidRPr="00B15548">
        <w:rPr>
          <w:rFonts w:cs="Arial"/>
          <w:sz w:val="24"/>
        </w:rPr>
        <w:t>(II)</w:t>
      </w:r>
      <w:r w:rsidRPr="00B15548">
        <w:rPr>
          <w:rFonts w:cs="Arial"/>
          <w:sz w:val="24"/>
        </w:rPr>
        <w:tab/>
        <w:t>Phase II decision.</w:t>
      </w:r>
    </w:p>
    <w:p w14:paraId="12DD4C01" w14:textId="77777777" w:rsidR="00A2709D" w:rsidRPr="00B15548" w:rsidRDefault="00A2709D" w:rsidP="00A2709D">
      <w:pPr>
        <w:pStyle w:val="par3"/>
        <w:rPr>
          <w:rFonts w:cs="Arial"/>
          <w:color w:val="000000"/>
          <w:sz w:val="24"/>
        </w:rPr>
      </w:pPr>
      <w:r w:rsidRPr="00B15548">
        <w:rPr>
          <w:rFonts w:cs="Arial"/>
          <w:color w:val="000000"/>
          <w:sz w:val="24"/>
        </w:rPr>
        <w:t>(A)</w:t>
      </w:r>
      <w:r w:rsidRPr="00B15548">
        <w:rPr>
          <w:rFonts w:cs="Arial"/>
          <w:color w:val="000000"/>
          <w:sz w:val="24"/>
        </w:rPr>
        <w:tab/>
        <w:t>Within 90 days after the receipt of the utility’s ERP Implementation Report under subparagraph 3605(h)(I), the Commission shall issue a written decision approving, conditioning, modifying, or rejecting the utility’s preferred cost-effective resource plan, which decision shall establish the final cost-effective resource plan.</w:t>
      </w:r>
    </w:p>
    <w:p w14:paraId="4EB97E75" w14:textId="77777777" w:rsidR="00A2709D" w:rsidRPr="00B15548" w:rsidRDefault="00A2709D" w:rsidP="00A2709D">
      <w:pPr>
        <w:pStyle w:val="par3"/>
        <w:rPr>
          <w:rFonts w:cs="Arial"/>
          <w:color w:val="000000"/>
          <w:sz w:val="24"/>
        </w:rPr>
      </w:pPr>
      <w:r w:rsidRPr="00B15548">
        <w:rPr>
          <w:rFonts w:cs="Arial"/>
          <w:color w:val="000000"/>
          <w:sz w:val="24"/>
        </w:rPr>
        <w:t>(B)</w:t>
      </w:r>
      <w:r w:rsidRPr="00B15548">
        <w:rPr>
          <w:rFonts w:cs="Arial"/>
          <w:color w:val="000000"/>
          <w:sz w:val="24"/>
        </w:rPr>
        <w:tab/>
        <w:t xml:space="preserve">In accordance with §§ 40-2-123 and 40-2-124, C.R.S., the Commission shall consider renewable energy resources, resources that produce minimal emissions or minimal environmental impact, </w:t>
      </w:r>
      <w:r w:rsidRPr="00B15548">
        <w:rPr>
          <w:rFonts w:cs="Arial"/>
          <w:color w:val="000000"/>
          <w:sz w:val="24"/>
        </w:rPr>
        <w:lastRenderedPageBreak/>
        <w:t>energy-efficient technologies, and resources that affect employment and long-term economic viability of Colorado communities.  The Commission shall further consider resources that provide beneficial contributions to Colorado’s energy security, economic prosperity, environmental protection, and insulation from fuel price increases.</w:t>
      </w:r>
    </w:p>
    <w:p w14:paraId="3D3532E9" w14:textId="77777777" w:rsidR="00A2709D" w:rsidRPr="00B15548" w:rsidRDefault="00A2709D" w:rsidP="00A2709D">
      <w:pPr>
        <w:pStyle w:val="par3"/>
        <w:rPr>
          <w:rFonts w:cs="Arial"/>
          <w:sz w:val="24"/>
        </w:rPr>
      </w:pPr>
      <w:r w:rsidRPr="00B15548">
        <w:rPr>
          <w:rFonts w:cs="Arial"/>
          <w:sz w:val="24"/>
        </w:rPr>
        <w:t>(C)</w:t>
      </w:r>
      <w:r w:rsidRPr="00B15548">
        <w:rPr>
          <w:rFonts w:cs="Arial"/>
          <w:sz w:val="24"/>
        </w:rPr>
        <w:tab/>
        <w:t>In accordance with § 40-2-129, C.R.S., the Commission shall also consider the positive impacts of the final cost-effective resource plan on the long-term economic viability of Colorado communities and explain how BVE metrics as detailed in rule 3211 and its Phase I decision were considered in the selection of the final cost-effective resource plan.  The Commission shall not approve any acquisition that fails to provide information as required by rule 3211 and the Commission’s Phase I decision.</w:t>
      </w:r>
    </w:p>
    <w:p w14:paraId="3CEED768" w14:textId="77777777" w:rsidR="00A2709D" w:rsidRPr="00B15548" w:rsidRDefault="00A2709D" w:rsidP="00A2709D">
      <w:pPr>
        <w:pStyle w:val="par3"/>
        <w:rPr>
          <w:rFonts w:cs="Arial"/>
          <w:sz w:val="24"/>
        </w:rPr>
      </w:pPr>
      <w:r w:rsidRPr="00B15548">
        <w:rPr>
          <w:rFonts w:cs="Arial"/>
          <w:sz w:val="24"/>
        </w:rPr>
        <w:t>(D)</w:t>
      </w:r>
      <w:r w:rsidRPr="00B15548">
        <w:rPr>
          <w:rFonts w:cs="Arial"/>
          <w:sz w:val="24"/>
        </w:rPr>
        <w:tab/>
        <w:t>In accordance with § 40-2-134, C.R.S., the Commission shall determine whether the final cost-effective resource plan meets the energy policy goals of Colorado.</w:t>
      </w:r>
    </w:p>
    <w:p w14:paraId="31CA848D" w14:textId="77777777" w:rsidR="00A2709D" w:rsidRPr="00B15548" w:rsidRDefault="00A2709D" w:rsidP="00A2709D">
      <w:pPr>
        <w:pStyle w:val="par3"/>
        <w:rPr>
          <w:rFonts w:cs="Arial"/>
          <w:sz w:val="24"/>
        </w:rPr>
      </w:pPr>
      <w:r w:rsidRPr="00B15548">
        <w:rPr>
          <w:rFonts w:cs="Arial"/>
          <w:sz w:val="24"/>
        </w:rPr>
        <w:t>(E)</w:t>
      </w:r>
      <w:r w:rsidRPr="00B15548">
        <w:rPr>
          <w:rFonts w:cs="Arial"/>
          <w:sz w:val="24"/>
        </w:rPr>
        <w:tab/>
        <w:t>In accordance with § 40-3.2-106(3), C.R.S., the Commission shall consider the net present value of the cost of carbon dioxide emissions, the net present value of revenue requirements of the cost-effective resource plan, and other relevant factors as determined by the Commission in its Phase I decision.</w:t>
      </w:r>
    </w:p>
    <w:p w14:paraId="414BF1E9" w14:textId="77777777" w:rsidR="00A2709D" w:rsidRPr="00B15548" w:rsidRDefault="00A2709D" w:rsidP="00A2709D">
      <w:pPr>
        <w:pStyle w:val="par2"/>
        <w:widowControl w:val="0"/>
        <w:rPr>
          <w:rFonts w:cs="Arial"/>
          <w:sz w:val="24"/>
        </w:rPr>
      </w:pPr>
      <w:r w:rsidRPr="00B15548">
        <w:rPr>
          <w:rFonts w:cs="Arial"/>
          <w:sz w:val="24"/>
        </w:rPr>
        <w:t>(III)</w:t>
      </w:r>
      <w:r w:rsidRPr="00B15548">
        <w:rPr>
          <w:rFonts w:cs="Arial"/>
          <w:sz w:val="24"/>
        </w:rPr>
        <w:tab/>
        <w:t>Upon completion of Phase II, the utility shall file a proposal that addresses the public release of all confidential and highly confidential information related to bids for potential resources and resources the utility proposed to build and own.  At a minimum the utility shall address the public release of highly confidential and confidential information in its ERP Implementation Report and all documents related to that report filed by the utility and the parties.  The utility shall file its proposal in the plan proceeding within 14 months after the receipt of bids to its RFP(s).  Parties will have 30 calendar days after the utility files its proposal to file responses.  The utility then may reply to any responses filed within ten calendar days.  The Commission shall issue an order specifying to the utility and other parties the documents that shall be refiled as public information.</w:t>
      </w:r>
    </w:p>
    <w:p w14:paraId="198C4593" w14:textId="77777777" w:rsidR="00A2709D" w:rsidRPr="00B15548" w:rsidRDefault="00A2709D" w:rsidP="00A2709D">
      <w:pPr>
        <w:pStyle w:val="par2"/>
        <w:widowControl w:val="0"/>
        <w:rPr>
          <w:rFonts w:cs="Arial"/>
          <w:sz w:val="24"/>
        </w:rPr>
      </w:pPr>
      <w:r w:rsidRPr="00B15548">
        <w:rPr>
          <w:rFonts w:cs="Arial"/>
          <w:sz w:val="24"/>
        </w:rPr>
        <w:t>(IV)</w:t>
      </w:r>
      <w:r w:rsidRPr="00B15548">
        <w:rPr>
          <w:rFonts w:cs="Arial"/>
          <w:sz w:val="24"/>
        </w:rPr>
        <w:tab/>
        <w:t xml:space="preserve">Upon completion of Phase II, the utility shall post on its website the following information from all bids and utility proposals: bidder name; bid price and utility cost, stated in terms that allow reasonable comparison of </w:t>
      </w:r>
      <w:r w:rsidRPr="00B15548">
        <w:rPr>
          <w:rFonts w:cs="Arial"/>
          <w:sz w:val="24"/>
        </w:rPr>
        <w:lastRenderedPageBreak/>
        <w:t>the bids with utility proposals; generation technology type; size of facility; contract duration or expected useful life of facility for utility proposals; and whether the proposed power purchase contract includes an option for the utility to purchase the facility during or at the end of the contract term.</w:t>
      </w:r>
    </w:p>
    <w:p w14:paraId="3555C848" w14:textId="77777777" w:rsidR="00A2709D" w:rsidRPr="00B15548" w:rsidRDefault="00A2709D" w:rsidP="00A2709D">
      <w:pPr>
        <w:pStyle w:val="par1"/>
        <w:widowControl w:val="0"/>
        <w:rPr>
          <w:rFonts w:cs="Arial"/>
          <w:sz w:val="24"/>
        </w:rPr>
      </w:pPr>
      <w:r w:rsidRPr="00B15548">
        <w:rPr>
          <w:rFonts w:cs="Arial"/>
          <w:sz w:val="24"/>
        </w:rPr>
        <w:t>(i)</w:t>
      </w:r>
      <w:r w:rsidRPr="00B15548">
        <w:rPr>
          <w:rFonts w:cs="Arial"/>
          <w:sz w:val="24"/>
        </w:rPr>
        <w:tab/>
        <w:t>Resource acquisitions not requiring interim or amended plans.  The following resources need not be addressed by an interim or amended electric resource plan subsequent to Commission approval of a plan filed pursuant to paragraph 3605(a):</w:t>
      </w:r>
    </w:p>
    <w:p w14:paraId="36F14E9E" w14:textId="77777777" w:rsidR="00A2709D" w:rsidRPr="00B15548" w:rsidRDefault="00A2709D" w:rsidP="00A2709D">
      <w:pPr>
        <w:pStyle w:val="par2"/>
        <w:widowControl w:val="0"/>
        <w:rPr>
          <w:rFonts w:cs="Arial"/>
          <w:sz w:val="24"/>
        </w:rPr>
      </w:pPr>
      <w:r w:rsidRPr="00B15548">
        <w:rPr>
          <w:rFonts w:cs="Arial"/>
          <w:sz w:val="24"/>
        </w:rPr>
        <w:t>(I)</w:t>
      </w:r>
      <w:r w:rsidRPr="00B15548">
        <w:rPr>
          <w:rFonts w:cs="Arial"/>
          <w:sz w:val="24"/>
        </w:rPr>
        <w:tab/>
        <w:t>emergency maintenance or repairs made to utility-owned generation and energy storage facilities;</w:t>
      </w:r>
    </w:p>
    <w:p w14:paraId="6261E2C8" w14:textId="77777777" w:rsidR="00A2709D" w:rsidRPr="00B15548" w:rsidRDefault="00A2709D" w:rsidP="00A2709D">
      <w:pPr>
        <w:pStyle w:val="par2"/>
        <w:widowControl w:val="0"/>
        <w:rPr>
          <w:rFonts w:cs="Arial"/>
          <w:sz w:val="24"/>
        </w:rPr>
      </w:pPr>
      <w:r w:rsidRPr="00B15548">
        <w:rPr>
          <w:rFonts w:cs="Arial"/>
          <w:sz w:val="24"/>
        </w:rPr>
        <w:t>(II)</w:t>
      </w:r>
      <w:r w:rsidRPr="00B15548">
        <w:rPr>
          <w:rFonts w:cs="Arial"/>
          <w:sz w:val="24"/>
        </w:rPr>
        <w:tab/>
        <w:t>capacity and/or energy from newly-constructed, utility-owned, supply-side resources with a nameplate rating of not more than 20 MW;</w:t>
      </w:r>
    </w:p>
    <w:p w14:paraId="6045F543" w14:textId="77777777" w:rsidR="00A2709D" w:rsidRPr="00B15548" w:rsidRDefault="00A2709D" w:rsidP="00A2709D">
      <w:pPr>
        <w:pStyle w:val="par2"/>
        <w:widowControl w:val="0"/>
        <w:rPr>
          <w:rFonts w:cs="Arial"/>
          <w:sz w:val="24"/>
        </w:rPr>
      </w:pPr>
      <w:r w:rsidRPr="00B15548">
        <w:rPr>
          <w:rFonts w:cs="Arial"/>
          <w:sz w:val="24"/>
        </w:rPr>
        <w:t>(III)</w:t>
      </w:r>
      <w:r w:rsidRPr="00B15548">
        <w:rPr>
          <w:rFonts w:cs="Arial"/>
          <w:sz w:val="24"/>
        </w:rPr>
        <w:tab/>
        <w:t>capacity and/or energy from the generation facilities of other utilities or from non-utility generators pursuant to agreements for not more than a two-year term (including renewal terms) or for not more than 20 MW of capacity;</w:t>
      </w:r>
    </w:p>
    <w:p w14:paraId="76DEE6AD" w14:textId="77777777" w:rsidR="00A2709D" w:rsidRPr="00B15548" w:rsidRDefault="00A2709D" w:rsidP="00A2709D">
      <w:pPr>
        <w:pStyle w:val="par2"/>
        <w:widowControl w:val="0"/>
        <w:rPr>
          <w:rFonts w:cs="Arial"/>
          <w:sz w:val="24"/>
        </w:rPr>
      </w:pPr>
      <w:r w:rsidRPr="00B15548">
        <w:rPr>
          <w:rFonts w:cs="Arial"/>
          <w:sz w:val="24"/>
        </w:rPr>
        <w:t>(IV)</w:t>
      </w:r>
      <w:r w:rsidRPr="00B15548">
        <w:rPr>
          <w:rFonts w:cs="Arial"/>
          <w:sz w:val="24"/>
        </w:rPr>
        <w:tab/>
        <w:t>improvements or modifications to existing utility generation and energy storage facilities that change the production capability of the generation facility site in question, by not more than 20 MW, based on the utility's share of the total power generation at the facility site and that have an estimated cost of not more than $30 million; and</w:t>
      </w:r>
    </w:p>
    <w:p w14:paraId="604464CB" w14:textId="77777777" w:rsidR="00E37AC1" w:rsidRPr="00B15548" w:rsidRDefault="00A2709D" w:rsidP="00A2709D">
      <w:pPr>
        <w:pStyle w:val="par2"/>
        <w:rPr>
          <w:rFonts w:cs="Arial"/>
          <w:sz w:val="24"/>
        </w:rPr>
      </w:pPr>
      <w:r w:rsidRPr="00B15548">
        <w:rPr>
          <w:rFonts w:cs="Arial"/>
          <w:sz w:val="24"/>
        </w:rPr>
        <w:t>(V)</w:t>
      </w:r>
      <w:r w:rsidRPr="00B15548">
        <w:rPr>
          <w:rFonts w:cs="Arial"/>
          <w:sz w:val="24"/>
        </w:rPr>
        <w:tab/>
        <w:t>modification to, or amendment of, existing power purchase agreements provided the modification or amendment does not extend the agreement more than four years, does not add more than 20 MW of capacity to the utility's system, and is cost effective in comparison to other supply-side alternatives available to the utility</w:t>
      </w:r>
      <w:r w:rsidR="00E37AC1" w:rsidRPr="00B15548">
        <w:rPr>
          <w:rFonts w:cs="Arial"/>
          <w:sz w:val="24"/>
        </w:rPr>
        <w:t>.</w:t>
      </w:r>
    </w:p>
    <w:p w14:paraId="7D2CF623" w14:textId="77777777" w:rsidR="00CF6C09" w:rsidRPr="00C37835" w:rsidRDefault="00CF6C09" w:rsidP="00CF6C09">
      <w:pPr>
        <w:pStyle w:val="upar1"/>
        <w:jc w:val="center"/>
        <w:rPr>
          <w:sz w:val="24"/>
          <w:szCs w:val="24"/>
        </w:rPr>
      </w:pPr>
      <w:bookmarkStart w:id="620" w:name="_Toc218838416"/>
      <w:bookmarkStart w:id="621" w:name="_Toc274813604"/>
      <w:bookmarkStart w:id="622" w:name="_Toc295480025"/>
      <w:bookmarkStart w:id="623" w:name="_Toc444850507"/>
      <w:bookmarkStart w:id="624" w:name="_Toc218838418"/>
      <w:bookmarkEnd w:id="569"/>
      <w:bookmarkEnd w:id="570"/>
      <w:bookmarkEnd w:id="571"/>
      <w:bookmarkEnd w:id="572"/>
      <w:bookmarkEnd w:id="573"/>
      <w:r w:rsidRPr="00C37835">
        <w:rPr>
          <w:sz w:val="24"/>
          <w:szCs w:val="24"/>
        </w:rPr>
        <w:t>*           *           *           *</w:t>
      </w:r>
    </w:p>
    <w:p w14:paraId="40EB8B16" w14:textId="77777777" w:rsidR="00CF6C09" w:rsidRPr="00C37835" w:rsidRDefault="00CF6C09" w:rsidP="00CF6C09">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bookmarkEnd w:id="620"/>
    <w:p w14:paraId="3C679171" w14:textId="77777777" w:rsidR="00660759" w:rsidRPr="00B15548" w:rsidRDefault="00660759" w:rsidP="00660759">
      <w:pPr>
        <w:pStyle w:val="Title3"/>
        <w:rPr>
          <w:sz w:val="24"/>
          <w:szCs w:val="24"/>
        </w:rPr>
      </w:pPr>
      <w:r w:rsidRPr="00B15548">
        <w:rPr>
          <w:sz w:val="24"/>
          <w:szCs w:val="24"/>
        </w:rPr>
        <w:t>3608.</w:t>
      </w:r>
      <w:r w:rsidRPr="00B15548">
        <w:rPr>
          <w:sz w:val="24"/>
          <w:szCs w:val="24"/>
        </w:rPr>
        <w:tab/>
        <w:t>Transmission Resources.</w:t>
      </w:r>
      <w:bookmarkEnd w:id="621"/>
      <w:bookmarkEnd w:id="622"/>
      <w:bookmarkEnd w:id="623"/>
      <w:bookmarkEnd w:id="624"/>
    </w:p>
    <w:p w14:paraId="6C437091" w14:textId="0EFA24A2" w:rsidR="00660759" w:rsidRPr="00B15548" w:rsidRDefault="00660759" w:rsidP="00660759">
      <w:pPr>
        <w:pStyle w:val="par1"/>
        <w:rPr>
          <w:rFonts w:cs="Arial"/>
          <w:sz w:val="24"/>
        </w:rPr>
      </w:pPr>
      <w:r w:rsidRPr="00B15548">
        <w:rPr>
          <w:rFonts w:cs="Arial"/>
          <w:sz w:val="24"/>
        </w:rPr>
        <w:t>(a)</w:t>
      </w:r>
      <w:r w:rsidRPr="00B15548">
        <w:rPr>
          <w:rFonts w:cs="Arial"/>
          <w:sz w:val="24"/>
        </w:rPr>
        <w:tab/>
        <w:t xml:space="preserve">The utility shall report its existing transmission capabilities, </w:t>
      </w:r>
      <w:ins w:id="625" w:author="Author">
        <w:r w:rsidR="00753E6E" w:rsidRPr="00305122">
          <w:rPr>
            <w:sz w:val="24"/>
          </w:rPr>
          <w:t xml:space="preserve">transmission lines and facilities in planning or under construction for which CPCNs have been granted, </w:t>
        </w:r>
      </w:ins>
      <w:r w:rsidRPr="00B15548">
        <w:rPr>
          <w:rFonts w:cs="Arial"/>
          <w:sz w:val="24"/>
        </w:rPr>
        <w:t xml:space="preserve">and future </w:t>
      </w:r>
      <w:ins w:id="626" w:author="Author">
        <w:r w:rsidR="00753E6E">
          <w:rPr>
            <w:rFonts w:cs="Arial"/>
            <w:sz w:val="24"/>
          </w:rPr>
          <w:t xml:space="preserve">transmission </w:t>
        </w:r>
      </w:ins>
      <w:r w:rsidRPr="00B15548">
        <w:rPr>
          <w:rFonts w:cs="Arial"/>
          <w:sz w:val="24"/>
        </w:rPr>
        <w:t xml:space="preserve">needs during the planning period, for facilities of 115 kilovolts and above, including associated substations and terminal facilities.  </w:t>
      </w:r>
      <w:r w:rsidRPr="00B15548">
        <w:rPr>
          <w:rFonts w:cs="Arial"/>
          <w:sz w:val="24"/>
        </w:rPr>
        <w:lastRenderedPageBreak/>
        <w:t xml:space="preserve">The utility shall generally identify the location </w:t>
      </w:r>
      <w:ins w:id="627" w:author="Author">
        <w:r w:rsidR="00753E6E">
          <w:rPr>
            <w:rFonts w:cs="Arial"/>
            <w:sz w:val="24"/>
          </w:rPr>
          <w:t xml:space="preserve">of the transmission facilities </w:t>
        </w:r>
      </w:ins>
      <w:r w:rsidRPr="00B15548">
        <w:rPr>
          <w:rFonts w:cs="Arial"/>
          <w:sz w:val="24"/>
        </w:rPr>
        <w:t xml:space="preserve">and </w:t>
      </w:r>
      <w:del w:id="628" w:author="Author">
        <w:r w:rsidRPr="00B15548" w:rsidDel="00753E6E">
          <w:rPr>
            <w:rFonts w:cs="Arial"/>
            <w:sz w:val="24"/>
          </w:rPr>
          <w:delText xml:space="preserve">extent of </w:delText>
        </w:r>
      </w:del>
      <w:ins w:id="629" w:author="Author">
        <w:r w:rsidR="00753E6E">
          <w:rPr>
            <w:rFonts w:cs="Arial"/>
            <w:sz w:val="24"/>
          </w:rPr>
          <w:t xml:space="preserve">shall provide heatmaps indicating relative </w:t>
        </w:r>
      </w:ins>
      <w:r w:rsidRPr="00B15548">
        <w:rPr>
          <w:rFonts w:cs="Arial"/>
          <w:sz w:val="24"/>
        </w:rPr>
        <w:t xml:space="preserve">transfer </w:t>
      </w:r>
      <w:del w:id="630" w:author="Author">
        <w:r w:rsidRPr="00B15548" w:rsidDel="00753E6E">
          <w:rPr>
            <w:rFonts w:cs="Arial"/>
            <w:sz w:val="24"/>
          </w:rPr>
          <w:delText xml:space="preserve">capability </w:delText>
        </w:r>
      </w:del>
      <w:ins w:id="631" w:author="Author">
        <w:r w:rsidR="00753E6E">
          <w:rPr>
            <w:rFonts w:cs="Arial"/>
            <w:sz w:val="24"/>
          </w:rPr>
          <w:t>capabilities and</w:t>
        </w:r>
        <w:r w:rsidR="00753E6E" w:rsidRPr="00B15548">
          <w:rPr>
            <w:rFonts w:cs="Arial"/>
            <w:sz w:val="24"/>
          </w:rPr>
          <w:t xml:space="preserve"> </w:t>
        </w:r>
      </w:ins>
      <w:r w:rsidRPr="00B15548">
        <w:rPr>
          <w:rFonts w:cs="Arial"/>
          <w:sz w:val="24"/>
        </w:rPr>
        <w:t xml:space="preserve">limitations on its transmission </w:t>
      </w:r>
      <w:del w:id="632" w:author="Author">
        <w:r w:rsidRPr="00B15548" w:rsidDel="00753E6E">
          <w:rPr>
            <w:rFonts w:cs="Arial"/>
            <w:sz w:val="24"/>
          </w:rPr>
          <w:delText>network that may affect the future siting of resources</w:delText>
        </w:r>
      </w:del>
      <w:ins w:id="633" w:author="Author">
        <w:r w:rsidR="00753E6E" w:rsidRPr="00753E6E">
          <w:rPr>
            <w:sz w:val="24"/>
          </w:rPr>
          <w:t>system in accordance with FERC Rule 2023</w:t>
        </w:r>
      </w:ins>
      <w:r w:rsidRPr="00B15548">
        <w:rPr>
          <w:rFonts w:cs="Arial"/>
          <w:sz w:val="24"/>
        </w:rPr>
        <w:t>.</w:t>
      </w:r>
    </w:p>
    <w:p w14:paraId="724266AE" w14:textId="030B3747" w:rsidR="00660759" w:rsidRPr="00B15548" w:rsidRDefault="00660759" w:rsidP="00660759">
      <w:pPr>
        <w:pStyle w:val="par1"/>
        <w:rPr>
          <w:rFonts w:cs="Arial"/>
          <w:sz w:val="24"/>
        </w:rPr>
      </w:pPr>
      <w:r w:rsidRPr="00B15548">
        <w:rPr>
          <w:rFonts w:cs="Arial"/>
          <w:sz w:val="24"/>
        </w:rPr>
        <w:t>(b)</w:t>
      </w:r>
      <w:r w:rsidRPr="00B15548">
        <w:rPr>
          <w:rFonts w:cs="Arial"/>
          <w:sz w:val="24"/>
        </w:rPr>
        <w:tab/>
        <w:t xml:space="preserve">With respect to future needs, the utility shall submit a description of all transmission lines and facilities appearing in its most recent </w:t>
      </w:r>
      <w:del w:id="634" w:author="Author">
        <w:r w:rsidRPr="00B15548" w:rsidDel="00753E6E">
          <w:rPr>
            <w:rFonts w:cs="Arial"/>
            <w:sz w:val="24"/>
          </w:rPr>
          <w:delText xml:space="preserve">report </w:delText>
        </w:r>
      </w:del>
      <w:ins w:id="635" w:author="Author">
        <w:r w:rsidR="00250920">
          <w:rPr>
            <w:rFonts w:cs="Arial"/>
            <w:sz w:val="24"/>
          </w:rPr>
          <w:t>Transmission System Plan</w:t>
        </w:r>
        <w:r w:rsidR="00250920" w:rsidRPr="00B15548">
          <w:rPr>
            <w:rFonts w:cs="Arial"/>
            <w:sz w:val="24"/>
          </w:rPr>
          <w:t xml:space="preserve"> </w:t>
        </w:r>
      </w:ins>
      <w:r w:rsidRPr="00B15548">
        <w:rPr>
          <w:rFonts w:cs="Arial"/>
          <w:sz w:val="24"/>
        </w:rPr>
        <w:t xml:space="preserve">filed with the Commission pursuant to </w:t>
      </w:r>
      <w:del w:id="636" w:author="Author">
        <w:r w:rsidRPr="00B15548" w:rsidDel="00753E6E">
          <w:rPr>
            <w:rFonts w:cs="Arial"/>
            <w:sz w:val="24"/>
          </w:rPr>
          <w:delText>§ 40-2-126, C.R.S.</w:delText>
        </w:r>
      </w:del>
      <w:ins w:id="637" w:author="Author">
        <w:r w:rsidR="00753E6E">
          <w:rPr>
            <w:rFonts w:cs="Arial"/>
            <w:sz w:val="24"/>
          </w:rPr>
          <w:t>rule 3627 as well as those of other transmission-owning utilities, CETA, or private transmission developers</w:t>
        </w:r>
      </w:ins>
      <w:del w:id="638" w:author="Author">
        <w:r w:rsidRPr="00B15548" w:rsidDel="00753E6E">
          <w:rPr>
            <w:rFonts w:cs="Arial"/>
            <w:sz w:val="24"/>
          </w:rPr>
          <w:delText>,</w:delText>
        </w:r>
      </w:del>
      <w:r w:rsidRPr="00B15548">
        <w:rPr>
          <w:rFonts w:cs="Arial"/>
          <w:sz w:val="24"/>
        </w:rPr>
        <w:t xml:space="preserve"> that</w:t>
      </w:r>
      <w:del w:id="639" w:author="Author">
        <w:r w:rsidRPr="00B15548" w:rsidDel="00753E6E">
          <w:rPr>
            <w:rFonts w:cs="Arial"/>
            <w:sz w:val="24"/>
          </w:rPr>
          <w:delText>, as identified in that report,</w:delText>
        </w:r>
      </w:del>
      <w:r w:rsidRPr="00B15548">
        <w:rPr>
          <w:rFonts w:cs="Arial"/>
          <w:sz w:val="24"/>
        </w:rPr>
        <w:t xml:space="preserve"> could reasonably be placed into service during the resource acquisition period</w:t>
      </w:r>
      <w:ins w:id="640" w:author="Author">
        <w:r w:rsidR="00753E6E">
          <w:rPr>
            <w:rFonts w:cs="Arial"/>
            <w:sz w:val="24"/>
          </w:rPr>
          <w:t xml:space="preserve"> </w:t>
        </w:r>
        <w:r w:rsidR="00753E6E" w:rsidRPr="00305122">
          <w:rPr>
            <w:sz w:val="24"/>
          </w:rPr>
          <w:t>and that could reasonably deliver power to serve a portion of the need identified in accordance with rule 3610</w:t>
        </w:r>
      </w:ins>
      <w:r w:rsidRPr="00B15548">
        <w:rPr>
          <w:rFonts w:cs="Arial"/>
          <w:sz w:val="24"/>
        </w:rPr>
        <w:t>.</w:t>
      </w:r>
    </w:p>
    <w:p w14:paraId="786A12B9" w14:textId="77777777" w:rsidR="00660759" w:rsidRPr="00B15548" w:rsidRDefault="00660759" w:rsidP="00660759">
      <w:pPr>
        <w:pStyle w:val="par1"/>
        <w:rPr>
          <w:rFonts w:cs="Arial"/>
          <w:sz w:val="24"/>
        </w:rPr>
      </w:pPr>
      <w:r w:rsidRPr="00B15548">
        <w:rPr>
          <w:rFonts w:cs="Arial"/>
          <w:sz w:val="24"/>
        </w:rPr>
        <w:t>(c)</w:t>
      </w:r>
      <w:r w:rsidRPr="00B15548">
        <w:rPr>
          <w:rFonts w:cs="Arial"/>
          <w:sz w:val="24"/>
        </w:rPr>
        <w:tab/>
        <w:t>For each transmission line or facility identified in paragraph (b), the utility shall include the following information detailing assumptions to be used for resource planning and bid evaluation purposes:</w:t>
      </w:r>
    </w:p>
    <w:p w14:paraId="185D4A9B" w14:textId="77777777" w:rsidR="00660759" w:rsidRPr="00B15548" w:rsidRDefault="00660759" w:rsidP="00660759">
      <w:pPr>
        <w:pStyle w:val="par2"/>
        <w:rPr>
          <w:rFonts w:cs="Arial"/>
          <w:sz w:val="24"/>
        </w:rPr>
      </w:pPr>
      <w:r w:rsidRPr="00B15548">
        <w:rPr>
          <w:rFonts w:cs="Arial"/>
          <w:sz w:val="24"/>
        </w:rPr>
        <w:t>(I)</w:t>
      </w:r>
      <w:r w:rsidRPr="00B15548">
        <w:rPr>
          <w:rFonts w:cs="Arial"/>
          <w:sz w:val="24"/>
        </w:rPr>
        <w:tab/>
        <w:t>length and location;</w:t>
      </w:r>
    </w:p>
    <w:p w14:paraId="4E03D87A" w14:textId="77777777" w:rsidR="00660759" w:rsidRPr="00B15548" w:rsidRDefault="00660759" w:rsidP="00660759">
      <w:pPr>
        <w:pStyle w:val="par2"/>
        <w:rPr>
          <w:rFonts w:cs="Arial"/>
          <w:sz w:val="24"/>
        </w:rPr>
      </w:pPr>
      <w:r w:rsidRPr="00B15548">
        <w:rPr>
          <w:rFonts w:cs="Arial"/>
          <w:sz w:val="24"/>
        </w:rPr>
        <w:t>(II)</w:t>
      </w:r>
      <w:r w:rsidRPr="00B15548">
        <w:rPr>
          <w:rFonts w:cs="Arial"/>
          <w:sz w:val="24"/>
        </w:rPr>
        <w:tab/>
        <w:t>estimated in-service date;</w:t>
      </w:r>
    </w:p>
    <w:p w14:paraId="049494B2" w14:textId="77777777" w:rsidR="00660759" w:rsidRPr="00B15548" w:rsidRDefault="00660759" w:rsidP="00660759">
      <w:pPr>
        <w:pStyle w:val="par2"/>
        <w:rPr>
          <w:rFonts w:cs="Arial"/>
          <w:sz w:val="24"/>
        </w:rPr>
      </w:pPr>
      <w:r w:rsidRPr="00B15548">
        <w:rPr>
          <w:rFonts w:cs="Arial"/>
          <w:sz w:val="24"/>
        </w:rPr>
        <w:t>(III)</w:t>
      </w:r>
      <w:r w:rsidRPr="00B15548">
        <w:rPr>
          <w:rFonts w:cs="Arial"/>
          <w:sz w:val="24"/>
        </w:rPr>
        <w:tab/>
        <w:t>injection capacity and locations for generation facilities;</w:t>
      </w:r>
    </w:p>
    <w:p w14:paraId="53191202" w14:textId="77777777" w:rsidR="00660759" w:rsidRPr="00B15548" w:rsidRDefault="00660759" w:rsidP="00660759">
      <w:pPr>
        <w:pStyle w:val="par2"/>
        <w:rPr>
          <w:rFonts w:cs="Arial"/>
          <w:sz w:val="24"/>
        </w:rPr>
      </w:pPr>
      <w:r w:rsidRPr="00B15548">
        <w:rPr>
          <w:rFonts w:cs="Arial"/>
          <w:sz w:val="24"/>
        </w:rPr>
        <w:t>(IV)</w:t>
      </w:r>
      <w:r w:rsidRPr="00B15548">
        <w:rPr>
          <w:rFonts w:cs="Arial"/>
          <w:sz w:val="24"/>
        </w:rPr>
        <w:tab/>
        <w:t>injection capacity and locations for energy storage systems;</w:t>
      </w:r>
    </w:p>
    <w:p w14:paraId="03D4AA0D" w14:textId="77777777" w:rsidR="00660759" w:rsidRPr="00B15548" w:rsidRDefault="00660759" w:rsidP="00660759">
      <w:pPr>
        <w:pStyle w:val="par2"/>
        <w:rPr>
          <w:rFonts w:cs="Arial"/>
          <w:sz w:val="24"/>
        </w:rPr>
      </w:pPr>
      <w:r w:rsidRPr="00B15548">
        <w:rPr>
          <w:rFonts w:cs="Arial"/>
          <w:sz w:val="24"/>
        </w:rPr>
        <w:t>(V)</w:t>
      </w:r>
      <w:r w:rsidRPr="00B15548">
        <w:rPr>
          <w:rFonts w:cs="Arial"/>
          <w:sz w:val="24"/>
        </w:rPr>
        <w:tab/>
        <w:t>estimated costs;</w:t>
      </w:r>
    </w:p>
    <w:p w14:paraId="108C679A" w14:textId="77777777" w:rsidR="00660759" w:rsidRPr="00B15548" w:rsidRDefault="00660759" w:rsidP="00660759">
      <w:pPr>
        <w:pStyle w:val="par2"/>
        <w:rPr>
          <w:rFonts w:cs="Arial"/>
          <w:sz w:val="24"/>
        </w:rPr>
      </w:pPr>
      <w:r w:rsidRPr="00B15548">
        <w:rPr>
          <w:rFonts w:cs="Arial"/>
          <w:sz w:val="24"/>
        </w:rPr>
        <w:t>(VI)</w:t>
      </w:r>
      <w:r w:rsidRPr="00B15548">
        <w:rPr>
          <w:rFonts w:cs="Arial"/>
          <w:sz w:val="24"/>
        </w:rPr>
        <w:tab/>
        <w:t>terminal points; and</w:t>
      </w:r>
    </w:p>
    <w:p w14:paraId="756F3F3B" w14:textId="77777777" w:rsidR="00660759" w:rsidRPr="00B15548" w:rsidRDefault="00660759" w:rsidP="00660759">
      <w:pPr>
        <w:pStyle w:val="par2"/>
        <w:rPr>
          <w:rFonts w:cs="Arial"/>
          <w:sz w:val="24"/>
        </w:rPr>
      </w:pPr>
      <w:r w:rsidRPr="00B15548">
        <w:rPr>
          <w:rFonts w:cs="Arial"/>
          <w:sz w:val="24"/>
        </w:rPr>
        <w:t>(VII)</w:t>
      </w:r>
      <w:r w:rsidRPr="00B15548">
        <w:rPr>
          <w:rFonts w:cs="Arial"/>
          <w:sz w:val="24"/>
        </w:rPr>
        <w:tab/>
        <w:t>voltage and megawatt rating.</w:t>
      </w:r>
    </w:p>
    <w:p w14:paraId="47D9B4CB" w14:textId="40E2BD0A" w:rsidR="00660759" w:rsidRPr="00B15548" w:rsidRDefault="00660759" w:rsidP="00660759">
      <w:pPr>
        <w:pStyle w:val="par1"/>
        <w:rPr>
          <w:rFonts w:cs="Arial"/>
          <w:sz w:val="24"/>
        </w:rPr>
      </w:pPr>
      <w:bookmarkStart w:id="641" w:name="_Toc145838600"/>
      <w:bookmarkStart w:id="642" w:name="_Toc274813606"/>
      <w:bookmarkStart w:id="643" w:name="_Toc295480027"/>
      <w:bookmarkStart w:id="644" w:name="_Toc444850509"/>
      <w:r w:rsidRPr="00B15548">
        <w:rPr>
          <w:rFonts w:cs="Arial"/>
          <w:sz w:val="24"/>
        </w:rPr>
        <w:t>(d)</w:t>
      </w:r>
      <w:r w:rsidRPr="00B15548">
        <w:rPr>
          <w:rFonts w:cs="Arial"/>
          <w:sz w:val="24"/>
        </w:rPr>
        <w:tab/>
        <w:t xml:space="preserve">In order to equitably compare possible resource alternatives, the utility shall consider </w:t>
      </w:r>
      <w:ins w:id="645" w:author="Author">
        <w:r w:rsidR="00753E6E" w:rsidRPr="00305122">
          <w:rPr>
            <w:sz w:val="24"/>
          </w:rPr>
          <w:t>both</w:t>
        </w:r>
        <w:r w:rsidR="00753E6E" w:rsidRPr="0057055E">
          <w:rPr>
            <w:sz w:val="24"/>
          </w:rPr>
          <w:t xml:space="preserve"> the interconnection-related and delivery-related </w:t>
        </w:r>
      </w:ins>
      <w:del w:id="646" w:author="Author">
        <w:r w:rsidRPr="00B15548" w:rsidDel="00753E6E">
          <w:rPr>
            <w:rFonts w:cs="Arial"/>
            <w:sz w:val="24"/>
          </w:rPr>
          <w:delText xml:space="preserve">the </w:delText>
        </w:r>
      </w:del>
      <w:r w:rsidRPr="00B15548">
        <w:rPr>
          <w:rFonts w:cs="Arial"/>
          <w:sz w:val="24"/>
        </w:rPr>
        <w:t xml:space="preserve">transmission costs required by, or imposed on the system by, </w:t>
      </w:r>
      <w:del w:id="647" w:author="Author">
        <w:r w:rsidRPr="00B15548" w:rsidDel="0057055E">
          <w:rPr>
            <w:rFonts w:cs="Arial"/>
            <w:sz w:val="24"/>
          </w:rPr>
          <w:delText xml:space="preserve">and </w:delText>
        </w:r>
      </w:del>
      <w:ins w:id="648" w:author="Author">
        <w:r w:rsidR="0057055E">
          <w:rPr>
            <w:rFonts w:cs="Arial"/>
            <w:sz w:val="24"/>
          </w:rPr>
          <w:t>as well as</w:t>
        </w:r>
        <w:r w:rsidR="0057055E" w:rsidRPr="00B15548">
          <w:rPr>
            <w:rFonts w:cs="Arial"/>
            <w:sz w:val="24"/>
          </w:rPr>
          <w:t xml:space="preserve"> </w:t>
        </w:r>
      </w:ins>
      <w:r w:rsidRPr="00B15548">
        <w:rPr>
          <w:rFonts w:cs="Arial"/>
          <w:sz w:val="24"/>
        </w:rPr>
        <w:t>the transmission benefits provided by a particular resource as part of the bid evaluation criteria.</w:t>
      </w:r>
      <w:ins w:id="649" w:author="Author">
        <w:r w:rsidR="0057055E">
          <w:rPr>
            <w:rFonts w:cs="Arial"/>
            <w:sz w:val="24"/>
          </w:rPr>
          <w:t xml:space="preserve"> </w:t>
        </w:r>
        <w:r w:rsidR="00F00A55">
          <w:rPr>
            <w:rFonts w:cs="Arial"/>
            <w:sz w:val="24"/>
          </w:rPr>
          <w:t xml:space="preserve"> </w:t>
        </w:r>
        <w:r w:rsidR="0057055E" w:rsidRPr="0057055E">
          <w:rPr>
            <w:sz w:val="24"/>
          </w:rPr>
          <w:t xml:space="preserve">To the degree that a bid resource aligns with and does not exceed the available and planned transmission capacity to deliver its generation to load, as characterized by the information provided in response to </w:t>
        </w:r>
        <w:r w:rsidR="00AB6CB3">
          <w:rPr>
            <w:sz w:val="24"/>
          </w:rPr>
          <w:t>paragraphs</w:t>
        </w:r>
        <w:r w:rsidR="0057055E" w:rsidRPr="0057055E">
          <w:rPr>
            <w:sz w:val="24"/>
          </w:rPr>
          <w:t xml:space="preserve"> 3608(a) and (b), no transmission-related modeling adder shall be imposed on the bid other than the bid’s interconnection costs. </w:t>
        </w:r>
        <w:r w:rsidR="00AB6CB3">
          <w:rPr>
            <w:sz w:val="24"/>
          </w:rPr>
          <w:t xml:space="preserve"> </w:t>
        </w:r>
        <w:r w:rsidR="0057055E" w:rsidRPr="0057055E">
          <w:rPr>
            <w:sz w:val="24"/>
          </w:rPr>
          <w:t xml:space="preserve">Unless a utility has developed the ability to co-optimize both generation and transmission in its Phase II modeling, the utility shall calculate a set of modeling cost adders (some of which may have a </w:t>
        </w:r>
        <w:r w:rsidR="0057055E" w:rsidRPr="0057055E">
          <w:rPr>
            <w:sz w:val="24"/>
          </w:rPr>
          <w:lastRenderedPageBreak/>
          <w:t xml:space="preserve">negative value) reflecting, in as geographically- and topologically-disaggregated a manner as practicable, the approximate incremental transmission cost of delivering energy to load from differing interconnection points. </w:t>
        </w:r>
        <w:r w:rsidR="00AB6CB3">
          <w:rPr>
            <w:sz w:val="24"/>
          </w:rPr>
          <w:t xml:space="preserve"> </w:t>
        </w:r>
        <w:r w:rsidR="0057055E" w:rsidRPr="0057055E">
          <w:rPr>
            <w:sz w:val="24"/>
          </w:rPr>
          <w:t xml:space="preserve">The calculation methodology used to derive the modeling adders as well as their values shall be presented as part of a utility’s Phase I filling. </w:t>
        </w:r>
        <w:r w:rsidR="00AB6CB3">
          <w:rPr>
            <w:sz w:val="24"/>
          </w:rPr>
          <w:t xml:space="preserve"> </w:t>
        </w:r>
        <w:r w:rsidR="0057055E" w:rsidRPr="0057055E">
          <w:rPr>
            <w:sz w:val="24"/>
          </w:rPr>
          <w:t>The adder values presented in Phase I shall be updated prior to issuance of the RFP in Phase II of an ERP proceeding to reflect new assumptions or methodological changes required by the Phase I Decision.  Where bids either do not align with, or exceed the capacity of the existing and planned transmission capacity identified in a utility’s TSP, the utility shall apply these geographically- or topologically-differentiated adders to bids in its Phase II modeling.</w:t>
        </w:r>
      </w:ins>
    </w:p>
    <w:p w14:paraId="05F99B0E" w14:textId="046D3E4C" w:rsidR="00660759" w:rsidRPr="00B15548" w:rsidRDefault="00660759" w:rsidP="00660759">
      <w:pPr>
        <w:pStyle w:val="par1"/>
        <w:rPr>
          <w:rFonts w:cs="Arial"/>
          <w:sz w:val="24"/>
        </w:rPr>
      </w:pPr>
      <w:r w:rsidRPr="00B15548">
        <w:rPr>
          <w:rFonts w:cs="Arial"/>
          <w:sz w:val="24"/>
        </w:rPr>
        <w:t>(e)</w:t>
      </w:r>
      <w:r w:rsidRPr="00B15548">
        <w:rPr>
          <w:rFonts w:cs="Arial"/>
          <w:sz w:val="24"/>
        </w:rPr>
        <w:tab/>
        <w:t xml:space="preserve">The resource plan shall describe and shall estimate the cost of all new transmission facilities </w:t>
      </w:r>
      <w:ins w:id="650" w:author="Author">
        <w:r w:rsidR="0057055E" w:rsidRPr="0057055E">
          <w:rPr>
            <w:sz w:val="24"/>
          </w:rPr>
          <w:t xml:space="preserve">required for interconnection of or for power delivery from </w:t>
        </w:r>
      </w:ins>
      <w:del w:id="651" w:author="Author">
        <w:r w:rsidRPr="00B15548" w:rsidDel="0057055E">
          <w:rPr>
            <w:rFonts w:cs="Arial"/>
            <w:sz w:val="24"/>
          </w:rPr>
          <w:delText xml:space="preserve">associated with </w:delText>
        </w:r>
      </w:del>
      <w:r w:rsidRPr="00B15548">
        <w:rPr>
          <w:rFonts w:cs="Arial"/>
          <w:sz w:val="24"/>
        </w:rPr>
        <w:t>any specific resources proposed for acquisition other than through a competitive acquisition process.</w:t>
      </w:r>
    </w:p>
    <w:p w14:paraId="4ABE5D14" w14:textId="77777777" w:rsidR="00CF6C09" w:rsidRPr="00C37835" w:rsidRDefault="00CF6C09" w:rsidP="00CF6C09">
      <w:pPr>
        <w:pStyle w:val="upar1"/>
        <w:jc w:val="center"/>
        <w:rPr>
          <w:sz w:val="24"/>
          <w:szCs w:val="24"/>
        </w:rPr>
      </w:pPr>
      <w:bookmarkStart w:id="652" w:name="_Toc145838599"/>
      <w:bookmarkStart w:id="653" w:name="_Toc274813605"/>
      <w:bookmarkStart w:id="654" w:name="_Toc295480026"/>
      <w:bookmarkStart w:id="655" w:name="_Toc444850508"/>
      <w:bookmarkStart w:id="656" w:name="_Toc218838419"/>
      <w:r w:rsidRPr="00C37835">
        <w:rPr>
          <w:sz w:val="24"/>
          <w:szCs w:val="24"/>
        </w:rPr>
        <w:t>*           *           *           *</w:t>
      </w:r>
    </w:p>
    <w:p w14:paraId="0405A422" w14:textId="77777777" w:rsidR="00CF6C09" w:rsidRPr="00C37835" w:rsidRDefault="00CF6C09" w:rsidP="00CF6C09">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5BFB1965" w14:textId="77777777" w:rsidR="00660759" w:rsidRPr="00B15548" w:rsidRDefault="00660759" w:rsidP="00660759">
      <w:pPr>
        <w:pStyle w:val="Title3"/>
        <w:rPr>
          <w:color w:val="000000"/>
          <w:sz w:val="24"/>
          <w:szCs w:val="24"/>
        </w:rPr>
      </w:pPr>
      <w:bookmarkStart w:id="657" w:name="_Toc218838423"/>
      <w:bookmarkStart w:id="658" w:name="_Toc280610488"/>
      <w:bookmarkStart w:id="659" w:name="_Toc444850512"/>
      <w:bookmarkEnd w:id="641"/>
      <w:bookmarkEnd w:id="642"/>
      <w:bookmarkEnd w:id="643"/>
      <w:bookmarkEnd w:id="644"/>
      <w:bookmarkEnd w:id="652"/>
      <w:bookmarkEnd w:id="653"/>
      <w:bookmarkEnd w:id="654"/>
      <w:bookmarkEnd w:id="655"/>
      <w:bookmarkEnd w:id="656"/>
      <w:r w:rsidRPr="00B15548">
        <w:rPr>
          <w:color w:val="000000"/>
          <w:sz w:val="24"/>
          <w:szCs w:val="24"/>
        </w:rPr>
        <w:t>3613.</w:t>
      </w:r>
      <w:r w:rsidRPr="00B15548">
        <w:rPr>
          <w:color w:val="000000"/>
          <w:sz w:val="24"/>
          <w:szCs w:val="24"/>
        </w:rPr>
        <w:tab/>
        <w:t>Bid Evaluation and Selection.</w:t>
      </w:r>
      <w:bookmarkEnd w:id="657"/>
    </w:p>
    <w:p w14:paraId="4B0A3160" w14:textId="77777777" w:rsidR="00A2709D" w:rsidRPr="00B15548" w:rsidRDefault="00A2709D" w:rsidP="00A2709D">
      <w:pPr>
        <w:pStyle w:val="par1"/>
        <w:widowControl w:val="0"/>
        <w:rPr>
          <w:rFonts w:cs="Arial"/>
          <w:sz w:val="24"/>
        </w:rPr>
      </w:pPr>
      <w:bookmarkStart w:id="660" w:name="_Toc444850513"/>
      <w:bookmarkEnd w:id="658"/>
      <w:bookmarkEnd w:id="659"/>
      <w:r w:rsidRPr="00B15548">
        <w:rPr>
          <w:rFonts w:cs="Arial"/>
          <w:sz w:val="24"/>
        </w:rPr>
        <w:t>(a)</w:t>
      </w:r>
      <w:r w:rsidRPr="00B15548">
        <w:rPr>
          <w:rFonts w:cs="Arial"/>
          <w:sz w:val="24"/>
        </w:rPr>
        <w:tab/>
        <w:t>Upon the receipt of bids in its competitive acquisition process, the utility shall investigate whether each potential resource meets the requirements specified in the resource solicitation and shall perform an initial assessment of the bids.  Within 45 days of the utility’s receipt of bids, the utility shall provide notice in writing by e-mail to the owner or developer of each potential resource stating whether its bid is advanced to computer-based modeling to evaluate the cost or the ranking of the potential resource, and, if not advanced, the reasons why the utility will not further evaluate the bid using computer-based modeling.  If, after the utility issues notice to an owner or developer that the potential resource was not advanced to computer-based modeling, the utility subsequently advances that potential resource to computer-based modeling, the utility shall provide notice in writing by e-mail to the owner or developer of that potential resource within three business days of the utility’s decision to advance the potential resource to computer-based modeling.</w:t>
      </w:r>
    </w:p>
    <w:p w14:paraId="6115091D" w14:textId="77777777" w:rsidR="00A2709D" w:rsidRPr="00B15548" w:rsidRDefault="00A2709D" w:rsidP="00A2709D">
      <w:pPr>
        <w:pStyle w:val="par1"/>
        <w:widowControl w:val="0"/>
        <w:rPr>
          <w:rFonts w:cs="Arial"/>
          <w:sz w:val="24"/>
        </w:rPr>
      </w:pPr>
      <w:r w:rsidRPr="00B15548">
        <w:rPr>
          <w:rFonts w:cs="Arial"/>
          <w:sz w:val="24"/>
        </w:rPr>
        <w:t>(b)</w:t>
      </w:r>
      <w:r w:rsidRPr="00B15548">
        <w:rPr>
          <w:rFonts w:cs="Arial"/>
          <w:sz w:val="24"/>
        </w:rPr>
        <w:tab/>
        <w:t xml:space="preserve">For bids advanced to computer-based modeling, the utility shall, contemporaneously with the notification in paragraph 3613(a), also provide to the owner or developer the modeling inputs and assumptions that reasonably relate to that potential resource or to the transmission of electricity from that facility to </w:t>
      </w:r>
      <w:r w:rsidRPr="00B15548">
        <w:rPr>
          <w:rFonts w:cs="Arial"/>
          <w:sz w:val="24"/>
        </w:rPr>
        <w:lastRenderedPageBreak/>
        <w:t>the utility.  The utility shall provide such information so that modeling errors or omissions may be corrected before the competitive acquisition process is completed.  Such information shall explain to the owner or developer how its facility will be represented in the computer-based modeling and what costs, in addition to the bid information, will be assumed with respect to the potential resource.  In the event that this information contains confidential or highly confidential information, the owner or developer shall execute an appropriate nondisclosure agreement prior to receiving this information.</w:t>
      </w:r>
    </w:p>
    <w:p w14:paraId="7F0B842F" w14:textId="77777777" w:rsidR="00A2709D" w:rsidRPr="00B15548" w:rsidRDefault="00A2709D" w:rsidP="00A2709D">
      <w:pPr>
        <w:pStyle w:val="par1"/>
        <w:widowControl w:val="0"/>
        <w:rPr>
          <w:rFonts w:cs="Arial"/>
          <w:sz w:val="24"/>
        </w:rPr>
      </w:pPr>
      <w:r w:rsidRPr="00B15548">
        <w:rPr>
          <w:rFonts w:cs="Arial"/>
          <w:sz w:val="24"/>
        </w:rPr>
        <w:t>(c)</w:t>
      </w:r>
      <w:r w:rsidRPr="00B15548">
        <w:rPr>
          <w:rFonts w:cs="Arial"/>
          <w:sz w:val="24"/>
        </w:rPr>
        <w:tab/>
        <w:t>Within seven calendar days after receiving the modeling inputs and assumptions from the utility pursuant to paragraph 3613(b), the owner or developer of a potential resource shall notify the utility in writing by electronic mail the specific details of any potential dispute regarding these modeling inputs and assumptions.  The owner or developer shall attempt to resolve this dispute with the utility.  However, if the owner or developer and utility cannot resolve the dispute within three calendar days, the utility shall immediately notify the Commission with a filing in the resource plan proceeding.  If the owner or developer is not already a party to the proceeding, the owner or developer shall file a notice of intervention as of right pursuant to paragraph 1401(b) of the Commission’s Rules of Practice and Procedure, within one business day of the utility’s filing of its notice of dispute to the Commission, for the limited purpose of resolving the disputed modeling inputs and assumptions related to the potential resource.  An Administrative Law Judge (ALJ) will expeditiously schedule a technical conference at which the utility and the owner or developer shall present their dispute for resolution.  The ALJ will enter an interim order determining whether corrections to the modeling inputs and assumptions are necessary.  If the ALJ determines that corrections to the modeling inputs and assumptions are necessary, the utility shall, within three business days of the issuance of the ALJ’s interim decision, provide the corrected information to both the owner or developer and the independent evaluator.  In its report submitted under paragraph 3613(d), the utility shall also confirm by performing additional modeling as necessary, that the potential resource is fairly and accurately represented.</w:t>
      </w:r>
    </w:p>
    <w:p w14:paraId="77DAF96E" w14:textId="77777777" w:rsidR="00A2709D" w:rsidRPr="00B15548" w:rsidRDefault="00A2709D" w:rsidP="00A2709D">
      <w:pPr>
        <w:pStyle w:val="par1"/>
        <w:widowControl w:val="0"/>
        <w:rPr>
          <w:rFonts w:cs="Arial"/>
          <w:sz w:val="24"/>
        </w:rPr>
      </w:pPr>
      <w:r w:rsidRPr="00B15548">
        <w:rPr>
          <w:rFonts w:cs="Arial"/>
          <w:sz w:val="24"/>
        </w:rPr>
        <w:t>(d)</w:t>
      </w:r>
      <w:r w:rsidRPr="00B15548">
        <w:rPr>
          <w:rFonts w:cs="Arial"/>
          <w:sz w:val="24"/>
        </w:rPr>
        <w:tab/>
        <w:t xml:space="preserve">Within 120 days of the utility’s receipt of bids in its competitive acquisition process, the utility shall file a report with the Commission describing the cost-effective resource plans that conform to the range of scenarios for assessing the costs and benefits from the potential acquisition of increasing amounts of renewable energy resources, demand-side resources, energy storage systems, or Section 123 resources as specified in the Commission’s decision approving or rejecting the utility plan developed under rule 3604.  In the event that the utility’s preferred cost-effective resource plan differs from the Commission-specified </w:t>
      </w:r>
      <w:r w:rsidRPr="00B15548">
        <w:rPr>
          <w:rFonts w:cs="Arial"/>
          <w:sz w:val="24"/>
        </w:rPr>
        <w:lastRenderedPageBreak/>
        <w:t>scenarios, the utility’s report shall also set forth the utility’s preferred plan.  The utility’s plan shall also provide the Commission with the Best Value Employment metrics information provided by bidders under rule 3616 and by the utility pursuant to rule 3611.  Additionally, the utility’s report must include a composite score of BVE metrics for each of the cost-effective resource plans and must also identify the number of bids in each such plan that scored in the lowest quartile for BVE metrics.</w:t>
      </w:r>
    </w:p>
    <w:p w14:paraId="447679CE" w14:textId="77777777" w:rsidR="00CF6C09" w:rsidRPr="00CF6C09" w:rsidRDefault="00CF6C09" w:rsidP="00CF6C09">
      <w:pPr>
        <w:pStyle w:val="par2"/>
        <w:rPr>
          <w:ins w:id="661" w:author="Author"/>
          <w:sz w:val="24"/>
        </w:rPr>
      </w:pPr>
      <w:ins w:id="662" w:author="Author">
        <w:r w:rsidRPr="00305122">
          <w:rPr>
            <w:sz w:val="24"/>
          </w:rPr>
          <w:t>(I)</w:t>
        </w:r>
        <w:r w:rsidRPr="00305122">
          <w:rPr>
            <w:sz w:val="24"/>
          </w:rPr>
          <w:tab/>
          <w:t>The utility shall separately identify the estimated cost to interconnect each proposed resource in each presented resource portfolio and provide an estimate of any additional incremental transmission costs necessary to deliver electricity generated by each proposed portfolio to load.</w:t>
        </w:r>
      </w:ins>
    </w:p>
    <w:p w14:paraId="102BAE6D" w14:textId="5F7A236C" w:rsidR="00CF6C09" w:rsidRPr="00CF6C09" w:rsidRDefault="00CF6C09" w:rsidP="00CF6C09">
      <w:pPr>
        <w:pStyle w:val="par2"/>
        <w:rPr>
          <w:ins w:id="663" w:author="Author"/>
          <w:sz w:val="24"/>
        </w:rPr>
      </w:pPr>
      <w:ins w:id="664" w:author="Author">
        <w:r w:rsidRPr="00CF6C09">
          <w:rPr>
            <w:sz w:val="24"/>
          </w:rPr>
          <w:t>(II)</w:t>
        </w:r>
        <w:r w:rsidRPr="00CF6C09">
          <w:rPr>
            <w:sz w:val="24"/>
          </w:rPr>
          <w:tab/>
          <w:t>The utility shall present a calculation of the net present value of revenue requirement for each portfolio required by the Phase I decision, including interconnection and delivery-related costs.  The utility shall present the net present value of revenue requirement for each existing and new utility resource included in the portfolio.</w:t>
        </w:r>
      </w:ins>
    </w:p>
    <w:p w14:paraId="269FE2A1" w14:textId="77777777" w:rsidR="00A2709D" w:rsidRPr="00B15548" w:rsidRDefault="00A2709D" w:rsidP="00A2709D">
      <w:pPr>
        <w:pStyle w:val="par1"/>
        <w:widowControl w:val="0"/>
        <w:rPr>
          <w:rFonts w:cs="Arial"/>
          <w:sz w:val="24"/>
        </w:rPr>
      </w:pPr>
      <w:r w:rsidRPr="00B15548">
        <w:rPr>
          <w:rFonts w:cs="Arial"/>
          <w:sz w:val="24"/>
        </w:rPr>
        <w:t>(e)</w:t>
      </w:r>
      <w:r w:rsidRPr="00B15548">
        <w:rPr>
          <w:rFonts w:cs="Arial"/>
          <w:sz w:val="24"/>
        </w:rPr>
        <w:tab/>
        <w:t>Within 30 days after the filing of the utility’s 120-day report under paragraph 3613(d), the independent evaluator shall separately file a report that contains the independent evaluator’s analysis of whether the utility conducted a fair bid solicitation and bid evaluation process, with any deficiencies specifically reported.  The independent evaluator</w:t>
      </w:r>
      <w:r w:rsidRPr="00B15548" w:rsidDel="003C36A7">
        <w:rPr>
          <w:rFonts w:cs="Arial"/>
          <w:sz w:val="24"/>
        </w:rPr>
        <w:t xml:space="preserve"> </w:t>
      </w:r>
      <w:r w:rsidRPr="00B15548">
        <w:rPr>
          <w:rFonts w:cs="Arial"/>
          <w:sz w:val="24"/>
        </w:rPr>
        <w:t>shall provide confidential versions of these reports to Commission staff and the UCA.</w:t>
      </w:r>
    </w:p>
    <w:p w14:paraId="5EC60318" w14:textId="77777777" w:rsidR="00A2709D" w:rsidRPr="00B15548" w:rsidRDefault="00A2709D" w:rsidP="00A2709D">
      <w:pPr>
        <w:pStyle w:val="par1"/>
        <w:widowControl w:val="0"/>
        <w:rPr>
          <w:rFonts w:cs="Arial"/>
          <w:sz w:val="24"/>
        </w:rPr>
      </w:pPr>
      <w:r w:rsidRPr="00B15548">
        <w:rPr>
          <w:rFonts w:cs="Arial"/>
          <w:sz w:val="24"/>
        </w:rPr>
        <w:t>(f)</w:t>
      </w:r>
      <w:r w:rsidRPr="00B15548">
        <w:rPr>
          <w:rFonts w:cs="Arial"/>
          <w:sz w:val="24"/>
        </w:rPr>
        <w:tab/>
        <w:t>Within 45 days after the filing of the utility’s 120-day report under paragraph 3613(d), the parties in the resource plan proceeding may file comments on the utility’s report and the independent evaluator’s report.</w:t>
      </w:r>
    </w:p>
    <w:p w14:paraId="6D7189EE" w14:textId="77777777" w:rsidR="00A2709D" w:rsidRPr="00B15548" w:rsidRDefault="00A2709D" w:rsidP="00A2709D">
      <w:pPr>
        <w:pStyle w:val="par1"/>
        <w:widowControl w:val="0"/>
        <w:rPr>
          <w:rFonts w:cs="Arial"/>
          <w:sz w:val="24"/>
        </w:rPr>
      </w:pPr>
      <w:r w:rsidRPr="00B15548">
        <w:rPr>
          <w:rFonts w:cs="Arial"/>
          <w:sz w:val="24"/>
        </w:rPr>
        <w:t>(g)</w:t>
      </w:r>
      <w:r w:rsidRPr="00B15548">
        <w:rPr>
          <w:rFonts w:cs="Arial"/>
          <w:sz w:val="24"/>
        </w:rPr>
        <w:tab/>
        <w:t>Within 60 days after the filing of the utility’s 120-day report under paragraph 3613(d), the utility may file comments responding to the independent evaluator’s report and the parties’ comments.</w:t>
      </w:r>
    </w:p>
    <w:p w14:paraId="37C563FA" w14:textId="77777777" w:rsidR="00A2709D" w:rsidRPr="00B15548" w:rsidRDefault="00A2709D" w:rsidP="00A2709D">
      <w:pPr>
        <w:pStyle w:val="par1"/>
        <w:widowControl w:val="0"/>
        <w:rPr>
          <w:rFonts w:cs="Arial"/>
          <w:sz w:val="24"/>
        </w:rPr>
      </w:pPr>
      <w:r w:rsidRPr="00B15548">
        <w:rPr>
          <w:rFonts w:cs="Arial"/>
          <w:sz w:val="24"/>
        </w:rPr>
        <w:t>(h)</w:t>
      </w:r>
      <w:r w:rsidRPr="00B15548">
        <w:rPr>
          <w:rFonts w:cs="Arial"/>
          <w:sz w:val="24"/>
        </w:rPr>
        <w:tab/>
        <w:t>Within 90 days after the receipt of the utility’s 120-day report under paragraph 3613(d), the Commission shall issue a written decision approving, conditioning, modifying, or rejecting the utility’s preferred cost-effective resource plan, which decision shall establish the final cost-effective resource plan.  The utility shall pursue the final cost-effective resource plan either with a due diligence review and contract negotiations, or with applications for CPCNs (other than those CPCNs provided in paragraph 3611(e)), as necessary.  In rendering the decision on the final cost-effective resource plan, the Commission shall:</w:t>
      </w:r>
    </w:p>
    <w:p w14:paraId="2A9932AE" w14:textId="77777777" w:rsidR="00A2709D" w:rsidRPr="00B15548" w:rsidRDefault="00A2709D" w:rsidP="00A2709D">
      <w:pPr>
        <w:pStyle w:val="par2"/>
        <w:widowControl w:val="0"/>
        <w:rPr>
          <w:rFonts w:cs="Arial"/>
          <w:sz w:val="24"/>
        </w:rPr>
      </w:pPr>
      <w:r w:rsidRPr="00B15548">
        <w:rPr>
          <w:rFonts w:cs="Arial"/>
          <w:sz w:val="24"/>
        </w:rPr>
        <w:lastRenderedPageBreak/>
        <w:t>(I)</w:t>
      </w:r>
      <w:r w:rsidRPr="00B15548">
        <w:rPr>
          <w:rFonts w:cs="Arial"/>
          <w:sz w:val="24"/>
        </w:rPr>
        <w:tab/>
        <w:t>weigh the public interest benefits of competitively bid resources provided by other utilities and non-utilities as well as the public interest benefits of resources owned by the utility as rate base investments;</w:t>
      </w:r>
    </w:p>
    <w:p w14:paraId="523A1447" w14:textId="77777777" w:rsidR="00A2709D" w:rsidRPr="00B15548" w:rsidRDefault="00A2709D" w:rsidP="00A2709D">
      <w:pPr>
        <w:pStyle w:val="par2"/>
        <w:widowControl w:val="0"/>
        <w:rPr>
          <w:rFonts w:cs="Arial"/>
          <w:sz w:val="24"/>
        </w:rPr>
      </w:pPr>
      <w:r w:rsidRPr="00B15548">
        <w:rPr>
          <w:rFonts w:cs="Arial"/>
          <w:sz w:val="24"/>
        </w:rPr>
        <w:t>(II)</w:t>
      </w:r>
      <w:r w:rsidRPr="00B15548">
        <w:rPr>
          <w:rFonts w:cs="Arial"/>
          <w:sz w:val="24"/>
        </w:rPr>
        <w:tab/>
        <w:t>consider renewable energy resources, resources that produce minimal emissions or minimal environmental impact, and energy-efficient technologies, in accordance with §§ 40-2-123, 40-2-124, and 40-3.2-104, C.R.S.;</w:t>
      </w:r>
    </w:p>
    <w:p w14:paraId="1928C42F" w14:textId="77777777" w:rsidR="00A2709D" w:rsidRPr="00B15548" w:rsidRDefault="00A2709D" w:rsidP="00A2709D">
      <w:pPr>
        <w:pStyle w:val="par2"/>
        <w:widowControl w:val="0"/>
        <w:rPr>
          <w:rFonts w:cs="Arial"/>
          <w:sz w:val="24"/>
        </w:rPr>
      </w:pPr>
      <w:r w:rsidRPr="00B15548">
        <w:rPr>
          <w:rFonts w:cs="Arial"/>
          <w:sz w:val="24"/>
        </w:rPr>
        <w:t>(III)</w:t>
      </w:r>
      <w:r w:rsidRPr="00B15548">
        <w:rPr>
          <w:rFonts w:cs="Arial"/>
          <w:sz w:val="24"/>
        </w:rPr>
        <w:tab/>
        <w:t>consider the impacts of the final cost-effective resource plan on the long-term economic viability of Colorado communities and explain how labor requirements as detailed in rule 3211 and its Phase I decision were considered in its selection of the final cost-effective resource plan, in accordance with § 40-2-129, C.R.S.; and</w:t>
      </w:r>
    </w:p>
    <w:p w14:paraId="4BFAF120" w14:textId="77777777" w:rsidR="00A2709D" w:rsidRPr="00B15548" w:rsidRDefault="00A2709D" w:rsidP="00A2709D">
      <w:pPr>
        <w:pStyle w:val="par2"/>
        <w:widowControl w:val="0"/>
        <w:rPr>
          <w:rFonts w:cs="Arial"/>
          <w:sz w:val="24"/>
        </w:rPr>
      </w:pPr>
      <w:r w:rsidRPr="00B15548">
        <w:rPr>
          <w:rFonts w:cs="Arial"/>
          <w:sz w:val="24"/>
        </w:rPr>
        <w:t>(IV)</w:t>
      </w:r>
      <w:r w:rsidRPr="00B15548">
        <w:rPr>
          <w:rFonts w:cs="Arial"/>
          <w:sz w:val="24"/>
        </w:rPr>
        <w:tab/>
        <w:t>consider resources that provide beneficial contributions to Colorado’s energy security, economic prosperity, environmental protection, and insulation from fuel price increases.</w:t>
      </w:r>
    </w:p>
    <w:p w14:paraId="75013F59" w14:textId="77777777" w:rsidR="00A2709D" w:rsidRPr="00B15548" w:rsidRDefault="00A2709D" w:rsidP="00A2709D">
      <w:pPr>
        <w:pStyle w:val="par1"/>
        <w:widowControl w:val="0"/>
        <w:rPr>
          <w:rFonts w:cs="Arial"/>
          <w:sz w:val="24"/>
        </w:rPr>
      </w:pPr>
      <w:r w:rsidRPr="00B15548">
        <w:rPr>
          <w:rFonts w:cs="Arial"/>
          <w:sz w:val="24"/>
        </w:rPr>
        <w:t>(i)</w:t>
      </w:r>
      <w:r w:rsidRPr="00B15548">
        <w:rPr>
          <w:rFonts w:cs="Arial"/>
          <w:sz w:val="24"/>
        </w:rPr>
        <w:tab/>
        <w:t>Within 90 days of issuance of a final decision approving the utility’s plan, the utility shall submit to CDLE’s</w:t>
      </w:r>
      <w:r w:rsidRPr="00B15548">
        <w:rPr>
          <w:rFonts w:cs="Arial"/>
          <w:color w:val="000000"/>
          <w:sz w:val="24"/>
        </w:rPr>
        <w:t xml:space="preserve"> Division of Labor Standards and Statistics</w:t>
      </w:r>
      <w:r w:rsidRPr="00B15548">
        <w:rPr>
          <w:rFonts w:cs="Arial"/>
          <w:sz w:val="24"/>
        </w:rPr>
        <w:t xml:space="preserve"> a list of projects that are ESPW projects.  This list should also be contemporaneously filed with the Commission on an informational basis.</w:t>
      </w:r>
    </w:p>
    <w:p w14:paraId="4BE83AA8" w14:textId="77777777" w:rsidR="00A2709D" w:rsidRPr="00B15548" w:rsidRDefault="00A2709D" w:rsidP="00A2709D">
      <w:pPr>
        <w:pStyle w:val="par1"/>
        <w:widowControl w:val="0"/>
        <w:rPr>
          <w:rFonts w:cs="Arial"/>
          <w:sz w:val="24"/>
        </w:rPr>
      </w:pPr>
      <w:r w:rsidRPr="00B15548">
        <w:rPr>
          <w:rFonts w:cs="Arial"/>
          <w:sz w:val="24"/>
        </w:rPr>
        <w:t>(j)</w:t>
      </w:r>
      <w:r w:rsidRPr="00B15548">
        <w:rPr>
          <w:rFonts w:cs="Arial"/>
          <w:sz w:val="24"/>
        </w:rPr>
        <w:tab/>
        <w:t>The utility must complete the competitive acquisition process by executing contracts for potential resources within 18 months after the utility’s receipt of bids in its competitive acquisition process.  The utility may file a motion in the resource plan proceeding requesting to extend this deadline for good cause.  The utility must execute final contracts for the potential resources prior to the completion of the competitive acquisition process to receive the presumption of prudence afforded by paragraph 3617(d).</w:t>
      </w:r>
    </w:p>
    <w:p w14:paraId="271F2CA7" w14:textId="77777777" w:rsidR="00A2709D" w:rsidRPr="00B15548" w:rsidRDefault="00A2709D" w:rsidP="00A2709D">
      <w:pPr>
        <w:pStyle w:val="par1"/>
        <w:widowControl w:val="0"/>
        <w:rPr>
          <w:rFonts w:cs="Arial"/>
          <w:sz w:val="24"/>
        </w:rPr>
      </w:pPr>
      <w:r w:rsidRPr="00B15548">
        <w:rPr>
          <w:rFonts w:cs="Arial"/>
          <w:sz w:val="24"/>
        </w:rPr>
        <w:t>(k)</w:t>
      </w:r>
      <w:r w:rsidRPr="00B15548">
        <w:rPr>
          <w:rFonts w:cs="Arial"/>
          <w:sz w:val="24"/>
        </w:rPr>
        <w:tab/>
        <w:t xml:space="preserve">Upon completion of the competitive acquisition process pursuant to paragraph 3613(i), and consistent with the subsequent requirement for website posting of bids and utility proposals as required in paragraph 3613(k), protected information that was filed in the resource plan proceeding will be refiled as non-confidential or public information as specified in the Commission order described below.  To satisfy this requirement the utility shall file a proposal that addresses the public release of all confidential and highly confidential information related to bids for potential resources and resources the utility proposed to build and own as a rate base investment.  At a minimum the utility shall address its 120-day report in paragraph 3613(d), the independent evaluator’s report in paragraph 3613(e), and </w:t>
      </w:r>
      <w:r w:rsidRPr="00B15548">
        <w:rPr>
          <w:rFonts w:cs="Arial"/>
          <w:sz w:val="24"/>
        </w:rPr>
        <w:lastRenderedPageBreak/>
        <w:t>all documents related to these reports filed by the utility, parties, or the independent evaluator.  The utility shall file its proposal in the resource plan proceeding within 14 months after the receipt of bids in its competitive acquisition process.  Parties will have 30 calendar days after the utility files its proposal to file responses.  The utility then may reply to any responses filed within ten calendar days.  The Commission shall issue an order specifying to the utility and other parties the documents that shall be refiled as public information.</w:t>
      </w:r>
    </w:p>
    <w:p w14:paraId="7200D28A" w14:textId="77777777" w:rsidR="00660759" w:rsidRPr="00B15548" w:rsidRDefault="00A2709D" w:rsidP="00A2709D">
      <w:pPr>
        <w:pStyle w:val="par1"/>
        <w:keepLines/>
        <w:rPr>
          <w:rFonts w:cs="Arial"/>
          <w:sz w:val="24"/>
        </w:rPr>
      </w:pPr>
      <w:r w:rsidRPr="00B15548">
        <w:rPr>
          <w:rFonts w:cs="Arial"/>
          <w:sz w:val="24"/>
        </w:rPr>
        <w:t>(l)</w:t>
      </w:r>
      <w:r w:rsidRPr="00B15548">
        <w:rPr>
          <w:rFonts w:cs="Arial"/>
          <w:sz w:val="24"/>
        </w:rPr>
        <w:tab/>
        <w:t>Upon completion of the competitive acquisition process under paragraph 3613(i), the utility shall post on its website the following information from all bids and utility proposals: bidder name; bid price and utility cost, stated in terms that allow reasonable comparison of the bids with utility proposals; generation technology type; size of facility; contract duration or expected useful life of facility for utility proposals; and whether the proposed power purchase contract includes an option for the utility to purchase the facility during or at the end of the contract term</w:t>
      </w:r>
      <w:r w:rsidR="00660759" w:rsidRPr="00B15548">
        <w:rPr>
          <w:rFonts w:cs="Arial"/>
          <w:sz w:val="24"/>
        </w:rPr>
        <w:t>.</w:t>
      </w:r>
    </w:p>
    <w:p w14:paraId="5A56659D" w14:textId="77777777" w:rsidR="00235232" w:rsidRPr="00C37835" w:rsidRDefault="00235232" w:rsidP="00235232">
      <w:pPr>
        <w:pStyle w:val="upar1"/>
        <w:jc w:val="center"/>
        <w:rPr>
          <w:sz w:val="24"/>
          <w:szCs w:val="24"/>
        </w:rPr>
      </w:pPr>
      <w:bookmarkStart w:id="665" w:name="_Toc218838424"/>
      <w:r w:rsidRPr="00C37835">
        <w:rPr>
          <w:sz w:val="24"/>
          <w:szCs w:val="24"/>
        </w:rPr>
        <w:t>*           *           *           *</w:t>
      </w:r>
    </w:p>
    <w:p w14:paraId="3F8511BA" w14:textId="77777777" w:rsidR="00235232" w:rsidRPr="00C37835" w:rsidRDefault="00235232" w:rsidP="00235232">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4D82363E" w14:textId="77777777" w:rsidR="00660759" w:rsidRPr="00B15548" w:rsidRDefault="00660759" w:rsidP="00660759">
      <w:pPr>
        <w:pStyle w:val="Title3"/>
        <w:rPr>
          <w:color w:val="000000"/>
          <w:sz w:val="24"/>
          <w:szCs w:val="24"/>
        </w:rPr>
      </w:pPr>
      <w:bookmarkStart w:id="666" w:name="_Toc145838603"/>
      <w:bookmarkStart w:id="667" w:name="_Toc274813611"/>
      <w:bookmarkStart w:id="668" w:name="_Toc280610490"/>
      <w:bookmarkStart w:id="669" w:name="_Toc444850515"/>
      <w:bookmarkStart w:id="670" w:name="_Toc218838426"/>
      <w:bookmarkEnd w:id="660"/>
      <w:bookmarkEnd w:id="665"/>
      <w:r w:rsidRPr="00B15548">
        <w:rPr>
          <w:color w:val="000000"/>
          <w:sz w:val="24"/>
          <w:szCs w:val="24"/>
        </w:rPr>
        <w:t>3616.</w:t>
      </w:r>
      <w:r w:rsidRPr="00B15548">
        <w:rPr>
          <w:color w:val="000000"/>
          <w:sz w:val="24"/>
          <w:szCs w:val="24"/>
        </w:rPr>
        <w:tab/>
        <w:t>Request(s) For Proposals.</w:t>
      </w:r>
      <w:bookmarkEnd w:id="666"/>
      <w:bookmarkEnd w:id="667"/>
      <w:bookmarkEnd w:id="668"/>
      <w:bookmarkEnd w:id="669"/>
      <w:bookmarkEnd w:id="670"/>
    </w:p>
    <w:p w14:paraId="1767C1C4" w14:textId="5C6F9409" w:rsidR="00A2709D" w:rsidRPr="00B15548" w:rsidRDefault="00A2709D" w:rsidP="00A2709D">
      <w:pPr>
        <w:pStyle w:val="par1"/>
        <w:widowControl w:val="0"/>
        <w:rPr>
          <w:rFonts w:cs="Arial"/>
          <w:sz w:val="24"/>
        </w:rPr>
      </w:pPr>
      <w:bookmarkStart w:id="671" w:name="_Toc444850516"/>
      <w:r w:rsidRPr="00B15548">
        <w:rPr>
          <w:rFonts w:cs="Arial"/>
          <w:sz w:val="24"/>
        </w:rPr>
        <w:t>(a)</w:t>
      </w:r>
      <w:r w:rsidRPr="00B15548">
        <w:rPr>
          <w:rFonts w:cs="Arial"/>
          <w:sz w:val="24"/>
        </w:rPr>
        <w:tab/>
        <w:t>Purpose of the request(s) for proposals.  The proposed RFP(s) filed by the utility shall be designed to solicit competitive bids to acquire additional resources pursuant to rule 3611.  To minimize bidder exceptions and to enhance bid comparability, the utility shall include in its proposed RFP(s) a model contract to match each type of resource need, including contracts for supply-side resources, energy storage systems, renewable energy resources, or Section 123 resources as required by the approved resource plan.</w:t>
      </w:r>
      <w:r w:rsidR="00235232">
        <w:rPr>
          <w:rFonts w:cs="Arial"/>
          <w:sz w:val="24"/>
        </w:rPr>
        <w:t xml:space="preserve"> </w:t>
      </w:r>
      <w:ins w:id="672" w:author="Author">
        <w:r w:rsidR="00072477">
          <w:rPr>
            <w:rFonts w:cs="Arial"/>
            <w:sz w:val="24"/>
          </w:rPr>
          <w:t xml:space="preserve"> </w:t>
        </w:r>
        <w:r w:rsidR="00235232" w:rsidRPr="00FC183B">
          <w:rPr>
            <w:sz w:val="24"/>
          </w:rPr>
          <w:t>The RFP shall explicitly allow bids interconnecting to transmission facilities of other utilities so long as the bidder can demonstrate existing agreements or commitments detailing a firm transmission path from the resource’s point of interconnection to the utility’s transmission system.</w:t>
        </w:r>
      </w:ins>
    </w:p>
    <w:p w14:paraId="02813C7F" w14:textId="612D7A21" w:rsidR="00A2709D" w:rsidRPr="00B15548" w:rsidRDefault="00A2709D" w:rsidP="00A2709D">
      <w:pPr>
        <w:pStyle w:val="par1"/>
        <w:widowControl w:val="0"/>
        <w:rPr>
          <w:rFonts w:cs="Arial"/>
          <w:sz w:val="24"/>
        </w:rPr>
      </w:pPr>
      <w:r w:rsidRPr="00B15548">
        <w:rPr>
          <w:rFonts w:cs="Arial"/>
          <w:sz w:val="24"/>
        </w:rPr>
        <w:t>(b)</w:t>
      </w:r>
      <w:r w:rsidRPr="00B15548">
        <w:rPr>
          <w:rFonts w:cs="Arial"/>
          <w:sz w:val="24"/>
        </w:rPr>
        <w:tab/>
        <w:t xml:space="preserve">Contents of the request(s) for proposals.  The proposed RFP(s) shall include the bid evaluation criteria the utility plans to use in ranking the bids received.  The utility shall also include in its proposed RFP(s):  details concerning its resource needs; reasonable estimates of </w:t>
      </w:r>
      <w:ins w:id="673" w:author="Author">
        <w:r w:rsidR="006F355E">
          <w:rPr>
            <w:rFonts w:cs="Arial"/>
            <w:sz w:val="24"/>
          </w:rPr>
          <w:t xml:space="preserve">both </w:t>
        </w:r>
      </w:ins>
      <w:r w:rsidRPr="00B15548">
        <w:rPr>
          <w:rFonts w:cs="Arial"/>
          <w:sz w:val="24"/>
        </w:rPr>
        <w:t xml:space="preserve">transmission </w:t>
      </w:r>
      <w:ins w:id="674" w:author="Author">
        <w:r w:rsidR="00250920">
          <w:rPr>
            <w:rFonts w:cs="Arial"/>
            <w:sz w:val="24"/>
          </w:rPr>
          <w:t>i</w:t>
        </w:r>
        <w:r w:rsidR="00250920" w:rsidRPr="00305122">
          <w:rPr>
            <w:sz w:val="24"/>
          </w:rPr>
          <w:t>nterconnection and deliverability-related</w:t>
        </w:r>
      </w:ins>
      <w:r w:rsidR="00250920" w:rsidRPr="00B15548">
        <w:rPr>
          <w:rFonts w:cs="Arial"/>
          <w:sz w:val="24"/>
        </w:rPr>
        <w:t xml:space="preserve"> </w:t>
      </w:r>
      <w:r w:rsidRPr="00B15548">
        <w:rPr>
          <w:rFonts w:cs="Arial"/>
          <w:sz w:val="24"/>
        </w:rPr>
        <w:t xml:space="preserve">costs for resources located in different areas pursuant to rule 3608, including a </w:t>
      </w:r>
      <w:del w:id="675" w:author="Author">
        <w:r w:rsidRPr="00B15548" w:rsidDel="006F355E">
          <w:rPr>
            <w:rFonts w:cs="Arial"/>
            <w:sz w:val="24"/>
          </w:rPr>
          <w:delText>detailed description</w:delText>
        </w:r>
      </w:del>
      <w:ins w:id="676" w:author="Author">
        <w:r w:rsidR="006F355E">
          <w:rPr>
            <w:rFonts w:cs="Arial"/>
            <w:sz w:val="24"/>
          </w:rPr>
          <w:t>set</w:t>
        </w:r>
      </w:ins>
      <w:r w:rsidRPr="00B15548">
        <w:rPr>
          <w:rFonts w:cs="Arial"/>
          <w:sz w:val="24"/>
        </w:rPr>
        <w:t xml:space="preserve"> of </w:t>
      </w:r>
      <w:del w:id="677" w:author="Author">
        <w:r w:rsidRPr="00B15548" w:rsidDel="006F355E">
          <w:rPr>
            <w:rFonts w:cs="Arial"/>
            <w:sz w:val="24"/>
          </w:rPr>
          <w:delText>how the costs of future</w:delText>
        </w:r>
      </w:del>
      <w:ins w:id="678" w:author="Author">
        <w:r w:rsidR="006F355E">
          <w:rPr>
            <w:rFonts w:cs="Arial"/>
            <w:sz w:val="24"/>
          </w:rPr>
          <w:t>proposed</w:t>
        </w:r>
      </w:ins>
      <w:r w:rsidRPr="00B15548">
        <w:rPr>
          <w:rFonts w:cs="Arial"/>
          <w:sz w:val="24"/>
        </w:rPr>
        <w:t xml:space="preserve"> transmission </w:t>
      </w:r>
      <w:ins w:id="679" w:author="Author">
        <w:r w:rsidR="006F355E">
          <w:rPr>
            <w:rFonts w:cs="Arial"/>
            <w:sz w:val="24"/>
          </w:rPr>
          <w:t xml:space="preserve">adders </w:t>
        </w:r>
      </w:ins>
      <w:del w:id="680" w:author="Author">
        <w:r w:rsidRPr="00B15548" w:rsidDel="006F355E">
          <w:rPr>
            <w:rFonts w:cs="Arial"/>
            <w:sz w:val="24"/>
          </w:rPr>
          <w:delText xml:space="preserve">will apply </w:delText>
        </w:r>
      </w:del>
      <w:r w:rsidRPr="00B15548">
        <w:rPr>
          <w:rFonts w:cs="Arial"/>
          <w:sz w:val="24"/>
        </w:rPr>
        <w:t xml:space="preserve">to </w:t>
      </w:r>
      <w:ins w:id="681" w:author="Author">
        <w:r w:rsidR="006F355E">
          <w:rPr>
            <w:rFonts w:cs="Arial"/>
            <w:sz w:val="24"/>
          </w:rPr>
          <w:t>be inclu</w:t>
        </w:r>
        <w:r w:rsidR="00FD2BDF">
          <w:rPr>
            <w:rFonts w:cs="Arial"/>
            <w:sz w:val="24"/>
          </w:rPr>
          <w:t>d</w:t>
        </w:r>
        <w:r w:rsidR="006F355E">
          <w:rPr>
            <w:rFonts w:cs="Arial"/>
            <w:sz w:val="24"/>
          </w:rPr>
          <w:t xml:space="preserve">ed in </w:t>
        </w:r>
      </w:ins>
      <w:r w:rsidRPr="00B15548">
        <w:rPr>
          <w:rFonts w:cs="Arial"/>
          <w:sz w:val="24"/>
        </w:rPr>
        <w:t xml:space="preserve">bid </w:t>
      </w:r>
      <w:ins w:id="682" w:author="Author">
        <w:r w:rsidR="006F355E" w:rsidRPr="006F355E">
          <w:rPr>
            <w:sz w:val="24"/>
          </w:rPr>
          <w:t xml:space="preserve">costs during capacity </w:t>
        </w:r>
        <w:r w:rsidR="006F355E" w:rsidRPr="006F355E">
          <w:rPr>
            <w:sz w:val="24"/>
          </w:rPr>
          <w:lastRenderedPageBreak/>
          <w:t>expansion modeling for bids that are not aligned with the utility’s most recent Transmission System Plan as well as potential modeling credits for bids locating in areas that would ameliorate a transmission constraint; for each transmission line segment at or above 115 kV, the utility shall provide graphical or tabular data presenting, for the most recent year for which measured load data are available, hourly line loading as a fraction of rated capacity</w:t>
        </w:r>
      </w:ins>
      <w:del w:id="683" w:author="Author">
        <w:r w:rsidRPr="00B15548" w:rsidDel="006F355E">
          <w:rPr>
            <w:rFonts w:cs="Arial"/>
            <w:sz w:val="24"/>
          </w:rPr>
          <w:delText>resources</w:delText>
        </w:r>
      </w:del>
      <w:r w:rsidRPr="00B15548">
        <w:rPr>
          <w:rFonts w:cs="Arial"/>
          <w:sz w:val="24"/>
        </w:rPr>
        <w:t>; the extent and degree to which resources must be dispatchable, including the requirement, if any, that resources be able to operate under automatic dispatch control; any physical and performance requirements for energy storage systems or instructions for bidders to explain characteristics of energy storage systems, including but not limited to discharge rates and durations, charging rates, response time, and cycling losses and limitations; and methodologies or credit mechanisms to value energy storage services provided to the utility system; the utility's proposed model contract(s) for the acquisition of resources; proposed contract term lengths; discount rate; general planning assumptions; and, any other information necessary to implement a fair and reasonable bidding program.</w:t>
      </w:r>
    </w:p>
    <w:p w14:paraId="32FA81C5" w14:textId="77777777" w:rsidR="00A2709D" w:rsidRPr="00B15548" w:rsidRDefault="00A2709D" w:rsidP="00A2709D">
      <w:pPr>
        <w:pStyle w:val="par1"/>
        <w:widowControl w:val="0"/>
        <w:rPr>
          <w:rFonts w:cs="Arial"/>
          <w:sz w:val="24"/>
        </w:rPr>
      </w:pPr>
      <w:r w:rsidRPr="00B15548">
        <w:rPr>
          <w:rFonts w:cs="Arial"/>
          <w:sz w:val="24"/>
        </w:rPr>
        <w:t>(c)</w:t>
      </w:r>
      <w:r w:rsidRPr="00B15548">
        <w:rPr>
          <w:rFonts w:cs="Arial"/>
          <w:sz w:val="24"/>
        </w:rPr>
        <w:tab/>
        <w:t>Labor requirements.  The proposed RFP(s) shall meet the requirements of rule 3211 as it relates to BVE metrics and ESPW projects.  The utility shall clearly indicate in the RFP that failure to provide required information, including documentation of an exemption, shall result in rejection of the bid.  Material contract terms as required by paragraph 3211(b) shall not be considered negotiable by the utility or by bidders.</w:t>
      </w:r>
    </w:p>
    <w:p w14:paraId="4F512DCC" w14:textId="77777777" w:rsidR="00A2709D" w:rsidRPr="00B15548" w:rsidRDefault="00A2709D" w:rsidP="00A2709D">
      <w:pPr>
        <w:pStyle w:val="par1"/>
        <w:widowControl w:val="0"/>
        <w:rPr>
          <w:rFonts w:cs="Arial"/>
          <w:sz w:val="24"/>
        </w:rPr>
      </w:pPr>
      <w:r w:rsidRPr="00B15548">
        <w:rPr>
          <w:rFonts w:cs="Arial"/>
          <w:sz w:val="24"/>
        </w:rPr>
        <w:t>(d)</w:t>
      </w:r>
      <w:r w:rsidRPr="00B15548">
        <w:rPr>
          <w:rFonts w:cs="Arial"/>
          <w:sz w:val="24"/>
        </w:rPr>
        <w:tab/>
        <w:t>When issuing its RFP, the utility shall provide potential bidders with the Commission’s order or orders specifying the form of nondisclosure agreement necessary to obtain access to confidential and highly confidential modeling inputs and assumptions provided by the utility pursuant to paragraph 3613(b).  The utility shall also provide potential bidders with an explanation of the process by which disputes regarding inputs and assumptions to computer-based modeling will be addressed by the Commission pursuant to paragraph 3613(b).</w:t>
      </w:r>
    </w:p>
    <w:p w14:paraId="7856C3AC" w14:textId="77777777" w:rsidR="00A2709D" w:rsidRPr="00B15548" w:rsidRDefault="00A2709D" w:rsidP="00A2709D">
      <w:pPr>
        <w:pStyle w:val="par1"/>
        <w:widowControl w:val="0"/>
        <w:rPr>
          <w:rFonts w:cs="Arial"/>
          <w:sz w:val="24"/>
        </w:rPr>
      </w:pPr>
      <w:r w:rsidRPr="00B15548">
        <w:rPr>
          <w:rFonts w:cs="Arial"/>
          <w:sz w:val="24"/>
        </w:rPr>
        <w:t>(e)</w:t>
      </w:r>
      <w:r w:rsidRPr="00B15548">
        <w:rPr>
          <w:rFonts w:cs="Arial"/>
          <w:sz w:val="24"/>
        </w:rPr>
        <w:tab/>
        <w:t>The utility shall require bidders to provide the contact name of the owner or developer designated to receive notice pursuant to paragraph 3613(a).</w:t>
      </w:r>
    </w:p>
    <w:p w14:paraId="339D9226" w14:textId="761CA614" w:rsidR="00660759" w:rsidRPr="00B15548" w:rsidRDefault="00A2709D" w:rsidP="00A2709D">
      <w:pPr>
        <w:pStyle w:val="par1"/>
        <w:rPr>
          <w:rFonts w:cs="Arial"/>
          <w:sz w:val="24"/>
        </w:rPr>
      </w:pPr>
      <w:r w:rsidRPr="00B15548">
        <w:rPr>
          <w:rFonts w:cs="Arial"/>
          <w:sz w:val="24"/>
        </w:rPr>
        <w:t>(f)</w:t>
      </w:r>
      <w:r w:rsidRPr="00B15548">
        <w:rPr>
          <w:rFonts w:cs="Arial"/>
          <w:sz w:val="24"/>
        </w:rPr>
        <w:tab/>
        <w:t>The utility shall inform bidders that certain bid information submitted in response to the RFP will be made available to the public through the posting of certain bid information on the utility’s website upon the completion of the competitive acquisition process pursuant to paragraph 3613(k)</w:t>
      </w:r>
      <w:r w:rsidR="00660759" w:rsidRPr="00B15548">
        <w:rPr>
          <w:rFonts w:cs="Arial"/>
          <w:sz w:val="24"/>
        </w:rPr>
        <w:t>.</w:t>
      </w:r>
    </w:p>
    <w:p w14:paraId="51BD6877" w14:textId="77777777" w:rsidR="00087FBC" w:rsidRPr="00C37835" w:rsidRDefault="00087FBC" w:rsidP="00087FBC">
      <w:pPr>
        <w:pStyle w:val="upar1"/>
        <w:jc w:val="center"/>
        <w:rPr>
          <w:sz w:val="24"/>
          <w:szCs w:val="24"/>
        </w:rPr>
      </w:pPr>
      <w:bookmarkStart w:id="684" w:name="_Toc218838427"/>
      <w:r w:rsidRPr="00C37835">
        <w:rPr>
          <w:sz w:val="24"/>
          <w:szCs w:val="24"/>
        </w:rPr>
        <w:t>*           *           *           *</w:t>
      </w:r>
    </w:p>
    <w:p w14:paraId="6A5D829B" w14:textId="77777777" w:rsidR="00087FBC" w:rsidRPr="00C37835" w:rsidRDefault="00087FBC" w:rsidP="00087FBC">
      <w:pPr>
        <w:pStyle w:val="upar1"/>
        <w:jc w:val="center"/>
        <w:rPr>
          <w:sz w:val="24"/>
          <w:szCs w:val="24"/>
        </w:rPr>
      </w:pPr>
      <w:r w:rsidRPr="00C37835">
        <w:rPr>
          <w:sz w:val="24"/>
          <w:szCs w:val="24"/>
        </w:rPr>
        <w:lastRenderedPageBreak/>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2723E3F8" w14:textId="77777777" w:rsidR="00445A0F" w:rsidRPr="00BC3B2C" w:rsidRDefault="00445A0F" w:rsidP="00BC3B2C">
      <w:pPr>
        <w:pStyle w:val="Heading2"/>
        <w:rPr>
          <w:i w:val="0"/>
          <w:iCs w:val="0"/>
          <w:sz w:val="24"/>
          <w:szCs w:val="24"/>
        </w:rPr>
      </w:pPr>
      <w:bookmarkStart w:id="685" w:name="_Toc444850520"/>
      <w:bookmarkStart w:id="686" w:name="_Toc218838431"/>
      <w:bookmarkEnd w:id="560"/>
      <w:bookmarkEnd w:id="561"/>
      <w:bookmarkEnd w:id="562"/>
      <w:bookmarkEnd w:id="671"/>
      <w:bookmarkEnd w:id="684"/>
      <w:r w:rsidRPr="00BC3B2C">
        <w:rPr>
          <w:i w:val="0"/>
          <w:iCs w:val="0"/>
          <w:sz w:val="24"/>
          <w:szCs w:val="24"/>
        </w:rPr>
        <w:t>TRANSMISSION PLANNING</w:t>
      </w:r>
      <w:bookmarkEnd w:id="563"/>
      <w:bookmarkEnd w:id="685"/>
      <w:bookmarkEnd w:id="686"/>
    </w:p>
    <w:p w14:paraId="26ED5984" w14:textId="77777777" w:rsidR="00445A0F" w:rsidRPr="00B15548" w:rsidRDefault="00445A0F" w:rsidP="00445A0F">
      <w:pPr>
        <w:pStyle w:val="Title3"/>
        <w:rPr>
          <w:sz w:val="24"/>
          <w:szCs w:val="24"/>
        </w:rPr>
      </w:pPr>
      <w:bookmarkStart w:id="687" w:name="_Toc295480038"/>
      <w:bookmarkStart w:id="688" w:name="_Toc444850521"/>
      <w:bookmarkStart w:id="689" w:name="_Toc218838432"/>
      <w:r w:rsidRPr="00B15548">
        <w:rPr>
          <w:sz w:val="24"/>
          <w:szCs w:val="24"/>
        </w:rPr>
        <w:t>3625.</w:t>
      </w:r>
      <w:r w:rsidRPr="00B15548">
        <w:rPr>
          <w:sz w:val="24"/>
          <w:szCs w:val="24"/>
        </w:rPr>
        <w:tab/>
        <w:t>Applicability.</w:t>
      </w:r>
      <w:bookmarkEnd w:id="687"/>
      <w:bookmarkEnd w:id="688"/>
      <w:bookmarkEnd w:id="689"/>
    </w:p>
    <w:p w14:paraId="7A8FEE2C" w14:textId="478FA4DA" w:rsidR="00445A0F" w:rsidRPr="00B15548" w:rsidRDefault="00445A0F" w:rsidP="00445A0F">
      <w:pPr>
        <w:pStyle w:val="upar1"/>
        <w:rPr>
          <w:sz w:val="24"/>
          <w:szCs w:val="24"/>
        </w:rPr>
      </w:pPr>
      <w:r w:rsidRPr="00B15548">
        <w:rPr>
          <w:sz w:val="24"/>
          <w:szCs w:val="24"/>
        </w:rPr>
        <w:t>This rule shall apply to all electric utilities in the state of Colorado except municipally owned utilities and cooperative electric associations that have voted to exempt themselves from regulation pursuant to § 40 9.5-103, C.R.S.</w:t>
      </w:r>
    </w:p>
    <w:p w14:paraId="7EB10A49" w14:textId="77777777" w:rsidR="00445A0F" w:rsidRPr="00B15548" w:rsidRDefault="00445A0F" w:rsidP="00445A0F">
      <w:pPr>
        <w:pStyle w:val="Title3"/>
        <w:rPr>
          <w:sz w:val="24"/>
          <w:szCs w:val="24"/>
        </w:rPr>
      </w:pPr>
      <w:bookmarkStart w:id="690" w:name="_Toc295480039"/>
      <w:bookmarkStart w:id="691" w:name="_Toc444850522"/>
      <w:bookmarkStart w:id="692" w:name="_Toc218838433"/>
      <w:r w:rsidRPr="00B15548">
        <w:rPr>
          <w:sz w:val="24"/>
          <w:szCs w:val="24"/>
        </w:rPr>
        <w:t>3626.</w:t>
      </w:r>
      <w:r w:rsidRPr="00B15548">
        <w:rPr>
          <w:sz w:val="24"/>
          <w:szCs w:val="24"/>
        </w:rPr>
        <w:tab/>
        <w:t>Overview and Purpose.</w:t>
      </w:r>
      <w:bookmarkEnd w:id="690"/>
      <w:bookmarkEnd w:id="691"/>
      <w:bookmarkEnd w:id="692"/>
    </w:p>
    <w:p w14:paraId="68E49FE8" w14:textId="2C749E6D" w:rsidR="00445A0F" w:rsidRPr="00B15548" w:rsidRDefault="00445A0F" w:rsidP="00445A0F">
      <w:pPr>
        <w:pStyle w:val="upar1"/>
        <w:rPr>
          <w:sz w:val="24"/>
          <w:szCs w:val="24"/>
        </w:rPr>
      </w:pPr>
      <w:r w:rsidRPr="00B15548">
        <w:rPr>
          <w:sz w:val="24"/>
          <w:szCs w:val="24"/>
        </w:rPr>
        <w:t xml:space="preserve">The purpose of these rules is to establish </w:t>
      </w:r>
      <w:ins w:id="693" w:author="Author">
        <w:r w:rsidR="00815E11" w:rsidRPr="00305122">
          <w:rPr>
            <w:sz w:val="24"/>
          </w:rPr>
          <w:t xml:space="preserve">a transmission planning process centered on an integrated and comprehensive assessment of the future transmission needs of the Colorado jurisdictional electric utilities and the opportunity it presents for the </w:t>
        </w:r>
        <w:r w:rsidR="00815E11" w:rsidRPr="002B0002">
          <w:rPr>
            <w:sz w:val="24"/>
          </w:rPr>
          <w:t xml:space="preserve">collaborative development and vetting of alternative approaches to meet those future needs. </w:t>
        </w:r>
        <w:r w:rsidR="00072477">
          <w:rPr>
            <w:sz w:val="24"/>
          </w:rPr>
          <w:t xml:space="preserve"> </w:t>
        </w:r>
        <w:r w:rsidR="00815E11" w:rsidRPr="002B0002">
          <w:rPr>
            <w:sz w:val="24"/>
          </w:rPr>
          <w:t>The engagement between the utilities, government agencies, and other stakeholders in this transmission planning process is intended to inform subsequent proceedings addressing certificates of public convenience and necessity pursuant to rule 3102</w:t>
        </w:r>
      </w:ins>
      <w:del w:id="694" w:author="Author">
        <w:r w:rsidRPr="00B15548" w:rsidDel="00815E11">
          <w:rPr>
            <w:sz w:val="24"/>
            <w:szCs w:val="24"/>
          </w:rPr>
          <w:delText>a process to coordinate the planning for additional electric transmission in Colorado.  The Commission endorses the concept that planning should be done on a comprehensive, transparent, state-wide basis and should take into account the needs of all stakeholders</w:delText>
        </w:r>
      </w:del>
      <w:r w:rsidRPr="00B15548">
        <w:rPr>
          <w:sz w:val="24"/>
          <w:szCs w:val="24"/>
        </w:rPr>
        <w:t>.</w:t>
      </w:r>
    </w:p>
    <w:p w14:paraId="25D77E32" w14:textId="77777777" w:rsidR="00445A0F" w:rsidRPr="00B15548" w:rsidRDefault="00445A0F" w:rsidP="00445A0F">
      <w:pPr>
        <w:pStyle w:val="Title3"/>
        <w:rPr>
          <w:sz w:val="24"/>
          <w:szCs w:val="24"/>
        </w:rPr>
      </w:pPr>
      <w:bookmarkStart w:id="695" w:name="_Toc295480040"/>
      <w:bookmarkStart w:id="696" w:name="_Toc444850523"/>
      <w:bookmarkStart w:id="697" w:name="_Toc218838434"/>
      <w:r w:rsidRPr="00B15548">
        <w:rPr>
          <w:sz w:val="24"/>
          <w:szCs w:val="24"/>
        </w:rPr>
        <w:t>3627.</w:t>
      </w:r>
      <w:r w:rsidRPr="00B15548">
        <w:rPr>
          <w:sz w:val="24"/>
          <w:szCs w:val="24"/>
        </w:rPr>
        <w:tab/>
        <w:t>Transmission Planning.</w:t>
      </w:r>
      <w:bookmarkEnd w:id="695"/>
      <w:bookmarkEnd w:id="696"/>
      <w:bookmarkEnd w:id="697"/>
    </w:p>
    <w:p w14:paraId="64C99B22" w14:textId="33E012C3" w:rsidR="002B0002" w:rsidRPr="005B52F3" w:rsidRDefault="005D2179">
      <w:pPr>
        <w:pStyle w:val="par1"/>
        <w:rPr>
          <w:sz w:val="24"/>
          <w:rPrChange w:id="698" w:author="Author">
            <w:rPr/>
          </w:rPrChange>
        </w:rPr>
        <w:pPrChange w:id="699" w:author="Author">
          <w:pPr>
            <w:pStyle w:val="par1"/>
            <w:ind w:firstLine="0"/>
          </w:pPr>
        </w:pPrChange>
      </w:pPr>
      <w:r w:rsidRPr="005B52F3">
        <w:rPr>
          <w:sz w:val="24"/>
          <w:rPrChange w:id="700" w:author="Author">
            <w:rPr/>
          </w:rPrChange>
        </w:rPr>
        <w:t>(a)</w:t>
      </w:r>
      <w:r w:rsidRPr="005B52F3">
        <w:rPr>
          <w:sz w:val="24"/>
          <w:rPrChange w:id="701" w:author="Author">
            <w:rPr/>
          </w:rPrChange>
        </w:rPr>
        <w:tab/>
      </w:r>
      <w:ins w:id="702" w:author="Author">
        <w:r w:rsidR="00815E11" w:rsidRPr="005B52F3">
          <w:rPr>
            <w:sz w:val="24"/>
            <w:rPrChange w:id="703" w:author="Author">
              <w:rPr/>
            </w:rPrChange>
          </w:rPr>
          <w:t xml:space="preserve">Transmission </w:t>
        </w:r>
        <w:r w:rsidR="003C1232" w:rsidRPr="005B52F3">
          <w:rPr>
            <w:sz w:val="24"/>
            <w:rPrChange w:id="704" w:author="Author">
              <w:rPr/>
            </w:rPrChange>
          </w:rPr>
          <w:t>S</w:t>
        </w:r>
        <w:r w:rsidR="002B0002" w:rsidRPr="005B52F3">
          <w:rPr>
            <w:sz w:val="24"/>
            <w:rPrChange w:id="705" w:author="Author">
              <w:rPr/>
            </w:rPrChange>
          </w:rPr>
          <w:t xml:space="preserve">ystem </w:t>
        </w:r>
        <w:r w:rsidR="003C1232" w:rsidRPr="005B52F3">
          <w:rPr>
            <w:sz w:val="24"/>
            <w:rPrChange w:id="706" w:author="Author">
              <w:rPr/>
            </w:rPrChange>
          </w:rPr>
          <w:t>P</w:t>
        </w:r>
        <w:r w:rsidR="002B0002" w:rsidRPr="005B52F3">
          <w:rPr>
            <w:sz w:val="24"/>
            <w:rPrChange w:id="707" w:author="Author">
              <w:rPr/>
            </w:rPrChange>
          </w:rPr>
          <w:t>lan</w:t>
        </w:r>
        <w:r w:rsidR="00AE5BE2" w:rsidRPr="005B52F3">
          <w:rPr>
            <w:sz w:val="24"/>
            <w:rPrChange w:id="708" w:author="Author">
              <w:rPr/>
            </w:rPrChange>
          </w:rPr>
          <w:t xml:space="preserve"> (TSP)</w:t>
        </w:r>
        <w:r w:rsidR="002B0002" w:rsidRPr="005B52F3">
          <w:rPr>
            <w:sz w:val="24"/>
            <w:rPrChange w:id="709" w:author="Author">
              <w:rPr/>
            </w:rPrChange>
          </w:rPr>
          <w:t xml:space="preserve"> filing</w:t>
        </w:r>
        <w:r w:rsidR="00815E11" w:rsidRPr="005B52F3">
          <w:rPr>
            <w:sz w:val="24"/>
            <w:rPrChange w:id="710" w:author="Author">
              <w:rPr/>
            </w:rPrChange>
          </w:rPr>
          <w:t xml:space="preserve">. </w:t>
        </w:r>
        <w:r w:rsidR="00072477" w:rsidRPr="005B52F3">
          <w:rPr>
            <w:sz w:val="24"/>
            <w:rPrChange w:id="711" w:author="Author">
              <w:rPr/>
            </w:rPrChange>
          </w:rPr>
          <w:t xml:space="preserve"> </w:t>
        </w:r>
      </w:ins>
      <w:r w:rsidRPr="005B52F3">
        <w:rPr>
          <w:sz w:val="24"/>
          <w:rPrChange w:id="712" w:author="Author">
            <w:rPr/>
          </w:rPrChange>
        </w:rPr>
        <w:t>No later than February 1 of each even year,</w:t>
      </w:r>
      <w:del w:id="713" w:author="Author">
        <w:r w:rsidRPr="005B52F3" w:rsidDel="002B0002">
          <w:rPr>
            <w:sz w:val="24"/>
            <w:rPrChange w:id="714" w:author="Author">
              <w:rPr/>
            </w:rPrChange>
          </w:rPr>
          <w:delText xml:space="preserve"> </w:delText>
        </w:r>
        <w:r w:rsidR="00092716" w:rsidRPr="005B52F3" w:rsidDel="00092716">
          <w:rPr>
            <w:sz w:val="24"/>
            <w:rPrChange w:id="715" w:author="Author">
              <w:rPr/>
            </w:rPrChange>
          </w:rPr>
          <w:delText>e</w:delText>
        </w:r>
        <w:r w:rsidR="00092716" w:rsidRPr="005B52F3" w:rsidDel="002B0002">
          <w:rPr>
            <w:sz w:val="24"/>
            <w:rPrChange w:id="716" w:author="Author">
              <w:rPr/>
            </w:rPrChange>
          </w:rPr>
          <w:delText>ach electric utility shall file a ten-year transmission plan and supporting documentation pursuant to this rule.</w:delText>
        </w:r>
      </w:del>
      <w:ins w:id="717" w:author="Author">
        <w:r w:rsidR="002B0002" w:rsidRPr="005B52F3">
          <w:rPr>
            <w:sz w:val="24"/>
            <w:rPrChange w:id="718" w:author="Author">
              <w:rPr/>
            </w:rPrChange>
          </w:rPr>
          <w:t xml:space="preserve"> all jurisdictional electric utilities shall jointly file an integrated Transmission System Plan projecting the utilities’ collective view of the evolution of the Colorado and regional transmission system over the subsequent ten and twenty-year periods.</w:t>
        </w:r>
        <w:bookmarkStart w:id="719" w:name="_Hlk181095668"/>
        <w:bookmarkStart w:id="720" w:name="_Hlk181094962"/>
        <w:bookmarkStart w:id="721" w:name="_Hlk181095963"/>
        <w:r w:rsidR="002B0002" w:rsidRPr="005B52F3">
          <w:rPr>
            <w:sz w:val="24"/>
            <w:rPrChange w:id="722" w:author="Author">
              <w:rPr/>
            </w:rPrChange>
          </w:rPr>
          <w:t xml:space="preserve"> </w:t>
        </w:r>
        <w:r w:rsidR="00072477" w:rsidRPr="005B52F3">
          <w:rPr>
            <w:sz w:val="24"/>
            <w:rPrChange w:id="723" w:author="Author">
              <w:rPr/>
            </w:rPrChange>
          </w:rPr>
          <w:t xml:space="preserve"> </w:t>
        </w:r>
        <w:r w:rsidR="002B0002" w:rsidRPr="005B52F3">
          <w:rPr>
            <w:sz w:val="24"/>
            <w:rPrChange w:id="724" w:author="Author">
              <w:rPr/>
            </w:rPrChange>
          </w:rPr>
          <w:t>The TSP must explicitly take into consideration and address:</w:t>
        </w:r>
      </w:ins>
    </w:p>
    <w:p w14:paraId="255144F0" w14:textId="0CEEA84D" w:rsidR="002B0002" w:rsidRPr="005B52F3" w:rsidRDefault="002B0002">
      <w:pPr>
        <w:pStyle w:val="par2"/>
        <w:rPr>
          <w:ins w:id="725" w:author="Author"/>
          <w:sz w:val="24"/>
          <w:rPrChange w:id="726" w:author="Author">
            <w:rPr>
              <w:ins w:id="727" w:author="Author"/>
            </w:rPr>
          </w:rPrChange>
        </w:rPr>
        <w:pPrChange w:id="728" w:author="Author">
          <w:pPr>
            <w:pStyle w:val="par4"/>
            <w:ind w:left="1440"/>
          </w:pPr>
        </w:pPrChange>
      </w:pPr>
      <w:ins w:id="729" w:author="Author">
        <w:r w:rsidRPr="005B52F3">
          <w:rPr>
            <w:sz w:val="24"/>
            <w:rPrChange w:id="730" w:author="Author">
              <w:rPr/>
            </w:rPrChange>
          </w:rPr>
          <w:t>(I)</w:t>
        </w:r>
        <w:r w:rsidRPr="005B52F3">
          <w:rPr>
            <w:sz w:val="24"/>
            <w:rPrChange w:id="731" w:author="Author">
              <w:rPr/>
            </w:rPrChange>
          </w:rPr>
          <w:tab/>
          <w:t>the Transmission Capacity Expansion Needs Study most recently completed by CETA as well as the most recently completed regional transmission plan adopted by SPP RTO West, including beneficial new or upgraded assets identified in either study that are entirely within a utility’s footprint or that interconnect with a utility’s transmission system but lie partially outside of its footprint</w:t>
        </w:r>
        <w:r w:rsidR="00072477" w:rsidRPr="005B52F3">
          <w:rPr>
            <w:sz w:val="24"/>
            <w:rPrChange w:id="732" w:author="Author">
              <w:rPr/>
            </w:rPrChange>
          </w:rPr>
          <w:t>;</w:t>
        </w:r>
      </w:ins>
    </w:p>
    <w:p w14:paraId="39CE8002" w14:textId="77777777" w:rsidR="002B0002" w:rsidRPr="005B52F3" w:rsidRDefault="002B0002">
      <w:pPr>
        <w:pStyle w:val="par2"/>
        <w:rPr>
          <w:ins w:id="733" w:author="Author"/>
          <w:sz w:val="24"/>
          <w:rPrChange w:id="734" w:author="Author">
            <w:rPr>
              <w:ins w:id="735" w:author="Author"/>
            </w:rPr>
          </w:rPrChange>
        </w:rPr>
        <w:pPrChange w:id="736" w:author="Author">
          <w:pPr>
            <w:pStyle w:val="par4"/>
            <w:ind w:left="1440"/>
          </w:pPr>
        </w:pPrChange>
      </w:pPr>
      <w:ins w:id="737" w:author="Author">
        <w:r w:rsidRPr="005B52F3">
          <w:rPr>
            <w:sz w:val="24"/>
            <w:rPrChange w:id="738" w:author="Author">
              <w:rPr/>
            </w:rPrChange>
          </w:rPr>
          <w:lastRenderedPageBreak/>
          <w:t>(II)</w:t>
        </w:r>
        <w:r w:rsidRPr="005B52F3">
          <w:rPr>
            <w:sz w:val="24"/>
            <w:rPrChange w:id="739" w:author="Author">
              <w:rPr/>
            </w:rPrChange>
          </w:rPr>
          <w:tab/>
          <w:t>opportunities identified by the utilities, the Colorado Coordinated Planning Group, CETA, SPP RTO West or other relevant planning organizations for regional and inter-regional transmission interconnections to reduce operating costs, reduce the utility’s planning reserve margin and increase resource effective load carrying capacities in future ERP proceedings, enhance service reliability, access export markets for otherwise curtailed renewable generation, or to provide other benefits;</w:t>
        </w:r>
      </w:ins>
    </w:p>
    <w:p w14:paraId="421197E1" w14:textId="014DC23B" w:rsidR="002B0002" w:rsidRPr="005B52F3" w:rsidRDefault="002B0002">
      <w:pPr>
        <w:pStyle w:val="par2"/>
        <w:rPr>
          <w:ins w:id="740" w:author="Author"/>
          <w:sz w:val="24"/>
          <w:rPrChange w:id="741" w:author="Author">
            <w:rPr>
              <w:ins w:id="742" w:author="Author"/>
            </w:rPr>
          </w:rPrChange>
        </w:rPr>
        <w:pPrChange w:id="743" w:author="Author">
          <w:pPr>
            <w:pStyle w:val="par4"/>
            <w:ind w:left="1440"/>
          </w:pPr>
        </w:pPrChange>
      </w:pPr>
      <w:ins w:id="744" w:author="Author">
        <w:r w:rsidRPr="005B52F3">
          <w:rPr>
            <w:sz w:val="24"/>
            <w:rPrChange w:id="745" w:author="Author">
              <w:rPr/>
            </w:rPrChange>
          </w:rPr>
          <w:t>(III)</w:t>
        </w:r>
        <w:r w:rsidRPr="005B52F3">
          <w:rPr>
            <w:sz w:val="24"/>
            <w:rPrChange w:id="746" w:author="Author">
              <w:rPr/>
            </w:rPrChange>
          </w:rPr>
          <w:tab/>
          <w:t>opportunities to reduce the cost of implementing the plan by financing construction utilizing any bonds available from CETA issued pursuant to § 40-42-205, C.R.S., any low-cost financing available from the Western Area Power Administration or from other sources</w:t>
        </w:r>
        <w:r w:rsidR="00072477" w:rsidRPr="005B52F3">
          <w:rPr>
            <w:sz w:val="24"/>
            <w:rPrChange w:id="747" w:author="Author">
              <w:rPr/>
            </w:rPrChange>
          </w:rPr>
          <w:t>;</w:t>
        </w:r>
      </w:ins>
    </w:p>
    <w:p w14:paraId="37FC73B2" w14:textId="1336086E" w:rsidR="002B0002" w:rsidRPr="005B52F3" w:rsidRDefault="002B0002">
      <w:pPr>
        <w:pStyle w:val="par2"/>
        <w:rPr>
          <w:ins w:id="748" w:author="Author"/>
          <w:sz w:val="24"/>
          <w:rPrChange w:id="749" w:author="Author">
            <w:rPr>
              <w:ins w:id="750" w:author="Author"/>
            </w:rPr>
          </w:rPrChange>
        </w:rPr>
        <w:pPrChange w:id="751" w:author="Author">
          <w:pPr>
            <w:pStyle w:val="par4"/>
            <w:ind w:left="1440"/>
          </w:pPr>
        </w:pPrChange>
      </w:pPr>
      <w:ins w:id="752" w:author="Author">
        <w:r w:rsidRPr="005B52F3">
          <w:rPr>
            <w:sz w:val="24"/>
            <w:rPrChange w:id="753" w:author="Author">
              <w:rPr/>
            </w:rPrChange>
          </w:rPr>
          <w:t>(IV)</w:t>
        </w:r>
        <w:r w:rsidRPr="005B52F3">
          <w:rPr>
            <w:sz w:val="24"/>
            <w:rPrChange w:id="754" w:author="Author">
              <w:rPr/>
            </w:rPrChange>
          </w:rPr>
          <w:tab/>
          <w:t xml:space="preserve">opportunities identified in the utilities’ most recently completed </w:t>
        </w:r>
        <w:r w:rsidR="00AE5BE2" w:rsidRPr="005B52F3">
          <w:rPr>
            <w:sz w:val="24"/>
            <w:rPrChange w:id="755" w:author="Author">
              <w:rPr/>
            </w:rPrChange>
          </w:rPr>
          <w:t>r</w:t>
        </w:r>
        <w:r w:rsidRPr="005B52F3">
          <w:rPr>
            <w:sz w:val="24"/>
            <w:rPrChange w:id="756" w:author="Author">
              <w:rPr/>
            </w:rPrChange>
          </w:rPr>
          <w:t>ule 3892 Economic Potential Study(ies) to utilize ATTs to:</w:t>
        </w:r>
      </w:ins>
    </w:p>
    <w:p w14:paraId="2BF613F5" w14:textId="77777777" w:rsidR="00386C0B" w:rsidRDefault="002B0002" w:rsidP="005B52F3">
      <w:pPr>
        <w:pStyle w:val="par3"/>
        <w:rPr>
          <w:ins w:id="757" w:author="Author"/>
          <w:sz w:val="24"/>
        </w:rPr>
      </w:pPr>
      <w:ins w:id="758" w:author="Author">
        <w:r w:rsidRPr="005B52F3">
          <w:rPr>
            <w:sz w:val="24"/>
            <w:rPrChange w:id="759" w:author="Author">
              <w:rPr/>
            </w:rPrChange>
          </w:rPr>
          <w:t>(</w:t>
        </w:r>
        <w:r w:rsidR="0013471F" w:rsidRPr="005B52F3">
          <w:rPr>
            <w:sz w:val="24"/>
            <w:rPrChange w:id="760" w:author="Author">
              <w:rPr/>
            </w:rPrChange>
          </w:rPr>
          <w:t>A</w:t>
        </w:r>
        <w:r w:rsidRPr="005B52F3">
          <w:rPr>
            <w:sz w:val="24"/>
            <w:rPrChange w:id="761" w:author="Author">
              <w:rPr/>
            </w:rPrChange>
          </w:rPr>
          <w:t>)</w:t>
        </w:r>
        <w:r w:rsidRPr="005B52F3">
          <w:rPr>
            <w:sz w:val="24"/>
            <w:rPrChange w:id="762" w:author="Author">
              <w:rPr/>
            </w:rPrChange>
          </w:rPr>
          <w:tab/>
          <w:t>increase system capacity, cost-effectiveness, reliability or resiliency;</w:t>
        </w:r>
      </w:ins>
    </w:p>
    <w:p w14:paraId="38C701C3" w14:textId="51D9CF64" w:rsidR="00AE5BE2" w:rsidRPr="005B52F3" w:rsidRDefault="002B0002">
      <w:pPr>
        <w:pStyle w:val="par3"/>
        <w:rPr>
          <w:ins w:id="763" w:author="Author"/>
          <w:sz w:val="24"/>
          <w:rPrChange w:id="764" w:author="Author">
            <w:rPr>
              <w:ins w:id="765" w:author="Author"/>
            </w:rPr>
          </w:rPrChange>
        </w:rPr>
        <w:pPrChange w:id="766" w:author="Author">
          <w:pPr>
            <w:pStyle w:val="par2"/>
            <w:widowControl w:val="0"/>
            <w:ind w:left="2160"/>
          </w:pPr>
        </w:pPrChange>
      </w:pPr>
      <w:ins w:id="767" w:author="Author">
        <w:r w:rsidRPr="005B52F3">
          <w:rPr>
            <w:sz w:val="24"/>
            <w:rPrChange w:id="768" w:author="Author">
              <w:rPr/>
            </w:rPrChange>
          </w:rPr>
          <w:t>(</w:t>
        </w:r>
        <w:r w:rsidR="0013471F" w:rsidRPr="005B52F3">
          <w:rPr>
            <w:sz w:val="24"/>
            <w:rPrChange w:id="769" w:author="Author">
              <w:rPr/>
            </w:rPrChange>
          </w:rPr>
          <w:t>B</w:t>
        </w:r>
        <w:r w:rsidRPr="005B52F3">
          <w:rPr>
            <w:sz w:val="24"/>
            <w:rPrChange w:id="770" w:author="Author">
              <w:rPr/>
            </w:rPrChange>
          </w:rPr>
          <w:t>)</w:t>
        </w:r>
        <w:r w:rsidRPr="005B52F3">
          <w:rPr>
            <w:sz w:val="24"/>
            <w:rPrChange w:id="771" w:author="Author">
              <w:rPr/>
            </w:rPrChange>
          </w:rPr>
          <w:tab/>
          <w:t>reduce transmission congestion;</w:t>
        </w:r>
      </w:ins>
    </w:p>
    <w:p w14:paraId="5EF4DA87" w14:textId="77777777" w:rsidR="00386C0B" w:rsidRDefault="002B0002" w:rsidP="005B52F3">
      <w:pPr>
        <w:pStyle w:val="par3"/>
        <w:rPr>
          <w:ins w:id="772" w:author="Author"/>
          <w:sz w:val="24"/>
        </w:rPr>
      </w:pPr>
      <w:ins w:id="773" w:author="Author">
        <w:r w:rsidRPr="005B52F3">
          <w:rPr>
            <w:sz w:val="24"/>
            <w:rPrChange w:id="774" w:author="Author">
              <w:rPr/>
            </w:rPrChange>
          </w:rPr>
          <w:t>(</w:t>
        </w:r>
        <w:r w:rsidR="0013471F" w:rsidRPr="005B52F3">
          <w:rPr>
            <w:sz w:val="24"/>
            <w:rPrChange w:id="775" w:author="Author">
              <w:rPr/>
            </w:rPrChange>
          </w:rPr>
          <w:t>C</w:t>
        </w:r>
        <w:r w:rsidRPr="005B52F3">
          <w:rPr>
            <w:sz w:val="24"/>
            <w:rPrChange w:id="776" w:author="Author">
              <w:rPr/>
            </w:rPrChange>
          </w:rPr>
          <w:t>)</w:t>
        </w:r>
        <w:r w:rsidRPr="005B52F3">
          <w:rPr>
            <w:sz w:val="24"/>
            <w:rPrChange w:id="777" w:author="Author">
              <w:rPr/>
            </w:rPrChange>
          </w:rPr>
          <w:tab/>
          <w:t>reduce the time necessary to connect new generation or load to the grid;</w:t>
        </w:r>
      </w:ins>
      <w:r w:rsidR="001740B7" w:rsidRPr="005B52F3">
        <w:rPr>
          <w:sz w:val="24"/>
          <w:rPrChange w:id="778" w:author="Author">
            <w:rPr/>
          </w:rPrChange>
        </w:rPr>
        <w:t xml:space="preserve"> </w:t>
      </w:r>
    </w:p>
    <w:p w14:paraId="3CA07B7C" w14:textId="6BF98875" w:rsidR="00386C0B" w:rsidRDefault="002B0002" w:rsidP="005B52F3">
      <w:pPr>
        <w:pStyle w:val="par3"/>
        <w:rPr>
          <w:ins w:id="779" w:author="Author"/>
          <w:sz w:val="24"/>
        </w:rPr>
      </w:pPr>
      <w:ins w:id="780" w:author="Author">
        <w:r w:rsidRPr="005B52F3">
          <w:rPr>
            <w:rFonts w:cs="Arial"/>
            <w:sz w:val="24"/>
            <w:rPrChange w:id="781" w:author="Author">
              <w:rPr>
                <w:rFonts w:cs="Arial"/>
              </w:rPr>
            </w:rPrChange>
          </w:rPr>
          <w:t>(</w:t>
        </w:r>
        <w:r w:rsidR="0013471F" w:rsidRPr="005B52F3">
          <w:rPr>
            <w:rFonts w:cs="Arial"/>
            <w:sz w:val="24"/>
            <w:rPrChange w:id="782" w:author="Author">
              <w:rPr>
                <w:rFonts w:cs="Arial"/>
              </w:rPr>
            </w:rPrChange>
          </w:rPr>
          <w:t>D</w:t>
        </w:r>
        <w:r w:rsidRPr="005B52F3">
          <w:rPr>
            <w:rFonts w:cs="Arial"/>
            <w:sz w:val="24"/>
            <w:rPrChange w:id="783" w:author="Author">
              <w:rPr>
                <w:rFonts w:cs="Arial"/>
              </w:rPr>
            </w:rPrChange>
          </w:rPr>
          <w:t>)</w:t>
        </w:r>
        <w:r w:rsidRPr="005B52F3">
          <w:rPr>
            <w:rFonts w:cs="Arial"/>
            <w:sz w:val="24"/>
            <w:rPrChange w:id="784" w:author="Author">
              <w:rPr>
                <w:rFonts w:cs="Arial"/>
              </w:rPr>
            </w:rPrChange>
          </w:rPr>
          <w:tab/>
        </w:r>
        <w:r w:rsidRPr="005B52F3">
          <w:rPr>
            <w:sz w:val="24"/>
            <w:rPrChange w:id="785" w:author="Author">
              <w:rPr/>
            </w:rPrChange>
          </w:rPr>
          <w:t>reduce wildfire risk</w:t>
        </w:r>
        <w:r w:rsidR="00AE5BE2" w:rsidRPr="005B52F3">
          <w:rPr>
            <w:sz w:val="24"/>
            <w:rPrChange w:id="786" w:author="Author">
              <w:rPr/>
            </w:rPrChange>
          </w:rPr>
          <w:t>;</w:t>
        </w:r>
      </w:ins>
    </w:p>
    <w:p w14:paraId="4A26D736" w14:textId="3EFAF547" w:rsidR="00AE5BE2" w:rsidRPr="005B52F3" w:rsidRDefault="0013471F">
      <w:pPr>
        <w:pStyle w:val="par3"/>
        <w:rPr>
          <w:ins w:id="787" w:author="Author"/>
          <w:sz w:val="24"/>
          <w:rPrChange w:id="788" w:author="Author">
            <w:rPr>
              <w:ins w:id="789" w:author="Author"/>
            </w:rPr>
          </w:rPrChange>
        </w:rPr>
        <w:pPrChange w:id="790" w:author="Author">
          <w:pPr>
            <w:pStyle w:val="par2"/>
            <w:widowControl w:val="0"/>
            <w:ind w:left="2160"/>
          </w:pPr>
        </w:pPrChange>
      </w:pPr>
      <w:ins w:id="791" w:author="Author">
        <w:r w:rsidRPr="005B52F3">
          <w:rPr>
            <w:sz w:val="24"/>
            <w:rPrChange w:id="792" w:author="Author">
              <w:rPr/>
            </w:rPrChange>
          </w:rPr>
          <w:t>(E)</w:t>
        </w:r>
        <w:r w:rsidRPr="005B52F3">
          <w:rPr>
            <w:sz w:val="24"/>
            <w:rPrChange w:id="793" w:author="Author">
              <w:rPr/>
            </w:rPrChange>
          </w:rPr>
          <w:tab/>
        </w:r>
        <w:r w:rsidR="002B0002" w:rsidRPr="005B52F3">
          <w:rPr>
            <w:sz w:val="24"/>
            <w:rPrChange w:id="794" w:author="Author">
              <w:rPr/>
            </w:rPrChange>
          </w:rPr>
          <w:t>increase capacity to connect new renewable and clean energy</w:t>
        </w:r>
      </w:ins>
      <w:r w:rsidR="002B0002" w:rsidRPr="005B52F3">
        <w:rPr>
          <w:sz w:val="24"/>
          <w:rPrChange w:id="795" w:author="Author">
            <w:rPr/>
          </w:rPrChange>
        </w:rPr>
        <w:t xml:space="preserve"> </w:t>
      </w:r>
      <w:ins w:id="796" w:author="Author">
        <w:r w:rsidR="002B0002" w:rsidRPr="005B52F3">
          <w:rPr>
            <w:sz w:val="24"/>
            <w:rPrChange w:id="797" w:author="Author">
              <w:rPr/>
            </w:rPrChange>
          </w:rPr>
          <w:t>resources identified in utility Electric Resource Plans; or</w:t>
        </w:r>
      </w:ins>
    </w:p>
    <w:p w14:paraId="2F8F9B44" w14:textId="362FCF30" w:rsidR="002B0002" w:rsidRPr="005B52F3" w:rsidRDefault="0013471F">
      <w:pPr>
        <w:pStyle w:val="par3"/>
        <w:rPr>
          <w:ins w:id="798" w:author="Author"/>
          <w:sz w:val="24"/>
          <w:rPrChange w:id="799" w:author="Author">
            <w:rPr>
              <w:ins w:id="800" w:author="Author"/>
            </w:rPr>
          </w:rPrChange>
        </w:rPr>
        <w:pPrChange w:id="801" w:author="Author">
          <w:pPr>
            <w:pStyle w:val="par2"/>
            <w:widowControl w:val="0"/>
            <w:ind w:left="2160"/>
          </w:pPr>
        </w:pPrChange>
      </w:pPr>
      <w:ins w:id="802" w:author="Author">
        <w:r w:rsidRPr="005B52F3">
          <w:rPr>
            <w:sz w:val="24"/>
            <w:rPrChange w:id="803" w:author="Author">
              <w:rPr/>
            </w:rPrChange>
          </w:rPr>
          <w:t>(F)</w:t>
        </w:r>
        <w:r w:rsidRPr="005B52F3">
          <w:rPr>
            <w:sz w:val="24"/>
            <w:rPrChange w:id="804" w:author="Author">
              <w:rPr/>
            </w:rPrChange>
          </w:rPr>
          <w:tab/>
          <w:t>i</w:t>
        </w:r>
        <w:r w:rsidR="002B0002" w:rsidRPr="005B52F3">
          <w:rPr>
            <w:sz w:val="24"/>
            <w:rPrChange w:id="805" w:author="Author">
              <w:rPr/>
            </w:rPrChange>
          </w:rPr>
          <w:t>ncrease transfer capacity both within Colorado and between Colorado and neighboring states</w:t>
        </w:r>
        <w:r w:rsidR="006B0F05" w:rsidRPr="005B52F3">
          <w:rPr>
            <w:sz w:val="24"/>
            <w:rPrChange w:id="806" w:author="Author">
              <w:rPr/>
            </w:rPrChange>
          </w:rPr>
          <w:t>;</w:t>
        </w:r>
      </w:ins>
    </w:p>
    <w:p w14:paraId="33443D72" w14:textId="638AB6CD" w:rsidR="002B0002" w:rsidRPr="00BF0AD5" w:rsidRDefault="0013471F" w:rsidP="00BF0AD5">
      <w:pPr>
        <w:pStyle w:val="par2"/>
        <w:rPr>
          <w:ins w:id="807" w:author="Author"/>
          <w:sz w:val="24"/>
        </w:rPr>
      </w:pPr>
      <w:ins w:id="808" w:author="Author">
        <w:r w:rsidRPr="00BF0AD5">
          <w:rPr>
            <w:sz w:val="24"/>
          </w:rPr>
          <w:t>(V)</w:t>
        </w:r>
        <w:r w:rsidRPr="00BF0AD5">
          <w:rPr>
            <w:sz w:val="24"/>
          </w:rPr>
          <w:tab/>
        </w:r>
        <w:r w:rsidR="006B0F05">
          <w:rPr>
            <w:sz w:val="24"/>
          </w:rPr>
          <w:t>a</w:t>
        </w:r>
        <w:r w:rsidR="00072477" w:rsidRPr="00BF0AD5">
          <w:rPr>
            <w:sz w:val="24"/>
          </w:rPr>
          <w:t>d</w:t>
        </w:r>
        <w:r w:rsidR="002B0002" w:rsidRPr="00BF0AD5">
          <w:rPr>
            <w:sz w:val="24"/>
          </w:rPr>
          <w:t>ditional benefits that may be provided by ATTs, such as:</w:t>
        </w:r>
      </w:ins>
    </w:p>
    <w:p w14:paraId="4EF2E2BD" w14:textId="4359AB64" w:rsidR="0013471F" w:rsidRPr="005B52F3" w:rsidRDefault="0013471F">
      <w:pPr>
        <w:pStyle w:val="par3"/>
        <w:rPr>
          <w:ins w:id="809" w:author="Author"/>
          <w:sz w:val="24"/>
          <w:rPrChange w:id="810" w:author="Author">
            <w:rPr>
              <w:ins w:id="811" w:author="Author"/>
            </w:rPr>
          </w:rPrChange>
        </w:rPr>
        <w:pPrChange w:id="812" w:author="Author">
          <w:pPr>
            <w:pStyle w:val="par2"/>
            <w:widowControl w:val="0"/>
            <w:ind w:left="2160"/>
          </w:pPr>
        </w:pPrChange>
      </w:pPr>
      <w:ins w:id="813" w:author="Author">
        <w:r w:rsidRPr="005B52F3">
          <w:rPr>
            <w:sz w:val="24"/>
            <w:rPrChange w:id="814" w:author="Author">
              <w:rPr/>
            </w:rPrChange>
          </w:rPr>
          <w:t>(A)</w:t>
        </w:r>
        <w:r w:rsidRPr="005B52F3">
          <w:rPr>
            <w:sz w:val="24"/>
            <w:rPrChange w:id="815" w:author="Author">
              <w:rPr/>
            </w:rPrChange>
          </w:rPr>
          <w:tab/>
        </w:r>
        <w:r w:rsidR="002B0002" w:rsidRPr="005B52F3">
          <w:rPr>
            <w:sz w:val="24"/>
            <w:rPrChange w:id="816" w:author="Author">
              <w:rPr/>
            </w:rPrChange>
          </w:rPr>
          <w:t>the ability to meet short-term transmission needs while new transmission assets are being sited, permitted, or constructed;</w:t>
        </w:r>
        <w:r w:rsidR="00072477" w:rsidRPr="005B52F3">
          <w:rPr>
            <w:sz w:val="24"/>
            <w:rPrChange w:id="817" w:author="Author">
              <w:rPr/>
            </w:rPrChange>
          </w:rPr>
          <w:t xml:space="preserve"> and</w:t>
        </w:r>
      </w:ins>
    </w:p>
    <w:p w14:paraId="092A5D04" w14:textId="10F38A8E" w:rsidR="002B0002" w:rsidRPr="005B52F3" w:rsidRDefault="0013471F">
      <w:pPr>
        <w:pStyle w:val="par3"/>
        <w:rPr>
          <w:ins w:id="818" w:author="Author"/>
          <w:sz w:val="24"/>
          <w:rPrChange w:id="819" w:author="Author">
            <w:rPr>
              <w:ins w:id="820" w:author="Author"/>
            </w:rPr>
          </w:rPrChange>
        </w:rPr>
        <w:pPrChange w:id="821" w:author="Author">
          <w:pPr>
            <w:pStyle w:val="par2"/>
            <w:widowControl w:val="0"/>
            <w:ind w:left="2160"/>
          </w:pPr>
        </w:pPrChange>
      </w:pPr>
      <w:ins w:id="822" w:author="Author">
        <w:r w:rsidRPr="005B52F3">
          <w:rPr>
            <w:sz w:val="24"/>
            <w:rPrChange w:id="823" w:author="Author">
              <w:rPr/>
            </w:rPrChange>
          </w:rPr>
          <w:t>(B)</w:t>
        </w:r>
        <w:r w:rsidRPr="005B52F3">
          <w:rPr>
            <w:sz w:val="24"/>
            <w:rPrChange w:id="824" w:author="Author">
              <w:rPr/>
            </w:rPrChange>
          </w:rPr>
          <w:tab/>
          <w:t>a</w:t>
        </w:r>
        <w:r w:rsidR="002B0002" w:rsidRPr="005B52F3">
          <w:rPr>
            <w:sz w:val="24"/>
            <w:rPrChange w:id="825" w:author="Author">
              <w:rPr/>
            </w:rPrChange>
          </w:rPr>
          <w:t xml:space="preserve"> reduction in impacts to high-priority habitats, wildlife movement corridors and crossings, and species of greatest conservation need, as identified by the division of parks and wildlife created in § 33-9-104, C.R.S.</w:t>
        </w:r>
        <w:r w:rsidR="006B0F05" w:rsidRPr="005B52F3">
          <w:rPr>
            <w:sz w:val="24"/>
            <w:rPrChange w:id="826" w:author="Author">
              <w:rPr/>
            </w:rPrChange>
          </w:rPr>
          <w:t>;</w:t>
        </w:r>
      </w:ins>
    </w:p>
    <w:p w14:paraId="393F1747" w14:textId="468E487C" w:rsidR="002B0002" w:rsidRPr="005B52F3" w:rsidRDefault="002B0002">
      <w:pPr>
        <w:pStyle w:val="par2"/>
        <w:rPr>
          <w:ins w:id="827" w:author="Author"/>
          <w:sz w:val="24"/>
          <w:rPrChange w:id="828" w:author="Author">
            <w:rPr>
              <w:ins w:id="829" w:author="Author"/>
            </w:rPr>
          </w:rPrChange>
        </w:rPr>
        <w:pPrChange w:id="830" w:author="Author">
          <w:pPr>
            <w:pStyle w:val="par4"/>
            <w:ind w:left="1440"/>
          </w:pPr>
        </w:pPrChange>
      </w:pPr>
      <w:ins w:id="831" w:author="Author">
        <w:r w:rsidRPr="005B52F3">
          <w:rPr>
            <w:sz w:val="24"/>
            <w:rPrChange w:id="832" w:author="Author">
              <w:rPr/>
            </w:rPrChange>
          </w:rPr>
          <w:lastRenderedPageBreak/>
          <w:t>(VI)</w:t>
        </w:r>
        <w:r w:rsidRPr="005B52F3">
          <w:rPr>
            <w:sz w:val="24"/>
            <w:rPrChange w:id="833" w:author="Author">
              <w:rPr/>
            </w:rPrChange>
          </w:rPr>
          <w:tab/>
        </w:r>
        <w:r w:rsidR="006B0F05" w:rsidRPr="005B52F3">
          <w:rPr>
            <w:sz w:val="24"/>
            <w:rPrChange w:id="834" w:author="Author">
              <w:rPr/>
            </w:rPrChange>
          </w:rPr>
          <w:t>n</w:t>
        </w:r>
        <w:r w:rsidRPr="005B52F3">
          <w:rPr>
            <w:sz w:val="24"/>
            <w:rPrChange w:id="835" w:author="Author">
              <w:rPr/>
            </w:rPrChange>
          </w:rPr>
          <w:t>o fewer than three load growth trajectories based upon each utility’s most recent projections of load growth;</w:t>
        </w:r>
      </w:ins>
    </w:p>
    <w:p w14:paraId="446CDACE" w14:textId="77777777" w:rsidR="002B0002" w:rsidRPr="005B52F3" w:rsidRDefault="002B0002">
      <w:pPr>
        <w:pStyle w:val="par2"/>
        <w:rPr>
          <w:ins w:id="836" w:author="Author"/>
          <w:sz w:val="24"/>
          <w:rPrChange w:id="837" w:author="Author">
            <w:rPr>
              <w:ins w:id="838" w:author="Author"/>
            </w:rPr>
          </w:rPrChange>
        </w:rPr>
        <w:pPrChange w:id="839" w:author="Author">
          <w:pPr>
            <w:pStyle w:val="par4"/>
            <w:ind w:left="1440"/>
          </w:pPr>
        </w:pPrChange>
      </w:pPr>
      <w:ins w:id="840" w:author="Author">
        <w:r w:rsidRPr="005B52F3">
          <w:rPr>
            <w:sz w:val="24"/>
            <w:rPrChange w:id="841" w:author="Author">
              <w:rPr/>
            </w:rPrChange>
          </w:rPr>
          <w:t>(VII)</w:t>
        </w:r>
        <w:r w:rsidRPr="005B52F3">
          <w:rPr>
            <w:sz w:val="24"/>
            <w:rPrChange w:id="842" w:author="Author">
              <w:rPr/>
            </w:rPrChange>
          </w:rPr>
          <w:tab/>
          <w:t>the load growth trajectories described in (b)(VI) shall incorporate, as applicable, the projected aggregate future impacts from each utility’s most recently approved transportation electrification plan, distribution system plan, beneficial electrification and demand-side management plan, clean heat plan, renewable energy plan, as well as the impacts of any other reasonably foreseeable utility or third-party actions that could significantly impact load growth;</w:t>
        </w:r>
      </w:ins>
    </w:p>
    <w:p w14:paraId="1F12ECC6" w14:textId="02733F93" w:rsidR="002B0002" w:rsidRPr="005B52F3" w:rsidRDefault="002B0002">
      <w:pPr>
        <w:pStyle w:val="par2"/>
        <w:rPr>
          <w:ins w:id="843" w:author="Author"/>
          <w:sz w:val="24"/>
          <w:rPrChange w:id="844" w:author="Author">
            <w:rPr>
              <w:ins w:id="845" w:author="Author"/>
            </w:rPr>
          </w:rPrChange>
        </w:rPr>
        <w:pPrChange w:id="846" w:author="Author">
          <w:pPr>
            <w:pStyle w:val="par4"/>
            <w:ind w:left="1440"/>
          </w:pPr>
        </w:pPrChange>
      </w:pPr>
      <w:ins w:id="847" w:author="Author">
        <w:r w:rsidRPr="005B52F3">
          <w:rPr>
            <w:sz w:val="24"/>
            <w:rPrChange w:id="848" w:author="Author">
              <w:rPr/>
            </w:rPrChange>
          </w:rPr>
          <w:t>(VIII)</w:t>
        </w:r>
        <w:r w:rsidRPr="005B52F3">
          <w:rPr>
            <w:sz w:val="24"/>
            <w:rPrChange w:id="849" w:author="Author">
              <w:rPr/>
            </w:rPrChange>
          </w:rPr>
          <w:tab/>
          <w:t xml:space="preserve">known and anticipated generating resource additions and retirements by both jurisdictional and non-jurisdictional utilities projected over the ensuing </w:t>
        </w:r>
        <w:r w:rsidR="004902CA" w:rsidRPr="005B52F3">
          <w:rPr>
            <w:sz w:val="24"/>
            <w:rPrChange w:id="850" w:author="Author">
              <w:rPr/>
            </w:rPrChange>
          </w:rPr>
          <w:t>ten</w:t>
        </w:r>
        <w:r w:rsidRPr="005B52F3">
          <w:rPr>
            <w:sz w:val="24"/>
            <w:rPrChange w:id="851" w:author="Author">
              <w:rPr/>
            </w:rPrChange>
          </w:rPr>
          <w:t xml:space="preserve">- and </w:t>
        </w:r>
        <w:r w:rsidR="004902CA" w:rsidRPr="005B52F3">
          <w:rPr>
            <w:sz w:val="24"/>
            <w:rPrChange w:id="852" w:author="Author">
              <w:rPr/>
            </w:rPrChange>
          </w:rPr>
          <w:t>twenty</w:t>
        </w:r>
        <w:r w:rsidRPr="005B52F3">
          <w:rPr>
            <w:sz w:val="24"/>
            <w:rPrChange w:id="853" w:author="Author">
              <w:rPr/>
            </w:rPrChange>
          </w:rPr>
          <w:t>-year periods;</w:t>
        </w:r>
      </w:ins>
    </w:p>
    <w:p w14:paraId="34123CE6" w14:textId="77777777" w:rsidR="002B0002" w:rsidRPr="005B52F3" w:rsidRDefault="002B0002">
      <w:pPr>
        <w:pStyle w:val="par2"/>
        <w:rPr>
          <w:ins w:id="854" w:author="Author"/>
          <w:sz w:val="24"/>
          <w:rPrChange w:id="855" w:author="Author">
            <w:rPr>
              <w:ins w:id="856" w:author="Author"/>
            </w:rPr>
          </w:rPrChange>
        </w:rPr>
        <w:pPrChange w:id="857" w:author="Author">
          <w:pPr>
            <w:pStyle w:val="par4"/>
            <w:ind w:left="1440"/>
          </w:pPr>
        </w:pPrChange>
      </w:pPr>
      <w:ins w:id="858" w:author="Author">
        <w:r w:rsidRPr="005B52F3">
          <w:rPr>
            <w:sz w:val="24"/>
            <w:rPrChange w:id="859" w:author="Author">
              <w:rPr/>
            </w:rPrChange>
          </w:rPr>
          <w:t>(IX)</w:t>
        </w:r>
        <w:r w:rsidRPr="005B52F3">
          <w:rPr>
            <w:sz w:val="24"/>
            <w:rPrChange w:id="860" w:author="Author">
              <w:rPr/>
            </w:rPrChange>
          </w:rPr>
          <w:tab/>
          <w:t>information regarding the likely locations of future generating resources, as indicated by the most recently completed CETA Transmission Capacity Expansion Needs Study, commercial interest expressed by developers in requests for interconnection studies or in ERP proceedings, or other relevant studies;</w:t>
        </w:r>
      </w:ins>
    </w:p>
    <w:p w14:paraId="3AB71CA5" w14:textId="77777777" w:rsidR="002B0002" w:rsidRPr="005B52F3" w:rsidRDefault="002B0002">
      <w:pPr>
        <w:pStyle w:val="par2"/>
        <w:rPr>
          <w:ins w:id="861" w:author="Author"/>
          <w:sz w:val="24"/>
          <w:rPrChange w:id="862" w:author="Author">
            <w:rPr>
              <w:ins w:id="863" w:author="Author"/>
            </w:rPr>
          </w:rPrChange>
        </w:rPr>
        <w:pPrChange w:id="864" w:author="Author">
          <w:pPr>
            <w:pStyle w:val="par4"/>
            <w:ind w:left="1440"/>
          </w:pPr>
        </w:pPrChange>
      </w:pPr>
      <w:ins w:id="865" w:author="Author">
        <w:r w:rsidRPr="005B52F3">
          <w:rPr>
            <w:sz w:val="24"/>
            <w:rPrChange w:id="866" w:author="Author">
              <w:rPr/>
            </w:rPrChange>
          </w:rPr>
          <w:t>(X)</w:t>
        </w:r>
        <w:r w:rsidRPr="005B52F3">
          <w:rPr>
            <w:sz w:val="24"/>
            <w:rPrChange w:id="867" w:author="Author">
              <w:rPr/>
            </w:rPrChange>
          </w:rPr>
          <w:tab/>
          <w:t>all previously approved transmission investments addressing reliability, load growth, deliverability, wildfire mitigation, transmission optimization, maintenance, generator interconnection, and other needs, regardless of voltage level;</w:t>
        </w:r>
      </w:ins>
    </w:p>
    <w:bookmarkEnd w:id="719"/>
    <w:p w14:paraId="1DD2BEA9" w14:textId="51721827" w:rsidR="002B0002" w:rsidRPr="005B52F3" w:rsidRDefault="002B0002">
      <w:pPr>
        <w:pStyle w:val="par2"/>
        <w:rPr>
          <w:ins w:id="868" w:author="Author"/>
          <w:sz w:val="24"/>
          <w:rPrChange w:id="869" w:author="Author">
            <w:rPr>
              <w:ins w:id="870" w:author="Author"/>
            </w:rPr>
          </w:rPrChange>
        </w:rPr>
        <w:pPrChange w:id="871" w:author="Author">
          <w:pPr>
            <w:pStyle w:val="par4"/>
            <w:ind w:left="1440"/>
          </w:pPr>
        </w:pPrChange>
      </w:pPr>
      <w:ins w:id="872" w:author="Author">
        <w:r w:rsidRPr="005B52F3">
          <w:rPr>
            <w:sz w:val="24"/>
            <w:rPrChange w:id="873" w:author="Author">
              <w:rPr/>
            </w:rPrChange>
          </w:rPr>
          <w:t>(XI)</w:t>
        </w:r>
        <w:r w:rsidRPr="005B52F3">
          <w:rPr>
            <w:sz w:val="24"/>
            <w:rPrChange w:id="874" w:author="Author">
              <w:rPr/>
            </w:rPrChange>
          </w:rPr>
          <w:tab/>
          <w:t xml:space="preserve">emerging generation, transmission and demand limiting technologies (e.g., distributed energy storage, virtual power plants, advanced transmission technologies); </w:t>
        </w:r>
        <w:r w:rsidR="00072477" w:rsidRPr="005B52F3">
          <w:rPr>
            <w:sz w:val="24"/>
            <w:rPrChange w:id="875" w:author="Author">
              <w:rPr/>
            </w:rPrChange>
          </w:rPr>
          <w:t>and</w:t>
        </w:r>
      </w:ins>
    </w:p>
    <w:p w14:paraId="38E90F45" w14:textId="77777777" w:rsidR="002B0002" w:rsidRPr="005B52F3" w:rsidRDefault="002B0002">
      <w:pPr>
        <w:pStyle w:val="par2"/>
        <w:rPr>
          <w:ins w:id="876" w:author="Author"/>
          <w:sz w:val="24"/>
          <w:rPrChange w:id="877" w:author="Author">
            <w:rPr>
              <w:ins w:id="878" w:author="Author"/>
            </w:rPr>
          </w:rPrChange>
        </w:rPr>
        <w:pPrChange w:id="879" w:author="Author">
          <w:pPr>
            <w:pStyle w:val="par4"/>
            <w:ind w:left="1440"/>
          </w:pPr>
        </w:pPrChange>
      </w:pPr>
      <w:ins w:id="880" w:author="Author">
        <w:r w:rsidRPr="005B52F3">
          <w:rPr>
            <w:sz w:val="24"/>
            <w:rPrChange w:id="881" w:author="Author">
              <w:rPr/>
            </w:rPrChange>
          </w:rPr>
          <w:t>(XII)</w:t>
        </w:r>
        <w:r w:rsidRPr="005B52F3">
          <w:rPr>
            <w:sz w:val="24"/>
            <w:rPrChange w:id="882" w:author="Author">
              <w:rPr/>
            </w:rPrChange>
          </w:rPr>
          <w:tab/>
          <w:t>studies of any scenarios requested by the Commission in the previous plan review proceeding.</w:t>
        </w:r>
      </w:ins>
    </w:p>
    <w:bookmarkEnd w:id="720"/>
    <w:bookmarkEnd w:id="721"/>
    <w:p w14:paraId="427D2ECB" w14:textId="375C4DFF" w:rsidR="005D2179" w:rsidRPr="00B15548" w:rsidDel="002B0002" w:rsidRDefault="005D2179" w:rsidP="0013471F">
      <w:pPr>
        <w:pStyle w:val="par1"/>
        <w:ind w:left="1440"/>
        <w:rPr>
          <w:del w:id="883" w:author="Author"/>
          <w:rFonts w:cs="Arial"/>
          <w:sz w:val="24"/>
        </w:rPr>
      </w:pPr>
      <w:del w:id="884" w:author="Author">
        <w:r w:rsidRPr="00B15548" w:rsidDel="002B0002">
          <w:rPr>
            <w:rFonts w:cs="Arial"/>
            <w:sz w:val="24"/>
          </w:rPr>
          <w:delText>(I)</w:delText>
        </w:r>
        <w:r w:rsidRPr="00B15548" w:rsidDel="002B0002">
          <w:rPr>
            <w:rFonts w:cs="Arial"/>
            <w:sz w:val="24"/>
          </w:rPr>
          <w:tab/>
          <w:delText>Each ten-year transmission plan shall meet the following goals:</w:delText>
        </w:r>
      </w:del>
    </w:p>
    <w:p w14:paraId="5778E7E1" w14:textId="21715294" w:rsidR="005D2179" w:rsidRPr="00B15548" w:rsidDel="002B0002" w:rsidRDefault="005D2179" w:rsidP="0013471F">
      <w:pPr>
        <w:pStyle w:val="par1"/>
        <w:ind w:left="2160"/>
        <w:rPr>
          <w:del w:id="885" w:author="Author"/>
          <w:rFonts w:cs="Arial"/>
          <w:sz w:val="24"/>
        </w:rPr>
      </w:pPr>
      <w:del w:id="886" w:author="Author">
        <w:r w:rsidRPr="00B15548" w:rsidDel="002B0002">
          <w:rPr>
            <w:rFonts w:cs="Arial"/>
            <w:sz w:val="24"/>
          </w:rPr>
          <w:delText>(A)</w:delText>
        </w:r>
        <w:r w:rsidRPr="00B15548" w:rsidDel="002B0002">
          <w:rPr>
            <w:rFonts w:cs="Arial"/>
            <w:sz w:val="24"/>
          </w:rPr>
          <w:tab/>
          <w:delText>the proposed projects do not negatively impact the system of any other transmission provider or the overall transmission system in the near-term and long-term planning horizons;</w:delText>
        </w:r>
      </w:del>
    </w:p>
    <w:p w14:paraId="54647D2D" w14:textId="41938E31" w:rsidR="005D2179" w:rsidRPr="00B15548" w:rsidDel="002B0002" w:rsidRDefault="005D2179" w:rsidP="0013471F">
      <w:pPr>
        <w:pStyle w:val="par1"/>
        <w:ind w:left="2160"/>
        <w:rPr>
          <w:del w:id="887" w:author="Author"/>
          <w:rFonts w:cs="Arial"/>
          <w:sz w:val="24"/>
        </w:rPr>
      </w:pPr>
      <w:del w:id="888" w:author="Author">
        <w:r w:rsidRPr="00B15548" w:rsidDel="002B0002">
          <w:rPr>
            <w:rFonts w:cs="Arial"/>
            <w:sz w:val="24"/>
          </w:rPr>
          <w:delText>(B)</w:delText>
        </w:r>
        <w:r w:rsidRPr="00B15548" w:rsidDel="002B0002">
          <w:rPr>
            <w:rFonts w:cs="Arial"/>
            <w:sz w:val="24"/>
          </w:rPr>
          <w:tab/>
          <w:delText>the proposed projects avoid duplication of facilities;</w:delText>
        </w:r>
      </w:del>
    </w:p>
    <w:p w14:paraId="2E230A67" w14:textId="4D2D0A60" w:rsidR="005D2179" w:rsidRPr="00B15548" w:rsidDel="002B0002" w:rsidRDefault="005D2179" w:rsidP="0013471F">
      <w:pPr>
        <w:pStyle w:val="par1"/>
        <w:ind w:left="2160"/>
        <w:rPr>
          <w:del w:id="889" w:author="Author"/>
          <w:rFonts w:cs="Arial"/>
          <w:sz w:val="24"/>
        </w:rPr>
      </w:pPr>
      <w:del w:id="890" w:author="Author">
        <w:r w:rsidRPr="00B15548" w:rsidDel="002B0002">
          <w:rPr>
            <w:rFonts w:cs="Arial"/>
            <w:sz w:val="24"/>
          </w:rPr>
          <w:lastRenderedPageBreak/>
          <w:delText>(C)</w:delText>
        </w:r>
        <w:r w:rsidRPr="00B15548" w:rsidDel="002B0002">
          <w:rPr>
            <w:rFonts w:cs="Arial"/>
            <w:sz w:val="24"/>
          </w:rPr>
          <w:tab/>
          <w:delText>the proposed projects reflect the development of joint projects where a proposed project services the mutual needs of more than one transmission provider and/or stakeholder; and</w:delText>
        </w:r>
      </w:del>
    </w:p>
    <w:p w14:paraId="1152F035" w14:textId="4BE7F8D8" w:rsidR="005D2179" w:rsidRPr="00B15548" w:rsidDel="002B0002" w:rsidRDefault="005D2179" w:rsidP="0013471F">
      <w:pPr>
        <w:pStyle w:val="par1"/>
        <w:ind w:left="2160"/>
        <w:rPr>
          <w:del w:id="891" w:author="Author"/>
          <w:rFonts w:cs="Arial"/>
          <w:sz w:val="24"/>
        </w:rPr>
      </w:pPr>
      <w:del w:id="892" w:author="Author">
        <w:r w:rsidRPr="00B15548" w:rsidDel="002B0002">
          <w:rPr>
            <w:rFonts w:cs="Arial"/>
            <w:sz w:val="24"/>
          </w:rPr>
          <w:delText>(D)</w:delText>
        </w:r>
        <w:r w:rsidRPr="00B15548" w:rsidDel="002B0002">
          <w:rPr>
            <w:rFonts w:cs="Arial"/>
            <w:sz w:val="24"/>
          </w:rPr>
          <w:tab/>
          <w:delText>the proposed projects are coordinated with all transmission providers in Colorado.</w:delText>
        </w:r>
      </w:del>
    </w:p>
    <w:p w14:paraId="35D5CC1D" w14:textId="15126CBC" w:rsidR="005D2179" w:rsidRPr="00B15548" w:rsidDel="002B0002" w:rsidRDefault="005D2179" w:rsidP="0013471F">
      <w:pPr>
        <w:pStyle w:val="par1"/>
        <w:ind w:left="1440"/>
        <w:rPr>
          <w:del w:id="893" w:author="Author"/>
          <w:rFonts w:cs="Arial"/>
          <w:sz w:val="24"/>
        </w:rPr>
      </w:pPr>
      <w:del w:id="894" w:author="Author">
        <w:r w:rsidRPr="00B15548" w:rsidDel="002B0002">
          <w:rPr>
            <w:rFonts w:cs="Arial"/>
            <w:sz w:val="24"/>
          </w:rPr>
          <w:delText>(II)</w:delText>
        </w:r>
        <w:r w:rsidRPr="00B15548" w:rsidDel="002B0002">
          <w:rPr>
            <w:rFonts w:cs="Arial"/>
            <w:sz w:val="24"/>
          </w:rPr>
          <w:tab/>
          <w:delText>The plan shall identify all proposed facilities 100kV or greater.</w:delText>
        </w:r>
      </w:del>
    </w:p>
    <w:p w14:paraId="66044A7A" w14:textId="4527B764" w:rsidR="005D2179" w:rsidRPr="00B15548" w:rsidDel="002B0002" w:rsidRDefault="005D2179" w:rsidP="0013471F">
      <w:pPr>
        <w:pStyle w:val="par1"/>
        <w:ind w:left="1440"/>
        <w:rPr>
          <w:del w:id="895" w:author="Author"/>
          <w:rFonts w:cs="Arial"/>
          <w:sz w:val="24"/>
        </w:rPr>
      </w:pPr>
      <w:del w:id="896" w:author="Author">
        <w:r w:rsidRPr="00B15548" w:rsidDel="002B0002">
          <w:rPr>
            <w:rFonts w:cs="Arial"/>
            <w:sz w:val="24"/>
          </w:rPr>
          <w:delText>(III)</w:delText>
        </w:r>
        <w:r w:rsidRPr="00B15548" w:rsidDel="002B0002">
          <w:rPr>
            <w:rFonts w:cs="Arial"/>
            <w:sz w:val="24"/>
          </w:rPr>
          <w:tab/>
          <w:delText>If any of the information required to be filed pursuant to this rule is available on a utility or utility maintained website, then it is sufficient for purposes of this rule to include in the filing a web address that provides direct access to that specific piece of information.  This address must remain active until the next biennial filing.</w:delText>
        </w:r>
      </w:del>
    </w:p>
    <w:p w14:paraId="4DAA1145" w14:textId="24305644" w:rsidR="005D2179" w:rsidRPr="00B15548" w:rsidRDefault="005D2179" w:rsidP="005D2179">
      <w:pPr>
        <w:pStyle w:val="par1"/>
        <w:rPr>
          <w:rFonts w:cs="Arial"/>
          <w:sz w:val="24"/>
        </w:rPr>
      </w:pPr>
      <w:r w:rsidRPr="00B15548">
        <w:rPr>
          <w:rFonts w:cs="Arial"/>
          <w:sz w:val="24"/>
        </w:rPr>
        <w:t>(b)</w:t>
      </w:r>
      <w:r w:rsidRPr="00B15548">
        <w:rPr>
          <w:rFonts w:cs="Arial"/>
          <w:sz w:val="24"/>
        </w:rPr>
        <w:tab/>
      </w:r>
      <w:ins w:id="897" w:author="Author">
        <w:r w:rsidR="0013471F" w:rsidRPr="0013471F">
          <w:rPr>
            <w:sz w:val="24"/>
          </w:rPr>
          <w:t xml:space="preserve">Additional compliance considerations. </w:t>
        </w:r>
        <w:r w:rsidR="00072477">
          <w:rPr>
            <w:sz w:val="24"/>
          </w:rPr>
          <w:t xml:space="preserve"> </w:t>
        </w:r>
      </w:ins>
      <w:r w:rsidRPr="00B15548">
        <w:rPr>
          <w:rFonts w:cs="Arial"/>
          <w:sz w:val="24"/>
        </w:rPr>
        <w:t xml:space="preserve">Each </w:t>
      </w:r>
      <w:del w:id="898" w:author="Author">
        <w:r w:rsidRPr="00B15548" w:rsidDel="0013471F">
          <w:rPr>
            <w:rFonts w:cs="Arial"/>
            <w:sz w:val="24"/>
          </w:rPr>
          <w:delText>ten-year transmission plan</w:delText>
        </w:r>
      </w:del>
      <w:ins w:id="899" w:author="Author">
        <w:r w:rsidR="0013471F">
          <w:rPr>
            <w:rFonts w:cs="Arial"/>
            <w:sz w:val="24"/>
          </w:rPr>
          <w:t>TSP</w:t>
        </w:r>
      </w:ins>
      <w:r w:rsidRPr="00B15548">
        <w:rPr>
          <w:rFonts w:cs="Arial"/>
          <w:sz w:val="24"/>
        </w:rPr>
        <w:t xml:space="preserve"> shall demonstrate </w:t>
      </w:r>
      <w:ins w:id="900" w:author="Author">
        <w:r w:rsidR="0013471F" w:rsidRPr="00305122">
          <w:rPr>
            <w:sz w:val="24"/>
          </w:rPr>
          <w:t xml:space="preserve">reliable transmission system performance consistent </w:t>
        </w:r>
      </w:ins>
      <w:del w:id="901" w:author="Author">
        <w:r w:rsidRPr="00B15548" w:rsidDel="0013471F">
          <w:rPr>
            <w:rFonts w:cs="Arial"/>
            <w:sz w:val="24"/>
          </w:rPr>
          <w:delText xml:space="preserve">compliance </w:delText>
        </w:r>
      </w:del>
      <w:r w:rsidRPr="00B15548">
        <w:rPr>
          <w:rFonts w:cs="Arial"/>
          <w:sz w:val="24"/>
        </w:rPr>
        <w:t>with the following requirements.</w:t>
      </w:r>
    </w:p>
    <w:p w14:paraId="106573F0" w14:textId="5F91014B" w:rsidR="005D2179" w:rsidRPr="00B15548" w:rsidRDefault="005D2179" w:rsidP="005D2179">
      <w:pPr>
        <w:pStyle w:val="par2"/>
        <w:rPr>
          <w:rFonts w:cs="Arial"/>
          <w:sz w:val="24"/>
        </w:rPr>
      </w:pPr>
      <w:r w:rsidRPr="00B15548">
        <w:rPr>
          <w:rFonts w:cs="Arial"/>
          <w:sz w:val="24"/>
        </w:rPr>
        <w:t>(I)</w:t>
      </w:r>
      <w:r w:rsidRPr="00B15548">
        <w:rPr>
          <w:rFonts w:cs="Arial"/>
          <w:sz w:val="24"/>
        </w:rPr>
        <w:tab/>
        <w:t xml:space="preserve">The efficient utilization of the transmission system on a best-cost basis, considering both the short-term and long-term needs of the system.  The best-cost is defined as balancing cost, risk and uncertainty and includes proper consideration of societal and environmental concerns, operational and maintenance requirements, </w:t>
      </w:r>
      <w:ins w:id="902" w:author="Author">
        <w:r w:rsidR="0013471F" w:rsidRPr="00305122">
          <w:rPr>
            <w:sz w:val="24"/>
          </w:rPr>
          <w:t xml:space="preserve">operational flexibility, </w:t>
        </w:r>
        <w:r w:rsidR="0013471F" w:rsidRPr="0005470E">
          <w:rPr>
            <w:sz w:val="24"/>
            <w:rPrChange w:id="903" w:author="Author">
              <w:rPr>
                <w:szCs w:val="20"/>
              </w:rPr>
            </w:rPrChange>
          </w:rPr>
          <w:t xml:space="preserve">wildfire mitigation plans, all potentially viable technical and operational solutions to the transmission issues being addressed, </w:t>
        </w:r>
      </w:ins>
      <w:r w:rsidRPr="00B15548">
        <w:rPr>
          <w:rFonts w:cs="Arial"/>
          <w:sz w:val="24"/>
        </w:rPr>
        <w:t>consistency with short-term and long-term planning opportunities, and initial construction cost.</w:t>
      </w:r>
    </w:p>
    <w:p w14:paraId="1F1D78EF" w14:textId="28DF018B" w:rsidR="005D2179" w:rsidRPr="00B15548" w:rsidRDefault="005D2179" w:rsidP="005D2179">
      <w:pPr>
        <w:pStyle w:val="par2"/>
        <w:rPr>
          <w:rFonts w:cs="Arial"/>
          <w:sz w:val="24"/>
        </w:rPr>
      </w:pPr>
      <w:r w:rsidRPr="00B15548">
        <w:rPr>
          <w:rFonts w:cs="Arial"/>
          <w:sz w:val="24"/>
        </w:rPr>
        <w:t>(II)</w:t>
      </w:r>
      <w:r w:rsidRPr="00B15548">
        <w:rPr>
          <w:rFonts w:cs="Arial"/>
          <w:sz w:val="24"/>
        </w:rPr>
        <w:tab/>
        <w:t>All applicable reliability criteria for selected demand levels over a range of forecast system demands, including summer peak load, winter peak load and reduced load when renewable generation is maximized</w:t>
      </w:r>
      <w:ins w:id="904" w:author="Author">
        <w:r w:rsidR="0013471F" w:rsidRPr="0013471F">
          <w:rPr>
            <w:sz w:val="24"/>
          </w:rPr>
          <w:t>, and reasonably foreseeable summer and winter extreme weather events</w:t>
        </w:r>
      </w:ins>
      <w:r w:rsidRPr="00B15548">
        <w:rPr>
          <w:rFonts w:cs="Arial"/>
          <w:sz w:val="24"/>
        </w:rPr>
        <w:t>.</w:t>
      </w:r>
    </w:p>
    <w:p w14:paraId="48B52BE3" w14:textId="77777777" w:rsidR="005D2179" w:rsidRPr="00B15548" w:rsidRDefault="005D2179" w:rsidP="005D2179">
      <w:pPr>
        <w:pStyle w:val="par2"/>
        <w:rPr>
          <w:rFonts w:cs="Arial"/>
          <w:sz w:val="24"/>
        </w:rPr>
      </w:pPr>
      <w:r w:rsidRPr="00B15548">
        <w:rPr>
          <w:rFonts w:cs="Arial"/>
          <w:sz w:val="24"/>
        </w:rPr>
        <w:t>(III)</w:t>
      </w:r>
      <w:r w:rsidRPr="00B15548">
        <w:rPr>
          <w:rFonts w:cs="Arial"/>
          <w:sz w:val="24"/>
        </w:rPr>
        <w:tab/>
        <w:t>All legal and regulatory requirements, including renewable energy portfolio standards and resource adequacy requirements.</w:t>
      </w:r>
    </w:p>
    <w:p w14:paraId="69616CBE" w14:textId="52C01607" w:rsidR="005D2179" w:rsidRPr="00B15548" w:rsidRDefault="005D2179" w:rsidP="005D2179">
      <w:pPr>
        <w:pStyle w:val="par2"/>
        <w:rPr>
          <w:rFonts w:cs="Arial"/>
          <w:sz w:val="24"/>
        </w:rPr>
      </w:pPr>
      <w:r w:rsidRPr="00B15548">
        <w:rPr>
          <w:rFonts w:cs="Arial"/>
          <w:sz w:val="24"/>
        </w:rPr>
        <w:t>(IV)</w:t>
      </w:r>
      <w:r w:rsidRPr="00B15548">
        <w:rPr>
          <w:rFonts w:cs="Arial"/>
          <w:sz w:val="24"/>
        </w:rPr>
        <w:tab/>
        <w:t xml:space="preserve">Consistency with applicable transmission planning requirements in </w:t>
      </w:r>
      <w:del w:id="905" w:author="Author">
        <w:r w:rsidRPr="00B15548" w:rsidDel="0013471F">
          <w:rPr>
            <w:rFonts w:cs="Arial"/>
            <w:sz w:val="24"/>
          </w:rPr>
          <w:delText xml:space="preserve">the </w:delText>
        </w:r>
      </w:del>
      <w:ins w:id="906" w:author="Author">
        <w:r w:rsidR="0013471F">
          <w:rPr>
            <w:rFonts w:cs="Arial"/>
            <w:sz w:val="24"/>
          </w:rPr>
          <w:t>relevant</w:t>
        </w:r>
        <w:r w:rsidR="0013471F" w:rsidRPr="00B15548">
          <w:rPr>
            <w:rFonts w:cs="Arial"/>
            <w:sz w:val="24"/>
          </w:rPr>
          <w:t xml:space="preserve"> </w:t>
        </w:r>
      </w:ins>
      <w:r w:rsidRPr="00B15548">
        <w:rPr>
          <w:rFonts w:cs="Arial"/>
          <w:sz w:val="24"/>
        </w:rPr>
        <w:t xml:space="preserve">FERC </w:t>
      </w:r>
      <w:del w:id="907" w:author="Author">
        <w:r w:rsidRPr="00B15548" w:rsidDel="0013471F">
          <w:rPr>
            <w:rFonts w:cs="Arial"/>
            <w:sz w:val="24"/>
          </w:rPr>
          <w:delText>Order 890</w:delText>
        </w:r>
      </w:del>
      <w:ins w:id="908" w:author="Author">
        <w:r w:rsidR="0013471F">
          <w:rPr>
            <w:rFonts w:cs="Arial"/>
            <w:sz w:val="24"/>
          </w:rPr>
          <w:t>orders</w:t>
        </w:r>
      </w:ins>
      <w:r w:rsidRPr="00B15548">
        <w:rPr>
          <w:rFonts w:cs="Arial"/>
          <w:sz w:val="24"/>
        </w:rPr>
        <w:t>.</w:t>
      </w:r>
    </w:p>
    <w:p w14:paraId="6046CD5F" w14:textId="2C971904" w:rsidR="00E41193" w:rsidRDefault="0013471F" w:rsidP="0013471F">
      <w:pPr>
        <w:pStyle w:val="par1"/>
        <w:spacing w:after="240"/>
        <w:ind w:left="2160"/>
        <w:rPr>
          <w:rFonts w:cs="Arial"/>
          <w:sz w:val="24"/>
        </w:rPr>
      </w:pPr>
      <w:ins w:id="909" w:author="Author">
        <w:r>
          <w:rPr>
            <w:sz w:val="24"/>
          </w:rPr>
          <w:t>(A)</w:t>
        </w:r>
        <w:r>
          <w:rPr>
            <w:sz w:val="24"/>
          </w:rPr>
          <w:tab/>
        </w:r>
        <w:r w:rsidRPr="0013471F">
          <w:rPr>
            <w:sz w:val="24"/>
          </w:rPr>
          <w:t>Concurrently with the TSP filed in accordance with this rule 3627, each utility shall file all economic studies performed pursuant to FERC Order 890 since the last TSP filing.</w:t>
        </w:r>
        <w:moveToRangeStart w:id="910" w:author="Author" w:name="move228797463"/>
        <w:r w:rsidRPr="0013471F">
          <w:rPr>
            <w:sz w:val="24"/>
          </w:rPr>
          <w:t xml:space="preserve">  </w:t>
        </w:r>
        <w:r w:rsidRPr="0013471F">
          <w:rPr>
            <w:color w:val="000000"/>
            <w:sz w:val="24"/>
          </w:rPr>
          <w:t xml:space="preserve">Such studies generally </w:t>
        </w:r>
        <w:r w:rsidRPr="0013471F">
          <w:rPr>
            <w:color w:val="000000"/>
            <w:sz w:val="24"/>
          </w:rPr>
          <w:lastRenderedPageBreak/>
          <w:t>evaluate whether transmission upgrades or other investments can reduce the overall costs of serving native load.  These studies are conducted for the purpose of planning for the alleviation of transmission bottlenecks or expanding the transmission system in a manner that can benefit large numbers of customers, such as the evaluation of transmission upgrades</w:t>
        </w:r>
        <w:r w:rsidRPr="0013471F">
          <w:rPr>
            <w:sz w:val="24"/>
          </w:rPr>
          <w:t xml:space="preserve"> </w:t>
        </w:r>
        <w:r w:rsidRPr="0013471F">
          <w:rPr>
            <w:rFonts w:cs="Calibri"/>
            <w:sz w:val="24"/>
          </w:rPr>
          <w:t>or additions</w:t>
        </w:r>
        <w:r w:rsidRPr="0013471F">
          <w:rPr>
            <w:sz w:val="24"/>
          </w:rPr>
          <w:t xml:space="preserve"> necessary to build </w:t>
        </w:r>
        <w:r w:rsidRPr="0013471F">
          <w:rPr>
            <w:rFonts w:cs="Calibri"/>
            <w:sz w:val="24"/>
          </w:rPr>
          <w:t>or acquire</w:t>
        </w:r>
        <w:r w:rsidRPr="0013471F">
          <w:rPr>
            <w:sz w:val="24"/>
          </w:rPr>
          <w:t xml:space="preserve"> </w:t>
        </w:r>
        <w:r w:rsidRPr="0013471F">
          <w:rPr>
            <w:color w:val="000000"/>
            <w:sz w:val="24"/>
          </w:rPr>
          <w:t xml:space="preserve">new generation resources.  </w:t>
        </w:r>
        <w:moveToRangeEnd w:id="910"/>
        <w:r w:rsidRPr="0013471F">
          <w:rPr>
            <w:sz w:val="24"/>
          </w:rPr>
          <w:t>The report shall identify the party(ies) that requested the economic study and shall identify all economic studies requested but not performed.</w:t>
        </w:r>
      </w:ins>
    </w:p>
    <w:p w14:paraId="2747299F" w14:textId="0FAE227E" w:rsidR="00206E6D" w:rsidRDefault="00206E6D">
      <w:pPr>
        <w:pStyle w:val="par1"/>
        <w:tabs>
          <w:tab w:val="clear" w:pos="720"/>
        </w:tabs>
        <w:spacing w:after="240"/>
        <w:ind w:left="1440"/>
        <w:rPr>
          <w:ins w:id="911" w:author="Author"/>
          <w:rFonts w:cs="Arial"/>
          <w:sz w:val="24"/>
        </w:rPr>
        <w:pPrChange w:id="912" w:author="Author">
          <w:pPr>
            <w:pStyle w:val="par1"/>
            <w:spacing w:after="240"/>
          </w:pPr>
        </w:pPrChange>
      </w:pPr>
      <w:ins w:id="913" w:author="Author">
        <w:r>
          <w:rPr>
            <w:rFonts w:cs="Arial"/>
            <w:sz w:val="24"/>
          </w:rPr>
          <w:t>(V)</w:t>
        </w:r>
        <w:r>
          <w:rPr>
            <w:rFonts w:cs="Arial"/>
            <w:sz w:val="24"/>
          </w:rPr>
          <w:tab/>
        </w:r>
        <w:r w:rsidRPr="00206E6D">
          <w:rPr>
            <w:rFonts w:cs="Arial"/>
            <w:sz w:val="24"/>
          </w:rPr>
          <w:t>The TSP seeks to eliminate waste of transmission plan</w:t>
        </w:r>
        <w:r w:rsidR="00092716">
          <w:rPr>
            <w:rFonts w:cs="Arial"/>
            <w:sz w:val="24"/>
          </w:rPr>
          <w:t xml:space="preserve"> </w:t>
        </w:r>
        <w:r w:rsidRPr="00206E6D">
          <w:rPr>
            <w:rFonts w:cs="Arial"/>
            <w:sz w:val="24"/>
          </w:rPr>
          <w:t>investment by identifying previously planned but pending projects that could be altered or eliminated by incorporating the goals of such projects into current TSP planning</w:t>
        </w:r>
        <w:r w:rsidR="00072477">
          <w:rPr>
            <w:rFonts w:cs="Arial"/>
            <w:sz w:val="24"/>
          </w:rPr>
          <w:t>.</w:t>
        </w:r>
      </w:ins>
    </w:p>
    <w:p w14:paraId="0CF8E21B" w14:textId="223C269C" w:rsidR="00AD11C5" w:rsidRPr="00AD11C5" w:rsidRDefault="00206E6D">
      <w:pPr>
        <w:pStyle w:val="par1"/>
        <w:tabs>
          <w:tab w:val="clear" w:pos="720"/>
        </w:tabs>
        <w:spacing w:after="240"/>
        <w:ind w:left="1440"/>
        <w:rPr>
          <w:ins w:id="914" w:author="Author"/>
          <w:rFonts w:cs="Arial"/>
          <w:sz w:val="24"/>
        </w:rPr>
        <w:pPrChange w:id="915" w:author="Author">
          <w:pPr>
            <w:pStyle w:val="par1"/>
            <w:spacing w:after="240"/>
          </w:pPr>
        </w:pPrChange>
      </w:pPr>
      <w:ins w:id="916" w:author="Author">
        <w:r>
          <w:rPr>
            <w:rFonts w:cs="Arial"/>
            <w:sz w:val="24"/>
          </w:rPr>
          <w:t>(VI)</w:t>
        </w:r>
        <w:r>
          <w:rPr>
            <w:rFonts w:cs="Arial"/>
            <w:sz w:val="24"/>
          </w:rPr>
          <w:tab/>
        </w:r>
        <w:r w:rsidR="00AD11C5" w:rsidRPr="00AD11C5">
          <w:rPr>
            <w:rFonts w:cs="Arial"/>
            <w:sz w:val="24"/>
          </w:rPr>
          <w:t>The TSP is either aligned with all relevant statewide, regional and interregional transmission plans and modeling studies, has no impact on or relevance to such plans and studies, or includes detailed and specific justifications where proposed projects diverge from those plans and studies.</w:t>
        </w:r>
      </w:ins>
    </w:p>
    <w:p w14:paraId="4306D949" w14:textId="77777777" w:rsidR="00AD11C5" w:rsidRPr="00AD11C5" w:rsidRDefault="00AD11C5" w:rsidP="00206E6D">
      <w:pPr>
        <w:pStyle w:val="par1"/>
        <w:spacing w:after="240"/>
        <w:ind w:left="1440"/>
        <w:rPr>
          <w:ins w:id="917" w:author="Author"/>
          <w:rFonts w:cs="Arial"/>
          <w:sz w:val="24"/>
        </w:rPr>
      </w:pPr>
      <w:ins w:id="918" w:author="Author">
        <w:r w:rsidRPr="00AD11C5">
          <w:rPr>
            <w:rFonts w:cs="Arial"/>
            <w:sz w:val="24"/>
          </w:rPr>
          <w:t>(VII)</w:t>
        </w:r>
        <w:r w:rsidRPr="00AD11C5">
          <w:rPr>
            <w:rFonts w:cs="Arial"/>
            <w:sz w:val="24"/>
          </w:rPr>
          <w:tab/>
          <w:t>The proposed projects are demonstrably supportive of all relevant existing and reasonably foreseeable state policies.</w:t>
        </w:r>
      </w:ins>
    </w:p>
    <w:p w14:paraId="78CA9730" w14:textId="77777777" w:rsidR="00AD11C5" w:rsidRPr="00AD11C5" w:rsidRDefault="00AD11C5" w:rsidP="00206E6D">
      <w:pPr>
        <w:pStyle w:val="par1"/>
        <w:spacing w:after="240"/>
        <w:ind w:left="1440"/>
        <w:rPr>
          <w:ins w:id="919" w:author="Author"/>
          <w:rFonts w:cs="Arial"/>
          <w:sz w:val="24"/>
        </w:rPr>
      </w:pPr>
      <w:ins w:id="920" w:author="Author">
        <w:r w:rsidRPr="00AD11C5">
          <w:rPr>
            <w:rFonts w:cs="Arial"/>
            <w:sz w:val="24"/>
          </w:rPr>
          <w:t>(VIII)</w:t>
        </w:r>
        <w:r w:rsidRPr="00AD11C5">
          <w:rPr>
            <w:rFonts w:cs="Arial"/>
            <w:sz w:val="24"/>
          </w:rPr>
          <w:tab/>
          <w:t>The proposed projects are demonstrated to be the superior solutions following analyses of all alternative solutions deemed reasonably viable as described in subparagraph 3627(d)(X).</w:t>
        </w:r>
      </w:ins>
    </w:p>
    <w:p w14:paraId="0F170C32" w14:textId="0445BF9C" w:rsidR="00AD11C5" w:rsidRPr="00AD11C5" w:rsidRDefault="00AD11C5" w:rsidP="00206E6D">
      <w:pPr>
        <w:pStyle w:val="par1"/>
        <w:spacing w:after="240"/>
        <w:ind w:left="1440"/>
        <w:rPr>
          <w:ins w:id="921" w:author="Author"/>
          <w:rFonts w:cs="Arial"/>
          <w:sz w:val="24"/>
        </w:rPr>
      </w:pPr>
      <w:ins w:id="922" w:author="Author">
        <w:r w:rsidRPr="00AD11C5">
          <w:rPr>
            <w:rFonts w:cs="Arial"/>
            <w:sz w:val="24"/>
          </w:rPr>
          <w:t>(IX)</w:t>
        </w:r>
        <w:r w:rsidRPr="00AD11C5">
          <w:rPr>
            <w:rFonts w:cs="Arial"/>
            <w:sz w:val="24"/>
          </w:rPr>
          <w:tab/>
          <w:t>The proposed projects do not negatively impact the system of any other transmission provider or the overall transmission system in the near-term and long-term planning horizons</w:t>
        </w:r>
        <w:r w:rsidR="00072477">
          <w:rPr>
            <w:rFonts w:cs="Arial"/>
            <w:sz w:val="24"/>
          </w:rPr>
          <w:t>.</w:t>
        </w:r>
      </w:ins>
    </w:p>
    <w:p w14:paraId="023B821B" w14:textId="53452B74" w:rsidR="00AD11C5" w:rsidRPr="00AD11C5" w:rsidRDefault="00AD11C5" w:rsidP="00206E6D">
      <w:pPr>
        <w:pStyle w:val="par1"/>
        <w:spacing w:after="240"/>
        <w:ind w:left="1440"/>
        <w:rPr>
          <w:ins w:id="923" w:author="Author"/>
          <w:rFonts w:cs="Arial"/>
          <w:sz w:val="24"/>
        </w:rPr>
      </w:pPr>
      <w:ins w:id="924" w:author="Author">
        <w:r w:rsidRPr="00AD11C5">
          <w:rPr>
            <w:rFonts w:cs="Arial"/>
            <w:sz w:val="24"/>
          </w:rPr>
          <w:t>(X)</w:t>
        </w:r>
        <w:r w:rsidRPr="00AD11C5">
          <w:rPr>
            <w:rFonts w:cs="Arial"/>
            <w:sz w:val="24"/>
          </w:rPr>
          <w:tab/>
          <w:t>The proposed projects avoid duplication of facilities and take advantage of opportunities for joint development where such development is beneficial to the ratepayers of two or more utilities</w:t>
        </w:r>
        <w:r w:rsidR="00072477">
          <w:rPr>
            <w:rFonts w:cs="Arial"/>
            <w:sz w:val="24"/>
          </w:rPr>
          <w:t>.</w:t>
        </w:r>
      </w:ins>
    </w:p>
    <w:p w14:paraId="3613DEC6" w14:textId="4E693515" w:rsidR="00E41193" w:rsidRPr="00E41193" w:rsidRDefault="005D2179" w:rsidP="00E41193">
      <w:pPr>
        <w:pStyle w:val="par1"/>
        <w:spacing w:after="240"/>
        <w:rPr>
          <w:ins w:id="925" w:author="Author"/>
          <w:rFonts w:cs="Arial"/>
          <w:sz w:val="24"/>
        </w:rPr>
      </w:pPr>
      <w:r w:rsidRPr="00B15548">
        <w:rPr>
          <w:rFonts w:cs="Arial"/>
          <w:sz w:val="24"/>
        </w:rPr>
        <w:t>(c)</w:t>
      </w:r>
      <w:r w:rsidRPr="00B15548">
        <w:rPr>
          <w:rFonts w:cs="Arial"/>
          <w:sz w:val="24"/>
        </w:rPr>
        <w:tab/>
      </w:r>
      <w:ins w:id="926" w:author="Author">
        <w:r w:rsidR="00E41193" w:rsidRPr="0013471F">
          <w:rPr>
            <w:sz w:val="24"/>
          </w:rPr>
          <w:t xml:space="preserve">Contents of the transmission system plan. </w:t>
        </w:r>
        <w:r w:rsidR="00AF2F1F">
          <w:rPr>
            <w:sz w:val="24"/>
          </w:rPr>
          <w:t xml:space="preserve"> </w:t>
        </w:r>
        <w:r w:rsidR="00E41193" w:rsidRPr="0013471F">
          <w:rPr>
            <w:sz w:val="24"/>
          </w:rPr>
          <w:t>The TSP</w:t>
        </w:r>
        <w:r w:rsidR="00E41193">
          <w:rPr>
            <w:sz w:val="24"/>
          </w:rPr>
          <w:t xml:space="preserve"> </w:t>
        </w:r>
      </w:ins>
      <w:r w:rsidRPr="00B15548">
        <w:rPr>
          <w:rFonts w:cs="Arial"/>
          <w:sz w:val="24"/>
        </w:rPr>
        <w:t>shall contain the following information</w:t>
      </w:r>
      <w:ins w:id="927" w:author="Author">
        <w:r w:rsidR="00072477">
          <w:rPr>
            <w:rFonts w:cs="Arial"/>
            <w:sz w:val="24"/>
          </w:rPr>
          <w:t>.</w:t>
        </w:r>
      </w:ins>
      <w:del w:id="928" w:author="Author">
        <w:r w:rsidR="00E41193" w:rsidDel="00072477">
          <w:rPr>
            <w:rFonts w:cs="Arial"/>
            <w:sz w:val="24"/>
          </w:rPr>
          <w:delText>:</w:delText>
        </w:r>
      </w:del>
    </w:p>
    <w:p w14:paraId="5D4B1B47" w14:textId="7C98E675" w:rsidR="005D2179" w:rsidRPr="00B15548" w:rsidRDefault="005D2179" w:rsidP="00E41193">
      <w:pPr>
        <w:pStyle w:val="par2"/>
        <w:tabs>
          <w:tab w:val="clear" w:pos="1440"/>
        </w:tabs>
        <w:rPr>
          <w:rFonts w:cs="Arial"/>
          <w:sz w:val="24"/>
        </w:rPr>
      </w:pPr>
      <w:r w:rsidRPr="00B15548">
        <w:rPr>
          <w:rFonts w:cs="Arial"/>
          <w:sz w:val="24"/>
        </w:rPr>
        <w:t>(I)</w:t>
      </w:r>
      <w:r w:rsidRPr="00B15548">
        <w:rPr>
          <w:rFonts w:cs="Arial"/>
          <w:sz w:val="24"/>
        </w:rPr>
        <w:tab/>
        <w:t xml:space="preserve">The methodology, criteria and assumptions used to develop the </w:t>
      </w:r>
      <w:del w:id="929" w:author="Author">
        <w:r w:rsidRPr="00B15548" w:rsidDel="00E41193">
          <w:rPr>
            <w:rFonts w:cs="Arial"/>
            <w:sz w:val="24"/>
          </w:rPr>
          <w:delText>transmission plan</w:delText>
        </w:r>
      </w:del>
      <w:ins w:id="930" w:author="Author">
        <w:r w:rsidR="00C16E8E">
          <w:rPr>
            <w:rFonts w:cs="Arial"/>
            <w:sz w:val="24"/>
          </w:rPr>
          <w:t>TSP</w:t>
        </w:r>
      </w:ins>
      <w:r w:rsidRPr="00B15548">
        <w:rPr>
          <w:rFonts w:cs="Arial"/>
          <w:sz w:val="24"/>
        </w:rPr>
        <w:t xml:space="preserve">.  This includes the transmission facility rating methodology and established facility ratings; transmission base case data </w:t>
      </w:r>
      <w:r w:rsidRPr="00B15548">
        <w:rPr>
          <w:rFonts w:cs="Arial"/>
          <w:sz w:val="24"/>
        </w:rPr>
        <w:lastRenderedPageBreak/>
        <w:t>for all applicable power flows, short circuit and transient stability analyses; and utility specific reliability criteria.</w:t>
      </w:r>
    </w:p>
    <w:p w14:paraId="25626150" w14:textId="493E77E3" w:rsidR="005D2179" w:rsidRPr="00B15548" w:rsidRDefault="005D2179" w:rsidP="005D2179">
      <w:pPr>
        <w:pStyle w:val="par2"/>
        <w:rPr>
          <w:rFonts w:cs="Arial"/>
          <w:sz w:val="24"/>
        </w:rPr>
      </w:pPr>
      <w:r w:rsidRPr="00B15548">
        <w:rPr>
          <w:rFonts w:cs="Arial"/>
          <w:sz w:val="24"/>
        </w:rPr>
        <w:t>(II)</w:t>
      </w:r>
      <w:r w:rsidRPr="00B15548">
        <w:rPr>
          <w:rFonts w:cs="Arial"/>
          <w:sz w:val="24"/>
        </w:rPr>
        <w:tab/>
        <w:t xml:space="preserve">The load forecasts, </w:t>
      </w:r>
      <w:ins w:id="931" w:author="Author">
        <w:r w:rsidR="00E41193">
          <w:rPr>
            <w:rFonts w:cs="Arial"/>
            <w:sz w:val="24"/>
          </w:rPr>
          <w:t xml:space="preserve">modeling assumptions regarding </w:t>
        </w:r>
      </w:ins>
      <w:r w:rsidRPr="00B15548">
        <w:rPr>
          <w:rFonts w:cs="Arial"/>
          <w:sz w:val="24"/>
        </w:rPr>
        <w:t>load forecast reductions arising from net metered distributed generation and utility sponsored energy efficiency programs,</w:t>
      </w:r>
      <w:r w:rsidRPr="00B15548">
        <w:rPr>
          <w:rFonts w:cs="Arial"/>
          <w:color w:val="FF0101"/>
          <w:sz w:val="24"/>
        </w:rPr>
        <w:t xml:space="preserve"> </w:t>
      </w:r>
      <w:r w:rsidRPr="00B15548">
        <w:rPr>
          <w:rFonts w:cs="Arial"/>
          <w:sz w:val="24"/>
        </w:rPr>
        <w:t xml:space="preserve">and controllable demand -side management data including the interruptible demands and direct load control management </w:t>
      </w:r>
      <w:ins w:id="932" w:author="Author">
        <w:r w:rsidR="00E41193" w:rsidRPr="00E41193">
          <w:rPr>
            <w:sz w:val="24"/>
          </w:rPr>
          <w:t xml:space="preserve">and virtual power plant operation </w:t>
        </w:r>
      </w:ins>
      <w:r w:rsidRPr="00B15548">
        <w:rPr>
          <w:rFonts w:cs="Arial"/>
          <w:sz w:val="24"/>
        </w:rPr>
        <w:t>used to develop the transmission plan.</w:t>
      </w:r>
      <w:ins w:id="933" w:author="Author">
        <w:r w:rsidR="00072477">
          <w:rPr>
            <w:rFonts w:cs="Arial"/>
            <w:sz w:val="24"/>
          </w:rPr>
          <w:t xml:space="preserve"> </w:t>
        </w:r>
        <w:r w:rsidR="00E41193">
          <w:rPr>
            <w:rFonts w:cs="Arial"/>
            <w:sz w:val="24"/>
          </w:rPr>
          <w:t xml:space="preserve"> </w:t>
        </w:r>
        <w:r w:rsidR="00E41193" w:rsidRPr="00305122">
          <w:rPr>
            <w:sz w:val="24"/>
          </w:rPr>
          <w:t>Information provided on load forecasts shall explicitly include, as applicable for each utility, descriptions</w:t>
        </w:r>
        <w:r w:rsidR="00E41193" w:rsidRPr="00E41193">
          <w:rPr>
            <w:sz w:val="24"/>
          </w:rPr>
          <w:t xml:space="preserve"> of whether and how the forecasts differ from those adopted in each utility’s most recent Electric Resource Plan and Distribution System Plan</w:t>
        </w:r>
        <w:r w:rsidR="00072477">
          <w:rPr>
            <w:sz w:val="24"/>
          </w:rPr>
          <w:t>.</w:t>
        </w:r>
      </w:ins>
    </w:p>
    <w:p w14:paraId="4A3C10D4" w14:textId="77777777" w:rsidR="005D2179" w:rsidRPr="00B15548" w:rsidRDefault="005D2179" w:rsidP="005D2179">
      <w:pPr>
        <w:pStyle w:val="par2"/>
        <w:rPr>
          <w:rFonts w:cs="Arial"/>
          <w:sz w:val="24"/>
        </w:rPr>
      </w:pPr>
      <w:r w:rsidRPr="00B15548">
        <w:rPr>
          <w:rFonts w:cs="Arial"/>
          <w:sz w:val="24"/>
        </w:rPr>
        <w:t>(III)</w:t>
      </w:r>
      <w:r w:rsidRPr="00B15548">
        <w:rPr>
          <w:rFonts w:cs="Arial"/>
          <w:sz w:val="24"/>
        </w:rPr>
        <w:tab/>
        <w:t>The generation assumptions and data used to develop the transmission plan.</w:t>
      </w:r>
    </w:p>
    <w:p w14:paraId="7D5E7BE4" w14:textId="77777777" w:rsidR="005D2179" w:rsidRPr="00B15548" w:rsidRDefault="005D2179" w:rsidP="005D2179">
      <w:pPr>
        <w:pStyle w:val="par2"/>
        <w:rPr>
          <w:rFonts w:cs="Arial"/>
          <w:sz w:val="24"/>
        </w:rPr>
      </w:pPr>
      <w:r w:rsidRPr="00B15548">
        <w:rPr>
          <w:rFonts w:cs="Arial"/>
          <w:sz w:val="24"/>
        </w:rPr>
        <w:t>(IV)</w:t>
      </w:r>
      <w:r w:rsidRPr="00B15548">
        <w:rPr>
          <w:rFonts w:cs="Arial"/>
          <w:sz w:val="24"/>
        </w:rPr>
        <w:tab/>
        <w:t>The methodology used to determine system operating limits, transfer capabilities, capacity benefit margin, and transmission reliability margin, with supporting data and corresponding established values.</w:t>
      </w:r>
    </w:p>
    <w:p w14:paraId="2CC3C2BB" w14:textId="6034660B" w:rsidR="005D2179" w:rsidRPr="00B15548" w:rsidRDefault="005D2179" w:rsidP="005D2179">
      <w:pPr>
        <w:pStyle w:val="par2"/>
        <w:rPr>
          <w:rFonts w:cs="Arial"/>
          <w:sz w:val="24"/>
        </w:rPr>
      </w:pPr>
      <w:r w:rsidRPr="00B15548">
        <w:rPr>
          <w:rFonts w:cs="Arial"/>
          <w:sz w:val="24"/>
        </w:rPr>
        <w:t>(V)</w:t>
      </w:r>
      <w:r w:rsidRPr="00B15548">
        <w:rPr>
          <w:rFonts w:cs="Arial"/>
          <w:sz w:val="24"/>
        </w:rPr>
        <w:tab/>
        <w:t xml:space="preserve">The status of upgrades identified in the </w:t>
      </w:r>
      <w:ins w:id="934" w:author="Author">
        <w:r w:rsidR="00E41193">
          <w:rPr>
            <w:rFonts w:cs="Arial"/>
            <w:sz w:val="24"/>
          </w:rPr>
          <w:t xml:space="preserve">prior </w:t>
        </w:r>
      </w:ins>
      <w:r w:rsidRPr="00B15548">
        <w:rPr>
          <w:rFonts w:cs="Arial"/>
          <w:sz w:val="24"/>
        </w:rPr>
        <w:t>transmission plan, as well as changes, additions or deletions in the current plan when compared with the prior plan.</w:t>
      </w:r>
    </w:p>
    <w:p w14:paraId="6D123ECC" w14:textId="2FA2BD39" w:rsidR="005D2179" w:rsidRPr="00B15548" w:rsidRDefault="005D2179" w:rsidP="005D2179">
      <w:pPr>
        <w:pStyle w:val="par2"/>
        <w:rPr>
          <w:rFonts w:cs="Arial"/>
          <w:sz w:val="24"/>
        </w:rPr>
      </w:pPr>
      <w:r w:rsidRPr="00B15548">
        <w:rPr>
          <w:rFonts w:cs="Arial"/>
          <w:sz w:val="24"/>
        </w:rPr>
        <w:t>(VI)</w:t>
      </w:r>
      <w:r w:rsidRPr="00B15548">
        <w:rPr>
          <w:rFonts w:cs="Arial"/>
          <w:sz w:val="24"/>
        </w:rPr>
        <w:tab/>
        <w:t xml:space="preserve">The related studies and reports for each new transmission facility identified in the </w:t>
      </w:r>
      <w:del w:id="935" w:author="Author">
        <w:r w:rsidRPr="00B15548" w:rsidDel="00E41193">
          <w:rPr>
            <w:rFonts w:cs="Arial"/>
            <w:sz w:val="24"/>
          </w:rPr>
          <w:delText>transmission plan</w:delText>
        </w:r>
      </w:del>
      <w:ins w:id="936" w:author="Author">
        <w:r w:rsidR="00E41193">
          <w:rPr>
            <w:rFonts w:cs="Arial"/>
            <w:sz w:val="24"/>
          </w:rPr>
          <w:t>TSP</w:t>
        </w:r>
      </w:ins>
      <w:r w:rsidRPr="00B15548">
        <w:rPr>
          <w:rFonts w:cs="Arial"/>
          <w:sz w:val="24"/>
        </w:rPr>
        <w:t xml:space="preserve"> including alternatives considered </w:t>
      </w:r>
      <w:ins w:id="937" w:author="Author">
        <w:r w:rsidR="00E41193">
          <w:rPr>
            <w:rFonts w:cs="Arial"/>
            <w:sz w:val="24"/>
          </w:rPr>
          <w:t xml:space="preserve">to date </w:t>
        </w:r>
      </w:ins>
      <w:r w:rsidRPr="00B15548">
        <w:rPr>
          <w:rFonts w:cs="Arial"/>
          <w:sz w:val="24"/>
        </w:rPr>
        <w:t>and the rationale for choosing the preferred alternative.  The depth of the studies, reports, and consideration of alternatives shall be commensurate with the nature and timing of the new transmission facility.</w:t>
      </w:r>
    </w:p>
    <w:p w14:paraId="5270AE0A" w14:textId="4AB77647" w:rsidR="00E41193" w:rsidRPr="00D513A0" w:rsidRDefault="00E706B2" w:rsidP="00E706B2">
      <w:pPr>
        <w:pStyle w:val="par2"/>
        <w:rPr>
          <w:ins w:id="938" w:author="Author"/>
          <w:sz w:val="24"/>
        </w:rPr>
      </w:pPr>
      <w:ins w:id="939" w:author="Author">
        <w:r>
          <w:rPr>
            <w:sz w:val="24"/>
          </w:rPr>
          <w:t>(VII)</w:t>
        </w:r>
        <w:r>
          <w:rPr>
            <w:sz w:val="24"/>
          </w:rPr>
          <w:tab/>
        </w:r>
        <w:r w:rsidR="00E41193" w:rsidRPr="00E706B2">
          <w:rPr>
            <w:sz w:val="24"/>
          </w:rPr>
          <w:t xml:space="preserve">A list of proposed foundational transmission projects designed to operate at or above 100kV, identifying those facilities and projects for which a utility has or expects to file a CPCN application. </w:t>
        </w:r>
        <w:r w:rsidR="00072477">
          <w:rPr>
            <w:sz w:val="24"/>
          </w:rPr>
          <w:t xml:space="preserve"> </w:t>
        </w:r>
        <w:r w:rsidR="00E41193" w:rsidRPr="00E706B2">
          <w:rPr>
            <w:sz w:val="24"/>
          </w:rPr>
          <w:t xml:space="preserve">For the purposes of this </w:t>
        </w:r>
        <w:r w:rsidR="00072477">
          <w:rPr>
            <w:sz w:val="24"/>
          </w:rPr>
          <w:t>r</w:t>
        </w:r>
        <w:r w:rsidR="00E41193" w:rsidRPr="00E706B2">
          <w:rPr>
            <w:sz w:val="24"/>
          </w:rPr>
          <w:t>ule, foundational transmission projects are those the utility asserts are needed to support a broad range of reasonably anticipated scenarios.</w:t>
        </w:r>
      </w:ins>
    </w:p>
    <w:p w14:paraId="47D187D4" w14:textId="4339E857" w:rsidR="00E41193" w:rsidRPr="00195E4D" w:rsidRDefault="00E706B2" w:rsidP="00E706B2">
      <w:pPr>
        <w:pStyle w:val="par2"/>
        <w:rPr>
          <w:ins w:id="940" w:author="Author"/>
          <w:sz w:val="24"/>
        </w:rPr>
      </w:pPr>
      <w:ins w:id="941" w:author="Author">
        <w:r>
          <w:rPr>
            <w:sz w:val="24"/>
          </w:rPr>
          <w:t>(VIII)</w:t>
        </w:r>
        <w:r>
          <w:rPr>
            <w:sz w:val="24"/>
          </w:rPr>
          <w:tab/>
        </w:r>
        <w:r w:rsidR="00E41193" w:rsidRPr="00D513A0">
          <w:rPr>
            <w:sz w:val="24"/>
          </w:rPr>
          <w:t xml:space="preserve">A list of transmission projects included in the </w:t>
        </w:r>
        <w:r w:rsidR="00072477">
          <w:rPr>
            <w:sz w:val="24"/>
          </w:rPr>
          <w:t>p</w:t>
        </w:r>
        <w:r w:rsidR="00E41193" w:rsidRPr="00D513A0">
          <w:rPr>
            <w:sz w:val="24"/>
          </w:rPr>
          <w:t>lan that each utility considers conceptual, in that the need for such projects may be demonstrated in the future but is insufficiently certain to warrant a CPCN application as of the submittal date;</w:t>
        </w:r>
      </w:ins>
    </w:p>
    <w:p w14:paraId="4C54B3D2" w14:textId="358A5532" w:rsidR="00E41193" w:rsidRPr="00E706B2" w:rsidRDefault="00E706B2" w:rsidP="00E706B2">
      <w:pPr>
        <w:pStyle w:val="par2"/>
        <w:rPr>
          <w:ins w:id="942" w:author="Author"/>
          <w:sz w:val="24"/>
        </w:rPr>
      </w:pPr>
      <w:ins w:id="943" w:author="Author">
        <w:r>
          <w:rPr>
            <w:sz w:val="24"/>
          </w:rPr>
          <w:lastRenderedPageBreak/>
          <w:t>(IX)</w:t>
        </w:r>
        <w:r>
          <w:rPr>
            <w:sz w:val="24"/>
          </w:rPr>
          <w:tab/>
        </w:r>
        <w:r w:rsidR="00E41193" w:rsidRPr="00FC25DB">
          <w:rPr>
            <w:sz w:val="24"/>
          </w:rPr>
          <w:t xml:space="preserve">For </w:t>
        </w:r>
        <w:r w:rsidR="00E41193" w:rsidRPr="00E706B2">
          <w:rPr>
            <w:sz w:val="24"/>
          </w:rPr>
          <w:t xml:space="preserve">each project in the list pursuant to </w:t>
        </w:r>
        <w:r w:rsidR="00072477">
          <w:rPr>
            <w:sz w:val="24"/>
          </w:rPr>
          <w:t>subparagraph</w:t>
        </w:r>
        <w:r w:rsidR="00E41193" w:rsidRPr="00E706B2">
          <w:rPr>
            <w:sz w:val="24"/>
          </w:rPr>
          <w:t xml:space="preserve"> 3627(d)(VII)</w:t>
        </w:r>
        <w:r w:rsidR="00386C0B">
          <w:rPr>
            <w:sz w:val="24"/>
          </w:rPr>
          <w:t>,</w:t>
        </w:r>
        <w:r w:rsidR="00E41193" w:rsidRPr="00E706B2">
          <w:rPr>
            <w:sz w:val="24"/>
          </w:rPr>
          <w:t xml:space="preserve"> the TSP shall present the following:</w:t>
        </w:r>
      </w:ins>
    </w:p>
    <w:p w14:paraId="68835707" w14:textId="5B7DD48E" w:rsidR="00E41193" w:rsidRPr="00E706B2" w:rsidRDefault="00AD11C5" w:rsidP="00AD11C5">
      <w:pPr>
        <w:pStyle w:val="par3"/>
        <w:rPr>
          <w:ins w:id="944" w:author="Author"/>
          <w:sz w:val="24"/>
        </w:rPr>
      </w:pPr>
      <w:ins w:id="945" w:author="Author">
        <w:r>
          <w:rPr>
            <w:sz w:val="24"/>
          </w:rPr>
          <w:t>(A)</w:t>
        </w:r>
        <w:r>
          <w:rPr>
            <w:sz w:val="24"/>
          </w:rPr>
          <w:tab/>
        </w:r>
        <w:r w:rsidR="00E41193" w:rsidRPr="00E706B2">
          <w:rPr>
            <w:sz w:val="24"/>
          </w:rPr>
          <w:t>a narrative description of the project, including, as applicable, the proceeding number of the relevant CPCN application or for the Commission’s determination that the project is in the ordinary course of business;</w:t>
        </w:r>
      </w:ins>
    </w:p>
    <w:p w14:paraId="11AE9C49" w14:textId="174193CF" w:rsidR="00E41193" w:rsidRPr="00E706B2" w:rsidRDefault="00AD11C5" w:rsidP="00AD11C5">
      <w:pPr>
        <w:pStyle w:val="par3"/>
        <w:rPr>
          <w:ins w:id="946" w:author="Author"/>
          <w:sz w:val="24"/>
        </w:rPr>
      </w:pPr>
      <w:ins w:id="947" w:author="Author">
        <w:r>
          <w:rPr>
            <w:sz w:val="24"/>
          </w:rPr>
          <w:t>(B)</w:t>
        </w:r>
        <w:r>
          <w:rPr>
            <w:sz w:val="24"/>
          </w:rPr>
          <w:tab/>
        </w:r>
        <w:r w:rsidR="00E41193" w:rsidRPr="00E706B2">
          <w:rPr>
            <w:sz w:val="24"/>
          </w:rPr>
          <w:t>one or more maps identifying the approximate geographic location of the project and interconnecting transmission assets;</w:t>
        </w:r>
      </w:ins>
    </w:p>
    <w:p w14:paraId="72AE4FD8" w14:textId="72F74888" w:rsidR="00E41193" w:rsidRPr="00E706B2" w:rsidRDefault="00AD11C5" w:rsidP="007D0A03">
      <w:pPr>
        <w:pStyle w:val="par3"/>
        <w:rPr>
          <w:ins w:id="948" w:author="Author"/>
          <w:sz w:val="24"/>
        </w:rPr>
      </w:pPr>
      <w:ins w:id="949" w:author="Author">
        <w:r>
          <w:rPr>
            <w:sz w:val="24"/>
          </w:rPr>
          <w:t>(C)</w:t>
        </w:r>
        <w:r>
          <w:rPr>
            <w:sz w:val="24"/>
          </w:rPr>
          <w:tab/>
        </w:r>
        <w:r w:rsidR="00E41193" w:rsidRPr="00E706B2">
          <w:rPr>
            <w:sz w:val="24"/>
          </w:rPr>
          <w:t>the cost estimate for the project, including a comparison of that estimate to any previously submitted cost estimate;</w:t>
        </w:r>
      </w:ins>
    </w:p>
    <w:p w14:paraId="70000128" w14:textId="32E83E30" w:rsidR="005D2179" w:rsidRPr="00B15548" w:rsidRDefault="005D2179" w:rsidP="007D0A03">
      <w:pPr>
        <w:pStyle w:val="par2"/>
        <w:ind w:left="2160"/>
        <w:rPr>
          <w:rFonts w:cs="Arial"/>
          <w:sz w:val="24"/>
        </w:rPr>
      </w:pPr>
      <w:r w:rsidRPr="00B15548">
        <w:rPr>
          <w:rFonts w:cs="Arial"/>
          <w:sz w:val="24"/>
        </w:rPr>
        <w:t>(</w:t>
      </w:r>
      <w:del w:id="950" w:author="Author">
        <w:r w:rsidRPr="00B15548" w:rsidDel="007D0A03">
          <w:rPr>
            <w:rFonts w:cs="Arial"/>
            <w:sz w:val="24"/>
          </w:rPr>
          <w:delText>VII</w:delText>
        </w:r>
      </w:del>
      <w:ins w:id="951" w:author="Author">
        <w:r w:rsidR="007D0A03">
          <w:rPr>
            <w:rFonts w:cs="Arial"/>
            <w:sz w:val="24"/>
          </w:rPr>
          <w:t>D</w:t>
        </w:r>
      </w:ins>
      <w:r w:rsidRPr="00B15548">
        <w:rPr>
          <w:rFonts w:cs="Arial"/>
          <w:sz w:val="24"/>
        </w:rPr>
        <w:t>)</w:t>
      </w:r>
      <w:r w:rsidRPr="00B15548">
        <w:rPr>
          <w:rFonts w:cs="Arial"/>
          <w:sz w:val="24"/>
        </w:rPr>
        <w:tab/>
      </w:r>
      <w:del w:id="952" w:author="Author">
        <w:r w:rsidRPr="00B15548" w:rsidDel="007D0A03">
          <w:rPr>
            <w:rFonts w:cs="Arial"/>
            <w:sz w:val="24"/>
          </w:rPr>
          <w:delText xml:space="preserve">The </w:delText>
        </w:r>
      </w:del>
      <w:ins w:id="953" w:author="Author">
        <w:r w:rsidR="007D0A03">
          <w:rPr>
            <w:rFonts w:cs="Arial"/>
            <w:sz w:val="24"/>
          </w:rPr>
          <w:t>t</w:t>
        </w:r>
        <w:r w:rsidR="007D0A03" w:rsidRPr="00B15548">
          <w:rPr>
            <w:rFonts w:cs="Arial"/>
            <w:sz w:val="24"/>
          </w:rPr>
          <w:t xml:space="preserve">he </w:t>
        </w:r>
      </w:ins>
      <w:r w:rsidRPr="00B15548">
        <w:rPr>
          <w:rFonts w:cs="Arial"/>
          <w:sz w:val="24"/>
        </w:rPr>
        <w:t xml:space="preserve">expected in-service date for the facilities </w:t>
      </w:r>
      <w:del w:id="954" w:author="Author">
        <w:r w:rsidRPr="00B15548" w:rsidDel="007D0A03">
          <w:rPr>
            <w:rFonts w:cs="Arial"/>
            <w:sz w:val="24"/>
          </w:rPr>
          <w:delText xml:space="preserve">identified in the transmission plan </w:delText>
        </w:r>
      </w:del>
      <w:r w:rsidRPr="00B15548">
        <w:rPr>
          <w:rFonts w:cs="Arial"/>
          <w:sz w:val="24"/>
        </w:rPr>
        <w:t>and the entities responsible for constructing and financing each facility</w:t>
      </w:r>
      <w:del w:id="955" w:author="Author">
        <w:r w:rsidRPr="00B15548" w:rsidDel="007D0A03">
          <w:rPr>
            <w:rFonts w:cs="Arial"/>
            <w:sz w:val="24"/>
          </w:rPr>
          <w:delText>.</w:delText>
        </w:r>
      </w:del>
      <w:ins w:id="956" w:author="Author">
        <w:r w:rsidR="007D0A03">
          <w:rPr>
            <w:rFonts w:cs="Arial"/>
            <w:sz w:val="24"/>
          </w:rPr>
          <w:t>;</w:t>
        </w:r>
      </w:ins>
    </w:p>
    <w:p w14:paraId="541A1C47" w14:textId="6E3825A9" w:rsidR="007D0A03" w:rsidRDefault="007D0A03" w:rsidP="007D0A03">
      <w:pPr>
        <w:pStyle w:val="par2"/>
        <w:ind w:left="2160"/>
        <w:rPr>
          <w:ins w:id="957" w:author="Author"/>
          <w:rFonts w:cs="Arial"/>
          <w:sz w:val="24"/>
        </w:rPr>
      </w:pPr>
      <w:ins w:id="958" w:author="Author">
        <w:r>
          <w:rPr>
            <w:sz w:val="24"/>
          </w:rPr>
          <w:t>(E)</w:t>
        </w:r>
        <w:r w:rsidRPr="007D0A03">
          <w:rPr>
            <w:sz w:val="24"/>
          </w:rPr>
          <w:tab/>
          <w:t>a narrative describing each utility’s efforts to inform and engage adjoining transmission owners in the proposed project, where joint development could be beneficial to ratepayers of both utilities, the outcome of such efforts to date, and any ongoing discussions or potential for co-development with adjoining transmission owners; and</w:t>
        </w:r>
      </w:ins>
    </w:p>
    <w:p w14:paraId="0F732654" w14:textId="7490443D" w:rsidR="007D0A03" w:rsidRDefault="002F4DCC" w:rsidP="007D0A03">
      <w:pPr>
        <w:pStyle w:val="par2"/>
        <w:ind w:left="2160"/>
        <w:rPr>
          <w:ins w:id="959" w:author="Author"/>
          <w:rFonts w:cs="Arial"/>
          <w:sz w:val="24"/>
        </w:rPr>
      </w:pPr>
      <w:ins w:id="960" w:author="Author">
        <w:r>
          <w:rPr>
            <w:sz w:val="24"/>
          </w:rPr>
          <w:t>(</w:t>
        </w:r>
        <w:r w:rsidR="007D0A03">
          <w:rPr>
            <w:sz w:val="24"/>
          </w:rPr>
          <w:t>F)</w:t>
        </w:r>
        <w:r w:rsidR="007D0A03">
          <w:rPr>
            <w:sz w:val="24"/>
          </w:rPr>
          <w:tab/>
        </w:r>
        <w:r w:rsidR="007D0A03" w:rsidRPr="00305122">
          <w:rPr>
            <w:sz w:val="24"/>
          </w:rPr>
          <w:t xml:space="preserve">a narrative discussing how ATTs will be utilized to provide one or more of the benefits listed in </w:t>
        </w:r>
        <w:r w:rsidR="00072477">
          <w:rPr>
            <w:sz w:val="24"/>
          </w:rPr>
          <w:t>subparagraphs</w:t>
        </w:r>
        <w:r w:rsidR="007D0A03" w:rsidRPr="00305122">
          <w:rPr>
            <w:sz w:val="24"/>
          </w:rPr>
          <w:t xml:space="preserve"> 3627(b)(IV) and 3627(b)(V)</w:t>
        </w:r>
        <w:r w:rsidR="007D0A03" w:rsidRPr="002F4DCC">
          <w:rPr>
            <w:sz w:val="24"/>
          </w:rPr>
          <w:t>, or in the alternative providing a justification for why the utility does not intend to deploy ATTs to meet the identified need;</w:t>
        </w:r>
      </w:ins>
    </w:p>
    <w:p w14:paraId="33BA96AC" w14:textId="5522235F" w:rsidR="002F4DCC" w:rsidRPr="002F4DCC" w:rsidRDefault="002F4DCC" w:rsidP="002F4DCC">
      <w:pPr>
        <w:pStyle w:val="par1"/>
        <w:tabs>
          <w:tab w:val="clear" w:pos="720"/>
          <w:tab w:val="clear" w:pos="1440"/>
        </w:tabs>
        <w:ind w:left="1440"/>
        <w:rPr>
          <w:ins w:id="961" w:author="Author"/>
          <w:sz w:val="24"/>
        </w:rPr>
      </w:pPr>
      <w:ins w:id="962" w:author="Author">
        <w:r>
          <w:rPr>
            <w:sz w:val="24"/>
          </w:rPr>
          <w:t>(X)</w:t>
        </w:r>
        <w:r>
          <w:rPr>
            <w:sz w:val="24"/>
          </w:rPr>
          <w:tab/>
        </w:r>
        <w:r w:rsidRPr="002F4DCC">
          <w:rPr>
            <w:sz w:val="24"/>
          </w:rPr>
          <w:t xml:space="preserve">For each listed project that requires a CPCN in accordance with </w:t>
        </w:r>
        <w:r w:rsidR="00072477">
          <w:rPr>
            <w:sz w:val="24"/>
          </w:rPr>
          <w:t>r</w:t>
        </w:r>
        <w:r w:rsidRPr="002F4DCC">
          <w:rPr>
            <w:sz w:val="24"/>
          </w:rPr>
          <w:t xml:space="preserve">ules 3102 and 3206, the sponsoring utility shall work with stakeholders in advance of TSP filing to identify reasonably viable alternative solutions. </w:t>
        </w:r>
        <w:r w:rsidR="00072477">
          <w:rPr>
            <w:sz w:val="24"/>
          </w:rPr>
          <w:t xml:space="preserve"> </w:t>
        </w:r>
        <w:r w:rsidRPr="002F4DCC">
          <w:rPr>
            <w:sz w:val="24"/>
          </w:rPr>
          <w:t xml:space="preserve">Stakeholders shall have a period of no less than 30 days prior to TSP filing to propose alternatives. </w:t>
        </w:r>
        <w:r w:rsidR="00072477">
          <w:rPr>
            <w:sz w:val="24"/>
          </w:rPr>
          <w:t xml:space="preserve"> </w:t>
        </w:r>
        <w:r w:rsidRPr="002F4DCC">
          <w:rPr>
            <w:sz w:val="24"/>
          </w:rPr>
          <w:t>Such alternatives shall:</w:t>
        </w:r>
      </w:ins>
    </w:p>
    <w:p w14:paraId="1833152F" w14:textId="3BB4973C" w:rsidR="002F4DCC" w:rsidRPr="002F4DCC" w:rsidRDefault="002F4DCC" w:rsidP="002F4DCC">
      <w:pPr>
        <w:pStyle w:val="par1"/>
        <w:tabs>
          <w:tab w:val="clear" w:pos="720"/>
          <w:tab w:val="clear" w:pos="1440"/>
          <w:tab w:val="clear" w:pos="2160"/>
        </w:tabs>
        <w:ind w:left="2160"/>
        <w:rPr>
          <w:ins w:id="963" w:author="Author"/>
          <w:sz w:val="24"/>
        </w:rPr>
      </w:pPr>
      <w:ins w:id="964" w:author="Author">
        <w:r w:rsidRPr="002F4DCC">
          <w:rPr>
            <w:sz w:val="24"/>
          </w:rPr>
          <w:t>(A)</w:t>
        </w:r>
        <w:r w:rsidRPr="002F4DCC">
          <w:rPr>
            <w:sz w:val="24"/>
          </w:rPr>
          <w:tab/>
          <w:t>be specified in sufficient detail to be intelligible to the sponsoring utility and to be modellable;</w:t>
        </w:r>
      </w:ins>
    </w:p>
    <w:p w14:paraId="7AC07799" w14:textId="606064A4" w:rsidR="002F4DCC" w:rsidRPr="002F4DCC" w:rsidRDefault="002F4DCC" w:rsidP="002F4DCC">
      <w:pPr>
        <w:pStyle w:val="par1"/>
        <w:tabs>
          <w:tab w:val="clear" w:pos="720"/>
          <w:tab w:val="clear" w:pos="1440"/>
          <w:tab w:val="clear" w:pos="2160"/>
        </w:tabs>
        <w:ind w:left="2160"/>
        <w:rPr>
          <w:ins w:id="965" w:author="Author"/>
          <w:sz w:val="24"/>
        </w:rPr>
      </w:pPr>
      <w:ins w:id="966" w:author="Author">
        <w:r w:rsidRPr="002F4DCC">
          <w:rPr>
            <w:sz w:val="24"/>
          </w:rPr>
          <w:t>(B)</w:t>
        </w:r>
        <w:r w:rsidRPr="002F4DCC">
          <w:rPr>
            <w:sz w:val="24"/>
          </w:rPr>
          <w:tab/>
          <w:t>utilize commercially available materials and technologies;</w:t>
        </w:r>
      </w:ins>
    </w:p>
    <w:p w14:paraId="44B92C62" w14:textId="3E4A8B3A" w:rsidR="002F4DCC" w:rsidRPr="002F4DCC" w:rsidRDefault="002F4DCC" w:rsidP="002F4DCC">
      <w:pPr>
        <w:pStyle w:val="par1"/>
        <w:tabs>
          <w:tab w:val="clear" w:pos="720"/>
          <w:tab w:val="clear" w:pos="1440"/>
          <w:tab w:val="clear" w:pos="2160"/>
        </w:tabs>
        <w:ind w:left="2160"/>
        <w:rPr>
          <w:ins w:id="967" w:author="Author"/>
          <w:sz w:val="24"/>
        </w:rPr>
      </w:pPr>
      <w:ins w:id="968" w:author="Author">
        <w:r w:rsidRPr="002F4DCC">
          <w:rPr>
            <w:sz w:val="24"/>
          </w:rPr>
          <w:lastRenderedPageBreak/>
          <w:t>(C)</w:t>
        </w:r>
        <w:r w:rsidRPr="002F4DCC">
          <w:rPr>
            <w:sz w:val="24"/>
          </w:rPr>
          <w:tab/>
          <w:t>have the potential for cost savings compared to conventional solutions or in the alternative provide additional amenities that conventional solutions will not provide;</w:t>
        </w:r>
      </w:ins>
    </w:p>
    <w:p w14:paraId="0EE87290" w14:textId="6F97D369" w:rsidR="002F4DCC" w:rsidRPr="002F4DCC" w:rsidRDefault="002F4DCC" w:rsidP="002F4DCC">
      <w:pPr>
        <w:pStyle w:val="par1"/>
        <w:tabs>
          <w:tab w:val="clear" w:pos="720"/>
          <w:tab w:val="clear" w:pos="1440"/>
          <w:tab w:val="clear" w:pos="2160"/>
        </w:tabs>
        <w:ind w:left="2160"/>
        <w:rPr>
          <w:ins w:id="969" w:author="Author"/>
          <w:sz w:val="24"/>
        </w:rPr>
      </w:pPr>
      <w:ins w:id="970" w:author="Author">
        <w:r w:rsidRPr="002F4DCC">
          <w:rPr>
            <w:sz w:val="24"/>
          </w:rPr>
          <w:t>(D)</w:t>
        </w:r>
        <w:r w:rsidRPr="002F4DCC">
          <w:rPr>
            <w:sz w:val="24"/>
          </w:rPr>
          <w:tab/>
          <w:t>be deployable at the scale and within the timeframe necessary to have a realistic opportunity to address the targeted transmission need; and</w:t>
        </w:r>
      </w:ins>
    </w:p>
    <w:p w14:paraId="067FB251" w14:textId="1255ADCC" w:rsidR="002F4DCC" w:rsidRPr="002F4DCC" w:rsidRDefault="002F4DCC" w:rsidP="002F4DCC">
      <w:pPr>
        <w:pStyle w:val="par1"/>
        <w:tabs>
          <w:tab w:val="clear" w:pos="720"/>
          <w:tab w:val="clear" w:pos="1440"/>
          <w:tab w:val="clear" w:pos="2160"/>
        </w:tabs>
        <w:ind w:left="2160"/>
        <w:rPr>
          <w:ins w:id="971" w:author="Author"/>
          <w:sz w:val="24"/>
        </w:rPr>
      </w:pPr>
      <w:ins w:id="972" w:author="Author">
        <w:r w:rsidRPr="002F4DCC">
          <w:rPr>
            <w:sz w:val="24"/>
          </w:rPr>
          <w:t>(E)</w:t>
        </w:r>
        <w:r w:rsidRPr="002F4DCC">
          <w:rPr>
            <w:sz w:val="24"/>
          </w:rPr>
          <w:tab/>
          <w:t>not suffer from shortcomings that make them impracticable solutions to the targeted need within the timeframe in which a solution is sought.</w:t>
        </w:r>
      </w:ins>
    </w:p>
    <w:p w14:paraId="0C741AFF" w14:textId="7D757046" w:rsidR="002F4DCC" w:rsidRDefault="002F4DCC" w:rsidP="002F4DCC">
      <w:pPr>
        <w:pStyle w:val="par2"/>
        <w:rPr>
          <w:rFonts w:cs="Arial"/>
          <w:sz w:val="24"/>
        </w:rPr>
      </w:pPr>
      <w:ins w:id="973" w:author="Author">
        <w:r>
          <w:rPr>
            <w:sz w:val="24"/>
          </w:rPr>
          <w:t>(XI)</w:t>
        </w:r>
        <w:r>
          <w:rPr>
            <w:sz w:val="24"/>
          </w:rPr>
          <w:tab/>
        </w:r>
        <w:r w:rsidRPr="002F4DCC">
          <w:rPr>
            <w:sz w:val="24"/>
          </w:rPr>
          <w:t xml:space="preserve">The utility shall strive to reach consensus with government agencies and other stakeholders on potential alternatives to each listed project in the TSP that requires a CPCN. </w:t>
        </w:r>
        <w:r w:rsidR="00072477">
          <w:rPr>
            <w:sz w:val="24"/>
          </w:rPr>
          <w:t xml:space="preserve"> </w:t>
        </w:r>
        <w:r w:rsidRPr="002F4DCC">
          <w:rPr>
            <w:sz w:val="24"/>
          </w:rPr>
          <w:t>If, after the conclusion of the procedures described in paragraph 3627(g</w:t>
        </w:r>
        <w:r w:rsidRPr="009E5500">
          <w:rPr>
            <w:sz w:val="24"/>
          </w:rPr>
          <w:t xml:space="preserve">), consensus on alternatives is not reached, each utility shall utilize its best judgment to finalize the list of alternatives for modeling in support of its application for a CPCN.  </w:t>
        </w:r>
        <w:r w:rsidRPr="002F4DCC">
          <w:rPr>
            <w:sz w:val="24"/>
          </w:rPr>
          <w:t xml:space="preserve">In a CPCN proceeding, inadequate modeling or inadequate justification of a utility’s decision not to model a transmission alternative proposed by a government agency or other stakeholder and deemed “reasonably viable” per </w:t>
        </w:r>
        <w:r w:rsidR="00072477">
          <w:rPr>
            <w:sz w:val="24"/>
          </w:rPr>
          <w:t>sub</w:t>
        </w:r>
        <w:r w:rsidRPr="002F4DCC">
          <w:rPr>
            <w:sz w:val="24"/>
          </w:rPr>
          <w:t>paragraph 3627(d)(X</w:t>
        </w:r>
        <w:r w:rsidRPr="009E5500">
          <w:rPr>
            <w:sz w:val="24"/>
          </w:rPr>
          <w:t xml:space="preserve">) may be grounds for the denial of the </w:t>
        </w:r>
        <w:r w:rsidRPr="002F4DCC">
          <w:rPr>
            <w:sz w:val="24"/>
          </w:rPr>
          <w:t>CPCN.</w:t>
        </w:r>
      </w:ins>
    </w:p>
    <w:p w14:paraId="4B394ED8" w14:textId="6753C5EB" w:rsidR="005D2179" w:rsidRPr="00B15548" w:rsidRDefault="005D2179" w:rsidP="002F4DCC">
      <w:pPr>
        <w:pStyle w:val="par2"/>
        <w:rPr>
          <w:rFonts w:cs="Arial"/>
          <w:sz w:val="24"/>
        </w:rPr>
      </w:pPr>
      <w:r w:rsidRPr="00B15548">
        <w:rPr>
          <w:rFonts w:cs="Arial"/>
          <w:sz w:val="24"/>
        </w:rPr>
        <w:t>(</w:t>
      </w:r>
      <w:del w:id="974" w:author="Author">
        <w:r w:rsidRPr="00B15548" w:rsidDel="002F4DCC">
          <w:rPr>
            <w:rFonts w:cs="Arial"/>
            <w:sz w:val="24"/>
          </w:rPr>
          <w:delText>VIII</w:delText>
        </w:r>
      </w:del>
      <w:ins w:id="975" w:author="Author">
        <w:r w:rsidR="002F4DCC">
          <w:rPr>
            <w:rFonts w:cs="Arial"/>
            <w:sz w:val="24"/>
          </w:rPr>
          <w:t>XII</w:t>
        </w:r>
      </w:ins>
      <w:r w:rsidRPr="00B15548">
        <w:rPr>
          <w:rFonts w:cs="Arial"/>
          <w:sz w:val="24"/>
        </w:rPr>
        <w:t>)</w:t>
      </w:r>
      <w:r w:rsidRPr="00B15548">
        <w:rPr>
          <w:rFonts w:cs="Arial"/>
          <w:sz w:val="24"/>
        </w:rPr>
        <w:tab/>
        <w:t xml:space="preserve">A summary of stakeholder participation and input and how this input was incorporated in the </w:t>
      </w:r>
      <w:del w:id="976" w:author="Author">
        <w:r w:rsidRPr="00B15548" w:rsidDel="002F4DCC">
          <w:rPr>
            <w:rFonts w:cs="Arial"/>
            <w:sz w:val="24"/>
          </w:rPr>
          <w:delText>transmission plan</w:delText>
        </w:r>
      </w:del>
      <w:ins w:id="977" w:author="Author">
        <w:r w:rsidR="002F4DCC">
          <w:rPr>
            <w:rFonts w:cs="Arial"/>
            <w:sz w:val="24"/>
          </w:rPr>
          <w:t>TSP</w:t>
        </w:r>
      </w:ins>
      <w:r w:rsidRPr="00B15548">
        <w:rPr>
          <w:rFonts w:cs="Arial"/>
          <w:sz w:val="24"/>
        </w:rPr>
        <w:t>.</w:t>
      </w:r>
    </w:p>
    <w:p w14:paraId="7092A349" w14:textId="1E44C106" w:rsidR="005D2179" w:rsidRPr="00B15548" w:rsidRDefault="005D2179" w:rsidP="005D2179">
      <w:pPr>
        <w:pStyle w:val="par2"/>
        <w:rPr>
          <w:rFonts w:cs="Arial"/>
          <w:sz w:val="24"/>
        </w:rPr>
      </w:pPr>
      <w:r w:rsidRPr="00B15548">
        <w:rPr>
          <w:rFonts w:cs="Arial"/>
          <w:sz w:val="24"/>
        </w:rPr>
        <w:t>(</w:t>
      </w:r>
      <w:del w:id="978" w:author="Author">
        <w:r w:rsidRPr="00B15548" w:rsidDel="002F4DCC">
          <w:rPr>
            <w:rFonts w:cs="Arial"/>
            <w:sz w:val="24"/>
          </w:rPr>
          <w:delText>IX</w:delText>
        </w:r>
      </w:del>
      <w:ins w:id="979" w:author="Author">
        <w:r w:rsidR="002F4DCC">
          <w:rPr>
            <w:rFonts w:cs="Arial"/>
            <w:sz w:val="24"/>
          </w:rPr>
          <w:t>XIII</w:t>
        </w:r>
      </w:ins>
      <w:r w:rsidRPr="00B15548">
        <w:rPr>
          <w:rFonts w:cs="Arial"/>
          <w:sz w:val="24"/>
        </w:rPr>
        <w:t>)</w:t>
      </w:r>
      <w:r w:rsidRPr="00B15548">
        <w:rPr>
          <w:rFonts w:cs="Arial"/>
          <w:sz w:val="24"/>
        </w:rPr>
        <w:tab/>
        <w:t>Each electric utility subject to rate regulation shall also include energy resource zone plans, designations, and applications for certificates of public convenience and necessity pursuant to § 40-2-126(2), C.R.S.</w:t>
      </w:r>
    </w:p>
    <w:p w14:paraId="448F1A29" w14:textId="562AF9EF" w:rsidR="005D2179" w:rsidRPr="00B15548" w:rsidRDefault="005D2179" w:rsidP="005D2179">
      <w:pPr>
        <w:pStyle w:val="par2"/>
        <w:rPr>
          <w:rFonts w:cs="Arial"/>
          <w:sz w:val="24"/>
        </w:rPr>
      </w:pPr>
      <w:r w:rsidRPr="00B15548">
        <w:rPr>
          <w:rFonts w:cs="Arial"/>
          <w:sz w:val="24"/>
        </w:rPr>
        <w:t>(</w:t>
      </w:r>
      <w:del w:id="980" w:author="Author">
        <w:r w:rsidRPr="00B15548" w:rsidDel="002F4DCC">
          <w:rPr>
            <w:rFonts w:cs="Arial"/>
            <w:sz w:val="24"/>
          </w:rPr>
          <w:delText>X</w:delText>
        </w:r>
      </w:del>
      <w:ins w:id="981" w:author="Author">
        <w:r w:rsidR="002F4DCC">
          <w:rPr>
            <w:rFonts w:cs="Arial"/>
            <w:sz w:val="24"/>
          </w:rPr>
          <w:t>XIV</w:t>
        </w:r>
      </w:ins>
      <w:r w:rsidRPr="00B15548">
        <w:rPr>
          <w:rFonts w:cs="Arial"/>
          <w:sz w:val="24"/>
        </w:rPr>
        <w:t>)</w:t>
      </w:r>
      <w:r w:rsidRPr="00B15548">
        <w:rPr>
          <w:rFonts w:cs="Arial"/>
          <w:sz w:val="24"/>
        </w:rPr>
        <w:tab/>
        <w:t xml:space="preserve">A list of planned </w:t>
      </w:r>
      <w:bookmarkStart w:id="982" w:name="_Hlk135862543"/>
      <w:r w:rsidRPr="00B15548">
        <w:rPr>
          <w:rFonts w:cs="Arial"/>
          <w:sz w:val="24"/>
        </w:rPr>
        <w:t>transmission line projects with the potential for the construction of a powerline trail</w:t>
      </w:r>
      <w:bookmarkEnd w:id="982"/>
      <w:r w:rsidRPr="00B15548">
        <w:rPr>
          <w:rFonts w:cs="Arial"/>
          <w:sz w:val="24"/>
        </w:rPr>
        <w:t xml:space="preserve"> that site a new transmission line, or extend an existing transmission line by more than one mile, or increase the capacity of an existing transmission line by more than ten percent.</w:t>
      </w:r>
    </w:p>
    <w:p w14:paraId="40EB6D70" w14:textId="3219C237" w:rsidR="005D2179" w:rsidRPr="00B15548" w:rsidRDefault="005D2179" w:rsidP="005D2179">
      <w:pPr>
        <w:pStyle w:val="par2"/>
        <w:rPr>
          <w:rFonts w:cs="Arial"/>
          <w:sz w:val="24"/>
        </w:rPr>
      </w:pPr>
      <w:bookmarkStart w:id="983" w:name="_Hlk125107839"/>
      <w:r w:rsidRPr="00B15548">
        <w:rPr>
          <w:rFonts w:cs="Arial"/>
          <w:sz w:val="24"/>
        </w:rPr>
        <w:t>(</w:t>
      </w:r>
      <w:del w:id="984" w:author="Author">
        <w:r w:rsidRPr="00B15548" w:rsidDel="002F4DCC">
          <w:rPr>
            <w:rFonts w:cs="Arial"/>
            <w:sz w:val="24"/>
          </w:rPr>
          <w:delText>XI</w:delText>
        </w:r>
      </w:del>
      <w:ins w:id="985" w:author="Author">
        <w:r w:rsidR="002F4DCC">
          <w:rPr>
            <w:rFonts w:cs="Arial"/>
            <w:sz w:val="24"/>
          </w:rPr>
          <w:t>XV</w:t>
        </w:r>
      </w:ins>
      <w:r w:rsidRPr="00B15548">
        <w:rPr>
          <w:rFonts w:cs="Arial"/>
          <w:sz w:val="24"/>
        </w:rPr>
        <w:t>)</w:t>
      </w:r>
      <w:r w:rsidRPr="00B15548">
        <w:rPr>
          <w:rFonts w:cs="Arial"/>
          <w:sz w:val="24"/>
        </w:rPr>
        <w:tab/>
        <w:t>A list of planned transmission line projects where powerline trails are actively being considered, planned, or developed by a transmission provider.</w:t>
      </w:r>
    </w:p>
    <w:bookmarkEnd w:id="983"/>
    <w:p w14:paraId="22D233A9" w14:textId="009EBF00" w:rsidR="005D2179" w:rsidRPr="00B15548" w:rsidRDefault="005D2179" w:rsidP="005D2179">
      <w:pPr>
        <w:pStyle w:val="par2"/>
        <w:spacing w:after="240"/>
        <w:rPr>
          <w:rFonts w:cs="Arial"/>
          <w:sz w:val="24"/>
        </w:rPr>
      </w:pPr>
      <w:r w:rsidRPr="00B15548">
        <w:rPr>
          <w:rFonts w:cs="Arial"/>
          <w:sz w:val="24"/>
        </w:rPr>
        <w:t>(</w:t>
      </w:r>
      <w:del w:id="986" w:author="Author">
        <w:r w:rsidRPr="00B15548" w:rsidDel="002F4DCC">
          <w:rPr>
            <w:rFonts w:cs="Arial"/>
            <w:sz w:val="24"/>
          </w:rPr>
          <w:delText>XII</w:delText>
        </w:r>
      </w:del>
      <w:ins w:id="987" w:author="Author">
        <w:r w:rsidR="002F4DCC">
          <w:rPr>
            <w:rFonts w:cs="Arial"/>
            <w:sz w:val="24"/>
          </w:rPr>
          <w:t>XVI</w:t>
        </w:r>
      </w:ins>
      <w:r w:rsidRPr="00B15548">
        <w:rPr>
          <w:rFonts w:cs="Arial"/>
          <w:sz w:val="24"/>
        </w:rPr>
        <w:t>)</w:t>
      </w:r>
      <w:r w:rsidRPr="00B15548">
        <w:rPr>
          <w:rFonts w:cs="Arial"/>
          <w:sz w:val="24"/>
        </w:rPr>
        <w:tab/>
        <w:t>An active hyperlink or citation to where the powerline trail information required pursuant to § 33-45-103(2)(a), C.R.S., may be found.</w:t>
      </w:r>
    </w:p>
    <w:p w14:paraId="7514A94B" w14:textId="119BB6F9" w:rsidR="003178A1" w:rsidRPr="00B15548" w:rsidRDefault="005D2179" w:rsidP="005D2179">
      <w:pPr>
        <w:pStyle w:val="par2"/>
        <w:rPr>
          <w:rFonts w:cs="Arial"/>
          <w:sz w:val="24"/>
        </w:rPr>
      </w:pPr>
      <w:r w:rsidRPr="00B15548">
        <w:rPr>
          <w:rFonts w:cs="Arial"/>
          <w:sz w:val="24"/>
        </w:rPr>
        <w:lastRenderedPageBreak/>
        <w:t>(</w:t>
      </w:r>
      <w:del w:id="988" w:author="Author">
        <w:r w:rsidRPr="00B15548" w:rsidDel="002F4DCC">
          <w:rPr>
            <w:rFonts w:cs="Arial"/>
            <w:sz w:val="24"/>
          </w:rPr>
          <w:delText>XIII</w:delText>
        </w:r>
      </w:del>
      <w:ins w:id="989" w:author="Author">
        <w:r w:rsidR="002F4DCC">
          <w:rPr>
            <w:rFonts w:cs="Arial"/>
            <w:sz w:val="24"/>
          </w:rPr>
          <w:t>XVII</w:t>
        </w:r>
      </w:ins>
      <w:r w:rsidRPr="00B15548">
        <w:rPr>
          <w:rFonts w:cs="Arial"/>
          <w:sz w:val="24"/>
        </w:rPr>
        <w:t>)</w:t>
      </w:r>
      <w:r w:rsidRPr="00B15548">
        <w:rPr>
          <w:rFonts w:cs="Arial"/>
          <w:sz w:val="24"/>
        </w:rPr>
        <w:tab/>
        <w:t>Identification of all notifications made, or planned to be made, to local governments pursuant to § 29-20-108(6), C.R.S</w:t>
      </w:r>
      <w:r w:rsidR="00982B7C" w:rsidRPr="00B15548">
        <w:rPr>
          <w:rFonts w:cs="Arial"/>
          <w:sz w:val="24"/>
        </w:rPr>
        <w:t>.</w:t>
      </w:r>
    </w:p>
    <w:p w14:paraId="2383AE81" w14:textId="260B0CD2" w:rsidR="00AA26AE" w:rsidRDefault="00AA26AE" w:rsidP="00AA26AE">
      <w:pPr>
        <w:pStyle w:val="par1"/>
        <w:keepLines/>
        <w:ind w:left="1440"/>
        <w:rPr>
          <w:rFonts w:cs="Arial"/>
          <w:sz w:val="24"/>
        </w:rPr>
      </w:pPr>
      <w:ins w:id="990" w:author="Author">
        <w:r>
          <w:rPr>
            <w:sz w:val="24"/>
          </w:rPr>
          <w:t xml:space="preserve">(XVIII) </w:t>
        </w:r>
        <w:r w:rsidRPr="00305122">
          <w:rPr>
            <w:sz w:val="24"/>
          </w:rPr>
          <w:t>A narrative describing each utility’s approach to integrating consideration of ordinary course of business transmission investments and maintenance activities and planned transmission-level wildfire mitigation projects into its overall transmission planning process such that all anticipated needs for the transmission system are considered in a holistic manner.</w:t>
        </w:r>
      </w:ins>
    </w:p>
    <w:p w14:paraId="34AF865A" w14:textId="2A58961D" w:rsidR="00445A0F" w:rsidRPr="00B15548" w:rsidDel="00AA26AE" w:rsidRDefault="00445A0F" w:rsidP="00AA26AE">
      <w:pPr>
        <w:pStyle w:val="par1"/>
        <w:keepLines/>
        <w:tabs>
          <w:tab w:val="clear" w:pos="720"/>
        </w:tabs>
        <w:rPr>
          <w:del w:id="991" w:author="Author"/>
          <w:rFonts w:cs="Arial"/>
          <w:sz w:val="24"/>
        </w:rPr>
      </w:pPr>
      <w:del w:id="992" w:author="Author">
        <w:r w:rsidRPr="00B15548" w:rsidDel="00AA26AE">
          <w:rPr>
            <w:rFonts w:cs="Arial"/>
            <w:sz w:val="24"/>
          </w:rPr>
          <w:delText>(d)</w:delText>
        </w:r>
        <w:r w:rsidRPr="00B15548" w:rsidDel="00AA26AE">
          <w:rPr>
            <w:rFonts w:cs="Arial"/>
            <w:sz w:val="24"/>
          </w:rPr>
          <w:tab/>
          <w:delText xml:space="preserve">No later than February 1 of each even year, each utility shall file all economic studies performed pursuant to FERC Order 890 since the last biennial filing.  </w:delText>
        </w:r>
        <w:r w:rsidRPr="00B15548" w:rsidDel="00AA26AE">
          <w:rPr>
            <w:rFonts w:cs="Arial"/>
            <w:color w:val="000000"/>
            <w:sz w:val="24"/>
          </w:rPr>
          <w:delText>Such studies generally evaluate whether transmission upgrades or other investments can reduce the overall costs of serving native load.  These studies are conducted for the purpose of planning for the alleviation of transmission bottlenecks or expanding the transmission system in a manner that can benefit large numbers of customers, such as the evaluation of transmission upgrades</w:delText>
        </w:r>
        <w:r w:rsidRPr="00B15548" w:rsidDel="00AA26AE">
          <w:rPr>
            <w:rFonts w:cs="Arial"/>
            <w:sz w:val="24"/>
          </w:rPr>
          <w:delText xml:space="preserve"> or additions necessary to build or acquire </w:delText>
        </w:r>
        <w:r w:rsidRPr="00B15548" w:rsidDel="00AA26AE">
          <w:rPr>
            <w:rFonts w:cs="Arial"/>
            <w:color w:val="000000"/>
            <w:sz w:val="24"/>
          </w:rPr>
          <w:delText xml:space="preserve">new generation resources.  </w:delText>
        </w:r>
        <w:r w:rsidRPr="00B15548" w:rsidDel="00AA26AE">
          <w:rPr>
            <w:rFonts w:cs="Arial"/>
            <w:sz w:val="24"/>
          </w:rPr>
          <w:delText>The report shall identify who requested the economic study and shall identify all economic studies requested but not performed.</w:delText>
        </w:r>
      </w:del>
    </w:p>
    <w:p w14:paraId="4CC1F7F2" w14:textId="0158AE43" w:rsidR="00445A0F" w:rsidRPr="00B15548" w:rsidDel="00AA26AE" w:rsidRDefault="00445A0F" w:rsidP="00445A0F">
      <w:pPr>
        <w:pStyle w:val="par1"/>
        <w:rPr>
          <w:del w:id="993" w:author="Author"/>
          <w:rFonts w:cs="Arial"/>
          <w:sz w:val="24"/>
        </w:rPr>
      </w:pPr>
      <w:del w:id="994" w:author="Author">
        <w:r w:rsidRPr="00B15548" w:rsidDel="00AA26AE">
          <w:rPr>
            <w:rFonts w:cs="Arial"/>
            <w:sz w:val="24"/>
          </w:rPr>
          <w:delText>(e)</w:delText>
        </w:r>
        <w:r w:rsidRPr="00B15548" w:rsidDel="00AA26AE">
          <w:rPr>
            <w:rFonts w:cs="Arial"/>
            <w:sz w:val="24"/>
          </w:rPr>
          <w:tab/>
          <w:delText>No later than February 1 of each even year, each utility shall file conceptual long-range scenarios that look 20 years into the future.  These conceptual long-range scenarios shall analyze projected system needs for various credible alternatives, including, at a minimum, the following:</w:delText>
        </w:r>
      </w:del>
    </w:p>
    <w:p w14:paraId="4851E32B" w14:textId="29D2FEC6" w:rsidR="00445A0F" w:rsidRPr="00B15548" w:rsidDel="00AA26AE" w:rsidRDefault="00445A0F" w:rsidP="00445A0F">
      <w:pPr>
        <w:pStyle w:val="par2"/>
        <w:rPr>
          <w:del w:id="995" w:author="Author"/>
          <w:rFonts w:cs="Arial"/>
          <w:sz w:val="24"/>
        </w:rPr>
      </w:pPr>
      <w:del w:id="996" w:author="Author">
        <w:r w:rsidRPr="00B15548" w:rsidDel="00AA26AE">
          <w:rPr>
            <w:rFonts w:cs="Arial"/>
            <w:sz w:val="24"/>
          </w:rPr>
          <w:delText>(I)</w:delText>
        </w:r>
        <w:r w:rsidRPr="00B15548" w:rsidDel="00AA26AE">
          <w:rPr>
            <w:rFonts w:cs="Arial"/>
            <w:sz w:val="24"/>
          </w:rPr>
          <w:tab/>
          <w:delText>reasonably foreseeable future public policy initiatives;</w:delText>
        </w:r>
      </w:del>
    </w:p>
    <w:p w14:paraId="0884C3D0" w14:textId="67CC3343" w:rsidR="00445A0F" w:rsidRPr="00B15548" w:rsidDel="00AA26AE" w:rsidRDefault="00445A0F" w:rsidP="00445A0F">
      <w:pPr>
        <w:pStyle w:val="par2"/>
        <w:rPr>
          <w:del w:id="997" w:author="Author"/>
          <w:rFonts w:cs="Arial"/>
          <w:sz w:val="24"/>
        </w:rPr>
      </w:pPr>
      <w:del w:id="998" w:author="Author">
        <w:r w:rsidRPr="00B15548" w:rsidDel="00AA26AE">
          <w:rPr>
            <w:rFonts w:cs="Arial"/>
            <w:sz w:val="24"/>
          </w:rPr>
          <w:delText>(II)</w:delText>
        </w:r>
        <w:r w:rsidRPr="00B15548" w:rsidDel="00AA26AE">
          <w:rPr>
            <w:rFonts w:cs="Arial"/>
            <w:sz w:val="24"/>
          </w:rPr>
          <w:tab/>
          <w:delText>possible retirement of existing generation due to age, environmental regulations or economic considerations;</w:delText>
        </w:r>
      </w:del>
    </w:p>
    <w:p w14:paraId="6858B836" w14:textId="2931531D" w:rsidR="00445A0F" w:rsidRPr="00B15548" w:rsidDel="00AA26AE" w:rsidRDefault="00445A0F" w:rsidP="00445A0F">
      <w:pPr>
        <w:pStyle w:val="par2"/>
        <w:rPr>
          <w:del w:id="999" w:author="Author"/>
          <w:rFonts w:cs="Arial"/>
          <w:sz w:val="24"/>
        </w:rPr>
      </w:pPr>
      <w:del w:id="1000" w:author="Author">
        <w:r w:rsidRPr="00B15548" w:rsidDel="00AA26AE">
          <w:rPr>
            <w:rFonts w:cs="Arial"/>
            <w:sz w:val="24"/>
          </w:rPr>
          <w:delText>(III)</w:delText>
        </w:r>
        <w:r w:rsidRPr="00B15548" w:rsidDel="00AA26AE">
          <w:rPr>
            <w:rFonts w:cs="Arial"/>
            <w:sz w:val="24"/>
          </w:rPr>
          <w:tab/>
          <w:delText xml:space="preserve">emerging generation, transmission and demand limiting technologies; </w:delText>
        </w:r>
      </w:del>
    </w:p>
    <w:p w14:paraId="2E9FCB8E" w14:textId="2A07493C" w:rsidR="00445A0F" w:rsidRPr="00B15548" w:rsidDel="00AA26AE" w:rsidRDefault="00445A0F" w:rsidP="00445A0F">
      <w:pPr>
        <w:pStyle w:val="par2"/>
        <w:rPr>
          <w:del w:id="1001" w:author="Author"/>
          <w:rFonts w:cs="Arial"/>
          <w:sz w:val="24"/>
        </w:rPr>
      </w:pPr>
      <w:del w:id="1002" w:author="Author">
        <w:r w:rsidRPr="00B15548" w:rsidDel="00AA26AE">
          <w:rPr>
            <w:rFonts w:cs="Arial"/>
            <w:sz w:val="24"/>
          </w:rPr>
          <w:delText>(IV)</w:delText>
        </w:r>
        <w:r w:rsidRPr="00B15548" w:rsidDel="00AA26AE">
          <w:rPr>
            <w:rFonts w:cs="Arial"/>
            <w:sz w:val="24"/>
          </w:rPr>
          <w:tab/>
          <w:delText>various load growth projections; and</w:delText>
        </w:r>
      </w:del>
    </w:p>
    <w:p w14:paraId="4350DB8E" w14:textId="039F38CD" w:rsidR="00445A0F" w:rsidRPr="00B15548" w:rsidDel="00AA26AE" w:rsidRDefault="00445A0F" w:rsidP="00445A0F">
      <w:pPr>
        <w:pStyle w:val="par2"/>
        <w:rPr>
          <w:del w:id="1003" w:author="Author"/>
          <w:rFonts w:cs="Arial"/>
          <w:sz w:val="24"/>
        </w:rPr>
      </w:pPr>
      <w:del w:id="1004" w:author="Author">
        <w:r w:rsidRPr="00B15548" w:rsidDel="00AA26AE">
          <w:rPr>
            <w:rFonts w:cs="Arial"/>
            <w:sz w:val="24"/>
          </w:rPr>
          <w:delText>(V)</w:delText>
        </w:r>
        <w:r w:rsidRPr="00B15548" w:rsidDel="00AA26AE">
          <w:rPr>
            <w:rFonts w:cs="Arial"/>
            <w:sz w:val="24"/>
          </w:rPr>
          <w:tab/>
          <w:delText>studies of any scenarios requested by the Commission in the previous biennial review process.</w:delText>
        </w:r>
      </w:del>
    </w:p>
    <w:p w14:paraId="24D58B20" w14:textId="782A39D6" w:rsidR="00AA26AE" w:rsidRPr="00AA26AE" w:rsidRDefault="00AA26AE" w:rsidP="00AA26AE">
      <w:pPr>
        <w:pStyle w:val="par1"/>
        <w:keepLines/>
        <w:rPr>
          <w:ins w:id="1005" w:author="Author"/>
          <w:sz w:val="24"/>
        </w:rPr>
      </w:pPr>
      <w:ins w:id="1006" w:author="Author">
        <w:r w:rsidRPr="00305122">
          <w:rPr>
            <w:sz w:val="24"/>
          </w:rPr>
          <w:t>(</w:t>
        </w:r>
        <w:r w:rsidR="00386C0B">
          <w:rPr>
            <w:sz w:val="24"/>
          </w:rPr>
          <w:t>d</w:t>
        </w:r>
        <w:r w:rsidRPr="00AA26AE">
          <w:rPr>
            <w:sz w:val="24"/>
          </w:rPr>
          <w:t>)</w:t>
        </w:r>
        <w:r w:rsidRPr="00AA26AE">
          <w:rPr>
            <w:sz w:val="24"/>
          </w:rPr>
          <w:tab/>
          <w:t xml:space="preserve">Availability of information. </w:t>
        </w:r>
        <w:r w:rsidR="00676572">
          <w:rPr>
            <w:sz w:val="24"/>
          </w:rPr>
          <w:t xml:space="preserve"> </w:t>
        </w:r>
        <w:r w:rsidRPr="00AA26AE">
          <w:rPr>
            <w:sz w:val="24"/>
          </w:rPr>
          <w:t>If any of the information required to be filed pursuant to this rule 3627 is available on a utility or utility-maintained website, then it is sufficient for purposes of this rule to include in the filing a web address that provides direct access to that specific piece of information.  This</w:t>
        </w:r>
        <w:r w:rsidR="00072477">
          <w:rPr>
            <w:sz w:val="24"/>
          </w:rPr>
          <w:t xml:space="preserve"> </w:t>
        </w:r>
        <w:r w:rsidRPr="00AA26AE">
          <w:rPr>
            <w:sz w:val="24"/>
          </w:rPr>
          <w:t>address must remain active until the next TSP filing.</w:t>
        </w:r>
      </w:ins>
    </w:p>
    <w:p w14:paraId="1003AFAE" w14:textId="49E75407" w:rsidR="00445A0F" w:rsidRPr="00B15548" w:rsidRDefault="00445A0F" w:rsidP="00445A0F">
      <w:pPr>
        <w:pStyle w:val="par1"/>
        <w:rPr>
          <w:rFonts w:cs="Arial"/>
          <w:sz w:val="24"/>
        </w:rPr>
      </w:pPr>
      <w:r w:rsidRPr="00B15548">
        <w:rPr>
          <w:rFonts w:cs="Arial"/>
          <w:sz w:val="24"/>
        </w:rPr>
        <w:lastRenderedPageBreak/>
        <w:t>(</w:t>
      </w:r>
      <w:ins w:id="1007" w:author="Author">
        <w:r w:rsidR="00386C0B">
          <w:rPr>
            <w:rFonts w:cs="Arial"/>
            <w:sz w:val="24"/>
          </w:rPr>
          <w:t>e</w:t>
        </w:r>
      </w:ins>
      <w:del w:id="1008" w:author="Author">
        <w:r w:rsidRPr="00B15548" w:rsidDel="00386C0B">
          <w:rPr>
            <w:rFonts w:cs="Arial"/>
            <w:sz w:val="24"/>
          </w:rPr>
          <w:delText>f</w:delText>
        </w:r>
      </w:del>
      <w:r w:rsidRPr="00B15548">
        <w:rPr>
          <w:rFonts w:cs="Arial"/>
          <w:sz w:val="24"/>
        </w:rPr>
        <w:t>)</w:t>
      </w:r>
      <w:r w:rsidRPr="00B15548">
        <w:rPr>
          <w:rFonts w:cs="Arial"/>
          <w:sz w:val="24"/>
        </w:rPr>
        <w:tab/>
      </w:r>
      <w:ins w:id="1009" w:author="Author">
        <w:r w:rsidR="00AA26AE" w:rsidRPr="00AA26AE">
          <w:rPr>
            <w:rFonts w:cs="Arial"/>
            <w:sz w:val="24"/>
          </w:rPr>
          <w:t xml:space="preserve">Amendments to the Transmission System Plan. </w:t>
        </w:r>
        <w:r w:rsidR="00072477">
          <w:rPr>
            <w:rFonts w:cs="Arial"/>
            <w:sz w:val="24"/>
          </w:rPr>
          <w:t xml:space="preserve"> </w:t>
        </w:r>
      </w:ins>
      <w:r w:rsidRPr="00B15548">
        <w:rPr>
          <w:rFonts w:cs="Arial"/>
          <w:sz w:val="24"/>
        </w:rPr>
        <w:t>Amended filings made pursuant to this rule are permitted at any time for good cause shown.</w:t>
      </w:r>
    </w:p>
    <w:p w14:paraId="7877588F" w14:textId="13AE862B" w:rsidR="00445A0F" w:rsidRPr="00B15548" w:rsidRDefault="00445A0F" w:rsidP="00445A0F">
      <w:pPr>
        <w:pStyle w:val="par1"/>
        <w:rPr>
          <w:rFonts w:cs="Arial"/>
          <w:sz w:val="24"/>
        </w:rPr>
      </w:pPr>
      <w:r w:rsidRPr="00B15548">
        <w:rPr>
          <w:rFonts w:cs="Arial"/>
          <w:sz w:val="24"/>
        </w:rPr>
        <w:t>(</w:t>
      </w:r>
      <w:ins w:id="1010" w:author="Author">
        <w:r w:rsidR="00386C0B">
          <w:rPr>
            <w:rFonts w:cs="Arial"/>
            <w:sz w:val="24"/>
          </w:rPr>
          <w:t>f</w:t>
        </w:r>
      </w:ins>
      <w:del w:id="1011" w:author="Author">
        <w:r w:rsidRPr="00B15548" w:rsidDel="00386C0B">
          <w:rPr>
            <w:rFonts w:cs="Arial"/>
            <w:sz w:val="24"/>
          </w:rPr>
          <w:delText>g</w:delText>
        </w:r>
      </w:del>
      <w:r w:rsidRPr="00B15548">
        <w:rPr>
          <w:rFonts w:cs="Arial"/>
          <w:sz w:val="24"/>
        </w:rPr>
        <w:t>)</w:t>
      </w:r>
      <w:r w:rsidRPr="00B15548">
        <w:rPr>
          <w:rFonts w:cs="Arial"/>
          <w:sz w:val="24"/>
        </w:rPr>
        <w:tab/>
      </w:r>
      <w:ins w:id="1012" w:author="Author">
        <w:r w:rsidR="00AA26AE">
          <w:rPr>
            <w:rFonts w:cs="Arial"/>
            <w:sz w:val="24"/>
          </w:rPr>
          <w:t xml:space="preserve">Engagement. </w:t>
        </w:r>
        <w:r w:rsidR="00072477">
          <w:rPr>
            <w:rFonts w:cs="Arial"/>
            <w:sz w:val="24"/>
          </w:rPr>
          <w:t xml:space="preserve"> </w:t>
        </w:r>
      </w:ins>
      <w:r w:rsidRPr="00B15548">
        <w:rPr>
          <w:rFonts w:cs="Arial"/>
          <w:sz w:val="24"/>
        </w:rPr>
        <w:t>Government agencies and other stakeholders shall have an opportunity for meaningful participation in the planning process.</w:t>
      </w:r>
    </w:p>
    <w:p w14:paraId="158D688D" w14:textId="746D825D" w:rsidR="00445A0F" w:rsidRPr="00B15548" w:rsidRDefault="00445A0F" w:rsidP="00445A0F">
      <w:pPr>
        <w:pStyle w:val="par2"/>
        <w:rPr>
          <w:rFonts w:cs="Arial"/>
          <w:sz w:val="24"/>
        </w:rPr>
      </w:pPr>
      <w:r w:rsidRPr="00B15548">
        <w:rPr>
          <w:rFonts w:cs="Arial"/>
          <w:sz w:val="24"/>
        </w:rPr>
        <w:t>(I)</w:t>
      </w:r>
      <w:r w:rsidRPr="00B15548">
        <w:rPr>
          <w:rFonts w:cs="Arial"/>
          <w:sz w:val="24"/>
        </w:rPr>
        <w:tab/>
        <w:t xml:space="preserve">Government agencies include affected federal, state, municipal and county agencies.  </w:t>
      </w:r>
      <w:del w:id="1013" w:author="Author">
        <w:r w:rsidRPr="00B15548" w:rsidDel="00676572">
          <w:rPr>
            <w:rFonts w:cs="Arial"/>
            <w:sz w:val="24"/>
          </w:rPr>
          <w:delText xml:space="preserve"> </w:delText>
        </w:r>
      </w:del>
      <w:r w:rsidRPr="00B15548">
        <w:rPr>
          <w:rFonts w:cs="Arial"/>
          <w:sz w:val="24"/>
        </w:rPr>
        <w:t>Other stakeholders include organizations and individuals representing various interests that have indicated a desire to participate in the planning process.</w:t>
      </w:r>
    </w:p>
    <w:p w14:paraId="6CF0B3C6" w14:textId="023F9D4B" w:rsidR="00445A0F" w:rsidRPr="00B15548" w:rsidRDefault="00445A0F" w:rsidP="00445A0F">
      <w:pPr>
        <w:pStyle w:val="par2"/>
        <w:rPr>
          <w:rFonts w:cs="Arial"/>
          <w:sz w:val="24"/>
        </w:rPr>
      </w:pPr>
      <w:r w:rsidRPr="00B15548">
        <w:rPr>
          <w:rFonts w:cs="Arial"/>
          <w:sz w:val="24"/>
        </w:rPr>
        <w:t>(II)</w:t>
      </w:r>
      <w:r w:rsidRPr="00B15548">
        <w:rPr>
          <w:rFonts w:cs="Arial"/>
          <w:sz w:val="24"/>
        </w:rPr>
        <w:tab/>
      </w:r>
      <w:del w:id="1014" w:author="Author">
        <w:r w:rsidRPr="00B15548" w:rsidDel="00AA26AE">
          <w:rPr>
            <w:rFonts w:cs="Arial"/>
            <w:sz w:val="24"/>
          </w:rPr>
          <w:delText>During the development of the ten-year transmission plan when objectives and needs are being identified, each</w:delText>
        </w:r>
      </w:del>
      <w:ins w:id="1015" w:author="Author">
        <w:r w:rsidR="00AA26AE">
          <w:rPr>
            <w:rFonts w:cs="Arial"/>
            <w:sz w:val="24"/>
          </w:rPr>
          <w:t>Each</w:t>
        </w:r>
      </w:ins>
      <w:r w:rsidRPr="00B15548">
        <w:rPr>
          <w:rFonts w:cs="Arial"/>
          <w:sz w:val="24"/>
        </w:rPr>
        <w:t xml:space="preserve"> utility shall actively solicit input </w:t>
      </w:r>
      <w:ins w:id="1016" w:author="Author">
        <w:r w:rsidR="00AA26AE" w:rsidRPr="00305122">
          <w:rPr>
            <w:sz w:val="24"/>
          </w:rPr>
          <w:t>regarding TSP objectives, assumptions, scenarios and methodologies, specifically including</w:t>
        </w:r>
        <w:r w:rsidR="00072477">
          <w:rPr>
            <w:sz w:val="24"/>
          </w:rPr>
          <w:t>,</w:t>
        </w:r>
        <w:r w:rsidR="00AA26AE" w:rsidRPr="00305122">
          <w:rPr>
            <w:sz w:val="24"/>
          </w:rPr>
          <w:t xml:space="preserve"> but not limited to</w:t>
        </w:r>
        <w:r w:rsidR="00072477">
          <w:rPr>
            <w:sz w:val="24"/>
          </w:rPr>
          <w:t>,</w:t>
        </w:r>
        <w:r w:rsidR="00AA26AE" w:rsidRPr="00305122">
          <w:rPr>
            <w:sz w:val="24"/>
          </w:rPr>
          <w:t xml:space="preserve"> the Colorado Electric Transmission Authority,</w:t>
        </w:r>
        <w:del w:id="1017" w:author="Author">
          <w:r w:rsidR="00AA26AE" w:rsidRPr="0005470E" w:rsidDel="001D3030">
            <w:rPr>
              <w:sz w:val="24"/>
              <w:rPrChange w:id="1018" w:author="Author">
                <w:rPr/>
              </w:rPrChange>
            </w:rPr>
            <w:delText xml:space="preserve"> </w:delText>
          </w:r>
        </w:del>
      </w:ins>
      <w:del w:id="1019" w:author="Author">
        <w:r w:rsidRPr="00B15548" w:rsidDel="00AA26AE">
          <w:rPr>
            <w:rFonts w:cs="Arial"/>
            <w:sz w:val="24"/>
          </w:rPr>
          <w:delText>from the appropriate government agencies and stakeholders to identify alternative solutions</w:delText>
        </w:r>
      </w:del>
      <w:ins w:id="1020" w:author="Author">
        <w:r w:rsidR="00AA26AE">
          <w:rPr>
            <w:rFonts w:cs="Arial"/>
            <w:sz w:val="24"/>
          </w:rPr>
          <w:t xml:space="preserve"> and other stakeholders that participated in the utility’s two most recently completed rule 3627 proceedings</w:t>
        </w:r>
      </w:ins>
      <w:r w:rsidRPr="00B15548">
        <w:rPr>
          <w:rFonts w:cs="Arial"/>
          <w:sz w:val="24"/>
        </w:rPr>
        <w:t>.</w:t>
      </w:r>
    </w:p>
    <w:p w14:paraId="692DA8DD" w14:textId="46D08E0E" w:rsidR="00445A0F" w:rsidRPr="00B15548" w:rsidDel="00AA26AE" w:rsidRDefault="00445A0F" w:rsidP="00445A0F">
      <w:pPr>
        <w:pStyle w:val="par2"/>
        <w:rPr>
          <w:del w:id="1021" w:author="Author"/>
          <w:rFonts w:cs="Arial"/>
          <w:sz w:val="24"/>
        </w:rPr>
      </w:pPr>
      <w:del w:id="1022" w:author="Author">
        <w:r w:rsidRPr="00B15548" w:rsidDel="00AA26AE">
          <w:rPr>
            <w:rFonts w:cs="Arial"/>
            <w:sz w:val="24"/>
          </w:rPr>
          <w:delText>(III)</w:delText>
        </w:r>
        <w:r w:rsidRPr="00B15548" w:rsidDel="00AA26AE">
          <w:rPr>
            <w:rFonts w:cs="Arial"/>
            <w:sz w:val="24"/>
          </w:rPr>
          <w:tab/>
          <w:delText>Once a utility has evaluated the alternative solutions and has prepared recommendations for inclusion in its ten-year transmission plan, the utility shall notify the government agencies and stakeholders of these recommendations.</w:delText>
        </w:r>
      </w:del>
    </w:p>
    <w:p w14:paraId="17B422E5" w14:textId="4B5457C4" w:rsidR="00445A0F" w:rsidRPr="00B15548" w:rsidRDefault="00445A0F" w:rsidP="00445A0F">
      <w:pPr>
        <w:pStyle w:val="par2"/>
        <w:rPr>
          <w:rFonts w:cs="Arial"/>
          <w:sz w:val="24"/>
        </w:rPr>
      </w:pPr>
      <w:r w:rsidRPr="00B15548">
        <w:rPr>
          <w:rFonts w:cs="Arial"/>
          <w:sz w:val="24"/>
        </w:rPr>
        <w:t>(</w:t>
      </w:r>
      <w:del w:id="1023" w:author="Author">
        <w:r w:rsidRPr="00B15548" w:rsidDel="00AA26AE">
          <w:rPr>
            <w:rFonts w:cs="Arial"/>
            <w:sz w:val="24"/>
          </w:rPr>
          <w:delText>IV</w:delText>
        </w:r>
      </w:del>
      <w:ins w:id="1024" w:author="Author">
        <w:r w:rsidR="00AA26AE">
          <w:rPr>
            <w:rFonts w:cs="Arial"/>
            <w:sz w:val="24"/>
          </w:rPr>
          <w:t>III</w:t>
        </w:r>
      </w:ins>
      <w:r w:rsidRPr="00B15548">
        <w:rPr>
          <w:rFonts w:cs="Arial"/>
          <w:sz w:val="24"/>
        </w:rPr>
        <w:t>)</w:t>
      </w:r>
      <w:r w:rsidRPr="00B15548">
        <w:rPr>
          <w:rFonts w:cs="Arial"/>
          <w:sz w:val="24"/>
        </w:rPr>
        <w:tab/>
        <w:t xml:space="preserve">The outreach anticipated in </w:t>
      </w:r>
      <w:del w:id="1025" w:author="Author">
        <w:r w:rsidRPr="00B15548" w:rsidDel="00AA26AE">
          <w:rPr>
            <w:rFonts w:cs="Arial"/>
            <w:sz w:val="24"/>
          </w:rPr>
          <w:delText>subparagraphs (g)(II) and (g)(III)</w:delText>
        </w:r>
      </w:del>
      <w:ins w:id="1026" w:author="Author">
        <w:r w:rsidR="00AA26AE">
          <w:rPr>
            <w:rFonts w:cs="Arial"/>
            <w:sz w:val="24"/>
          </w:rPr>
          <w:t>this paragraph 3627(g)</w:t>
        </w:r>
      </w:ins>
      <w:r w:rsidRPr="00B15548">
        <w:rPr>
          <w:rFonts w:cs="Arial"/>
          <w:sz w:val="24"/>
        </w:rPr>
        <w:t xml:space="preserve"> shall occur </w:t>
      </w:r>
      <w:ins w:id="1027" w:author="Author">
        <w:r w:rsidR="00CC04BE" w:rsidRPr="00CC04BE">
          <w:rPr>
            <w:sz w:val="24"/>
          </w:rPr>
          <w:t xml:space="preserve">sufficiently in advance of the filing of the TSP </w:t>
        </w:r>
        <w:r w:rsidR="00CC04BE">
          <w:rPr>
            <w:sz w:val="24"/>
          </w:rPr>
          <w:t xml:space="preserve">so </w:t>
        </w:r>
        <w:r w:rsidR="00CC04BE" w:rsidRPr="00CC04BE">
          <w:rPr>
            <w:sz w:val="24"/>
          </w:rPr>
          <w:t>that stakeholders have a meaningful opportunity to review and influence the objectives, assumptions, scenarios and methodologies that go into the TSP and the recommendations that it contains</w:t>
        </w:r>
      </w:ins>
      <w:del w:id="1028" w:author="Author">
        <w:r w:rsidRPr="00B15548" w:rsidDel="00CC04BE">
          <w:rPr>
            <w:rFonts w:cs="Arial"/>
            <w:sz w:val="24"/>
          </w:rPr>
          <w:delText>in a timely manner prior to the filing of the ten-year plans</w:delText>
        </w:r>
      </w:del>
      <w:r w:rsidRPr="00B15548">
        <w:rPr>
          <w:rFonts w:cs="Arial"/>
          <w:sz w:val="24"/>
        </w:rPr>
        <w:t>.</w:t>
      </w:r>
    </w:p>
    <w:p w14:paraId="74AB6149" w14:textId="5EAF3B7B" w:rsidR="00445A0F" w:rsidRPr="00B15548" w:rsidDel="00AA26AE" w:rsidRDefault="00445A0F" w:rsidP="00445A0F">
      <w:pPr>
        <w:pStyle w:val="par2"/>
        <w:rPr>
          <w:del w:id="1029" w:author="Author"/>
          <w:rFonts w:cs="Arial"/>
          <w:sz w:val="24"/>
        </w:rPr>
      </w:pPr>
      <w:del w:id="1030" w:author="Author">
        <w:r w:rsidRPr="00B15548" w:rsidDel="00AA26AE">
          <w:rPr>
            <w:rFonts w:cs="Arial"/>
            <w:sz w:val="24"/>
          </w:rPr>
          <w:delText>(V)</w:delText>
        </w:r>
        <w:r w:rsidRPr="00B15548" w:rsidDel="00AA26AE">
          <w:rPr>
            <w:rFonts w:cs="Arial"/>
            <w:sz w:val="24"/>
          </w:rPr>
          <w:tab/>
          <w:delText>Each utility shall concurrently provide the filings made pursuant to this rule to all government agencies and other stakeholders that participate in the planning process.</w:delText>
        </w:r>
      </w:del>
    </w:p>
    <w:p w14:paraId="6DC03344" w14:textId="17890DE5" w:rsidR="00445A0F" w:rsidRPr="00B15548" w:rsidRDefault="00445A0F" w:rsidP="00445A0F">
      <w:pPr>
        <w:pStyle w:val="par1"/>
        <w:rPr>
          <w:rFonts w:cs="Arial"/>
          <w:sz w:val="24"/>
        </w:rPr>
      </w:pPr>
      <w:r w:rsidRPr="00B15548">
        <w:rPr>
          <w:rFonts w:cs="Arial"/>
          <w:sz w:val="24"/>
        </w:rPr>
        <w:t>(</w:t>
      </w:r>
      <w:ins w:id="1031" w:author="Author">
        <w:r w:rsidR="00386C0B">
          <w:rPr>
            <w:rFonts w:cs="Arial"/>
            <w:sz w:val="24"/>
          </w:rPr>
          <w:t>g</w:t>
        </w:r>
      </w:ins>
      <w:del w:id="1032" w:author="Author">
        <w:r w:rsidRPr="00B15548" w:rsidDel="00386C0B">
          <w:rPr>
            <w:rFonts w:cs="Arial"/>
            <w:sz w:val="24"/>
          </w:rPr>
          <w:delText>h</w:delText>
        </w:r>
      </w:del>
      <w:r w:rsidRPr="00B15548">
        <w:rPr>
          <w:rFonts w:cs="Arial"/>
          <w:sz w:val="24"/>
        </w:rPr>
        <w:t>)</w:t>
      </w:r>
      <w:r w:rsidRPr="00B15548">
        <w:rPr>
          <w:rFonts w:cs="Arial"/>
          <w:sz w:val="24"/>
        </w:rPr>
        <w:tab/>
      </w:r>
      <w:ins w:id="1033" w:author="Author">
        <w:r w:rsidR="00CC04BE">
          <w:rPr>
            <w:rFonts w:cs="Arial"/>
            <w:sz w:val="24"/>
          </w:rPr>
          <w:t xml:space="preserve">Procedures. </w:t>
        </w:r>
        <w:r w:rsidR="00AF2F1F">
          <w:rPr>
            <w:rFonts w:cs="Arial"/>
            <w:sz w:val="24"/>
          </w:rPr>
          <w:t xml:space="preserve"> </w:t>
        </w:r>
      </w:ins>
      <w:r w:rsidRPr="00B15548">
        <w:rPr>
          <w:rFonts w:cs="Arial"/>
          <w:sz w:val="24"/>
        </w:rPr>
        <w:t xml:space="preserve">After the </w:t>
      </w:r>
      <w:del w:id="1034" w:author="Author">
        <w:r w:rsidRPr="00B15548" w:rsidDel="00CC04BE">
          <w:rPr>
            <w:rFonts w:cs="Arial"/>
            <w:sz w:val="24"/>
          </w:rPr>
          <w:delText>ten-year transmission plans have</w:delText>
        </w:r>
      </w:del>
      <w:ins w:id="1035" w:author="Author">
        <w:r w:rsidR="00CC04BE">
          <w:rPr>
            <w:rFonts w:cs="Arial"/>
            <w:sz w:val="24"/>
          </w:rPr>
          <w:t>TSP has</w:t>
        </w:r>
      </w:ins>
      <w:r w:rsidRPr="00B15548">
        <w:rPr>
          <w:rFonts w:cs="Arial"/>
          <w:sz w:val="24"/>
        </w:rPr>
        <w:t xml:space="preserve"> been filed</w:t>
      </w:r>
      <w:del w:id="1036" w:author="Author">
        <w:r w:rsidRPr="00B15548" w:rsidDel="00CC04BE">
          <w:rPr>
            <w:rFonts w:cs="Arial"/>
            <w:sz w:val="24"/>
          </w:rPr>
          <w:delText xml:space="preserve"> by utilities</w:delText>
        </w:r>
      </w:del>
      <w:r w:rsidRPr="00B15548">
        <w:rPr>
          <w:rFonts w:cs="Arial"/>
          <w:sz w:val="24"/>
        </w:rPr>
        <w:t xml:space="preserve">, the Commission will </w:t>
      </w:r>
      <w:ins w:id="1037" w:author="Author">
        <w:r w:rsidR="00CC04BE" w:rsidRPr="00CC04BE">
          <w:rPr>
            <w:sz w:val="24"/>
          </w:rPr>
          <w:t xml:space="preserve">adopt an order opening a non-adjudicatory proceeding, noticing the filing, and soliciting </w:t>
        </w:r>
      </w:ins>
      <w:del w:id="1038" w:author="Author">
        <w:r w:rsidRPr="00B15548" w:rsidDel="00CC04BE">
          <w:rPr>
            <w:rFonts w:cs="Arial"/>
            <w:sz w:val="24"/>
          </w:rPr>
          <w:delText xml:space="preserve">consolidate the plans in one proceeding.  In this proceeding, the Commission will solicit </w:delText>
        </w:r>
      </w:del>
      <w:r w:rsidRPr="00B15548">
        <w:rPr>
          <w:rFonts w:cs="Arial"/>
          <w:sz w:val="24"/>
        </w:rPr>
        <w:t>written comments</w:t>
      </w:r>
      <w:ins w:id="1039" w:author="Author">
        <w:r w:rsidR="00CC04BE" w:rsidRPr="00CC04BE">
          <w:rPr>
            <w:sz w:val="24"/>
          </w:rPr>
          <w:t xml:space="preserve"> from interested participants. </w:t>
        </w:r>
        <w:r w:rsidR="00773607">
          <w:rPr>
            <w:sz w:val="24"/>
          </w:rPr>
          <w:t xml:space="preserve"> </w:t>
        </w:r>
        <w:r w:rsidR="00CC04BE" w:rsidRPr="00CC04BE">
          <w:rPr>
            <w:sz w:val="24"/>
          </w:rPr>
          <w:t xml:space="preserve">No later than 14 days following the deadline for the filing of the written comments, the utilities shall file a proposed procedural </w:t>
        </w:r>
        <w:r w:rsidR="00CC04BE" w:rsidRPr="00CC04BE">
          <w:rPr>
            <w:sz w:val="24"/>
          </w:rPr>
          <w:lastRenderedPageBreak/>
          <w:t>schedule including one or more technical sessions focused on any disagreements amongst participants regarding the TSP objectives, assumptions, scenarios and methodologies as well as the appropriate set of project alternatives that must be modeled in preparation for subsequent CPCN proceedings</w:t>
        </w:r>
      </w:ins>
      <w:del w:id="1040" w:author="Author">
        <w:r w:rsidRPr="00B15548" w:rsidDel="00CC04BE">
          <w:rPr>
            <w:rFonts w:cs="Arial"/>
            <w:sz w:val="24"/>
          </w:rPr>
          <w:delText xml:space="preserve"> and will hold a workshop(s) and/or a hearing(s) on the plans for the purpose of reviewing and rendering a decision regarding the adequacy of the utilities’ filed transmission plans and process used in formulating the plans</w:delText>
        </w:r>
      </w:del>
      <w:r w:rsidRPr="00B15548">
        <w:rPr>
          <w:rFonts w:cs="Arial"/>
          <w:sz w:val="24"/>
        </w:rPr>
        <w:t>.  The Commission</w:t>
      </w:r>
      <w:ins w:id="1041" w:author="Author">
        <w:r w:rsidR="00CC04BE">
          <w:rPr>
            <w:rFonts w:cs="Arial"/>
            <w:sz w:val="24"/>
          </w:rPr>
          <w:t xml:space="preserve"> may establish additional procedures and</w:t>
        </w:r>
      </w:ins>
      <w:r w:rsidRPr="00B15548">
        <w:rPr>
          <w:rFonts w:cs="Arial"/>
          <w:sz w:val="24"/>
        </w:rPr>
        <w:t xml:space="preserve">, on its own motion or at the request of others, may request additional supporting information from the utilities or the commenters.  </w:t>
      </w:r>
      <w:ins w:id="1042" w:author="Author">
        <w:r w:rsidR="00CC04BE">
          <w:rPr>
            <w:rFonts w:cs="Arial"/>
            <w:sz w:val="24"/>
          </w:rPr>
          <w:t xml:space="preserve">Upon conclusion of the proceeding, </w:t>
        </w:r>
      </w:ins>
      <w:del w:id="1043" w:author="Author">
        <w:r w:rsidRPr="00B15548" w:rsidDel="00CC04BE">
          <w:rPr>
            <w:rFonts w:cs="Arial"/>
            <w:sz w:val="24"/>
          </w:rPr>
          <w:delText xml:space="preserve">The </w:delText>
        </w:r>
      </w:del>
      <w:ins w:id="1044" w:author="Author">
        <w:r w:rsidR="00CC04BE">
          <w:rPr>
            <w:rFonts w:cs="Arial"/>
            <w:sz w:val="24"/>
          </w:rPr>
          <w:t>the</w:t>
        </w:r>
        <w:r w:rsidR="00CC04BE" w:rsidRPr="00B15548">
          <w:rPr>
            <w:rFonts w:cs="Arial"/>
            <w:sz w:val="24"/>
          </w:rPr>
          <w:t xml:space="preserve"> </w:t>
        </w:r>
      </w:ins>
      <w:r w:rsidRPr="00B15548">
        <w:rPr>
          <w:rFonts w:cs="Arial"/>
          <w:sz w:val="24"/>
        </w:rPr>
        <w:t xml:space="preserve">Commission </w:t>
      </w:r>
      <w:del w:id="1045" w:author="Author">
        <w:r w:rsidRPr="00B15548" w:rsidDel="00CC04BE">
          <w:rPr>
            <w:rFonts w:cs="Arial"/>
            <w:sz w:val="24"/>
          </w:rPr>
          <w:delText>will review the plans and supporting information, the written comments, and the information obtained at the workshop(s) or hearing(s), and will issue</w:delText>
        </w:r>
      </w:del>
      <w:ins w:id="1046" w:author="Author">
        <w:r w:rsidR="00CC04BE">
          <w:rPr>
            <w:rFonts w:cs="Arial"/>
            <w:sz w:val="24"/>
          </w:rPr>
          <w:t>may render</w:t>
        </w:r>
      </w:ins>
      <w:r w:rsidRPr="00B15548">
        <w:rPr>
          <w:rFonts w:cs="Arial"/>
          <w:sz w:val="24"/>
        </w:rPr>
        <w:t xml:space="preserve"> a written decision regarding </w:t>
      </w:r>
      <w:ins w:id="1047" w:author="Author">
        <w:r w:rsidR="00CC04BE">
          <w:rPr>
            <w:rFonts w:cs="Arial"/>
            <w:sz w:val="24"/>
          </w:rPr>
          <w:t xml:space="preserve">the TSP, the process used in formulating the TSP, the alternatives to new </w:t>
        </w:r>
        <w:r w:rsidR="00CC04BE" w:rsidRPr="00305122">
          <w:rPr>
            <w:sz w:val="24"/>
          </w:rPr>
          <w:t>transmission assets identified in the TSP that are to be modeled and presented in subsequent CPCNs</w:t>
        </w:r>
        <w:r w:rsidR="00CC04BE" w:rsidRPr="00210387">
          <w:rPr>
            <w:sz w:val="24"/>
          </w:rPr>
          <w:t>, and specifying</w:t>
        </w:r>
      </w:ins>
      <w:del w:id="1048" w:author="Author">
        <w:r w:rsidRPr="00B15548" w:rsidDel="00CC04BE">
          <w:rPr>
            <w:rFonts w:cs="Arial"/>
            <w:sz w:val="24"/>
          </w:rPr>
          <w:delText>compliance with these rules and the adequacy of the existing and planned transmission facilities in this state to meet the present and future energy needs in a reliable manner.  In this decision, the Commission may also provide</w:delText>
        </w:r>
      </w:del>
      <w:r w:rsidRPr="00B15548">
        <w:rPr>
          <w:rFonts w:cs="Arial"/>
          <w:sz w:val="24"/>
        </w:rPr>
        <w:t xml:space="preserve"> further guidance </w:t>
      </w:r>
      <w:del w:id="1049" w:author="Author">
        <w:r w:rsidRPr="00B15548" w:rsidDel="00CC04BE">
          <w:rPr>
            <w:rFonts w:cs="Arial"/>
            <w:sz w:val="24"/>
          </w:rPr>
          <w:delText>to be used in</w:delText>
        </w:r>
      </w:del>
      <w:ins w:id="1050" w:author="Author">
        <w:r w:rsidR="00CC04BE">
          <w:rPr>
            <w:rFonts w:cs="Arial"/>
            <w:sz w:val="24"/>
          </w:rPr>
          <w:t>for</w:t>
        </w:r>
      </w:ins>
      <w:r w:rsidRPr="00B15548">
        <w:rPr>
          <w:rFonts w:cs="Arial"/>
          <w:sz w:val="24"/>
        </w:rPr>
        <w:t xml:space="preserve"> the preparation of the </w:t>
      </w:r>
      <w:del w:id="1051" w:author="Author">
        <w:r w:rsidRPr="00B15548" w:rsidDel="00CC04BE">
          <w:rPr>
            <w:rFonts w:cs="Arial"/>
            <w:sz w:val="24"/>
          </w:rPr>
          <w:delText>next biennial filing</w:delText>
        </w:r>
      </w:del>
      <w:ins w:id="1052" w:author="Author">
        <w:r w:rsidR="00CC04BE">
          <w:rPr>
            <w:rFonts w:cs="Arial"/>
            <w:sz w:val="24"/>
          </w:rPr>
          <w:t>subsequent TSP</w:t>
        </w:r>
      </w:ins>
      <w:r w:rsidRPr="00B15548">
        <w:rPr>
          <w:rFonts w:cs="Arial"/>
          <w:sz w:val="24"/>
        </w:rPr>
        <w:t>.</w:t>
      </w:r>
    </w:p>
    <w:p w14:paraId="017B9A63" w14:textId="1643D027" w:rsidR="00445A0F" w:rsidRPr="00B15548" w:rsidDel="00CC04BE" w:rsidRDefault="00445A0F" w:rsidP="00445A0F">
      <w:pPr>
        <w:pStyle w:val="par1"/>
        <w:rPr>
          <w:del w:id="1053" w:author="Author"/>
          <w:rFonts w:cs="Arial"/>
          <w:sz w:val="24"/>
        </w:rPr>
      </w:pPr>
      <w:del w:id="1054" w:author="Author">
        <w:r w:rsidRPr="00B15548" w:rsidDel="00CC04BE">
          <w:rPr>
            <w:rFonts w:cs="Arial"/>
            <w:sz w:val="24"/>
          </w:rPr>
          <w:delText>(i)</w:delText>
        </w:r>
        <w:r w:rsidRPr="00B15548" w:rsidDel="00CC04BE">
          <w:rPr>
            <w:rFonts w:cs="Arial"/>
            <w:sz w:val="24"/>
          </w:rPr>
          <w:tab/>
          <w:delText>Utilities shall make reference to the most recently filed ten-year transmission plan in any subsequent CPCN application for individual projects contained in that plan.  Given sufficient documentation in the biennial ten-year transmission plan for the project under review and if circumstances for the project have not changed, the applicant may rely substantively on the information contained in the plan and the Commission’s decision on the review of the plan to support its application.  The Commission will take administrative notice of its decision on the plan.  Any party challenging the need for the requested transmission project has the burden of proving that, due to a change in circumstances, the Commission’s decision is no longer applicable or valid.</w:delText>
        </w:r>
      </w:del>
    </w:p>
    <w:p w14:paraId="7DDE83FB" w14:textId="77777777" w:rsidR="00445A0F" w:rsidRPr="00B15548" w:rsidRDefault="00445A0F" w:rsidP="00445A0F">
      <w:pPr>
        <w:pStyle w:val="Title3NotWithNext"/>
        <w:rPr>
          <w:sz w:val="24"/>
          <w:szCs w:val="24"/>
        </w:rPr>
      </w:pPr>
      <w:bookmarkStart w:id="1055" w:name="_Toc295480041"/>
      <w:bookmarkStart w:id="1056" w:name="_Toc444850524"/>
      <w:bookmarkStart w:id="1057" w:name="_Toc218838435"/>
      <w:r w:rsidRPr="00B15548">
        <w:rPr>
          <w:sz w:val="24"/>
          <w:szCs w:val="24"/>
        </w:rPr>
        <w:t>3628. – 3649.</w:t>
      </w:r>
      <w:r w:rsidRPr="00B15548">
        <w:rPr>
          <w:sz w:val="24"/>
          <w:szCs w:val="24"/>
        </w:rPr>
        <w:tab/>
        <w:t>[Reserved]</w:t>
      </w:r>
      <w:bookmarkEnd w:id="1055"/>
      <w:bookmarkEnd w:id="1056"/>
      <w:bookmarkEnd w:id="1057"/>
    </w:p>
    <w:p w14:paraId="7C97B784" w14:textId="77777777" w:rsidR="001740B7" w:rsidRPr="00C37835" w:rsidRDefault="001740B7" w:rsidP="001740B7">
      <w:pPr>
        <w:pStyle w:val="upar1"/>
        <w:jc w:val="center"/>
        <w:rPr>
          <w:sz w:val="24"/>
          <w:szCs w:val="24"/>
        </w:rPr>
      </w:pPr>
      <w:bookmarkStart w:id="1058" w:name="_Toc444850525"/>
      <w:bookmarkStart w:id="1059" w:name="_Toc218838436"/>
      <w:bookmarkEnd w:id="547"/>
      <w:bookmarkEnd w:id="548"/>
      <w:r w:rsidRPr="00C37835">
        <w:rPr>
          <w:sz w:val="24"/>
          <w:szCs w:val="24"/>
        </w:rPr>
        <w:t>*           *           *           *</w:t>
      </w:r>
    </w:p>
    <w:p w14:paraId="63684747" w14:textId="77777777" w:rsidR="001740B7" w:rsidRPr="00C37835" w:rsidRDefault="001740B7" w:rsidP="001740B7">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48379F7F" w14:textId="763EBE7E" w:rsidR="00A132A6" w:rsidRPr="00B15548" w:rsidRDefault="00A132A6" w:rsidP="00A132A6">
      <w:pPr>
        <w:pStyle w:val="Title3NotWithNext"/>
        <w:rPr>
          <w:sz w:val="24"/>
          <w:szCs w:val="24"/>
        </w:rPr>
      </w:pPr>
      <w:bookmarkStart w:id="1060" w:name="_Toc4993411"/>
      <w:bookmarkStart w:id="1061" w:name="_Toc54169162"/>
      <w:bookmarkStart w:id="1062" w:name="_Toc57185072"/>
      <w:bookmarkStart w:id="1063" w:name="_Toc57186075"/>
      <w:bookmarkStart w:id="1064" w:name="_Toc57187075"/>
      <w:bookmarkStart w:id="1065" w:name="_Toc57188076"/>
      <w:bookmarkStart w:id="1066" w:name="_Toc57189078"/>
      <w:bookmarkStart w:id="1067" w:name="_Toc57190077"/>
      <w:bookmarkStart w:id="1068" w:name="_Toc58403922"/>
      <w:bookmarkStart w:id="1069" w:name="_Toc58404923"/>
      <w:bookmarkStart w:id="1070" w:name="_Toc58405298"/>
      <w:bookmarkStart w:id="1071" w:name="_Toc145838825"/>
      <w:bookmarkStart w:id="1072" w:name="_Toc58405013"/>
      <w:bookmarkStart w:id="1073" w:name="_Toc145838760"/>
      <w:bookmarkStart w:id="1074" w:name="_Toc511195429"/>
      <w:bookmarkStart w:id="1075" w:name="_Toc517158467"/>
      <w:bookmarkStart w:id="1076" w:name="_Toc145838759"/>
      <w:bookmarkStart w:id="1077" w:name="_Toc511195428"/>
      <w:bookmarkStart w:id="1078" w:name="_Toc517158466"/>
      <w:bookmarkStart w:id="1079" w:name="_Toc162864814"/>
      <w:bookmarkStart w:id="1080" w:name="_Toc218838501"/>
      <w:bookmarkEnd w:id="1058"/>
      <w:bookmarkEnd w:id="1059"/>
      <w:bookmarkEnd w:id="1060"/>
      <w:bookmarkEnd w:id="1061"/>
      <w:bookmarkEnd w:id="1062"/>
      <w:bookmarkEnd w:id="1063"/>
      <w:bookmarkEnd w:id="1064"/>
      <w:bookmarkEnd w:id="1065"/>
      <w:bookmarkEnd w:id="1066"/>
      <w:bookmarkEnd w:id="1067"/>
      <w:bookmarkEnd w:id="1068"/>
      <w:bookmarkEnd w:id="1069"/>
      <w:r w:rsidRPr="00B15548">
        <w:rPr>
          <w:sz w:val="24"/>
          <w:szCs w:val="24"/>
        </w:rPr>
        <w:t xml:space="preserve">3862. – </w:t>
      </w:r>
      <w:del w:id="1081" w:author="Author">
        <w:r w:rsidRPr="00B15548" w:rsidDel="00210387">
          <w:rPr>
            <w:sz w:val="24"/>
            <w:szCs w:val="24"/>
          </w:rPr>
          <w:delText>3874</w:delText>
        </w:r>
      </w:del>
      <w:ins w:id="1082" w:author="Author">
        <w:r w:rsidR="00210387" w:rsidRPr="00B15548">
          <w:rPr>
            <w:sz w:val="24"/>
            <w:szCs w:val="24"/>
          </w:rPr>
          <w:t>38</w:t>
        </w:r>
        <w:r w:rsidR="00210387">
          <w:rPr>
            <w:sz w:val="24"/>
            <w:szCs w:val="24"/>
          </w:rPr>
          <w:t>69</w:t>
        </w:r>
      </w:ins>
      <w:r w:rsidRPr="00B15548">
        <w:rPr>
          <w:sz w:val="24"/>
          <w:szCs w:val="24"/>
        </w:rPr>
        <w:t>.</w:t>
      </w:r>
      <w:r w:rsidRPr="00B15548">
        <w:rPr>
          <w:sz w:val="24"/>
          <w:szCs w:val="24"/>
        </w:rPr>
        <w:tab/>
        <w:t>[Reserved].</w:t>
      </w:r>
      <w:bookmarkEnd w:id="1070"/>
      <w:bookmarkEnd w:id="1071"/>
      <w:bookmarkEnd w:id="1072"/>
      <w:bookmarkEnd w:id="1073"/>
      <w:bookmarkEnd w:id="1074"/>
      <w:bookmarkEnd w:id="1075"/>
      <w:bookmarkEnd w:id="1076"/>
      <w:bookmarkEnd w:id="1077"/>
      <w:bookmarkEnd w:id="1078"/>
      <w:bookmarkEnd w:id="1079"/>
      <w:bookmarkEnd w:id="1080"/>
    </w:p>
    <w:p w14:paraId="73E8C8E6" w14:textId="77777777" w:rsidR="00210387" w:rsidRPr="00BC3B2C" w:rsidRDefault="00210387" w:rsidP="00BC3B2C">
      <w:pPr>
        <w:pStyle w:val="Heading2"/>
        <w:rPr>
          <w:ins w:id="1083" w:author="Author"/>
          <w:i w:val="0"/>
          <w:iCs w:val="0"/>
          <w:sz w:val="24"/>
          <w:szCs w:val="24"/>
        </w:rPr>
      </w:pPr>
      <w:ins w:id="1084" w:author="Author">
        <w:r w:rsidRPr="00BC3B2C">
          <w:rPr>
            <w:i w:val="0"/>
            <w:iCs w:val="0"/>
            <w:sz w:val="24"/>
            <w:szCs w:val="24"/>
          </w:rPr>
          <w:lastRenderedPageBreak/>
          <w:t>TRANSMISSION COST RECOVERY</w:t>
        </w:r>
      </w:ins>
    </w:p>
    <w:p w14:paraId="44701006" w14:textId="77777777" w:rsidR="00210387" w:rsidRPr="00210387" w:rsidRDefault="00210387" w:rsidP="00210387">
      <w:pPr>
        <w:pStyle w:val="Title3"/>
        <w:rPr>
          <w:ins w:id="1085" w:author="Author"/>
          <w:sz w:val="24"/>
          <w:szCs w:val="24"/>
        </w:rPr>
      </w:pPr>
      <w:ins w:id="1086" w:author="Author">
        <w:r w:rsidRPr="00210387">
          <w:rPr>
            <w:sz w:val="24"/>
            <w:szCs w:val="24"/>
          </w:rPr>
          <w:t xml:space="preserve">3870. </w:t>
        </w:r>
        <w:r w:rsidRPr="00210387">
          <w:rPr>
            <w:sz w:val="24"/>
            <w:szCs w:val="24"/>
          </w:rPr>
          <w:tab/>
          <w:t>Applicability.</w:t>
        </w:r>
      </w:ins>
    </w:p>
    <w:p w14:paraId="1A238262" w14:textId="77777777" w:rsidR="00210387" w:rsidRPr="00210387" w:rsidRDefault="00210387" w:rsidP="00210387">
      <w:pPr>
        <w:pStyle w:val="upar1"/>
        <w:rPr>
          <w:ins w:id="1087" w:author="Author"/>
          <w:sz w:val="24"/>
          <w:szCs w:val="24"/>
        </w:rPr>
      </w:pPr>
      <w:ins w:id="1088" w:author="Author">
        <w:r w:rsidRPr="00210387">
          <w:rPr>
            <w:sz w:val="24"/>
            <w:szCs w:val="24"/>
          </w:rPr>
          <w:t>This rule is applicable to investor-owned electric utilities subject to rate regulation by the Commission.</w:t>
        </w:r>
      </w:ins>
    </w:p>
    <w:p w14:paraId="5F4DB906" w14:textId="77777777" w:rsidR="00210387" w:rsidRPr="00210387" w:rsidRDefault="00210387" w:rsidP="00210387">
      <w:pPr>
        <w:pStyle w:val="Title3"/>
        <w:rPr>
          <w:ins w:id="1089" w:author="Author"/>
          <w:sz w:val="24"/>
          <w:szCs w:val="24"/>
        </w:rPr>
      </w:pPr>
      <w:ins w:id="1090" w:author="Author">
        <w:r w:rsidRPr="00210387">
          <w:rPr>
            <w:sz w:val="24"/>
            <w:szCs w:val="24"/>
          </w:rPr>
          <w:t xml:space="preserve">3871. </w:t>
        </w:r>
        <w:r w:rsidRPr="00210387">
          <w:rPr>
            <w:sz w:val="24"/>
            <w:szCs w:val="24"/>
          </w:rPr>
          <w:tab/>
          <w:t>Overview and Purpose.</w:t>
        </w:r>
      </w:ins>
    </w:p>
    <w:p w14:paraId="43C009B3" w14:textId="77777777" w:rsidR="00210387" w:rsidRPr="00210387" w:rsidRDefault="00210387" w:rsidP="00210387">
      <w:pPr>
        <w:pStyle w:val="upar1"/>
        <w:rPr>
          <w:ins w:id="1091" w:author="Author"/>
          <w:sz w:val="24"/>
          <w:szCs w:val="24"/>
        </w:rPr>
      </w:pPr>
      <w:ins w:id="1092" w:author="Author">
        <w:r w:rsidRPr="00210387">
          <w:rPr>
            <w:sz w:val="24"/>
            <w:szCs w:val="24"/>
          </w:rPr>
          <w:t>Rules 3870 through 3872 implement § 40-5-101(4), C.R.S.</w:t>
        </w:r>
      </w:ins>
    </w:p>
    <w:p w14:paraId="3940EECC" w14:textId="77777777" w:rsidR="00210387" w:rsidRPr="00210387" w:rsidRDefault="00210387" w:rsidP="00210387">
      <w:pPr>
        <w:pStyle w:val="Title3"/>
        <w:rPr>
          <w:ins w:id="1093" w:author="Author"/>
          <w:sz w:val="24"/>
          <w:szCs w:val="24"/>
        </w:rPr>
      </w:pPr>
      <w:ins w:id="1094" w:author="Author">
        <w:r w:rsidRPr="00210387">
          <w:rPr>
            <w:sz w:val="24"/>
            <w:szCs w:val="24"/>
          </w:rPr>
          <w:t xml:space="preserve">3872. </w:t>
        </w:r>
        <w:r w:rsidRPr="00210387">
          <w:rPr>
            <w:sz w:val="24"/>
            <w:szCs w:val="24"/>
          </w:rPr>
          <w:tab/>
          <w:t>Transmission Cost Adjustment.</w:t>
        </w:r>
      </w:ins>
    </w:p>
    <w:p w14:paraId="0B15C8A0" w14:textId="48BF784C" w:rsidR="00210387" w:rsidRPr="009E5500" w:rsidRDefault="00210387" w:rsidP="00210387">
      <w:pPr>
        <w:pStyle w:val="upar1"/>
        <w:ind w:left="720" w:hanging="720"/>
        <w:rPr>
          <w:ins w:id="1095" w:author="Author"/>
          <w:sz w:val="24"/>
          <w:szCs w:val="24"/>
        </w:rPr>
      </w:pPr>
      <w:ins w:id="1096" w:author="Author">
        <w:r w:rsidRPr="00210387">
          <w:rPr>
            <w:sz w:val="24"/>
            <w:szCs w:val="24"/>
          </w:rPr>
          <w:t>(a)</w:t>
        </w:r>
        <w:r w:rsidRPr="00210387">
          <w:rPr>
            <w:sz w:val="24"/>
            <w:szCs w:val="24"/>
          </w:rPr>
          <w:tab/>
          <w:t xml:space="preserve">The Commission shall permit a utility to recover, through a transmission cost rate adjustment mechanism (TCA), costs that it prudently incurs in planning, developing, and completing </w:t>
        </w:r>
        <w:r w:rsidRPr="001726F2">
          <w:rPr>
            <w:sz w:val="24"/>
            <w:szCs w:val="24"/>
          </w:rPr>
          <w:t xml:space="preserve">Transmission Capacity Expansion projects </w:t>
        </w:r>
        <w:r w:rsidRPr="009E5500">
          <w:rPr>
            <w:sz w:val="24"/>
            <w:szCs w:val="24"/>
          </w:rPr>
          <w:t>for which the utility has been granted a CPCN pursuant to rule 3102</w:t>
        </w:r>
        <w:r w:rsidRPr="00210387">
          <w:rPr>
            <w:sz w:val="24"/>
            <w:szCs w:val="24"/>
          </w:rPr>
          <w:t xml:space="preserve"> or for which the Commission has ruled that no CPCN is required pursuant to paragraph 3206(g</w:t>
        </w:r>
        <w:r w:rsidRPr="001726F2">
          <w:rPr>
            <w:sz w:val="24"/>
            <w:szCs w:val="24"/>
          </w:rPr>
          <w:t>)</w:t>
        </w:r>
        <w:r w:rsidR="00D57EB6">
          <w:rPr>
            <w:sz w:val="24"/>
            <w:szCs w:val="24"/>
          </w:rPr>
          <w:t>.</w:t>
        </w:r>
      </w:ins>
    </w:p>
    <w:p w14:paraId="5DBE64A9" w14:textId="607B2522" w:rsidR="00210387" w:rsidRPr="00E46826" w:rsidRDefault="00210387" w:rsidP="00210387">
      <w:pPr>
        <w:pStyle w:val="upar1"/>
        <w:ind w:left="720" w:hanging="720"/>
        <w:rPr>
          <w:ins w:id="1097" w:author="Author"/>
          <w:sz w:val="24"/>
          <w:szCs w:val="24"/>
        </w:rPr>
      </w:pPr>
      <w:ins w:id="1098" w:author="Author">
        <w:r w:rsidRPr="00210387">
          <w:rPr>
            <w:sz w:val="24"/>
            <w:szCs w:val="24"/>
          </w:rPr>
          <w:t>(b)</w:t>
        </w:r>
        <w:r w:rsidRPr="00210387">
          <w:rPr>
            <w:sz w:val="24"/>
            <w:szCs w:val="24"/>
          </w:rPr>
          <w:tab/>
          <w:t xml:space="preserve">Unless otherwise ordered by the Commission, transmission facilities eligible for TCA cost recovery are limited to </w:t>
        </w:r>
        <w:r w:rsidRPr="001726F2">
          <w:rPr>
            <w:sz w:val="24"/>
            <w:szCs w:val="24"/>
          </w:rPr>
          <w:t>Capacity E</w:t>
        </w:r>
        <w:r w:rsidRPr="009E5500">
          <w:rPr>
            <w:sz w:val="24"/>
            <w:szCs w:val="24"/>
          </w:rPr>
          <w:t>xpansion projects that result in a net increase in transmission capacity</w:t>
        </w:r>
        <w:r w:rsidR="00995FC3">
          <w:rPr>
            <w:sz w:val="24"/>
            <w:szCs w:val="24"/>
          </w:rPr>
          <w:t>.</w:t>
        </w:r>
      </w:ins>
    </w:p>
    <w:p w14:paraId="6C288C9F" w14:textId="661B155C" w:rsidR="00210387" w:rsidRPr="00210387" w:rsidRDefault="00210387" w:rsidP="00210387">
      <w:pPr>
        <w:pStyle w:val="upar1"/>
        <w:ind w:left="720" w:hanging="720"/>
        <w:rPr>
          <w:ins w:id="1099" w:author="Author"/>
          <w:sz w:val="24"/>
          <w:szCs w:val="24"/>
        </w:rPr>
      </w:pPr>
      <w:ins w:id="1100" w:author="Author">
        <w:r w:rsidRPr="00210387">
          <w:rPr>
            <w:sz w:val="24"/>
            <w:szCs w:val="24"/>
          </w:rPr>
          <w:t>(c)</w:t>
        </w:r>
        <w:r w:rsidRPr="00210387">
          <w:rPr>
            <w:sz w:val="24"/>
            <w:szCs w:val="24"/>
          </w:rPr>
          <w:tab/>
          <w:t>The TCA shall change annually effective January 1 of each year and shall recover the costs of:</w:t>
        </w:r>
      </w:ins>
    </w:p>
    <w:p w14:paraId="6AA798CF" w14:textId="500FD5BB" w:rsidR="00210387" w:rsidRPr="00210387" w:rsidRDefault="00210387" w:rsidP="00210387">
      <w:pPr>
        <w:pStyle w:val="upar1"/>
        <w:tabs>
          <w:tab w:val="clear" w:pos="720"/>
        </w:tabs>
        <w:ind w:left="1440" w:hanging="720"/>
        <w:rPr>
          <w:ins w:id="1101" w:author="Author"/>
          <w:sz w:val="24"/>
          <w:szCs w:val="24"/>
        </w:rPr>
      </w:pPr>
      <w:ins w:id="1102" w:author="Author">
        <w:r w:rsidRPr="00210387">
          <w:rPr>
            <w:sz w:val="24"/>
            <w:szCs w:val="24"/>
          </w:rPr>
          <w:t>(I)</w:t>
        </w:r>
        <w:r w:rsidRPr="00210387">
          <w:rPr>
            <w:sz w:val="24"/>
            <w:szCs w:val="24"/>
          </w:rPr>
          <w:tab/>
        </w:r>
        <w:r w:rsidR="00995FC3">
          <w:rPr>
            <w:sz w:val="24"/>
            <w:szCs w:val="24"/>
          </w:rPr>
          <w:t>e</w:t>
        </w:r>
        <w:r w:rsidRPr="00210387">
          <w:rPr>
            <w:sz w:val="24"/>
            <w:szCs w:val="24"/>
          </w:rPr>
          <w:t>ligible transmission facilities not included in the utility’s base rates</w:t>
        </w:r>
        <w:r w:rsidR="00995FC3">
          <w:rPr>
            <w:sz w:val="24"/>
            <w:szCs w:val="24"/>
          </w:rPr>
          <w:t>; and</w:t>
        </w:r>
      </w:ins>
    </w:p>
    <w:p w14:paraId="3A9E3084" w14:textId="31A01EA5" w:rsidR="00210387" w:rsidRPr="00210387" w:rsidRDefault="00210387" w:rsidP="00210387">
      <w:pPr>
        <w:pStyle w:val="upar1"/>
        <w:tabs>
          <w:tab w:val="clear" w:pos="720"/>
        </w:tabs>
        <w:ind w:left="1440" w:hanging="720"/>
        <w:rPr>
          <w:ins w:id="1103" w:author="Author"/>
          <w:sz w:val="24"/>
          <w:szCs w:val="24"/>
        </w:rPr>
      </w:pPr>
      <w:ins w:id="1104" w:author="Author">
        <w:r w:rsidRPr="00210387">
          <w:rPr>
            <w:sz w:val="24"/>
            <w:szCs w:val="24"/>
          </w:rPr>
          <w:t>(II)</w:t>
        </w:r>
        <w:r w:rsidRPr="00210387">
          <w:rPr>
            <w:sz w:val="24"/>
            <w:szCs w:val="24"/>
          </w:rPr>
          <w:tab/>
        </w:r>
        <w:r w:rsidR="00995FC3">
          <w:rPr>
            <w:sz w:val="24"/>
            <w:szCs w:val="24"/>
          </w:rPr>
          <w:t>t</w:t>
        </w:r>
        <w:r w:rsidRPr="00210387">
          <w:rPr>
            <w:sz w:val="24"/>
            <w:szCs w:val="24"/>
          </w:rPr>
          <w:t>he balance of the construction work in progress for eligible facilities as of the end of the year immediately preceding the January 1 effective date.</w:t>
        </w:r>
      </w:ins>
    </w:p>
    <w:p w14:paraId="61B80055" w14:textId="1C1747AC" w:rsidR="00210387" w:rsidRPr="00210387" w:rsidRDefault="00210387" w:rsidP="00210387">
      <w:pPr>
        <w:pStyle w:val="upar1"/>
        <w:ind w:left="720" w:hanging="720"/>
        <w:rPr>
          <w:ins w:id="1105" w:author="Author"/>
          <w:sz w:val="24"/>
          <w:szCs w:val="24"/>
        </w:rPr>
      </w:pPr>
      <w:ins w:id="1106" w:author="Author">
        <w:r w:rsidRPr="00210387">
          <w:rPr>
            <w:sz w:val="24"/>
            <w:szCs w:val="24"/>
          </w:rPr>
          <w:t>(d)</w:t>
        </w:r>
        <w:r w:rsidRPr="00210387">
          <w:rPr>
            <w:sz w:val="24"/>
            <w:szCs w:val="24"/>
          </w:rPr>
          <w:tab/>
          <w:t>The TCA may be reduced prior to January 1 to the extent that the prudently incurred costs being recovered through the TCA have been included in the utility’s base rates.</w:t>
        </w:r>
      </w:ins>
    </w:p>
    <w:p w14:paraId="79A287A3" w14:textId="77777777" w:rsidR="004A34F9" w:rsidRPr="004A34F9" w:rsidRDefault="004A34F9" w:rsidP="004A34F9">
      <w:pPr>
        <w:pStyle w:val="Title1"/>
        <w:rPr>
          <w:ins w:id="1107" w:author="Author"/>
          <w:sz w:val="24"/>
          <w:szCs w:val="24"/>
        </w:rPr>
      </w:pPr>
      <w:ins w:id="1108" w:author="Author">
        <w:r w:rsidRPr="004A34F9">
          <w:rPr>
            <w:sz w:val="24"/>
            <w:szCs w:val="24"/>
          </w:rPr>
          <w:t>3873. – 3874.  [Reserved].</w:t>
        </w:r>
      </w:ins>
    </w:p>
    <w:p w14:paraId="1FB56423" w14:textId="77777777" w:rsidR="004A34F9" w:rsidRPr="00C37835" w:rsidRDefault="004A34F9" w:rsidP="004A34F9">
      <w:pPr>
        <w:pStyle w:val="upar1"/>
        <w:jc w:val="center"/>
        <w:rPr>
          <w:sz w:val="24"/>
          <w:szCs w:val="24"/>
        </w:rPr>
      </w:pPr>
      <w:r w:rsidRPr="00C37835">
        <w:rPr>
          <w:sz w:val="24"/>
          <w:szCs w:val="24"/>
        </w:rPr>
        <w:t>*           *           *           *</w:t>
      </w:r>
    </w:p>
    <w:p w14:paraId="0CCF61EB" w14:textId="77777777" w:rsidR="004A34F9" w:rsidRPr="00C37835" w:rsidRDefault="004A34F9" w:rsidP="004A34F9">
      <w:pPr>
        <w:pStyle w:val="upar1"/>
        <w:jc w:val="center"/>
        <w:rPr>
          <w:sz w:val="24"/>
          <w:szCs w:val="24"/>
        </w:rPr>
      </w:pPr>
      <w:r w:rsidRPr="00C37835">
        <w:rPr>
          <w:sz w:val="24"/>
          <w:szCs w:val="24"/>
        </w:rPr>
        <w:t>[</w:t>
      </w:r>
      <w:r w:rsidRPr="00C37835">
        <w:rPr>
          <w:spacing w:val="-1"/>
          <w:sz w:val="24"/>
          <w:szCs w:val="24"/>
        </w:rPr>
        <w:t>i</w:t>
      </w:r>
      <w:r w:rsidRPr="00C37835">
        <w:rPr>
          <w:sz w:val="24"/>
          <w:szCs w:val="24"/>
        </w:rPr>
        <w:t>n</w:t>
      </w:r>
      <w:r w:rsidRPr="00C37835">
        <w:rPr>
          <w:spacing w:val="2"/>
          <w:sz w:val="24"/>
          <w:szCs w:val="24"/>
        </w:rPr>
        <w:t>d</w:t>
      </w:r>
      <w:r w:rsidRPr="00C37835">
        <w:rPr>
          <w:spacing w:val="-1"/>
          <w:sz w:val="24"/>
          <w:szCs w:val="24"/>
        </w:rPr>
        <w:t>i</w:t>
      </w:r>
      <w:r w:rsidRPr="00C37835">
        <w:rPr>
          <w:spacing w:val="1"/>
          <w:sz w:val="24"/>
          <w:szCs w:val="24"/>
        </w:rPr>
        <w:t>c</w:t>
      </w:r>
      <w:r w:rsidRPr="00C37835">
        <w:rPr>
          <w:sz w:val="24"/>
          <w:szCs w:val="24"/>
        </w:rPr>
        <w:t>ates</w:t>
      </w:r>
      <w:r w:rsidRPr="00C37835">
        <w:rPr>
          <w:spacing w:val="-5"/>
          <w:sz w:val="24"/>
          <w:szCs w:val="24"/>
        </w:rPr>
        <w:t> </w:t>
      </w:r>
      <w:r w:rsidRPr="00C37835">
        <w:rPr>
          <w:sz w:val="24"/>
          <w:szCs w:val="24"/>
        </w:rPr>
        <w:t>o</w:t>
      </w:r>
      <w:r w:rsidRPr="00C37835">
        <w:rPr>
          <w:spacing w:val="4"/>
          <w:sz w:val="24"/>
          <w:szCs w:val="24"/>
        </w:rPr>
        <w:t>m</w:t>
      </w:r>
      <w:r w:rsidRPr="00C37835">
        <w:rPr>
          <w:spacing w:val="-1"/>
          <w:sz w:val="24"/>
          <w:szCs w:val="24"/>
        </w:rPr>
        <w:t>i</w:t>
      </w:r>
      <w:r w:rsidRPr="00C37835">
        <w:rPr>
          <w:spacing w:val="1"/>
          <w:sz w:val="24"/>
          <w:szCs w:val="24"/>
        </w:rPr>
        <w:t>ss</w:t>
      </w:r>
      <w:r w:rsidRPr="00C37835">
        <w:rPr>
          <w:spacing w:val="-1"/>
          <w:sz w:val="24"/>
          <w:szCs w:val="24"/>
        </w:rPr>
        <w:t>i</w:t>
      </w:r>
      <w:r w:rsidRPr="00C37835">
        <w:rPr>
          <w:sz w:val="24"/>
          <w:szCs w:val="24"/>
        </w:rPr>
        <w:t>on</w:t>
      </w:r>
      <w:r w:rsidRPr="00C37835">
        <w:rPr>
          <w:spacing w:val="-9"/>
          <w:sz w:val="24"/>
          <w:szCs w:val="24"/>
        </w:rPr>
        <w:t> </w:t>
      </w:r>
      <w:r w:rsidRPr="00C37835">
        <w:rPr>
          <w:sz w:val="24"/>
          <w:szCs w:val="24"/>
        </w:rPr>
        <w:t>of una</w:t>
      </w:r>
      <w:r w:rsidRPr="00C37835">
        <w:rPr>
          <w:spacing w:val="2"/>
          <w:sz w:val="24"/>
          <w:szCs w:val="24"/>
        </w:rPr>
        <w:t>f</w:t>
      </w:r>
      <w:r w:rsidRPr="00C37835">
        <w:rPr>
          <w:sz w:val="24"/>
          <w:szCs w:val="24"/>
        </w:rPr>
        <w:t>fe</w:t>
      </w:r>
      <w:r w:rsidRPr="00C37835">
        <w:rPr>
          <w:spacing w:val="1"/>
          <w:sz w:val="24"/>
          <w:szCs w:val="24"/>
        </w:rPr>
        <w:t>c</w:t>
      </w:r>
      <w:r w:rsidRPr="00C37835">
        <w:rPr>
          <w:sz w:val="24"/>
          <w:szCs w:val="24"/>
        </w:rPr>
        <w:t>ted</w:t>
      </w:r>
      <w:r w:rsidRPr="00C37835">
        <w:rPr>
          <w:spacing w:val="-10"/>
          <w:sz w:val="24"/>
          <w:szCs w:val="24"/>
        </w:rPr>
        <w:t> </w:t>
      </w:r>
      <w:r w:rsidRPr="00C37835">
        <w:rPr>
          <w:spacing w:val="1"/>
          <w:sz w:val="24"/>
          <w:szCs w:val="24"/>
        </w:rPr>
        <w:t>r</w:t>
      </w:r>
      <w:r w:rsidRPr="00C37835">
        <w:rPr>
          <w:spacing w:val="2"/>
          <w:sz w:val="24"/>
          <w:szCs w:val="24"/>
        </w:rPr>
        <w:t>u</w:t>
      </w:r>
      <w:r w:rsidRPr="00C37835">
        <w:rPr>
          <w:spacing w:val="-1"/>
          <w:sz w:val="24"/>
          <w:szCs w:val="24"/>
        </w:rPr>
        <w:t>l</w:t>
      </w:r>
      <w:r w:rsidRPr="00C37835">
        <w:rPr>
          <w:sz w:val="24"/>
          <w:szCs w:val="24"/>
        </w:rPr>
        <w:t>e</w:t>
      </w:r>
      <w:r w:rsidRPr="00C37835">
        <w:rPr>
          <w:spacing w:val="1"/>
          <w:sz w:val="24"/>
          <w:szCs w:val="24"/>
        </w:rPr>
        <w:t>s</w:t>
      </w:r>
      <w:r w:rsidRPr="00C37835">
        <w:rPr>
          <w:sz w:val="24"/>
          <w:szCs w:val="24"/>
        </w:rPr>
        <w:t>]</w:t>
      </w:r>
    </w:p>
    <w:p w14:paraId="1F1ADD28" w14:textId="56683F64" w:rsidR="00445A0F" w:rsidRPr="00B15548" w:rsidRDefault="00DD273F" w:rsidP="00DD273F">
      <w:pPr>
        <w:pStyle w:val="Title3NotWithNext"/>
        <w:rPr>
          <w:sz w:val="24"/>
          <w:szCs w:val="24"/>
        </w:rPr>
      </w:pPr>
      <w:bookmarkStart w:id="1109" w:name="_Toc534883556"/>
      <w:bookmarkStart w:id="1110" w:name="_Toc218838512"/>
      <w:r w:rsidRPr="00B15548">
        <w:rPr>
          <w:sz w:val="24"/>
          <w:szCs w:val="24"/>
        </w:rPr>
        <w:t xml:space="preserve">3884. – </w:t>
      </w:r>
      <w:del w:id="1111" w:author="Author">
        <w:r w:rsidRPr="00B15548" w:rsidDel="004A34F9">
          <w:rPr>
            <w:sz w:val="24"/>
            <w:szCs w:val="24"/>
          </w:rPr>
          <w:delText>3899</w:delText>
        </w:r>
      </w:del>
      <w:ins w:id="1112" w:author="Author">
        <w:r w:rsidR="004A34F9">
          <w:rPr>
            <w:sz w:val="24"/>
            <w:szCs w:val="24"/>
          </w:rPr>
          <w:t>3889</w:t>
        </w:r>
      </w:ins>
      <w:r w:rsidRPr="00B15548">
        <w:rPr>
          <w:sz w:val="24"/>
          <w:szCs w:val="24"/>
        </w:rPr>
        <w:t>.</w:t>
      </w:r>
      <w:r w:rsidRPr="00B15548">
        <w:rPr>
          <w:sz w:val="24"/>
          <w:szCs w:val="24"/>
        </w:rPr>
        <w:tab/>
        <w:t>[Reserved].</w:t>
      </w:r>
      <w:bookmarkEnd w:id="1109"/>
      <w:bookmarkEnd w:id="1110"/>
    </w:p>
    <w:p w14:paraId="0BC172AD" w14:textId="77777777" w:rsidR="004A34F9" w:rsidRPr="00BC3B2C" w:rsidRDefault="004A34F9" w:rsidP="00BC3B2C">
      <w:pPr>
        <w:pStyle w:val="Heading2"/>
        <w:rPr>
          <w:ins w:id="1113" w:author="Author"/>
          <w:i w:val="0"/>
          <w:iCs w:val="0"/>
          <w:sz w:val="24"/>
          <w:szCs w:val="24"/>
        </w:rPr>
      </w:pPr>
      <w:bookmarkStart w:id="1114" w:name="_Toc102292958"/>
      <w:bookmarkStart w:id="1115" w:name="_Toc145838644"/>
      <w:bookmarkStart w:id="1116" w:name="_Toc295480079"/>
      <w:bookmarkStart w:id="1117" w:name="_Toc444850564"/>
      <w:bookmarkStart w:id="1118" w:name="_Toc218838513"/>
      <w:bookmarkStart w:id="1119" w:name="_Toc9311194"/>
      <w:ins w:id="1120" w:author="Author">
        <w:r w:rsidRPr="00BC3B2C">
          <w:rPr>
            <w:i w:val="0"/>
            <w:iCs w:val="0"/>
            <w:sz w:val="24"/>
            <w:szCs w:val="24"/>
          </w:rPr>
          <w:lastRenderedPageBreak/>
          <w:t>TRANSMISSION SYSTEM OPTIMIZATION</w:t>
        </w:r>
      </w:ins>
    </w:p>
    <w:p w14:paraId="17591FFB" w14:textId="77777777" w:rsidR="004A34F9" w:rsidRPr="004A34F9" w:rsidRDefault="004A34F9" w:rsidP="004A34F9">
      <w:pPr>
        <w:pStyle w:val="Title3"/>
        <w:rPr>
          <w:ins w:id="1121" w:author="Author"/>
          <w:sz w:val="24"/>
          <w:szCs w:val="24"/>
        </w:rPr>
      </w:pPr>
      <w:ins w:id="1122" w:author="Author">
        <w:r w:rsidRPr="004A34F9">
          <w:rPr>
            <w:sz w:val="24"/>
            <w:szCs w:val="24"/>
          </w:rPr>
          <w:t xml:space="preserve">3890. </w:t>
        </w:r>
        <w:r w:rsidRPr="004A34F9">
          <w:rPr>
            <w:sz w:val="24"/>
            <w:szCs w:val="24"/>
          </w:rPr>
          <w:tab/>
          <w:t>Applicability.</w:t>
        </w:r>
      </w:ins>
    </w:p>
    <w:p w14:paraId="512C9E73" w14:textId="77777777" w:rsidR="004A34F9" w:rsidRPr="004A34F9" w:rsidRDefault="004A34F9" w:rsidP="004A34F9">
      <w:pPr>
        <w:pStyle w:val="upar1"/>
        <w:rPr>
          <w:ins w:id="1123" w:author="Author"/>
          <w:sz w:val="24"/>
          <w:szCs w:val="24"/>
        </w:rPr>
      </w:pPr>
      <w:ins w:id="1124" w:author="Author">
        <w:r w:rsidRPr="004A34F9">
          <w:rPr>
            <w:sz w:val="24"/>
            <w:szCs w:val="24"/>
          </w:rPr>
          <w:t>This rule shall apply to all jurisdictional electric utilities in the state of Colorado that are subject to the Commission's regulatory authority.</w:t>
        </w:r>
      </w:ins>
    </w:p>
    <w:p w14:paraId="37C77972" w14:textId="77777777" w:rsidR="004A34F9" w:rsidRPr="004A34F9" w:rsidRDefault="004A34F9" w:rsidP="004A34F9">
      <w:pPr>
        <w:pStyle w:val="Title3"/>
        <w:rPr>
          <w:ins w:id="1125" w:author="Author"/>
          <w:sz w:val="24"/>
          <w:szCs w:val="24"/>
        </w:rPr>
      </w:pPr>
      <w:ins w:id="1126" w:author="Author">
        <w:r w:rsidRPr="004A34F9">
          <w:rPr>
            <w:sz w:val="24"/>
            <w:szCs w:val="24"/>
          </w:rPr>
          <w:t>3891.</w:t>
        </w:r>
        <w:r w:rsidRPr="004A34F9">
          <w:rPr>
            <w:sz w:val="24"/>
            <w:szCs w:val="24"/>
          </w:rPr>
          <w:tab/>
          <w:t>Overview and Purpose.</w:t>
        </w:r>
      </w:ins>
    </w:p>
    <w:p w14:paraId="7A8AD1D1" w14:textId="77777777" w:rsidR="004A34F9" w:rsidRPr="004A34F9" w:rsidRDefault="004A34F9" w:rsidP="004A34F9">
      <w:pPr>
        <w:pStyle w:val="upar1"/>
        <w:rPr>
          <w:ins w:id="1127" w:author="Author"/>
          <w:sz w:val="24"/>
          <w:szCs w:val="24"/>
        </w:rPr>
      </w:pPr>
      <w:ins w:id="1128" w:author="Author">
        <w:r w:rsidRPr="004A34F9">
          <w:rPr>
            <w:sz w:val="24"/>
            <w:szCs w:val="24"/>
          </w:rPr>
          <w:t>The purpose of these rules is to periodically study the potential for cost-effective improvements to the design or operation of utility transmission assets that could reduce operational costs and to prioritize and implement identified optimization opportunities over time, in parallel with utility transmission investments needed for other purposes.</w:t>
        </w:r>
      </w:ins>
    </w:p>
    <w:p w14:paraId="3AA0431A" w14:textId="77777777" w:rsidR="004A34F9" w:rsidRPr="004A34F9" w:rsidRDefault="004A34F9" w:rsidP="004A34F9">
      <w:pPr>
        <w:pStyle w:val="Title3"/>
        <w:rPr>
          <w:ins w:id="1129" w:author="Author"/>
          <w:sz w:val="24"/>
          <w:szCs w:val="24"/>
        </w:rPr>
      </w:pPr>
      <w:bookmarkStart w:id="1130" w:name="_Hlk182242109"/>
      <w:ins w:id="1131" w:author="Author">
        <w:r w:rsidRPr="004A34F9">
          <w:rPr>
            <w:sz w:val="24"/>
            <w:szCs w:val="24"/>
          </w:rPr>
          <w:t xml:space="preserve">3892. </w:t>
        </w:r>
        <w:r w:rsidRPr="004A34F9">
          <w:rPr>
            <w:sz w:val="24"/>
            <w:szCs w:val="24"/>
          </w:rPr>
          <w:tab/>
          <w:t>Economic Potential Study.</w:t>
        </w:r>
      </w:ins>
    </w:p>
    <w:p w14:paraId="313AFFCF" w14:textId="4703C4CD" w:rsidR="004A34F9" w:rsidRPr="004A34F9" w:rsidRDefault="004A34F9" w:rsidP="004A34F9">
      <w:pPr>
        <w:pStyle w:val="par1"/>
        <w:rPr>
          <w:ins w:id="1132" w:author="Author"/>
          <w:sz w:val="24"/>
        </w:rPr>
      </w:pPr>
      <w:ins w:id="1133" w:author="Author">
        <w:r w:rsidRPr="004A34F9">
          <w:rPr>
            <w:sz w:val="24"/>
          </w:rPr>
          <w:t>(a)</w:t>
        </w:r>
        <w:r w:rsidRPr="004A34F9">
          <w:rPr>
            <w:sz w:val="24"/>
          </w:rPr>
          <w:tab/>
          <w:t xml:space="preserve">Beginning in 2027 and no less frequently than every </w:t>
        </w:r>
        <w:r w:rsidR="0031013D">
          <w:rPr>
            <w:sz w:val="24"/>
          </w:rPr>
          <w:t>five</w:t>
        </w:r>
        <w:r w:rsidRPr="004A34F9">
          <w:rPr>
            <w:sz w:val="24"/>
          </w:rPr>
          <w:t xml:space="preserve"> years, all utilities to which these rules apply shall collaborate with Commission staff to develop a scope of work, select a contractor, and commission a joint Economic Potential Study to investigate the potential for economically efficient application of Advanced Transmission Technologies in the planning and operation of each utility’s transmission system for all assets operating at or above 69 kV.</w:t>
        </w:r>
      </w:ins>
    </w:p>
    <w:p w14:paraId="3F7466FD" w14:textId="2C206916" w:rsidR="004A34F9" w:rsidRPr="004A34F9" w:rsidRDefault="004A34F9" w:rsidP="004A34F9">
      <w:pPr>
        <w:pStyle w:val="par1"/>
        <w:ind w:left="1440"/>
        <w:rPr>
          <w:ins w:id="1134" w:author="Author"/>
          <w:sz w:val="24"/>
        </w:rPr>
      </w:pPr>
      <w:ins w:id="1135" w:author="Author">
        <w:r w:rsidRPr="004A34F9">
          <w:rPr>
            <w:sz w:val="24"/>
          </w:rPr>
          <w:t>(I)</w:t>
        </w:r>
        <w:r w:rsidRPr="004A34F9">
          <w:rPr>
            <w:sz w:val="24"/>
          </w:rPr>
          <w:tab/>
          <w:t>Other transmission-owning entities within the state shall be notified of the upcoming study and be given the opportunity to participate in it</w:t>
        </w:r>
        <w:r w:rsidR="0031013D">
          <w:rPr>
            <w:sz w:val="24"/>
          </w:rPr>
          <w:t>.</w:t>
        </w:r>
      </w:ins>
    </w:p>
    <w:p w14:paraId="6F9FD9FD" w14:textId="1935317F" w:rsidR="004A34F9" w:rsidRPr="004A34F9" w:rsidRDefault="004A34F9" w:rsidP="004A34F9">
      <w:pPr>
        <w:pStyle w:val="par1"/>
        <w:ind w:left="1440"/>
        <w:rPr>
          <w:ins w:id="1136" w:author="Author"/>
          <w:sz w:val="24"/>
        </w:rPr>
      </w:pPr>
      <w:ins w:id="1137" w:author="Author">
        <w:r w:rsidRPr="004A34F9">
          <w:rPr>
            <w:sz w:val="24"/>
          </w:rPr>
          <w:t>(II)</w:t>
        </w:r>
        <w:r w:rsidRPr="004A34F9">
          <w:rPr>
            <w:sz w:val="24"/>
          </w:rPr>
          <w:tab/>
          <w:t>All study participants shall contribute to the funding necessary to complete the study, with cost sharing to be determined by study participants in an equitable manner</w:t>
        </w:r>
        <w:r w:rsidR="0031013D">
          <w:rPr>
            <w:sz w:val="24"/>
          </w:rPr>
          <w:t>.</w:t>
        </w:r>
      </w:ins>
    </w:p>
    <w:p w14:paraId="627AB632" w14:textId="128BFD29" w:rsidR="004A34F9" w:rsidRPr="004A34F9" w:rsidRDefault="004A34F9" w:rsidP="004A34F9">
      <w:pPr>
        <w:pStyle w:val="par1"/>
        <w:ind w:left="1440"/>
        <w:rPr>
          <w:ins w:id="1138" w:author="Author"/>
          <w:sz w:val="24"/>
        </w:rPr>
      </w:pPr>
      <w:ins w:id="1139" w:author="Author">
        <w:r w:rsidRPr="004A34F9">
          <w:rPr>
            <w:sz w:val="24"/>
          </w:rPr>
          <w:t>(III)</w:t>
        </w:r>
        <w:r w:rsidRPr="004A34F9">
          <w:rPr>
            <w:sz w:val="24"/>
          </w:rPr>
          <w:tab/>
          <w:t>Prior to finalizing the scope of work, each utility shall notify all stakeholders participating in the most recently completed Transmission System Plan proceeding of the draft scope of work and provide a period of no less than 30 days during which stakeholders may provide comments on the workplan</w:t>
        </w:r>
        <w:r w:rsidR="0031013D">
          <w:rPr>
            <w:sz w:val="24"/>
          </w:rPr>
          <w:t>.</w:t>
        </w:r>
      </w:ins>
    </w:p>
    <w:p w14:paraId="18AC7C99" w14:textId="0342B0B9" w:rsidR="004A34F9" w:rsidRPr="004A34F9" w:rsidRDefault="004A34F9" w:rsidP="004A34F9">
      <w:pPr>
        <w:pStyle w:val="par1"/>
        <w:rPr>
          <w:ins w:id="1140" w:author="Author"/>
          <w:sz w:val="24"/>
        </w:rPr>
      </w:pPr>
      <w:ins w:id="1141" w:author="Author">
        <w:r w:rsidRPr="004A34F9">
          <w:rPr>
            <w:sz w:val="24"/>
          </w:rPr>
          <w:t>(b)</w:t>
        </w:r>
        <w:r w:rsidRPr="004A34F9">
          <w:rPr>
            <w:sz w:val="24"/>
          </w:rPr>
          <w:tab/>
          <w:t>The Economic Potential Study shall evaluate the following technologies at minimum:</w:t>
        </w:r>
      </w:ins>
    </w:p>
    <w:bookmarkEnd w:id="1130"/>
    <w:p w14:paraId="2C34CAA8" w14:textId="23DDC4C8" w:rsidR="004A34F9" w:rsidRPr="00AF2F1F" w:rsidRDefault="004A34F9" w:rsidP="00AF2F1F">
      <w:pPr>
        <w:pStyle w:val="par2"/>
        <w:rPr>
          <w:ins w:id="1142" w:author="Author"/>
          <w:sz w:val="24"/>
        </w:rPr>
      </w:pPr>
      <w:ins w:id="1143" w:author="Author">
        <w:r w:rsidRPr="00AF2F1F">
          <w:rPr>
            <w:sz w:val="24"/>
          </w:rPr>
          <w:t>(I)</w:t>
        </w:r>
        <w:r w:rsidRPr="00AF2F1F">
          <w:rPr>
            <w:sz w:val="24"/>
          </w:rPr>
          <w:tab/>
          <w:t xml:space="preserve">Dynamic </w:t>
        </w:r>
        <w:r w:rsidR="00CC2D7A">
          <w:rPr>
            <w:sz w:val="24"/>
          </w:rPr>
          <w:t>L</w:t>
        </w:r>
        <w:r w:rsidRPr="00AF2F1F">
          <w:rPr>
            <w:sz w:val="24"/>
          </w:rPr>
          <w:t xml:space="preserve">ine </w:t>
        </w:r>
        <w:r w:rsidR="00CC2D7A">
          <w:rPr>
            <w:sz w:val="24"/>
          </w:rPr>
          <w:t>R</w:t>
        </w:r>
        <w:r w:rsidRPr="00AF2F1F">
          <w:rPr>
            <w:sz w:val="24"/>
          </w:rPr>
          <w:t>ating (“DLR</w:t>
        </w:r>
        <w:r w:rsidR="00AF2F1F">
          <w:rPr>
            <w:sz w:val="24"/>
          </w:rPr>
          <w:t>”</w:t>
        </w:r>
        <w:r w:rsidRPr="00AF2F1F">
          <w:rPr>
            <w:sz w:val="24"/>
          </w:rPr>
          <w:t>)</w:t>
        </w:r>
        <w:r w:rsidR="00AF2F1F">
          <w:rPr>
            <w:sz w:val="24"/>
          </w:rPr>
          <w:t>;</w:t>
        </w:r>
      </w:ins>
    </w:p>
    <w:p w14:paraId="004F570B" w14:textId="79051B7D" w:rsidR="004A34F9" w:rsidRPr="00AF2F1F" w:rsidRDefault="004A34F9" w:rsidP="00AF2F1F">
      <w:pPr>
        <w:pStyle w:val="par2"/>
        <w:rPr>
          <w:ins w:id="1144" w:author="Author"/>
          <w:sz w:val="24"/>
        </w:rPr>
      </w:pPr>
      <w:ins w:id="1145" w:author="Author">
        <w:r w:rsidRPr="00AF2F1F">
          <w:rPr>
            <w:sz w:val="24"/>
          </w:rPr>
          <w:t>(II)</w:t>
        </w:r>
        <w:r w:rsidRPr="00AF2F1F">
          <w:rPr>
            <w:sz w:val="24"/>
          </w:rPr>
          <w:tab/>
          <w:t xml:space="preserve">Power </w:t>
        </w:r>
        <w:r w:rsidR="00CC2D7A">
          <w:rPr>
            <w:sz w:val="24"/>
          </w:rPr>
          <w:t>F</w:t>
        </w:r>
        <w:r w:rsidRPr="00AF2F1F">
          <w:rPr>
            <w:sz w:val="24"/>
          </w:rPr>
          <w:t xml:space="preserve">low </w:t>
        </w:r>
        <w:r w:rsidR="00CC2D7A">
          <w:rPr>
            <w:sz w:val="24"/>
          </w:rPr>
          <w:t>C</w:t>
        </w:r>
        <w:r w:rsidRPr="00AF2F1F">
          <w:rPr>
            <w:sz w:val="24"/>
          </w:rPr>
          <w:t xml:space="preserve">ontrol </w:t>
        </w:r>
        <w:r w:rsidR="00CC2D7A">
          <w:rPr>
            <w:sz w:val="24"/>
          </w:rPr>
          <w:t>D</w:t>
        </w:r>
        <w:r w:rsidRPr="00AF2F1F">
          <w:rPr>
            <w:sz w:val="24"/>
          </w:rPr>
          <w:t>evices (“PFC”)</w:t>
        </w:r>
        <w:r w:rsidR="00AF2F1F">
          <w:rPr>
            <w:sz w:val="24"/>
          </w:rPr>
          <w:t>;</w:t>
        </w:r>
      </w:ins>
    </w:p>
    <w:p w14:paraId="7ECAE376" w14:textId="00A8F2DA" w:rsidR="004A34F9" w:rsidRPr="00AF2F1F" w:rsidRDefault="004A34F9" w:rsidP="00AF2F1F">
      <w:pPr>
        <w:pStyle w:val="par2"/>
        <w:rPr>
          <w:ins w:id="1146" w:author="Author"/>
          <w:sz w:val="24"/>
        </w:rPr>
      </w:pPr>
      <w:ins w:id="1147" w:author="Author">
        <w:r w:rsidRPr="00AF2F1F">
          <w:rPr>
            <w:sz w:val="24"/>
          </w:rPr>
          <w:lastRenderedPageBreak/>
          <w:t>(III)</w:t>
        </w:r>
        <w:r w:rsidRPr="00AF2F1F">
          <w:rPr>
            <w:sz w:val="24"/>
          </w:rPr>
          <w:tab/>
          <w:t xml:space="preserve">Topology </w:t>
        </w:r>
        <w:r w:rsidR="00CC2D7A">
          <w:rPr>
            <w:sz w:val="24"/>
          </w:rPr>
          <w:t>O</w:t>
        </w:r>
        <w:r w:rsidRPr="00AF2F1F">
          <w:rPr>
            <w:sz w:val="24"/>
          </w:rPr>
          <w:t>ptimization (“TO”)</w:t>
        </w:r>
        <w:r w:rsidR="00AF2F1F">
          <w:rPr>
            <w:sz w:val="24"/>
          </w:rPr>
          <w:t>;</w:t>
        </w:r>
      </w:ins>
    </w:p>
    <w:p w14:paraId="488514FD" w14:textId="48A159F6" w:rsidR="004A34F9" w:rsidRPr="00AF2F1F" w:rsidRDefault="004A34F9" w:rsidP="00AF2F1F">
      <w:pPr>
        <w:pStyle w:val="par2"/>
        <w:rPr>
          <w:ins w:id="1148" w:author="Author"/>
          <w:sz w:val="24"/>
        </w:rPr>
      </w:pPr>
      <w:ins w:id="1149" w:author="Author">
        <w:r w:rsidRPr="00AF2F1F">
          <w:rPr>
            <w:sz w:val="24"/>
          </w:rPr>
          <w:t>(IV)</w:t>
        </w:r>
        <w:r w:rsidRPr="00AF2F1F">
          <w:rPr>
            <w:sz w:val="24"/>
          </w:rPr>
          <w:tab/>
        </w:r>
        <w:r w:rsidR="00CC2D7A">
          <w:rPr>
            <w:sz w:val="24"/>
          </w:rPr>
          <w:t>a</w:t>
        </w:r>
        <w:r w:rsidRPr="00AF2F1F">
          <w:rPr>
            <w:sz w:val="24"/>
          </w:rPr>
          <w:t>dvanced conductors</w:t>
        </w:r>
        <w:r w:rsidR="00AF2F1F">
          <w:rPr>
            <w:sz w:val="24"/>
          </w:rPr>
          <w:t>;</w:t>
        </w:r>
      </w:ins>
    </w:p>
    <w:p w14:paraId="3482FE29" w14:textId="7B864A2A" w:rsidR="004A34F9" w:rsidRPr="00AF2F1F" w:rsidRDefault="004A34F9" w:rsidP="00AF2F1F">
      <w:pPr>
        <w:pStyle w:val="par2"/>
        <w:rPr>
          <w:ins w:id="1150" w:author="Author"/>
          <w:sz w:val="24"/>
        </w:rPr>
      </w:pPr>
      <w:ins w:id="1151" w:author="Author">
        <w:r w:rsidRPr="00AF2F1F">
          <w:rPr>
            <w:sz w:val="24"/>
          </w:rPr>
          <w:t>(V)</w:t>
        </w:r>
        <w:r w:rsidRPr="00AF2F1F">
          <w:rPr>
            <w:sz w:val="24"/>
          </w:rPr>
          <w:tab/>
          <w:t xml:space="preserve">High </w:t>
        </w:r>
        <w:r w:rsidR="00CC2D7A">
          <w:rPr>
            <w:sz w:val="24"/>
          </w:rPr>
          <w:t>S</w:t>
        </w:r>
        <w:r w:rsidRPr="00AF2F1F">
          <w:rPr>
            <w:sz w:val="24"/>
          </w:rPr>
          <w:t xml:space="preserve">urge </w:t>
        </w:r>
        <w:r w:rsidR="00CC2D7A">
          <w:rPr>
            <w:sz w:val="24"/>
          </w:rPr>
          <w:t>I</w:t>
        </w:r>
        <w:r w:rsidRPr="00AF2F1F">
          <w:rPr>
            <w:sz w:val="24"/>
          </w:rPr>
          <w:t xml:space="preserve">mpedance </w:t>
        </w:r>
        <w:r w:rsidR="00CC2D7A">
          <w:rPr>
            <w:sz w:val="24"/>
          </w:rPr>
          <w:t>L</w:t>
        </w:r>
        <w:r w:rsidRPr="00AF2F1F">
          <w:rPr>
            <w:sz w:val="24"/>
          </w:rPr>
          <w:t>oading (“HSIL”)</w:t>
        </w:r>
        <w:r w:rsidR="00AF2F1F">
          <w:rPr>
            <w:sz w:val="24"/>
          </w:rPr>
          <w:t>;</w:t>
        </w:r>
      </w:ins>
    </w:p>
    <w:p w14:paraId="205D32FA" w14:textId="0DDD5FE0" w:rsidR="004A34F9" w:rsidRPr="00AF2F1F" w:rsidRDefault="004A34F9" w:rsidP="00AF2F1F">
      <w:pPr>
        <w:pStyle w:val="par2"/>
        <w:rPr>
          <w:ins w:id="1152" w:author="Author"/>
          <w:sz w:val="24"/>
        </w:rPr>
      </w:pPr>
      <w:ins w:id="1153" w:author="Author">
        <w:r w:rsidRPr="00AF2F1F">
          <w:rPr>
            <w:sz w:val="24"/>
          </w:rPr>
          <w:t>(VI)</w:t>
        </w:r>
        <w:r w:rsidRPr="00AF2F1F">
          <w:rPr>
            <w:sz w:val="24"/>
          </w:rPr>
          <w:tab/>
        </w:r>
        <w:r w:rsidR="00CC2D7A">
          <w:rPr>
            <w:sz w:val="24"/>
          </w:rPr>
          <w:t>e</w:t>
        </w:r>
        <w:r w:rsidRPr="00AF2F1F">
          <w:rPr>
            <w:sz w:val="24"/>
          </w:rPr>
          <w:t>nergy storage</w:t>
        </w:r>
        <w:r w:rsidR="00AF2F1F">
          <w:rPr>
            <w:sz w:val="24"/>
          </w:rPr>
          <w:t>; and</w:t>
        </w:r>
      </w:ins>
    </w:p>
    <w:p w14:paraId="3279709F" w14:textId="781DD93A" w:rsidR="004A34F9" w:rsidRPr="00AF2F1F" w:rsidRDefault="004A34F9" w:rsidP="00AF2F1F">
      <w:pPr>
        <w:pStyle w:val="par2"/>
        <w:rPr>
          <w:ins w:id="1154" w:author="Author"/>
          <w:sz w:val="24"/>
        </w:rPr>
      </w:pPr>
      <w:ins w:id="1155" w:author="Author">
        <w:r w:rsidRPr="00AF2F1F">
          <w:rPr>
            <w:sz w:val="24"/>
          </w:rPr>
          <w:t>(VII)</w:t>
        </w:r>
        <w:r w:rsidRPr="00AF2F1F">
          <w:rPr>
            <w:sz w:val="24"/>
          </w:rPr>
          <w:tab/>
        </w:r>
        <w:r w:rsidR="00CC2D7A">
          <w:rPr>
            <w:sz w:val="24"/>
          </w:rPr>
          <w:t>o</w:t>
        </w:r>
        <w:r w:rsidRPr="00AF2F1F">
          <w:rPr>
            <w:sz w:val="24"/>
          </w:rPr>
          <w:t>ther newly commercialized technologies not listed capable of increasing the capacity, utilization, reliability or operational efficiency of one or more transmission assets.</w:t>
        </w:r>
      </w:ins>
    </w:p>
    <w:p w14:paraId="77E24865" w14:textId="2B0BEBD4" w:rsidR="004A34F9" w:rsidRPr="004A34F9" w:rsidRDefault="004A34F9" w:rsidP="004A34F9">
      <w:pPr>
        <w:pStyle w:val="par1"/>
        <w:rPr>
          <w:ins w:id="1156" w:author="Author"/>
          <w:sz w:val="24"/>
        </w:rPr>
      </w:pPr>
      <w:ins w:id="1157" w:author="Author">
        <w:r w:rsidRPr="004A34F9">
          <w:rPr>
            <w:sz w:val="24"/>
          </w:rPr>
          <w:t>(c)</w:t>
        </w:r>
        <w:r w:rsidRPr="004A34F9">
          <w:rPr>
            <w:sz w:val="24"/>
          </w:rPr>
          <w:tab/>
          <w:t>The Economic Potential Study shall be designed to estimate the economically advantageous application of each evaluated technology and to provide an approximation of the net benefits achievable in appropriate applications for each service area under both system intact and relevant contingency conditions.</w:t>
        </w:r>
      </w:ins>
    </w:p>
    <w:p w14:paraId="3F003337" w14:textId="7A53AD48" w:rsidR="004A34F9" w:rsidRPr="004A34F9" w:rsidRDefault="004A34F9" w:rsidP="004A34F9">
      <w:pPr>
        <w:pStyle w:val="par1"/>
        <w:rPr>
          <w:ins w:id="1158" w:author="Author"/>
          <w:sz w:val="24"/>
        </w:rPr>
      </w:pPr>
      <w:ins w:id="1159" w:author="Author">
        <w:r w:rsidRPr="004A34F9">
          <w:rPr>
            <w:sz w:val="24"/>
          </w:rPr>
          <w:t>(d)</w:t>
        </w:r>
        <w:r w:rsidRPr="004A34F9">
          <w:rPr>
            <w:sz w:val="24"/>
          </w:rPr>
          <w:tab/>
          <w:t xml:space="preserve">Where a technology is applicable or can be cost-effective only under specific circumstances (e.g., topology optimization applies only for networked portions of a transmission system, dynamic line rating is unlikely to provide significant economic benefits on lightly loaded transmission lines) the Economic Potential Study shall evaluate the technology on the utility’s system under only those conditions. </w:t>
        </w:r>
        <w:r w:rsidR="0031013D">
          <w:rPr>
            <w:sz w:val="24"/>
          </w:rPr>
          <w:t xml:space="preserve"> </w:t>
        </w:r>
        <w:r w:rsidRPr="004A34F9">
          <w:rPr>
            <w:sz w:val="24"/>
          </w:rPr>
          <w:t>Where a given technology can be applied as an alternative to a conventional solution to a specific transmission event, such as when an aging line requires replacement, the contractor conducting the analysis shall utilize incremental costs of the technology relative to the conventional approach in assessing that application in addition to analyzing the cost-effectiveness of the technology in a retrofit scenario where the existing transmission asset(s) have significant remaining usable life.</w:t>
        </w:r>
      </w:ins>
    </w:p>
    <w:p w14:paraId="05B9ADCF" w14:textId="465F307F" w:rsidR="004A34F9" w:rsidRPr="004A34F9" w:rsidRDefault="004A34F9" w:rsidP="004A34F9">
      <w:pPr>
        <w:pStyle w:val="par1"/>
        <w:rPr>
          <w:ins w:id="1160" w:author="Author"/>
          <w:sz w:val="24"/>
        </w:rPr>
      </w:pPr>
      <w:ins w:id="1161" w:author="Author">
        <w:r w:rsidRPr="004A34F9">
          <w:rPr>
            <w:sz w:val="24"/>
          </w:rPr>
          <w:t>(</w:t>
        </w:r>
        <w:r w:rsidR="001D3030">
          <w:rPr>
            <w:sz w:val="24"/>
          </w:rPr>
          <w:t>e</w:t>
        </w:r>
        <w:r w:rsidRPr="004A34F9">
          <w:rPr>
            <w:sz w:val="24"/>
          </w:rPr>
          <w:t>)</w:t>
        </w:r>
        <w:r w:rsidRPr="004A34F9">
          <w:rPr>
            <w:sz w:val="24"/>
          </w:rPr>
          <w:tab/>
          <w:t xml:space="preserve">The Economic Potential Study shall be designed to assess the cost-effectiveness of each technology using the most current data available on technology material, labor and other costs. </w:t>
        </w:r>
        <w:r w:rsidR="0031013D">
          <w:rPr>
            <w:sz w:val="24"/>
          </w:rPr>
          <w:t xml:space="preserve"> </w:t>
        </w:r>
        <w:r w:rsidRPr="004A34F9">
          <w:rPr>
            <w:sz w:val="24"/>
          </w:rPr>
          <w:t xml:space="preserve">The contractor shall evaluate all relevant and quantifiable benefits of each technology, including but not limited to the value of loss reduction, the value of reduced congestion, reduction in curtailment of renewable energy, reduction in greenhouse gas emissions using the current values of the social costs of carbon dioxide and methane, avoidable transmission capacity, and avoidable transmission maintenance costs. </w:t>
        </w:r>
        <w:r w:rsidR="0031013D">
          <w:rPr>
            <w:sz w:val="24"/>
          </w:rPr>
          <w:t xml:space="preserve"> </w:t>
        </w:r>
        <w:r w:rsidRPr="004A34F9">
          <w:rPr>
            <w:sz w:val="24"/>
          </w:rPr>
          <w:t>The study shall also include a narrative discussion of any non-quantifiable benefits that the technology provides. The study shall explicitly identify and justify its assumptions about the duration of benefits attributed to each technology application.</w:t>
        </w:r>
      </w:ins>
    </w:p>
    <w:p w14:paraId="3F4D9619" w14:textId="0015D2FE" w:rsidR="004A34F9" w:rsidRPr="004A34F9" w:rsidRDefault="004A34F9" w:rsidP="004A34F9">
      <w:pPr>
        <w:pStyle w:val="par1"/>
        <w:rPr>
          <w:ins w:id="1162" w:author="Author"/>
          <w:sz w:val="24"/>
        </w:rPr>
      </w:pPr>
      <w:ins w:id="1163" w:author="Author">
        <w:r w:rsidRPr="004A34F9">
          <w:rPr>
            <w:sz w:val="24"/>
          </w:rPr>
          <w:lastRenderedPageBreak/>
          <w:t>(</w:t>
        </w:r>
        <w:r w:rsidR="001D3030">
          <w:rPr>
            <w:sz w:val="24"/>
          </w:rPr>
          <w:t>f</w:t>
        </w:r>
        <w:r w:rsidRPr="004A34F9">
          <w:rPr>
            <w:sz w:val="24"/>
          </w:rPr>
          <w:t>)</w:t>
        </w:r>
        <w:r w:rsidRPr="004A34F9">
          <w:rPr>
            <w:sz w:val="24"/>
          </w:rPr>
          <w:tab/>
          <w:t>The Economic Potential Study shall include a summary of any and all cost-effective ATT applications and provide recommendations on prioritizing utility investments in ATTs.</w:t>
        </w:r>
      </w:ins>
    </w:p>
    <w:p w14:paraId="1E8403E4" w14:textId="65957177" w:rsidR="004A34F9" w:rsidRPr="004A34F9" w:rsidRDefault="004A34F9" w:rsidP="004A34F9">
      <w:pPr>
        <w:pStyle w:val="Title3"/>
        <w:rPr>
          <w:ins w:id="1164" w:author="Author"/>
          <w:b w:val="0"/>
          <w:bCs w:val="0"/>
          <w:sz w:val="24"/>
          <w:szCs w:val="24"/>
        </w:rPr>
      </w:pPr>
      <w:ins w:id="1165" w:author="Author">
        <w:r w:rsidRPr="004A34F9">
          <w:rPr>
            <w:b w:val="0"/>
            <w:bCs w:val="0"/>
            <w:sz w:val="24"/>
            <w:szCs w:val="24"/>
          </w:rPr>
          <w:t>(</w:t>
        </w:r>
        <w:r w:rsidR="001D3030">
          <w:rPr>
            <w:b w:val="0"/>
            <w:bCs w:val="0"/>
            <w:sz w:val="24"/>
            <w:szCs w:val="24"/>
          </w:rPr>
          <w:t>g</w:t>
        </w:r>
        <w:r w:rsidRPr="004A34F9">
          <w:rPr>
            <w:b w:val="0"/>
            <w:bCs w:val="0"/>
            <w:sz w:val="24"/>
            <w:szCs w:val="24"/>
          </w:rPr>
          <w:t>)</w:t>
        </w:r>
        <w:r w:rsidRPr="004A34F9">
          <w:rPr>
            <w:b w:val="0"/>
            <w:bCs w:val="0"/>
            <w:sz w:val="24"/>
            <w:szCs w:val="24"/>
          </w:rPr>
          <w:tab/>
          <w:t>Each</w:t>
        </w:r>
        <w:r w:rsidRPr="004A34F9">
          <w:rPr>
            <w:b w:val="0"/>
            <w:sz w:val="24"/>
            <w:szCs w:val="24"/>
          </w:rPr>
          <w:t xml:space="preserve"> utility </w:t>
        </w:r>
        <w:r w:rsidRPr="004A34F9">
          <w:rPr>
            <w:b w:val="0"/>
            <w:bCs w:val="0"/>
            <w:sz w:val="24"/>
            <w:szCs w:val="24"/>
          </w:rPr>
          <w:t xml:space="preserve">required to conduct an ATT Economic Potential Study </w:t>
        </w:r>
        <w:r w:rsidRPr="004A34F9">
          <w:rPr>
            <w:b w:val="0"/>
            <w:sz w:val="24"/>
            <w:szCs w:val="24"/>
          </w:rPr>
          <w:t xml:space="preserve">shall file </w:t>
        </w:r>
        <w:r w:rsidRPr="004A34F9">
          <w:rPr>
            <w:b w:val="0"/>
            <w:bCs w:val="0"/>
            <w:sz w:val="24"/>
            <w:szCs w:val="24"/>
          </w:rPr>
          <w:t>it</w:t>
        </w:r>
        <w:r w:rsidRPr="004A34F9">
          <w:rPr>
            <w:b w:val="0"/>
            <w:sz w:val="24"/>
            <w:szCs w:val="24"/>
          </w:rPr>
          <w:t xml:space="preserve"> as an attachment to the </w:t>
        </w:r>
        <w:r w:rsidRPr="004A34F9">
          <w:rPr>
            <w:b w:val="0"/>
            <w:bCs w:val="0"/>
            <w:sz w:val="24"/>
            <w:szCs w:val="24"/>
          </w:rPr>
          <w:t>next due Transmission System Plan</w:t>
        </w:r>
        <w:r w:rsidRPr="004A34F9">
          <w:rPr>
            <w:b w:val="0"/>
            <w:sz w:val="24"/>
            <w:szCs w:val="24"/>
          </w:rPr>
          <w:t xml:space="preserve"> report required by </w:t>
        </w:r>
        <w:r w:rsidR="0031013D">
          <w:rPr>
            <w:b w:val="0"/>
            <w:bCs w:val="0"/>
            <w:sz w:val="24"/>
            <w:szCs w:val="24"/>
          </w:rPr>
          <w:t>paragraph</w:t>
        </w:r>
        <w:r w:rsidRPr="004A34F9">
          <w:rPr>
            <w:b w:val="0"/>
            <w:bCs w:val="0"/>
            <w:sz w:val="24"/>
            <w:szCs w:val="24"/>
          </w:rPr>
          <w:t xml:space="preserve"> 3627(b</w:t>
        </w:r>
        <w:r w:rsidRPr="004A34F9">
          <w:rPr>
            <w:b w:val="0"/>
            <w:sz w:val="24"/>
            <w:szCs w:val="24"/>
          </w:rPr>
          <w:t>).</w:t>
        </w:r>
      </w:ins>
    </w:p>
    <w:p w14:paraId="49960E41" w14:textId="42022E76" w:rsidR="004A34F9" w:rsidRPr="004A34F9" w:rsidRDefault="004A34F9" w:rsidP="004A34F9">
      <w:pPr>
        <w:pStyle w:val="Title3"/>
        <w:rPr>
          <w:ins w:id="1166" w:author="Author"/>
          <w:b w:val="0"/>
          <w:bCs w:val="0"/>
          <w:sz w:val="24"/>
          <w:szCs w:val="24"/>
        </w:rPr>
      </w:pPr>
      <w:ins w:id="1167" w:author="Author">
        <w:r w:rsidRPr="004A34F9">
          <w:rPr>
            <w:b w:val="0"/>
            <w:bCs w:val="0"/>
            <w:sz w:val="24"/>
            <w:szCs w:val="24"/>
          </w:rPr>
          <w:t>(</w:t>
        </w:r>
        <w:r w:rsidR="001D3030">
          <w:rPr>
            <w:b w:val="0"/>
            <w:bCs w:val="0"/>
            <w:sz w:val="24"/>
            <w:szCs w:val="24"/>
          </w:rPr>
          <w:t>h</w:t>
        </w:r>
        <w:r w:rsidRPr="004A34F9">
          <w:rPr>
            <w:b w:val="0"/>
            <w:bCs w:val="0"/>
            <w:sz w:val="24"/>
            <w:szCs w:val="24"/>
          </w:rPr>
          <w:t>)</w:t>
        </w:r>
        <w:r w:rsidRPr="004A34F9">
          <w:rPr>
            <w:b w:val="0"/>
            <w:bCs w:val="0"/>
            <w:sz w:val="24"/>
            <w:szCs w:val="24"/>
          </w:rPr>
          <w:tab/>
          <w:t>Each utility subject to this rule may demonstrate compliance by submitting a study</w:t>
        </w:r>
        <w:r w:rsidR="008566E9">
          <w:rPr>
            <w:b w:val="0"/>
            <w:bCs w:val="0"/>
            <w:sz w:val="24"/>
            <w:szCs w:val="24"/>
          </w:rPr>
          <w:t>,</w:t>
        </w:r>
        <w:r w:rsidRPr="004A34F9">
          <w:rPr>
            <w:b w:val="0"/>
            <w:bCs w:val="0"/>
            <w:sz w:val="24"/>
            <w:szCs w:val="24"/>
          </w:rPr>
          <w:t xml:space="preserve"> including its service area</w:t>
        </w:r>
        <w:r w:rsidR="008566E9">
          <w:rPr>
            <w:b w:val="0"/>
            <w:bCs w:val="0"/>
            <w:sz w:val="24"/>
            <w:szCs w:val="24"/>
          </w:rPr>
          <w:t xml:space="preserve">, </w:t>
        </w:r>
        <w:r w:rsidRPr="004A34F9">
          <w:rPr>
            <w:b w:val="0"/>
            <w:bCs w:val="0"/>
            <w:sz w:val="24"/>
            <w:szCs w:val="24"/>
          </w:rPr>
          <w:t>that is conducted or facilitated on a statewide or regional basis by the Colorado Electric Transmission Authority or by a Regional Transmission Organization or Independent System Operator.</w:t>
        </w:r>
      </w:ins>
    </w:p>
    <w:p w14:paraId="1CADB7F2" w14:textId="0F63596F" w:rsidR="004A34F9" w:rsidRPr="004A34F9" w:rsidRDefault="004A34F9" w:rsidP="004A34F9">
      <w:pPr>
        <w:pStyle w:val="Title3"/>
        <w:rPr>
          <w:ins w:id="1168" w:author="Author"/>
          <w:b w:val="0"/>
          <w:bCs w:val="0"/>
          <w:sz w:val="24"/>
          <w:szCs w:val="24"/>
        </w:rPr>
      </w:pPr>
      <w:ins w:id="1169" w:author="Author">
        <w:r w:rsidRPr="004A34F9">
          <w:rPr>
            <w:b w:val="0"/>
            <w:bCs w:val="0"/>
            <w:sz w:val="24"/>
            <w:szCs w:val="24"/>
          </w:rPr>
          <w:t>(</w:t>
        </w:r>
        <w:r w:rsidR="001D3030">
          <w:rPr>
            <w:b w:val="0"/>
            <w:bCs w:val="0"/>
            <w:sz w:val="24"/>
            <w:szCs w:val="24"/>
          </w:rPr>
          <w:t>i</w:t>
        </w:r>
        <w:r w:rsidRPr="004A34F9">
          <w:rPr>
            <w:b w:val="0"/>
            <w:bCs w:val="0"/>
            <w:sz w:val="24"/>
            <w:szCs w:val="24"/>
          </w:rPr>
          <w:t>)</w:t>
        </w:r>
        <w:r w:rsidRPr="004A34F9">
          <w:rPr>
            <w:b w:val="0"/>
            <w:bCs w:val="0"/>
            <w:sz w:val="24"/>
            <w:szCs w:val="24"/>
          </w:rPr>
          <w:tab/>
          <w:t>An investor owned utility shall be entitled to cost recovery through its Transmission Cost Adjustment for all funds prudently expended to conduct or participate in the Economic Potential Study.</w:t>
        </w:r>
      </w:ins>
    </w:p>
    <w:p w14:paraId="4F767AB5" w14:textId="17F5A6CA" w:rsidR="004A34F9" w:rsidRPr="004A34F9" w:rsidRDefault="004A34F9" w:rsidP="004A34F9">
      <w:pPr>
        <w:pStyle w:val="Title3"/>
        <w:rPr>
          <w:ins w:id="1170" w:author="Author"/>
          <w:sz w:val="24"/>
          <w:szCs w:val="24"/>
        </w:rPr>
      </w:pPr>
      <w:ins w:id="1171" w:author="Author">
        <w:r w:rsidRPr="004A34F9">
          <w:rPr>
            <w:sz w:val="24"/>
            <w:szCs w:val="24"/>
          </w:rPr>
          <w:t>3893.</w:t>
        </w:r>
        <w:r w:rsidRPr="004A34F9">
          <w:rPr>
            <w:sz w:val="24"/>
            <w:szCs w:val="24"/>
          </w:rPr>
          <w:tab/>
          <w:t>A</w:t>
        </w:r>
        <w:r w:rsidR="00BE55D6">
          <w:rPr>
            <w:sz w:val="24"/>
            <w:szCs w:val="24"/>
          </w:rPr>
          <w:t xml:space="preserve">dvanced </w:t>
        </w:r>
        <w:r w:rsidRPr="004A34F9">
          <w:rPr>
            <w:sz w:val="24"/>
            <w:szCs w:val="24"/>
          </w:rPr>
          <w:t>T</w:t>
        </w:r>
        <w:r w:rsidR="00BE55D6">
          <w:rPr>
            <w:sz w:val="24"/>
            <w:szCs w:val="24"/>
          </w:rPr>
          <w:t xml:space="preserve">ransmission </w:t>
        </w:r>
        <w:r w:rsidRPr="004A34F9">
          <w:rPr>
            <w:sz w:val="24"/>
            <w:szCs w:val="24"/>
          </w:rPr>
          <w:t>T</w:t>
        </w:r>
        <w:r w:rsidR="00BE55D6">
          <w:rPr>
            <w:sz w:val="24"/>
            <w:szCs w:val="24"/>
          </w:rPr>
          <w:t>echnologies (ATT)</w:t>
        </w:r>
        <w:r w:rsidRPr="004A34F9">
          <w:rPr>
            <w:sz w:val="24"/>
            <w:szCs w:val="24"/>
          </w:rPr>
          <w:t xml:space="preserve"> Implementation Plan</w:t>
        </w:r>
        <w:r w:rsidR="00BE55D6">
          <w:rPr>
            <w:sz w:val="24"/>
            <w:szCs w:val="24"/>
          </w:rPr>
          <w:t>.</w:t>
        </w:r>
      </w:ins>
    </w:p>
    <w:p w14:paraId="0F4E49A6" w14:textId="34C65405" w:rsidR="004A34F9" w:rsidRPr="004A34F9" w:rsidRDefault="004A34F9" w:rsidP="004A34F9">
      <w:pPr>
        <w:pStyle w:val="par1"/>
        <w:rPr>
          <w:ins w:id="1172" w:author="Author"/>
          <w:sz w:val="24"/>
        </w:rPr>
      </w:pPr>
      <w:ins w:id="1173" w:author="Author">
        <w:r w:rsidRPr="004A34F9">
          <w:rPr>
            <w:sz w:val="24"/>
          </w:rPr>
          <w:t>(a)</w:t>
        </w:r>
        <w:r w:rsidRPr="004A34F9">
          <w:rPr>
            <w:sz w:val="24"/>
          </w:rPr>
          <w:tab/>
          <w:t xml:space="preserve">Each utility required to participate in an ATT Economic Potential Study shall submit an application for approval of an ATT Implementation Plan within one year of the of the filing of each Economic Potential Study in accordance with paragraph 3892(f). </w:t>
        </w:r>
        <w:r w:rsidR="0031013D">
          <w:rPr>
            <w:sz w:val="24"/>
          </w:rPr>
          <w:t xml:space="preserve"> </w:t>
        </w:r>
        <w:r w:rsidRPr="004A34F9">
          <w:rPr>
            <w:sz w:val="24"/>
          </w:rPr>
          <w:t xml:space="preserve">The application shall meet the requirements of paragraphs 3002(b) and 3002(c) and shall be administered pursuant to the Commission’s Rules of Practice and Procedure. </w:t>
        </w:r>
        <w:r w:rsidR="0031013D">
          <w:rPr>
            <w:sz w:val="24"/>
          </w:rPr>
          <w:t xml:space="preserve"> </w:t>
        </w:r>
        <w:r w:rsidRPr="004A34F9">
          <w:rPr>
            <w:sz w:val="24"/>
          </w:rPr>
          <w:t xml:space="preserve">The Commission may hold a hearing for the purpose of reviewing and rendering a decision regarding the Implementation Plan. </w:t>
        </w:r>
        <w:r w:rsidR="0031013D">
          <w:rPr>
            <w:sz w:val="24"/>
          </w:rPr>
          <w:t xml:space="preserve"> </w:t>
        </w:r>
        <w:r w:rsidRPr="004A34F9">
          <w:rPr>
            <w:sz w:val="24"/>
          </w:rPr>
          <w:t>The ATT Potential Study shall be submitted as an appendix to the Implementation Plan.</w:t>
        </w:r>
      </w:ins>
    </w:p>
    <w:p w14:paraId="496C1B41" w14:textId="333D0D7D" w:rsidR="004A34F9" w:rsidRPr="004A34F9" w:rsidRDefault="004A34F9" w:rsidP="004A34F9">
      <w:pPr>
        <w:pStyle w:val="par2"/>
        <w:ind w:left="0" w:firstLine="0"/>
        <w:rPr>
          <w:ins w:id="1174" w:author="Author"/>
          <w:sz w:val="24"/>
        </w:rPr>
      </w:pPr>
      <w:ins w:id="1175" w:author="Author">
        <w:r w:rsidRPr="004A34F9">
          <w:rPr>
            <w:sz w:val="24"/>
          </w:rPr>
          <w:t>(b)</w:t>
        </w:r>
        <w:r w:rsidRPr="004A34F9">
          <w:rPr>
            <w:sz w:val="24"/>
          </w:rPr>
          <w:tab/>
          <w:t>The Implementation Plan shall include the following components:</w:t>
        </w:r>
      </w:ins>
    </w:p>
    <w:p w14:paraId="535E5E0F" w14:textId="68ED0072" w:rsidR="004A34F9" w:rsidRPr="004A34F9" w:rsidRDefault="004A34F9" w:rsidP="004A34F9">
      <w:pPr>
        <w:pStyle w:val="par3"/>
        <w:tabs>
          <w:tab w:val="clear" w:pos="1440"/>
          <w:tab w:val="clear" w:pos="2160"/>
        </w:tabs>
        <w:ind w:left="1440"/>
        <w:rPr>
          <w:ins w:id="1176" w:author="Author"/>
          <w:sz w:val="24"/>
        </w:rPr>
      </w:pPr>
      <w:ins w:id="1177" w:author="Author">
        <w:r w:rsidRPr="004A34F9">
          <w:rPr>
            <w:sz w:val="24"/>
          </w:rPr>
          <w:t>(I)</w:t>
        </w:r>
        <w:r w:rsidRPr="004A34F9">
          <w:rPr>
            <w:sz w:val="24"/>
          </w:rPr>
          <w:tab/>
        </w:r>
        <w:r w:rsidR="0031013D">
          <w:rPr>
            <w:sz w:val="24"/>
          </w:rPr>
          <w:t>a</w:t>
        </w:r>
        <w:r w:rsidRPr="004A34F9">
          <w:rPr>
            <w:sz w:val="24"/>
          </w:rPr>
          <w:t xml:space="preserve"> narrative discussion of the utility’s perspective regarding the findings and applicability of the ATT Economic Potential Study;</w:t>
        </w:r>
      </w:ins>
    </w:p>
    <w:p w14:paraId="664B504C" w14:textId="59E5A8B9" w:rsidR="004A34F9" w:rsidRPr="004A34F9" w:rsidRDefault="004A34F9" w:rsidP="004A34F9">
      <w:pPr>
        <w:pStyle w:val="par3"/>
        <w:tabs>
          <w:tab w:val="clear" w:pos="1440"/>
          <w:tab w:val="clear" w:pos="2160"/>
        </w:tabs>
        <w:ind w:left="1440"/>
        <w:rPr>
          <w:ins w:id="1178" w:author="Author"/>
          <w:sz w:val="24"/>
        </w:rPr>
      </w:pPr>
      <w:ins w:id="1179" w:author="Author">
        <w:r w:rsidRPr="004A34F9">
          <w:rPr>
            <w:sz w:val="24"/>
          </w:rPr>
          <w:t>(II)</w:t>
        </w:r>
        <w:r w:rsidRPr="004A34F9">
          <w:rPr>
            <w:sz w:val="24"/>
          </w:rPr>
          <w:tab/>
        </w:r>
        <w:r w:rsidR="0031013D">
          <w:rPr>
            <w:sz w:val="24"/>
          </w:rPr>
          <w:t>a</w:t>
        </w:r>
        <w:r w:rsidRPr="004A34F9">
          <w:rPr>
            <w:sz w:val="24"/>
          </w:rPr>
          <w:t xml:space="preserve"> narrative discussion of the utility’s recommended prioritization and timing of ATT investments for any technology applications found to be cost-effective for its service territory in the Potential Study;</w:t>
        </w:r>
      </w:ins>
    </w:p>
    <w:p w14:paraId="72544E32" w14:textId="72F53937" w:rsidR="004A34F9" w:rsidRPr="004A34F9" w:rsidRDefault="004A34F9" w:rsidP="004A34F9">
      <w:pPr>
        <w:pStyle w:val="par3"/>
        <w:tabs>
          <w:tab w:val="clear" w:pos="1440"/>
          <w:tab w:val="clear" w:pos="2160"/>
        </w:tabs>
        <w:ind w:left="1440"/>
        <w:rPr>
          <w:ins w:id="1180" w:author="Author"/>
          <w:sz w:val="24"/>
        </w:rPr>
      </w:pPr>
      <w:ins w:id="1181" w:author="Author">
        <w:r w:rsidRPr="004A34F9">
          <w:rPr>
            <w:sz w:val="24"/>
          </w:rPr>
          <w:t>(III)</w:t>
        </w:r>
        <w:r w:rsidRPr="004A34F9">
          <w:rPr>
            <w:sz w:val="24"/>
          </w:rPr>
          <w:tab/>
        </w:r>
        <w:r w:rsidR="0031013D">
          <w:rPr>
            <w:sz w:val="24"/>
          </w:rPr>
          <w:t>a</w:t>
        </w:r>
        <w:r w:rsidRPr="004A34F9">
          <w:rPr>
            <w:sz w:val="24"/>
          </w:rPr>
          <w:t xml:space="preserve"> narrative discussion including a timeline of the utility’s plan to implement high-priority ATT applications in its service territory over the subsequent five years;</w:t>
        </w:r>
      </w:ins>
    </w:p>
    <w:p w14:paraId="2748C528" w14:textId="5235204B" w:rsidR="004A34F9" w:rsidRPr="004A34F9" w:rsidRDefault="004A34F9" w:rsidP="004A34F9">
      <w:pPr>
        <w:pStyle w:val="par3"/>
        <w:tabs>
          <w:tab w:val="clear" w:pos="1440"/>
          <w:tab w:val="clear" w:pos="2160"/>
        </w:tabs>
        <w:ind w:left="1440"/>
        <w:rPr>
          <w:ins w:id="1182" w:author="Author"/>
          <w:sz w:val="24"/>
        </w:rPr>
      </w:pPr>
      <w:ins w:id="1183" w:author="Author">
        <w:r w:rsidRPr="004A34F9">
          <w:rPr>
            <w:sz w:val="24"/>
          </w:rPr>
          <w:lastRenderedPageBreak/>
          <w:t>(IV)</w:t>
        </w:r>
        <w:r w:rsidRPr="004A34F9">
          <w:rPr>
            <w:sz w:val="24"/>
          </w:rPr>
          <w:tab/>
        </w:r>
        <w:r w:rsidR="0031013D">
          <w:rPr>
            <w:sz w:val="24"/>
          </w:rPr>
          <w:t>a</w:t>
        </w:r>
        <w:r w:rsidRPr="004A34F9">
          <w:rPr>
            <w:sz w:val="24"/>
          </w:rPr>
          <w:t xml:space="preserve"> quantitative analysis of the anticipated quantifiable costs and benefits of each ATT application proposed in </w:t>
        </w:r>
        <w:r w:rsidR="0031013D">
          <w:rPr>
            <w:sz w:val="24"/>
          </w:rPr>
          <w:t xml:space="preserve">subparagraph </w:t>
        </w:r>
        <w:r w:rsidRPr="004A34F9">
          <w:rPr>
            <w:sz w:val="24"/>
          </w:rPr>
          <w:t>3894(b)(III);</w:t>
        </w:r>
      </w:ins>
    </w:p>
    <w:p w14:paraId="2DC06613" w14:textId="457FF20A" w:rsidR="004A34F9" w:rsidRPr="004A34F9" w:rsidRDefault="004A34F9" w:rsidP="004A34F9">
      <w:pPr>
        <w:pStyle w:val="par3"/>
        <w:tabs>
          <w:tab w:val="clear" w:pos="1440"/>
          <w:tab w:val="clear" w:pos="2160"/>
        </w:tabs>
        <w:ind w:left="1440"/>
        <w:rPr>
          <w:ins w:id="1184" w:author="Author"/>
          <w:sz w:val="24"/>
        </w:rPr>
      </w:pPr>
      <w:ins w:id="1185" w:author="Author">
        <w:r w:rsidRPr="004A34F9">
          <w:rPr>
            <w:sz w:val="24"/>
          </w:rPr>
          <w:t>(V)</w:t>
        </w:r>
        <w:r w:rsidRPr="004A34F9">
          <w:rPr>
            <w:sz w:val="24"/>
          </w:rPr>
          <w:tab/>
        </w:r>
        <w:r w:rsidR="0031013D">
          <w:rPr>
            <w:sz w:val="24"/>
          </w:rPr>
          <w:t>a</w:t>
        </w:r>
        <w:r w:rsidRPr="004A34F9">
          <w:rPr>
            <w:sz w:val="24"/>
          </w:rPr>
          <w:t xml:space="preserve"> narrative description of any non-quantifiable costs or benefits of each ATT application proposed in </w:t>
        </w:r>
        <w:r w:rsidR="0031013D">
          <w:rPr>
            <w:sz w:val="24"/>
          </w:rPr>
          <w:t xml:space="preserve">subparagraph </w:t>
        </w:r>
        <w:r w:rsidRPr="004A34F9">
          <w:rPr>
            <w:sz w:val="24"/>
          </w:rPr>
          <w:t>3894(b)(III);</w:t>
        </w:r>
      </w:ins>
    </w:p>
    <w:p w14:paraId="4918B8E0" w14:textId="5A94F9D4" w:rsidR="004A34F9" w:rsidRPr="004A34F9" w:rsidRDefault="004A34F9" w:rsidP="004A34F9">
      <w:pPr>
        <w:pStyle w:val="par3"/>
        <w:tabs>
          <w:tab w:val="clear" w:pos="1440"/>
          <w:tab w:val="clear" w:pos="2160"/>
        </w:tabs>
        <w:ind w:left="1440"/>
        <w:rPr>
          <w:ins w:id="1186" w:author="Author"/>
          <w:sz w:val="24"/>
        </w:rPr>
      </w:pPr>
      <w:ins w:id="1187" w:author="Author">
        <w:r w:rsidRPr="004A34F9">
          <w:rPr>
            <w:sz w:val="24"/>
          </w:rPr>
          <w:t>(VI)</w:t>
        </w:r>
        <w:r w:rsidRPr="004A34F9">
          <w:rPr>
            <w:sz w:val="24"/>
          </w:rPr>
          <w:tab/>
        </w:r>
        <w:r w:rsidR="0031013D">
          <w:rPr>
            <w:sz w:val="24"/>
          </w:rPr>
          <w:t>a</w:t>
        </w:r>
        <w:r w:rsidRPr="004A34F9">
          <w:rPr>
            <w:sz w:val="24"/>
          </w:rPr>
          <w:t xml:space="preserve"> plan for </w:t>
        </w:r>
        <w:bookmarkStart w:id="1188" w:name="_Hlk193445673"/>
        <w:r w:rsidRPr="004A34F9">
          <w:rPr>
            <w:sz w:val="24"/>
          </w:rPr>
          <w:t>independent assessment of savings due to the ATT Implementation Plan</w:t>
        </w:r>
        <w:bookmarkEnd w:id="1188"/>
        <w:r w:rsidRPr="004A34F9">
          <w:rPr>
            <w:sz w:val="24"/>
          </w:rPr>
          <w:t>;</w:t>
        </w:r>
        <w:r w:rsidR="0031013D">
          <w:rPr>
            <w:sz w:val="24"/>
          </w:rPr>
          <w:t xml:space="preserve"> and</w:t>
        </w:r>
      </w:ins>
    </w:p>
    <w:p w14:paraId="54793846" w14:textId="7FD1B89E" w:rsidR="004A34F9" w:rsidRPr="004A34F9" w:rsidRDefault="004A34F9" w:rsidP="004A34F9">
      <w:pPr>
        <w:pStyle w:val="par3"/>
        <w:tabs>
          <w:tab w:val="clear" w:pos="1440"/>
          <w:tab w:val="clear" w:pos="2160"/>
        </w:tabs>
        <w:ind w:left="1440"/>
        <w:rPr>
          <w:ins w:id="1189" w:author="Author"/>
          <w:sz w:val="24"/>
        </w:rPr>
      </w:pPr>
      <w:ins w:id="1190" w:author="Author">
        <w:r w:rsidRPr="004A34F9">
          <w:rPr>
            <w:sz w:val="24"/>
          </w:rPr>
          <w:t>(VII)</w:t>
        </w:r>
        <w:r w:rsidRPr="004A34F9">
          <w:rPr>
            <w:sz w:val="24"/>
          </w:rPr>
          <w:tab/>
        </w:r>
        <w:r w:rsidR="0031013D">
          <w:rPr>
            <w:sz w:val="24"/>
          </w:rPr>
          <w:t>a</w:t>
        </w:r>
        <w:r w:rsidRPr="004A34F9">
          <w:rPr>
            <w:sz w:val="24"/>
          </w:rPr>
          <w:t xml:space="preserve"> proposal for a shared savings mechanism for the overall ATT Implementation Plan. </w:t>
        </w:r>
        <w:r w:rsidR="003076DE">
          <w:rPr>
            <w:sz w:val="24"/>
          </w:rPr>
          <w:t xml:space="preserve"> </w:t>
        </w:r>
        <w:r w:rsidRPr="004A34F9">
          <w:rPr>
            <w:sz w:val="24"/>
          </w:rPr>
          <w:t>No shared savings shall be granted in advance of independent savings verification.</w:t>
        </w:r>
      </w:ins>
    </w:p>
    <w:p w14:paraId="4970B989" w14:textId="02E59943" w:rsidR="004A34F9" w:rsidRPr="004A34F9" w:rsidRDefault="004A34F9" w:rsidP="004A34F9">
      <w:pPr>
        <w:pStyle w:val="par3"/>
        <w:tabs>
          <w:tab w:val="clear" w:pos="1440"/>
          <w:tab w:val="clear" w:pos="2160"/>
        </w:tabs>
        <w:ind w:left="720"/>
        <w:rPr>
          <w:ins w:id="1191" w:author="Author"/>
          <w:sz w:val="24"/>
        </w:rPr>
      </w:pPr>
      <w:ins w:id="1192" w:author="Author">
        <w:r w:rsidRPr="004A34F9">
          <w:rPr>
            <w:sz w:val="24"/>
          </w:rPr>
          <w:t>(c)</w:t>
        </w:r>
        <w:r w:rsidRPr="004A34F9">
          <w:rPr>
            <w:sz w:val="24"/>
          </w:rPr>
          <w:tab/>
          <w:t xml:space="preserve">The application for approval of an ATT Implementation Plan shall be accompanied by applications for </w:t>
        </w:r>
        <w:r w:rsidR="0031013D">
          <w:rPr>
            <w:sz w:val="24"/>
          </w:rPr>
          <w:t>c</w:t>
        </w:r>
        <w:r w:rsidRPr="004A34F9">
          <w:rPr>
            <w:sz w:val="24"/>
          </w:rPr>
          <w:t xml:space="preserve">ertificates of </w:t>
        </w:r>
        <w:r w:rsidR="0031013D">
          <w:rPr>
            <w:sz w:val="24"/>
          </w:rPr>
          <w:t>p</w:t>
        </w:r>
        <w:r w:rsidRPr="004A34F9">
          <w:rPr>
            <w:sz w:val="24"/>
          </w:rPr>
          <w:t xml:space="preserve">ublic </w:t>
        </w:r>
        <w:r w:rsidR="0031013D">
          <w:rPr>
            <w:sz w:val="24"/>
          </w:rPr>
          <w:t>c</w:t>
        </w:r>
        <w:r w:rsidRPr="004A34F9">
          <w:rPr>
            <w:sz w:val="24"/>
          </w:rPr>
          <w:t xml:space="preserve">onvenience and </w:t>
        </w:r>
        <w:r w:rsidR="0031013D">
          <w:rPr>
            <w:sz w:val="24"/>
          </w:rPr>
          <w:t>n</w:t>
        </w:r>
        <w:r w:rsidRPr="004A34F9">
          <w:rPr>
            <w:sz w:val="24"/>
          </w:rPr>
          <w:t xml:space="preserve">ecessity for any ATT projects included in the Implementation Plan that do not conform to the definition of ordinary course of business provided in </w:t>
        </w:r>
        <w:r w:rsidR="0031013D">
          <w:rPr>
            <w:sz w:val="24"/>
          </w:rPr>
          <w:t xml:space="preserve">subparagraph </w:t>
        </w:r>
        <w:r w:rsidRPr="004A34F9">
          <w:rPr>
            <w:sz w:val="24"/>
          </w:rPr>
          <w:t>3206(b)(I) or for which the Commission has determined that CPCNs are required.</w:t>
        </w:r>
      </w:ins>
    </w:p>
    <w:p w14:paraId="048A8A06" w14:textId="33141541" w:rsidR="004A34F9" w:rsidRPr="004A34F9" w:rsidRDefault="004A34F9" w:rsidP="004A34F9">
      <w:pPr>
        <w:pStyle w:val="par2"/>
        <w:ind w:left="720"/>
        <w:rPr>
          <w:ins w:id="1193" w:author="Author"/>
          <w:sz w:val="24"/>
        </w:rPr>
      </w:pPr>
      <w:ins w:id="1194" w:author="Author">
        <w:r w:rsidRPr="004A34F9">
          <w:rPr>
            <w:sz w:val="24"/>
          </w:rPr>
          <w:t>(d)</w:t>
        </w:r>
        <w:r w:rsidRPr="004A34F9">
          <w:rPr>
            <w:sz w:val="24"/>
          </w:rPr>
          <w:tab/>
          <w:t>An investor owned utility shall be entitled to timely cost recovery through its transmission cost adjustment for all funds prudently expended to fulfill a Commission-approved ATT Implementation Plan until such time as these costs are included in base rates.</w:t>
        </w:r>
      </w:ins>
    </w:p>
    <w:p w14:paraId="7F0C4A59" w14:textId="6A4035C1" w:rsidR="004A34F9" w:rsidRPr="00C37835" w:rsidRDefault="004A34F9" w:rsidP="00995FC3">
      <w:pPr>
        <w:pStyle w:val="Title3NotWithNext"/>
        <w:rPr>
          <w:sz w:val="24"/>
          <w:szCs w:val="24"/>
        </w:rPr>
      </w:pPr>
      <w:ins w:id="1195" w:author="Author">
        <w:r w:rsidRPr="004A34F9">
          <w:rPr>
            <w:sz w:val="24"/>
            <w:szCs w:val="24"/>
          </w:rPr>
          <w:t>3894. – 3899.</w:t>
        </w:r>
        <w:r w:rsidRPr="004A34F9">
          <w:rPr>
            <w:sz w:val="24"/>
            <w:szCs w:val="24"/>
          </w:rPr>
          <w:tab/>
          <w:t>[Reserved]</w:t>
        </w:r>
        <w:r w:rsidR="0031013D">
          <w:rPr>
            <w:sz w:val="24"/>
            <w:szCs w:val="24"/>
          </w:rPr>
          <w:t>.</w:t>
        </w:r>
      </w:ins>
      <w:bookmarkEnd w:id="332"/>
      <w:bookmarkEnd w:id="333"/>
      <w:bookmarkEnd w:id="334"/>
      <w:bookmarkEnd w:id="335"/>
      <w:bookmarkEnd w:id="1114"/>
      <w:bookmarkEnd w:id="1115"/>
      <w:bookmarkEnd w:id="1116"/>
      <w:bookmarkEnd w:id="1117"/>
      <w:bookmarkEnd w:id="1118"/>
      <w:bookmarkEnd w:id="1119"/>
    </w:p>
    <w:sectPr w:rsidR="004A34F9" w:rsidRPr="00C37835" w:rsidSect="006013AF">
      <w:headerReference w:type="even" r:id="rId8"/>
      <w:headerReference w:type="default" r:id="rId9"/>
      <w:headerReference w:type="first" r:id="rId10"/>
      <w:pgSz w:w="12240" w:h="15840" w:code="1"/>
      <w:pgMar w:top="2160" w:right="1440" w:bottom="21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F8503" w14:textId="77777777" w:rsidR="004D15F3" w:rsidRDefault="004D15F3">
      <w:r>
        <w:separator/>
      </w:r>
    </w:p>
  </w:endnote>
  <w:endnote w:type="continuationSeparator" w:id="0">
    <w:p w14:paraId="0F918F6E" w14:textId="77777777" w:rsidR="004D15F3" w:rsidRDefault="004D1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B1B73" w14:textId="77777777" w:rsidR="004D15F3" w:rsidRDefault="004D15F3">
      <w:r>
        <w:separator/>
      </w:r>
    </w:p>
  </w:footnote>
  <w:footnote w:type="continuationSeparator" w:id="0">
    <w:p w14:paraId="6EB0902B" w14:textId="77777777" w:rsidR="004D15F3" w:rsidRDefault="004D1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015D" w14:textId="77777777" w:rsidR="00244F01" w:rsidRPr="00244F01" w:rsidRDefault="00244F01" w:rsidP="00244F01">
    <w:pPr>
      <w:pStyle w:val="Header"/>
      <w:rPr>
        <w:sz w:val="24"/>
        <w:szCs w:val="24"/>
      </w:rPr>
    </w:pPr>
    <w:r w:rsidRPr="00244F01">
      <w:rPr>
        <w:sz w:val="24"/>
        <w:szCs w:val="24"/>
      </w:rPr>
      <w:t>Attachment A – Proposed Rules in Legislative Format</w:t>
    </w:r>
  </w:p>
  <w:p w14:paraId="62E50415" w14:textId="77777777" w:rsidR="00244F01" w:rsidRPr="00244F01" w:rsidRDefault="00244F01" w:rsidP="00244F01">
    <w:pPr>
      <w:pStyle w:val="Header"/>
      <w:rPr>
        <w:sz w:val="24"/>
        <w:szCs w:val="24"/>
      </w:rPr>
    </w:pPr>
    <w:r w:rsidRPr="00244F01">
      <w:rPr>
        <w:sz w:val="24"/>
        <w:szCs w:val="24"/>
      </w:rPr>
      <w:t>Proceeding No. 26R-0236E</w:t>
    </w:r>
  </w:p>
  <w:p w14:paraId="06DA756B" w14:textId="77777777" w:rsidR="00244F01" w:rsidRPr="00244F01" w:rsidRDefault="00244F01" w:rsidP="00244F01">
    <w:pPr>
      <w:pStyle w:val="Header"/>
      <w:rPr>
        <w:sz w:val="24"/>
        <w:szCs w:val="24"/>
      </w:rPr>
    </w:pPr>
    <w:r w:rsidRPr="00244F01">
      <w:rPr>
        <w:sz w:val="24"/>
        <w:szCs w:val="24"/>
      </w:rPr>
      <w:t>Decision No. C26-0406</w:t>
    </w:r>
  </w:p>
  <w:p w14:paraId="05D750E8" w14:textId="57D95152" w:rsidR="00244F01" w:rsidRPr="00244F01" w:rsidRDefault="00244F01" w:rsidP="00244F01">
    <w:pPr>
      <w:pStyle w:val="Header"/>
      <w:rPr>
        <w:sz w:val="24"/>
        <w:szCs w:val="24"/>
      </w:rPr>
    </w:pPr>
    <w:r w:rsidRPr="00244F01">
      <w:rPr>
        <w:sz w:val="24"/>
        <w:szCs w:val="24"/>
      </w:rPr>
      <w:t xml:space="preserve">Page </w:t>
    </w:r>
    <w:r w:rsidRPr="00244F01">
      <w:rPr>
        <w:sz w:val="24"/>
        <w:szCs w:val="24"/>
      </w:rPr>
      <w:fldChar w:fldCharType="begin"/>
    </w:r>
    <w:r w:rsidRPr="00244F01">
      <w:rPr>
        <w:sz w:val="24"/>
        <w:szCs w:val="24"/>
      </w:rPr>
      <w:instrText xml:space="preserve"> PAGE  \* Arabic  \* MERGEFORMAT </w:instrText>
    </w:r>
    <w:r w:rsidRPr="00244F01">
      <w:rPr>
        <w:sz w:val="24"/>
        <w:szCs w:val="24"/>
      </w:rPr>
      <w:fldChar w:fldCharType="separate"/>
    </w:r>
    <w:r>
      <w:rPr>
        <w:sz w:val="24"/>
        <w:szCs w:val="24"/>
      </w:rPr>
      <w:t>1</w:t>
    </w:r>
    <w:r w:rsidRPr="00244F01">
      <w:rPr>
        <w:sz w:val="24"/>
        <w:szCs w:val="24"/>
      </w:rPr>
      <w:fldChar w:fldCharType="end"/>
    </w:r>
    <w:r w:rsidRPr="00244F01">
      <w:rPr>
        <w:sz w:val="24"/>
        <w:szCs w:val="24"/>
      </w:rPr>
      <w:t xml:space="preserve"> of </w:t>
    </w:r>
    <w:r w:rsidRPr="00244F01">
      <w:rPr>
        <w:sz w:val="24"/>
        <w:szCs w:val="24"/>
      </w:rPr>
      <w:fldChar w:fldCharType="begin"/>
    </w:r>
    <w:r w:rsidRPr="00244F01">
      <w:rPr>
        <w:sz w:val="24"/>
        <w:szCs w:val="24"/>
      </w:rPr>
      <w:instrText xml:space="preserve"> SECTIONPAGES   \* MERGEFORMAT </w:instrText>
    </w:r>
    <w:r w:rsidRPr="00244F01">
      <w:rPr>
        <w:sz w:val="24"/>
        <w:szCs w:val="24"/>
      </w:rPr>
      <w:fldChar w:fldCharType="separate"/>
    </w:r>
    <w:r w:rsidR="00CF41F7">
      <w:rPr>
        <w:noProof/>
        <w:sz w:val="24"/>
        <w:szCs w:val="24"/>
      </w:rPr>
      <w:t>66</w:t>
    </w:r>
    <w:r w:rsidRPr="00244F01">
      <w:rPr>
        <w:sz w:val="24"/>
        <w:szCs w:val="24"/>
      </w:rPr>
      <w:fldChar w:fldCharType="end"/>
    </w:r>
  </w:p>
  <w:p w14:paraId="262B99A7" w14:textId="3E572CF7" w:rsidR="00230C3D" w:rsidRPr="00B15548" w:rsidRDefault="00230C3D" w:rsidP="00230C3D">
    <w:pPr>
      <w:pStyle w:val="Header"/>
      <w:jc w:val="lef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2FF6" w14:textId="77777777" w:rsidR="00244F01" w:rsidRPr="00244F01" w:rsidRDefault="00244F01" w:rsidP="00244F01">
    <w:pPr>
      <w:pStyle w:val="Header"/>
      <w:rPr>
        <w:sz w:val="24"/>
        <w:szCs w:val="24"/>
      </w:rPr>
    </w:pPr>
    <w:r w:rsidRPr="00244F01">
      <w:rPr>
        <w:sz w:val="24"/>
        <w:szCs w:val="24"/>
      </w:rPr>
      <w:t>Attachment A – Proposed Rules in Legislative Format</w:t>
    </w:r>
  </w:p>
  <w:p w14:paraId="3B35CC9B" w14:textId="79D73A1E" w:rsidR="00244F01" w:rsidRPr="00244F01" w:rsidRDefault="00244F01" w:rsidP="00244F01">
    <w:pPr>
      <w:pStyle w:val="Header"/>
      <w:rPr>
        <w:sz w:val="24"/>
        <w:szCs w:val="24"/>
      </w:rPr>
    </w:pPr>
    <w:r w:rsidRPr="00244F01">
      <w:rPr>
        <w:sz w:val="24"/>
        <w:szCs w:val="24"/>
      </w:rPr>
      <w:t>Proceeding No. 26R-0236E</w:t>
    </w:r>
  </w:p>
  <w:p w14:paraId="19F720CA" w14:textId="7D42E57D" w:rsidR="00244F01" w:rsidRPr="00244F01" w:rsidRDefault="00244F01" w:rsidP="00244F01">
    <w:pPr>
      <w:pStyle w:val="Header"/>
      <w:rPr>
        <w:sz w:val="24"/>
        <w:szCs w:val="24"/>
      </w:rPr>
    </w:pPr>
    <w:r w:rsidRPr="00244F01">
      <w:rPr>
        <w:sz w:val="24"/>
        <w:szCs w:val="24"/>
      </w:rPr>
      <w:t>Decision No. C26-0406</w:t>
    </w:r>
  </w:p>
  <w:p w14:paraId="38B1ADFD" w14:textId="7F110B68" w:rsidR="00244F01" w:rsidRPr="00244F01" w:rsidRDefault="00244F01" w:rsidP="00244F01">
    <w:pPr>
      <w:pStyle w:val="Header"/>
      <w:rPr>
        <w:sz w:val="24"/>
        <w:szCs w:val="24"/>
      </w:rPr>
    </w:pPr>
    <w:r w:rsidRPr="00244F01">
      <w:rPr>
        <w:sz w:val="24"/>
        <w:szCs w:val="24"/>
      </w:rPr>
      <w:t xml:space="preserve">Page </w:t>
    </w:r>
    <w:r w:rsidRPr="00244F01">
      <w:rPr>
        <w:sz w:val="24"/>
        <w:szCs w:val="24"/>
      </w:rPr>
      <w:fldChar w:fldCharType="begin"/>
    </w:r>
    <w:r w:rsidRPr="00244F01">
      <w:rPr>
        <w:sz w:val="24"/>
        <w:szCs w:val="24"/>
      </w:rPr>
      <w:instrText xml:space="preserve"> PAGE  \* Arabic  \* MERGEFORMAT </w:instrText>
    </w:r>
    <w:r w:rsidRPr="00244F01">
      <w:rPr>
        <w:sz w:val="24"/>
        <w:szCs w:val="24"/>
      </w:rPr>
      <w:fldChar w:fldCharType="separate"/>
    </w:r>
    <w:r w:rsidRPr="00244F01">
      <w:rPr>
        <w:sz w:val="24"/>
        <w:szCs w:val="24"/>
      </w:rPr>
      <w:t>1</w:t>
    </w:r>
    <w:r w:rsidRPr="00244F01">
      <w:rPr>
        <w:sz w:val="24"/>
        <w:szCs w:val="24"/>
      </w:rPr>
      <w:fldChar w:fldCharType="end"/>
    </w:r>
    <w:r w:rsidRPr="00244F01">
      <w:rPr>
        <w:sz w:val="24"/>
        <w:szCs w:val="24"/>
      </w:rPr>
      <w:t xml:space="preserve"> of </w:t>
    </w:r>
    <w:r w:rsidRPr="00244F01">
      <w:rPr>
        <w:sz w:val="24"/>
        <w:szCs w:val="24"/>
      </w:rPr>
      <w:fldChar w:fldCharType="begin"/>
    </w:r>
    <w:r w:rsidRPr="00244F01">
      <w:rPr>
        <w:sz w:val="24"/>
        <w:szCs w:val="24"/>
      </w:rPr>
      <w:instrText xml:space="preserve"> SECTIONPAGES   \* MERGEFORMAT </w:instrText>
    </w:r>
    <w:r w:rsidRPr="00244F01">
      <w:rPr>
        <w:sz w:val="24"/>
        <w:szCs w:val="24"/>
      </w:rPr>
      <w:fldChar w:fldCharType="separate"/>
    </w:r>
    <w:r w:rsidR="00CF41F7">
      <w:rPr>
        <w:noProof/>
        <w:sz w:val="24"/>
        <w:szCs w:val="24"/>
      </w:rPr>
      <w:t>66</w:t>
    </w:r>
    <w:r w:rsidRPr="00244F01">
      <w:rPr>
        <w:sz w:val="24"/>
        <w:szCs w:val="24"/>
      </w:rPr>
      <w:fldChar w:fldCharType="end"/>
    </w:r>
  </w:p>
  <w:p w14:paraId="0670F2AA" w14:textId="77777777" w:rsidR="00244F01" w:rsidRPr="00244F01" w:rsidRDefault="00244F01">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5FE9" w14:textId="77777777" w:rsidR="00230C3D" w:rsidRPr="004C2FA5" w:rsidRDefault="00230C3D" w:rsidP="00230C3D">
    <w:pPr>
      <w:pStyle w:val="Header"/>
      <w:rPr>
        <w:sz w:val="16"/>
        <w:szCs w:val="16"/>
      </w:rPr>
    </w:pPr>
    <w:r w:rsidRPr="004C2FA5">
      <w:rPr>
        <w:sz w:val="16"/>
        <w:szCs w:val="16"/>
      </w:rPr>
      <w:t xml:space="preserve">Page </w:t>
    </w:r>
    <w:r w:rsidRPr="004C2FA5">
      <w:rPr>
        <w:sz w:val="16"/>
        <w:szCs w:val="16"/>
      </w:rPr>
      <w:fldChar w:fldCharType="begin"/>
    </w:r>
    <w:r w:rsidRPr="004C2FA5">
      <w:rPr>
        <w:sz w:val="16"/>
        <w:szCs w:val="16"/>
      </w:rPr>
      <w:instrText xml:space="preserve"> PAGE  \* Arabic  \* MERGEFORMAT </w:instrText>
    </w:r>
    <w:r w:rsidRPr="004C2FA5">
      <w:rPr>
        <w:sz w:val="16"/>
        <w:szCs w:val="16"/>
      </w:rPr>
      <w:fldChar w:fldCharType="separate"/>
    </w:r>
    <w:r w:rsidRPr="004C2FA5">
      <w:rPr>
        <w:noProof/>
        <w:sz w:val="16"/>
        <w:szCs w:val="16"/>
      </w:rPr>
      <w:t>1</w:t>
    </w:r>
    <w:r w:rsidRPr="004C2FA5">
      <w:rPr>
        <w:sz w:val="16"/>
        <w:szCs w:val="16"/>
      </w:rPr>
      <w:fldChar w:fldCharType="end"/>
    </w:r>
    <w:r w:rsidRPr="004C2FA5">
      <w:rPr>
        <w:sz w:val="16"/>
        <w:szCs w:val="16"/>
      </w:rPr>
      <w:t xml:space="preserve"> of </w:t>
    </w:r>
    <w:r w:rsidRPr="004C2FA5">
      <w:rPr>
        <w:sz w:val="16"/>
        <w:szCs w:val="16"/>
      </w:rPr>
      <w:fldChar w:fldCharType="begin"/>
    </w:r>
    <w:r w:rsidRPr="004C2FA5">
      <w:rPr>
        <w:sz w:val="16"/>
        <w:szCs w:val="16"/>
      </w:rPr>
      <w:instrText xml:space="preserve"> SECTIONPAGES   \* MERGEFORMAT </w:instrText>
    </w:r>
    <w:r w:rsidRPr="004C2FA5">
      <w:rPr>
        <w:sz w:val="16"/>
        <w:szCs w:val="16"/>
      </w:rPr>
      <w:fldChar w:fldCharType="separate"/>
    </w:r>
    <w:r w:rsidRPr="004C2FA5">
      <w:rPr>
        <w:noProof/>
        <w:sz w:val="16"/>
        <w:szCs w:val="16"/>
      </w:rPr>
      <w:t>202</w:t>
    </w:r>
    <w:r w:rsidRPr="004C2FA5">
      <w:rPr>
        <w:sz w:val="16"/>
        <w:szCs w:val="16"/>
      </w:rPr>
      <w:fldChar w:fldCharType="end"/>
    </w:r>
  </w:p>
  <w:p w14:paraId="60CE3367" w14:textId="77777777" w:rsidR="00230C3D" w:rsidRDefault="00230C3D" w:rsidP="007B220E">
    <w:pPr>
      <w:pStyle w:val="Header"/>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46EF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BE10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84661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C8C9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6828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E2362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90006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FC8E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48E3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9C0C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ListNumber4"/>
      <w:lvlText w:val="573.%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pStyle w:val="Heading5"/>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pStyle w:val="Heading7"/>
      <w:lvlText w:val="(%7)"/>
      <w:legacy w:legacy="1" w:legacySpace="0" w:legacyIndent="720"/>
      <w:lvlJc w:val="left"/>
      <w:pPr>
        <w:ind w:left="5040" w:hanging="720"/>
      </w:pPr>
      <w:rPr>
        <w:rFonts w:cs="Times New Roman"/>
      </w:rPr>
    </w:lvl>
    <w:lvl w:ilvl="7">
      <w:start w:val="1"/>
      <w:numFmt w:val="lowerLetter"/>
      <w:pStyle w:val="Heading8"/>
      <w:lvlText w:val="(%8)"/>
      <w:legacy w:legacy="1" w:legacySpace="0" w:legacyIndent="720"/>
      <w:lvlJc w:val="left"/>
      <w:pPr>
        <w:ind w:left="5760" w:hanging="720"/>
      </w:pPr>
      <w:rPr>
        <w:rFonts w:cs="Times New Roman"/>
      </w:rPr>
    </w:lvl>
    <w:lvl w:ilvl="8">
      <w:start w:val="1"/>
      <w:numFmt w:val="lowerRoman"/>
      <w:pStyle w:val="Heading9"/>
      <w:lvlText w:val="(%9)"/>
      <w:legacy w:legacy="1" w:legacySpace="0" w:legacyIndent="720"/>
      <w:lvlJc w:val="left"/>
      <w:pPr>
        <w:ind w:left="6480" w:hanging="720"/>
      </w:pPr>
      <w:rPr>
        <w:rFonts w:cs="Times New Roman"/>
      </w:rPr>
    </w:lvl>
  </w:abstractNum>
  <w:abstractNum w:abstractNumId="11" w15:restartNumberingAfterBreak="0">
    <w:nsid w:val="00CD79C7"/>
    <w:multiLevelType w:val="hybridMultilevel"/>
    <w:tmpl w:val="7C089B4E"/>
    <w:lvl w:ilvl="0" w:tplc="A0125954">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06466B6E"/>
    <w:multiLevelType w:val="hybridMultilevel"/>
    <w:tmpl w:val="64B4A6A8"/>
    <w:lvl w:ilvl="0" w:tplc="0A080F38">
      <w:start w:val="5"/>
      <w:numFmt w:val="upp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8D274D"/>
    <w:multiLevelType w:val="hybridMultilevel"/>
    <w:tmpl w:val="46DA9AAE"/>
    <w:lvl w:ilvl="0" w:tplc="12CA3C44">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4" w15:restartNumberingAfterBreak="0">
    <w:nsid w:val="0EE75A9A"/>
    <w:multiLevelType w:val="hybridMultilevel"/>
    <w:tmpl w:val="660E982C"/>
    <w:lvl w:ilvl="0" w:tplc="0E5C5550">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07332D3"/>
    <w:multiLevelType w:val="hybridMultilevel"/>
    <w:tmpl w:val="82AA11D6"/>
    <w:lvl w:ilvl="0" w:tplc="D51C0D1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0CB7E7A"/>
    <w:multiLevelType w:val="hybridMultilevel"/>
    <w:tmpl w:val="6A0AA17E"/>
    <w:lvl w:ilvl="0" w:tplc="3F089890">
      <w:start w:val="4"/>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7" w15:restartNumberingAfterBreak="0">
    <w:nsid w:val="16893A93"/>
    <w:multiLevelType w:val="multilevel"/>
    <w:tmpl w:val="7DD8525E"/>
    <w:lvl w:ilvl="0">
      <w:start w:val="3000"/>
      <w:numFmt w:val="decimal"/>
      <w:pStyle w:val="Level1"/>
      <w:lvlText w:val="%1."/>
      <w:lvlJc w:val="left"/>
      <w:pPr>
        <w:tabs>
          <w:tab w:val="num" w:pos="720"/>
        </w:tabs>
        <w:ind w:left="720" w:hanging="720"/>
      </w:pPr>
      <w:rPr>
        <w:rFonts w:cs="Times New Roman" w:hint="default"/>
      </w:rPr>
    </w:lvl>
    <w:lvl w:ilvl="1">
      <w:start w:val="1"/>
      <w:numFmt w:val="lowerLetter"/>
      <w:pStyle w:val="Level2"/>
      <w:lvlText w:val="(%2)"/>
      <w:lvlJc w:val="left"/>
      <w:pPr>
        <w:tabs>
          <w:tab w:val="num" w:pos="1440"/>
        </w:tabs>
        <w:ind w:left="1440" w:hanging="720"/>
      </w:pPr>
      <w:rPr>
        <w:rFonts w:cs="Times New Roman" w:hint="default"/>
      </w:rPr>
    </w:lvl>
    <w:lvl w:ilvl="2">
      <w:start w:val="1"/>
      <w:numFmt w:val="upperRoman"/>
      <w:pStyle w:val="Level3"/>
      <w:lvlText w:val="(%3)"/>
      <w:lvlJc w:val="left"/>
      <w:pPr>
        <w:tabs>
          <w:tab w:val="num" w:pos="2160"/>
        </w:tabs>
        <w:ind w:left="2160" w:hanging="720"/>
      </w:pPr>
      <w:rPr>
        <w:rFonts w:cs="Times New Roman" w:hint="default"/>
      </w:rPr>
    </w:lvl>
    <w:lvl w:ilvl="3">
      <w:start w:val="1"/>
      <w:numFmt w:val="upperLetter"/>
      <w:pStyle w:val="Level4"/>
      <w:lvlText w:val="(%4)"/>
      <w:lvlJc w:val="left"/>
      <w:pPr>
        <w:tabs>
          <w:tab w:val="num" w:pos="2880"/>
        </w:tabs>
        <w:ind w:left="2880" w:hanging="720"/>
      </w:pPr>
      <w:rPr>
        <w:rFonts w:cs="Times New Roman" w:hint="default"/>
      </w:rPr>
    </w:lvl>
    <w:lvl w:ilvl="4">
      <w:start w:val="1"/>
      <w:numFmt w:val="lowerRoman"/>
      <w:pStyle w:val="Level5"/>
      <w:lvlText w:val="(%5)"/>
      <w:lvlJc w:val="left"/>
      <w:pPr>
        <w:tabs>
          <w:tab w:val="num" w:pos="3600"/>
        </w:tabs>
        <w:ind w:left="3600" w:hanging="720"/>
      </w:pPr>
      <w:rPr>
        <w:rFonts w:cs="Times New Roman" w:hint="default"/>
      </w:rPr>
    </w:lvl>
    <w:lvl w:ilvl="5">
      <w:start w:val="1"/>
      <w:numFmt w:val="none"/>
      <w:lvlText w:val=""/>
      <w:lvlJc w:val="left"/>
      <w:pPr>
        <w:tabs>
          <w:tab w:val="num" w:pos="2160"/>
        </w:tabs>
        <w:ind w:left="2160" w:hanging="360"/>
      </w:pPr>
      <w:rPr>
        <w:rFonts w:cs="Times New Roman" w:hint="default"/>
      </w:rPr>
    </w:lvl>
    <w:lvl w:ilvl="6">
      <w:start w:val="1"/>
      <w:numFmt w:val="none"/>
      <w:lvlText w:val="%7"/>
      <w:lvlJc w:val="left"/>
      <w:pPr>
        <w:tabs>
          <w:tab w:val="num" w:pos="2520"/>
        </w:tabs>
        <w:ind w:left="2520" w:hanging="360"/>
      </w:pPr>
      <w:rPr>
        <w:rFonts w:cs="Times New Roman" w:hint="default"/>
      </w:rPr>
    </w:lvl>
    <w:lvl w:ilvl="7">
      <w:start w:val="1"/>
      <w:numFmt w:val="none"/>
      <w:lvlText w:val="%8"/>
      <w:lvlJc w:val="left"/>
      <w:pPr>
        <w:tabs>
          <w:tab w:val="num" w:pos="2880"/>
        </w:tabs>
        <w:ind w:left="2880" w:hanging="360"/>
      </w:pPr>
      <w:rPr>
        <w:rFonts w:cs="Times New Roman" w:hint="default"/>
      </w:rPr>
    </w:lvl>
    <w:lvl w:ilvl="8">
      <w:start w:val="1"/>
      <w:numFmt w:val="none"/>
      <w:lvlText w:val="%9"/>
      <w:lvlJc w:val="left"/>
      <w:pPr>
        <w:tabs>
          <w:tab w:val="num" w:pos="3240"/>
        </w:tabs>
        <w:ind w:left="3240" w:hanging="360"/>
      </w:pPr>
      <w:rPr>
        <w:rFonts w:cs="Times New Roman" w:hint="default"/>
      </w:rPr>
    </w:lvl>
  </w:abstractNum>
  <w:abstractNum w:abstractNumId="18" w15:restartNumberingAfterBreak="0">
    <w:nsid w:val="17234235"/>
    <w:multiLevelType w:val="hybridMultilevel"/>
    <w:tmpl w:val="7E920EF4"/>
    <w:lvl w:ilvl="0" w:tplc="181679E6">
      <w:start w:val="1"/>
      <w:numFmt w:val="upperRoman"/>
      <w:lvlText w:val="(%1)"/>
      <w:lvlJc w:val="left"/>
      <w:pPr>
        <w:ind w:left="1826" w:hanging="394"/>
      </w:pPr>
      <w:rPr>
        <w:rFonts w:hint="default"/>
        <w:spacing w:val="-1"/>
        <w:w w:val="105"/>
        <w:lang w:val="en-US" w:eastAsia="en-US" w:bidi="ar-SA"/>
      </w:rPr>
    </w:lvl>
    <w:lvl w:ilvl="1" w:tplc="D3E81862">
      <w:numFmt w:val="bullet"/>
      <w:lvlText w:val="•"/>
      <w:lvlJc w:val="left"/>
      <w:pPr>
        <w:ind w:left="2518" w:hanging="394"/>
      </w:pPr>
      <w:rPr>
        <w:rFonts w:hint="default"/>
        <w:lang w:val="en-US" w:eastAsia="en-US" w:bidi="ar-SA"/>
      </w:rPr>
    </w:lvl>
    <w:lvl w:ilvl="2" w:tplc="A82AD75C">
      <w:numFmt w:val="bullet"/>
      <w:lvlText w:val="•"/>
      <w:lvlJc w:val="left"/>
      <w:pPr>
        <w:ind w:left="3216" w:hanging="394"/>
      </w:pPr>
      <w:rPr>
        <w:rFonts w:hint="default"/>
        <w:lang w:val="en-US" w:eastAsia="en-US" w:bidi="ar-SA"/>
      </w:rPr>
    </w:lvl>
    <w:lvl w:ilvl="3" w:tplc="840ADBBE">
      <w:numFmt w:val="bullet"/>
      <w:lvlText w:val="•"/>
      <w:lvlJc w:val="left"/>
      <w:pPr>
        <w:ind w:left="3914" w:hanging="394"/>
      </w:pPr>
      <w:rPr>
        <w:rFonts w:hint="default"/>
        <w:lang w:val="en-US" w:eastAsia="en-US" w:bidi="ar-SA"/>
      </w:rPr>
    </w:lvl>
    <w:lvl w:ilvl="4" w:tplc="B692996E">
      <w:numFmt w:val="bullet"/>
      <w:lvlText w:val="•"/>
      <w:lvlJc w:val="left"/>
      <w:pPr>
        <w:ind w:left="4612" w:hanging="394"/>
      </w:pPr>
      <w:rPr>
        <w:rFonts w:hint="default"/>
        <w:lang w:val="en-US" w:eastAsia="en-US" w:bidi="ar-SA"/>
      </w:rPr>
    </w:lvl>
    <w:lvl w:ilvl="5" w:tplc="8566FED8">
      <w:numFmt w:val="bullet"/>
      <w:lvlText w:val="•"/>
      <w:lvlJc w:val="left"/>
      <w:pPr>
        <w:ind w:left="5310" w:hanging="394"/>
      </w:pPr>
      <w:rPr>
        <w:rFonts w:hint="default"/>
        <w:lang w:val="en-US" w:eastAsia="en-US" w:bidi="ar-SA"/>
      </w:rPr>
    </w:lvl>
    <w:lvl w:ilvl="6" w:tplc="4B686CCE">
      <w:numFmt w:val="bullet"/>
      <w:lvlText w:val="•"/>
      <w:lvlJc w:val="left"/>
      <w:pPr>
        <w:ind w:left="6008" w:hanging="394"/>
      </w:pPr>
      <w:rPr>
        <w:rFonts w:hint="default"/>
        <w:lang w:val="en-US" w:eastAsia="en-US" w:bidi="ar-SA"/>
      </w:rPr>
    </w:lvl>
    <w:lvl w:ilvl="7" w:tplc="AFA61182">
      <w:numFmt w:val="bullet"/>
      <w:lvlText w:val="•"/>
      <w:lvlJc w:val="left"/>
      <w:pPr>
        <w:ind w:left="6706" w:hanging="394"/>
      </w:pPr>
      <w:rPr>
        <w:rFonts w:hint="default"/>
        <w:lang w:val="en-US" w:eastAsia="en-US" w:bidi="ar-SA"/>
      </w:rPr>
    </w:lvl>
    <w:lvl w:ilvl="8" w:tplc="EA323950">
      <w:numFmt w:val="bullet"/>
      <w:lvlText w:val="•"/>
      <w:lvlJc w:val="left"/>
      <w:pPr>
        <w:ind w:left="7404" w:hanging="394"/>
      </w:pPr>
      <w:rPr>
        <w:rFonts w:hint="default"/>
        <w:lang w:val="en-US" w:eastAsia="en-US" w:bidi="ar-SA"/>
      </w:rPr>
    </w:lvl>
  </w:abstractNum>
  <w:abstractNum w:abstractNumId="19" w15:restartNumberingAfterBreak="0">
    <w:nsid w:val="18AC2724"/>
    <w:multiLevelType w:val="hybridMultilevel"/>
    <w:tmpl w:val="F63AA914"/>
    <w:lvl w:ilvl="0" w:tplc="9DA2D3AC">
      <w:start w:val="1"/>
      <w:numFmt w:val="low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0" w15:restartNumberingAfterBreak="0">
    <w:nsid w:val="1C2F6B4E"/>
    <w:multiLevelType w:val="hybridMultilevel"/>
    <w:tmpl w:val="CD12E130"/>
    <w:lvl w:ilvl="0" w:tplc="F8FC7B90">
      <w:start w:val="5"/>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208253AB"/>
    <w:multiLevelType w:val="hybridMultilevel"/>
    <w:tmpl w:val="1396E284"/>
    <w:lvl w:ilvl="0" w:tplc="BC4C592A">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2" w15:restartNumberingAfterBreak="0">
    <w:nsid w:val="25FA2DD0"/>
    <w:multiLevelType w:val="hybridMultilevel"/>
    <w:tmpl w:val="49ACA828"/>
    <w:lvl w:ilvl="0" w:tplc="E3305070">
      <w:start w:val="2"/>
      <w:numFmt w:val="upperRoman"/>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3" w15:restartNumberingAfterBreak="0">
    <w:nsid w:val="2C5279EC"/>
    <w:multiLevelType w:val="hybridMultilevel"/>
    <w:tmpl w:val="60B47920"/>
    <w:lvl w:ilvl="0" w:tplc="4754C6F2">
      <w:start w:val="1"/>
      <w:numFmt w:val="upperRoman"/>
      <w:lvlText w:val="(%1)"/>
      <w:lvlJc w:val="left"/>
      <w:pPr>
        <w:ind w:left="730" w:hanging="422"/>
      </w:pPr>
      <w:rPr>
        <w:rFonts w:hint="default"/>
        <w:spacing w:val="0"/>
        <w:w w:val="104"/>
        <w:lang w:val="en-US" w:eastAsia="en-US" w:bidi="ar-SA"/>
      </w:rPr>
    </w:lvl>
    <w:lvl w:ilvl="1" w:tplc="BAD2AD5C">
      <w:start w:val="1"/>
      <w:numFmt w:val="upperLetter"/>
      <w:lvlText w:val="(%2)"/>
      <w:lvlJc w:val="left"/>
      <w:pPr>
        <w:ind w:left="1483" w:hanging="493"/>
      </w:pPr>
      <w:rPr>
        <w:rFonts w:hint="default"/>
        <w:spacing w:val="-1"/>
        <w:w w:val="102"/>
        <w:lang w:val="en-US" w:eastAsia="en-US" w:bidi="ar-SA"/>
      </w:rPr>
    </w:lvl>
    <w:lvl w:ilvl="2" w:tplc="0F28DD6A">
      <w:numFmt w:val="bullet"/>
      <w:lvlText w:val="•"/>
      <w:lvlJc w:val="left"/>
      <w:pPr>
        <w:ind w:left="2702" w:hanging="493"/>
      </w:pPr>
      <w:rPr>
        <w:rFonts w:hint="default"/>
        <w:lang w:val="en-US" w:eastAsia="en-US" w:bidi="ar-SA"/>
      </w:rPr>
    </w:lvl>
    <w:lvl w:ilvl="3" w:tplc="DFA09522">
      <w:numFmt w:val="bullet"/>
      <w:lvlText w:val="•"/>
      <w:lvlJc w:val="left"/>
      <w:pPr>
        <w:ind w:left="3464" w:hanging="493"/>
      </w:pPr>
      <w:rPr>
        <w:rFonts w:hint="default"/>
        <w:lang w:val="en-US" w:eastAsia="en-US" w:bidi="ar-SA"/>
      </w:rPr>
    </w:lvl>
    <w:lvl w:ilvl="4" w:tplc="BAB4FACC">
      <w:numFmt w:val="bullet"/>
      <w:lvlText w:val="•"/>
      <w:lvlJc w:val="left"/>
      <w:pPr>
        <w:ind w:left="4226" w:hanging="493"/>
      </w:pPr>
      <w:rPr>
        <w:rFonts w:hint="default"/>
        <w:lang w:val="en-US" w:eastAsia="en-US" w:bidi="ar-SA"/>
      </w:rPr>
    </w:lvl>
    <w:lvl w:ilvl="5" w:tplc="E9BEDC24">
      <w:numFmt w:val="bullet"/>
      <w:lvlText w:val="•"/>
      <w:lvlJc w:val="left"/>
      <w:pPr>
        <w:ind w:left="4988" w:hanging="493"/>
      </w:pPr>
      <w:rPr>
        <w:rFonts w:hint="default"/>
        <w:lang w:val="en-US" w:eastAsia="en-US" w:bidi="ar-SA"/>
      </w:rPr>
    </w:lvl>
    <w:lvl w:ilvl="6" w:tplc="E102C724">
      <w:numFmt w:val="bullet"/>
      <w:lvlText w:val="•"/>
      <w:lvlJc w:val="left"/>
      <w:pPr>
        <w:ind w:left="5751" w:hanging="493"/>
      </w:pPr>
      <w:rPr>
        <w:rFonts w:hint="default"/>
        <w:lang w:val="en-US" w:eastAsia="en-US" w:bidi="ar-SA"/>
      </w:rPr>
    </w:lvl>
    <w:lvl w:ilvl="7" w:tplc="4BD47A60">
      <w:numFmt w:val="bullet"/>
      <w:lvlText w:val="•"/>
      <w:lvlJc w:val="left"/>
      <w:pPr>
        <w:ind w:left="6513" w:hanging="493"/>
      </w:pPr>
      <w:rPr>
        <w:rFonts w:hint="default"/>
        <w:lang w:val="en-US" w:eastAsia="en-US" w:bidi="ar-SA"/>
      </w:rPr>
    </w:lvl>
    <w:lvl w:ilvl="8" w:tplc="10BE9830">
      <w:numFmt w:val="bullet"/>
      <w:lvlText w:val="•"/>
      <w:lvlJc w:val="left"/>
      <w:pPr>
        <w:ind w:left="7275" w:hanging="493"/>
      </w:pPr>
      <w:rPr>
        <w:rFonts w:hint="default"/>
        <w:lang w:val="en-US" w:eastAsia="en-US" w:bidi="ar-SA"/>
      </w:rPr>
    </w:lvl>
  </w:abstractNum>
  <w:abstractNum w:abstractNumId="24" w15:restartNumberingAfterBreak="0">
    <w:nsid w:val="2C643EE6"/>
    <w:multiLevelType w:val="hybridMultilevel"/>
    <w:tmpl w:val="61C2E868"/>
    <w:lvl w:ilvl="0" w:tplc="F7D66750">
      <w:start w:val="7"/>
      <w:numFmt w:val="upperRoman"/>
      <w:lvlText w:val="(%1)"/>
      <w:lvlJc w:val="left"/>
      <w:pPr>
        <w:tabs>
          <w:tab w:val="num" w:pos="1440"/>
        </w:tabs>
        <w:ind w:left="1440" w:hanging="720"/>
      </w:pPr>
      <w:rPr>
        <w:rFonts w:hint="default"/>
      </w:rPr>
    </w:lvl>
    <w:lvl w:ilvl="1" w:tplc="9B3A9DEC">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307C31EC"/>
    <w:multiLevelType w:val="hybridMultilevel"/>
    <w:tmpl w:val="349CAE7A"/>
    <w:lvl w:ilvl="0" w:tplc="91DAF7C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F52595"/>
    <w:multiLevelType w:val="hybridMultilevel"/>
    <w:tmpl w:val="88269602"/>
    <w:lvl w:ilvl="0" w:tplc="F48A02E0">
      <w:start w:val="5"/>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7" w15:restartNumberingAfterBreak="0">
    <w:nsid w:val="35082051"/>
    <w:multiLevelType w:val="hybridMultilevel"/>
    <w:tmpl w:val="A366FEE0"/>
    <w:lvl w:ilvl="0" w:tplc="5F2ED248">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5FF30BF"/>
    <w:multiLevelType w:val="hybridMultilevel"/>
    <w:tmpl w:val="B972BAC6"/>
    <w:lvl w:ilvl="0" w:tplc="46D2349C">
      <w:start w:val="1"/>
      <w:numFmt w:val="decimal"/>
      <w:pStyle w:val="ParagraphDiscussion"/>
      <w:lvlText w:val="%1."/>
      <w:lvlJc w:val="left"/>
      <w:pPr>
        <w:tabs>
          <w:tab w:val="num" w:pos="360"/>
        </w:tabs>
      </w:pPr>
      <w:rPr>
        <w:rFonts w:cs="Times New Roman" w:hint="default"/>
      </w:rPr>
    </w:lvl>
    <w:lvl w:ilvl="1" w:tplc="73E6C760">
      <w:start w:val="1"/>
      <w:numFmt w:val="lowerLetter"/>
      <w:pStyle w:val="ListLettered"/>
      <w:lvlText w:val="%2)"/>
      <w:lvlJc w:val="left"/>
      <w:pPr>
        <w:tabs>
          <w:tab w:val="num" w:pos="1440"/>
        </w:tabs>
        <w:ind w:left="1440" w:hanging="360"/>
      </w:pPr>
      <w:rPr>
        <w:rFonts w:ascii="Times New Roman" w:hAnsi="Times New Roman" w:cs="Times New Roman" w:hint="default"/>
        <w:sz w:val="24"/>
      </w:rPr>
    </w:lvl>
    <w:lvl w:ilvl="2" w:tplc="E35CDEF4">
      <w:start w:val="2"/>
      <w:numFmt w:val="upperRoman"/>
      <w:lvlText w:val="(%3)"/>
      <w:lvlJc w:val="left"/>
      <w:pPr>
        <w:tabs>
          <w:tab w:val="num" w:pos="2700"/>
        </w:tabs>
        <w:ind w:left="2700" w:hanging="72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4D417F49"/>
    <w:multiLevelType w:val="hybridMultilevel"/>
    <w:tmpl w:val="B9A46444"/>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4F610D4F"/>
    <w:multiLevelType w:val="hybridMultilevel"/>
    <w:tmpl w:val="B9A46444"/>
    <w:lvl w:ilvl="0" w:tplc="E65CFB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0146703"/>
    <w:multiLevelType w:val="hybridMultilevel"/>
    <w:tmpl w:val="BC6ABBBC"/>
    <w:lvl w:ilvl="0" w:tplc="9C3AF6AC">
      <w:start w:val="3"/>
      <w:numFmt w:val="lowerLetter"/>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55DA4608"/>
    <w:multiLevelType w:val="hybridMultilevel"/>
    <w:tmpl w:val="E2D23820"/>
    <w:lvl w:ilvl="0" w:tplc="43D6B8E0">
      <w:start w:val="16"/>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3" w15:restartNumberingAfterBreak="0">
    <w:nsid w:val="6A766E58"/>
    <w:multiLevelType w:val="hybridMultilevel"/>
    <w:tmpl w:val="D86E9B9C"/>
    <w:lvl w:ilvl="0" w:tplc="F70078C6">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6F765668"/>
    <w:multiLevelType w:val="hybridMultilevel"/>
    <w:tmpl w:val="50543798"/>
    <w:lvl w:ilvl="0" w:tplc="02667BF6">
      <w:start w:val="1"/>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7042615E"/>
    <w:multiLevelType w:val="hybridMultilevel"/>
    <w:tmpl w:val="3B660DEE"/>
    <w:lvl w:ilvl="0" w:tplc="5936D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9E277B"/>
    <w:multiLevelType w:val="hybridMultilevel"/>
    <w:tmpl w:val="8F842C68"/>
    <w:lvl w:ilvl="0" w:tplc="D5BAC672">
      <w:start w:val="2"/>
      <w:numFmt w:val="lowerLetter"/>
      <w:lvlText w:val="(%1)"/>
      <w:lvlJc w:val="left"/>
      <w:pPr>
        <w:ind w:left="711" w:hanging="562"/>
      </w:pPr>
      <w:rPr>
        <w:rFonts w:ascii="Times New Roman" w:eastAsia="Times New Roman" w:hAnsi="Times New Roman" w:cs="Times New Roman" w:hint="default"/>
        <w:b w:val="0"/>
        <w:bCs w:val="0"/>
        <w:i w:val="0"/>
        <w:iCs w:val="0"/>
        <w:color w:val="2A2A2A"/>
        <w:spacing w:val="0"/>
        <w:w w:val="104"/>
        <w:sz w:val="25"/>
        <w:szCs w:val="25"/>
        <w:lang w:val="en-US" w:eastAsia="en-US" w:bidi="ar-SA"/>
      </w:rPr>
    </w:lvl>
    <w:lvl w:ilvl="1" w:tplc="B49A2750">
      <w:start w:val="1"/>
      <w:numFmt w:val="upperRoman"/>
      <w:lvlText w:val="(%2)"/>
      <w:lvlJc w:val="left"/>
      <w:pPr>
        <w:ind w:left="711" w:hanging="478"/>
      </w:pPr>
      <w:rPr>
        <w:rFonts w:hint="default"/>
        <w:spacing w:val="0"/>
        <w:w w:val="109"/>
        <w:lang w:val="en-US" w:eastAsia="en-US" w:bidi="ar-SA"/>
      </w:rPr>
    </w:lvl>
    <w:lvl w:ilvl="2" w:tplc="9DBCB116">
      <w:numFmt w:val="bullet"/>
      <w:lvlText w:val="•"/>
      <w:lvlJc w:val="left"/>
      <w:pPr>
        <w:ind w:left="1635" w:hanging="478"/>
      </w:pPr>
      <w:rPr>
        <w:rFonts w:hint="default"/>
        <w:lang w:val="en-US" w:eastAsia="en-US" w:bidi="ar-SA"/>
      </w:rPr>
    </w:lvl>
    <w:lvl w:ilvl="3" w:tplc="384ADDFE">
      <w:numFmt w:val="bullet"/>
      <w:lvlText w:val="•"/>
      <w:lvlJc w:val="left"/>
      <w:pPr>
        <w:ind w:left="2531" w:hanging="478"/>
      </w:pPr>
      <w:rPr>
        <w:rFonts w:hint="default"/>
        <w:lang w:val="en-US" w:eastAsia="en-US" w:bidi="ar-SA"/>
      </w:rPr>
    </w:lvl>
    <w:lvl w:ilvl="4" w:tplc="F35CD856">
      <w:numFmt w:val="bullet"/>
      <w:lvlText w:val="•"/>
      <w:lvlJc w:val="left"/>
      <w:pPr>
        <w:ind w:left="3426" w:hanging="478"/>
      </w:pPr>
      <w:rPr>
        <w:rFonts w:hint="default"/>
        <w:lang w:val="en-US" w:eastAsia="en-US" w:bidi="ar-SA"/>
      </w:rPr>
    </w:lvl>
    <w:lvl w:ilvl="5" w:tplc="F4AE45AE">
      <w:numFmt w:val="bullet"/>
      <w:lvlText w:val="•"/>
      <w:lvlJc w:val="left"/>
      <w:pPr>
        <w:ind w:left="4322" w:hanging="478"/>
      </w:pPr>
      <w:rPr>
        <w:rFonts w:hint="default"/>
        <w:lang w:val="en-US" w:eastAsia="en-US" w:bidi="ar-SA"/>
      </w:rPr>
    </w:lvl>
    <w:lvl w:ilvl="6" w:tplc="9B1E5DEE">
      <w:numFmt w:val="bullet"/>
      <w:lvlText w:val="•"/>
      <w:lvlJc w:val="left"/>
      <w:pPr>
        <w:ind w:left="5217" w:hanging="478"/>
      </w:pPr>
      <w:rPr>
        <w:rFonts w:hint="default"/>
        <w:lang w:val="en-US" w:eastAsia="en-US" w:bidi="ar-SA"/>
      </w:rPr>
    </w:lvl>
    <w:lvl w:ilvl="7" w:tplc="DFECFD14">
      <w:numFmt w:val="bullet"/>
      <w:lvlText w:val="•"/>
      <w:lvlJc w:val="left"/>
      <w:pPr>
        <w:ind w:left="6113" w:hanging="478"/>
      </w:pPr>
      <w:rPr>
        <w:rFonts w:hint="default"/>
        <w:lang w:val="en-US" w:eastAsia="en-US" w:bidi="ar-SA"/>
      </w:rPr>
    </w:lvl>
    <w:lvl w:ilvl="8" w:tplc="AB52E910">
      <w:numFmt w:val="bullet"/>
      <w:lvlText w:val="•"/>
      <w:lvlJc w:val="left"/>
      <w:pPr>
        <w:ind w:left="7008" w:hanging="478"/>
      </w:pPr>
      <w:rPr>
        <w:rFonts w:hint="default"/>
        <w:lang w:val="en-US" w:eastAsia="en-US" w:bidi="ar-SA"/>
      </w:rPr>
    </w:lvl>
  </w:abstractNum>
  <w:abstractNum w:abstractNumId="37" w15:restartNumberingAfterBreak="0">
    <w:nsid w:val="70CF77E2"/>
    <w:multiLevelType w:val="hybridMultilevel"/>
    <w:tmpl w:val="87101862"/>
    <w:lvl w:ilvl="0" w:tplc="F6C450B4">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A3C2E0D"/>
    <w:multiLevelType w:val="multilevel"/>
    <w:tmpl w:val="F63AA914"/>
    <w:lvl w:ilvl="0">
      <w:start w:val="1"/>
      <w:numFmt w:val="lowerRoman"/>
      <w:lvlText w:val="(%1)"/>
      <w:lvlJc w:val="left"/>
      <w:pPr>
        <w:tabs>
          <w:tab w:val="num" w:pos="1440"/>
        </w:tabs>
        <w:ind w:left="1440" w:hanging="72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num w:numId="1" w16cid:durableId="270164313">
    <w:abstractNumId w:val="6"/>
  </w:num>
  <w:num w:numId="2" w16cid:durableId="1370690276">
    <w:abstractNumId w:val="5"/>
  </w:num>
  <w:num w:numId="3" w16cid:durableId="1905214485">
    <w:abstractNumId w:val="4"/>
  </w:num>
  <w:num w:numId="4" w16cid:durableId="619607625">
    <w:abstractNumId w:val="8"/>
  </w:num>
  <w:num w:numId="5" w16cid:durableId="797600728">
    <w:abstractNumId w:val="3"/>
  </w:num>
  <w:num w:numId="6" w16cid:durableId="386877946">
    <w:abstractNumId w:val="2"/>
  </w:num>
  <w:num w:numId="7" w16cid:durableId="1272712669">
    <w:abstractNumId w:val="1"/>
  </w:num>
  <w:num w:numId="8" w16cid:durableId="39018345">
    <w:abstractNumId w:val="0"/>
  </w:num>
  <w:num w:numId="9" w16cid:durableId="208759767">
    <w:abstractNumId w:val="10"/>
  </w:num>
  <w:num w:numId="10" w16cid:durableId="1544053962">
    <w:abstractNumId w:val="17"/>
  </w:num>
  <w:num w:numId="11" w16cid:durableId="1533684743">
    <w:abstractNumId w:val="28"/>
  </w:num>
  <w:num w:numId="12" w16cid:durableId="992759664">
    <w:abstractNumId w:val="27"/>
  </w:num>
  <w:num w:numId="13" w16cid:durableId="1242136327">
    <w:abstractNumId w:val="9"/>
  </w:num>
  <w:num w:numId="14" w16cid:durableId="156700112">
    <w:abstractNumId w:val="7"/>
  </w:num>
  <w:num w:numId="15" w16cid:durableId="442892316">
    <w:abstractNumId w:val="33"/>
  </w:num>
  <w:num w:numId="16" w16cid:durableId="1744833171">
    <w:abstractNumId w:val="11"/>
  </w:num>
  <w:num w:numId="17" w16cid:durableId="1799491581">
    <w:abstractNumId w:val="22"/>
  </w:num>
  <w:num w:numId="18" w16cid:durableId="478183096">
    <w:abstractNumId w:val="13"/>
  </w:num>
  <w:num w:numId="19" w16cid:durableId="755830102">
    <w:abstractNumId w:val="21"/>
  </w:num>
  <w:num w:numId="20" w16cid:durableId="1001468533">
    <w:abstractNumId w:val="31"/>
  </w:num>
  <w:num w:numId="21" w16cid:durableId="1772622050">
    <w:abstractNumId w:val="15"/>
  </w:num>
  <w:num w:numId="22" w16cid:durableId="1913806565">
    <w:abstractNumId w:val="32"/>
  </w:num>
  <w:num w:numId="23" w16cid:durableId="1379746681">
    <w:abstractNumId w:val="16"/>
  </w:num>
  <w:num w:numId="24" w16cid:durableId="1146703692">
    <w:abstractNumId w:val="19"/>
  </w:num>
  <w:num w:numId="25" w16cid:durableId="1820925559">
    <w:abstractNumId w:val="38"/>
  </w:num>
  <w:num w:numId="26" w16cid:durableId="1639333395">
    <w:abstractNumId w:val="34"/>
  </w:num>
  <w:num w:numId="27" w16cid:durableId="809136262">
    <w:abstractNumId w:val="20"/>
  </w:num>
  <w:num w:numId="28" w16cid:durableId="440803973">
    <w:abstractNumId w:val="26"/>
  </w:num>
  <w:num w:numId="29" w16cid:durableId="188761635">
    <w:abstractNumId w:val="37"/>
  </w:num>
  <w:num w:numId="30" w16cid:durableId="2097356240">
    <w:abstractNumId w:val="24"/>
  </w:num>
  <w:num w:numId="31" w16cid:durableId="1789886099">
    <w:abstractNumId w:val="28"/>
    <w:lvlOverride w:ilvl="0">
      <w:startOverride w:val="1"/>
    </w:lvlOverride>
  </w:num>
  <w:num w:numId="32" w16cid:durableId="356546672">
    <w:abstractNumId w:val="14"/>
  </w:num>
  <w:num w:numId="33" w16cid:durableId="879630523">
    <w:abstractNumId w:val="18"/>
  </w:num>
  <w:num w:numId="34" w16cid:durableId="1673529339">
    <w:abstractNumId w:val="23"/>
  </w:num>
  <w:num w:numId="35" w16cid:durableId="1595895973">
    <w:abstractNumId w:val="25"/>
  </w:num>
  <w:num w:numId="36" w16cid:durableId="1092624318">
    <w:abstractNumId w:val="36"/>
  </w:num>
  <w:num w:numId="37" w16cid:durableId="2106799568">
    <w:abstractNumId w:val="35"/>
  </w:num>
  <w:num w:numId="38" w16cid:durableId="1607696248">
    <w:abstractNumId w:val="30"/>
  </w:num>
  <w:num w:numId="39" w16cid:durableId="2017999971">
    <w:abstractNumId w:val="29"/>
  </w:num>
  <w:num w:numId="40" w16cid:durableId="378942380">
    <w:abstractNumId w:val="1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yna, Ismael">
    <w15:presenceInfo w15:providerId="AD" w15:userId="S::ixreyna@dora.state.co.us::279791b7-70cf-4e4c-9eb6-83d9c6944e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view w:val="normal"/>
  <w:zoom w:percent="13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67"/>
    <w:rsid w:val="00000577"/>
    <w:rsid w:val="00002D08"/>
    <w:rsid w:val="00007BAF"/>
    <w:rsid w:val="0001299E"/>
    <w:rsid w:val="000214D1"/>
    <w:rsid w:val="00022750"/>
    <w:rsid w:val="000274BE"/>
    <w:rsid w:val="0003258C"/>
    <w:rsid w:val="000338A6"/>
    <w:rsid w:val="00040617"/>
    <w:rsid w:val="000416C5"/>
    <w:rsid w:val="00041F01"/>
    <w:rsid w:val="00050D0E"/>
    <w:rsid w:val="0005470E"/>
    <w:rsid w:val="000615E4"/>
    <w:rsid w:val="00062C59"/>
    <w:rsid w:val="0006788E"/>
    <w:rsid w:val="0007075F"/>
    <w:rsid w:val="00072477"/>
    <w:rsid w:val="00081032"/>
    <w:rsid w:val="00081373"/>
    <w:rsid w:val="00087FBC"/>
    <w:rsid w:val="00092716"/>
    <w:rsid w:val="000932AA"/>
    <w:rsid w:val="00095DFA"/>
    <w:rsid w:val="000A0BCF"/>
    <w:rsid w:val="000A0D45"/>
    <w:rsid w:val="000A716E"/>
    <w:rsid w:val="000B22E5"/>
    <w:rsid w:val="000B59FD"/>
    <w:rsid w:val="000C3080"/>
    <w:rsid w:val="000C4324"/>
    <w:rsid w:val="000D106A"/>
    <w:rsid w:val="000D487E"/>
    <w:rsid w:val="000D6F81"/>
    <w:rsid w:val="000E3E51"/>
    <w:rsid w:val="000E6940"/>
    <w:rsid w:val="000F50B2"/>
    <w:rsid w:val="0010403F"/>
    <w:rsid w:val="00104402"/>
    <w:rsid w:val="00116EDE"/>
    <w:rsid w:val="00117200"/>
    <w:rsid w:val="00122D29"/>
    <w:rsid w:val="0012396C"/>
    <w:rsid w:val="00127423"/>
    <w:rsid w:val="001334DA"/>
    <w:rsid w:val="0013471F"/>
    <w:rsid w:val="0013535F"/>
    <w:rsid w:val="00137405"/>
    <w:rsid w:val="001454BB"/>
    <w:rsid w:val="00152746"/>
    <w:rsid w:val="0016344F"/>
    <w:rsid w:val="00163D59"/>
    <w:rsid w:val="001740B7"/>
    <w:rsid w:val="001812C3"/>
    <w:rsid w:val="00187868"/>
    <w:rsid w:val="0019019C"/>
    <w:rsid w:val="00193689"/>
    <w:rsid w:val="001961BC"/>
    <w:rsid w:val="001A11B1"/>
    <w:rsid w:val="001B1E5A"/>
    <w:rsid w:val="001B3477"/>
    <w:rsid w:val="001B4484"/>
    <w:rsid w:val="001C5CFE"/>
    <w:rsid w:val="001C7152"/>
    <w:rsid w:val="001D3030"/>
    <w:rsid w:val="001D51CB"/>
    <w:rsid w:val="001F2458"/>
    <w:rsid w:val="001F34BC"/>
    <w:rsid w:val="00201877"/>
    <w:rsid w:val="002054CA"/>
    <w:rsid w:val="00205C31"/>
    <w:rsid w:val="002063CD"/>
    <w:rsid w:val="00206E6D"/>
    <w:rsid w:val="00207DAE"/>
    <w:rsid w:val="00210387"/>
    <w:rsid w:val="002105AD"/>
    <w:rsid w:val="00211AF3"/>
    <w:rsid w:val="00211BA9"/>
    <w:rsid w:val="002133EE"/>
    <w:rsid w:val="002211F3"/>
    <w:rsid w:val="00230C3D"/>
    <w:rsid w:val="0023339B"/>
    <w:rsid w:val="00235232"/>
    <w:rsid w:val="002360C9"/>
    <w:rsid w:val="00240E2A"/>
    <w:rsid w:val="00242067"/>
    <w:rsid w:val="00244F01"/>
    <w:rsid w:val="00250099"/>
    <w:rsid w:val="0025088E"/>
    <w:rsid w:val="00250920"/>
    <w:rsid w:val="00250E3B"/>
    <w:rsid w:val="00256F17"/>
    <w:rsid w:val="0026113E"/>
    <w:rsid w:val="0026369C"/>
    <w:rsid w:val="00282036"/>
    <w:rsid w:val="00282A93"/>
    <w:rsid w:val="00290357"/>
    <w:rsid w:val="00290530"/>
    <w:rsid w:val="002913A2"/>
    <w:rsid w:val="00292825"/>
    <w:rsid w:val="00293141"/>
    <w:rsid w:val="002934BE"/>
    <w:rsid w:val="002A2BF9"/>
    <w:rsid w:val="002B0002"/>
    <w:rsid w:val="002B3DA7"/>
    <w:rsid w:val="002B4B2E"/>
    <w:rsid w:val="002C089E"/>
    <w:rsid w:val="002C24D1"/>
    <w:rsid w:val="002D2871"/>
    <w:rsid w:val="002D3626"/>
    <w:rsid w:val="002F00CB"/>
    <w:rsid w:val="002F255C"/>
    <w:rsid w:val="002F3AC5"/>
    <w:rsid w:val="002F3AF3"/>
    <w:rsid w:val="002F4DCC"/>
    <w:rsid w:val="002F52CD"/>
    <w:rsid w:val="0030096D"/>
    <w:rsid w:val="003042E9"/>
    <w:rsid w:val="00304EC4"/>
    <w:rsid w:val="00306F67"/>
    <w:rsid w:val="003076DE"/>
    <w:rsid w:val="0031013D"/>
    <w:rsid w:val="0031127D"/>
    <w:rsid w:val="003118D8"/>
    <w:rsid w:val="003121DF"/>
    <w:rsid w:val="00312498"/>
    <w:rsid w:val="003178A1"/>
    <w:rsid w:val="00317918"/>
    <w:rsid w:val="00325EE6"/>
    <w:rsid w:val="00336C34"/>
    <w:rsid w:val="00337F3E"/>
    <w:rsid w:val="003441B6"/>
    <w:rsid w:val="0035287D"/>
    <w:rsid w:val="003559F5"/>
    <w:rsid w:val="003574D1"/>
    <w:rsid w:val="00357534"/>
    <w:rsid w:val="00365465"/>
    <w:rsid w:val="00366818"/>
    <w:rsid w:val="003675C7"/>
    <w:rsid w:val="003703E2"/>
    <w:rsid w:val="00375D01"/>
    <w:rsid w:val="00381782"/>
    <w:rsid w:val="00386C0B"/>
    <w:rsid w:val="00390B61"/>
    <w:rsid w:val="00392720"/>
    <w:rsid w:val="003A0223"/>
    <w:rsid w:val="003B22C2"/>
    <w:rsid w:val="003B339E"/>
    <w:rsid w:val="003B4E9A"/>
    <w:rsid w:val="003B76FD"/>
    <w:rsid w:val="003C1232"/>
    <w:rsid w:val="003C2567"/>
    <w:rsid w:val="003C27CC"/>
    <w:rsid w:val="003C2FA6"/>
    <w:rsid w:val="003C3297"/>
    <w:rsid w:val="003C3440"/>
    <w:rsid w:val="003C3FAC"/>
    <w:rsid w:val="003C5296"/>
    <w:rsid w:val="003D0677"/>
    <w:rsid w:val="003D52BA"/>
    <w:rsid w:val="003E2981"/>
    <w:rsid w:val="003F34B2"/>
    <w:rsid w:val="003F59F0"/>
    <w:rsid w:val="0040049B"/>
    <w:rsid w:val="004007FC"/>
    <w:rsid w:val="00400C26"/>
    <w:rsid w:val="004042E5"/>
    <w:rsid w:val="004047CA"/>
    <w:rsid w:val="00404F03"/>
    <w:rsid w:val="00405794"/>
    <w:rsid w:val="00407CB6"/>
    <w:rsid w:val="004163D5"/>
    <w:rsid w:val="004203F1"/>
    <w:rsid w:val="00423DD1"/>
    <w:rsid w:val="00426027"/>
    <w:rsid w:val="00426C36"/>
    <w:rsid w:val="00434202"/>
    <w:rsid w:val="004348B1"/>
    <w:rsid w:val="00441477"/>
    <w:rsid w:val="00445A0F"/>
    <w:rsid w:val="004558BD"/>
    <w:rsid w:val="004634D6"/>
    <w:rsid w:val="004704A7"/>
    <w:rsid w:val="004729AD"/>
    <w:rsid w:val="004767CA"/>
    <w:rsid w:val="004902CA"/>
    <w:rsid w:val="00494C78"/>
    <w:rsid w:val="00497ED4"/>
    <w:rsid w:val="004A0DA4"/>
    <w:rsid w:val="004A34F9"/>
    <w:rsid w:val="004A3E1D"/>
    <w:rsid w:val="004B3042"/>
    <w:rsid w:val="004B661A"/>
    <w:rsid w:val="004C283E"/>
    <w:rsid w:val="004C2FA5"/>
    <w:rsid w:val="004C4398"/>
    <w:rsid w:val="004C520F"/>
    <w:rsid w:val="004D15F3"/>
    <w:rsid w:val="004E3F99"/>
    <w:rsid w:val="004F5218"/>
    <w:rsid w:val="004F7DD8"/>
    <w:rsid w:val="00500565"/>
    <w:rsid w:val="0050255C"/>
    <w:rsid w:val="005060A1"/>
    <w:rsid w:val="0051318F"/>
    <w:rsid w:val="00513CD5"/>
    <w:rsid w:val="00514780"/>
    <w:rsid w:val="005169F6"/>
    <w:rsid w:val="005203F0"/>
    <w:rsid w:val="00523260"/>
    <w:rsid w:val="005305F7"/>
    <w:rsid w:val="00532FB1"/>
    <w:rsid w:val="005359B2"/>
    <w:rsid w:val="00542959"/>
    <w:rsid w:val="005431A6"/>
    <w:rsid w:val="00544640"/>
    <w:rsid w:val="00546D79"/>
    <w:rsid w:val="00555B2C"/>
    <w:rsid w:val="005611A1"/>
    <w:rsid w:val="00564B24"/>
    <w:rsid w:val="00565019"/>
    <w:rsid w:val="00566BAE"/>
    <w:rsid w:val="0057055E"/>
    <w:rsid w:val="00576356"/>
    <w:rsid w:val="00576F1B"/>
    <w:rsid w:val="0058216C"/>
    <w:rsid w:val="0058386B"/>
    <w:rsid w:val="005845B7"/>
    <w:rsid w:val="00587FC3"/>
    <w:rsid w:val="00593639"/>
    <w:rsid w:val="00594557"/>
    <w:rsid w:val="005972AA"/>
    <w:rsid w:val="005A639D"/>
    <w:rsid w:val="005B1663"/>
    <w:rsid w:val="005B22D0"/>
    <w:rsid w:val="005B52F3"/>
    <w:rsid w:val="005B743B"/>
    <w:rsid w:val="005C010F"/>
    <w:rsid w:val="005C76C5"/>
    <w:rsid w:val="005D2179"/>
    <w:rsid w:val="005D6364"/>
    <w:rsid w:val="005E27EC"/>
    <w:rsid w:val="005E5E71"/>
    <w:rsid w:val="005F2BA7"/>
    <w:rsid w:val="006013AF"/>
    <w:rsid w:val="0060703D"/>
    <w:rsid w:val="006078A2"/>
    <w:rsid w:val="00617C36"/>
    <w:rsid w:val="00617FC9"/>
    <w:rsid w:val="0062012C"/>
    <w:rsid w:val="006238E9"/>
    <w:rsid w:val="006247FB"/>
    <w:rsid w:val="0063092D"/>
    <w:rsid w:val="00633861"/>
    <w:rsid w:val="00633C72"/>
    <w:rsid w:val="006441A5"/>
    <w:rsid w:val="006467CD"/>
    <w:rsid w:val="00660759"/>
    <w:rsid w:val="00665C6E"/>
    <w:rsid w:val="006666E0"/>
    <w:rsid w:val="006669D2"/>
    <w:rsid w:val="0067285E"/>
    <w:rsid w:val="006731C2"/>
    <w:rsid w:val="00676572"/>
    <w:rsid w:val="00677F14"/>
    <w:rsid w:val="006803BD"/>
    <w:rsid w:val="006A0858"/>
    <w:rsid w:val="006A5E86"/>
    <w:rsid w:val="006B03FA"/>
    <w:rsid w:val="006B0F05"/>
    <w:rsid w:val="006B35C0"/>
    <w:rsid w:val="006C378D"/>
    <w:rsid w:val="006D0881"/>
    <w:rsid w:val="006D3D81"/>
    <w:rsid w:val="006E5756"/>
    <w:rsid w:val="006F355E"/>
    <w:rsid w:val="006F4490"/>
    <w:rsid w:val="006F560E"/>
    <w:rsid w:val="006F7F2B"/>
    <w:rsid w:val="007008F9"/>
    <w:rsid w:val="007077C4"/>
    <w:rsid w:val="0071128E"/>
    <w:rsid w:val="00711CD2"/>
    <w:rsid w:val="007256B8"/>
    <w:rsid w:val="00727B6F"/>
    <w:rsid w:val="00733F61"/>
    <w:rsid w:val="00737307"/>
    <w:rsid w:val="00751C09"/>
    <w:rsid w:val="00753E6E"/>
    <w:rsid w:val="00755314"/>
    <w:rsid w:val="00761460"/>
    <w:rsid w:val="00765926"/>
    <w:rsid w:val="00766EC9"/>
    <w:rsid w:val="0076792F"/>
    <w:rsid w:val="00773607"/>
    <w:rsid w:val="007736D1"/>
    <w:rsid w:val="007749E5"/>
    <w:rsid w:val="00777A37"/>
    <w:rsid w:val="0078291B"/>
    <w:rsid w:val="007843FC"/>
    <w:rsid w:val="0078734F"/>
    <w:rsid w:val="00790D0E"/>
    <w:rsid w:val="0079220A"/>
    <w:rsid w:val="00795F22"/>
    <w:rsid w:val="007968C6"/>
    <w:rsid w:val="007A594F"/>
    <w:rsid w:val="007B220E"/>
    <w:rsid w:val="007C271C"/>
    <w:rsid w:val="007C78BF"/>
    <w:rsid w:val="007D0A03"/>
    <w:rsid w:val="007D478E"/>
    <w:rsid w:val="007D5089"/>
    <w:rsid w:val="007D741D"/>
    <w:rsid w:val="007D7C79"/>
    <w:rsid w:val="007E1688"/>
    <w:rsid w:val="007E5377"/>
    <w:rsid w:val="007F0956"/>
    <w:rsid w:val="007F5328"/>
    <w:rsid w:val="008071C1"/>
    <w:rsid w:val="008075C3"/>
    <w:rsid w:val="00815BB3"/>
    <w:rsid w:val="00815E11"/>
    <w:rsid w:val="00817C6A"/>
    <w:rsid w:val="008236F8"/>
    <w:rsid w:val="00826BF9"/>
    <w:rsid w:val="008304AB"/>
    <w:rsid w:val="00831EFF"/>
    <w:rsid w:val="00832DB6"/>
    <w:rsid w:val="00834EB5"/>
    <w:rsid w:val="008417E8"/>
    <w:rsid w:val="00844735"/>
    <w:rsid w:val="00845C50"/>
    <w:rsid w:val="0085532C"/>
    <w:rsid w:val="008566E9"/>
    <w:rsid w:val="00863CC4"/>
    <w:rsid w:val="00871A89"/>
    <w:rsid w:val="0087390A"/>
    <w:rsid w:val="00883F2A"/>
    <w:rsid w:val="00886FD2"/>
    <w:rsid w:val="00893C9F"/>
    <w:rsid w:val="008944F0"/>
    <w:rsid w:val="008961CE"/>
    <w:rsid w:val="0089647D"/>
    <w:rsid w:val="0089790E"/>
    <w:rsid w:val="008A3C6E"/>
    <w:rsid w:val="008A79D9"/>
    <w:rsid w:val="008B0EB8"/>
    <w:rsid w:val="008B24F9"/>
    <w:rsid w:val="008B2F7E"/>
    <w:rsid w:val="008B4668"/>
    <w:rsid w:val="008C1B61"/>
    <w:rsid w:val="008E68C4"/>
    <w:rsid w:val="008F034F"/>
    <w:rsid w:val="008F2091"/>
    <w:rsid w:val="009059DA"/>
    <w:rsid w:val="00921EDE"/>
    <w:rsid w:val="00925303"/>
    <w:rsid w:val="00926FC8"/>
    <w:rsid w:val="00951145"/>
    <w:rsid w:val="00954705"/>
    <w:rsid w:val="00954881"/>
    <w:rsid w:val="00961F34"/>
    <w:rsid w:val="00965359"/>
    <w:rsid w:val="00966685"/>
    <w:rsid w:val="00967688"/>
    <w:rsid w:val="00971337"/>
    <w:rsid w:val="00982B7C"/>
    <w:rsid w:val="00995896"/>
    <w:rsid w:val="00995FC3"/>
    <w:rsid w:val="009B2B9E"/>
    <w:rsid w:val="009B3C92"/>
    <w:rsid w:val="009C11E2"/>
    <w:rsid w:val="009C5092"/>
    <w:rsid w:val="009C7C36"/>
    <w:rsid w:val="009E66E0"/>
    <w:rsid w:val="009F0D04"/>
    <w:rsid w:val="00A00F35"/>
    <w:rsid w:val="00A053F1"/>
    <w:rsid w:val="00A0677D"/>
    <w:rsid w:val="00A132A6"/>
    <w:rsid w:val="00A1766A"/>
    <w:rsid w:val="00A231DC"/>
    <w:rsid w:val="00A23C66"/>
    <w:rsid w:val="00A24418"/>
    <w:rsid w:val="00A26402"/>
    <w:rsid w:val="00A2709D"/>
    <w:rsid w:val="00A30052"/>
    <w:rsid w:val="00A303C6"/>
    <w:rsid w:val="00A32F94"/>
    <w:rsid w:val="00A43CAB"/>
    <w:rsid w:val="00A5317F"/>
    <w:rsid w:val="00A61052"/>
    <w:rsid w:val="00A6769F"/>
    <w:rsid w:val="00A85646"/>
    <w:rsid w:val="00A87581"/>
    <w:rsid w:val="00A91AA9"/>
    <w:rsid w:val="00A95EA9"/>
    <w:rsid w:val="00A97004"/>
    <w:rsid w:val="00A97849"/>
    <w:rsid w:val="00AA26AE"/>
    <w:rsid w:val="00AA714D"/>
    <w:rsid w:val="00AB1415"/>
    <w:rsid w:val="00AB33FD"/>
    <w:rsid w:val="00AB455F"/>
    <w:rsid w:val="00AB6CB3"/>
    <w:rsid w:val="00AC03DF"/>
    <w:rsid w:val="00AC1024"/>
    <w:rsid w:val="00AC3245"/>
    <w:rsid w:val="00AD05C6"/>
    <w:rsid w:val="00AD11C5"/>
    <w:rsid w:val="00AD3D31"/>
    <w:rsid w:val="00AE2AD4"/>
    <w:rsid w:val="00AE5BE2"/>
    <w:rsid w:val="00AE69FC"/>
    <w:rsid w:val="00AF138E"/>
    <w:rsid w:val="00AF2F1F"/>
    <w:rsid w:val="00AF4547"/>
    <w:rsid w:val="00B00059"/>
    <w:rsid w:val="00B02658"/>
    <w:rsid w:val="00B05EA8"/>
    <w:rsid w:val="00B15548"/>
    <w:rsid w:val="00B15C7D"/>
    <w:rsid w:val="00B1622B"/>
    <w:rsid w:val="00B270C9"/>
    <w:rsid w:val="00B35389"/>
    <w:rsid w:val="00B52D4B"/>
    <w:rsid w:val="00B551AF"/>
    <w:rsid w:val="00B616F9"/>
    <w:rsid w:val="00B64174"/>
    <w:rsid w:val="00B66BC3"/>
    <w:rsid w:val="00B71CF5"/>
    <w:rsid w:val="00B7465F"/>
    <w:rsid w:val="00B81511"/>
    <w:rsid w:val="00B820FC"/>
    <w:rsid w:val="00B82633"/>
    <w:rsid w:val="00B91662"/>
    <w:rsid w:val="00B9306E"/>
    <w:rsid w:val="00B9454E"/>
    <w:rsid w:val="00B95B36"/>
    <w:rsid w:val="00BA131B"/>
    <w:rsid w:val="00BB37D5"/>
    <w:rsid w:val="00BB6765"/>
    <w:rsid w:val="00BC3B2C"/>
    <w:rsid w:val="00BE55D6"/>
    <w:rsid w:val="00BF0AD5"/>
    <w:rsid w:val="00BF53BF"/>
    <w:rsid w:val="00BF6745"/>
    <w:rsid w:val="00C1489E"/>
    <w:rsid w:val="00C16E8E"/>
    <w:rsid w:val="00C21662"/>
    <w:rsid w:val="00C22C61"/>
    <w:rsid w:val="00C22E07"/>
    <w:rsid w:val="00C234A7"/>
    <w:rsid w:val="00C2451F"/>
    <w:rsid w:val="00C30C6D"/>
    <w:rsid w:val="00C30FCB"/>
    <w:rsid w:val="00C32396"/>
    <w:rsid w:val="00C33B7D"/>
    <w:rsid w:val="00C37835"/>
    <w:rsid w:val="00C40064"/>
    <w:rsid w:val="00C54A06"/>
    <w:rsid w:val="00C55F04"/>
    <w:rsid w:val="00C57327"/>
    <w:rsid w:val="00C6491E"/>
    <w:rsid w:val="00C703DB"/>
    <w:rsid w:val="00C8026A"/>
    <w:rsid w:val="00C84109"/>
    <w:rsid w:val="00C904BC"/>
    <w:rsid w:val="00C9145E"/>
    <w:rsid w:val="00CA3D6B"/>
    <w:rsid w:val="00CA4A15"/>
    <w:rsid w:val="00CB63D9"/>
    <w:rsid w:val="00CB7752"/>
    <w:rsid w:val="00CC04BE"/>
    <w:rsid w:val="00CC2247"/>
    <w:rsid w:val="00CC2D7A"/>
    <w:rsid w:val="00CC48C9"/>
    <w:rsid w:val="00CC5C6A"/>
    <w:rsid w:val="00CC76BD"/>
    <w:rsid w:val="00CC7A29"/>
    <w:rsid w:val="00CD5EE0"/>
    <w:rsid w:val="00CE298F"/>
    <w:rsid w:val="00CE3485"/>
    <w:rsid w:val="00CE656E"/>
    <w:rsid w:val="00CF257B"/>
    <w:rsid w:val="00CF4194"/>
    <w:rsid w:val="00CF41F7"/>
    <w:rsid w:val="00CF6C09"/>
    <w:rsid w:val="00D0184B"/>
    <w:rsid w:val="00D0294E"/>
    <w:rsid w:val="00D12A34"/>
    <w:rsid w:val="00D13340"/>
    <w:rsid w:val="00D17E14"/>
    <w:rsid w:val="00D27230"/>
    <w:rsid w:val="00D321E9"/>
    <w:rsid w:val="00D37125"/>
    <w:rsid w:val="00D4211C"/>
    <w:rsid w:val="00D43F4C"/>
    <w:rsid w:val="00D45742"/>
    <w:rsid w:val="00D57EB6"/>
    <w:rsid w:val="00D62167"/>
    <w:rsid w:val="00D626BC"/>
    <w:rsid w:val="00D672CA"/>
    <w:rsid w:val="00D70FF8"/>
    <w:rsid w:val="00D7125C"/>
    <w:rsid w:val="00D8113E"/>
    <w:rsid w:val="00D8305A"/>
    <w:rsid w:val="00D8554D"/>
    <w:rsid w:val="00D878C7"/>
    <w:rsid w:val="00D93196"/>
    <w:rsid w:val="00D96744"/>
    <w:rsid w:val="00DA5107"/>
    <w:rsid w:val="00DB7286"/>
    <w:rsid w:val="00DC061F"/>
    <w:rsid w:val="00DD1BDE"/>
    <w:rsid w:val="00DD273F"/>
    <w:rsid w:val="00DD74AB"/>
    <w:rsid w:val="00DE0B7E"/>
    <w:rsid w:val="00DE330A"/>
    <w:rsid w:val="00DE3597"/>
    <w:rsid w:val="00DE5616"/>
    <w:rsid w:val="00DE5F16"/>
    <w:rsid w:val="00DF70A6"/>
    <w:rsid w:val="00DF7542"/>
    <w:rsid w:val="00DF77D4"/>
    <w:rsid w:val="00E031AA"/>
    <w:rsid w:val="00E12D94"/>
    <w:rsid w:val="00E170A6"/>
    <w:rsid w:val="00E209C7"/>
    <w:rsid w:val="00E25972"/>
    <w:rsid w:val="00E3182D"/>
    <w:rsid w:val="00E36E6C"/>
    <w:rsid w:val="00E37AC1"/>
    <w:rsid w:val="00E40D73"/>
    <w:rsid w:val="00E41193"/>
    <w:rsid w:val="00E4167C"/>
    <w:rsid w:val="00E42ED8"/>
    <w:rsid w:val="00E46A12"/>
    <w:rsid w:val="00E519BA"/>
    <w:rsid w:val="00E56417"/>
    <w:rsid w:val="00E56B37"/>
    <w:rsid w:val="00E60172"/>
    <w:rsid w:val="00E61D02"/>
    <w:rsid w:val="00E6784B"/>
    <w:rsid w:val="00E706B2"/>
    <w:rsid w:val="00E727DD"/>
    <w:rsid w:val="00E73CC0"/>
    <w:rsid w:val="00E74238"/>
    <w:rsid w:val="00E81C0F"/>
    <w:rsid w:val="00E83B18"/>
    <w:rsid w:val="00E87A82"/>
    <w:rsid w:val="00E92AD7"/>
    <w:rsid w:val="00E92C8D"/>
    <w:rsid w:val="00EA116B"/>
    <w:rsid w:val="00EA3A64"/>
    <w:rsid w:val="00EB56B3"/>
    <w:rsid w:val="00EC0198"/>
    <w:rsid w:val="00EC222C"/>
    <w:rsid w:val="00ED13C7"/>
    <w:rsid w:val="00ED2A65"/>
    <w:rsid w:val="00EE2CE4"/>
    <w:rsid w:val="00EE688B"/>
    <w:rsid w:val="00EF3D34"/>
    <w:rsid w:val="00EF47DB"/>
    <w:rsid w:val="00EF77BA"/>
    <w:rsid w:val="00F00A55"/>
    <w:rsid w:val="00F06E58"/>
    <w:rsid w:val="00F104F3"/>
    <w:rsid w:val="00F107AD"/>
    <w:rsid w:val="00F13844"/>
    <w:rsid w:val="00F15E3F"/>
    <w:rsid w:val="00F17D0D"/>
    <w:rsid w:val="00F20C36"/>
    <w:rsid w:val="00F214A7"/>
    <w:rsid w:val="00F21AE1"/>
    <w:rsid w:val="00F2529B"/>
    <w:rsid w:val="00F26E5E"/>
    <w:rsid w:val="00F30C71"/>
    <w:rsid w:val="00F348A1"/>
    <w:rsid w:val="00F406CC"/>
    <w:rsid w:val="00F41971"/>
    <w:rsid w:val="00F5228D"/>
    <w:rsid w:val="00F53E06"/>
    <w:rsid w:val="00F56C4B"/>
    <w:rsid w:val="00F6635D"/>
    <w:rsid w:val="00F67C4F"/>
    <w:rsid w:val="00F75D11"/>
    <w:rsid w:val="00F80B5A"/>
    <w:rsid w:val="00F92F42"/>
    <w:rsid w:val="00FA2662"/>
    <w:rsid w:val="00FA39E9"/>
    <w:rsid w:val="00FB2047"/>
    <w:rsid w:val="00FB39D8"/>
    <w:rsid w:val="00FC1E68"/>
    <w:rsid w:val="00FD00C6"/>
    <w:rsid w:val="00FD2BDF"/>
    <w:rsid w:val="00FD753C"/>
    <w:rsid w:val="00FE21D9"/>
    <w:rsid w:val="00FE43F4"/>
    <w:rsid w:val="00FF0DB6"/>
    <w:rsid w:val="00FF6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E180C"/>
  <w15:chartTrackingRefBased/>
  <w15:docId w15:val="{83C5A859-BE37-446E-AFB8-B1E6CA008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qFormat="1"/>
    <w:lsdException w:name="Title" w:uiPriority="99" w:qFormat="1"/>
    <w:lsdException w:name="Default Paragraph Font" w:uiPriority="1"/>
    <w:lsdException w:name="Body Tex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03BD"/>
    <w:pPr>
      <w:spacing w:before="240"/>
    </w:pPr>
    <w:rPr>
      <w:rFonts w:ascii="Arial" w:hAnsi="Arial"/>
    </w:rPr>
  </w:style>
  <w:style w:type="paragraph" w:styleId="Heading1">
    <w:name w:val="heading 1"/>
    <w:basedOn w:val="Normal"/>
    <w:next w:val="Normal"/>
    <w:link w:val="Heading1Char"/>
    <w:qFormat/>
    <w:rsid w:val="006803BD"/>
    <w:pPr>
      <w:keepNext/>
      <w:spacing w:after="60"/>
      <w:outlineLvl w:val="0"/>
    </w:pPr>
    <w:rPr>
      <w:b/>
      <w:bCs/>
      <w:kern w:val="32"/>
      <w:sz w:val="32"/>
      <w:szCs w:val="32"/>
    </w:rPr>
  </w:style>
  <w:style w:type="paragraph" w:styleId="Heading2">
    <w:name w:val="heading 2"/>
    <w:basedOn w:val="Normal"/>
    <w:next w:val="Normal"/>
    <w:link w:val="Heading2Char"/>
    <w:qFormat/>
    <w:rsid w:val="006803BD"/>
    <w:pPr>
      <w:keepNext/>
      <w:spacing w:after="60"/>
      <w:outlineLvl w:val="1"/>
    </w:pPr>
    <w:rPr>
      <w:b/>
      <w:bCs/>
      <w:i/>
      <w:iCs/>
      <w:sz w:val="28"/>
      <w:szCs w:val="28"/>
    </w:rPr>
  </w:style>
  <w:style w:type="paragraph" w:styleId="Heading3">
    <w:name w:val="heading 3"/>
    <w:basedOn w:val="Normal"/>
    <w:next w:val="Normal"/>
    <w:link w:val="Heading3Char"/>
    <w:qFormat/>
    <w:rsid w:val="006803BD"/>
    <w:pPr>
      <w:keepNext/>
      <w:spacing w:after="60"/>
      <w:outlineLvl w:val="2"/>
    </w:pPr>
    <w:rPr>
      <w:b/>
      <w:bCs/>
      <w:sz w:val="26"/>
      <w:szCs w:val="26"/>
    </w:rPr>
  </w:style>
  <w:style w:type="paragraph" w:styleId="Heading4">
    <w:name w:val="heading 4"/>
    <w:basedOn w:val="Normal"/>
    <w:next w:val="Normal"/>
    <w:link w:val="Heading4Char"/>
    <w:qFormat/>
    <w:pPr>
      <w:keepNext/>
      <w:outlineLvl w:val="3"/>
    </w:pPr>
    <w:rPr>
      <w:rFonts w:ascii="Courier New" w:hAnsi="Courier New" w:cs="Courier New"/>
    </w:rPr>
  </w:style>
  <w:style w:type="paragraph" w:styleId="Heading5">
    <w:name w:val="heading 5"/>
    <w:basedOn w:val="Normal"/>
    <w:next w:val="Normal"/>
    <w:link w:val="Heading5Char"/>
    <w:qFormat/>
    <w:pPr>
      <w:numPr>
        <w:ilvl w:val="4"/>
        <w:numId w:val="9"/>
      </w:numPr>
      <w:spacing w:after="60" w:line="360" w:lineRule="auto"/>
      <w:outlineLvl w:val="4"/>
    </w:pPr>
    <w:rPr>
      <w:sz w:val="22"/>
    </w:rPr>
  </w:style>
  <w:style w:type="paragraph" w:styleId="Heading6">
    <w:name w:val="heading 6"/>
    <w:basedOn w:val="Normal"/>
    <w:next w:val="Normal"/>
    <w:link w:val="Heading6Char"/>
    <w:qFormat/>
    <w:pPr>
      <w:keepNext/>
      <w:outlineLvl w:val="5"/>
    </w:pPr>
    <w:rPr>
      <w:rFonts w:ascii="Courier New" w:hAnsi="Courier New" w:cs="Courier New"/>
    </w:rPr>
  </w:style>
  <w:style w:type="paragraph" w:styleId="Heading7">
    <w:name w:val="heading 7"/>
    <w:basedOn w:val="Normal"/>
    <w:next w:val="Normal"/>
    <w:link w:val="Heading7Char"/>
    <w:qFormat/>
    <w:pPr>
      <w:numPr>
        <w:ilvl w:val="6"/>
        <w:numId w:val="9"/>
      </w:numPr>
      <w:spacing w:after="60" w:line="360" w:lineRule="auto"/>
      <w:outlineLvl w:val="6"/>
    </w:pPr>
  </w:style>
  <w:style w:type="paragraph" w:styleId="Heading8">
    <w:name w:val="heading 8"/>
    <w:basedOn w:val="Normal"/>
    <w:next w:val="Normal"/>
    <w:link w:val="Heading8Char"/>
    <w:qFormat/>
    <w:pPr>
      <w:numPr>
        <w:ilvl w:val="7"/>
        <w:numId w:val="9"/>
      </w:numPr>
      <w:spacing w:after="60" w:line="360" w:lineRule="auto"/>
      <w:outlineLvl w:val="7"/>
    </w:pPr>
    <w:rPr>
      <w:i/>
    </w:rPr>
  </w:style>
  <w:style w:type="paragraph" w:styleId="Heading9">
    <w:name w:val="heading 9"/>
    <w:basedOn w:val="Normal"/>
    <w:next w:val="Normal"/>
    <w:link w:val="Heading9Char"/>
    <w:qFormat/>
    <w:pPr>
      <w:numPr>
        <w:ilvl w:val="8"/>
        <w:numId w:val="9"/>
      </w:numPr>
      <w:spacing w:after="60" w:line="360" w:lineRule="auto"/>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6803BD"/>
    <w:pPr>
      <w:spacing w:before="0"/>
      <w:jc w:val="center"/>
    </w:pPr>
    <w:rPr>
      <w:b/>
      <w:bCs/>
      <w:sz w:val="32"/>
      <w:szCs w:val="32"/>
    </w:rPr>
  </w:style>
  <w:style w:type="character" w:styleId="FootnoteReference">
    <w:name w:val="footnote reference"/>
    <w:semiHidden/>
    <w:rsid w:val="004B661A"/>
    <w:rPr>
      <w:vertAlign w:val="superscript"/>
    </w:rPr>
  </w:style>
  <w:style w:type="paragraph" w:styleId="FootnoteText">
    <w:name w:val="footnote text"/>
    <w:aliases w:val="Footnote Text Char2,Footnote Text Char Char,Footnote Text Char2 Char Char,Footnote Text Char Char Char1 Char,Footnote Text Char2 Char Char Char1 Char,Footnote Text Char Char Char1 Char Char Char1,Footnote Text Char2 Char"/>
    <w:basedOn w:val="Normal"/>
    <w:link w:val="FootnoteTextChar"/>
    <w:rsid w:val="004B661A"/>
  </w:style>
  <w:style w:type="paragraph" w:styleId="Header">
    <w:name w:val="header"/>
    <w:basedOn w:val="Normal"/>
    <w:link w:val="HeaderChar"/>
    <w:rsid w:val="006803BD"/>
    <w:pPr>
      <w:tabs>
        <w:tab w:val="center" w:pos="4320"/>
        <w:tab w:val="right" w:pos="8640"/>
      </w:tabs>
      <w:spacing w:before="0"/>
      <w:jc w:val="right"/>
    </w:pPr>
    <w:rPr>
      <w:rFonts w:cs="Arial"/>
    </w:rPr>
  </w:style>
  <w:style w:type="paragraph" w:styleId="Footer">
    <w:name w:val="footer"/>
    <w:basedOn w:val="Normal"/>
    <w:link w:val="FooterChar"/>
    <w:rsid w:val="004B661A"/>
    <w:pPr>
      <w:tabs>
        <w:tab w:val="center" w:pos="4320"/>
        <w:tab w:val="right" w:pos="8640"/>
      </w:tabs>
    </w:pPr>
  </w:style>
  <w:style w:type="paragraph" w:customStyle="1" w:styleId="Listunnumbered">
    <w:name w:val="List unnumbered"/>
    <w:pPr>
      <w:ind w:left="2160" w:hanging="2160"/>
    </w:pPr>
    <w:rPr>
      <w:rFonts w:ascii="Arial" w:hAnsi="Arial" w:cs="Arial"/>
    </w:rPr>
  </w:style>
  <w:style w:type="paragraph" w:customStyle="1" w:styleId="Department">
    <w:name w:val="Department"/>
    <w:rsid w:val="006803BD"/>
    <w:pPr>
      <w:jc w:val="center"/>
    </w:pPr>
    <w:rPr>
      <w:rFonts w:ascii="Arial" w:hAnsi="Arial" w:cs="Arial"/>
      <w:b/>
      <w:bCs/>
      <w:caps/>
      <w:sz w:val="28"/>
      <w:szCs w:val="28"/>
    </w:rPr>
  </w:style>
  <w:style w:type="paragraph" w:customStyle="1" w:styleId="Agency">
    <w:name w:val="Agency"/>
    <w:basedOn w:val="Normal"/>
    <w:rsid w:val="006803BD"/>
    <w:pPr>
      <w:jc w:val="center"/>
    </w:pPr>
    <w:rPr>
      <w:b/>
      <w:bCs/>
      <w:sz w:val="28"/>
      <w:szCs w:val="28"/>
    </w:rPr>
  </w:style>
  <w:style w:type="paragraph" w:customStyle="1" w:styleId="CCRNumber">
    <w:name w:val="CCR Number"/>
    <w:rsid w:val="006803BD"/>
    <w:pPr>
      <w:spacing w:before="240"/>
      <w:jc w:val="center"/>
    </w:pPr>
    <w:rPr>
      <w:rFonts w:ascii="Arial" w:hAnsi="Arial" w:cs="Arial"/>
      <w:b/>
      <w:bCs/>
      <w:caps/>
      <w:sz w:val="24"/>
      <w:szCs w:val="24"/>
    </w:rPr>
  </w:style>
  <w:style w:type="paragraph" w:customStyle="1" w:styleId="CCRTitle">
    <w:name w:val="CCR Title"/>
    <w:rsid w:val="006803BD"/>
    <w:pPr>
      <w:spacing w:before="240"/>
      <w:jc w:val="center"/>
    </w:pPr>
    <w:rPr>
      <w:rFonts w:ascii="Arial" w:hAnsi="Arial" w:cs="Arial"/>
      <w:b/>
      <w:bCs/>
      <w:caps/>
      <w:sz w:val="24"/>
      <w:szCs w:val="24"/>
    </w:rPr>
  </w:style>
  <w:style w:type="paragraph" w:customStyle="1" w:styleId="Title1">
    <w:name w:val="Title1"/>
    <w:basedOn w:val="Normal"/>
    <w:rsid w:val="006803BD"/>
    <w:pPr>
      <w:keepNext/>
      <w:tabs>
        <w:tab w:val="left" w:pos="720"/>
        <w:tab w:val="left" w:pos="1440"/>
        <w:tab w:val="left" w:pos="2160"/>
      </w:tabs>
      <w:ind w:left="720" w:hanging="720"/>
    </w:pPr>
    <w:rPr>
      <w:rFonts w:cs="Arial"/>
      <w:b/>
      <w:bCs/>
    </w:rPr>
  </w:style>
  <w:style w:type="paragraph" w:customStyle="1" w:styleId="Title5">
    <w:name w:val="Title5"/>
    <w:basedOn w:val="Title2"/>
    <w:rsid w:val="006803BD"/>
  </w:style>
  <w:style w:type="paragraph" w:customStyle="1" w:styleId="Title2">
    <w:name w:val="Title2"/>
    <w:basedOn w:val="Title1"/>
    <w:rsid w:val="006803BD"/>
  </w:style>
  <w:style w:type="character" w:customStyle="1" w:styleId="cite">
    <w:name w:val="cite"/>
    <w:rsid w:val="006803BD"/>
    <w:rPr>
      <w:color w:val="008080"/>
    </w:rPr>
  </w:style>
  <w:style w:type="paragraph" w:customStyle="1" w:styleId="par1">
    <w:name w:val="par1"/>
    <w:basedOn w:val="Normal"/>
    <w:link w:val="par1Char"/>
    <w:rsid w:val="006803BD"/>
    <w:pPr>
      <w:tabs>
        <w:tab w:val="left" w:pos="720"/>
        <w:tab w:val="left" w:pos="1440"/>
        <w:tab w:val="left" w:pos="2160"/>
      </w:tabs>
      <w:ind w:left="720" w:hanging="720"/>
    </w:pPr>
    <w:rPr>
      <w:szCs w:val="24"/>
    </w:rPr>
  </w:style>
  <w:style w:type="paragraph" w:customStyle="1" w:styleId="cp">
    <w:name w:val="cp"/>
    <w:basedOn w:val="Normal"/>
    <w:rsid w:val="006803BD"/>
    <w:pPr>
      <w:jc w:val="center"/>
    </w:pPr>
  </w:style>
  <w:style w:type="paragraph" w:customStyle="1" w:styleId="par2">
    <w:name w:val="par2"/>
    <w:basedOn w:val="par1"/>
    <w:link w:val="par2Char"/>
    <w:rsid w:val="006803BD"/>
    <w:pPr>
      <w:ind w:left="1440"/>
    </w:pPr>
  </w:style>
  <w:style w:type="paragraph" w:customStyle="1" w:styleId="upar2">
    <w:name w:val="upar2"/>
    <w:basedOn w:val="upar1"/>
    <w:rsid w:val="006803BD"/>
    <w:pPr>
      <w:ind w:left="720"/>
    </w:pPr>
    <w:rPr>
      <w:szCs w:val="24"/>
    </w:rPr>
  </w:style>
  <w:style w:type="paragraph" w:customStyle="1" w:styleId="upar1">
    <w:name w:val="upar1"/>
    <w:basedOn w:val="Normal"/>
    <w:link w:val="upar1Char"/>
    <w:rsid w:val="006803BD"/>
    <w:pPr>
      <w:tabs>
        <w:tab w:val="left" w:pos="720"/>
        <w:tab w:val="left" w:pos="1440"/>
      </w:tabs>
    </w:pPr>
    <w:rPr>
      <w:rFonts w:cs="Arial"/>
    </w:rPr>
  </w:style>
  <w:style w:type="paragraph" w:customStyle="1" w:styleId="upar3">
    <w:name w:val="upar3"/>
    <w:basedOn w:val="upar1"/>
    <w:rsid w:val="006803BD"/>
    <w:pPr>
      <w:ind w:left="1440"/>
    </w:pPr>
  </w:style>
  <w:style w:type="paragraph" w:customStyle="1" w:styleId="Title3">
    <w:name w:val="Title3"/>
    <w:basedOn w:val="Title2"/>
    <w:rsid w:val="006803BD"/>
  </w:style>
  <w:style w:type="paragraph" w:customStyle="1" w:styleId="Title4">
    <w:name w:val="Title4"/>
    <w:basedOn w:val="Title2"/>
    <w:rsid w:val="006803BD"/>
  </w:style>
  <w:style w:type="paragraph" w:customStyle="1" w:styleId="upar4">
    <w:name w:val="upar4"/>
    <w:basedOn w:val="upar1"/>
    <w:rsid w:val="006803BD"/>
    <w:pPr>
      <w:ind w:left="2160"/>
    </w:pPr>
  </w:style>
  <w:style w:type="paragraph" w:customStyle="1" w:styleId="par3">
    <w:name w:val="par3"/>
    <w:basedOn w:val="par1"/>
    <w:rsid w:val="006803BD"/>
    <w:pPr>
      <w:ind w:left="2160"/>
    </w:pPr>
  </w:style>
  <w:style w:type="paragraph" w:customStyle="1" w:styleId="par4">
    <w:name w:val="par4"/>
    <w:basedOn w:val="par1"/>
    <w:rsid w:val="006803BD"/>
    <w:pPr>
      <w:ind w:left="2880"/>
    </w:pPr>
  </w:style>
  <w:style w:type="paragraph" w:customStyle="1" w:styleId="figure-caption">
    <w:name w:val="figure-caption"/>
    <w:basedOn w:val="Normal"/>
    <w:rsid w:val="006803BD"/>
    <w:rPr>
      <w:color w:val="800080"/>
    </w:rPr>
  </w:style>
  <w:style w:type="paragraph" w:customStyle="1" w:styleId="figure-orientation">
    <w:name w:val="figure-orientation"/>
    <w:basedOn w:val="Normal"/>
    <w:rsid w:val="006803BD"/>
    <w:rPr>
      <w:color w:val="800080"/>
    </w:rPr>
  </w:style>
  <w:style w:type="paragraph" w:customStyle="1" w:styleId="figure-filename">
    <w:name w:val="figure-filename"/>
    <w:basedOn w:val="Normal"/>
    <w:rsid w:val="006803BD"/>
    <w:pPr>
      <w:spacing w:before="0"/>
    </w:pPr>
    <w:rPr>
      <w:color w:val="800080"/>
    </w:rPr>
  </w:style>
  <w:style w:type="paragraph" w:customStyle="1" w:styleId="par5">
    <w:name w:val="par5"/>
    <w:basedOn w:val="par1"/>
    <w:rsid w:val="006803BD"/>
    <w:pPr>
      <w:ind w:left="3600"/>
    </w:pPr>
  </w:style>
  <w:style w:type="paragraph" w:customStyle="1" w:styleId="upar5">
    <w:name w:val="upar5"/>
    <w:basedOn w:val="upar1"/>
    <w:rsid w:val="006803BD"/>
    <w:pPr>
      <w:ind w:left="2880"/>
    </w:pPr>
  </w:style>
  <w:style w:type="character" w:customStyle="1" w:styleId="provision">
    <w:name w:val="provision"/>
    <w:rsid w:val="006803BD"/>
    <w:rPr>
      <w:rFonts w:ascii="Arial" w:hAnsi="Arial" w:cs="Arial"/>
      <w:color w:val="333399"/>
      <w:sz w:val="20"/>
      <w:szCs w:val="20"/>
    </w:rPr>
  </w:style>
  <w:style w:type="character" w:customStyle="1" w:styleId="eff">
    <w:name w:val="eff"/>
    <w:rsid w:val="004B661A"/>
    <w:rPr>
      <w:rFonts w:ascii="Arial" w:hAnsi="Arial" w:cs="Arial"/>
      <w:i/>
      <w:iCs/>
      <w:color w:val="0000FF"/>
      <w:sz w:val="20"/>
      <w:szCs w:val="20"/>
    </w:rPr>
  </w:style>
  <w:style w:type="paragraph" w:customStyle="1" w:styleId="Title6">
    <w:name w:val="Title6"/>
    <w:basedOn w:val="Title2"/>
    <w:rsid w:val="006803BD"/>
  </w:style>
  <w:style w:type="paragraph" w:customStyle="1" w:styleId="par6">
    <w:name w:val="par6"/>
    <w:basedOn w:val="par1"/>
    <w:rsid w:val="006803BD"/>
    <w:pPr>
      <w:ind w:left="4320"/>
    </w:pPr>
  </w:style>
  <w:style w:type="paragraph" w:customStyle="1" w:styleId="upar6">
    <w:name w:val="upar6"/>
    <w:basedOn w:val="upar1"/>
    <w:rsid w:val="006803BD"/>
    <w:pPr>
      <w:ind w:left="3600"/>
    </w:pPr>
  </w:style>
  <w:style w:type="paragraph" w:customStyle="1" w:styleId="par7">
    <w:name w:val="par7"/>
    <w:basedOn w:val="par6"/>
    <w:rsid w:val="006803BD"/>
  </w:style>
  <w:style w:type="paragraph" w:customStyle="1" w:styleId="upar7">
    <w:name w:val="upar7"/>
    <w:basedOn w:val="upar6"/>
    <w:rsid w:val="006803BD"/>
  </w:style>
  <w:style w:type="paragraph" w:customStyle="1" w:styleId="upar8">
    <w:name w:val="upar8"/>
    <w:basedOn w:val="upar6"/>
    <w:rsid w:val="006803BD"/>
  </w:style>
  <w:style w:type="paragraph" w:customStyle="1" w:styleId="upar9">
    <w:name w:val="upar9"/>
    <w:basedOn w:val="par6"/>
    <w:rsid w:val="006803BD"/>
  </w:style>
  <w:style w:type="paragraph" w:customStyle="1" w:styleId="par8">
    <w:name w:val="par8"/>
    <w:basedOn w:val="par7"/>
    <w:rsid w:val="006803BD"/>
  </w:style>
  <w:style w:type="character" w:customStyle="1" w:styleId="InlineGraphic">
    <w:name w:val="Inline Graphic"/>
    <w:rsid w:val="006803BD"/>
    <w:rPr>
      <w:rFonts w:ascii="Arial" w:hAnsi="Arial" w:cs="Arial"/>
      <w:color w:val="FF6600"/>
      <w:sz w:val="20"/>
      <w:szCs w:val="20"/>
    </w:rPr>
  </w:style>
  <w:style w:type="paragraph" w:customStyle="1" w:styleId="Footnote">
    <w:name w:val="Footnote"/>
    <w:basedOn w:val="Normal"/>
    <w:rsid w:val="006803BD"/>
    <w:pPr>
      <w:spacing w:before="120"/>
    </w:pPr>
    <w:rPr>
      <w:sz w:val="16"/>
      <w:szCs w:val="16"/>
    </w:rPr>
  </w:style>
  <w:style w:type="paragraph" w:customStyle="1" w:styleId="Title3NotWithNext">
    <w:name w:val="Title3NotWithNext"/>
    <w:basedOn w:val="Title3"/>
    <w:pPr>
      <w:keepNext w:val="0"/>
    </w:pPr>
  </w:style>
  <w:style w:type="character" w:styleId="Hyperlink">
    <w:name w:val="Hyperlink"/>
    <w:uiPriority w:val="99"/>
    <w:rsid w:val="006803BD"/>
    <w:rPr>
      <w:color w:val="0000FF"/>
      <w:u w:val="single"/>
    </w:rPr>
  </w:style>
  <w:style w:type="paragraph" w:styleId="TOC1">
    <w:name w:val="toc 1"/>
    <w:basedOn w:val="Normal"/>
    <w:next w:val="Normal"/>
    <w:uiPriority w:val="39"/>
    <w:rsid w:val="006803BD"/>
    <w:pPr>
      <w:tabs>
        <w:tab w:val="right" w:leader="dot" w:pos="9360"/>
      </w:tabs>
      <w:spacing w:before="120"/>
    </w:pPr>
    <w:rPr>
      <w:caps/>
    </w:rPr>
  </w:style>
  <w:style w:type="paragraph" w:styleId="TOC2">
    <w:name w:val="toc 2"/>
    <w:basedOn w:val="Normal"/>
    <w:next w:val="Normal"/>
    <w:uiPriority w:val="39"/>
    <w:rsid w:val="006803BD"/>
    <w:pPr>
      <w:tabs>
        <w:tab w:val="right" w:leader="dot" w:pos="9360"/>
      </w:tabs>
      <w:spacing w:before="120"/>
      <w:ind w:left="432" w:hanging="432"/>
    </w:pPr>
  </w:style>
  <w:style w:type="paragraph" w:styleId="TOC3">
    <w:name w:val="toc 3"/>
    <w:basedOn w:val="Normal"/>
    <w:next w:val="Normal"/>
    <w:uiPriority w:val="39"/>
    <w:rsid w:val="006803BD"/>
    <w:pPr>
      <w:tabs>
        <w:tab w:val="right" w:leader="dot" w:pos="9360"/>
      </w:tabs>
      <w:spacing w:before="120"/>
      <w:ind w:left="864" w:hanging="432"/>
    </w:pPr>
  </w:style>
  <w:style w:type="paragraph" w:styleId="TOC4">
    <w:name w:val="toc 4"/>
    <w:basedOn w:val="Normal"/>
    <w:next w:val="Normal"/>
    <w:rsid w:val="006803BD"/>
    <w:pPr>
      <w:tabs>
        <w:tab w:val="right" w:leader="dot" w:pos="9360"/>
      </w:tabs>
      <w:spacing w:before="120"/>
      <w:ind w:left="1296" w:hanging="432"/>
    </w:pPr>
  </w:style>
  <w:style w:type="paragraph" w:styleId="TOC5">
    <w:name w:val="toc 5"/>
    <w:basedOn w:val="Normal"/>
    <w:next w:val="Normal"/>
    <w:rsid w:val="006803BD"/>
    <w:pPr>
      <w:tabs>
        <w:tab w:val="right" w:leader="dot" w:pos="9360"/>
      </w:tabs>
      <w:spacing w:before="120"/>
      <w:ind w:left="1728" w:hanging="432"/>
    </w:pPr>
    <w:rPr>
      <w:rFonts w:ascii="Times New Roman" w:hAnsi="Times New Roman"/>
      <w:sz w:val="24"/>
    </w:rPr>
  </w:style>
  <w:style w:type="paragraph" w:styleId="TOC6">
    <w:name w:val="toc 6"/>
    <w:basedOn w:val="Normal"/>
    <w:next w:val="Normal"/>
    <w:rsid w:val="006803BD"/>
    <w:pPr>
      <w:tabs>
        <w:tab w:val="right" w:leader="dot" w:pos="9360"/>
      </w:tabs>
      <w:spacing w:before="120"/>
      <w:ind w:left="2160" w:hanging="432"/>
    </w:pPr>
    <w:rPr>
      <w:rFonts w:ascii="Times New Roman" w:hAnsi="Times New Roman"/>
      <w:sz w:val="24"/>
    </w:rPr>
  </w:style>
  <w:style w:type="paragraph" w:styleId="TOC7">
    <w:name w:val="toc 7"/>
    <w:basedOn w:val="Normal"/>
    <w:next w:val="Normal"/>
    <w:rsid w:val="006803BD"/>
    <w:pPr>
      <w:tabs>
        <w:tab w:val="right" w:leader="dot" w:pos="9360"/>
      </w:tabs>
      <w:spacing w:before="120"/>
      <w:ind w:left="2592" w:hanging="432"/>
    </w:pPr>
    <w:rPr>
      <w:rFonts w:ascii="Times New Roman" w:hAnsi="Times New Roman"/>
      <w:sz w:val="24"/>
    </w:rPr>
  </w:style>
  <w:style w:type="paragraph" w:styleId="TOC8">
    <w:name w:val="toc 8"/>
    <w:basedOn w:val="Normal"/>
    <w:next w:val="Normal"/>
    <w:rsid w:val="006803BD"/>
    <w:pPr>
      <w:tabs>
        <w:tab w:val="right" w:leader="dot" w:pos="9360"/>
      </w:tabs>
      <w:spacing w:before="120"/>
      <w:ind w:left="3024" w:hanging="432"/>
    </w:pPr>
    <w:rPr>
      <w:rFonts w:ascii="Times New Roman" w:hAnsi="Times New Roman"/>
      <w:sz w:val="24"/>
    </w:rPr>
  </w:style>
  <w:style w:type="paragraph" w:styleId="TOC9">
    <w:name w:val="toc 9"/>
    <w:basedOn w:val="Normal"/>
    <w:next w:val="Normal"/>
    <w:rsid w:val="006803BD"/>
    <w:pPr>
      <w:tabs>
        <w:tab w:val="right" w:leader="dot" w:pos="9360"/>
      </w:tabs>
      <w:spacing w:before="120"/>
      <w:ind w:left="3456" w:hanging="432"/>
    </w:pPr>
    <w:rPr>
      <w:rFonts w:ascii="Times New Roman" w:hAnsi="Times New Roman"/>
      <w:sz w:val="24"/>
    </w:rPr>
  </w:style>
  <w:style w:type="paragraph" w:customStyle="1" w:styleId="Level1">
    <w:name w:val="Level 1"/>
    <w:basedOn w:val="Normal"/>
    <w:pPr>
      <w:numPr>
        <w:numId w:val="10"/>
      </w:numPr>
      <w:suppressAutoHyphens/>
      <w:spacing w:before="0" w:after="240"/>
      <w:jc w:val="both"/>
    </w:pPr>
    <w:rPr>
      <w:rFonts w:ascii="Courier New" w:hAnsi="Courier New" w:cs="Courier New"/>
      <w:b/>
    </w:rPr>
  </w:style>
  <w:style w:type="paragraph" w:customStyle="1" w:styleId="Level2">
    <w:name w:val="Level 2"/>
    <w:basedOn w:val="Normal"/>
    <w:pPr>
      <w:numPr>
        <w:ilvl w:val="1"/>
        <w:numId w:val="10"/>
      </w:numPr>
      <w:suppressAutoHyphens/>
      <w:spacing w:before="0" w:after="240"/>
      <w:jc w:val="both"/>
    </w:pPr>
    <w:rPr>
      <w:rFonts w:ascii="Courier New" w:hAnsi="Courier New" w:cs="Courier New"/>
    </w:rPr>
  </w:style>
  <w:style w:type="paragraph" w:customStyle="1" w:styleId="Level3">
    <w:name w:val="Level 3"/>
    <w:basedOn w:val="Normal"/>
    <w:pPr>
      <w:numPr>
        <w:ilvl w:val="2"/>
        <w:numId w:val="10"/>
      </w:numPr>
      <w:suppressAutoHyphens/>
      <w:spacing w:before="0" w:after="240"/>
      <w:jc w:val="both"/>
    </w:pPr>
    <w:rPr>
      <w:rFonts w:ascii="Courier New" w:hAnsi="Courier New"/>
    </w:rPr>
  </w:style>
  <w:style w:type="paragraph" w:customStyle="1" w:styleId="Level4">
    <w:name w:val="Level 4"/>
    <w:basedOn w:val="Normal"/>
    <w:pPr>
      <w:numPr>
        <w:ilvl w:val="3"/>
        <w:numId w:val="10"/>
      </w:numPr>
      <w:suppressAutoHyphens/>
      <w:spacing w:before="0" w:after="240"/>
      <w:jc w:val="both"/>
    </w:pPr>
    <w:rPr>
      <w:rFonts w:ascii="Courier New" w:hAnsi="Courier New"/>
    </w:rPr>
  </w:style>
  <w:style w:type="paragraph" w:customStyle="1" w:styleId="Level5">
    <w:name w:val="Level 5"/>
    <w:basedOn w:val="Normal"/>
    <w:pPr>
      <w:numPr>
        <w:ilvl w:val="4"/>
        <w:numId w:val="10"/>
      </w:numPr>
      <w:suppressAutoHyphens/>
      <w:spacing w:before="0" w:after="240"/>
      <w:jc w:val="both"/>
    </w:pPr>
    <w:rPr>
      <w:rFonts w:ascii="Courier New" w:hAnsi="Courier New"/>
    </w:rPr>
  </w:style>
  <w:style w:type="paragraph" w:customStyle="1" w:styleId="UnnumberedParagraph">
    <w:name w:val="Unnumbered Paragraph"/>
    <w:basedOn w:val="Normal"/>
    <w:pPr>
      <w:suppressAutoHyphens/>
      <w:spacing w:before="0" w:after="240"/>
      <w:jc w:val="both"/>
    </w:pPr>
    <w:rPr>
      <w:rFonts w:ascii="Courier New" w:hAnsi="Courier New" w:cs="Courier New"/>
      <w:bCs/>
    </w:rPr>
  </w:style>
  <w:style w:type="paragraph" w:styleId="BalloonText">
    <w:name w:val="Balloon Text"/>
    <w:basedOn w:val="Normal"/>
    <w:link w:val="BalloonTextChar"/>
    <w:rsid w:val="006803BD"/>
    <w:pPr>
      <w:spacing w:before="0"/>
    </w:pPr>
    <w:rPr>
      <w:rFonts w:ascii="Tahoma" w:hAnsi="Tahoma" w:cs="Tahoma"/>
      <w:sz w:val="16"/>
      <w:szCs w:val="16"/>
    </w:rPr>
  </w:style>
  <w:style w:type="character" w:styleId="FollowedHyperlink">
    <w:name w:val="FollowedHyperlink"/>
    <w:rPr>
      <w:rFonts w:cs="Times New Roman"/>
      <w:color w:val="800080"/>
      <w:u w:val="single"/>
    </w:rPr>
  </w:style>
  <w:style w:type="paragraph" w:customStyle="1" w:styleId="ParagraphDiscussion">
    <w:name w:val="ParagraphDiscussion"/>
    <w:link w:val="ParagraphDiscussionChar"/>
    <w:pPr>
      <w:numPr>
        <w:numId w:val="11"/>
      </w:numPr>
      <w:tabs>
        <w:tab w:val="clear" w:pos="360"/>
        <w:tab w:val="left" w:pos="720"/>
      </w:tabs>
      <w:spacing w:before="60" w:line="480" w:lineRule="auto"/>
      <w:ind w:firstLine="720"/>
      <w:jc w:val="both"/>
    </w:pPr>
    <w:rPr>
      <w:kern w:val="2"/>
      <w:sz w:val="24"/>
    </w:rPr>
  </w:style>
  <w:style w:type="paragraph" w:customStyle="1" w:styleId="ListLettered">
    <w:name w:val="ListLettered"/>
    <w:basedOn w:val="Normal"/>
    <w:pPr>
      <w:numPr>
        <w:ilvl w:val="1"/>
        <w:numId w:val="11"/>
      </w:numPr>
      <w:tabs>
        <w:tab w:val="clear" w:pos="1440"/>
        <w:tab w:val="left" w:pos="360"/>
      </w:tabs>
      <w:spacing w:before="60" w:after="180"/>
      <w:ind w:left="1080" w:firstLine="0"/>
    </w:pPr>
    <w:rPr>
      <w:rFonts w:ascii="Times New Roman" w:hAnsi="Times New Roman"/>
      <w:kern w:val="2"/>
      <w:sz w:val="24"/>
    </w:rPr>
  </w:style>
  <w:style w:type="character" w:styleId="PageNumber">
    <w:name w:val="page number"/>
    <w:rPr>
      <w:rFonts w:cs="Times New Roman"/>
    </w:rPr>
  </w:style>
  <w:style w:type="paragraph" w:styleId="BlockText">
    <w:name w:val="Block Text"/>
    <w:basedOn w:val="Normal"/>
    <w:pPr>
      <w:spacing w:after="120"/>
      <w:ind w:left="1440" w:right="1440"/>
    </w:pPr>
  </w:style>
  <w:style w:type="paragraph" w:styleId="BodyText">
    <w:name w:val="Body Text"/>
    <w:basedOn w:val="Normal"/>
    <w:link w:val="BodyTextChar"/>
    <w:qFormat/>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szCs w:val="16"/>
    </w:rPr>
  </w:style>
  <w:style w:type="paragraph" w:styleId="BodyTextFirstIndent">
    <w:name w:val="Body Text First Indent"/>
    <w:basedOn w:val="BodyText"/>
    <w:link w:val="BodyTextFirstIndentChar"/>
    <w:pPr>
      <w:ind w:firstLine="210"/>
    </w:pPr>
  </w:style>
  <w:style w:type="paragraph" w:styleId="BodyTextIndent">
    <w:name w:val="Body Text Indent"/>
    <w:basedOn w:val="Normal"/>
    <w:link w:val="BodyTextIndentChar"/>
    <w:pPr>
      <w:spacing w:after="120"/>
      <w:ind w:left="360"/>
    </w:pPr>
  </w:style>
  <w:style w:type="paragraph" w:styleId="BodyTextFirstIndent2">
    <w:name w:val="Body Text First Indent 2"/>
    <w:basedOn w:val="BodyTextIndent"/>
    <w:link w:val="BodyTextFirstIndent2Char"/>
    <w:pPr>
      <w:ind w:firstLine="210"/>
    </w:pPr>
  </w:style>
  <w:style w:type="paragraph" w:styleId="BodyTextIndent2">
    <w:name w:val="Body Text Indent 2"/>
    <w:basedOn w:val="Normal"/>
    <w:link w:val="BodyTextIndent2Char"/>
    <w:pPr>
      <w:spacing w:after="120" w:line="480" w:lineRule="auto"/>
      <w:ind w:left="360"/>
    </w:pPr>
  </w:style>
  <w:style w:type="paragraph" w:styleId="BodyTextIndent3">
    <w:name w:val="Body Text Indent 3"/>
    <w:basedOn w:val="Normal"/>
    <w:link w:val="BodyTextIndent3Char"/>
    <w:pPr>
      <w:spacing w:after="120"/>
      <w:ind w:left="360"/>
    </w:pPr>
    <w:rPr>
      <w:sz w:val="16"/>
      <w:szCs w:val="16"/>
    </w:rPr>
  </w:style>
  <w:style w:type="paragraph" w:styleId="Caption">
    <w:name w:val="caption"/>
    <w:basedOn w:val="Normal"/>
    <w:next w:val="Normal"/>
    <w:qFormat/>
    <w:rPr>
      <w:b/>
      <w:bCs/>
    </w:rPr>
  </w:style>
  <w:style w:type="paragraph" w:styleId="Closing">
    <w:name w:val="Closing"/>
    <w:basedOn w:val="Normal"/>
    <w:link w:val="ClosingChar"/>
    <w:pPr>
      <w:ind w:left="4320"/>
    </w:p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semiHidden/>
    <w:rPr>
      <w:b/>
      <w:bCs/>
    </w:rPr>
  </w:style>
  <w:style w:type="paragraph" w:styleId="Date">
    <w:name w:val="Date"/>
    <w:basedOn w:val="Normal"/>
    <w:next w:val="Normal"/>
    <w:link w:val="DateChar"/>
  </w:style>
  <w:style w:type="paragraph" w:styleId="DocumentMap">
    <w:name w:val="Document Map"/>
    <w:basedOn w:val="Normal"/>
    <w:link w:val="DocumentMapChar"/>
    <w:semiHidden/>
    <w:pPr>
      <w:shd w:val="clear" w:color="auto" w:fill="000080"/>
    </w:pPr>
    <w:rPr>
      <w:rFonts w:ascii="Tahoma" w:hAnsi="Tahoma" w:cs="Tahoma"/>
    </w:rPr>
  </w:style>
  <w:style w:type="paragraph" w:styleId="E-mailSignature">
    <w:name w:val="E-mail Signature"/>
    <w:basedOn w:val="Normal"/>
    <w:link w:val="E-mailSignatureChar"/>
  </w:style>
  <w:style w:type="paragraph" w:styleId="EndnoteText">
    <w:name w:val="endnote text"/>
    <w:basedOn w:val="Normal"/>
    <w:link w:val="EndnoteTextChar"/>
    <w:semiHidden/>
  </w:style>
  <w:style w:type="paragraph" w:styleId="EnvelopeAddress">
    <w:name w:val="envelope address"/>
    <w:basedOn w:val="Normal"/>
    <w:pPr>
      <w:framePr w:w="7920" w:h="1980" w:hRule="exact" w:hSpace="180" w:wrap="auto" w:hAnchor="page" w:xAlign="center" w:yAlign="bottom"/>
      <w:ind w:left="2880"/>
    </w:pPr>
    <w:rPr>
      <w:sz w:val="24"/>
      <w:szCs w:val="24"/>
    </w:rPr>
  </w:style>
  <w:style w:type="paragraph" w:styleId="EnvelopeReturn">
    <w:name w:val="envelope return"/>
    <w:basedOn w:val="Normal"/>
  </w:style>
  <w:style w:type="paragraph" w:styleId="HTMLAddress">
    <w:name w:val="HTML Address"/>
    <w:basedOn w:val="Normal"/>
    <w:link w:val="HTMLAddressChar"/>
    <w:rPr>
      <w:i/>
      <w:iCs/>
    </w:rPr>
  </w:style>
  <w:style w:type="paragraph" w:styleId="HTMLPreformatted">
    <w:name w:val="HTML Preformatted"/>
    <w:basedOn w:val="Normal"/>
    <w:link w:val="HTMLPreformattedChar"/>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tabs>
        <w:tab w:val="num" w:pos="360"/>
      </w:tabs>
      <w:ind w:left="360" w:hanging="360"/>
    </w:pPr>
  </w:style>
  <w:style w:type="paragraph" w:styleId="ListBullet2">
    <w:name w:val="List Bullet 2"/>
    <w:basedOn w:val="Normal"/>
    <w:pPr>
      <w:tabs>
        <w:tab w:val="num" w:pos="720"/>
      </w:tabs>
      <w:ind w:left="720" w:hanging="360"/>
    </w:pPr>
  </w:style>
  <w:style w:type="paragraph" w:styleId="ListBullet3">
    <w:name w:val="List Bullet 3"/>
    <w:basedOn w:val="Normal"/>
    <w:pPr>
      <w:tabs>
        <w:tab w:val="num" w:pos="1080"/>
      </w:tabs>
      <w:ind w:left="1080" w:hanging="360"/>
    </w:pPr>
  </w:style>
  <w:style w:type="paragraph" w:styleId="ListBullet4">
    <w:name w:val="List Bullet 4"/>
    <w:basedOn w:val="Normal"/>
    <w:pPr>
      <w:tabs>
        <w:tab w:val="num" w:pos="1440"/>
      </w:tabs>
      <w:ind w:left="1440" w:hanging="360"/>
    </w:pPr>
  </w:style>
  <w:style w:type="paragraph" w:styleId="ListBullet5">
    <w:name w:val="List Bullet 5"/>
    <w:basedOn w:val="Normal"/>
    <w:pPr>
      <w:tabs>
        <w:tab w:val="num" w:pos="1800"/>
      </w:tabs>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720"/>
      </w:tabs>
      <w:ind w:left="720" w:hanging="360"/>
    </w:pPr>
  </w:style>
  <w:style w:type="paragraph" w:styleId="ListNumber3">
    <w:name w:val="List Number 3"/>
    <w:basedOn w:val="Normal"/>
    <w:pPr>
      <w:tabs>
        <w:tab w:val="num" w:pos="1080"/>
      </w:tabs>
      <w:ind w:left="1080" w:hanging="360"/>
    </w:pPr>
  </w:style>
  <w:style w:type="paragraph" w:styleId="ListNumber4">
    <w:name w:val="List Number 4"/>
    <w:basedOn w:val="Normal"/>
    <w:pPr>
      <w:numPr>
        <w:numId w:val="9"/>
      </w:numPr>
      <w:tabs>
        <w:tab w:val="num" w:pos="1440"/>
      </w:tabs>
      <w:ind w:left="1440" w:hanging="360"/>
    </w:pPr>
  </w:style>
  <w:style w:type="paragraph" w:styleId="ListNumber5">
    <w:name w:val="List Number 5"/>
    <w:basedOn w:val="Normal"/>
    <w:pPr>
      <w:tabs>
        <w:tab w:val="num" w:pos="720"/>
        <w:tab w:val="num" w:pos="1800"/>
      </w:tabs>
      <w:ind w:left="1800" w:hanging="360"/>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before="240"/>
    </w:pPr>
    <w:rPr>
      <w:rFonts w:ascii="Courier New" w:hAnsi="Courier New" w:cs="Courier New"/>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Pr>
      <w:rFonts w:ascii="Times New Roman" w:hAnsi="Times New Roman"/>
      <w:sz w:val="24"/>
      <w:szCs w:val="24"/>
    </w:rPr>
  </w:style>
  <w:style w:type="paragraph" w:styleId="NormalIndent">
    <w:name w:val="Normal Indent"/>
    <w:basedOn w:val="Normal"/>
    <w:pPr>
      <w:ind w:left="720"/>
    </w:pPr>
  </w:style>
  <w:style w:type="paragraph" w:styleId="NoteHeading">
    <w:name w:val="Note Heading"/>
    <w:basedOn w:val="Normal"/>
    <w:next w:val="Normal"/>
    <w:link w:val="NoteHeadingChar"/>
  </w:style>
  <w:style w:type="paragraph" w:styleId="PlainText">
    <w:name w:val="Plain Text"/>
    <w:basedOn w:val="Normal"/>
    <w:link w:val="PlainTextChar"/>
    <w:rPr>
      <w:rFonts w:ascii="Courier New" w:hAnsi="Courier New" w:cs="Courier New"/>
    </w:rPr>
  </w:style>
  <w:style w:type="paragraph" w:styleId="Salutation">
    <w:name w:val="Salutation"/>
    <w:basedOn w:val="Normal"/>
    <w:next w:val="Normal"/>
    <w:link w:val="SalutationChar"/>
  </w:style>
  <w:style w:type="paragraph" w:styleId="Signature">
    <w:name w:val="Signature"/>
    <w:basedOn w:val="Normal"/>
    <w:link w:val="SignatureChar"/>
    <w:pPr>
      <w:ind w:left="4320"/>
    </w:pPr>
  </w:style>
  <w:style w:type="paragraph" w:styleId="Subtitle">
    <w:name w:val="Subtitle"/>
    <w:basedOn w:val="Normal"/>
    <w:link w:val="SubtitleChar"/>
    <w:qFormat/>
    <w:pPr>
      <w:spacing w:after="60"/>
      <w:jc w:val="center"/>
      <w:outlineLvl w:val="1"/>
    </w:pPr>
    <w:rPr>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style>
  <w:style w:type="paragraph" w:styleId="TOAHeading">
    <w:name w:val="toa heading"/>
    <w:basedOn w:val="Normal"/>
    <w:next w:val="Normal"/>
    <w:semiHidden/>
    <w:pPr>
      <w:spacing w:before="120"/>
    </w:pPr>
    <w:rPr>
      <w:b/>
      <w:bCs/>
      <w:sz w:val="24"/>
      <w:szCs w:val="24"/>
    </w:rPr>
  </w:style>
  <w:style w:type="paragraph" w:customStyle="1" w:styleId="nacbody">
    <w:name w:val="nacbody"/>
    <w:basedOn w:val="Normal"/>
    <w:pPr>
      <w:spacing w:line="240" w:lineRule="atLeast"/>
      <w:jc w:val="both"/>
    </w:pPr>
    <w:rPr>
      <w:sz w:val="22"/>
      <w:lang w:eastAsia="ja-JP"/>
    </w:rPr>
  </w:style>
  <w:style w:type="character" w:styleId="Strong">
    <w:name w:val="Strong"/>
    <w:qFormat/>
    <w:rPr>
      <w:rFonts w:cs="Times New Roman"/>
      <w:b/>
      <w:bCs/>
    </w:rPr>
  </w:style>
  <w:style w:type="paragraph" w:customStyle="1" w:styleId="CM118">
    <w:name w:val="CM118"/>
    <w:basedOn w:val="Default"/>
    <w:next w:val="Default"/>
    <w:pPr>
      <w:spacing w:after="573"/>
    </w:pPr>
    <w:rPr>
      <w:color w:val="auto"/>
    </w:rPr>
  </w:style>
  <w:style w:type="paragraph" w:customStyle="1" w:styleId="Default">
    <w:name w:val="Default"/>
    <w:pPr>
      <w:widowControl w:val="0"/>
      <w:autoSpaceDE w:val="0"/>
      <w:autoSpaceDN w:val="0"/>
      <w:adjustRightInd w:val="0"/>
    </w:pPr>
    <w:rPr>
      <w:color w:val="000000"/>
      <w:sz w:val="24"/>
      <w:szCs w:val="24"/>
    </w:rPr>
  </w:style>
  <w:style w:type="paragraph" w:customStyle="1" w:styleId="CM114">
    <w:name w:val="CM114"/>
    <w:basedOn w:val="Default"/>
    <w:next w:val="Default"/>
    <w:pPr>
      <w:spacing w:after="298"/>
    </w:pPr>
    <w:rPr>
      <w:color w:val="auto"/>
    </w:rPr>
  </w:style>
  <w:style w:type="paragraph" w:customStyle="1" w:styleId="CM134">
    <w:name w:val="CM134"/>
    <w:basedOn w:val="Default"/>
    <w:next w:val="Default"/>
    <w:pPr>
      <w:spacing w:after="903"/>
    </w:pPr>
    <w:rPr>
      <w:color w:val="auto"/>
    </w:rPr>
  </w:style>
  <w:style w:type="paragraph" w:customStyle="1" w:styleId="CM79">
    <w:name w:val="CM79"/>
    <w:basedOn w:val="Default"/>
    <w:next w:val="Default"/>
    <w:pPr>
      <w:spacing w:line="276" w:lineRule="atLeast"/>
    </w:pPr>
    <w:rPr>
      <w:color w:val="auto"/>
    </w:rPr>
  </w:style>
  <w:style w:type="paragraph" w:customStyle="1" w:styleId="scocode1d">
    <w:name w:val="scocode1d"/>
    <w:basedOn w:val="Normal"/>
    <w:pPr>
      <w:spacing w:before="180" w:after="100" w:afterAutospacing="1"/>
      <w:ind w:firstLine="360"/>
      <w:jc w:val="both"/>
    </w:pPr>
    <w:rPr>
      <w:rFonts w:ascii="Times New Roman" w:hAnsi="Times New Roman"/>
      <w:sz w:val="24"/>
      <w:szCs w:val="24"/>
    </w:rPr>
  </w:style>
  <w:style w:type="paragraph" w:customStyle="1" w:styleId="TOClast">
    <w:name w:val="TOClast"/>
    <w:basedOn w:val="Normal"/>
    <w:next w:val="Normal"/>
    <w:rsid w:val="006803BD"/>
    <w:pPr>
      <w:pBdr>
        <w:bottom w:val="single" w:sz="6" w:space="1" w:color="auto"/>
      </w:pBdr>
      <w:spacing w:before="120" w:after="240"/>
      <w:ind w:left="1440" w:right="1440"/>
    </w:pPr>
    <w:rPr>
      <w:rFonts w:ascii="Times New Roman" w:hAnsi="Times New Roman"/>
      <w:sz w:val="24"/>
    </w:rPr>
  </w:style>
  <w:style w:type="table" w:styleId="TableGrid">
    <w:name w:val="Table Grid"/>
    <w:basedOn w:val="TableNormal"/>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1Char">
    <w:name w:val="par1 Char"/>
    <w:link w:val="par1"/>
    <w:rsid w:val="00290530"/>
    <w:rPr>
      <w:rFonts w:ascii="Arial" w:hAnsi="Arial"/>
      <w:szCs w:val="24"/>
    </w:rPr>
  </w:style>
  <w:style w:type="character" w:customStyle="1" w:styleId="upar1Char">
    <w:name w:val="upar1 Char"/>
    <w:link w:val="upar1"/>
    <w:locked/>
    <w:rsid w:val="00F104F3"/>
    <w:rPr>
      <w:rFonts w:ascii="Arial" w:hAnsi="Arial" w:cs="Arial"/>
    </w:rPr>
  </w:style>
  <w:style w:type="character" w:customStyle="1" w:styleId="Heading1Char">
    <w:name w:val="Heading 1 Char"/>
    <w:link w:val="Heading1"/>
    <w:rsid w:val="004B661A"/>
    <w:rPr>
      <w:rFonts w:ascii="Arial" w:hAnsi="Arial"/>
      <w:b/>
      <w:bCs/>
      <w:kern w:val="32"/>
      <w:sz w:val="32"/>
      <w:szCs w:val="32"/>
    </w:rPr>
  </w:style>
  <w:style w:type="character" w:customStyle="1" w:styleId="Heading2Char">
    <w:name w:val="Heading 2 Char"/>
    <w:link w:val="Heading2"/>
    <w:rsid w:val="004B661A"/>
    <w:rPr>
      <w:rFonts w:ascii="Arial" w:hAnsi="Arial"/>
      <w:b/>
      <w:bCs/>
      <w:i/>
      <w:iCs/>
      <w:sz w:val="28"/>
      <w:szCs w:val="28"/>
    </w:rPr>
  </w:style>
  <w:style w:type="character" w:customStyle="1" w:styleId="Heading3Char">
    <w:name w:val="Heading 3 Char"/>
    <w:link w:val="Heading3"/>
    <w:rsid w:val="004C2FA5"/>
    <w:rPr>
      <w:rFonts w:ascii="Arial" w:hAnsi="Arial"/>
      <w:b/>
      <w:bCs/>
      <w:sz w:val="26"/>
      <w:szCs w:val="26"/>
    </w:rPr>
  </w:style>
  <w:style w:type="paragraph" w:styleId="ListParagraph">
    <w:name w:val="List Paragraph"/>
    <w:basedOn w:val="Normal"/>
    <w:uiPriority w:val="34"/>
    <w:qFormat/>
    <w:rsid w:val="004B661A"/>
    <w:pPr>
      <w:ind w:left="720"/>
    </w:pPr>
  </w:style>
  <w:style w:type="character" w:customStyle="1" w:styleId="par2Char">
    <w:name w:val="par2 Char"/>
    <w:basedOn w:val="par1Char"/>
    <w:link w:val="par2"/>
    <w:locked/>
    <w:rsid w:val="00893C9F"/>
    <w:rPr>
      <w:rFonts w:ascii="Arial" w:hAnsi="Arial"/>
      <w:szCs w:val="24"/>
    </w:rPr>
  </w:style>
  <w:style w:type="character" w:customStyle="1" w:styleId="TitleChar">
    <w:name w:val="Title Char"/>
    <w:link w:val="Title"/>
    <w:uiPriority w:val="99"/>
    <w:rsid w:val="006803BD"/>
    <w:rPr>
      <w:rFonts w:ascii="Arial" w:hAnsi="Arial"/>
      <w:b/>
      <w:bCs/>
      <w:sz w:val="32"/>
      <w:szCs w:val="32"/>
    </w:rPr>
  </w:style>
  <w:style w:type="character" w:customStyle="1" w:styleId="HeaderChar">
    <w:name w:val="Header Char"/>
    <w:link w:val="Header"/>
    <w:rsid w:val="006803BD"/>
    <w:rPr>
      <w:rFonts w:ascii="Arial" w:hAnsi="Arial" w:cs="Arial"/>
    </w:rPr>
  </w:style>
  <w:style w:type="character" w:styleId="CommentReference">
    <w:name w:val="annotation reference"/>
    <w:rsid w:val="00445A0F"/>
    <w:rPr>
      <w:sz w:val="16"/>
      <w:szCs w:val="16"/>
    </w:rPr>
  </w:style>
  <w:style w:type="paragraph" w:styleId="Revision">
    <w:name w:val="Revision"/>
    <w:hidden/>
    <w:uiPriority w:val="99"/>
    <w:semiHidden/>
    <w:rsid w:val="00445A0F"/>
    <w:rPr>
      <w:rFonts w:ascii="Arial" w:hAnsi="Arial"/>
    </w:rPr>
  </w:style>
  <w:style w:type="paragraph" w:customStyle="1" w:styleId="m-3172501945629034423gmail-upar1">
    <w:name w:val="m_-3172501945629034423gmail-upar1"/>
    <w:basedOn w:val="Normal"/>
    <w:rsid w:val="00A85646"/>
    <w:pPr>
      <w:spacing w:before="100" w:beforeAutospacing="1" w:after="100" w:afterAutospacing="1"/>
    </w:pPr>
    <w:rPr>
      <w:rFonts w:ascii="Times New Roman" w:hAnsi="Times New Roman"/>
      <w:sz w:val="24"/>
      <w:szCs w:val="24"/>
    </w:rPr>
  </w:style>
  <w:style w:type="paragraph" w:customStyle="1" w:styleId="TOC">
    <w:name w:val="TOC"/>
    <w:basedOn w:val="Normal"/>
    <w:next w:val="Normal"/>
    <w:rsid w:val="006803BD"/>
    <w:pPr>
      <w:spacing w:before="480"/>
      <w:jc w:val="center"/>
    </w:pPr>
    <w:rPr>
      <w:b/>
      <w:caps/>
    </w:rPr>
  </w:style>
  <w:style w:type="paragraph" w:customStyle="1" w:styleId="TOC0">
    <w:name w:val="TOC0"/>
    <w:basedOn w:val="TOC1"/>
    <w:next w:val="Normal"/>
    <w:rsid w:val="006803BD"/>
  </w:style>
  <w:style w:type="paragraph" w:styleId="TOCHeading">
    <w:name w:val="TOC Heading"/>
    <w:basedOn w:val="Heading1"/>
    <w:next w:val="Normal"/>
    <w:uiPriority w:val="39"/>
    <w:semiHidden/>
    <w:unhideWhenUsed/>
    <w:qFormat/>
    <w:rsid w:val="006803BD"/>
    <w:pPr>
      <w:keepLines/>
      <w:spacing w:before="480" w:after="0" w:line="276" w:lineRule="auto"/>
      <w:outlineLvl w:val="9"/>
    </w:pPr>
    <w:rPr>
      <w:rFonts w:asciiTheme="majorHAnsi" w:eastAsiaTheme="majorEastAsia" w:hAnsiTheme="majorHAnsi" w:cstheme="majorBidi"/>
      <w:color w:val="0F4761" w:themeColor="accent1" w:themeShade="BF"/>
      <w:kern w:val="0"/>
      <w:sz w:val="28"/>
      <w:szCs w:val="28"/>
      <w:lang w:eastAsia="ja-JP"/>
    </w:rPr>
  </w:style>
  <w:style w:type="character" w:customStyle="1" w:styleId="BalloonTextChar">
    <w:name w:val="Balloon Text Char"/>
    <w:basedOn w:val="DefaultParagraphFont"/>
    <w:link w:val="BalloonText"/>
    <w:rsid w:val="006803BD"/>
    <w:rPr>
      <w:rFonts w:ascii="Tahoma" w:hAnsi="Tahoma" w:cs="Tahoma"/>
      <w:sz w:val="16"/>
      <w:szCs w:val="16"/>
    </w:rPr>
  </w:style>
  <w:style w:type="character" w:customStyle="1" w:styleId="Heading4Char">
    <w:name w:val="Heading 4 Char"/>
    <w:link w:val="Heading4"/>
    <w:rsid w:val="00A85646"/>
    <w:rPr>
      <w:rFonts w:ascii="Courier New" w:hAnsi="Courier New" w:cs="Courier New"/>
    </w:rPr>
  </w:style>
  <w:style w:type="character" w:customStyle="1" w:styleId="Heading5Char">
    <w:name w:val="Heading 5 Char"/>
    <w:link w:val="Heading5"/>
    <w:rsid w:val="00A85646"/>
    <w:rPr>
      <w:rFonts w:ascii="Arial" w:hAnsi="Arial"/>
      <w:sz w:val="22"/>
    </w:rPr>
  </w:style>
  <w:style w:type="character" w:customStyle="1" w:styleId="Heading6Char">
    <w:name w:val="Heading 6 Char"/>
    <w:link w:val="Heading6"/>
    <w:rsid w:val="00A85646"/>
    <w:rPr>
      <w:rFonts w:ascii="Courier New" w:hAnsi="Courier New" w:cs="Courier New"/>
    </w:rPr>
  </w:style>
  <w:style w:type="character" w:customStyle="1" w:styleId="Heading7Char">
    <w:name w:val="Heading 7 Char"/>
    <w:link w:val="Heading7"/>
    <w:rsid w:val="00A85646"/>
    <w:rPr>
      <w:rFonts w:ascii="Arial" w:hAnsi="Arial"/>
    </w:rPr>
  </w:style>
  <w:style w:type="character" w:customStyle="1" w:styleId="Heading8Char">
    <w:name w:val="Heading 8 Char"/>
    <w:link w:val="Heading8"/>
    <w:rsid w:val="00A85646"/>
    <w:rPr>
      <w:rFonts w:ascii="Arial" w:hAnsi="Arial"/>
      <w:i/>
    </w:rPr>
  </w:style>
  <w:style w:type="character" w:customStyle="1" w:styleId="Heading9Char">
    <w:name w:val="Heading 9 Char"/>
    <w:link w:val="Heading9"/>
    <w:rsid w:val="00A85646"/>
    <w:rPr>
      <w:rFonts w:ascii="Arial" w:hAnsi="Arial"/>
      <w:b/>
      <w:i/>
      <w:sz w:val="18"/>
    </w:rPr>
  </w:style>
  <w:style w:type="character" w:customStyle="1" w:styleId="FootnoteTextChar">
    <w:name w:val="Footnote Text Char"/>
    <w:aliases w:val="Footnote Text Char2 Char1,Footnote Text Char Char Char,Footnote Text Char2 Char Char Char,Footnote Text Char Char Char1 Char Char,Footnote Text Char2 Char Char Char1 Char Char,Footnote Text Char Char Char1 Char Char Char1 Char"/>
    <w:link w:val="FootnoteText"/>
    <w:rsid w:val="00A85646"/>
    <w:rPr>
      <w:rFonts w:ascii="Arial" w:hAnsi="Arial"/>
    </w:rPr>
  </w:style>
  <w:style w:type="character" w:customStyle="1" w:styleId="FooterChar">
    <w:name w:val="Footer Char"/>
    <w:link w:val="Footer"/>
    <w:uiPriority w:val="99"/>
    <w:rsid w:val="00A85646"/>
    <w:rPr>
      <w:rFonts w:ascii="Arial" w:hAnsi="Arial"/>
    </w:rPr>
  </w:style>
  <w:style w:type="character" w:customStyle="1" w:styleId="BodyTextChar">
    <w:name w:val="Body Text Char"/>
    <w:link w:val="BodyText"/>
    <w:uiPriority w:val="1"/>
    <w:rsid w:val="00A85646"/>
    <w:rPr>
      <w:rFonts w:ascii="Arial" w:hAnsi="Arial"/>
    </w:rPr>
  </w:style>
  <w:style w:type="character" w:customStyle="1" w:styleId="BodyText2Char">
    <w:name w:val="Body Text 2 Char"/>
    <w:link w:val="BodyText2"/>
    <w:rsid w:val="00A85646"/>
    <w:rPr>
      <w:rFonts w:ascii="Arial" w:hAnsi="Arial"/>
    </w:rPr>
  </w:style>
  <w:style w:type="character" w:customStyle="1" w:styleId="BodyText3Char">
    <w:name w:val="Body Text 3 Char"/>
    <w:link w:val="BodyText3"/>
    <w:rsid w:val="00A85646"/>
    <w:rPr>
      <w:rFonts w:ascii="Arial" w:hAnsi="Arial"/>
      <w:sz w:val="16"/>
      <w:szCs w:val="16"/>
    </w:rPr>
  </w:style>
  <w:style w:type="character" w:customStyle="1" w:styleId="BodyTextFirstIndentChar">
    <w:name w:val="Body Text First Indent Char"/>
    <w:link w:val="BodyTextFirstIndent"/>
    <w:rsid w:val="00A85646"/>
    <w:rPr>
      <w:rFonts w:ascii="Arial" w:hAnsi="Arial"/>
    </w:rPr>
  </w:style>
  <w:style w:type="character" w:customStyle="1" w:styleId="BodyTextIndentChar">
    <w:name w:val="Body Text Indent Char"/>
    <w:link w:val="BodyTextIndent"/>
    <w:rsid w:val="00A85646"/>
    <w:rPr>
      <w:rFonts w:ascii="Arial" w:hAnsi="Arial"/>
    </w:rPr>
  </w:style>
  <w:style w:type="character" w:customStyle="1" w:styleId="BodyTextFirstIndent2Char">
    <w:name w:val="Body Text First Indent 2 Char"/>
    <w:link w:val="BodyTextFirstIndent2"/>
    <w:rsid w:val="00A85646"/>
    <w:rPr>
      <w:rFonts w:ascii="Arial" w:hAnsi="Arial"/>
    </w:rPr>
  </w:style>
  <w:style w:type="character" w:customStyle="1" w:styleId="BodyTextIndent2Char">
    <w:name w:val="Body Text Indent 2 Char"/>
    <w:link w:val="BodyTextIndent2"/>
    <w:rsid w:val="00A85646"/>
    <w:rPr>
      <w:rFonts w:ascii="Arial" w:hAnsi="Arial"/>
    </w:rPr>
  </w:style>
  <w:style w:type="character" w:customStyle="1" w:styleId="BodyTextIndent3Char">
    <w:name w:val="Body Text Indent 3 Char"/>
    <w:link w:val="BodyTextIndent3"/>
    <w:rsid w:val="00A85646"/>
    <w:rPr>
      <w:rFonts w:ascii="Arial" w:hAnsi="Arial"/>
      <w:sz w:val="16"/>
      <w:szCs w:val="16"/>
    </w:rPr>
  </w:style>
  <w:style w:type="character" w:customStyle="1" w:styleId="ClosingChar">
    <w:name w:val="Closing Char"/>
    <w:link w:val="Closing"/>
    <w:rsid w:val="00A85646"/>
    <w:rPr>
      <w:rFonts w:ascii="Arial" w:hAnsi="Arial"/>
    </w:rPr>
  </w:style>
  <w:style w:type="character" w:customStyle="1" w:styleId="CommentTextChar">
    <w:name w:val="Comment Text Char"/>
    <w:link w:val="CommentText"/>
    <w:uiPriority w:val="99"/>
    <w:rsid w:val="00A85646"/>
    <w:rPr>
      <w:rFonts w:ascii="Arial" w:hAnsi="Arial"/>
    </w:rPr>
  </w:style>
  <w:style w:type="character" w:customStyle="1" w:styleId="CommentSubjectChar">
    <w:name w:val="Comment Subject Char"/>
    <w:link w:val="CommentSubject"/>
    <w:uiPriority w:val="99"/>
    <w:semiHidden/>
    <w:rsid w:val="00A85646"/>
    <w:rPr>
      <w:rFonts w:ascii="Arial" w:hAnsi="Arial"/>
      <w:b/>
      <w:bCs/>
    </w:rPr>
  </w:style>
  <w:style w:type="character" w:customStyle="1" w:styleId="DateChar">
    <w:name w:val="Date Char"/>
    <w:link w:val="Date"/>
    <w:rsid w:val="00A85646"/>
    <w:rPr>
      <w:rFonts w:ascii="Arial" w:hAnsi="Arial"/>
    </w:rPr>
  </w:style>
  <w:style w:type="character" w:customStyle="1" w:styleId="DocumentMapChar">
    <w:name w:val="Document Map Char"/>
    <w:link w:val="DocumentMap"/>
    <w:semiHidden/>
    <w:rsid w:val="00A85646"/>
    <w:rPr>
      <w:rFonts w:ascii="Tahoma" w:hAnsi="Tahoma" w:cs="Tahoma"/>
      <w:shd w:val="clear" w:color="auto" w:fill="000080"/>
    </w:rPr>
  </w:style>
  <w:style w:type="character" w:customStyle="1" w:styleId="E-mailSignatureChar">
    <w:name w:val="E-mail Signature Char"/>
    <w:link w:val="E-mailSignature"/>
    <w:rsid w:val="00A85646"/>
    <w:rPr>
      <w:rFonts w:ascii="Arial" w:hAnsi="Arial"/>
    </w:rPr>
  </w:style>
  <w:style w:type="character" w:customStyle="1" w:styleId="EndnoteTextChar">
    <w:name w:val="Endnote Text Char"/>
    <w:link w:val="EndnoteText"/>
    <w:semiHidden/>
    <w:rsid w:val="00A85646"/>
    <w:rPr>
      <w:rFonts w:ascii="Arial" w:hAnsi="Arial"/>
    </w:rPr>
  </w:style>
  <w:style w:type="character" w:customStyle="1" w:styleId="HTMLAddressChar">
    <w:name w:val="HTML Address Char"/>
    <w:link w:val="HTMLAddress"/>
    <w:rsid w:val="00A85646"/>
    <w:rPr>
      <w:rFonts w:ascii="Arial" w:hAnsi="Arial"/>
      <w:i/>
      <w:iCs/>
    </w:rPr>
  </w:style>
  <w:style w:type="character" w:customStyle="1" w:styleId="HTMLPreformattedChar">
    <w:name w:val="HTML Preformatted Char"/>
    <w:link w:val="HTMLPreformatted"/>
    <w:rsid w:val="00A85646"/>
    <w:rPr>
      <w:rFonts w:ascii="Courier New" w:hAnsi="Courier New" w:cs="Courier New"/>
    </w:rPr>
  </w:style>
  <w:style w:type="character" w:customStyle="1" w:styleId="MacroTextChar">
    <w:name w:val="Macro Text Char"/>
    <w:link w:val="MacroText"/>
    <w:semiHidden/>
    <w:rsid w:val="00A85646"/>
    <w:rPr>
      <w:rFonts w:ascii="Courier New" w:hAnsi="Courier New" w:cs="Courier New"/>
    </w:rPr>
  </w:style>
  <w:style w:type="character" w:customStyle="1" w:styleId="MessageHeaderChar">
    <w:name w:val="Message Header Char"/>
    <w:link w:val="MessageHeader"/>
    <w:rsid w:val="00A85646"/>
    <w:rPr>
      <w:rFonts w:ascii="Arial" w:hAnsi="Arial"/>
      <w:sz w:val="24"/>
      <w:szCs w:val="24"/>
      <w:shd w:val="pct20" w:color="auto" w:fill="auto"/>
    </w:rPr>
  </w:style>
  <w:style w:type="character" w:customStyle="1" w:styleId="NoteHeadingChar">
    <w:name w:val="Note Heading Char"/>
    <w:link w:val="NoteHeading"/>
    <w:rsid w:val="00A85646"/>
    <w:rPr>
      <w:rFonts w:ascii="Arial" w:hAnsi="Arial"/>
    </w:rPr>
  </w:style>
  <w:style w:type="character" w:customStyle="1" w:styleId="PlainTextChar">
    <w:name w:val="Plain Text Char"/>
    <w:link w:val="PlainText"/>
    <w:rsid w:val="00A85646"/>
    <w:rPr>
      <w:rFonts w:ascii="Courier New" w:hAnsi="Courier New" w:cs="Courier New"/>
    </w:rPr>
  </w:style>
  <w:style w:type="character" w:customStyle="1" w:styleId="SalutationChar">
    <w:name w:val="Salutation Char"/>
    <w:link w:val="Salutation"/>
    <w:rsid w:val="00A85646"/>
    <w:rPr>
      <w:rFonts w:ascii="Arial" w:hAnsi="Arial"/>
    </w:rPr>
  </w:style>
  <w:style w:type="character" w:customStyle="1" w:styleId="SignatureChar">
    <w:name w:val="Signature Char"/>
    <w:link w:val="Signature"/>
    <w:rsid w:val="00A85646"/>
    <w:rPr>
      <w:rFonts w:ascii="Arial" w:hAnsi="Arial"/>
    </w:rPr>
  </w:style>
  <w:style w:type="character" w:customStyle="1" w:styleId="SubtitleChar">
    <w:name w:val="Subtitle Char"/>
    <w:link w:val="Subtitle"/>
    <w:rsid w:val="00A85646"/>
    <w:rPr>
      <w:rFonts w:ascii="Arial" w:hAnsi="Arial"/>
      <w:sz w:val="24"/>
      <w:szCs w:val="24"/>
    </w:rPr>
  </w:style>
  <w:style w:type="character" w:styleId="UnresolvedMention">
    <w:name w:val="Unresolved Mention"/>
    <w:uiPriority w:val="99"/>
    <w:semiHidden/>
    <w:unhideWhenUsed/>
    <w:rsid w:val="00A97004"/>
    <w:rPr>
      <w:color w:val="605E5C"/>
      <w:shd w:val="clear" w:color="auto" w:fill="E1DFDD"/>
    </w:rPr>
  </w:style>
  <w:style w:type="character" w:customStyle="1" w:styleId="ParagraphDiscussionChar">
    <w:name w:val="ParagraphDiscussion Char"/>
    <w:link w:val="ParagraphDiscussion"/>
    <w:locked/>
    <w:rsid w:val="00E40D73"/>
    <w:rPr>
      <w:kern w:val="2"/>
      <w:sz w:val="24"/>
    </w:rPr>
  </w:style>
  <w:style w:type="numbering" w:customStyle="1" w:styleId="NoList1">
    <w:name w:val="No List1"/>
    <w:next w:val="NoList"/>
    <w:uiPriority w:val="99"/>
    <w:semiHidden/>
    <w:unhideWhenUsed/>
    <w:rsid w:val="00C55F04"/>
  </w:style>
  <w:style w:type="paragraph" w:customStyle="1" w:styleId="TableParagraph">
    <w:name w:val="Table Paragraph"/>
    <w:basedOn w:val="Normal"/>
    <w:uiPriority w:val="1"/>
    <w:qFormat/>
    <w:rsid w:val="00C55F04"/>
    <w:pPr>
      <w:widowControl w:val="0"/>
      <w:spacing w:before="0"/>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Z:\Shared%20drives\PUCTemplates\CC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E9B38-20DD-4E94-AE63-BF0835AEB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22</TotalTime>
  <Pages>66</Pages>
  <Words>21023</Words>
  <Characters>119837</Characters>
  <Application>Microsoft Office Word</Application>
  <DocSecurity>2</DocSecurity>
  <Lines>998</Lines>
  <Paragraphs>281</Paragraphs>
  <ScaleCrop>false</ScaleCrop>
  <Company/>
  <LinksUpToDate>false</LinksUpToDate>
  <CharactersWithSpaces>140579</CharactersWithSpaces>
  <SharedDoc>false</SharedDoc>
  <HLinks>
    <vt:vector size="1584" baseType="variant">
      <vt:variant>
        <vt:i4>2293865</vt:i4>
      </vt:variant>
      <vt:variant>
        <vt:i4>1560</vt:i4>
      </vt:variant>
      <vt:variant>
        <vt:i4>0</vt:i4>
      </vt:variant>
      <vt:variant>
        <vt:i4>5</vt:i4>
      </vt:variant>
      <vt:variant>
        <vt:lpwstr>http://www.standards.ieee.org/</vt:lpwstr>
      </vt:variant>
      <vt:variant>
        <vt:lpwstr/>
      </vt:variant>
      <vt:variant>
        <vt:i4>6750248</vt:i4>
      </vt:variant>
      <vt:variant>
        <vt:i4>1557</vt:i4>
      </vt:variant>
      <vt:variant>
        <vt:i4>0</vt:i4>
      </vt:variant>
      <vt:variant>
        <vt:i4>5</vt:i4>
      </vt:variant>
      <vt:variant>
        <vt:lpwstr>http://www.govinfo.gov/help/cfr</vt:lpwstr>
      </vt:variant>
      <vt:variant>
        <vt:lpwstr/>
      </vt:variant>
      <vt:variant>
        <vt:i4>1179708</vt:i4>
      </vt:variant>
      <vt:variant>
        <vt:i4>1550</vt:i4>
      </vt:variant>
      <vt:variant>
        <vt:i4>0</vt:i4>
      </vt:variant>
      <vt:variant>
        <vt:i4>5</vt:i4>
      </vt:variant>
      <vt:variant>
        <vt:lpwstr/>
      </vt:variant>
      <vt:variant>
        <vt:lpwstr>_Toc218838546</vt:lpwstr>
      </vt:variant>
      <vt:variant>
        <vt:i4>1179708</vt:i4>
      </vt:variant>
      <vt:variant>
        <vt:i4>1544</vt:i4>
      </vt:variant>
      <vt:variant>
        <vt:i4>0</vt:i4>
      </vt:variant>
      <vt:variant>
        <vt:i4>5</vt:i4>
      </vt:variant>
      <vt:variant>
        <vt:lpwstr/>
      </vt:variant>
      <vt:variant>
        <vt:lpwstr>_Toc218838545</vt:lpwstr>
      </vt:variant>
      <vt:variant>
        <vt:i4>1179708</vt:i4>
      </vt:variant>
      <vt:variant>
        <vt:i4>1538</vt:i4>
      </vt:variant>
      <vt:variant>
        <vt:i4>0</vt:i4>
      </vt:variant>
      <vt:variant>
        <vt:i4>5</vt:i4>
      </vt:variant>
      <vt:variant>
        <vt:lpwstr/>
      </vt:variant>
      <vt:variant>
        <vt:lpwstr>_Toc218838544</vt:lpwstr>
      </vt:variant>
      <vt:variant>
        <vt:i4>1179708</vt:i4>
      </vt:variant>
      <vt:variant>
        <vt:i4>1532</vt:i4>
      </vt:variant>
      <vt:variant>
        <vt:i4>0</vt:i4>
      </vt:variant>
      <vt:variant>
        <vt:i4>5</vt:i4>
      </vt:variant>
      <vt:variant>
        <vt:lpwstr/>
      </vt:variant>
      <vt:variant>
        <vt:lpwstr>_Toc218838543</vt:lpwstr>
      </vt:variant>
      <vt:variant>
        <vt:i4>1179708</vt:i4>
      </vt:variant>
      <vt:variant>
        <vt:i4>1526</vt:i4>
      </vt:variant>
      <vt:variant>
        <vt:i4>0</vt:i4>
      </vt:variant>
      <vt:variant>
        <vt:i4>5</vt:i4>
      </vt:variant>
      <vt:variant>
        <vt:lpwstr/>
      </vt:variant>
      <vt:variant>
        <vt:lpwstr>_Toc218838542</vt:lpwstr>
      </vt:variant>
      <vt:variant>
        <vt:i4>1179708</vt:i4>
      </vt:variant>
      <vt:variant>
        <vt:i4>1520</vt:i4>
      </vt:variant>
      <vt:variant>
        <vt:i4>0</vt:i4>
      </vt:variant>
      <vt:variant>
        <vt:i4>5</vt:i4>
      </vt:variant>
      <vt:variant>
        <vt:lpwstr/>
      </vt:variant>
      <vt:variant>
        <vt:lpwstr>_Toc218838541</vt:lpwstr>
      </vt:variant>
      <vt:variant>
        <vt:i4>1179708</vt:i4>
      </vt:variant>
      <vt:variant>
        <vt:i4>1514</vt:i4>
      </vt:variant>
      <vt:variant>
        <vt:i4>0</vt:i4>
      </vt:variant>
      <vt:variant>
        <vt:i4>5</vt:i4>
      </vt:variant>
      <vt:variant>
        <vt:lpwstr/>
      </vt:variant>
      <vt:variant>
        <vt:lpwstr>_Toc218838540</vt:lpwstr>
      </vt:variant>
      <vt:variant>
        <vt:i4>1376316</vt:i4>
      </vt:variant>
      <vt:variant>
        <vt:i4>1508</vt:i4>
      </vt:variant>
      <vt:variant>
        <vt:i4>0</vt:i4>
      </vt:variant>
      <vt:variant>
        <vt:i4>5</vt:i4>
      </vt:variant>
      <vt:variant>
        <vt:lpwstr/>
      </vt:variant>
      <vt:variant>
        <vt:lpwstr>_Toc218838539</vt:lpwstr>
      </vt:variant>
      <vt:variant>
        <vt:i4>1376316</vt:i4>
      </vt:variant>
      <vt:variant>
        <vt:i4>1502</vt:i4>
      </vt:variant>
      <vt:variant>
        <vt:i4>0</vt:i4>
      </vt:variant>
      <vt:variant>
        <vt:i4>5</vt:i4>
      </vt:variant>
      <vt:variant>
        <vt:lpwstr/>
      </vt:variant>
      <vt:variant>
        <vt:lpwstr>_Toc218838538</vt:lpwstr>
      </vt:variant>
      <vt:variant>
        <vt:i4>1376316</vt:i4>
      </vt:variant>
      <vt:variant>
        <vt:i4>1496</vt:i4>
      </vt:variant>
      <vt:variant>
        <vt:i4>0</vt:i4>
      </vt:variant>
      <vt:variant>
        <vt:i4>5</vt:i4>
      </vt:variant>
      <vt:variant>
        <vt:lpwstr/>
      </vt:variant>
      <vt:variant>
        <vt:lpwstr>_Toc218838537</vt:lpwstr>
      </vt:variant>
      <vt:variant>
        <vt:i4>1376316</vt:i4>
      </vt:variant>
      <vt:variant>
        <vt:i4>1490</vt:i4>
      </vt:variant>
      <vt:variant>
        <vt:i4>0</vt:i4>
      </vt:variant>
      <vt:variant>
        <vt:i4>5</vt:i4>
      </vt:variant>
      <vt:variant>
        <vt:lpwstr/>
      </vt:variant>
      <vt:variant>
        <vt:lpwstr>_Toc218838536</vt:lpwstr>
      </vt:variant>
      <vt:variant>
        <vt:i4>1376316</vt:i4>
      </vt:variant>
      <vt:variant>
        <vt:i4>1484</vt:i4>
      </vt:variant>
      <vt:variant>
        <vt:i4>0</vt:i4>
      </vt:variant>
      <vt:variant>
        <vt:i4>5</vt:i4>
      </vt:variant>
      <vt:variant>
        <vt:lpwstr/>
      </vt:variant>
      <vt:variant>
        <vt:lpwstr>_Toc218838535</vt:lpwstr>
      </vt:variant>
      <vt:variant>
        <vt:i4>1376316</vt:i4>
      </vt:variant>
      <vt:variant>
        <vt:i4>1478</vt:i4>
      </vt:variant>
      <vt:variant>
        <vt:i4>0</vt:i4>
      </vt:variant>
      <vt:variant>
        <vt:i4>5</vt:i4>
      </vt:variant>
      <vt:variant>
        <vt:lpwstr/>
      </vt:variant>
      <vt:variant>
        <vt:lpwstr>_Toc218838534</vt:lpwstr>
      </vt:variant>
      <vt:variant>
        <vt:i4>1376316</vt:i4>
      </vt:variant>
      <vt:variant>
        <vt:i4>1472</vt:i4>
      </vt:variant>
      <vt:variant>
        <vt:i4>0</vt:i4>
      </vt:variant>
      <vt:variant>
        <vt:i4>5</vt:i4>
      </vt:variant>
      <vt:variant>
        <vt:lpwstr/>
      </vt:variant>
      <vt:variant>
        <vt:lpwstr>_Toc218838533</vt:lpwstr>
      </vt:variant>
      <vt:variant>
        <vt:i4>1376316</vt:i4>
      </vt:variant>
      <vt:variant>
        <vt:i4>1466</vt:i4>
      </vt:variant>
      <vt:variant>
        <vt:i4>0</vt:i4>
      </vt:variant>
      <vt:variant>
        <vt:i4>5</vt:i4>
      </vt:variant>
      <vt:variant>
        <vt:lpwstr/>
      </vt:variant>
      <vt:variant>
        <vt:lpwstr>_Toc218838532</vt:lpwstr>
      </vt:variant>
      <vt:variant>
        <vt:i4>1376316</vt:i4>
      </vt:variant>
      <vt:variant>
        <vt:i4>1460</vt:i4>
      </vt:variant>
      <vt:variant>
        <vt:i4>0</vt:i4>
      </vt:variant>
      <vt:variant>
        <vt:i4>5</vt:i4>
      </vt:variant>
      <vt:variant>
        <vt:lpwstr/>
      </vt:variant>
      <vt:variant>
        <vt:lpwstr>_Toc218838531</vt:lpwstr>
      </vt:variant>
      <vt:variant>
        <vt:i4>1376316</vt:i4>
      </vt:variant>
      <vt:variant>
        <vt:i4>1454</vt:i4>
      </vt:variant>
      <vt:variant>
        <vt:i4>0</vt:i4>
      </vt:variant>
      <vt:variant>
        <vt:i4>5</vt:i4>
      </vt:variant>
      <vt:variant>
        <vt:lpwstr/>
      </vt:variant>
      <vt:variant>
        <vt:lpwstr>_Toc218838530</vt:lpwstr>
      </vt:variant>
      <vt:variant>
        <vt:i4>1310780</vt:i4>
      </vt:variant>
      <vt:variant>
        <vt:i4>1448</vt:i4>
      </vt:variant>
      <vt:variant>
        <vt:i4>0</vt:i4>
      </vt:variant>
      <vt:variant>
        <vt:i4>5</vt:i4>
      </vt:variant>
      <vt:variant>
        <vt:lpwstr/>
      </vt:variant>
      <vt:variant>
        <vt:lpwstr>_Toc218838529</vt:lpwstr>
      </vt:variant>
      <vt:variant>
        <vt:i4>1310780</vt:i4>
      </vt:variant>
      <vt:variant>
        <vt:i4>1442</vt:i4>
      </vt:variant>
      <vt:variant>
        <vt:i4>0</vt:i4>
      </vt:variant>
      <vt:variant>
        <vt:i4>5</vt:i4>
      </vt:variant>
      <vt:variant>
        <vt:lpwstr/>
      </vt:variant>
      <vt:variant>
        <vt:lpwstr>_Toc218838528</vt:lpwstr>
      </vt:variant>
      <vt:variant>
        <vt:i4>1310780</vt:i4>
      </vt:variant>
      <vt:variant>
        <vt:i4>1436</vt:i4>
      </vt:variant>
      <vt:variant>
        <vt:i4>0</vt:i4>
      </vt:variant>
      <vt:variant>
        <vt:i4>5</vt:i4>
      </vt:variant>
      <vt:variant>
        <vt:lpwstr/>
      </vt:variant>
      <vt:variant>
        <vt:lpwstr>_Toc218838527</vt:lpwstr>
      </vt:variant>
      <vt:variant>
        <vt:i4>1310780</vt:i4>
      </vt:variant>
      <vt:variant>
        <vt:i4>1430</vt:i4>
      </vt:variant>
      <vt:variant>
        <vt:i4>0</vt:i4>
      </vt:variant>
      <vt:variant>
        <vt:i4>5</vt:i4>
      </vt:variant>
      <vt:variant>
        <vt:lpwstr/>
      </vt:variant>
      <vt:variant>
        <vt:lpwstr>_Toc218838526</vt:lpwstr>
      </vt:variant>
      <vt:variant>
        <vt:i4>1310780</vt:i4>
      </vt:variant>
      <vt:variant>
        <vt:i4>1424</vt:i4>
      </vt:variant>
      <vt:variant>
        <vt:i4>0</vt:i4>
      </vt:variant>
      <vt:variant>
        <vt:i4>5</vt:i4>
      </vt:variant>
      <vt:variant>
        <vt:lpwstr/>
      </vt:variant>
      <vt:variant>
        <vt:lpwstr>_Toc218838525</vt:lpwstr>
      </vt:variant>
      <vt:variant>
        <vt:i4>1310780</vt:i4>
      </vt:variant>
      <vt:variant>
        <vt:i4>1418</vt:i4>
      </vt:variant>
      <vt:variant>
        <vt:i4>0</vt:i4>
      </vt:variant>
      <vt:variant>
        <vt:i4>5</vt:i4>
      </vt:variant>
      <vt:variant>
        <vt:lpwstr/>
      </vt:variant>
      <vt:variant>
        <vt:lpwstr>_Toc218838524</vt:lpwstr>
      </vt:variant>
      <vt:variant>
        <vt:i4>1310780</vt:i4>
      </vt:variant>
      <vt:variant>
        <vt:i4>1412</vt:i4>
      </vt:variant>
      <vt:variant>
        <vt:i4>0</vt:i4>
      </vt:variant>
      <vt:variant>
        <vt:i4>5</vt:i4>
      </vt:variant>
      <vt:variant>
        <vt:lpwstr/>
      </vt:variant>
      <vt:variant>
        <vt:lpwstr>_Toc218838523</vt:lpwstr>
      </vt:variant>
      <vt:variant>
        <vt:i4>1310780</vt:i4>
      </vt:variant>
      <vt:variant>
        <vt:i4>1406</vt:i4>
      </vt:variant>
      <vt:variant>
        <vt:i4>0</vt:i4>
      </vt:variant>
      <vt:variant>
        <vt:i4>5</vt:i4>
      </vt:variant>
      <vt:variant>
        <vt:lpwstr/>
      </vt:variant>
      <vt:variant>
        <vt:lpwstr>_Toc218838522</vt:lpwstr>
      </vt:variant>
      <vt:variant>
        <vt:i4>1310780</vt:i4>
      </vt:variant>
      <vt:variant>
        <vt:i4>1400</vt:i4>
      </vt:variant>
      <vt:variant>
        <vt:i4>0</vt:i4>
      </vt:variant>
      <vt:variant>
        <vt:i4>5</vt:i4>
      </vt:variant>
      <vt:variant>
        <vt:lpwstr/>
      </vt:variant>
      <vt:variant>
        <vt:lpwstr>_Toc218838521</vt:lpwstr>
      </vt:variant>
      <vt:variant>
        <vt:i4>1310780</vt:i4>
      </vt:variant>
      <vt:variant>
        <vt:i4>1394</vt:i4>
      </vt:variant>
      <vt:variant>
        <vt:i4>0</vt:i4>
      </vt:variant>
      <vt:variant>
        <vt:i4>5</vt:i4>
      </vt:variant>
      <vt:variant>
        <vt:lpwstr/>
      </vt:variant>
      <vt:variant>
        <vt:lpwstr>_Toc218838520</vt:lpwstr>
      </vt:variant>
      <vt:variant>
        <vt:i4>1507388</vt:i4>
      </vt:variant>
      <vt:variant>
        <vt:i4>1388</vt:i4>
      </vt:variant>
      <vt:variant>
        <vt:i4>0</vt:i4>
      </vt:variant>
      <vt:variant>
        <vt:i4>5</vt:i4>
      </vt:variant>
      <vt:variant>
        <vt:lpwstr/>
      </vt:variant>
      <vt:variant>
        <vt:lpwstr>_Toc218838519</vt:lpwstr>
      </vt:variant>
      <vt:variant>
        <vt:i4>1507388</vt:i4>
      </vt:variant>
      <vt:variant>
        <vt:i4>1382</vt:i4>
      </vt:variant>
      <vt:variant>
        <vt:i4>0</vt:i4>
      </vt:variant>
      <vt:variant>
        <vt:i4>5</vt:i4>
      </vt:variant>
      <vt:variant>
        <vt:lpwstr/>
      </vt:variant>
      <vt:variant>
        <vt:lpwstr>_Toc218838518</vt:lpwstr>
      </vt:variant>
      <vt:variant>
        <vt:i4>1507388</vt:i4>
      </vt:variant>
      <vt:variant>
        <vt:i4>1376</vt:i4>
      </vt:variant>
      <vt:variant>
        <vt:i4>0</vt:i4>
      </vt:variant>
      <vt:variant>
        <vt:i4>5</vt:i4>
      </vt:variant>
      <vt:variant>
        <vt:lpwstr/>
      </vt:variant>
      <vt:variant>
        <vt:lpwstr>_Toc218838517</vt:lpwstr>
      </vt:variant>
      <vt:variant>
        <vt:i4>1507388</vt:i4>
      </vt:variant>
      <vt:variant>
        <vt:i4>1370</vt:i4>
      </vt:variant>
      <vt:variant>
        <vt:i4>0</vt:i4>
      </vt:variant>
      <vt:variant>
        <vt:i4>5</vt:i4>
      </vt:variant>
      <vt:variant>
        <vt:lpwstr/>
      </vt:variant>
      <vt:variant>
        <vt:lpwstr>_Toc218838516</vt:lpwstr>
      </vt:variant>
      <vt:variant>
        <vt:i4>1507388</vt:i4>
      </vt:variant>
      <vt:variant>
        <vt:i4>1364</vt:i4>
      </vt:variant>
      <vt:variant>
        <vt:i4>0</vt:i4>
      </vt:variant>
      <vt:variant>
        <vt:i4>5</vt:i4>
      </vt:variant>
      <vt:variant>
        <vt:lpwstr/>
      </vt:variant>
      <vt:variant>
        <vt:lpwstr>_Toc218838515</vt:lpwstr>
      </vt:variant>
      <vt:variant>
        <vt:i4>1507388</vt:i4>
      </vt:variant>
      <vt:variant>
        <vt:i4>1358</vt:i4>
      </vt:variant>
      <vt:variant>
        <vt:i4>0</vt:i4>
      </vt:variant>
      <vt:variant>
        <vt:i4>5</vt:i4>
      </vt:variant>
      <vt:variant>
        <vt:lpwstr/>
      </vt:variant>
      <vt:variant>
        <vt:lpwstr>_Toc218838514</vt:lpwstr>
      </vt:variant>
      <vt:variant>
        <vt:i4>1507388</vt:i4>
      </vt:variant>
      <vt:variant>
        <vt:i4>1352</vt:i4>
      </vt:variant>
      <vt:variant>
        <vt:i4>0</vt:i4>
      </vt:variant>
      <vt:variant>
        <vt:i4>5</vt:i4>
      </vt:variant>
      <vt:variant>
        <vt:lpwstr/>
      </vt:variant>
      <vt:variant>
        <vt:lpwstr>_Toc218838513</vt:lpwstr>
      </vt:variant>
      <vt:variant>
        <vt:i4>1507388</vt:i4>
      </vt:variant>
      <vt:variant>
        <vt:i4>1346</vt:i4>
      </vt:variant>
      <vt:variant>
        <vt:i4>0</vt:i4>
      </vt:variant>
      <vt:variant>
        <vt:i4>5</vt:i4>
      </vt:variant>
      <vt:variant>
        <vt:lpwstr/>
      </vt:variant>
      <vt:variant>
        <vt:lpwstr>_Toc218838512</vt:lpwstr>
      </vt:variant>
      <vt:variant>
        <vt:i4>1507388</vt:i4>
      </vt:variant>
      <vt:variant>
        <vt:i4>1340</vt:i4>
      </vt:variant>
      <vt:variant>
        <vt:i4>0</vt:i4>
      </vt:variant>
      <vt:variant>
        <vt:i4>5</vt:i4>
      </vt:variant>
      <vt:variant>
        <vt:lpwstr/>
      </vt:variant>
      <vt:variant>
        <vt:lpwstr>_Toc218838511</vt:lpwstr>
      </vt:variant>
      <vt:variant>
        <vt:i4>1507388</vt:i4>
      </vt:variant>
      <vt:variant>
        <vt:i4>1334</vt:i4>
      </vt:variant>
      <vt:variant>
        <vt:i4>0</vt:i4>
      </vt:variant>
      <vt:variant>
        <vt:i4>5</vt:i4>
      </vt:variant>
      <vt:variant>
        <vt:lpwstr/>
      </vt:variant>
      <vt:variant>
        <vt:lpwstr>_Toc218838510</vt:lpwstr>
      </vt:variant>
      <vt:variant>
        <vt:i4>1441852</vt:i4>
      </vt:variant>
      <vt:variant>
        <vt:i4>1328</vt:i4>
      </vt:variant>
      <vt:variant>
        <vt:i4>0</vt:i4>
      </vt:variant>
      <vt:variant>
        <vt:i4>5</vt:i4>
      </vt:variant>
      <vt:variant>
        <vt:lpwstr/>
      </vt:variant>
      <vt:variant>
        <vt:lpwstr>_Toc218838509</vt:lpwstr>
      </vt:variant>
      <vt:variant>
        <vt:i4>1441852</vt:i4>
      </vt:variant>
      <vt:variant>
        <vt:i4>1322</vt:i4>
      </vt:variant>
      <vt:variant>
        <vt:i4>0</vt:i4>
      </vt:variant>
      <vt:variant>
        <vt:i4>5</vt:i4>
      </vt:variant>
      <vt:variant>
        <vt:lpwstr/>
      </vt:variant>
      <vt:variant>
        <vt:lpwstr>_Toc218838508</vt:lpwstr>
      </vt:variant>
      <vt:variant>
        <vt:i4>1441852</vt:i4>
      </vt:variant>
      <vt:variant>
        <vt:i4>1316</vt:i4>
      </vt:variant>
      <vt:variant>
        <vt:i4>0</vt:i4>
      </vt:variant>
      <vt:variant>
        <vt:i4>5</vt:i4>
      </vt:variant>
      <vt:variant>
        <vt:lpwstr/>
      </vt:variant>
      <vt:variant>
        <vt:lpwstr>_Toc218838507</vt:lpwstr>
      </vt:variant>
      <vt:variant>
        <vt:i4>1441852</vt:i4>
      </vt:variant>
      <vt:variant>
        <vt:i4>1310</vt:i4>
      </vt:variant>
      <vt:variant>
        <vt:i4>0</vt:i4>
      </vt:variant>
      <vt:variant>
        <vt:i4>5</vt:i4>
      </vt:variant>
      <vt:variant>
        <vt:lpwstr/>
      </vt:variant>
      <vt:variant>
        <vt:lpwstr>_Toc218838506</vt:lpwstr>
      </vt:variant>
      <vt:variant>
        <vt:i4>1441852</vt:i4>
      </vt:variant>
      <vt:variant>
        <vt:i4>1304</vt:i4>
      </vt:variant>
      <vt:variant>
        <vt:i4>0</vt:i4>
      </vt:variant>
      <vt:variant>
        <vt:i4>5</vt:i4>
      </vt:variant>
      <vt:variant>
        <vt:lpwstr/>
      </vt:variant>
      <vt:variant>
        <vt:lpwstr>_Toc218838505</vt:lpwstr>
      </vt:variant>
      <vt:variant>
        <vt:i4>1441852</vt:i4>
      </vt:variant>
      <vt:variant>
        <vt:i4>1298</vt:i4>
      </vt:variant>
      <vt:variant>
        <vt:i4>0</vt:i4>
      </vt:variant>
      <vt:variant>
        <vt:i4>5</vt:i4>
      </vt:variant>
      <vt:variant>
        <vt:lpwstr/>
      </vt:variant>
      <vt:variant>
        <vt:lpwstr>_Toc218838504</vt:lpwstr>
      </vt:variant>
      <vt:variant>
        <vt:i4>1441852</vt:i4>
      </vt:variant>
      <vt:variant>
        <vt:i4>1292</vt:i4>
      </vt:variant>
      <vt:variant>
        <vt:i4>0</vt:i4>
      </vt:variant>
      <vt:variant>
        <vt:i4>5</vt:i4>
      </vt:variant>
      <vt:variant>
        <vt:lpwstr/>
      </vt:variant>
      <vt:variant>
        <vt:lpwstr>_Toc218838503</vt:lpwstr>
      </vt:variant>
      <vt:variant>
        <vt:i4>1441852</vt:i4>
      </vt:variant>
      <vt:variant>
        <vt:i4>1286</vt:i4>
      </vt:variant>
      <vt:variant>
        <vt:i4>0</vt:i4>
      </vt:variant>
      <vt:variant>
        <vt:i4>5</vt:i4>
      </vt:variant>
      <vt:variant>
        <vt:lpwstr/>
      </vt:variant>
      <vt:variant>
        <vt:lpwstr>_Toc218838502</vt:lpwstr>
      </vt:variant>
      <vt:variant>
        <vt:i4>1441852</vt:i4>
      </vt:variant>
      <vt:variant>
        <vt:i4>1280</vt:i4>
      </vt:variant>
      <vt:variant>
        <vt:i4>0</vt:i4>
      </vt:variant>
      <vt:variant>
        <vt:i4>5</vt:i4>
      </vt:variant>
      <vt:variant>
        <vt:lpwstr/>
      </vt:variant>
      <vt:variant>
        <vt:lpwstr>_Toc218838501</vt:lpwstr>
      </vt:variant>
      <vt:variant>
        <vt:i4>1441852</vt:i4>
      </vt:variant>
      <vt:variant>
        <vt:i4>1274</vt:i4>
      </vt:variant>
      <vt:variant>
        <vt:i4>0</vt:i4>
      </vt:variant>
      <vt:variant>
        <vt:i4>5</vt:i4>
      </vt:variant>
      <vt:variant>
        <vt:lpwstr/>
      </vt:variant>
      <vt:variant>
        <vt:lpwstr>_Toc218838500</vt:lpwstr>
      </vt:variant>
      <vt:variant>
        <vt:i4>2031677</vt:i4>
      </vt:variant>
      <vt:variant>
        <vt:i4>1268</vt:i4>
      </vt:variant>
      <vt:variant>
        <vt:i4>0</vt:i4>
      </vt:variant>
      <vt:variant>
        <vt:i4>5</vt:i4>
      </vt:variant>
      <vt:variant>
        <vt:lpwstr/>
      </vt:variant>
      <vt:variant>
        <vt:lpwstr>_Toc218838499</vt:lpwstr>
      </vt:variant>
      <vt:variant>
        <vt:i4>2031677</vt:i4>
      </vt:variant>
      <vt:variant>
        <vt:i4>1262</vt:i4>
      </vt:variant>
      <vt:variant>
        <vt:i4>0</vt:i4>
      </vt:variant>
      <vt:variant>
        <vt:i4>5</vt:i4>
      </vt:variant>
      <vt:variant>
        <vt:lpwstr/>
      </vt:variant>
      <vt:variant>
        <vt:lpwstr>_Toc218838498</vt:lpwstr>
      </vt:variant>
      <vt:variant>
        <vt:i4>2031677</vt:i4>
      </vt:variant>
      <vt:variant>
        <vt:i4>1256</vt:i4>
      </vt:variant>
      <vt:variant>
        <vt:i4>0</vt:i4>
      </vt:variant>
      <vt:variant>
        <vt:i4>5</vt:i4>
      </vt:variant>
      <vt:variant>
        <vt:lpwstr/>
      </vt:variant>
      <vt:variant>
        <vt:lpwstr>_Toc218838497</vt:lpwstr>
      </vt:variant>
      <vt:variant>
        <vt:i4>2031677</vt:i4>
      </vt:variant>
      <vt:variant>
        <vt:i4>1250</vt:i4>
      </vt:variant>
      <vt:variant>
        <vt:i4>0</vt:i4>
      </vt:variant>
      <vt:variant>
        <vt:i4>5</vt:i4>
      </vt:variant>
      <vt:variant>
        <vt:lpwstr/>
      </vt:variant>
      <vt:variant>
        <vt:lpwstr>_Toc218838496</vt:lpwstr>
      </vt:variant>
      <vt:variant>
        <vt:i4>2031677</vt:i4>
      </vt:variant>
      <vt:variant>
        <vt:i4>1244</vt:i4>
      </vt:variant>
      <vt:variant>
        <vt:i4>0</vt:i4>
      </vt:variant>
      <vt:variant>
        <vt:i4>5</vt:i4>
      </vt:variant>
      <vt:variant>
        <vt:lpwstr/>
      </vt:variant>
      <vt:variant>
        <vt:lpwstr>_Toc218838495</vt:lpwstr>
      </vt:variant>
      <vt:variant>
        <vt:i4>2031677</vt:i4>
      </vt:variant>
      <vt:variant>
        <vt:i4>1238</vt:i4>
      </vt:variant>
      <vt:variant>
        <vt:i4>0</vt:i4>
      </vt:variant>
      <vt:variant>
        <vt:i4>5</vt:i4>
      </vt:variant>
      <vt:variant>
        <vt:lpwstr/>
      </vt:variant>
      <vt:variant>
        <vt:lpwstr>_Toc218838494</vt:lpwstr>
      </vt:variant>
      <vt:variant>
        <vt:i4>2031677</vt:i4>
      </vt:variant>
      <vt:variant>
        <vt:i4>1232</vt:i4>
      </vt:variant>
      <vt:variant>
        <vt:i4>0</vt:i4>
      </vt:variant>
      <vt:variant>
        <vt:i4>5</vt:i4>
      </vt:variant>
      <vt:variant>
        <vt:lpwstr/>
      </vt:variant>
      <vt:variant>
        <vt:lpwstr>_Toc218838493</vt:lpwstr>
      </vt:variant>
      <vt:variant>
        <vt:i4>2031677</vt:i4>
      </vt:variant>
      <vt:variant>
        <vt:i4>1226</vt:i4>
      </vt:variant>
      <vt:variant>
        <vt:i4>0</vt:i4>
      </vt:variant>
      <vt:variant>
        <vt:i4>5</vt:i4>
      </vt:variant>
      <vt:variant>
        <vt:lpwstr/>
      </vt:variant>
      <vt:variant>
        <vt:lpwstr>_Toc218838492</vt:lpwstr>
      </vt:variant>
      <vt:variant>
        <vt:i4>2031677</vt:i4>
      </vt:variant>
      <vt:variant>
        <vt:i4>1220</vt:i4>
      </vt:variant>
      <vt:variant>
        <vt:i4>0</vt:i4>
      </vt:variant>
      <vt:variant>
        <vt:i4>5</vt:i4>
      </vt:variant>
      <vt:variant>
        <vt:lpwstr/>
      </vt:variant>
      <vt:variant>
        <vt:lpwstr>_Toc218838491</vt:lpwstr>
      </vt:variant>
      <vt:variant>
        <vt:i4>2031677</vt:i4>
      </vt:variant>
      <vt:variant>
        <vt:i4>1214</vt:i4>
      </vt:variant>
      <vt:variant>
        <vt:i4>0</vt:i4>
      </vt:variant>
      <vt:variant>
        <vt:i4>5</vt:i4>
      </vt:variant>
      <vt:variant>
        <vt:lpwstr/>
      </vt:variant>
      <vt:variant>
        <vt:lpwstr>_Toc218838490</vt:lpwstr>
      </vt:variant>
      <vt:variant>
        <vt:i4>1966141</vt:i4>
      </vt:variant>
      <vt:variant>
        <vt:i4>1208</vt:i4>
      </vt:variant>
      <vt:variant>
        <vt:i4>0</vt:i4>
      </vt:variant>
      <vt:variant>
        <vt:i4>5</vt:i4>
      </vt:variant>
      <vt:variant>
        <vt:lpwstr/>
      </vt:variant>
      <vt:variant>
        <vt:lpwstr>_Toc218838489</vt:lpwstr>
      </vt:variant>
      <vt:variant>
        <vt:i4>1966141</vt:i4>
      </vt:variant>
      <vt:variant>
        <vt:i4>1202</vt:i4>
      </vt:variant>
      <vt:variant>
        <vt:i4>0</vt:i4>
      </vt:variant>
      <vt:variant>
        <vt:i4>5</vt:i4>
      </vt:variant>
      <vt:variant>
        <vt:lpwstr/>
      </vt:variant>
      <vt:variant>
        <vt:lpwstr>_Toc218838488</vt:lpwstr>
      </vt:variant>
      <vt:variant>
        <vt:i4>1966141</vt:i4>
      </vt:variant>
      <vt:variant>
        <vt:i4>1196</vt:i4>
      </vt:variant>
      <vt:variant>
        <vt:i4>0</vt:i4>
      </vt:variant>
      <vt:variant>
        <vt:i4>5</vt:i4>
      </vt:variant>
      <vt:variant>
        <vt:lpwstr/>
      </vt:variant>
      <vt:variant>
        <vt:lpwstr>_Toc218838487</vt:lpwstr>
      </vt:variant>
      <vt:variant>
        <vt:i4>1966141</vt:i4>
      </vt:variant>
      <vt:variant>
        <vt:i4>1190</vt:i4>
      </vt:variant>
      <vt:variant>
        <vt:i4>0</vt:i4>
      </vt:variant>
      <vt:variant>
        <vt:i4>5</vt:i4>
      </vt:variant>
      <vt:variant>
        <vt:lpwstr/>
      </vt:variant>
      <vt:variant>
        <vt:lpwstr>_Toc218838486</vt:lpwstr>
      </vt:variant>
      <vt:variant>
        <vt:i4>1966141</vt:i4>
      </vt:variant>
      <vt:variant>
        <vt:i4>1184</vt:i4>
      </vt:variant>
      <vt:variant>
        <vt:i4>0</vt:i4>
      </vt:variant>
      <vt:variant>
        <vt:i4>5</vt:i4>
      </vt:variant>
      <vt:variant>
        <vt:lpwstr/>
      </vt:variant>
      <vt:variant>
        <vt:lpwstr>_Toc218838485</vt:lpwstr>
      </vt:variant>
      <vt:variant>
        <vt:i4>1966141</vt:i4>
      </vt:variant>
      <vt:variant>
        <vt:i4>1178</vt:i4>
      </vt:variant>
      <vt:variant>
        <vt:i4>0</vt:i4>
      </vt:variant>
      <vt:variant>
        <vt:i4>5</vt:i4>
      </vt:variant>
      <vt:variant>
        <vt:lpwstr/>
      </vt:variant>
      <vt:variant>
        <vt:lpwstr>_Toc218838484</vt:lpwstr>
      </vt:variant>
      <vt:variant>
        <vt:i4>1966141</vt:i4>
      </vt:variant>
      <vt:variant>
        <vt:i4>1172</vt:i4>
      </vt:variant>
      <vt:variant>
        <vt:i4>0</vt:i4>
      </vt:variant>
      <vt:variant>
        <vt:i4>5</vt:i4>
      </vt:variant>
      <vt:variant>
        <vt:lpwstr/>
      </vt:variant>
      <vt:variant>
        <vt:lpwstr>_Toc218838483</vt:lpwstr>
      </vt:variant>
      <vt:variant>
        <vt:i4>1966141</vt:i4>
      </vt:variant>
      <vt:variant>
        <vt:i4>1166</vt:i4>
      </vt:variant>
      <vt:variant>
        <vt:i4>0</vt:i4>
      </vt:variant>
      <vt:variant>
        <vt:i4>5</vt:i4>
      </vt:variant>
      <vt:variant>
        <vt:lpwstr/>
      </vt:variant>
      <vt:variant>
        <vt:lpwstr>_Toc218838482</vt:lpwstr>
      </vt:variant>
      <vt:variant>
        <vt:i4>1966141</vt:i4>
      </vt:variant>
      <vt:variant>
        <vt:i4>1160</vt:i4>
      </vt:variant>
      <vt:variant>
        <vt:i4>0</vt:i4>
      </vt:variant>
      <vt:variant>
        <vt:i4>5</vt:i4>
      </vt:variant>
      <vt:variant>
        <vt:lpwstr/>
      </vt:variant>
      <vt:variant>
        <vt:lpwstr>_Toc218838481</vt:lpwstr>
      </vt:variant>
      <vt:variant>
        <vt:i4>1966141</vt:i4>
      </vt:variant>
      <vt:variant>
        <vt:i4>1154</vt:i4>
      </vt:variant>
      <vt:variant>
        <vt:i4>0</vt:i4>
      </vt:variant>
      <vt:variant>
        <vt:i4>5</vt:i4>
      </vt:variant>
      <vt:variant>
        <vt:lpwstr/>
      </vt:variant>
      <vt:variant>
        <vt:lpwstr>_Toc218838480</vt:lpwstr>
      </vt:variant>
      <vt:variant>
        <vt:i4>1114173</vt:i4>
      </vt:variant>
      <vt:variant>
        <vt:i4>1148</vt:i4>
      </vt:variant>
      <vt:variant>
        <vt:i4>0</vt:i4>
      </vt:variant>
      <vt:variant>
        <vt:i4>5</vt:i4>
      </vt:variant>
      <vt:variant>
        <vt:lpwstr/>
      </vt:variant>
      <vt:variant>
        <vt:lpwstr>_Toc218838479</vt:lpwstr>
      </vt:variant>
      <vt:variant>
        <vt:i4>1114173</vt:i4>
      </vt:variant>
      <vt:variant>
        <vt:i4>1142</vt:i4>
      </vt:variant>
      <vt:variant>
        <vt:i4>0</vt:i4>
      </vt:variant>
      <vt:variant>
        <vt:i4>5</vt:i4>
      </vt:variant>
      <vt:variant>
        <vt:lpwstr/>
      </vt:variant>
      <vt:variant>
        <vt:lpwstr>_Toc218838478</vt:lpwstr>
      </vt:variant>
      <vt:variant>
        <vt:i4>1114173</vt:i4>
      </vt:variant>
      <vt:variant>
        <vt:i4>1136</vt:i4>
      </vt:variant>
      <vt:variant>
        <vt:i4>0</vt:i4>
      </vt:variant>
      <vt:variant>
        <vt:i4>5</vt:i4>
      </vt:variant>
      <vt:variant>
        <vt:lpwstr/>
      </vt:variant>
      <vt:variant>
        <vt:lpwstr>_Toc218838477</vt:lpwstr>
      </vt:variant>
      <vt:variant>
        <vt:i4>1114173</vt:i4>
      </vt:variant>
      <vt:variant>
        <vt:i4>1130</vt:i4>
      </vt:variant>
      <vt:variant>
        <vt:i4>0</vt:i4>
      </vt:variant>
      <vt:variant>
        <vt:i4>5</vt:i4>
      </vt:variant>
      <vt:variant>
        <vt:lpwstr/>
      </vt:variant>
      <vt:variant>
        <vt:lpwstr>_Toc218838476</vt:lpwstr>
      </vt:variant>
      <vt:variant>
        <vt:i4>1114173</vt:i4>
      </vt:variant>
      <vt:variant>
        <vt:i4>1124</vt:i4>
      </vt:variant>
      <vt:variant>
        <vt:i4>0</vt:i4>
      </vt:variant>
      <vt:variant>
        <vt:i4>5</vt:i4>
      </vt:variant>
      <vt:variant>
        <vt:lpwstr/>
      </vt:variant>
      <vt:variant>
        <vt:lpwstr>_Toc218838475</vt:lpwstr>
      </vt:variant>
      <vt:variant>
        <vt:i4>1114173</vt:i4>
      </vt:variant>
      <vt:variant>
        <vt:i4>1118</vt:i4>
      </vt:variant>
      <vt:variant>
        <vt:i4>0</vt:i4>
      </vt:variant>
      <vt:variant>
        <vt:i4>5</vt:i4>
      </vt:variant>
      <vt:variant>
        <vt:lpwstr/>
      </vt:variant>
      <vt:variant>
        <vt:lpwstr>_Toc218838474</vt:lpwstr>
      </vt:variant>
      <vt:variant>
        <vt:i4>1114173</vt:i4>
      </vt:variant>
      <vt:variant>
        <vt:i4>1112</vt:i4>
      </vt:variant>
      <vt:variant>
        <vt:i4>0</vt:i4>
      </vt:variant>
      <vt:variant>
        <vt:i4>5</vt:i4>
      </vt:variant>
      <vt:variant>
        <vt:lpwstr/>
      </vt:variant>
      <vt:variant>
        <vt:lpwstr>_Toc218838473</vt:lpwstr>
      </vt:variant>
      <vt:variant>
        <vt:i4>1114173</vt:i4>
      </vt:variant>
      <vt:variant>
        <vt:i4>1106</vt:i4>
      </vt:variant>
      <vt:variant>
        <vt:i4>0</vt:i4>
      </vt:variant>
      <vt:variant>
        <vt:i4>5</vt:i4>
      </vt:variant>
      <vt:variant>
        <vt:lpwstr/>
      </vt:variant>
      <vt:variant>
        <vt:lpwstr>_Toc218838472</vt:lpwstr>
      </vt:variant>
      <vt:variant>
        <vt:i4>1114173</vt:i4>
      </vt:variant>
      <vt:variant>
        <vt:i4>1100</vt:i4>
      </vt:variant>
      <vt:variant>
        <vt:i4>0</vt:i4>
      </vt:variant>
      <vt:variant>
        <vt:i4>5</vt:i4>
      </vt:variant>
      <vt:variant>
        <vt:lpwstr/>
      </vt:variant>
      <vt:variant>
        <vt:lpwstr>_Toc218838471</vt:lpwstr>
      </vt:variant>
      <vt:variant>
        <vt:i4>1114173</vt:i4>
      </vt:variant>
      <vt:variant>
        <vt:i4>1094</vt:i4>
      </vt:variant>
      <vt:variant>
        <vt:i4>0</vt:i4>
      </vt:variant>
      <vt:variant>
        <vt:i4>5</vt:i4>
      </vt:variant>
      <vt:variant>
        <vt:lpwstr/>
      </vt:variant>
      <vt:variant>
        <vt:lpwstr>_Toc218838470</vt:lpwstr>
      </vt:variant>
      <vt:variant>
        <vt:i4>1048637</vt:i4>
      </vt:variant>
      <vt:variant>
        <vt:i4>1088</vt:i4>
      </vt:variant>
      <vt:variant>
        <vt:i4>0</vt:i4>
      </vt:variant>
      <vt:variant>
        <vt:i4>5</vt:i4>
      </vt:variant>
      <vt:variant>
        <vt:lpwstr/>
      </vt:variant>
      <vt:variant>
        <vt:lpwstr>_Toc218838469</vt:lpwstr>
      </vt:variant>
      <vt:variant>
        <vt:i4>1048637</vt:i4>
      </vt:variant>
      <vt:variant>
        <vt:i4>1082</vt:i4>
      </vt:variant>
      <vt:variant>
        <vt:i4>0</vt:i4>
      </vt:variant>
      <vt:variant>
        <vt:i4>5</vt:i4>
      </vt:variant>
      <vt:variant>
        <vt:lpwstr/>
      </vt:variant>
      <vt:variant>
        <vt:lpwstr>_Toc218838468</vt:lpwstr>
      </vt:variant>
      <vt:variant>
        <vt:i4>1048637</vt:i4>
      </vt:variant>
      <vt:variant>
        <vt:i4>1076</vt:i4>
      </vt:variant>
      <vt:variant>
        <vt:i4>0</vt:i4>
      </vt:variant>
      <vt:variant>
        <vt:i4>5</vt:i4>
      </vt:variant>
      <vt:variant>
        <vt:lpwstr/>
      </vt:variant>
      <vt:variant>
        <vt:lpwstr>_Toc218838467</vt:lpwstr>
      </vt:variant>
      <vt:variant>
        <vt:i4>1048637</vt:i4>
      </vt:variant>
      <vt:variant>
        <vt:i4>1070</vt:i4>
      </vt:variant>
      <vt:variant>
        <vt:i4>0</vt:i4>
      </vt:variant>
      <vt:variant>
        <vt:i4>5</vt:i4>
      </vt:variant>
      <vt:variant>
        <vt:lpwstr/>
      </vt:variant>
      <vt:variant>
        <vt:lpwstr>_Toc218838466</vt:lpwstr>
      </vt:variant>
      <vt:variant>
        <vt:i4>1048637</vt:i4>
      </vt:variant>
      <vt:variant>
        <vt:i4>1064</vt:i4>
      </vt:variant>
      <vt:variant>
        <vt:i4>0</vt:i4>
      </vt:variant>
      <vt:variant>
        <vt:i4>5</vt:i4>
      </vt:variant>
      <vt:variant>
        <vt:lpwstr/>
      </vt:variant>
      <vt:variant>
        <vt:lpwstr>_Toc218838465</vt:lpwstr>
      </vt:variant>
      <vt:variant>
        <vt:i4>1048637</vt:i4>
      </vt:variant>
      <vt:variant>
        <vt:i4>1058</vt:i4>
      </vt:variant>
      <vt:variant>
        <vt:i4>0</vt:i4>
      </vt:variant>
      <vt:variant>
        <vt:i4>5</vt:i4>
      </vt:variant>
      <vt:variant>
        <vt:lpwstr/>
      </vt:variant>
      <vt:variant>
        <vt:lpwstr>_Toc218838464</vt:lpwstr>
      </vt:variant>
      <vt:variant>
        <vt:i4>1048637</vt:i4>
      </vt:variant>
      <vt:variant>
        <vt:i4>1052</vt:i4>
      </vt:variant>
      <vt:variant>
        <vt:i4>0</vt:i4>
      </vt:variant>
      <vt:variant>
        <vt:i4>5</vt:i4>
      </vt:variant>
      <vt:variant>
        <vt:lpwstr/>
      </vt:variant>
      <vt:variant>
        <vt:lpwstr>_Toc218838463</vt:lpwstr>
      </vt:variant>
      <vt:variant>
        <vt:i4>1048637</vt:i4>
      </vt:variant>
      <vt:variant>
        <vt:i4>1046</vt:i4>
      </vt:variant>
      <vt:variant>
        <vt:i4>0</vt:i4>
      </vt:variant>
      <vt:variant>
        <vt:i4>5</vt:i4>
      </vt:variant>
      <vt:variant>
        <vt:lpwstr/>
      </vt:variant>
      <vt:variant>
        <vt:lpwstr>_Toc218838462</vt:lpwstr>
      </vt:variant>
      <vt:variant>
        <vt:i4>1048637</vt:i4>
      </vt:variant>
      <vt:variant>
        <vt:i4>1040</vt:i4>
      </vt:variant>
      <vt:variant>
        <vt:i4>0</vt:i4>
      </vt:variant>
      <vt:variant>
        <vt:i4>5</vt:i4>
      </vt:variant>
      <vt:variant>
        <vt:lpwstr/>
      </vt:variant>
      <vt:variant>
        <vt:lpwstr>_Toc218838461</vt:lpwstr>
      </vt:variant>
      <vt:variant>
        <vt:i4>1048637</vt:i4>
      </vt:variant>
      <vt:variant>
        <vt:i4>1034</vt:i4>
      </vt:variant>
      <vt:variant>
        <vt:i4>0</vt:i4>
      </vt:variant>
      <vt:variant>
        <vt:i4>5</vt:i4>
      </vt:variant>
      <vt:variant>
        <vt:lpwstr/>
      </vt:variant>
      <vt:variant>
        <vt:lpwstr>_Toc218838460</vt:lpwstr>
      </vt:variant>
      <vt:variant>
        <vt:i4>1245245</vt:i4>
      </vt:variant>
      <vt:variant>
        <vt:i4>1028</vt:i4>
      </vt:variant>
      <vt:variant>
        <vt:i4>0</vt:i4>
      </vt:variant>
      <vt:variant>
        <vt:i4>5</vt:i4>
      </vt:variant>
      <vt:variant>
        <vt:lpwstr/>
      </vt:variant>
      <vt:variant>
        <vt:lpwstr>_Toc218838459</vt:lpwstr>
      </vt:variant>
      <vt:variant>
        <vt:i4>1245245</vt:i4>
      </vt:variant>
      <vt:variant>
        <vt:i4>1022</vt:i4>
      </vt:variant>
      <vt:variant>
        <vt:i4>0</vt:i4>
      </vt:variant>
      <vt:variant>
        <vt:i4>5</vt:i4>
      </vt:variant>
      <vt:variant>
        <vt:lpwstr/>
      </vt:variant>
      <vt:variant>
        <vt:lpwstr>_Toc218838458</vt:lpwstr>
      </vt:variant>
      <vt:variant>
        <vt:i4>1245245</vt:i4>
      </vt:variant>
      <vt:variant>
        <vt:i4>1016</vt:i4>
      </vt:variant>
      <vt:variant>
        <vt:i4>0</vt:i4>
      </vt:variant>
      <vt:variant>
        <vt:i4>5</vt:i4>
      </vt:variant>
      <vt:variant>
        <vt:lpwstr/>
      </vt:variant>
      <vt:variant>
        <vt:lpwstr>_Toc218838457</vt:lpwstr>
      </vt:variant>
      <vt:variant>
        <vt:i4>1245245</vt:i4>
      </vt:variant>
      <vt:variant>
        <vt:i4>1010</vt:i4>
      </vt:variant>
      <vt:variant>
        <vt:i4>0</vt:i4>
      </vt:variant>
      <vt:variant>
        <vt:i4>5</vt:i4>
      </vt:variant>
      <vt:variant>
        <vt:lpwstr/>
      </vt:variant>
      <vt:variant>
        <vt:lpwstr>_Toc218838456</vt:lpwstr>
      </vt:variant>
      <vt:variant>
        <vt:i4>1245245</vt:i4>
      </vt:variant>
      <vt:variant>
        <vt:i4>1004</vt:i4>
      </vt:variant>
      <vt:variant>
        <vt:i4>0</vt:i4>
      </vt:variant>
      <vt:variant>
        <vt:i4>5</vt:i4>
      </vt:variant>
      <vt:variant>
        <vt:lpwstr/>
      </vt:variant>
      <vt:variant>
        <vt:lpwstr>_Toc218838455</vt:lpwstr>
      </vt:variant>
      <vt:variant>
        <vt:i4>1245245</vt:i4>
      </vt:variant>
      <vt:variant>
        <vt:i4>998</vt:i4>
      </vt:variant>
      <vt:variant>
        <vt:i4>0</vt:i4>
      </vt:variant>
      <vt:variant>
        <vt:i4>5</vt:i4>
      </vt:variant>
      <vt:variant>
        <vt:lpwstr/>
      </vt:variant>
      <vt:variant>
        <vt:lpwstr>_Toc218838454</vt:lpwstr>
      </vt:variant>
      <vt:variant>
        <vt:i4>1245245</vt:i4>
      </vt:variant>
      <vt:variant>
        <vt:i4>992</vt:i4>
      </vt:variant>
      <vt:variant>
        <vt:i4>0</vt:i4>
      </vt:variant>
      <vt:variant>
        <vt:i4>5</vt:i4>
      </vt:variant>
      <vt:variant>
        <vt:lpwstr/>
      </vt:variant>
      <vt:variant>
        <vt:lpwstr>_Toc218838453</vt:lpwstr>
      </vt:variant>
      <vt:variant>
        <vt:i4>1245245</vt:i4>
      </vt:variant>
      <vt:variant>
        <vt:i4>986</vt:i4>
      </vt:variant>
      <vt:variant>
        <vt:i4>0</vt:i4>
      </vt:variant>
      <vt:variant>
        <vt:i4>5</vt:i4>
      </vt:variant>
      <vt:variant>
        <vt:lpwstr/>
      </vt:variant>
      <vt:variant>
        <vt:lpwstr>_Toc218838452</vt:lpwstr>
      </vt:variant>
      <vt:variant>
        <vt:i4>1245245</vt:i4>
      </vt:variant>
      <vt:variant>
        <vt:i4>980</vt:i4>
      </vt:variant>
      <vt:variant>
        <vt:i4>0</vt:i4>
      </vt:variant>
      <vt:variant>
        <vt:i4>5</vt:i4>
      </vt:variant>
      <vt:variant>
        <vt:lpwstr/>
      </vt:variant>
      <vt:variant>
        <vt:lpwstr>_Toc218838451</vt:lpwstr>
      </vt:variant>
      <vt:variant>
        <vt:i4>1245245</vt:i4>
      </vt:variant>
      <vt:variant>
        <vt:i4>974</vt:i4>
      </vt:variant>
      <vt:variant>
        <vt:i4>0</vt:i4>
      </vt:variant>
      <vt:variant>
        <vt:i4>5</vt:i4>
      </vt:variant>
      <vt:variant>
        <vt:lpwstr/>
      </vt:variant>
      <vt:variant>
        <vt:lpwstr>_Toc218838450</vt:lpwstr>
      </vt:variant>
      <vt:variant>
        <vt:i4>1179709</vt:i4>
      </vt:variant>
      <vt:variant>
        <vt:i4>968</vt:i4>
      </vt:variant>
      <vt:variant>
        <vt:i4>0</vt:i4>
      </vt:variant>
      <vt:variant>
        <vt:i4>5</vt:i4>
      </vt:variant>
      <vt:variant>
        <vt:lpwstr/>
      </vt:variant>
      <vt:variant>
        <vt:lpwstr>_Toc218838449</vt:lpwstr>
      </vt:variant>
      <vt:variant>
        <vt:i4>1179709</vt:i4>
      </vt:variant>
      <vt:variant>
        <vt:i4>962</vt:i4>
      </vt:variant>
      <vt:variant>
        <vt:i4>0</vt:i4>
      </vt:variant>
      <vt:variant>
        <vt:i4>5</vt:i4>
      </vt:variant>
      <vt:variant>
        <vt:lpwstr/>
      </vt:variant>
      <vt:variant>
        <vt:lpwstr>_Toc218838448</vt:lpwstr>
      </vt:variant>
      <vt:variant>
        <vt:i4>1179709</vt:i4>
      </vt:variant>
      <vt:variant>
        <vt:i4>956</vt:i4>
      </vt:variant>
      <vt:variant>
        <vt:i4>0</vt:i4>
      </vt:variant>
      <vt:variant>
        <vt:i4>5</vt:i4>
      </vt:variant>
      <vt:variant>
        <vt:lpwstr/>
      </vt:variant>
      <vt:variant>
        <vt:lpwstr>_Toc218838447</vt:lpwstr>
      </vt:variant>
      <vt:variant>
        <vt:i4>1179709</vt:i4>
      </vt:variant>
      <vt:variant>
        <vt:i4>950</vt:i4>
      </vt:variant>
      <vt:variant>
        <vt:i4>0</vt:i4>
      </vt:variant>
      <vt:variant>
        <vt:i4>5</vt:i4>
      </vt:variant>
      <vt:variant>
        <vt:lpwstr/>
      </vt:variant>
      <vt:variant>
        <vt:lpwstr>_Toc218838446</vt:lpwstr>
      </vt:variant>
      <vt:variant>
        <vt:i4>1179709</vt:i4>
      </vt:variant>
      <vt:variant>
        <vt:i4>944</vt:i4>
      </vt:variant>
      <vt:variant>
        <vt:i4>0</vt:i4>
      </vt:variant>
      <vt:variant>
        <vt:i4>5</vt:i4>
      </vt:variant>
      <vt:variant>
        <vt:lpwstr/>
      </vt:variant>
      <vt:variant>
        <vt:lpwstr>_Toc218838445</vt:lpwstr>
      </vt:variant>
      <vt:variant>
        <vt:i4>1179709</vt:i4>
      </vt:variant>
      <vt:variant>
        <vt:i4>938</vt:i4>
      </vt:variant>
      <vt:variant>
        <vt:i4>0</vt:i4>
      </vt:variant>
      <vt:variant>
        <vt:i4>5</vt:i4>
      </vt:variant>
      <vt:variant>
        <vt:lpwstr/>
      </vt:variant>
      <vt:variant>
        <vt:lpwstr>_Toc218838444</vt:lpwstr>
      </vt:variant>
      <vt:variant>
        <vt:i4>1179709</vt:i4>
      </vt:variant>
      <vt:variant>
        <vt:i4>932</vt:i4>
      </vt:variant>
      <vt:variant>
        <vt:i4>0</vt:i4>
      </vt:variant>
      <vt:variant>
        <vt:i4>5</vt:i4>
      </vt:variant>
      <vt:variant>
        <vt:lpwstr/>
      </vt:variant>
      <vt:variant>
        <vt:lpwstr>_Toc218838443</vt:lpwstr>
      </vt:variant>
      <vt:variant>
        <vt:i4>1179709</vt:i4>
      </vt:variant>
      <vt:variant>
        <vt:i4>926</vt:i4>
      </vt:variant>
      <vt:variant>
        <vt:i4>0</vt:i4>
      </vt:variant>
      <vt:variant>
        <vt:i4>5</vt:i4>
      </vt:variant>
      <vt:variant>
        <vt:lpwstr/>
      </vt:variant>
      <vt:variant>
        <vt:lpwstr>_Toc218838442</vt:lpwstr>
      </vt:variant>
      <vt:variant>
        <vt:i4>1179709</vt:i4>
      </vt:variant>
      <vt:variant>
        <vt:i4>920</vt:i4>
      </vt:variant>
      <vt:variant>
        <vt:i4>0</vt:i4>
      </vt:variant>
      <vt:variant>
        <vt:i4>5</vt:i4>
      </vt:variant>
      <vt:variant>
        <vt:lpwstr/>
      </vt:variant>
      <vt:variant>
        <vt:lpwstr>_Toc218838441</vt:lpwstr>
      </vt:variant>
      <vt:variant>
        <vt:i4>1179709</vt:i4>
      </vt:variant>
      <vt:variant>
        <vt:i4>914</vt:i4>
      </vt:variant>
      <vt:variant>
        <vt:i4>0</vt:i4>
      </vt:variant>
      <vt:variant>
        <vt:i4>5</vt:i4>
      </vt:variant>
      <vt:variant>
        <vt:lpwstr/>
      </vt:variant>
      <vt:variant>
        <vt:lpwstr>_Toc218838440</vt:lpwstr>
      </vt:variant>
      <vt:variant>
        <vt:i4>1376317</vt:i4>
      </vt:variant>
      <vt:variant>
        <vt:i4>908</vt:i4>
      </vt:variant>
      <vt:variant>
        <vt:i4>0</vt:i4>
      </vt:variant>
      <vt:variant>
        <vt:i4>5</vt:i4>
      </vt:variant>
      <vt:variant>
        <vt:lpwstr/>
      </vt:variant>
      <vt:variant>
        <vt:lpwstr>_Toc218838439</vt:lpwstr>
      </vt:variant>
      <vt:variant>
        <vt:i4>1376317</vt:i4>
      </vt:variant>
      <vt:variant>
        <vt:i4>902</vt:i4>
      </vt:variant>
      <vt:variant>
        <vt:i4>0</vt:i4>
      </vt:variant>
      <vt:variant>
        <vt:i4>5</vt:i4>
      </vt:variant>
      <vt:variant>
        <vt:lpwstr/>
      </vt:variant>
      <vt:variant>
        <vt:lpwstr>_Toc218838438</vt:lpwstr>
      </vt:variant>
      <vt:variant>
        <vt:i4>1376317</vt:i4>
      </vt:variant>
      <vt:variant>
        <vt:i4>896</vt:i4>
      </vt:variant>
      <vt:variant>
        <vt:i4>0</vt:i4>
      </vt:variant>
      <vt:variant>
        <vt:i4>5</vt:i4>
      </vt:variant>
      <vt:variant>
        <vt:lpwstr/>
      </vt:variant>
      <vt:variant>
        <vt:lpwstr>_Toc218838437</vt:lpwstr>
      </vt:variant>
      <vt:variant>
        <vt:i4>1376317</vt:i4>
      </vt:variant>
      <vt:variant>
        <vt:i4>890</vt:i4>
      </vt:variant>
      <vt:variant>
        <vt:i4>0</vt:i4>
      </vt:variant>
      <vt:variant>
        <vt:i4>5</vt:i4>
      </vt:variant>
      <vt:variant>
        <vt:lpwstr/>
      </vt:variant>
      <vt:variant>
        <vt:lpwstr>_Toc218838436</vt:lpwstr>
      </vt:variant>
      <vt:variant>
        <vt:i4>1376317</vt:i4>
      </vt:variant>
      <vt:variant>
        <vt:i4>884</vt:i4>
      </vt:variant>
      <vt:variant>
        <vt:i4>0</vt:i4>
      </vt:variant>
      <vt:variant>
        <vt:i4>5</vt:i4>
      </vt:variant>
      <vt:variant>
        <vt:lpwstr/>
      </vt:variant>
      <vt:variant>
        <vt:lpwstr>_Toc218838435</vt:lpwstr>
      </vt:variant>
      <vt:variant>
        <vt:i4>1376317</vt:i4>
      </vt:variant>
      <vt:variant>
        <vt:i4>878</vt:i4>
      </vt:variant>
      <vt:variant>
        <vt:i4>0</vt:i4>
      </vt:variant>
      <vt:variant>
        <vt:i4>5</vt:i4>
      </vt:variant>
      <vt:variant>
        <vt:lpwstr/>
      </vt:variant>
      <vt:variant>
        <vt:lpwstr>_Toc218838434</vt:lpwstr>
      </vt:variant>
      <vt:variant>
        <vt:i4>1376317</vt:i4>
      </vt:variant>
      <vt:variant>
        <vt:i4>872</vt:i4>
      </vt:variant>
      <vt:variant>
        <vt:i4>0</vt:i4>
      </vt:variant>
      <vt:variant>
        <vt:i4>5</vt:i4>
      </vt:variant>
      <vt:variant>
        <vt:lpwstr/>
      </vt:variant>
      <vt:variant>
        <vt:lpwstr>_Toc218838433</vt:lpwstr>
      </vt:variant>
      <vt:variant>
        <vt:i4>1376317</vt:i4>
      </vt:variant>
      <vt:variant>
        <vt:i4>866</vt:i4>
      </vt:variant>
      <vt:variant>
        <vt:i4>0</vt:i4>
      </vt:variant>
      <vt:variant>
        <vt:i4>5</vt:i4>
      </vt:variant>
      <vt:variant>
        <vt:lpwstr/>
      </vt:variant>
      <vt:variant>
        <vt:lpwstr>_Toc218838432</vt:lpwstr>
      </vt:variant>
      <vt:variant>
        <vt:i4>1376317</vt:i4>
      </vt:variant>
      <vt:variant>
        <vt:i4>860</vt:i4>
      </vt:variant>
      <vt:variant>
        <vt:i4>0</vt:i4>
      </vt:variant>
      <vt:variant>
        <vt:i4>5</vt:i4>
      </vt:variant>
      <vt:variant>
        <vt:lpwstr/>
      </vt:variant>
      <vt:variant>
        <vt:lpwstr>_Toc218838431</vt:lpwstr>
      </vt:variant>
      <vt:variant>
        <vt:i4>1376317</vt:i4>
      </vt:variant>
      <vt:variant>
        <vt:i4>854</vt:i4>
      </vt:variant>
      <vt:variant>
        <vt:i4>0</vt:i4>
      </vt:variant>
      <vt:variant>
        <vt:i4>5</vt:i4>
      </vt:variant>
      <vt:variant>
        <vt:lpwstr/>
      </vt:variant>
      <vt:variant>
        <vt:lpwstr>_Toc218838430</vt:lpwstr>
      </vt:variant>
      <vt:variant>
        <vt:i4>1310781</vt:i4>
      </vt:variant>
      <vt:variant>
        <vt:i4>848</vt:i4>
      </vt:variant>
      <vt:variant>
        <vt:i4>0</vt:i4>
      </vt:variant>
      <vt:variant>
        <vt:i4>5</vt:i4>
      </vt:variant>
      <vt:variant>
        <vt:lpwstr/>
      </vt:variant>
      <vt:variant>
        <vt:lpwstr>_Toc218838429</vt:lpwstr>
      </vt:variant>
      <vt:variant>
        <vt:i4>1310781</vt:i4>
      </vt:variant>
      <vt:variant>
        <vt:i4>842</vt:i4>
      </vt:variant>
      <vt:variant>
        <vt:i4>0</vt:i4>
      </vt:variant>
      <vt:variant>
        <vt:i4>5</vt:i4>
      </vt:variant>
      <vt:variant>
        <vt:lpwstr/>
      </vt:variant>
      <vt:variant>
        <vt:lpwstr>_Toc218838428</vt:lpwstr>
      </vt:variant>
      <vt:variant>
        <vt:i4>1310781</vt:i4>
      </vt:variant>
      <vt:variant>
        <vt:i4>836</vt:i4>
      </vt:variant>
      <vt:variant>
        <vt:i4>0</vt:i4>
      </vt:variant>
      <vt:variant>
        <vt:i4>5</vt:i4>
      </vt:variant>
      <vt:variant>
        <vt:lpwstr/>
      </vt:variant>
      <vt:variant>
        <vt:lpwstr>_Toc218838427</vt:lpwstr>
      </vt:variant>
      <vt:variant>
        <vt:i4>1310781</vt:i4>
      </vt:variant>
      <vt:variant>
        <vt:i4>830</vt:i4>
      </vt:variant>
      <vt:variant>
        <vt:i4>0</vt:i4>
      </vt:variant>
      <vt:variant>
        <vt:i4>5</vt:i4>
      </vt:variant>
      <vt:variant>
        <vt:lpwstr/>
      </vt:variant>
      <vt:variant>
        <vt:lpwstr>_Toc218838426</vt:lpwstr>
      </vt:variant>
      <vt:variant>
        <vt:i4>1310781</vt:i4>
      </vt:variant>
      <vt:variant>
        <vt:i4>824</vt:i4>
      </vt:variant>
      <vt:variant>
        <vt:i4>0</vt:i4>
      </vt:variant>
      <vt:variant>
        <vt:i4>5</vt:i4>
      </vt:variant>
      <vt:variant>
        <vt:lpwstr/>
      </vt:variant>
      <vt:variant>
        <vt:lpwstr>_Toc218838425</vt:lpwstr>
      </vt:variant>
      <vt:variant>
        <vt:i4>1310781</vt:i4>
      </vt:variant>
      <vt:variant>
        <vt:i4>818</vt:i4>
      </vt:variant>
      <vt:variant>
        <vt:i4>0</vt:i4>
      </vt:variant>
      <vt:variant>
        <vt:i4>5</vt:i4>
      </vt:variant>
      <vt:variant>
        <vt:lpwstr/>
      </vt:variant>
      <vt:variant>
        <vt:lpwstr>_Toc218838424</vt:lpwstr>
      </vt:variant>
      <vt:variant>
        <vt:i4>1310781</vt:i4>
      </vt:variant>
      <vt:variant>
        <vt:i4>812</vt:i4>
      </vt:variant>
      <vt:variant>
        <vt:i4>0</vt:i4>
      </vt:variant>
      <vt:variant>
        <vt:i4>5</vt:i4>
      </vt:variant>
      <vt:variant>
        <vt:lpwstr/>
      </vt:variant>
      <vt:variant>
        <vt:lpwstr>_Toc218838423</vt:lpwstr>
      </vt:variant>
      <vt:variant>
        <vt:i4>1310781</vt:i4>
      </vt:variant>
      <vt:variant>
        <vt:i4>806</vt:i4>
      </vt:variant>
      <vt:variant>
        <vt:i4>0</vt:i4>
      </vt:variant>
      <vt:variant>
        <vt:i4>5</vt:i4>
      </vt:variant>
      <vt:variant>
        <vt:lpwstr/>
      </vt:variant>
      <vt:variant>
        <vt:lpwstr>_Toc218838422</vt:lpwstr>
      </vt:variant>
      <vt:variant>
        <vt:i4>1310781</vt:i4>
      </vt:variant>
      <vt:variant>
        <vt:i4>800</vt:i4>
      </vt:variant>
      <vt:variant>
        <vt:i4>0</vt:i4>
      </vt:variant>
      <vt:variant>
        <vt:i4>5</vt:i4>
      </vt:variant>
      <vt:variant>
        <vt:lpwstr/>
      </vt:variant>
      <vt:variant>
        <vt:lpwstr>_Toc218838421</vt:lpwstr>
      </vt:variant>
      <vt:variant>
        <vt:i4>1310781</vt:i4>
      </vt:variant>
      <vt:variant>
        <vt:i4>794</vt:i4>
      </vt:variant>
      <vt:variant>
        <vt:i4>0</vt:i4>
      </vt:variant>
      <vt:variant>
        <vt:i4>5</vt:i4>
      </vt:variant>
      <vt:variant>
        <vt:lpwstr/>
      </vt:variant>
      <vt:variant>
        <vt:lpwstr>_Toc218838420</vt:lpwstr>
      </vt:variant>
      <vt:variant>
        <vt:i4>1507389</vt:i4>
      </vt:variant>
      <vt:variant>
        <vt:i4>788</vt:i4>
      </vt:variant>
      <vt:variant>
        <vt:i4>0</vt:i4>
      </vt:variant>
      <vt:variant>
        <vt:i4>5</vt:i4>
      </vt:variant>
      <vt:variant>
        <vt:lpwstr/>
      </vt:variant>
      <vt:variant>
        <vt:lpwstr>_Toc218838419</vt:lpwstr>
      </vt:variant>
      <vt:variant>
        <vt:i4>1507389</vt:i4>
      </vt:variant>
      <vt:variant>
        <vt:i4>782</vt:i4>
      </vt:variant>
      <vt:variant>
        <vt:i4>0</vt:i4>
      </vt:variant>
      <vt:variant>
        <vt:i4>5</vt:i4>
      </vt:variant>
      <vt:variant>
        <vt:lpwstr/>
      </vt:variant>
      <vt:variant>
        <vt:lpwstr>_Toc218838418</vt:lpwstr>
      </vt:variant>
      <vt:variant>
        <vt:i4>1507389</vt:i4>
      </vt:variant>
      <vt:variant>
        <vt:i4>776</vt:i4>
      </vt:variant>
      <vt:variant>
        <vt:i4>0</vt:i4>
      </vt:variant>
      <vt:variant>
        <vt:i4>5</vt:i4>
      </vt:variant>
      <vt:variant>
        <vt:lpwstr/>
      </vt:variant>
      <vt:variant>
        <vt:lpwstr>_Toc218838417</vt:lpwstr>
      </vt:variant>
      <vt:variant>
        <vt:i4>1507389</vt:i4>
      </vt:variant>
      <vt:variant>
        <vt:i4>770</vt:i4>
      </vt:variant>
      <vt:variant>
        <vt:i4>0</vt:i4>
      </vt:variant>
      <vt:variant>
        <vt:i4>5</vt:i4>
      </vt:variant>
      <vt:variant>
        <vt:lpwstr/>
      </vt:variant>
      <vt:variant>
        <vt:lpwstr>_Toc218838416</vt:lpwstr>
      </vt:variant>
      <vt:variant>
        <vt:i4>1507389</vt:i4>
      </vt:variant>
      <vt:variant>
        <vt:i4>764</vt:i4>
      </vt:variant>
      <vt:variant>
        <vt:i4>0</vt:i4>
      </vt:variant>
      <vt:variant>
        <vt:i4>5</vt:i4>
      </vt:variant>
      <vt:variant>
        <vt:lpwstr/>
      </vt:variant>
      <vt:variant>
        <vt:lpwstr>_Toc218838415</vt:lpwstr>
      </vt:variant>
      <vt:variant>
        <vt:i4>1507389</vt:i4>
      </vt:variant>
      <vt:variant>
        <vt:i4>758</vt:i4>
      </vt:variant>
      <vt:variant>
        <vt:i4>0</vt:i4>
      </vt:variant>
      <vt:variant>
        <vt:i4>5</vt:i4>
      </vt:variant>
      <vt:variant>
        <vt:lpwstr/>
      </vt:variant>
      <vt:variant>
        <vt:lpwstr>_Toc218838414</vt:lpwstr>
      </vt:variant>
      <vt:variant>
        <vt:i4>1507389</vt:i4>
      </vt:variant>
      <vt:variant>
        <vt:i4>752</vt:i4>
      </vt:variant>
      <vt:variant>
        <vt:i4>0</vt:i4>
      </vt:variant>
      <vt:variant>
        <vt:i4>5</vt:i4>
      </vt:variant>
      <vt:variant>
        <vt:lpwstr/>
      </vt:variant>
      <vt:variant>
        <vt:lpwstr>_Toc218838413</vt:lpwstr>
      </vt:variant>
      <vt:variant>
        <vt:i4>1507389</vt:i4>
      </vt:variant>
      <vt:variant>
        <vt:i4>746</vt:i4>
      </vt:variant>
      <vt:variant>
        <vt:i4>0</vt:i4>
      </vt:variant>
      <vt:variant>
        <vt:i4>5</vt:i4>
      </vt:variant>
      <vt:variant>
        <vt:lpwstr/>
      </vt:variant>
      <vt:variant>
        <vt:lpwstr>_Toc218838412</vt:lpwstr>
      </vt:variant>
      <vt:variant>
        <vt:i4>1507389</vt:i4>
      </vt:variant>
      <vt:variant>
        <vt:i4>740</vt:i4>
      </vt:variant>
      <vt:variant>
        <vt:i4>0</vt:i4>
      </vt:variant>
      <vt:variant>
        <vt:i4>5</vt:i4>
      </vt:variant>
      <vt:variant>
        <vt:lpwstr/>
      </vt:variant>
      <vt:variant>
        <vt:lpwstr>_Toc218838411</vt:lpwstr>
      </vt:variant>
      <vt:variant>
        <vt:i4>1507389</vt:i4>
      </vt:variant>
      <vt:variant>
        <vt:i4>734</vt:i4>
      </vt:variant>
      <vt:variant>
        <vt:i4>0</vt:i4>
      </vt:variant>
      <vt:variant>
        <vt:i4>5</vt:i4>
      </vt:variant>
      <vt:variant>
        <vt:lpwstr/>
      </vt:variant>
      <vt:variant>
        <vt:lpwstr>_Toc218838410</vt:lpwstr>
      </vt:variant>
      <vt:variant>
        <vt:i4>1441853</vt:i4>
      </vt:variant>
      <vt:variant>
        <vt:i4>728</vt:i4>
      </vt:variant>
      <vt:variant>
        <vt:i4>0</vt:i4>
      </vt:variant>
      <vt:variant>
        <vt:i4>5</vt:i4>
      </vt:variant>
      <vt:variant>
        <vt:lpwstr/>
      </vt:variant>
      <vt:variant>
        <vt:lpwstr>_Toc218838409</vt:lpwstr>
      </vt:variant>
      <vt:variant>
        <vt:i4>1441853</vt:i4>
      </vt:variant>
      <vt:variant>
        <vt:i4>722</vt:i4>
      </vt:variant>
      <vt:variant>
        <vt:i4>0</vt:i4>
      </vt:variant>
      <vt:variant>
        <vt:i4>5</vt:i4>
      </vt:variant>
      <vt:variant>
        <vt:lpwstr/>
      </vt:variant>
      <vt:variant>
        <vt:lpwstr>_Toc218838408</vt:lpwstr>
      </vt:variant>
      <vt:variant>
        <vt:i4>1441853</vt:i4>
      </vt:variant>
      <vt:variant>
        <vt:i4>716</vt:i4>
      </vt:variant>
      <vt:variant>
        <vt:i4>0</vt:i4>
      </vt:variant>
      <vt:variant>
        <vt:i4>5</vt:i4>
      </vt:variant>
      <vt:variant>
        <vt:lpwstr/>
      </vt:variant>
      <vt:variant>
        <vt:lpwstr>_Toc218838407</vt:lpwstr>
      </vt:variant>
      <vt:variant>
        <vt:i4>1441853</vt:i4>
      </vt:variant>
      <vt:variant>
        <vt:i4>710</vt:i4>
      </vt:variant>
      <vt:variant>
        <vt:i4>0</vt:i4>
      </vt:variant>
      <vt:variant>
        <vt:i4>5</vt:i4>
      </vt:variant>
      <vt:variant>
        <vt:lpwstr/>
      </vt:variant>
      <vt:variant>
        <vt:lpwstr>_Toc218838406</vt:lpwstr>
      </vt:variant>
      <vt:variant>
        <vt:i4>1441853</vt:i4>
      </vt:variant>
      <vt:variant>
        <vt:i4>704</vt:i4>
      </vt:variant>
      <vt:variant>
        <vt:i4>0</vt:i4>
      </vt:variant>
      <vt:variant>
        <vt:i4>5</vt:i4>
      </vt:variant>
      <vt:variant>
        <vt:lpwstr/>
      </vt:variant>
      <vt:variant>
        <vt:lpwstr>_Toc218838405</vt:lpwstr>
      </vt:variant>
      <vt:variant>
        <vt:i4>1441853</vt:i4>
      </vt:variant>
      <vt:variant>
        <vt:i4>698</vt:i4>
      </vt:variant>
      <vt:variant>
        <vt:i4>0</vt:i4>
      </vt:variant>
      <vt:variant>
        <vt:i4>5</vt:i4>
      </vt:variant>
      <vt:variant>
        <vt:lpwstr/>
      </vt:variant>
      <vt:variant>
        <vt:lpwstr>_Toc218838404</vt:lpwstr>
      </vt:variant>
      <vt:variant>
        <vt:i4>1441853</vt:i4>
      </vt:variant>
      <vt:variant>
        <vt:i4>692</vt:i4>
      </vt:variant>
      <vt:variant>
        <vt:i4>0</vt:i4>
      </vt:variant>
      <vt:variant>
        <vt:i4>5</vt:i4>
      </vt:variant>
      <vt:variant>
        <vt:lpwstr/>
      </vt:variant>
      <vt:variant>
        <vt:lpwstr>_Toc218838403</vt:lpwstr>
      </vt:variant>
      <vt:variant>
        <vt:i4>1441853</vt:i4>
      </vt:variant>
      <vt:variant>
        <vt:i4>686</vt:i4>
      </vt:variant>
      <vt:variant>
        <vt:i4>0</vt:i4>
      </vt:variant>
      <vt:variant>
        <vt:i4>5</vt:i4>
      </vt:variant>
      <vt:variant>
        <vt:lpwstr/>
      </vt:variant>
      <vt:variant>
        <vt:lpwstr>_Toc218838402</vt:lpwstr>
      </vt:variant>
      <vt:variant>
        <vt:i4>1441853</vt:i4>
      </vt:variant>
      <vt:variant>
        <vt:i4>680</vt:i4>
      </vt:variant>
      <vt:variant>
        <vt:i4>0</vt:i4>
      </vt:variant>
      <vt:variant>
        <vt:i4>5</vt:i4>
      </vt:variant>
      <vt:variant>
        <vt:lpwstr/>
      </vt:variant>
      <vt:variant>
        <vt:lpwstr>_Toc218838401</vt:lpwstr>
      </vt:variant>
      <vt:variant>
        <vt:i4>1441853</vt:i4>
      </vt:variant>
      <vt:variant>
        <vt:i4>674</vt:i4>
      </vt:variant>
      <vt:variant>
        <vt:i4>0</vt:i4>
      </vt:variant>
      <vt:variant>
        <vt:i4>5</vt:i4>
      </vt:variant>
      <vt:variant>
        <vt:lpwstr/>
      </vt:variant>
      <vt:variant>
        <vt:lpwstr>_Toc218838400</vt:lpwstr>
      </vt:variant>
      <vt:variant>
        <vt:i4>2031674</vt:i4>
      </vt:variant>
      <vt:variant>
        <vt:i4>668</vt:i4>
      </vt:variant>
      <vt:variant>
        <vt:i4>0</vt:i4>
      </vt:variant>
      <vt:variant>
        <vt:i4>5</vt:i4>
      </vt:variant>
      <vt:variant>
        <vt:lpwstr/>
      </vt:variant>
      <vt:variant>
        <vt:lpwstr>_Toc218838399</vt:lpwstr>
      </vt:variant>
      <vt:variant>
        <vt:i4>2031674</vt:i4>
      </vt:variant>
      <vt:variant>
        <vt:i4>662</vt:i4>
      </vt:variant>
      <vt:variant>
        <vt:i4>0</vt:i4>
      </vt:variant>
      <vt:variant>
        <vt:i4>5</vt:i4>
      </vt:variant>
      <vt:variant>
        <vt:lpwstr/>
      </vt:variant>
      <vt:variant>
        <vt:lpwstr>_Toc218838398</vt:lpwstr>
      </vt:variant>
      <vt:variant>
        <vt:i4>2031674</vt:i4>
      </vt:variant>
      <vt:variant>
        <vt:i4>656</vt:i4>
      </vt:variant>
      <vt:variant>
        <vt:i4>0</vt:i4>
      </vt:variant>
      <vt:variant>
        <vt:i4>5</vt:i4>
      </vt:variant>
      <vt:variant>
        <vt:lpwstr/>
      </vt:variant>
      <vt:variant>
        <vt:lpwstr>_Toc218838397</vt:lpwstr>
      </vt:variant>
      <vt:variant>
        <vt:i4>2031674</vt:i4>
      </vt:variant>
      <vt:variant>
        <vt:i4>650</vt:i4>
      </vt:variant>
      <vt:variant>
        <vt:i4>0</vt:i4>
      </vt:variant>
      <vt:variant>
        <vt:i4>5</vt:i4>
      </vt:variant>
      <vt:variant>
        <vt:lpwstr/>
      </vt:variant>
      <vt:variant>
        <vt:lpwstr>_Toc218838396</vt:lpwstr>
      </vt:variant>
      <vt:variant>
        <vt:i4>2031674</vt:i4>
      </vt:variant>
      <vt:variant>
        <vt:i4>644</vt:i4>
      </vt:variant>
      <vt:variant>
        <vt:i4>0</vt:i4>
      </vt:variant>
      <vt:variant>
        <vt:i4>5</vt:i4>
      </vt:variant>
      <vt:variant>
        <vt:lpwstr/>
      </vt:variant>
      <vt:variant>
        <vt:lpwstr>_Toc218838395</vt:lpwstr>
      </vt:variant>
      <vt:variant>
        <vt:i4>2031674</vt:i4>
      </vt:variant>
      <vt:variant>
        <vt:i4>638</vt:i4>
      </vt:variant>
      <vt:variant>
        <vt:i4>0</vt:i4>
      </vt:variant>
      <vt:variant>
        <vt:i4>5</vt:i4>
      </vt:variant>
      <vt:variant>
        <vt:lpwstr/>
      </vt:variant>
      <vt:variant>
        <vt:lpwstr>_Toc218838394</vt:lpwstr>
      </vt:variant>
      <vt:variant>
        <vt:i4>2031674</vt:i4>
      </vt:variant>
      <vt:variant>
        <vt:i4>632</vt:i4>
      </vt:variant>
      <vt:variant>
        <vt:i4>0</vt:i4>
      </vt:variant>
      <vt:variant>
        <vt:i4>5</vt:i4>
      </vt:variant>
      <vt:variant>
        <vt:lpwstr/>
      </vt:variant>
      <vt:variant>
        <vt:lpwstr>_Toc218838393</vt:lpwstr>
      </vt:variant>
      <vt:variant>
        <vt:i4>2031674</vt:i4>
      </vt:variant>
      <vt:variant>
        <vt:i4>626</vt:i4>
      </vt:variant>
      <vt:variant>
        <vt:i4>0</vt:i4>
      </vt:variant>
      <vt:variant>
        <vt:i4>5</vt:i4>
      </vt:variant>
      <vt:variant>
        <vt:lpwstr/>
      </vt:variant>
      <vt:variant>
        <vt:lpwstr>_Toc218838392</vt:lpwstr>
      </vt:variant>
      <vt:variant>
        <vt:i4>2031674</vt:i4>
      </vt:variant>
      <vt:variant>
        <vt:i4>620</vt:i4>
      </vt:variant>
      <vt:variant>
        <vt:i4>0</vt:i4>
      </vt:variant>
      <vt:variant>
        <vt:i4>5</vt:i4>
      </vt:variant>
      <vt:variant>
        <vt:lpwstr/>
      </vt:variant>
      <vt:variant>
        <vt:lpwstr>_Toc218838391</vt:lpwstr>
      </vt:variant>
      <vt:variant>
        <vt:i4>2031674</vt:i4>
      </vt:variant>
      <vt:variant>
        <vt:i4>614</vt:i4>
      </vt:variant>
      <vt:variant>
        <vt:i4>0</vt:i4>
      </vt:variant>
      <vt:variant>
        <vt:i4>5</vt:i4>
      </vt:variant>
      <vt:variant>
        <vt:lpwstr/>
      </vt:variant>
      <vt:variant>
        <vt:lpwstr>_Toc218838390</vt:lpwstr>
      </vt:variant>
      <vt:variant>
        <vt:i4>1966138</vt:i4>
      </vt:variant>
      <vt:variant>
        <vt:i4>608</vt:i4>
      </vt:variant>
      <vt:variant>
        <vt:i4>0</vt:i4>
      </vt:variant>
      <vt:variant>
        <vt:i4>5</vt:i4>
      </vt:variant>
      <vt:variant>
        <vt:lpwstr/>
      </vt:variant>
      <vt:variant>
        <vt:lpwstr>_Toc218838389</vt:lpwstr>
      </vt:variant>
      <vt:variant>
        <vt:i4>1966138</vt:i4>
      </vt:variant>
      <vt:variant>
        <vt:i4>602</vt:i4>
      </vt:variant>
      <vt:variant>
        <vt:i4>0</vt:i4>
      </vt:variant>
      <vt:variant>
        <vt:i4>5</vt:i4>
      </vt:variant>
      <vt:variant>
        <vt:lpwstr/>
      </vt:variant>
      <vt:variant>
        <vt:lpwstr>_Toc218838388</vt:lpwstr>
      </vt:variant>
      <vt:variant>
        <vt:i4>1966138</vt:i4>
      </vt:variant>
      <vt:variant>
        <vt:i4>596</vt:i4>
      </vt:variant>
      <vt:variant>
        <vt:i4>0</vt:i4>
      </vt:variant>
      <vt:variant>
        <vt:i4>5</vt:i4>
      </vt:variant>
      <vt:variant>
        <vt:lpwstr/>
      </vt:variant>
      <vt:variant>
        <vt:lpwstr>_Toc218838387</vt:lpwstr>
      </vt:variant>
      <vt:variant>
        <vt:i4>1966138</vt:i4>
      </vt:variant>
      <vt:variant>
        <vt:i4>590</vt:i4>
      </vt:variant>
      <vt:variant>
        <vt:i4>0</vt:i4>
      </vt:variant>
      <vt:variant>
        <vt:i4>5</vt:i4>
      </vt:variant>
      <vt:variant>
        <vt:lpwstr/>
      </vt:variant>
      <vt:variant>
        <vt:lpwstr>_Toc218838386</vt:lpwstr>
      </vt:variant>
      <vt:variant>
        <vt:i4>1966138</vt:i4>
      </vt:variant>
      <vt:variant>
        <vt:i4>584</vt:i4>
      </vt:variant>
      <vt:variant>
        <vt:i4>0</vt:i4>
      </vt:variant>
      <vt:variant>
        <vt:i4>5</vt:i4>
      </vt:variant>
      <vt:variant>
        <vt:lpwstr/>
      </vt:variant>
      <vt:variant>
        <vt:lpwstr>_Toc218838385</vt:lpwstr>
      </vt:variant>
      <vt:variant>
        <vt:i4>1966138</vt:i4>
      </vt:variant>
      <vt:variant>
        <vt:i4>578</vt:i4>
      </vt:variant>
      <vt:variant>
        <vt:i4>0</vt:i4>
      </vt:variant>
      <vt:variant>
        <vt:i4>5</vt:i4>
      </vt:variant>
      <vt:variant>
        <vt:lpwstr/>
      </vt:variant>
      <vt:variant>
        <vt:lpwstr>_Toc218838384</vt:lpwstr>
      </vt:variant>
      <vt:variant>
        <vt:i4>1966138</vt:i4>
      </vt:variant>
      <vt:variant>
        <vt:i4>572</vt:i4>
      </vt:variant>
      <vt:variant>
        <vt:i4>0</vt:i4>
      </vt:variant>
      <vt:variant>
        <vt:i4>5</vt:i4>
      </vt:variant>
      <vt:variant>
        <vt:lpwstr/>
      </vt:variant>
      <vt:variant>
        <vt:lpwstr>_Toc218838383</vt:lpwstr>
      </vt:variant>
      <vt:variant>
        <vt:i4>1966138</vt:i4>
      </vt:variant>
      <vt:variant>
        <vt:i4>566</vt:i4>
      </vt:variant>
      <vt:variant>
        <vt:i4>0</vt:i4>
      </vt:variant>
      <vt:variant>
        <vt:i4>5</vt:i4>
      </vt:variant>
      <vt:variant>
        <vt:lpwstr/>
      </vt:variant>
      <vt:variant>
        <vt:lpwstr>_Toc218838382</vt:lpwstr>
      </vt:variant>
      <vt:variant>
        <vt:i4>1966138</vt:i4>
      </vt:variant>
      <vt:variant>
        <vt:i4>560</vt:i4>
      </vt:variant>
      <vt:variant>
        <vt:i4>0</vt:i4>
      </vt:variant>
      <vt:variant>
        <vt:i4>5</vt:i4>
      </vt:variant>
      <vt:variant>
        <vt:lpwstr/>
      </vt:variant>
      <vt:variant>
        <vt:lpwstr>_Toc218838381</vt:lpwstr>
      </vt:variant>
      <vt:variant>
        <vt:i4>1966138</vt:i4>
      </vt:variant>
      <vt:variant>
        <vt:i4>554</vt:i4>
      </vt:variant>
      <vt:variant>
        <vt:i4>0</vt:i4>
      </vt:variant>
      <vt:variant>
        <vt:i4>5</vt:i4>
      </vt:variant>
      <vt:variant>
        <vt:lpwstr/>
      </vt:variant>
      <vt:variant>
        <vt:lpwstr>_Toc218838380</vt:lpwstr>
      </vt:variant>
      <vt:variant>
        <vt:i4>1114170</vt:i4>
      </vt:variant>
      <vt:variant>
        <vt:i4>548</vt:i4>
      </vt:variant>
      <vt:variant>
        <vt:i4>0</vt:i4>
      </vt:variant>
      <vt:variant>
        <vt:i4>5</vt:i4>
      </vt:variant>
      <vt:variant>
        <vt:lpwstr/>
      </vt:variant>
      <vt:variant>
        <vt:lpwstr>_Toc218838379</vt:lpwstr>
      </vt:variant>
      <vt:variant>
        <vt:i4>1114170</vt:i4>
      </vt:variant>
      <vt:variant>
        <vt:i4>542</vt:i4>
      </vt:variant>
      <vt:variant>
        <vt:i4>0</vt:i4>
      </vt:variant>
      <vt:variant>
        <vt:i4>5</vt:i4>
      </vt:variant>
      <vt:variant>
        <vt:lpwstr/>
      </vt:variant>
      <vt:variant>
        <vt:lpwstr>_Toc218838378</vt:lpwstr>
      </vt:variant>
      <vt:variant>
        <vt:i4>1114170</vt:i4>
      </vt:variant>
      <vt:variant>
        <vt:i4>536</vt:i4>
      </vt:variant>
      <vt:variant>
        <vt:i4>0</vt:i4>
      </vt:variant>
      <vt:variant>
        <vt:i4>5</vt:i4>
      </vt:variant>
      <vt:variant>
        <vt:lpwstr/>
      </vt:variant>
      <vt:variant>
        <vt:lpwstr>_Toc218838377</vt:lpwstr>
      </vt:variant>
      <vt:variant>
        <vt:i4>1114170</vt:i4>
      </vt:variant>
      <vt:variant>
        <vt:i4>530</vt:i4>
      </vt:variant>
      <vt:variant>
        <vt:i4>0</vt:i4>
      </vt:variant>
      <vt:variant>
        <vt:i4>5</vt:i4>
      </vt:variant>
      <vt:variant>
        <vt:lpwstr/>
      </vt:variant>
      <vt:variant>
        <vt:lpwstr>_Toc218838376</vt:lpwstr>
      </vt:variant>
      <vt:variant>
        <vt:i4>1114170</vt:i4>
      </vt:variant>
      <vt:variant>
        <vt:i4>524</vt:i4>
      </vt:variant>
      <vt:variant>
        <vt:i4>0</vt:i4>
      </vt:variant>
      <vt:variant>
        <vt:i4>5</vt:i4>
      </vt:variant>
      <vt:variant>
        <vt:lpwstr/>
      </vt:variant>
      <vt:variant>
        <vt:lpwstr>_Toc218838375</vt:lpwstr>
      </vt:variant>
      <vt:variant>
        <vt:i4>1114170</vt:i4>
      </vt:variant>
      <vt:variant>
        <vt:i4>518</vt:i4>
      </vt:variant>
      <vt:variant>
        <vt:i4>0</vt:i4>
      </vt:variant>
      <vt:variant>
        <vt:i4>5</vt:i4>
      </vt:variant>
      <vt:variant>
        <vt:lpwstr/>
      </vt:variant>
      <vt:variant>
        <vt:lpwstr>_Toc218838374</vt:lpwstr>
      </vt:variant>
      <vt:variant>
        <vt:i4>1114170</vt:i4>
      </vt:variant>
      <vt:variant>
        <vt:i4>512</vt:i4>
      </vt:variant>
      <vt:variant>
        <vt:i4>0</vt:i4>
      </vt:variant>
      <vt:variant>
        <vt:i4>5</vt:i4>
      </vt:variant>
      <vt:variant>
        <vt:lpwstr/>
      </vt:variant>
      <vt:variant>
        <vt:lpwstr>_Toc218838373</vt:lpwstr>
      </vt:variant>
      <vt:variant>
        <vt:i4>1114170</vt:i4>
      </vt:variant>
      <vt:variant>
        <vt:i4>506</vt:i4>
      </vt:variant>
      <vt:variant>
        <vt:i4>0</vt:i4>
      </vt:variant>
      <vt:variant>
        <vt:i4>5</vt:i4>
      </vt:variant>
      <vt:variant>
        <vt:lpwstr/>
      </vt:variant>
      <vt:variant>
        <vt:lpwstr>_Toc218838372</vt:lpwstr>
      </vt:variant>
      <vt:variant>
        <vt:i4>1114170</vt:i4>
      </vt:variant>
      <vt:variant>
        <vt:i4>500</vt:i4>
      </vt:variant>
      <vt:variant>
        <vt:i4>0</vt:i4>
      </vt:variant>
      <vt:variant>
        <vt:i4>5</vt:i4>
      </vt:variant>
      <vt:variant>
        <vt:lpwstr/>
      </vt:variant>
      <vt:variant>
        <vt:lpwstr>_Toc218838371</vt:lpwstr>
      </vt:variant>
      <vt:variant>
        <vt:i4>1114170</vt:i4>
      </vt:variant>
      <vt:variant>
        <vt:i4>494</vt:i4>
      </vt:variant>
      <vt:variant>
        <vt:i4>0</vt:i4>
      </vt:variant>
      <vt:variant>
        <vt:i4>5</vt:i4>
      </vt:variant>
      <vt:variant>
        <vt:lpwstr/>
      </vt:variant>
      <vt:variant>
        <vt:lpwstr>_Toc218838370</vt:lpwstr>
      </vt:variant>
      <vt:variant>
        <vt:i4>1048634</vt:i4>
      </vt:variant>
      <vt:variant>
        <vt:i4>488</vt:i4>
      </vt:variant>
      <vt:variant>
        <vt:i4>0</vt:i4>
      </vt:variant>
      <vt:variant>
        <vt:i4>5</vt:i4>
      </vt:variant>
      <vt:variant>
        <vt:lpwstr/>
      </vt:variant>
      <vt:variant>
        <vt:lpwstr>_Toc218838369</vt:lpwstr>
      </vt:variant>
      <vt:variant>
        <vt:i4>1048634</vt:i4>
      </vt:variant>
      <vt:variant>
        <vt:i4>482</vt:i4>
      </vt:variant>
      <vt:variant>
        <vt:i4>0</vt:i4>
      </vt:variant>
      <vt:variant>
        <vt:i4>5</vt:i4>
      </vt:variant>
      <vt:variant>
        <vt:lpwstr/>
      </vt:variant>
      <vt:variant>
        <vt:lpwstr>_Toc218838368</vt:lpwstr>
      </vt:variant>
      <vt:variant>
        <vt:i4>1048634</vt:i4>
      </vt:variant>
      <vt:variant>
        <vt:i4>476</vt:i4>
      </vt:variant>
      <vt:variant>
        <vt:i4>0</vt:i4>
      </vt:variant>
      <vt:variant>
        <vt:i4>5</vt:i4>
      </vt:variant>
      <vt:variant>
        <vt:lpwstr/>
      </vt:variant>
      <vt:variant>
        <vt:lpwstr>_Toc218838367</vt:lpwstr>
      </vt:variant>
      <vt:variant>
        <vt:i4>1048634</vt:i4>
      </vt:variant>
      <vt:variant>
        <vt:i4>470</vt:i4>
      </vt:variant>
      <vt:variant>
        <vt:i4>0</vt:i4>
      </vt:variant>
      <vt:variant>
        <vt:i4>5</vt:i4>
      </vt:variant>
      <vt:variant>
        <vt:lpwstr/>
      </vt:variant>
      <vt:variant>
        <vt:lpwstr>_Toc218838366</vt:lpwstr>
      </vt:variant>
      <vt:variant>
        <vt:i4>1048634</vt:i4>
      </vt:variant>
      <vt:variant>
        <vt:i4>464</vt:i4>
      </vt:variant>
      <vt:variant>
        <vt:i4>0</vt:i4>
      </vt:variant>
      <vt:variant>
        <vt:i4>5</vt:i4>
      </vt:variant>
      <vt:variant>
        <vt:lpwstr/>
      </vt:variant>
      <vt:variant>
        <vt:lpwstr>_Toc218838365</vt:lpwstr>
      </vt:variant>
      <vt:variant>
        <vt:i4>1048634</vt:i4>
      </vt:variant>
      <vt:variant>
        <vt:i4>458</vt:i4>
      </vt:variant>
      <vt:variant>
        <vt:i4>0</vt:i4>
      </vt:variant>
      <vt:variant>
        <vt:i4>5</vt:i4>
      </vt:variant>
      <vt:variant>
        <vt:lpwstr/>
      </vt:variant>
      <vt:variant>
        <vt:lpwstr>_Toc218838364</vt:lpwstr>
      </vt:variant>
      <vt:variant>
        <vt:i4>1048634</vt:i4>
      </vt:variant>
      <vt:variant>
        <vt:i4>452</vt:i4>
      </vt:variant>
      <vt:variant>
        <vt:i4>0</vt:i4>
      </vt:variant>
      <vt:variant>
        <vt:i4>5</vt:i4>
      </vt:variant>
      <vt:variant>
        <vt:lpwstr/>
      </vt:variant>
      <vt:variant>
        <vt:lpwstr>_Toc218838363</vt:lpwstr>
      </vt:variant>
      <vt:variant>
        <vt:i4>1048634</vt:i4>
      </vt:variant>
      <vt:variant>
        <vt:i4>446</vt:i4>
      </vt:variant>
      <vt:variant>
        <vt:i4>0</vt:i4>
      </vt:variant>
      <vt:variant>
        <vt:i4>5</vt:i4>
      </vt:variant>
      <vt:variant>
        <vt:lpwstr/>
      </vt:variant>
      <vt:variant>
        <vt:lpwstr>_Toc218838362</vt:lpwstr>
      </vt:variant>
      <vt:variant>
        <vt:i4>1048634</vt:i4>
      </vt:variant>
      <vt:variant>
        <vt:i4>440</vt:i4>
      </vt:variant>
      <vt:variant>
        <vt:i4>0</vt:i4>
      </vt:variant>
      <vt:variant>
        <vt:i4>5</vt:i4>
      </vt:variant>
      <vt:variant>
        <vt:lpwstr/>
      </vt:variant>
      <vt:variant>
        <vt:lpwstr>_Toc218838361</vt:lpwstr>
      </vt:variant>
      <vt:variant>
        <vt:i4>1048634</vt:i4>
      </vt:variant>
      <vt:variant>
        <vt:i4>434</vt:i4>
      </vt:variant>
      <vt:variant>
        <vt:i4>0</vt:i4>
      </vt:variant>
      <vt:variant>
        <vt:i4>5</vt:i4>
      </vt:variant>
      <vt:variant>
        <vt:lpwstr/>
      </vt:variant>
      <vt:variant>
        <vt:lpwstr>_Toc218838360</vt:lpwstr>
      </vt:variant>
      <vt:variant>
        <vt:i4>1245242</vt:i4>
      </vt:variant>
      <vt:variant>
        <vt:i4>428</vt:i4>
      </vt:variant>
      <vt:variant>
        <vt:i4>0</vt:i4>
      </vt:variant>
      <vt:variant>
        <vt:i4>5</vt:i4>
      </vt:variant>
      <vt:variant>
        <vt:lpwstr/>
      </vt:variant>
      <vt:variant>
        <vt:lpwstr>_Toc218838359</vt:lpwstr>
      </vt:variant>
      <vt:variant>
        <vt:i4>1245242</vt:i4>
      </vt:variant>
      <vt:variant>
        <vt:i4>422</vt:i4>
      </vt:variant>
      <vt:variant>
        <vt:i4>0</vt:i4>
      </vt:variant>
      <vt:variant>
        <vt:i4>5</vt:i4>
      </vt:variant>
      <vt:variant>
        <vt:lpwstr/>
      </vt:variant>
      <vt:variant>
        <vt:lpwstr>_Toc218838358</vt:lpwstr>
      </vt:variant>
      <vt:variant>
        <vt:i4>1245242</vt:i4>
      </vt:variant>
      <vt:variant>
        <vt:i4>416</vt:i4>
      </vt:variant>
      <vt:variant>
        <vt:i4>0</vt:i4>
      </vt:variant>
      <vt:variant>
        <vt:i4>5</vt:i4>
      </vt:variant>
      <vt:variant>
        <vt:lpwstr/>
      </vt:variant>
      <vt:variant>
        <vt:lpwstr>_Toc218838357</vt:lpwstr>
      </vt:variant>
      <vt:variant>
        <vt:i4>1245242</vt:i4>
      </vt:variant>
      <vt:variant>
        <vt:i4>410</vt:i4>
      </vt:variant>
      <vt:variant>
        <vt:i4>0</vt:i4>
      </vt:variant>
      <vt:variant>
        <vt:i4>5</vt:i4>
      </vt:variant>
      <vt:variant>
        <vt:lpwstr/>
      </vt:variant>
      <vt:variant>
        <vt:lpwstr>_Toc218838356</vt:lpwstr>
      </vt:variant>
      <vt:variant>
        <vt:i4>1245242</vt:i4>
      </vt:variant>
      <vt:variant>
        <vt:i4>404</vt:i4>
      </vt:variant>
      <vt:variant>
        <vt:i4>0</vt:i4>
      </vt:variant>
      <vt:variant>
        <vt:i4>5</vt:i4>
      </vt:variant>
      <vt:variant>
        <vt:lpwstr/>
      </vt:variant>
      <vt:variant>
        <vt:lpwstr>_Toc218838355</vt:lpwstr>
      </vt:variant>
      <vt:variant>
        <vt:i4>1245242</vt:i4>
      </vt:variant>
      <vt:variant>
        <vt:i4>398</vt:i4>
      </vt:variant>
      <vt:variant>
        <vt:i4>0</vt:i4>
      </vt:variant>
      <vt:variant>
        <vt:i4>5</vt:i4>
      </vt:variant>
      <vt:variant>
        <vt:lpwstr/>
      </vt:variant>
      <vt:variant>
        <vt:lpwstr>_Toc218838354</vt:lpwstr>
      </vt:variant>
      <vt:variant>
        <vt:i4>1245242</vt:i4>
      </vt:variant>
      <vt:variant>
        <vt:i4>392</vt:i4>
      </vt:variant>
      <vt:variant>
        <vt:i4>0</vt:i4>
      </vt:variant>
      <vt:variant>
        <vt:i4>5</vt:i4>
      </vt:variant>
      <vt:variant>
        <vt:lpwstr/>
      </vt:variant>
      <vt:variant>
        <vt:lpwstr>_Toc218838353</vt:lpwstr>
      </vt:variant>
      <vt:variant>
        <vt:i4>1245242</vt:i4>
      </vt:variant>
      <vt:variant>
        <vt:i4>386</vt:i4>
      </vt:variant>
      <vt:variant>
        <vt:i4>0</vt:i4>
      </vt:variant>
      <vt:variant>
        <vt:i4>5</vt:i4>
      </vt:variant>
      <vt:variant>
        <vt:lpwstr/>
      </vt:variant>
      <vt:variant>
        <vt:lpwstr>_Toc218838352</vt:lpwstr>
      </vt:variant>
      <vt:variant>
        <vt:i4>1245242</vt:i4>
      </vt:variant>
      <vt:variant>
        <vt:i4>380</vt:i4>
      </vt:variant>
      <vt:variant>
        <vt:i4>0</vt:i4>
      </vt:variant>
      <vt:variant>
        <vt:i4>5</vt:i4>
      </vt:variant>
      <vt:variant>
        <vt:lpwstr/>
      </vt:variant>
      <vt:variant>
        <vt:lpwstr>_Toc218838351</vt:lpwstr>
      </vt:variant>
      <vt:variant>
        <vt:i4>1245242</vt:i4>
      </vt:variant>
      <vt:variant>
        <vt:i4>374</vt:i4>
      </vt:variant>
      <vt:variant>
        <vt:i4>0</vt:i4>
      </vt:variant>
      <vt:variant>
        <vt:i4>5</vt:i4>
      </vt:variant>
      <vt:variant>
        <vt:lpwstr/>
      </vt:variant>
      <vt:variant>
        <vt:lpwstr>_Toc218838350</vt:lpwstr>
      </vt:variant>
      <vt:variant>
        <vt:i4>1179706</vt:i4>
      </vt:variant>
      <vt:variant>
        <vt:i4>368</vt:i4>
      </vt:variant>
      <vt:variant>
        <vt:i4>0</vt:i4>
      </vt:variant>
      <vt:variant>
        <vt:i4>5</vt:i4>
      </vt:variant>
      <vt:variant>
        <vt:lpwstr/>
      </vt:variant>
      <vt:variant>
        <vt:lpwstr>_Toc218838349</vt:lpwstr>
      </vt:variant>
      <vt:variant>
        <vt:i4>1179706</vt:i4>
      </vt:variant>
      <vt:variant>
        <vt:i4>362</vt:i4>
      </vt:variant>
      <vt:variant>
        <vt:i4>0</vt:i4>
      </vt:variant>
      <vt:variant>
        <vt:i4>5</vt:i4>
      </vt:variant>
      <vt:variant>
        <vt:lpwstr/>
      </vt:variant>
      <vt:variant>
        <vt:lpwstr>_Toc218838348</vt:lpwstr>
      </vt:variant>
      <vt:variant>
        <vt:i4>1179706</vt:i4>
      </vt:variant>
      <vt:variant>
        <vt:i4>356</vt:i4>
      </vt:variant>
      <vt:variant>
        <vt:i4>0</vt:i4>
      </vt:variant>
      <vt:variant>
        <vt:i4>5</vt:i4>
      </vt:variant>
      <vt:variant>
        <vt:lpwstr/>
      </vt:variant>
      <vt:variant>
        <vt:lpwstr>_Toc218838347</vt:lpwstr>
      </vt:variant>
      <vt:variant>
        <vt:i4>1179706</vt:i4>
      </vt:variant>
      <vt:variant>
        <vt:i4>350</vt:i4>
      </vt:variant>
      <vt:variant>
        <vt:i4>0</vt:i4>
      </vt:variant>
      <vt:variant>
        <vt:i4>5</vt:i4>
      </vt:variant>
      <vt:variant>
        <vt:lpwstr/>
      </vt:variant>
      <vt:variant>
        <vt:lpwstr>_Toc218838346</vt:lpwstr>
      </vt:variant>
      <vt:variant>
        <vt:i4>1179706</vt:i4>
      </vt:variant>
      <vt:variant>
        <vt:i4>344</vt:i4>
      </vt:variant>
      <vt:variant>
        <vt:i4>0</vt:i4>
      </vt:variant>
      <vt:variant>
        <vt:i4>5</vt:i4>
      </vt:variant>
      <vt:variant>
        <vt:lpwstr/>
      </vt:variant>
      <vt:variant>
        <vt:lpwstr>_Toc218838345</vt:lpwstr>
      </vt:variant>
      <vt:variant>
        <vt:i4>1179706</vt:i4>
      </vt:variant>
      <vt:variant>
        <vt:i4>338</vt:i4>
      </vt:variant>
      <vt:variant>
        <vt:i4>0</vt:i4>
      </vt:variant>
      <vt:variant>
        <vt:i4>5</vt:i4>
      </vt:variant>
      <vt:variant>
        <vt:lpwstr/>
      </vt:variant>
      <vt:variant>
        <vt:lpwstr>_Toc218838344</vt:lpwstr>
      </vt:variant>
      <vt:variant>
        <vt:i4>1179706</vt:i4>
      </vt:variant>
      <vt:variant>
        <vt:i4>332</vt:i4>
      </vt:variant>
      <vt:variant>
        <vt:i4>0</vt:i4>
      </vt:variant>
      <vt:variant>
        <vt:i4>5</vt:i4>
      </vt:variant>
      <vt:variant>
        <vt:lpwstr/>
      </vt:variant>
      <vt:variant>
        <vt:lpwstr>_Toc218838343</vt:lpwstr>
      </vt:variant>
      <vt:variant>
        <vt:i4>1179706</vt:i4>
      </vt:variant>
      <vt:variant>
        <vt:i4>326</vt:i4>
      </vt:variant>
      <vt:variant>
        <vt:i4>0</vt:i4>
      </vt:variant>
      <vt:variant>
        <vt:i4>5</vt:i4>
      </vt:variant>
      <vt:variant>
        <vt:lpwstr/>
      </vt:variant>
      <vt:variant>
        <vt:lpwstr>_Toc218838342</vt:lpwstr>
      </vt:variant>
      <vt:variant>
        <vt:i4>1179706</vt:i4>
      </vt:variant>
      <vt:variant>
        <vt:i4>320</vt:i4>
      </vt:variant>
      <vt:variant>
        <vt:i4>0</vt:i4>
      </vt:variant>
      <vt:variant>
        <vt:i4>5</vt:i4>
      </vt:variant>
      <vt:variant>
        <vt:lpwstr/>
      </vt:variant>
      <vt:variant>
        <vt:lpwstr>_Toc218838341</vt:lpwstr>
      </vt:variant>
      <vt:variant>
        <vt:i4>1179706</vt:i4>
      </vt:variant>
      <vt:variant>
        <vt:i4>314</vt:i4>
      </vt:variant>
      <vt:variant>
        <vt:i4>0</vt:i4>
      </vt:variant>
      <vt:variant>
        <vt:i4>5</vt:i4>
      </vt:variant>
      <vt:variant>
        <vt:lpwstr/>
      </vt:variant>
      <vt:variant>
        <vt:lpwstr>_Toc218838340</vt:lpwstr>
      </vt:variant>
      <vt:variant>
        <vt:i4>1376314</vt:i4>
      </vt:variant>
      <vt:variant>
        <vt:i4>308</vt:i4>
      </vt:variant>
      <vt:variant>
        <vt:i4>0</vt:i4>
      </vt:variant>
      <vt:variant>
        <vt:i4>5</vt:i4>
      </vt:variant>
      <vt:variant>
        <vt:lpwstr/>
      </vt:variant>
      <vt:variant>
        <vt:lpwstr>_Toc218838339</vt:lpwstr>
      </vt:variant>
      <vt:variant>
        <vt:i4>1376314</vt:i4>
      </vt:variant>
      <vt:variant>
        <vt:i4>302</vt:i4>
      </vt:variant>
      <vt:variant>
        <vt:i4>0</vt:i4>
      </vt:variant>
      <vt:variant>
        <vt:i4>5</vt:i4>
      </vt:variant>
      <vt:variant>
        <vt:lpwstr/>
      </vt:variant>
      <vt:variant>
        <vt:lpwstr>_Toc218838338</vt:lpwstr>
      </vt:variant>
      <vt:variant>
        <vt:i4>1376314</vt:i4>
      </vt:variant>
      <vt:variant>
        <vt:i4>296</vt:i4>
      </vt:variant>
      <vt:variant>
        <vt:i4>0</vt:i4>
      </vt:variant>
      <vt:variant>
        <vt:i4>5</vt:i4>
      </vt:variant>
      <vt:variant>
        <vt:lpwstr/>
      </vt:variant>
      <vt:variant>
        <vt:lpwstr>_Toc218838337</vt:lpwstr>
      </vt:variant>
      <vt:variant>
        <vt:i4>1376314</vt:i4>
      </vt:variant>
      <vt:variant>
        <vt:i4>290</vt:i4>
      </vt:variant>
      <vt:variant>
        <vt:i4>0</vt:i4>
      </vt:variant>
      <vt:variant>
        <vt:i4>5</vt:i4>
      </vt:variant>
      <vt:variant>
        <vt:lpwstr/>
      </vt:variant>
      <vt:variant>
        <vt:lpwstr>_Toc218838336</vt:lpwstr>
      </vt:variant>
      <vt:variant>
        <vt:i4>1376314</vt:i4>
      </vt:variant>
      <vt:variant>
        <vt:i4>284</vt:i4>
      </vt:variant>
      <vt:variant>
        <vt:i4>0</vt:i4>
      </vt:variant>
      <vt:variant>
        <vt:i4>5</vt:i4>
      </vt:variant>
      <vt:variant>
        <vt:lpwstr/>
      </vt:variant>
      <vt:variant>
        <vt:lpwstr>_Toc218838335</vt:lpwstr>
      </vt:variant>
      <vt:variant>
        <vt:i4>1376314</vt:i4>
      </vt:variant>
      <vt:variant>
        <vt:i4>278</vt:i4>
      </vt:variant>
      <vt:variant>
        <vt:i4>0</vt:i4>
      </vt:variant>
      <vt:variant>
        <vt:i4>5</vt:i4>
      </vt:variant>
      <vt:variant>
        <vt:lpwstr/>
      </vt:variant>
      <vt:variant>
        <vt:lpwstr>_Toc218838334</vt:lpwstr>
      </vt:variant>
      <vt:variant>
        <vt:i4>1376314</vt:i4>
      </vt:variant>
      <vt:variant>
        <vt:i4>272</vt:i4>
      </vt:variant>
      <vt:variant>
        <vt:i4>0</vt:i4>
      </vt:variant>
      <vt:variant>
        <vt:i4>5</vt:i4>
      </vt:variant>
      <vt:variant>
        <vt:lpwstr/>
      </vt:variant>
      <vt:variant>
        <vt:lpwstr>_Toc218838333</vt:lpwstr>
      </vt:variant>
      <vt:variant>
        <vt:i4>1376314</vt:i4>
      </vt:variant>
      <vt:variant>
        <vt:i4>266</vt:i4>
      </vt:variant>
      <vt:variant>
        <vt:i4>0</vt:i4>
      </vt:variant>
      <vt:variant>
        <vt:i4>5</vt:i4>
      </vt:variant>
      <vt:variant>
        <vt:lpwstr/>
      </vt:variant>
      <vt:variant>
        <vt:lpwstr>_Toc218838332</vt:lpwstr>
      </vt:variant>
      <vt:variant>
        <vt:i4>1376314</vt:i4>
      </vt:variant>
      <vt:variant>
        <vt:i4>260</vt:i4>
      </vt:variant>
      <vt:variant>
        <vt:i4>0</vt:i4>
      </vt:variant>
      <vt:variant>
        <vt:i4>5</vt:i4>
      </vt:variant>
      <vt:variant>
        <vt:lpwstr/>
      </vt:variant>
      <vt:variant>
        <vt:lpwstr>_Toc218838331</vt:lpwstr>
      </vt:variant>
      <vt:variant>
        <vt:i4>1376314</vt:i4>
      </vt:variant>
      <vt:variant>
        <vt:i4>254</vt:i4>
      </vt:variant>
      <vt:variant>
        <vt:i4>0</vt:i4>
      </vt:variant>
      <vt:variant>
        <vt:i4>5</vt:i4>
      </vt:variant>
      <vt:variant>
        <vt:lpwstr/>
      </vt:variant>
      <vt:variant>
        <vt:lpwstr>_Toc218838330</vt:lpwstr>
      </vt:variant>
      <vt:variant>
        <vt:i4>1310778</vt:i4>
      </vt:variant>
      <vt:variant>
        <vt:i4>248</vt:i4>
      </vt:variant>
      <vt:variant>
        <vt:i4>0</vt:i4>
      </vt:variant>
      <vt:variant>
        <vt:i4>5</vt:i4>
      </vt:variant>
      <vt:variant>
        <vt:lpwstr/>
      </vt:variant>
      <vt:variant>
        <vt:lpwstr>_Toc218838329</vt:lpwstr>
      </vt:variant>
      <vt:variant>
        <vt:i4>1310778</vt:i4>
      </vt:variant>
      <vt:variant>
        <vt:i4>242</vt:i4>
      </vt:variant>
      <vt:variant>
        <vt:i4>0</vt:i4>
      </vt:variant>
      <vt:variant>
        <vt:i4>5</vt:i4>
      </vt:variant>
      <vt:variant>
        <vt:lpwstr/>
      </vt:variant>
      <vt:variant>
        <vt:lpwstr>_Toc218838328</vt:lpwstr>
      </vt:variant>
      <vt:variant>
        <vt:i4>1310778</vt:i4>
      </vt:variant>
      <vt:variant>
        <vt:i4>236</vt:i4>
      </vt:variant>
      <vt:variant>
        <vt:i4>0</vt:i4>
      </vt:variant>
      <vt:variant>
        <vt:i4>5</vt:i4>
      </vt:variant>
      <vt:variant>
        <vt:lpwstr/>
      </vt:variant>
      <vt:variant>
        <vt:lpwstr>_Toc218838327</vt:lpwstr>
      </vt:variant>
      <vt:variant>
        <vt:i4>1310778</vt:i4>
      </vt:variant>
      <vt:variant>
        <vt:i4>230</vt:i4>
      </vt:variant>
      <vt:variant>
        <vt:i4>0</vt:i4>
      </vt:variant>
      <vt:variant>
        <vt:i4>5</vt:i4>
      </vt:variant>
      <vt:variant>
        <vt:lpwstr/>
      </vt:variant>
      <vt:variant>
        <vt:lpwstr>_Toc218838326</vt:lpwstr>
      </vt:variant>
      <vt:variant>
        <vt:i4>1310778</vt:i4>
      </vt:variant>
      <vt:variant>
        <vt:i4>224</vt:i4>
      </vt:variant>
      <vt:variant>
        <vt:i4>0</vt:i4>
      </vt:variant>
      <vt:variant>
        <vt:i4>5</vt:i4>
      </vt:variant>
      <vt:variant>
        <vt:lpwstr/>
      </vt:variant>
      <vt:variant>
        <vt:lpwstr>_Toc218838325</vt:lpwstr>
      </vt:variant>
      <vt:variant>
        <vt:i4>1310778</vt:i4>
      </vt:variant>
      <vt:variant>
        <vt:i4>218</vt:i4>
      </vt:variant>
      <vt:variant>
        <vt:i4>0</vt:i4>
      </vt:variant>
      <vt:variant>
        <vt:i4>5</vt:i4>
      </vt:variant>
      <vt:variant>
        <vt:lpwstr/>
      </vt:variant>
      <vt:variant>
        <vt:lpwstr>_Toc218838324</vt:lpwstr>
      </vt:variant>
      <vt:variant>
        <vt:i4>1310778</vt:i4>
      </vt:variant>
      <vt:variant>
        <vt:i4>212</vt:i4>
      </vt:variant>
      <vt:variant>
        <vt:i4>0</vt:i4>
      </vt:variant>
      <vt:variant>
        <vt:i4>5</vt:i4>
      </vt:variant>
      <vt:variant>
        <vt:lpwstr/>
      </vt:variant>
      <vt:variant>
        <vt:lpwstr>_Toc218838323</vt:lpwstr>
      </vt:variant>
      <vt:variant>
        <vt:i4>1310778</vt:i4>
      </vt:variant>
      <vt:variant>
        <vt:i4>206</vt:i4>
      </vt:variant>
      <vt:variant>
        <vt:i4>0</vt:i4>
      </vt:variant>
      <vt:variant>
        <vt:i4>5</vt:i4>
      </vt:variant>
      <vt:variant>
        <vt:lpwstr/>
      </vt:variant>
      <vt:variant>
        <vt:lpwstr>_Toc218838322</vt:lpwstr>
      </vt:variant>
      <vt:variant>
        <vt:i4>1310778</vt:i4>
      </vt:variant>
      <vt:variant>
        <vt:i4>200</vt:i4>
      </vt:variant>
      <vt:variant>
        <vt:i4>0</vt:i4>
      </vt:variant>
      <vt:variant>
        <vt:i4>5</vt:i4>
      </vt:variant>
      <vt:variant>
        <vt:lpwstr/>
      </vt:variant>
      <vt:variant>
        <vt:lpwstr>_Toc218838321</vt:lpwstr>
      </vt:variant>
      <vt:variant>
        <vt:i4>1310778</vt:i4>
      </vt:variant>
      <vt:variant>
        <vt:i4>194</vt:i4>
      </vt:variant>
      <vt:variant>
        <vt:i4>0</vt:i4>
      </vt:variant>
      <vt:variant>
        <vt:i4>5</vt:i4>
      </vt:variant>
      <vt:variant>
        <vt:lpwstr/>
      </vt:variant>
      <vt:variant>
        <vt:lpwstr>_Toc218838320</vt:lpwstr>
      </vt:variant>
      <vt:variant>
        <vt:i4>1507386</vt:i4>
      </vt:variant>
      <vt:variant>
        <vt:i4>188</vt:i4>
      </vt:variant>
      <vt:variant>
        <vt:i4>0</vt:i4>
      </vt:variant>
      <vt:variant>
        <vt:i4>5</vt:i4>
      </vt:variant>
      <vt:variant>
        <vt:lpwstr/>
      </vt:variant>
      <vt:variant>
        <vt:lpwstr>_Toc218838319</vt:lpwstr>
      </vt:variant>
      <vt:variant>
        <vt:i4>1507386</vt:i4>
      </vt:variant>
      <vt:variant>
        <vt:i4>182</vt:i4>
      </vt:variant>
      <vt:variant>
        <vt:i4>0</vt:i4>
      </vt:variant>
      <vt:variant>
        <vt:i4>5</vt:i4>
      </vt:variant>
      <vt:variant>
        <vt:lpwstr/>
      </vt:variant>
      <vt:variant>
        <vt:lpwstr>_Toc218838318</vt:lpwstr>
      </vt:variant>
      <vt:variant>
        <vt:i4>1507386</vt:i4>
      </vt:variant>
      <vt:variant>
        <vt:i4>176</vt:i4>
      </vt:variant>
      <vt:variant>
        <vt:i4>0</vt:i4>
      </vt:variant>
      <vt:variant>
        <vt:i4>5</vt:i4>
      </vt:variant>
      <vt:variant>
        <vt:lpwstr/>
      </vt:variant>
      <vt:variant>
        <vt:lpwstr>_Toc218838317</vt:lpwstr>
      </vt:variant>
      <vt:variant>
        <vt:i4>1507386</vt:i4>
      </vt:variant>
      <vt:variant>
        <vt:i4>170</vt:i4>
      </vt:variant>
      <vt:variant>
        <vt:i4>0</vt:i4>
      </vt:variant>
      <vt:variant>
        <vt:i4>5</vt:i4>
      </vt:variant>
      <vt:variant>
        <vt:lpwstr/>
      </vt:variant>
      <vt:variant>
        <vt:lpwstr>_Toc218838316</vt:lpwstr>
      </vt:variant>
      <vt:variant>
        <vt:i4>1507386</vt:i4>
      </vt:variant>
      <vt:variant>
        <vt:i4>164</vt:i4>
      </vt:variant>
      <vt:variant>
        <vt:i4>0</vt:i4>
      </vt:variant>
      <vt:variant>
        <vt:i4>5</vt:i4>
      </vt:variant>
      <vt:variant>
        <vt:lpwstr/>
      </vt:variant>
      <vt:variant>
        <vt:lpwstr>_Toc218838315</vt:lpwstr>
      </vt:variant>
      <vt:variant>
        <vt:i4>1507386</vt:i4>
      </vt:variant>
      <vt:variant>
        <vt:i4>158</vt:i4>
      </vt:variant>
      <vt:variant>
        <vt:i4>0</vt:i4>
      </vt:variant>
      <vt:variant>
        <vt:i4>5</vt:i4>
      </vt:variant>
      <vt:variant>
        <vt:lpwstr/>
      </vt:variant>
      <vt:variant>
        <vt:lpwstr>_Toc218838314</vt:lpwstr>
      </vt:variant>
      <vt:variant>
        <vt:i4>1507386</vt:i4>
      </vt:variant>
      <vt:variant>
        <vt:i4>152</vt:i4>
      </vt:variant>
      <vt:variant>
        <vt:i4>0</vt:i4>
      </vt:variant>
      <vt:variant>
        <vt:i4>5</vt:i4>
      </vt:variant>
      <vt:variant>
        <vt:lpwstr/>
      </vt:variant>
      <vt:variant>
        <vt:lpwstr>_Toc218838313</vt:lpwstr>
      </vt:variant>
      <vt:variant>
        <vt:i4>1507386</vt:i4>
      </vt:variant>
      <vt:variant>
        <vt:i4>146</vt:i4>
      </vt:variant>
      <vt:variant>
        <vt:i4>0</vt:i4>
      </vt:variant>
      <vt:variant>
        <vt:i4>5</vt:i4>
      </vt:variant>
      <vt:variant>
        <vt:lpwstr/>
      </vt:variant>
      <vt:variant>
        <vt:lpwstr>_Toc218838312</vt:lpwstr>
      </vt:variant>
      <vt:variant>
        <vt:i4>1507386</vt:i4>
      </vt:variant>
      <vt:variant>
        <vt:i4>140</vt:i4>
      </vt:variant>
      <vt:variant>
        <vt:i4>0</vt:i4>
      </vt:variant>
      <vt:variant>
        <vt:i4>5</vt:i4>
      </vt:variant>
      <vt:variant>
        <vt:lpwstr/>
      </vt:variant>
      <vt:variant>
        <vt:lpwstr>_Toc218838311</vt:lpwstr>
      </vt:variant>
      <vt:variant>
        <vt:i4>1507386</vt:i4>
      </vt:variant>
      <vt:variant>
        <vt:i4>134</vt:i4>
      </vt:variant>
      <vt:variant>
        <vt:i4>0</vt:i4>
      </vt:variant>
      <vt:variant>
        <vt:i4>5</vt:i4>
      </vt:variant>
      <vt:variant>
        <vt:lpwstr/>
      </vt:variant>
      <vt:variant>
        <vt:lpwstr>_Toc218838310</vt:lpwstr>
      </vt:variant>
      <vt:variant>
        <vt:i4>1441850</vt:i4>
      </vt:variant>
      <vt:variant>
        <vt:i4>128</vt:i4>
      </vt:variant>
      <vt:variant>
        <vt:i4>0</vt:i4>
      </vt:variant>
      <vt:variant>
        <vt:i4>5</vt:i4>
      </vt:variant>
      <vt:variant>
        <vt:lpwstr/>
      </vt:variant>
      <vt:variant>
        <vt:lpwstr>_Toc218838309</vt:lpwstr>
      </vt:variant>
      <vt:variant>
        <vt:i4>1441850</vt:i4>
      </vt:variant>
      <vt:variant>
        <vt:i4>122</vt:i4>
      </vt:variant>
      <vt:variant>
        <vt:i4>0</vt:i4>
      </vt:variant>
      <vt:variant>
        <vt:i4>5</vt:i4>
      </vt:variant>
      <vt:variant>
        <vt:lpwstr/>
      </vt:variant>
      <vt:variant>
        <vt:lpwstr>_Toc218838308</vt:lpwstr>
      </vt:variant>
      <vt:variant>
        <vt:i4>1441850</vt:i4>
      </vt:variant>
      <vt:variant>
        <vt:i4>116</vt:i4>
      </vt:variant>
      <vt:variant>
        <vt:i4>0</vt:i4>
      </vt:variant>
      <vt:variant>
        <vt:i4>5</vt:i4>
      </vt:variant>
      <vt:variant>
        <vt:lpwstr/>
      </vt:variant>
      <vt:variant>
        <vt:lpwstr>_Toc218838307</vt:lpwstr>
      </vt:variant>
      <vt:variant>
        <vt:i4>1441850</vt:i4>
      </vt:variant>
      <vt:variant>
        <vt:i4>110</vt:i4>
      </vt:variant>
      <vt:variant>
        <vt:i4>0</vt:i4>
      </vt:variant>
      <vt:variant>
        <vt:i4>5</vt:i4>
      </vt:variant>
      <vt:variant>
        <vt:lpwstr/>
      </vt:variant>
      <vt:variant>
        <vt:lpwstr>_Toc218838306</vt:lpwstr>
      </vt:variant>
      <vt:variant>
        <vt:i4>1441850</vt:i4>
      </vt:variant>
      <vt:variant>
        <vt:i4>104</vt:i4>
      </vt:variant>
      <vt:variant>
        <vt:i4>0</vt:i4>
      </vt:variant>
      <vt:variant>
        <vt:i4>5</vt:i4>
      </vt:variant>
      <vt:variant>
        <vt:lpwstr/>
      </vt:variant>
      <vt:variant>
        <vt:lpwstr>_Toc218838305</vt:lpwstr>
      </vt:variant>
      <vt:variant>
        <vt:i4>1441850</vt:i4>
      </vt:variant>
      <vt:variant>
        <vt:i4>98</vt:i4>
      </vt:variant>
      <vt:variant>
        <vt:i4>0</vt:i4>
      </vt:variant>
      <vt:variant>
        <vt:i4>5</vt:i4>
      </vt:variant>
      <vt:variant>
        <vt:lpwstr/>
      </vt:variant>
      <vt:variant>
        <vt:lpwstr>_Toc218838304</vt:lpwstr>
      </vt:variant>
      <vt:variant>
        <vt:i4>1441850</vt:i4>
      </vt:variant>
      <vt:variant>
        <vt:i4>92</vt:i4>
      </vt:variant>
      <vt:variant>
        <vt:i4>0</vt:i4>
      </vt:variant>
      <vt:variant>
        <vt:i4>5</vt:i4>
      </vt:variant>
      <vt:variant>
        <vt:lpwstr/>
      </vt:variant>
      <vt:variant>
        <vt:lpwstr>_Toc218838303</vt:lpwstr>
      </vt:variant>
      <vt:variant>
        <vt:i4>1441850</vt:i4>
      </vt:variant>
      <vt:variant>
        <vt:i4>86</vt:i4>
      </vt:variant>
      <vt:variant>
        <vt:i4>0</vt:i4>
      </vt:variant>
      <vt:variant>
        <vt:i4>5</vt:i4>
      </vt:variant>
      <vt:variant>
        <vt:lpwstr/>
      </vt:variant>
      <vt:variant>
        <vt:lpwstr>_Toc218838302</vt:lpwstr>
      </vt:variant>
      <vt:variant>
        <vt:i4>1441850</vt:i4>
      </vt:variant>
      <vt:variant>
        <vt:i4>80</vt:i4>
      </vt:variant>
      <vt:variant>
        <vt:i4>0</vt:i4>
      </vt:variant>
      <vt:variant>
        <vt:i4>5</vt:i4>
      </vt:variant>
      <vt:variant>
        <vt:lpwstr/>
      </vt:variant>
      <vt:variant>
        <vt:lpwstr>_Toc218838301</vt:lpwstr>
      </vt:variant>
      <vt:variant>
        <vt:i4>1441850</vt:i4>
      </vt:variant>
      <vt:variant>
        <vt:i4>74</vt:i4>
      </vt:variant>
      <vt:variant>
        <vt:i4>0</vt:i4>
      </vt:variant>
      <vt:variant>
        <vt:i4>5</vt:i4>
      </vt:variant>
      <vt:variant>
        <vt:lpwstr/>
      </vt:variant>
      <vt:variant>
        <vt:lpwstr>_Toc218838300</vt:lpwstr>
      </vt:variant>
      <vt:variant>
        <vt:i4>2031675</vt:i4>
      </vt:variant>
      <vt:variant>
        <vt:i4>68</vt:i4>
      </vt:variant>
      <vt:variant>
        <vt:i4>0</vt:i4>
      </vt:variant>
      <vt:variant>
        <vt:i4>5</vt:i4>
      </vt:variant>
      <vt:variant>
        <vt:lpwstr/>
      </vt:variant>
      <vt:variant>
        <vt:lpwstr>_Toc218838299</vt:lpwstr>
      </vt:variant>
      <vt:variant>
        <vt:i4>2031675</vt:i4>
      </vt:variant>
      <vt:variant>
        <vt:i4>62</vt:i4>
      </vt:variant>
      <vt:variant>
        <vt:i4>0</vt:i4>
      </vt:variant>
      <vt:variant>
        <vt:i4>5</vt:i4>
      </vt:variant>
      <vt:variant>
        <vt:lpwstr/>
      </vt:variant>
      <vt:variant>
        <vt:lpwstr>_Toc218838298</vt:lpwstr>
      </vt:variant>
      <vt:variant>
        <vt:i4>2031675</vt:i4>
      </vt:variant>
      <vt:variant>
        <vt:i4>56</vt:i4>
      </vt:variant>
      <vt:variant>
        <vt:i4>0</vt:i4>
      </vt:variant>
      <vt:variant>
        <vt:i4>5</vt:i4>
      </vt:variant>
      <vt:variant>
        <vt:lpwstr/>
      </vt:variant>
      <vt:variant>
        <vt:lpwstr>_Toc218838297</vt:lpwstr>
      </vt:variant>
      <vt:variant>
        <vt:i4>2031675</vt:i4>
      </vt:variant>
      <vt:variant>
        <vt:i4>50</vt:i4>
      </vt:variant>
      <vt:variant>
        <vt:i4>0</vt:i4>
      </vt:variant>
      <vt:variant>
        <vt:i4>5</vt:i4>
      </vt:variant>
      <vt:variant>
        <vt:lpwstr/>
      </vt:variant>
      <vt:variant>
        <vt:lpwstr>_Toc218838296</vt:lpwstr>
      </vt:variant>
      <vt:variant>
        <vt:i4>2031675</vt:i4>
      </vt:variant>
      <vt:variant>
        <vt:i4>44</vt:i4>
      </vt:variant>
      <vt:variant>
        <vt:i4>0</vt:i4>
      </vt:variant>
      <vt:variant>
        <vt:i4>5</vt:i4>
      </vt:variant>
      <vt:variant>
        <vt:lpwstr/>
      </vt:variant>
      <vt:variant>
        <vt:lpwstr>_Toc218838295</vt:lpwstr>
      </vt:variant>
      <vt:variant>
        <vt:i4>2031675</vt:i4>
      </vt:variant>
      <vt:variant>
        <vt:i4>38</vt:i4>
      </vt:variant>
      <vt:variant>
        <vt:i4>0</vt:i4>
      </vt:variant>
      <vt:variant>
        <vt:i4>5</vt:i4>
      </vt:variant>
      <vt:variant>
        <vt:lpwstr/>
      </vt:variant>
      <vt:variant>
        <vt:lpwstr>_Toc218838294</vt:lpwstr>
      </vt:variant>
      <vt:variant>
        <vt:i4>2031675</vt:i4>
      </vt:variant>
      <vt:variant>
        <vt:i4>32</vt:i4>
      </vt:variant>
      <vt:variant>
        <vt:i4>0</vt:i4>
      </vt:variant>
      <vt:variant>
        <vt:i4>5</vt:i4>
      </vt:variant>
      <vt:variant>
        <vt:lpwstr/>
      </vt:variant>
      <vt:variant>
        <vt:lpwstr>_Toc218838293</vt:lpwstr>
      </vt:variant>
      <vt:variant>
        <vt:i4>2031675</vt:i4>
      </vt:variant>
      <vt:variant>
        <vt:i4>26</vt:i4>
      </vt:variant>
      <vt:variant>
        <vt:i4>0</vt:i4>
      </vt:variant>
      <vt:variant>
        <vt:i4>5</vt:i4>
      </vt:variant>
      <vt:variant>
        <vt:lpwstr/>
      </vt:variant>
      <vt:variant>
        <vt:lpwstr>_Toc218838292</vt:lpwstr>
      </vt:variant>
      <vt:variant>
        <vt:i4>2031675</vt:i4>
      </vt:variant>
      <vt:variant>
        <vt:i4>20</vt:i4>
      </vt:variant>
      <vt:variant>
        <vt:i4>0</vt:i4>
      </vt:variant>
      <vt:variant>
        <vt:i4>5</vt:i4>
      </vt:variant>
      <vt:variant>
        <vt:lpwstr/>
      </vt:variant>
      <vt:variant>
        <vt:lpwstr>_Toc218838291</vt:lpwstr>
      </vt:variant>
      <vt:variant>
        <vt:i4>2031675</vt:i4>
      </vt:variant>
      <vt:variant>
        <vt:i4>14</vt:i4>
      </vt:variant>
      <vt:variant>
        <vt:i4>0</vt:i4>
      </vt:variant>
      <vt:variant>
        <vt:i4>5</vt:i4>
      </vt:variant>
      <vt:variant>
        <vt:lpwstr/>
      </vt:variant>
      <vt:variant>
        <vt:lpwstr>_Toc218838290</vt:lpwstr>
      </vt:variant>
      <vt:variant>
        <vt:i4>1966139</vt:i4>
      </vt:variant>
      <vt:variant>
        <vt:i4>8</vt:i4>
      </vt:variant>
      <vt:variant>
        <vt:i4>0</vt:i4>
      </vt:variant>
      <vt:variant>
        <vt:i4>5</vt:i4>
      </vt:variant>
      <vt:variant>
        <vt:lpwstr/>
      </vt:variant>
      <vt:variant>
        <vt:lpwstr>_Toc218838289</vt:lpwstr>
      </vt:variant>
      <vt:variant>
        <vt:i4>1966139</vt:i4>
      </vt:variant>
      <vt:variant>
        <vt:i4>2</vt:i4>
      </vt:variant>
      <vt:variant>
        <vt:i4>0</vt:i4>
      </vt:variant>
      <vt:variant>
        <vt:i4>5</vt:i4>
      </vt:variant>
      <vt:variant>
        <vt:lpwstr/>
      </vt:variant>
      <vt:variant>
        <vt:lpwstr>_Toc218838288</vt:lpwstr>
      </vt:variant>
      <vt:variant>
        <vt:i4>393219</vt:i4>
      </vt:variant>
      <vt:variant>
        <vt:i4>6</vt:i4>
      </vt:variant>
      <vt:variant>
        <vt:i4>0</vt:i4>
      </vt:variant>
      <vt:variant>
        <vt:i4>5</vt:i4>
      </vt:variant>
      <vt:variant>
        <vt:lpwstr>http://www.sos.state.co.us/CCR/Welcome.do</vt:lpwstr>
      </vt:variant>
      <vt:variant>
        <vt:lpwstr/>
      </vt:variant>
      <vt:variant>
        <vt:i4>393219</vt:i4>
      </vt:variant>
      <vt:variant>
        <vt:i4>3</vt:i4>
      </vt:variant>
      <vt:variant>
        <vt:i4>0</vt:i4>
      </vt:variant>
      <vt:variant>
        <vt:i4>5</vt:i4>
      </vt:variant>
      <vt:variant>
        <vt:lpwstr>http://www.sos.state.co.us/CCR/Welcome.do</vt:lpwstr>
      </vt:variant>
      <vt:variant>
        <vt:lpwstr/>
      </vt:variant>
      <vt:variant>
        <vt:i4>393219</vt:i4>
      </vt:variant>
      <vt:variant>
        <vt:i4>0</vt:i4>
      </vt:variant>
      <vt:variant>
        <vt:i4>0</vt:i4>
      </vt:variant>
      <vt:variant>
        <vt:i4>5</vt:i4>
      </vt:variant>
      <vt:variant>
        <vt:lpwstr>http://www.sos.state.co.us/CCR/Welcome.do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Quintana, Rebecca</cp:lastModifiedBy>
  <cp:revision>11</cp:revision>
  <cp:lastPrinted>2026-06-22T22:27:00Z</cp:lastPrinted>
  <dcterms:created xsi:type="dcterms:W3CDTF">2026-06-16T22:22:00Z</dcterms:created>
  <dcterms:modified xsi:type="dcterms:W3CDTF">2026-07-01T15:50:00Z</dcterms:modified>
</cp:coreProperties>
</file>